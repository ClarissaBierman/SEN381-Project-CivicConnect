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
          <w:szCs w:val="2"/>
          <w14:ligatures w14:val="standardContextual"/>
        </w:rPr>
        <w:id w:val="-2069022230"/>
        <w:docPartObj>
          <w:docPartGallery w:val="Cover Pages"/>
          <w:docPartUnique/>
        </w:docPartObj>
      </w:sdtPr>
      <w:sdtEndPr>
        <w:rPr>
          <w:sz w:val="24"/>
          <w:szCs w:val="24"/>
        </w:rPr>
      </w:sdtEndPr>
      <w:sdtContent>
        <w:p w14:paraId="064F722E" w14:textId="77777777" w:rsidR="00535D24" w:rsidRDefault="00535D24">
          <w:pPr>
            <w:pStyle w:val="NoSpacing"/>
            <w:rPr>
              <w:sz w:val="2"/>
            </w:rPr>
          </w:pPr>
        </w:p>
        <w:p w14:paraId="30DC0509" w14:textId="77777777" w:rsidR="00535D24" w:rsidRDefault="00535D24">
          <w:r>
            <w:rPr>
              <w:noProof/>
            </w:rPr>
            <mc:AlternateContent>
              <mc:Choice Requires="wps">
                <w:drawing>
                  <wp:anchor distT="0" distB="0" distL="114300" distR="114300" simplePos="0" relativeHeight="251658242" behindDoc="0" locked="0" layoutInCell="1" allowOverlap="1" wp14:anchorId="6BBA22FC" wp14:editId="5EDD1C8C">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0B6C9B3E" w14:textId="77777777" w:rsidR="00535D24" w:rsidRDefault="006B0D39">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CiviCConnect Technology Project</w:t>
                                    </w:r>
                                  </w:p>
                                </w:sdtContent>
                              </w:sdt>
                              <w:p w14:paraId="608C5816" w14:textId="77777777" w:rsidR="00535D24" w:rsidRDefault="00000000">
                                <w:pPr>
                                  <w:pStyle w:val="NoSpacing"/>
                                  <w:spacing w:before="120"/>
                                  <w:rPr>
                                    <w:color w:val="156082" w:themeColor="accent1"/>
                                    <w:sz w:val="36"/>
                                    <w:szCs w:val="36"/>
                                  </w:rPr>
                                </w:pPr>
                                <w:sdt>
                                  <w:sdtPr>
                                    <w:rPr>
                                      <w:color w:val="156082" w:themeColor="accent1"/>
                                      <w:sz w:val="36"/>
                                      <w:szCs w:val="36"/>
                                    </w:rPr>
                                    <w:alias w:val="Subtitle"/>
                                    <w:tag w:val=""/>
                                    <w:id w:val="2021743002"/>
                                    <w:showingPlcHdr/>
                                    <w:dataBinding w:prefixMappings="xmlns:ns0='http://purl.org/dc/elements/1.1/' xmlns:ns1='http://schemas.openxmlformats.org/package/2006/metadata/core-properties' " w:xpath="/ns1:coreProperties[1]/ns0:subject[1]" w:storeItemID="{6C3C8BC8-F283-45AE-878A-BAB7291924A1}"/>
                                    <w:text/>
                                  </w:sdtPr>
                                  <w:sdtContent>
                                    <w:r w:rsidR="00186D26">
                                      <w:rPr>
                                        <w:color w:val="156082" w:themeColor="accent1"/>
                                        <w:sz w:val="36"/>
                                        <w:szCs w:val="36"/>
                                      </w:rPr>
                                      <w:t xml:space="preserve">     </w:t>
                                    </w:r>
                                  </w:sdtContent>
                                </w:sdt>
                                <w:r w:rsidR="00555546">
                                  <w:rPr>
                                    <w:noProof/>
                                  </w:rPr>
                                  <w:t xml:space="preserve"> </w:t>
                                </w:r>
                              </w:p>
                              <w:p w14:paraId="031C3789" w14:textId="77777777" w:rsidR="00535D24" w:rsidRDefault="00535D2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6BBA22FC" id="_x0000_t202" coordsize="21600,21600" o:spt="202" path="m,l,21600r21600,l21600,xe">
                    <v:stroke joinstyle="miter"/>
                    <v:path gradientshapeok="t" o:connecttype="rect"/>
                  </v:shapetype>
                  <v:shape id="Text Box 66" o:spid="_x0000_s1026" type="#_x0000_t202" style="position:absolute;margin-left:0;margin-top:0;width:468pt;height:1in;z-index:25165824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0B6C9B3E" w14:textId="77777777" w:rsidR="00535D24" w:rsidRDefault="006B0D39">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CiviCConnect Technology Project</w:t>
                              </w:r>
                            </w:p>
                          </w:sdtContent>
                        </w:sdt>
                        <w:p w14:paraId="608C5816" w14:textId="77777777" w:rsidR="00535D24" w:rsidRDefault="00000000">
                          <w:pPr>
                            <w:pStyle w:val="NoSpacing"/>
                            <w:spacing w:before="120"/>
                            <w:rPr>
                              <w:color w:val="156082" w:themeColor="accent1"/>
                              <w:sz w:val="36"/>
                              <w:szCs w:val="36"/>
                            </w:rPr>
                          </w:pPr>
                          <w:sdt>
                            <w:sdtPr>
                              <w:rPr>
                                <w:color w:val="156082" w:themeColor="accent1"/>
                                <w:sz w:val="36"/>
                                <w:szCs w:val="36"/>
                              </w:rPr>
                              <w:alias w:val="Subtitle"/>
                              <w:tag w:val=""/>
                              <w:id w:val="2021743002"/>
                              <w:showingPlcHdr/>
                              <w:dataBinding w:prefixMappings="xmlns:ns0='http://purl.org/dc/elements/1.1/' xmlns:ns1='http://schemas.openxmlformats.org/package/2006/metadata/core-properties' " w:xpath="/ns1:coreProperties[1]/ns0:subject[1]" w:storeItemID="{6C3C8BC8-F283-45AE-878A-BAB7291924A1}"/>
                              <w:text/>
                            </w:sdtPr>
                            <w:sdtContent>
                              <w:r w:rsidR="00186D26">
                                <w:rPr>
                                  <w:color w:val="156082" w:themeColor="accent1"/>
                                  <w:sz w:val="36"/>
                                  <w:szCs w:val="36"/>
                                </w:rPr>
                                <w:t xml:space="preserve">     </w:t>
                              </w:r>
                            </w:sdtContent>
                          </w:sdt>
                          <w:r w:rsidR="00555546">
                            <w:rPr>
                              <w:noProof/>
                            </w:rPr>
                            <w:t xml:space="preserve"> </w:t>
                          </w:r>
                        </w:p>
                        <w:p w14:paraId="031C3789" w14:textId="77777777" w:rsidR="00535D24" w:rsidRDefault="00535D24"/>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58241" behindDoc="1" locked="0" layoutInCell="1" allowOverlap="1" wp14:anchorId="639D2290" wp14:editId="1E43EA3F">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xmlns:arto="http://schemas.microsoft.com/office/word/2006/arto" xmlns:a14="http://schemas.microsoft.com/office/drawing/2010/main" xmlns:a="http://schemas.openxmlformats.org/drawingml/2006/main">
                <w:pict>
                  <v:group id="Group 2"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spid="_x0000_s1026" w14:anchorId="2539B8FC"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38EoJOQYAAAEhAAAOAAAAZHJzL2Uyb0RvYy54bWzsmtuO2zYQhu8L9B0IXRZorLMsI96g2DRB gTQNkC16rZXlAyqJqiSvnTx9/xmKNi1L3kV2CzSAc7GWxN/D4czwI03l9Zt9kYuHrG42spxbzivb ElmZysWmXM2tP+/e/Ty1RNMm5SLJZZnNrS9ZY725+fGH17tqlrlyLfNFVgsYKZvZrppb67atZpNJ k66zImleySor0biUdZG0uK1Xk0Wd7GC9yCeubYeTnawXVS3TrGnw9K1qtG7Y/nKZpe0fy2WTtSKf W/Ct5b81/72nv5Ob18lsVSfVepN2biTf4EWRbEp0ejD1NmkTsa03Z6aKTVrLRi7bV6ksJnK53KQZ jwGjcezeaN7XclvxWFaz3ao6hAmh7cXpm82mHx/e19Xn6lOtvMflB5n+3YhS3q6TcpX90lQIIlJL oZrsqtXM/Ardr47f3y/rguxgXGLPQf5yCHK2b0WKh4Ef+14YWyJFWxDGYeS4Kg3pGrk6+166/rX7 pu+5seN46pu+Hzu2N2WvkpnuuJH5ZvFuk+fkBRdRdpvX4iFB+tu9yynKt8XvcqGehTb+qd7xmLpn qa8fTwwrGD7ujh1wMA6D31Uo4OaYo+Z5Ofq8TqqMU99QwD/VYrOYW6FviTIpMI/e1VlGs0LgERJD vUOm89ioJKqMGS0ka5Brcb9DCGAm2baSg6ID2GXOCWwnigJLnOfPnbqRh8Bz/typF7jQUU/HLKTb pn2fSS6F5OFD06IZU2OBK3XRDeIOM3JZ5JhwP02EL3bCiaZcZyTWGsfQoD0Ua5KFKmlHmWvI7BFT KJ1Dd7DhjphCkA1ZFI5YQ3QOMnvEVGhoaHAjpiJDFoyYQsQP3Y3FCrPqoOnFCuk5JCBZ65yk+7JL Cq4E5jtNV8pRJRuaiZQhlMCdmv3JDCpqHREjByT2unK4LEaUSaxr57IYcSRx9CTLiBSJY1OM4aOH bqw1iNZfEGpLYEG4V2VVJS2FiAOBS7ED/6g0xZovQg5RIR+yO8malmKlBkRh7zo+CvLSFKqYQsjc g2e6WX9WbA8TUA2bAXVBRo5hwDqS2or+VNbOvNPNaS6bTM1fGjZP5MP4KWzGZAbtCK48nXOuhFJ2 D9g/XiEUYhST7uXiC3CDDQKWkLWsv1pih8V2bjX/bJM6s0T+WwlSxo7v0+rMN34QubipzZZ7s6Xc FrcSQMewkzKFVbBdX962anHH6opBfCg/VykJOUt1097t/0rqSlS4xJewJH2UmrTJTKMKQyGB0nZD UgPpbsB5Nbz/HviATB/4nOeXBj6KMfSAIdSR60Y2VllOsl60vcAPfVoPaNHWN6po9Mph1omOpMGc I6mR2wOkAgDRdT1ew8agT+1g4pCsD/0hjQl913XjEVOYHwevWDbsWB/6Qz2a0Gfnh031oT9kyoT+ WKxM6HN3x1ihkq/Qfwb0OSUEfb4giByZrrCKeuApo0oY8T4KNGCVUEGfKqtbHXSz/lQyFpDJy9BX jkF2Gfpn3unOrtBX2+v/J/QBkD70eU/x0tCf+o7XbfIdOw7Ur6lkdoC+P40ivdP3upsXgH5M0Hdi 3syNQh/tROoB2Rn0BzQn0Hdib8TUCfSd6XTEsTPoD/R4An1yfniMJvQd+tUwNEKT+mPBOqE+9Xc0 daX+87b6nBKmPuV5iPoIPlG/K4PHqY8KvEx91B6bfIT61CH17FzWnbl3xf73sNdHbvvYZ0a+NPYd 1wltV+0N/HhK+/rTzT4O2WwqSN7sQ03iF+K+E4eXT3jikE948KGcOv5u6HN/yJTJfScOiIqQnZky uQ+ZC1gPWetzf8iUyX2yMWLK5D79BBky1cf+kEsm9smGYeqK/edhn8PNJzxUMePY16l7FPtUgBex T6X3BOwrx4D9yz8dFPUN767U/x6oj1nfpz6/1Xhp6qsfoE7gxUD7Ce9P36t4XmQHen/xrMMdOoZ3 I/fyPj/y6BgerxS6l0DjvB8yZfIe7dMRUybvISPeD1nr837IK5P3ZGPElMl7OtEfMmXyfixWJu/J hmHqyvvn8Z4rgLf5VHxDvO/ObLrafJT3MKjfR2r06s/ucAel9wTeK8cePdw58053dj3c+bbDHX6h i/fs/Aqk+z8B9CLfvOc3AMf/uXDzLwAAAP//AwBQSwMEFAAGAAgAAAAhAAog1ILaAAAABQEAAA8A AABkcnMvZG93bnJldi54bWxMj0FPwzAMhe9I/IfISNxY2iHKVppOA2l3WJHg6DVeU9o4VZN15d8T uLCL9axnvfe52My2FxONvnWsIF0kIIhrp1tuFLxXu7sVCB+QNfaOScE3ediU11cF5tqd+Y2mfWhE DGGfowITwpBL6WtDFv3CDcTRO7rRYojr2Eg94jmG214ukySTFluODQYHejFUd/uTVdDh9GX67KNL t7vla/1squpzqpS6vZm3TyACzeH/GH7xIzqUkengTqy96BXER8LfjN4qe7gHcYhi/ZiCLAt5SV/+ AAAA//8DAFBLAQItABQABgAIAAAAIQC2gziS/gAAAOEBAAATAAAAAAAAAAAAAAAAAAAAAABbQ29u dGVudF9UeXBlc10ueG1sUEsBAi0AFAAGAAgAAAAhADj9If/WAAAAlAEAAAsAAAAAAAAAAAAAAAAA LwEAAF9yZWxzLy5yZWxzUEsBAi0AFAAGAAgAAAAhAPfwSgk5BgAAASEAAA4AAAAAAAAAAAAAAAAA LgIAAGRycy9lMm9Eb2MueG1sUEsBAi0AFAAGAAgAAAAhAAog1ILaAAAABQEAAA8AAAAAAAAAAAAA AAAAkwgAAGRycy9kb3ducmV2LnhtbFBLBQYAAAAABAAEAPMAAACaCQAAAAA= ">
                    <o:lock v:ext="edit" aspectratio="t"/>
                    <v:shape id="Freeform 64" style="position:absolute;left:15017;width:28274;height:28352;visibility:visible;mso-wrap-style:square;v-text-anchor:top" coordsize="1781,1786" o:spid="_x0000_s1027" filled="f" stroked="f" path="m4,1786l,1782,1776,r5,5l4,1786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C/9XQwwAAANsAAAAPAAAAZHJzL2Rvd25yZXYueG1sRI9BawIx FITvQv9DeIXeNFspYlej2MK23mq3xfNj89wNbl62SVzXf28KgsdhZr5hluvBtqInH4xjBc+TDARx 5bThWsHvTzGegwgRWWPrmBRcKMB69TBaYq7dmb+pL2MtEoRDjgqaGLtcylA1ZDFMXEecvIPzFmOS vpba4znBbSunWTaTFg2nhQY7em+oOpYnq6B/88NXdPttUZjdq+z1h/n73Cv19DhsFiAiDfEevrW3 WsHsBf6/pB8gV1cAAAD//wMAUEsBAi0AFAAGAAgAAAAhANvh9svuAAAAhQEAABMAAAAAAAAAAAAA AAAAAAAAAFtDb250ZW50X1R5cGVzXS54bWxQSwECLQAUAAYACAAAACEAWvQsW78AAAAVAQAACwAA AAAAAAAAAAAAAAAfAQAAX3JlbHMvLnJlbHNQSwECLQAUAAYACAAAACEAwv/V0MMAAADbAAAADwAA AAAAAAAAAAAAAAAHAgAAZHJzL2Rvd25yZXYueG1sUEsFBgAAAAADAAMAtwAAAPcCAAAAAA== ">
                      <v:path arrowok="t" o:connecttype="custom" o:connectlocs="6350,2835275;0,2828925;2819400,0;2827338,7938;6350,2835275" o:connectangles="0,0,0,0,0"/>
                    </v:shape>
                    <v:shape id="Freeform 65" style="position:absolute;left:7826;top:2270;width:35465;height:35464;visibility:visible;mso-wrap-style:square;v-text-anchor:top" coordsize="2234,2234" o:spid="_x0000_s1028" filled="f" stroked="f" path="m5,2234l,2229,2229,r5,5l5,2234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NmpFYxQAAANsAAAAPAAAAZHJzL2Rvd25yZXYueG1sRI/RasJA FETfhf7Dcgt9001aDE10lRJa9EEsTfsBt9lrEpq9m2ZXjX69Kwg+DjNzhpkvB9OKA/WusawgnkQg iEurG64U/Hx/jF9BOI+ssbVMCk7kYLl4GM0x0/bIX3QofCUChF2GCmrvu0xKV9Zk0E1sRxy8ne0N +iD7SuoejwFuWvkcRYk02HBYqLGjvKbyr9gbBcN5v9p8vsfdJmnTF/8r//N0i0o9PQ5vMxCeBn8P 39prrSCZwvVL+AFycQEAAP//AwBQSwECLQAUAAYACAAAACEA2+H2y+4AAACFAQAAEwAAAAAAAAAA AAAAAAAAAAAAW0NvbnRlbnRfVHlwZXNdLnhtbFBLAQItABQABgAIAAAAIQBa9CxbvwAAABUBAAAL AAAAAAAAAAAAAAAAAB8BAABfcmVscy8ucmVsc1BLAQItABQABgAIAAAAIQBNmpFYxQAAANsAAAAP AAAAAAAAAAAAAAAAAAcCAABkcnMvZG93bnJldi54bWxQSwUGAAAAAAMAAwC3AAAA+QIAAAAA ">
                      <v:path arrowok="t" o:connecttype="custom" o:connectlocs="7938,3546475;0,3538538;3538538,0;3546475,7938;7938,3546475" o:connectangles="0,0,0,0,0"/>
                    </v:shape>
                    <v:shape id="Freeform 66" style="position:absolute;left:8413;top:1095;width:34878;height:34877;visibility:visible;mso-wrap-style:square;v-text-anchor:top" coordsize="2197,2197" o:spid="_x0000_s1029" filled="f" stroked="f" path="m9,2197l,2193,2188,r9,10l9,219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eHK3xAAAANsAAAAPAAAAZHJzL2Rvd25yZXYueG1sRI9La8Mw EITvhf4HsYVeSiKnB9c4kUMpuO01L0JuG2v9INbKtVTb/fdRINDjMDPfMKv1ZFoxUO8aywoW8wgE cWF1w5WC/S6fJSCcR9bYWiYFf+RgnT0+rDDVduQNDVtfiQBhl6KC2vsuldIVNRl0c9sRB6+0vUEf ZF9J3eMY4KaVr1EUS4MNh4UaO/qoqbhsf42CxJ3Gtx3+fA5elovm5XzIj1+5Us9P0/sShKfJ/4fv 7W+tII7h9iX8AJldAQAA//8DAFBLAQItABQABgAIAAAAIQDb4fbL7gAAAIUBAAATAAAAAAAAAAAA AAAAAAAAAABbQ29udGVudF9UeXBlc10ueG1sUEsBAi0AFAAGAAgAAAAhAFr0LFu/AAAAFQEAAAsA AAAAAAAAAAAAAAAAHwEAAF9yZWxzLy5yZWxzUEsBAi0AFAAGAAgAAAAhAAR4crfEAAAA2wAAAA8A AAAAAAAAAAAAAAAABwIAAGRycy9kb3ducmV2LnhtbFBLBQYAAAAAAwADALcAAAD4AgAAAAA= ">
                      <v:path arrowok="t" o:connecttype="custom" o:connectlocs="14288,3487738;0,3481388;3473450,0;3487738,15875;14288,3487738" o:connectangles="0,0,0,0,0"/>
                    </v:shape>
                    <v:shape id="Freeform 67" style="position:absolute;left:12160;top:4984;width:31131;height:31211;visibility:visible;mso-wrap-style:square;v-text-anchor:top" coordsize="1961,1966" o:spid="_x0000_s1030" filled="f" stroked="f" path="m9,1966l,1957,1952,r9,9l9,1966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Mg3hwwAAANsAAAAPAAAAZHJzL2Rvd25yZXYueG1sRI/BagIx EIbvBd8hjOCtZhXZ1tUoolSk0IO20Ou4mW6WbiZLkrrr2zeC4HH45//mm+W6t424kA+1YwWTcQaC uHS65krB1+fb8yuIEJE1No5JwZUCrFeDpyUW2nV8pMspViJBOBSowMTYFlKG0pDFMHYtccp+nLcY 0+grqT12CW4bOc2yXFqsOV0w2NLWUPl7+rNJ43u628+MPCerPPs47uf+vZsrNRr2mwWISH18LN/b B60gf4HbLwkAcvUPAAD//wMAUEsBAi0AFAAGAAgAAAAhANvh9svuAAAAhQEAABMAAAAAAAAAAAAA AAAAAAAAAFtDb250ZW50X1R5cGVzXS54bWxQSwECLQAUAAYACAAAACEAWvQsW78AAAAVAQAACwAA AAAAAAAAAAAAAAAfAQAAX3JlbHMvLnJlbHNQSwECLQAUAAYACAAAACEA3TIN4cMAAADbAAAADwAA AAAAAAAAAAAAAAAHAgAAZHJzL2Rvd25yZXYueG1sUEsFBgAAAAADAAMAtwAAAPcCAAAAAA== ">
                      <v:path arrowok="t" o:connecttype="custom" o:connectlocs="14288,3121025;0,3106738;3098800,0;3113088,14288;14288,3121025" o:connectangles="0,0,0,0,0"/>
                    </v:shape>
                    <v:shape id="Freeform 68" style="position:absolute;top:1539;width:43291;height:43371;visibility:visible;mso-wrap-style:square;v-text-anchor:top" coordsize="2727,2732" o:spid="_x0000_s1031" filled="f" stroked="f" path="m,2732r,-4l2722,r5,5l,2732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R/UPnuwAAANsAAAAPAAAAZHJzL2Rvd25yZXYueG1sRE9LCsIw EN0L3iGM4E5TXZRSjaUIgi79HGBopm2wmZQmavX0ZiG4fLz/thhtJ540eONYwWqZgCCunDbcKLhd D4sMhA/IGjvHpOBNHorddLLFXLsXn+l5CY2IIexzVNCG0OdS+qoli37peuLI1W6wGCIcGqkHfMVw 28l1kqTSouHY0GJP+5aq++VhFSRmferOaW20rLP7zZyyY/mplJrPxnIDItAY/uKf+6gVpHFs/BJ/ gNx9AQAA//8DAFBLAQItABQABgAIAAAAIQDb4fbL7gAAAIUBAAATAAAAAAAAAAAAAAAAAAAAAABb Q29udGVudF9UeXBlc10ueG1sUEsBAi0AFAAGAAgAAAAhAFr0LFu/AAAAFQEAAAsAAAAAAAAAAAAA AAAAHwEAAF9yZWxzLy5yZWxzUEsBAi0AFAAGAAgAAAAhAFH9Q+e7AAAA2wAAAA8AAAAAAAAAAAAA AAAABwIAAGRycy9kb3ducmV2LnhtbFBLBQYAAAAAAwADALcAAADvAgAAAAA= ">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8240" behindDoc="0" locked="0" layoutInCell="1" allowOverlap="1" wp14:anchorId="2E7E36FF" wp14:editId="3B10B2BF">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311A9D" w14:textId="77777777" w:rsidR="00535D24" w:rsidRDefault="00000000">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555546">
                                      <w:rPr>
                                        <w:color w:val="156082" w:themeColor="accent1"/>
                                        <w:sz w:val="36"/>
                                        <w:szCs w:val="36"/>
                                      </w:rPr>
                                      <w:t>SEN381</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5AD6C563" w14:textId="77777777" w:rsidR="00535D24" w:rsidRDefault="00DD0DEB">
                                    <w:pPr>
                                      <w:pStyle w:val="NoSpacing"/>
                                      <w:jc w:val="right"/>
                                      <w:rPr>
                                        <w:color w:val="156082" w:themeColor="accent1"/>
                                        <w:sz w:val="36"/>
                                        <w:szCs w:val="36"/>
                                      </w:rPr>
                                    </w:pPr>
                                    <w:r>
                                      <w:rPr>
                                        <w:color w:val="156082" w:themeColor="accent1"/>
                                        <w:sz w:val="36"/>
                                        <w:szCs w:val="36"/>
                                      </w:rPr>
                                      <w:t>Chanri Du Randt 601635, Clarissa Bierman 602008, Eduard Bernard Kruger Herman 602125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2E7E36FF" id="Text Box 73" o:spid="_x0000_s1027" type="#_x0000_t202" style="position:absolute;margin-left:0;margin-top:0;width:468pt;height:29.5pt;z-index:251658240;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34311A9D" w14:textId="77777777" w:rsidR="00535D24" w:rsidRDefault="00000000">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555546">
                                <w:rPr>
                                  <w:color w:val="156082" w:themeColor="accent1"/>
                                  <w:sz w:val="36"/>
                                  <w:szCs w:val="36"/>
                                </w:rPr>
                                <w:t>SEN381</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5AD6C563" w14:textId="77777777" w:rsidR="00535D24" w:rsidRDefault="00DD0DEB">
                              <w:pPr>
                                <w:pStyle w:val="NoSpacing"/>
                                <w:jc w:val="right"/>
                                <w:rPr>
                                  <w:color w:val="156082" w:themeColor="accent1"/>
                                  <w:sz w:val="36"/>
                                  <w:szCs w:val="36"/>
                                </w:rPr>
                              </w:pPr>
                              <w:r>
                                <w:rPr>
                                  <w:color w:val="156082" w:themeColor="accent1"/>
                                  <w:sz w:val="36"/>
                                  <w:szCs w:val="36"/>
                                </w:rPr>
                                <w:t>Chanri Du Randt 601635, Clarissa Bierman 602008, Eduard Bernard Kruger Herman 602125</w:t>
                              </w:r>
                            </w:p>
                          </w:sdtContent>
                        </w:sdt>
                      </w:txbxContent>
                    </v:textbox>
                    <w10:wrap anchorx="page" anchory="margin"/>
                  </v:shape>
                </w:pict>
              </mc:Fallback>
            </mc:AlternateContent>
          </w:r>
        </w:p>
        <w:p w14:paraId="03B9F833" w14:textId="77777777" w:rsidR="00535D24" w:rsidRDefault="00535D24">
          <w:r>
            <w:br w:type="page"/>
          </w:r>
        </w:p>
      </w:sdtContent>
    </w:sdt>
    <w:sdt>
      <w:sdtPr>
        <w:rPr>
          <w:rFonts w:asciiTheme="minorHAnsi" w:eastAsiaTheme="minorEastAsia" w:hAnsiTheme="minorHAnsi" w:cstheme="minorBidi"/>
          <w:color w:val="auto"/>
          <w:kern w:val="2"/>
          <w:sz w:val="24"/>
          <w:szCs w:val="24"/>
          <w14:ligatures w14:val="standardContextual"/>
        </w:rPr>
        <w:id w:val="-799455673"/>
        <w:docPartObj>
          <w:docPartGallery w:val="Table of Contents"/>
          <w:docPartUnique/>
        </w:docPartObj>
      </w:sdtPr>
      <w:sdtEndPr>
        <w:rPr>
          <w:b/>
          <w:bCs/>
          <w:noProof/>
        </w:rPr>
      </w:sdtEndPr>
      <w:sdtContent>
        <w:p w14:paraId="10736C69" w14:textId="77777777" w:rsidR="00535D24" w:rsidRDefault="00535D24">
          <w:pPr>
            <w:pStyle w:val="TOCHeading"/>
          </w:pPr>
          <w:r>
            <w:t>Contents</w:t>
          </w:r>
        </w:p>
        <w:p w14:paraId="3F9E3011" w14:textId="78AB3D5A" w:rsidR="000110FB" w:rsidRDefault="00535D24">
          <w:pPr>
            <w:pStyle w:val="TOC1"/>
            <w:tabs>
              <w:tab w:val="left" w:pos="480"/>
              <w:tab w:val="right" w:leader="dot" w:pos="9016"/>
            </w:tabs>
            <w:rPr>
              <w:rFonts w:eastAsiaTheme="minorEastAsia"/>
              <w:noProof/>
            </w:rPr>
          </w:pPr>
          <w:r>
            <w:fldChar w:fldCharType="begin"/>
          </w:r>
          <w:r>
            <w:instrText>TOC \o "1-3" \z \u \h</w:instrText>
          </w:r>
          <w:r>
            <w:fldChar w:fldCharType="separate"/>
          </w:r>
          <w:hyperlink w:anchor="_Toc243252176" w:history="1">
            <w:r w:rsidR="000110FB" w:rsidRPr="003E4F7C">
              <w:rPr>
                <w:rStyle w:val="Hyperlink"/>
                <w:noProof/>
              </w:rPr>
              <w:t>1.</w:t>
            </w:r>
            <w:r w:rsidR="000110FB">
              <w:rPr>
                <w:rFonts w:eastAsiaTheme="minorEastAsia"/>
                <w:noProof/>
              </w:rPr>
              <w:tab/>
            </w:r>
            <w:r w:rsidR="000110FB" w:rsidRPr="003E4F7C">
              <w:rPr>
                <w:rStyle w:val="Hyperlink"/>
                <w:noProof/>
              </w:rPr>
              <w:t>Document Control</w:t>
            </w:r>
            <w:r w:rsidR="000110FB">
              <w:rPr>
                <w:noProof/>
                <w:webHidden/>
              </w:rPr>
              <w:tab/>
            </w:r>
            <w:r w:rsidR="000110FB">
              <w:rPr>
                <w:noProof/>
                <w:webHidden/>
              </w:rPr>
              <w:fldChar w:fldCharType="begin"/>
            </w:r>
            <w:r w:rsidR="000110FB">
              <w:rPr>
                <w:noProof/>
                <w:webHidden/>
              </w:rPr>
              <w:instrText xml:space="preserve"> PAGEREF _Toc243252176 \h </w:instrText>
            </w:r>
            <w:r w:rsidR="000110FB">
              <w:rPr>
                <w:noProof/>
                <w:webHidden/>
              </w:rPr>
            </w:r>
            <w:r w:rsidR="000110FB">
              <w:rPr>
                <w:noProof/>
                <w:webHidden/>
              </w:rPr>
              <w:fldChar w:fldCharType="separate"/>
            </w:r>
            <w:r w:rsidR="000110FB">
              <w:rPr>
                <w:noProof/>
                <w:webHidden/>
              </w:rPr>
              <w:t>6</w:t>
            </w:r>
            <w:r w:rsidR="000110FB">
              <w:rPr>
                <w:noProof/>
                <w:webHidden/>
              </w:rPr>
              <w:fldChar w:fldCharType="end"/>
            </w:r>
          </w:hyperlink>
        </w:p>
        <w:p w14:paraId="32A6DBEF" w14:textId="0EBDE55F" w:rsidR="000110FB" w:rsidRDefault="000110FB">
          <w:pPr>
            <w:pStyle w:val="TOC1"/>
            <w:tabs>
              <w:tab w:val="left" w:pos="480"/>
              <w:tab w:val="right" w:leader="dot" w:pos="9016"/>
            </w:tabs>
            <w:rPr>
              <w:rFonts w:eastAsiaTheme="minorEastAsia"/>
              <w:noProof/>
            </w:rPr>
          </w:pPr>
          <w:hyperlink w:anchor="_Toc243252177" w:history="1">
            <w:r w:rsidRPr="003E4F7C">
              <w:rPr>
                <w:rStyle w:val="Hyperlink"/>
                <w:noProof/>
              </w:rPr>
              <w:t>2.</w:t>
            </w:r>
            <w:r>
              <w:rPr>
                <w:rFonts w:eastAsiaTheme="minorEastAsia"/>
                <w:noProof/>
              </w:rPr>
              <w:tab/>
            </w:r>
            <w:r w:rsidRPr="003E4F7C">
              <w:rPr>
                <w:rStyle w:val="Hyperlink"/>
                <w:noProof/>
              </w:rPr>
              <w:t>Change Request Register</w:t>
            </w:r>
            <w:r>
              <w:rPr>
                <w:noProof/>
                <w:webHidden/>
              </w:rPr>
              <w:tab/>
            </w:r>
            <w:r>
              <w:rPr>
                <w:noProof/>
                <w:webHidden/>
              </w:rPr>
              <w:fldChar w:fldCharType="begin"/>
            </w:r>
            <w:r>
              <w:rPr>
                <w:noProof/>
                <w:webHidden/>
              </w:rPr>
              <w:instrText xml:space="preserve"> PAGEREF _Toc243252177 \h </w:instrText>
            </w:r>
            <w:r>
              <w:rPr>
                <w:noProof/>
                <w:webHidden/>
              </w:rPr>
            </w:r>
            <w:r>
              <w:rPr>
                <w:noProof/>
                <w:webHidden/>
              </w:rPr>
              <w:fldChar w:fldCharType="separate"/>
            </w:r>
            <w:r>
              <w:rPr>
                <w:noProof/>
                <w:webHidden/>
              </w:rPr>
              <w:t>13</w:t>
            </w:r>
            <w:r>
              <w:rPr>
                <w:noProof/>
                <w:webHidden/>
              </w:rPr>
              <w:fldChar w:fldCharType="end"/>
            </w:r>
          </w:hyperlink>
        </w:p>
        <w:p w14:paraId="46503EE8" w14:textId="16655BA4" w:rsidR="000110FB" w:rsidRDefault="000110FB">
          <w:pPr>
            <w:pStyle w:val="TOC2"/>
            <w:tabs>
              <w:tab w:val="left" w:pos="960"/>
              <w:tab w:val="right" w:leader="dot" w:pos="9016"/>
            </w:tabs>
            <w:rPr>
              <w:rFonts w:eastAsiaTheme="minorEastAsia"/>
              <w:noProof/>
            </w:rPr>
          </w:pPr>
          <w:hyperlink w:anchor="_Toc243252178" w:history="1">
            <w:r w:rsidRPr="003E4F7C">
              <w:rPr>
                <w:rStyle w:val="Hyperlink"/>
                <w:noProof/>
              </w:rPr>
              <w:t>2.1.</w:t>
            </w:r>
            <w:r>
              <w:rPr>
                <w:rFonts w:eastAsiaTheme="minorEastAsia"/>
                <w:noProof/>
              </w:rPr>
              <w:tab/>
            </w:r>
            <w:r w:rsidRPr="003E4F7C">
              <w:rPr>
                <w:rStyle w:val="Hyperlink"/>
                <w:noProof/>
              </w:rPr>
              <w:t>Controlled Design Changes (C-01 to C-09)</w:t>
            </w:r>
            <w:r>
              <w:rPr>
                <w:noProof/>
                <w:webHidden/>
              </w:rPr>
              <w:tab/>
            </w:r>
            <w:r>
              <w:rPr>
                <w:noProof/>
                <w:webHidden/>
              </w:rPr>
              <w:fldChar w:fldCharType="begin"/>
            </w:r>
            <w:r>
              <w:rPr>
                <w:noProof/>
                <w:webHidden/>
              </w:rPr>
              <w:instrText xml:space="preserve"> PAGEREF _Toc243252178 \h </w:instrText>
            </w:r>
            <w:r>
              <w:rPr>
                <w:noProof/>
                <w:webHidden/>
              </w:rPr>
            </w:r>
            <w:r>
              <w:rPr>
                <w:noProof/>
                <w:webHidden/>
              </w:rPr>
              <w:fldChar w:fldCharType="separate"/>
            </w:r>
            <w:r>
              <w:rPr>
                <w:noProof/>
                <w:webHidden/>
              </w:rPr>
              <w:t>18</w:t>
            </w:r>
            <w:r>
              <w:rPr>
                <w:noProof/>
                <w:webHidden/>
              </w:rPr>
              <w:fldChar w:fldCharType="end"/>
            </w:r>
          </w:hyperlink>
        </w:p>
        <w:p w14:paraId="0F8A3761" w14:textId="5184EAA0" w:rsidR="000110FB" w:rsidRDefault="000110FB">
          <w:pPr>
            <w:pStyle w:val="TOC2"/>
            <w:tabs>
              <w:tab w:val="left" w:pos="960"/>
              <w:tab w:val="right" w:leader="dot" w:pos="9016"/>
            </w:tabs>
            <w:rPr>
              <w:rFonts w:eastAsiaTheme="minorEastAsia"/>
              <w:noProof/>
            </w:rPr>
          </w:pPr>
          <w:hyperlink w:anchor="_Toc243252179" w:history="1">
            <w:r w:rsidRPr="003E4F7C">
              <w:rPr>
                <w:rStyle w:val="Hyperlink"/>
                <w:noProof/>
              </w:rPr>
              <w:t>2.2.</w:t>
            </w:r>
            <w:r>
              <w:rPr>
                <w:rFonts w:eastAsiaTheme="minorEastAsia"/>
                <w:noProof/>
              </w:rPr>
              <w:tab/>
            </w:r>
            <w:r w:rsidRPr="003E4F7C">
              <w:rPr>
                <w:rStyle w:val="Hyperlink"/>
                <w:noProof/>
              </w:rPr>
              <w:t>Team Members &amp; Work Allocation</w:t>
            </w:r>
            <w:r>
              <w:rPr>
                <w:noProof/>
                <w:webHidden/>
              </w:rPr>
              <w:tab/>
            </w:r>
            <w:r>
              <w:rPr>
                <w:noProof/>
                <w:webHidden/>
              </w:rPr>
              <w:fldChar w:fldCharType="begin"/>
            </w:r>
            <w:r>
              <w:rPr>
                <w:noProof/>
                <w:webHidden/>
              </w:rPr>
              <w:instrText xml:space="preserve"> PAGEREF _Toc243252179 \h </w:instrText>
            </w:r>
            <w:r>
              <w:rPr>
                <w:noProof/>
                <w:webHidden/>
              </w:rPr>
            </w:r>
            <w:r>
              <w:rPr>
                <w:noProof/>
                <w:webHidden/>
              </w:rPr>
              <w:fldChar w:fldCharType="separate"/>
            </w:r>
            <w:r>
              <w:rPr>
                <w:noProof/>
                <w:webHidden/>
              </w:rPr>
              <w:t>22</w:t>
            </w:r>
            <w:r>
              <w:rPr>
                <w:noProof/>
                <w:webHidden/>
              </w:rPr>
              <w:fldChar w:fldCharType="end"/>
            </w:r>
          </w:hyperlink>
        </w:p>
        <w:p w14:paraId="447B49B2" w14:textId="26C5D91F" w:rsidR="000110FB" w:rsidRDefault="000110FB">
          <w:pPr>
            <w:pStyle w:val="TOC1"/>
            <w:tabs>
              <w:tab w:val="left" w:pos="480"/>
              <w:tab w:val="right" w:leader="dot" w:pos="9016"/>
            </w:tabs>
            <w:rPr>
              <w:rFonts w:eastAsiaTheme="minorEastAsia"/>
              <w:noProof/>
            </w:rPr>
          </w:pPr>
          <w:hyperlink w:anchor="_Toc243252180" w:history="1">
            <w:r w:rsidRPr="003E4F7C">
              <w:rPr>
                <w:rStyle w:val="Hyperlink"/>
                <w:noProof/>
              </w:rPr>
              <w:t>3.</w:t>
            </w:r>
            <w:r>
              <w:rPr>
                <w:rFonts w:eastAsiaTheme="minorEastAsia"/>
                <w:noProof/>
              </w:rPr>
              <w:tab/>
            </w:r>
            <w:r w:rsidRPr="003E4F7C">
              <w:rPr>
                <w:rStyle w:val="Hyperlink"/>
                <w:noProof/>
              </w:rPr>
              <w:t>Acronyms &amp; Abbreviations</w:t>
            </w:r>
            <w:r>
              <w:rPr>
                <w:noProof/>
                <w:webHidden/>
              </w:rPr>
              <w:tab/>
            </w:r>
            <w:r>
              <w:rPr>
                <w:noProof/>
                <w:webHidden/>
              </w:rPr>
              <w:fldChar w:fldCharType="begin"/>
            </w:r>
            <w:r>
              <w:rPr>
                <w:noProof/>
                <w:webHidden/>
              </w:rPr>
              <w:instrText xml:space="preserve"> PAGEREF _Toc243252180 \h </w:instrText>
            </w:r>
            <w:r>
              <w:rPr>
                <w:noProof/>
                <w:webHidden/>
              </w:rPr>
            </w:r>
            <w:r>
              <w:rPr>
                <w:noProof/>
                <w:webHidden/>
              </w:rPr>
              <w:fldChar w:fldCharType="separate"/>
            </w:r>
            <w:r>
              <w:rPr>
                <w:noProof/>
                <w:webHidden/>
              </w:rPr>
              <w:t>22</w:t>
            </w:r>
            <w:r>
              <w:rPr>
                <w:noProof/>
                <w:webHidden/>
              </w:rPr>
              <w:fldChar w:fldCharType="end"/>
            </w:r>
          </w:hyperlink>
        </w:p>
        <w:p w14:paraId="48C71A1D" w14:textId="6E7CAD09" w:rsidR="000110FB" w:rsidRDefault="000110FB">
          <w:pPr>
            <w:pStyle w:val="TOC1"/>
            <w:tabs>
              <w:tab w:val="left" w:pos="480"/>
              <w:tab w:val="right" w:leader="dot" w:pos="9016"/>
            </w:tabs>
            <w:rPr>
              <w:rFonts w:eastAsiaTheme="minorEastAsia"/>
              <w:noProof/>
            </w:rPr>
          </w:pPr>
          <w:hyperlink w:anchor="_Toc243252181" w:history="1">
            <w:r w:rsidRPr="003E4F7C">
              <w:rPr>
                <w:rStyle w:val="Hyperlink"/>
                <w:noProof/>
              </w:rPr>
              <w:t>4.</w:t>
            </w:r>
            <w:r>
              <w:rPr>
                <w:rFonts w:eastAsiaTheme="minorEastAsia"/>
                <w:noProof/>
              </w:rPr>
              <w:tab/>
            </w:r>
            <w:r w:rsidRPr="003E4F7C">
              <w:rPr>
                <w:rStyle w:val="Hyperlink"/>
                <w:noProof/>
              </w:rPr>
              <w:t>Problem Statement</w:t>
            </w:r>
            <w:r>
              <w:rPr>
                <w:noProof/>
                <w:webHidden/>
              </w:rPr>
              <w:tab/>
            </w:r>
            <w:r>
              <w:rPr>
                <w:noProof/>
                <w:webHidden/>
              </w:rPr>
              <w:fldChar w:fldCharType="begin"/>
            </w:r>
            <w:r>
              <w:rPr>
                <w:noProof/>
                <w:webHidden/>
              </w:rPr>
              <w:instrText xml:space="preserve"> PAGEREF _Toc243252181 \h </w:instrText>
            </w:r>
            <w:r>
              <w:rPr>
                <w:noProof/>
                <w:webHidden/>
              </w:rPr>
            </w:r>
            <w:r>
              <w:rPr>
                <w:noProof/>
                <w:webHidden/>
              </w:rPr>
              <w:fldChar w:fldCharType="separate"/>
            </w:r>
            <w:r>
              <w:rPr>
                <w:noProof/>
                <w:webHidden/>
              </w:rPr>
              <w:t>24</w:t>
            </w:r>
            <w:r>
              <w:rPr>
                <w:noProof/>
                <w:webHidden/>
              </w:rPr>
              <w:fldChar w:fldCharType="end"/>
            </w:r>
          </w:hyperlink>
        </w:p>
        <w:p w14:paraId="1941AC52" w14:textId="6C0341EA" w:rsidR="000110FB" w:rsidRDefault="000110FB">
          <w:pPr>
            <w:pStyle w:val="TOC2"/>
            <w:tabs>
              <w:tab w:val="left" w:pos="960"/>
              <w:tab w:val="right" w:leader="dot" w:pos="9016"/>
            </w:tabs>
            <w:rPr>
              <w:rFonts w:eastAsiaTheme="minorEastAsia"/>
              <w:noProof/>
            </w:rPr>
          </w:pPr>
          <w:hyperlink w:anchor="_Toc243252182" w:history="1">
            <w:r w:rsidRPr="003E4F7C">
              <w:rPr>
                <w:rStyle w:val="Hyperlink"/>
                <w:noProof/>
              </w:rPr>
              <w:t>4.1.</w:t>
            </w:r>
            <w:r>
              <w:rPr>
                <w:rFonts w:eastAsiaTheme="minorEastAsia"/>
                <w:noProof/>
              </w:rPr>
              <w:tab/>
            </w:r>
            <w:r w:rsidRPr="003E4F7C">
              <w:rPr>
                <w:rStyle w:val="Hyperlink"/>
                <w:noProof/>
              </w:rPr>
              <w:t>Business Need</w:t>
            </w:r>
            <w:r>
              <w:rPr>
                <w:noProof/>
                <w:webHidden/>
              </w:rPr>
              <w:tab/>
            </w:r>
            <w:r>
              <w:rPr>
                <w:noProof/>
                <w:webHidden/>
              </w:rPr>
              <w:fldChar w:fldCharType="begin"/>
            </w:r>
            <w:r>
              <w:rPr>
                <w:noProof/>
                <w:webHidden/>
              </w:rPr>
              <w:instrText xml:space="preserve"> PAGEREF _Toc243252182 \h </w:instrText>
            </w:r>
            <w:r>
              <w:rPr>
                <w:noProof/>
                <w:webHidden/>
              </w:rPr>
            </w:r>
            <w:r>
              <w:rPr>
                <w:noProof/>
                <w:webHidden/>
              </w:rPr>
              <w:fldChar w:fldCharType="separate"/>
            </w:r>
            <w:r>
              <w:rPr>
                <w:noProof/>
                <w:webHidden/>
              </w:rPr>
              <w:t>24</w:t>
            </w:r>
            <w:r>
              <w:rPr>
                <w:noProof/>
                <w:webHidden/>
              </w:rPr>
              <w:fldChar w:fldCharType="end"/>
            </w:r>
          </w:hyperlink>
        </w:p>
        <w:p w14:paraId="077C7AD8" w14:textId="4E49713B" w:rsidR="000110FB" w:rsidRDefault="000110FB">
          <w:pPr>
            <w:pStyle w:val="TOC1"/>
            <w:tabs>
              <w:tab w:val="left" w:pos="480"/>
              <w:tab w:val="right" w:leader="dot" w:pos="9016"/>
            </w:tabs>
            <w:rPr>
              <w:rFonts w:eastAsiaTheme="minorEastAsia"/>
              <w:noProof/>
            </w:rPr>
          </w:pPr>
          <w:hyperlink w:anchor="_Toc243252183" w:history="1">
            <w:r w:rsidRPr="003E4F7C">
              <w:rPr>
                <w:rStyle w:val="Hyperlink"/>
                <w:noProof/>
              </w:rPr>
              <w:t>5.</w:t>
            </w:r>
            <w:r>
              <w:rPr>
                <w:rFonts w:eastAsiaTheme="minorEastAsia"/>
                <w:noProof/>
              </w:rPr>
              <w:tab/>
            </w:r>
            <w:r w:rsidRPr="003E4F7C">
              <w:rPr>
                <w:rStyle w:val="Hyperlink"/>
                <w:noProof/>
              </w:rPr>
              <w:t>Stakeholder Analysis</w:t>
            </w:r>
            <w:r>
              <w:rPr>
                <w:noProof/>
                <w:webHidden/>
              </w:rPr>
              <w:tab/>
            </w:r>
            <w:r>
              <w:rPr>
                <w:noProof/>
                <w:webHidden/>
              </w:rPr>
              <w:fldChar w:fldCharType="begin"/>
            </w:r>
            <w:r>
              <w:rPr>
                <w:noProof/>
                <w:webHidden/>
              </w:rPr>
              <w:instrText xml:space="preserve"> PAGEREF _Toc243252183 \h </w:instrText>
            </w:r>
            <w:r>
              <w:rPr>
                <w:noProof/>
                <w:webHidden/>
              </w:rPr>
            </w:r>
            <w:r>
              <w:rPr>
                <w:noProof/>
                <w:webHidden/>
              </w:rPr>
              <w:fldChar w:fldCharType="separate"/>
            </w:r>
            <w:r>
              <w:rPr>
                <w:noProof/>
                <w:webHidden/>
              </w:rPr>
              <w:t>24</w:t>
            </w:r>
            <w:r>
              <w:rPr>
                <w:noProof/>
                <w:webHidden/>
              </w:rPr>
              <w:fldChar w:fldCharType="end"/>
            </w:r>
          </w:hyperlink>
        </w:p>
        <w:p w14:paraId="4D8154A9" w14:textId="27A9085F" w:rsidR="000110FB" w:rsidRDefault="000110FB">
          <w:pPr>
            <w:pStyle w:val="TOC2"/>
            <w:tabs>
              <w:tab w:val="left" w:pos="960"/>
              <w:tab w:val="right" w:leader="dot" w:pos="9016"/>
            </w:tabs>
            <w:rPr>
              <w:rFonts w:eastAsiaTheme="minorEastAsia"/>
              <w:noProof/>
            </w:rPr>
          </w:pPr>
          <w:hyperlink w:anchor="_Toc243252184" w:history="1">
            <w:r w:rsidRPr="003E4F7C">
              <w:rPr>
                <w:rStyle w:val="Hyperlink"/>
                <w:noProof/>
              </w:rPr>
              <w:t>5.1.</w:t>
            </w:r>
            <w:r>
              <w:rPr>
                <w:rFonts w:eastAsiaTheme="minorEastAsia"/>
                <w:noProof/>
              </w:rPr>
              <w:tab/>
            </w:r>
            <w:r w:rsidRPr="003E4F7C">
              <w:rPr>
                <w:rStyle w:val="Hyperlink"/>
                <w:noProof/>
              </w:rPr>
              <w:t>Client &amp; User</w:t>
            </w:r>
            <w:r>
              <w:rPr>
                <w:noProof/>
                <w:webHidden/>
              </w:rPr>
              <w:tab/>
            </w:r>
            <w:r>
              <w:rPr>
                <w:noProof/>
                <w:webHidden/>
              </w:rPr>
              <w:fldChar w:fldCharType="begin"/>
            </w:r>
            <w:r>
              <w:rPr>
                <w:noProof/>
                <w:webHidden/>
              </w:rPr>
              <w:instrText xml:space="preserve"> PAGEREF _Toc243252184 \h </w:instrText>
            </w:r>
            <w:r>
              <w:rPr>
                <w:noProof/>
                <w:webHidden/>
              </w:rPr>
            </w:r>
            <w:r>
              <w:rPr>
                <w:noProof/>
                <w:webHidden/>
              </w:rPr>
              <w:fldChar w:fldCharType="separate"/>
            </w:r>
            <w:r>
              <w:rPr>
                <w:noProof/>
                <w:webHidden/>
              </w:rPr>
              <w:t>24</w:t>
            </w:r>
            <w:r>
              <w:rPr>
                <w:noProof/>
                <w:webHidden/>
              </w:rPr>
              <w:fldChar w:fldCharType="end"/>
            </w:r>
          </w:hyperlink>
        </w:p>
        <w:p w14:paraId="7599A6F7" w14:textId="5FCED4A0" w:rsidR="000110FB" w:rsidRDefault="000110FB">
          <w:pPr>
            <w:pStyle w:val="TOC2"/>
            <w:tabs>
              <w:tab w:val="left" w:pos="960"/>
              <w:tab w:val="right" w:leader="dot" w:pos="9016"/>
            </w:tabs>
            <w:rPr>
              <w:rFonts w:eastAsiaTheme="minorEastAsia"/>
              <w:noProof/>
            </w:rPr>
          </w:pPr>
          <w:hyperlink w:anchor="_Toc243252185" w:history="1">
            <w:r w:rsidRPr="003E4F7C">
              <w:rPr>
                <w:rStyle w:val="Hyperlink"/>
                <w:noProof/>
              </w:rPr>
              <w:t>5.2.</w:t>
            </w:r>
            <w:r>
              <w:rPr>
                <w:rFonts w:eastAsiaTheme="minorEastAsia"/>
                <w:noProof/>
              </w:rPr>
              <w:tab/>
            </w:r>
            <w:r w:rsidRPr="003E4F7C">
              <w:rPr>
                <w:rStyle w:val="Hyperlink"/>
                <w:noProof/>
              </w:rPr>
              <w:t>Development</w:t>
            </w:r>
            <w:r>
              <w:rPr>
                <w:noProof/>
                <w:webHidden/>
              </w:rPr>
              <w:tab/>
            </w:r>
            <w:r>
              <w:rPr>
                <w:noProof/>
                <w:webHidden/>
              </w:rPr>
              <w:fldChar w:fldCharType="begin"/>
            </w:r>
            <w:r>
              <w:rPr>
                <w:noProof/>
                <w:webHidden/>
              </w:rPr>
              <w:instrText xml:space="preserve"> PAGEREF _Toc243252185 \h </w:instrText>
            </w:r>
            <w:r>
              <w:rPr>
                <w:noProof/>
                <w:webHidden/>
              </w:rPr>
            </w:r>
            <w:r>
              <w:rPr>
                <w:noProof/>
                <w:webHidden/>
              </w:rPr>
              <w:fldChar w:fldCharType="separate"/>
            </w:r>
            <w:r>
              <w:rPr>
                <w:noProof/>
                <w:webHidden/>
              </w:rPr>
              <w:t>25</w:t>
            </w:r>
            <w:r>
              <w:rPr>
                <w:noProof/>
                <w:webHidden/>
              </w:rPr>
              <w:fldChar w:fldCharType="end"/>
            </w:r>
          </w:hyperlink>
        </w:p>
        <w:p w14:paraId="22A74E30" w14:textId="07F7E2F5" w:rsidR="000110FB" w:rsidRDefault="000110FB">
          <w:pPr>
            <w:pStyle w:val="TOC2"/>
            <w:tabs>
              <w:tab w:val="left" w:pos="960"/>
              <w:tab w:val="right" w:leader="dot" w:pos="9016"/>
            </w:tabs>
            <w:rPr>
              <w:rFonts w:eastAsiaTheme="minorEastAsia"/>
              <w:noProof/>
            </w:rPr>
          </w:pPr>
          <w:hyperlink w:anchor="_Toc243252186" w:history="1">
            <w:r w:rsidRPr="003E4F7C">
              <w:rPr>
                <w:rStyle w:val="Hyperlink"/>
                <w:noProof/>
              </w:rPr>
              <w:t>5.3.</w:t>
            </w:r>
            <w:r>
              <w:rPr>
                <w:rFonts w:eastAsiaTheme="minorEastAsia"/>
                <w:noProof/>
              </w:rPr>
              <w:tab/>
            </w:r>
            <w:r w:rsidRPr="003E4F7C">
              <w:rPr>
                <w:rStyle w:val="Hyperlink"/>
                <w:noProof/>
              </w:rPr>
              <w:t>Other</w:t>
            </w:r>
            <w:r>
              <w:rPr>
                <w:noProof/>
                <w:webHidden/>
              </w:rPr>
              <w:tab/>
            </w:r>
            <w:r>
              <w:rPr>
                <w:noProof/>
                <w:webHidden/>
              </w:rPr>
              <w:fldChar w:fldCharType="begin"/>
            </w:r>
            <w:r>
              <w:rPr>
                <w:noProof/>
                <w:webHidden/>
              </w:rPr>
              <w:instrText xml:space="preserve"> PAGEREF _Toc243252186 \h </w:instrText>
            </w:r>
            <w:r>
              <w:rPr>
                <w:noProof/>
                <w:webHidden/>
              </w:rPr>
            </w:r>
            <w:r>
              <w:rPr>
                <w:noProof/>
                <w:webHidden/>
              </w:rPr>
              <w:fldChar w:fldCharType="separate"/>
            </w:r>
            <w:r>
              <w:rPr>
                <w:noProof/>
                <w:webHidden/>
              </w:rPr>
              <w:t>25</w:t>
            </w:r>
            <w:r>
              <w:rPr>
                <w:noProof/>
                <w:webHidden/>
              </w:rPr>
              <w:fldChar w:fldCharType="end"/>
            </w:r>
          </w:hyperlink>
        </w:p>
        <w:p w14:paraId="076F560B" w14:textId="323B0083" w:rsidR="000110FB" w:rsidRDefault="000110FB">
          <w:pPr>
            <w:pStyle w:val="TOC2"/>
            <w:tabs>
              <w:tab w:val="left" w:pos="960"/>
              <w:tab w:val="right" w:leader="dot" w:pos="9016"/>
            </w:tabs>
            <w:rPr>
              <w:rFonts w:eastAsiaTheme="minorEastAsia"/>
              <w:noProof/>
            </w:rPr>
          </w:pPr>
          <w:hyperlink w:anchor="_Toc243252187" w:history="1">
            <w:r w:rsidRPr="003E4F7C">
              <w:rPr>
                <w:rStyle w:val="Hyperlink"/>
                <w:noProof/>
              </w:rPr>
              <w:t>5.4.</w:t>
            </w:r>
            <w:r>
              <w:rPr>
                <w:rFonts w:eastAsiaTheme="minorEastAsia"/>
                <w:noProof/>
              </w:rPr>
              <w:tab/>
            </w:r>
            <w:r w:rsidRPr="003E4F7C">
              <w:rPr>
                <w:rStyle w:val="Hyperlink"/>
                <w:noProof/>
              </w:rPr>
              <w:t>Stakeholder Conflicts</w:t>
            </w:r>
            <w:r>
              <w:rPr>
                <w:noProof/>
                <w:webHidden/>
              </w:rPr>
              <w:tab/>
            </w:r>
            <w:r>
              <w:rPr>
                <w:noProof/>
                <w:webHidden/>
              </w:rPr>
              <w:fldChar w:fldCharType="begin"/>
            </w:r>
            <w:r>
              <w:rPr>
                <w:noProof/>
                <w:webHidden/>
              </w:rPr>
              <w:instrText xml:space="preserve"> PAGEREF _Toc243252187 \h </w:instrText>
            </w:r>
            <w:r>
              <w:rPr>
                <w:noProof/>
                <w:webHidden/>
              </w:rPr>
            </w:r>
            <w:r>
              <w:rPr>
                <w:noProof/>
                <w:webHidden/>
              </w:rPr>
              <w:fldChar w:fldCharType="separate"/>
            </w:r>
            <w:r>
              <w:rPr>
                <w:noProof/>
                <w:webHidden/>
              </w:rPr>
              <w:t>25</w:t>
            </w:r>
            <w:r>
              <w:rPr>
                <w:noProof/>
                <w:webHidden/>
              </w:rPr>
              <w:fldChar w:fldCharType="end"/>
            </w:r>
          </w:hyperlink>
        </w:p>
        <w:p w14:paraId="554485DD" w14:textId="47FD76F1" w:rsidR="000110FB" w:rsidRDefault="000110FB">
          <w:pPr>
            <w:pStyle w:val="TOC2"/>
            <w:tabs>
              <w:tab w:val="left" w:pos="960"/>
              <w:tab w:val="right" w:leader="dot" w:pos="9016"/>
            </w:tabs>
            <w:rPr>
              <w:rFonts w:eastAsiaTheme="minorEastAsia"/>
              <w:noProof/>
            </w:rPr>
          </w:pPr>
          <w:hyperlink w:anchor="_Toc243252188" w:history="1">
            <w:r w:rsidRPr="003E4F7C">
              <w:rPr>
                <w:rStyle w:val="Hyperlink"/>
                <w:noProof/>
              </w:rPr>
              <w:t>5.5.</w:t>
            </w:r>
            <w:r>
              <w:rPr>
                <w:rFonts w:eastAsiaTheme="minorEastAsia"/>
                <w:noProof/>
              </w:rPr>
              <w:tab/>
            </w:r>
            <w:r w:rsidRPr="003E4F7C">
              <w:rPr>
                <w:rStyle w:val="Hyperlink"/>
                <w:noProof/>
              </w:rPr>
              <w:t>Stakeholder Derived Requirements</w:t>
            </w:r>
            <w:r>
              <w:rPr>
                <w:noProof/>
                <w:webHidden/>
              </w:rPr>
              <w:tab/>
            </w:r>
            <w:r>
              <w:rPr>
                <w:noProof/>
                <w:webHidden/>
              </w:rPr>
              <w:fldChar w:fldCharType="begin"/>
            </w:r>
            <w:r>
              <w:rPr>
                <w:noProof/>
                <w:webHidden/>
              </w:rPr>
              <w:instrText xml:space="preserve"> PAGEREF _Toc243252188 \h </w:instrText>
            </w:r>
            <w:r>
              <w:rPr>
                <w:noProof/>
                <w:webHidden/>
              </w:rPr>
            </w:r>
            <w:r>
              <w:rPr>
                <w:noProof/>
                <w:webHidden/>
              </w:rPr>
              <w:fldChar w:fldCharType="separate"/>
            </w:r>
            <w:r>
              <w:rPr>
                <w:noProof/>
                <w:webHidden/>
              </w:rPr>
              <w:t>26</w:t>
            </w:r>
            <w:r>
              <w:rPr>
                <w:noProof/>
                <w:webHidden/>
              </w:rPr>
              <w:fldChar w:fldCharType="end"/>
            </w:r>
          </w:hyperlink>
        </w:p>
        <w:p w14:paraId="40D04D05" w14:textId="72305DAB" w:rsidR="000110FB" w:rsidRDefault="000110FB">
          <w:pPr>
            <w:pStyle w:val="TOC1"/>
            <w:tabs>
              <w:tab w:val="left" w:pos="480"/>
              <w:tab w:val="right" w:leader="dot" w:pos="9016"/>
            </w:tabs>
            <w:rPr>
              <w:rFonts w:eastAsiaTheme="minorEastAsia"/>
              <w:noProof/>
            </w:rPr>
          </w:pPr>
          <w:hyperlink w:anchor="_Toc243252189" w:history="1">
            <w:r w:rsidRPr="003E4F7C">
              <w:rPr>
                <w:rStyle w:val="Hyperlink"/>
                <w:noProof/>
              </w:rPr>
              <w:t>6.</w:t>
            </w:r>
            <w:r>
              <w:rPr>
                <w:rFonts w:eastAsiaTheme="minorEastAsia"/>
                <w:noProof/>
              </w:rPr>
              <w:tab/>
            </w:r>
            <w:r w:rsidRPr="003E4F7C">
              <w:rPr>
                <w:rStyle w:val="Hyperlink"/>
                <w:noProof/>
              </w:rPr>
              <w:t>Scope Baseline</w:t>
            </w:r>
            <w:r>
              <w:rPr>
                <w:noProof/>
                <w:webHidden/>
              </w:rPr>
              <w:tab/>
            </w:r>
            <w:r>
              <w:rPr>
                <w:noProof/>
                <w:webHidden/>
              </w:rPr>
              <w:fldChar w:fldCharType="begin"/>
            </w:r>
            <w:r>
              <w:rPr>
                <w:noProof/>
                <w:webHidden/>
              </w:rPr>
              <w:instrText xml:space="preserve"> PAGEREF _Toc243252189 \h </w:instrText>
            </w:r>
            <w:r>
              <w:rPr>
                <w:noProof/>
                <w:webHidden/>
              </w:rPr>
            </w:r>
            <w:r>
              <w:rPr>
                <w:noProof/>
                <w:webHidden/>
              </w:rPr>
              <w:fldChar w:fldCharType="separate"/>
            </w:r>
            <w:r>
              <w:rPr>
                <w:noProof/>
                <w:webHidden/>
              </w:rPr>
              <w:t>26</w:t>
            </w:r>
            <w:r>
              <w:rPr>
                <w:noProof/>
                <w:webHidden/>
              </w:rPr>
              <w:fldChar w:fldCharType="end"/>
            </w:r>
          </w:hyperlink>
        </w:p>
        <w:p w14:paraId="12279B93" w14:textId="712D81CC" w:rsidR="000110FB" w:rsidRDefault="000110FB">
          <w:pPr>
            <w:pStyle w:val="TOC2"/>
            <w:tabs>
              <w:tab w:val="left" w:pos="960"/>
              <w:tab w:val="right" w:leader="dot" w:pos="9016"/>
            </w:tabs>
            <w:rPr>
              <w:rFonts w:eastAsiaTheme="minorEastAsia"/>
              <w:noProof/>
            </w:rPr>
          </w:pPr>
          <w:hyperlink w:anchor="_Toc243252190" w:history="1">
            <w:r w:rsidRPr="003E4F7C">
              <w:rPr>
                <w:rStyle w:val="Hyperlink"/>
                <w:noProof/>
              </w:rPr>
              <w:t>6.1.</w:t>
            </w:r>
            <w:r>
              <w:rPr>
                <w:rFonts w:eastAsiaTheme="minorEastAsia"/>
                <w:noProof/>
              </w:rPr>
              <w:tab/>
            </w:r>
            <w:r w:rsidRPr="003E4F7C">
              <w:rPr>
                <w:rStyle w:val="Hyperlink"/>
                <w:noProof/>
              </w:rPr>
              <w:t>In Scope</w:t>
            </w:r>
            <w:r>
              <w:rPr>
                <w:noProof/>
                <w:webHidden/>
              </w:rPr>
              <w:tab/>
            </w:r>
            <w:r>
              <w:rPr>
                <w:noProof/>
                <w:webHidden/>
              </w:rPr>
              <w:fldChar w:fldCharType="begin"/>
            </w:r>
            <w:r>
              <w:rPr>
                <w:noProof/>
                <w:webHidden/>
              </w:rPr>
              <w:instrText xml:space="preserve"> PAGEREF _Toc243252190 \h </w:instrText>
            </w:r>
            <w:r>
              <w:rPr>
                <w:noProof/>
                <w:webHidden/>
              </w:rPr>
            </w:r>
            <w:r>
              <w:rPr>
                <w:noProof/>
                <w:webHidden/>
              </w:rPr>
              <w:fldChar w:fldCharType="separate"/>
            </w:r>
            <w:r>
              <w:rPr>
                <w:noProof/>
                <w:webHidden/>
              </w:rPr>
              <w:t>27</w:t>
            </w:r>
            <w:r>
              <w:rPr>
                <w:noProof/>
                <w:webHidden/>
              </w:rPr>
              <w:fldChar w:fldCharType="end"/>
            </w:r>
          </w:hyperlink>
        </w:p>
        <w:p w14:paraId="14881951" w14:textId="22C46217" w:rsidR="000110FB" w:rsidRDefault="000110FB">
          <w:pPr>
            <w:pStyle w:val="TOC2"/>
            <w:tabs>
              <w:tab w:val="left" w:pos="960"/>
              <w:tab w:val="right" w:leader="dot" w:pos="9016"/>
            </w:tabs>
            <w:rPr>
              <w:rFonts w:eastAsiaTheme="minorEastAsia"/>
              <w:noProof/>
            </w:rPr>
          </w:pPr>
          <w:hyperlink w:anchor="_Toc243252191" w:history="1">
            <w:r w:rsidRPr="003E4F7C">
              <w:rPr>
                <w:rStyle w:val="Hyperlink"/>
                <w:noProof/>
              </w:rPr>
              <w:t>6.2.</w:t>
            </w:r>
            <w:r>
              <w:rPr>
                <w:rFonts w:eastAsiaTheme="minorEastAsia"/>
                <w:noProof/>
              </w:rPr>
              <w:tab/>
            </w:r>
            <w:r w:rsidRPr="003E4F7C">
              <w:rPr>
                <w:rStyle w:val="Hyperlink"/>
                <w:noProof/>
              </w:rPr>
              <w:t>Out of Scope</w:t>
            </w:r>
            <w:r>
              <w:rPr>
                <w:noProof/>
                <w:webHidden/>
              </w:rPr>
              <w:tab/>
            </w:r>
            <w:r>
              <w:rPr>
                <w:noProof/>
                <w:webHidden/>
              </w:rPr>
              <w:fldChar w:fldCharType="begin"/>
            </w:r>
            <w:r>
              <w:rPr>
                <w:noProof/>
                <w:webHidden/>
              </w:rPr>
              <w:instrText xml:space="preserve"> PAGEREF _Toc243252191 \h </w:instrText>
            </w:r>
            <w:r>
              <w:rPr>
                <w:noProof/>
                <w:webHidden/>
              </w:rPr>
            </w:r>
            <w:r>
              <w:rPr>
                <w:noProof/>
                <w:webHidden/>
              </w:rPr>
              <w:fldChar w:fldCharType="separate"/>
            </w:r>
            <w:r>
              <w:rPr>
                <w:noProof/>
                <w:webHidden/>
              </w:rPr>
              <w:t>27</w:t>
            </w:r>
            <w:r>
              <w:rPr>
                <w:noProof/>
                <w:webHidden/>
              </w:rPr>
              <w:fldChar w:fldCharType="end"/>
            </w:r>
          </w:hyperlink>
        </w:p>
        <w:p w14:paraId="443FF3C5" w14:textId="3CA89954" w:rsidR="000110FB" w:rsidRDefault="000110FB">
          <w:pPr>
            <w:pStyle w:val="TOC2"/>
            <w:tabs>
              <w:tab w:val="left" w:pos="960"/>
              <w:tab w:val="right" w:leader="dot" w:pos="9016"/>
            </w:tabs>
            <w:rPr>
              <w:rFonts w:eastAsiaTheme="minorEastAsia"/>
              <w:noProof/>
            </w:rPr>
          </w:pPr>
          <w:hyperlink w:anchor="_Toc243252192" w:history="1">
            <w:r w:rsidRPr="003E4F7C">
              <w:rPr>
                <w:rStyle w:val="Hyperlink"/>
                <w:noProof/>
              </w:rPr>
              <w:t>6.3.</w:t>
            </w:r>
            <w:r>
              <w:rPr>
                <w:rFonts w:eastAsiaTheme="minorEastAsia"/>
                <w:noProof/>
              </w:rPr>
              <w:tab/>
            </w:r>
            <w:r w:rsidRPr="003E4F7C">
              <w:rPr>
                <w:rStyle w:val="Hyperlink"/>
                <w:noProof/>
              </w:rPr>
              <w:t>Deferred / Future Scope</w:t>
            </w:r>
            <w:r>
              <w:rPr>
                <w:noProof/>
                <w:webHidden/>
              </w:rPr>
              <w:tab/>
            </w:r>
            <w:r>
              <w:rPr>
                <w:noProof/>
                <w:webHidden/>
              </w:rPr>
              <w:fldChar w:fldCharType="begin"/>
            </w:r>
            <w:r>
              <w:rPr>
                <w:noProof/>
                <w:webHidden/>
              </w:rPr>
              <w:instrText xml:space="preserve"> PAGEREF _Toc243252192 \h </w:instrText>
            </w:r>
            <w:r>
              <w:rPr>
                <w:noProof/>
                <w:webHidden/>
              </w:rPr>
            </w:r>
            <w:r>
              <w:rPr>
                <w:noProof/>
                <w:webHidden/>
              </w:rPr>
              <w:fldChar w:fldCharType="separate"/>
            </w:r>
            <w:r>
              <w:rPr>
                <w:noProof/>
                <w:webHidden/>
              </w:rPr>
              <w:t>28</w:t>
            </w:r>
            <w:r>
              <w:rPr>
                <w:noProof/>
                <w:webHidden/>
              </w:rPr>
              <w:fldChar w:fldCharType="end"/>
            </w:r>
          </w:hyperlink>
        </w:p>
        <w:p w14:paraId="6477A102" w14:textId="76DDAD4D" w:rsidR="000110FB" w:rsidRDefault="000110FB">
          <w:pPr>
            <w:pStyle w:val="TOC2"/>
            <w:tabs>
              <w:tab w:val="left" w:pos="960"/>
              <w:tab w:val="right" w:leader="dot" w:pos="9016"/>
            </w:tabs>
            <w:rPr>
              <w:rFonts w:eastAsiaTheme="minorEastAsia"/>
              <w:noProof/>
            </w:rPr>
          </w:pPr>
          <w:hyperlink w:anchor="_Toc243252193" w:history="1">
            <w:r w:rsidRPr="003E4F7C">
              <w:rPr>
                <w:rStyle w:val="Hyperlink"/>
                <w:noProof/>
              </w:rPr>
              <w:t>6.4.</w:t>
            </w:r>
            <w:r>
              <w:rPr>
                <w:rFonts w:eastAsiaTheme="minorEastAsia"/>
                <w:noProof/>
              </w:rPr>
              <w:tab/>
            </w:r>
            <w:r w:rsidRPr="003E4F7C">
              <w:rPr>
                <w:rStyle w:val="Hyperlink"/>
                <w:noProof/>
              </w:rPr>
              <w:t>Defended Exclusion: Automated Multi-Channel Intake</w:t>
            </w:r>
            <w:r>
              <w:rPr>
                <w:noProof/>
                <w:webHidden/>
              </w:rPr>
              <w:tab/>
            </w:r>
            <w:r>
              <w:rPr>
                <w:noProof/>
                <w:webHidden/>
              </w:rPr>
              <w:fldChar w:fldCharType="begin"/>
            </w:r>
            <w:r>
              <w:rPr>
                <w:noProof/>
                <w:webHidden/>
              </w:rPr>
              <w:instrText xml:space="preserve"> PAGEREF _Toc243252193 \h </w:instrText>
            </w:r>
            <w:r>
              <w:rPr>
                <w:noProof/>
                <w:webHidden/>
              </w:rPr>
            </w:r>
            <w:r>
              <w:rPr>
                <w:noProof/>
                <w:webHidden/>
              </w:rPr>
              <w:fldChar w:fldCharType="separate"/>
            </w:r>
            <w:r>
              <w:rPr>
                <w:noProof/>
                <w:webHidden/>
              </w:rPr>
              <w:t>28</w:t>
            </w:r>
            <w:r>
              <w:rPr>
                <w:noProof/>
                <w:webHidden/>
              </w:rPr>
              <w:fldChar w:fldCharType="end"/>
            </w:r>
          </w:hyperlink>
        </w:p>
        <w:p w14:paraId="5C68BEC3" w14:textId="26709068" w:rsidR="000110FB" w:rsidRDefault="000110FB">
          <w:pPr>
            <w:pStyle w:val="TOC1"/>
            <w:tabs>
              <w:tab w:val="left" w:pos="480"/>
              <w:tab w:val="right" w:leader="dot" w:pos="9016"/>
            </w:tabs>
            <w:rPr>
              <w:rFonts w:eastAsiaTheme="minorEastAsia"/>
              <w:noProof/>
            </w:rPr>
          </w:pPr>
          <w:hyperlink w:anchor="_Toc243252194" w:history="1">
            <w:r w:rsidRPr="003E4F7C">
              <w:rPr>
                <w:rStyle w:val="Hyperlink"/>
                <w:noProof/>
              </w:rPr>
              <w:t>7.</w:t>
            </w:r>
            <w:r>
              <w:rPr>
                <w:rFonts w:eastAsiaTheme="minorEastAsia"/>
                <w:noProof/>
              </w:rPr>
              <w:tab/>
            </w:r>
            <w:r w:rsidRPr="003E4F7C">
              <w:rPr>
                <w:rStyle w:val="Hyperlink"/>
                <w:noProof/>
              </w:rPr>
              <w:t>Requirements &amp; Acceptance Criteria</w:t>
            </w:r>
            <w:r>
              <w:rPr>
                <w:noProof/>
                <w:webHidden/>
              </w:rPr>
              <w:tab/>
            </w:r>
            <w:r>
              <w:rPr>
                <w:noProof/>
                <w:webHidden/>
              </w:rPr>
              <w:fldChar w:fldCharType="begin"/>
            </w:r>
            <w:r>
              <w:rPr>
                <w:noProof/>
                <w:webHidden/>
              </w:rPr>
              <w:instrText xml:space="preserve"> PAGEREF _Toc243252194 \h </w:instrText>
            </w:r>
            <w:r>
              <w:rPr>
                <w:noProof/>
                <w:webHidden/>
              </w:rPr>
            </w:r>
            <w:r>
              <w:rPr>
                <w:noProof/>
                <w:webHidden/>
              </w:rPr>
              <w:fldChar w:fldCharType="separate"/>
            </w:r>
            <w:r>
              <w:rPr>
                <w:noProof/>
                <w:webHidden/>
              </w:rPr>
              <w:t>29</w:t>
            </w:r>
            <w:r>
              <w:rPr>
                <w:noProof/>
                <w:webHidden/>
              </w:rPr>
              <w:fldChar w:fldCharType="end"/>
            </w:r>
          </w:hyperlink>
        </w:p>
        <w:p w14:paraId="396B3467" w14:textId="65172EC5" w:rsidR="000110FB" w:rsidRDefault="000110FB">
          <w:pPr>
            <w:pStyle w:val="TOC2"/>
            <w:tabs>
              <w:tab w:val="left" w:pos="960"/>
              <w:tab w:val="right" w:leader="dot" w:pos="9016"/>
            </w:tabs>
            <w:rPr>
              <w:rFonts w:eastAsiaTheme="minorEastAsia"/>
              <w:noProof/>
            </w:rPr>
          </w:pPr>
          <w:hyperlink w:anchor="_Toc243252195" w:history="1">
            <w:r w:rsidRPr="003E4F7C">
              <w:rPr>
                <w:rStyle w:val="Hyperlink"/>
                <w:noProof/>
              </w:rPr>
              <w:t>7.1.</w:t>
            </w:r>
            <w:r>
              <w:rPr>
                <w:rFonts w:eastAsiaTheme="minorEastAsia"/>
                <w:noProof/>
              </w:rPr>
              <w:tab/>
            </w:r>
            <w:r w:rsidRPr="003E4F7C">
              <w:rPr>
                <w:rStyle w:val="Hyperlink"/>
                <w:noProof/>
              </w:rPr>
              <w:t>Functional Requirements(FR)</w:t>
            </w:r>
            <w:r>
              <w:rPr>
                <w:noProof/>
                <w:webHidden/>
              </w:rPr>
              <w:tab/>
            </w:r>
            <w:r>
              <w:rPr>
                <w:noProof/>
                <w:webHidden/>
              </w:rPr>
              <w:fldChar w:fldCharType="begin"/>
            </w:r>
            <w:r>
              <w:rPr>
                <w:noProof/>
                <w:webHidden/>
              </w:rPr>
              <w:instrText xml:space="preserve"> PAGEREF _Toc243252195 \h </w:instrText>
            </w:r>
            <w:r>
              <w:rPr>
                <w:noProof/>
                <w:webHidden/>
              </w:rPr>
            </w:r>
            <w:r>
              <w:rPr>
                <w:noProof/>
                <w:webHidden/>
              </w:rPr>
              <w:fldChar w:fldCharType="separate"/>
            </w:r>
            <w:r>
              <w:rPr>
                <w:noProof/>
                <w:webHidden/>
              </w:rPr>
              <w:t>29</w:t>
            </w:r>
            <w:r>
              <w:rPr>
                <w:noProof/>
                <w:webHidden/>
              </w:rPr>
              <w:fldChar w:fldCharType="end"/>
            </w:r>
          </w:hyperlink>
        </w:p>
        <w:p w14:paraId="60C62D08" w14:textId="1336D7C6" w:rsidR="000110FB" w:rsidRDefault="000110FB">
          <w:pPr>
            <w:pStyle w:val="TOC2"/>
            <w:tabs>
              <w:tab w:val="left" w:pos="960"/>
              <w:tab w:val="right" w:leader="dot" w:pos="9016"/>
            </w:tabs>
            <w:rPr>
              <w:rFonts w:eastAsiaTheme="minorEastAsia"/>
              <w:noProof/>
            </w:rPr>
          </w:pPr>
          <w:hyperlink w:anchor="_Toc243252196" w:history="1">
            <w:r w:rsidRPr="003E4F7C">
              <w:rPr>
                <w:rStyle w:val="Hyperlink"/>
                <w:noProof/>
              </w:rPr>
              <w:t>7.2.</w:t>
            </w:r>
            <w:r>
              <w:rPr>
                <w:rFonts w:eastAsiaTheme="minorEastAsia"/>
                <w:noProof/>
              </w:rPr>
              <w:tab/>
            </w:r>
            <w:r w:rsidRPr="003E4F7C">
              <w:rPr>
                <w:rStyle w:val="Hyperlink"/>
                <w:noProof/>
              </w:rPr>
              <w:t>Non-Functional Requirements(NFR)</w:t>
            </w:r>
            <w:r>
              <w:rPr>
                <w:noProof/>
                <w:webHidden/>
              </w:rPr>
              <w:tab/>
            </w:r>
            <w:r>
              <w:rPr>
                <w:noProof/>
                <w:webHidden/>
              </w:rPr>
              <w:fldChar w:fldCharType="begin"/>
            </w:r>
            <w:r>
              <w:rPr>
                <w:noProof/>
                <w:webHidden/>
              </w:rPr>
              <w:instrText xml:space="preserve"> PAGEREF _Toc243252196 \h </w:instrText>
            </w:r>
            <w:r>
              <w:rPr>
                <w:noProof/>
                <w:webHidden/>
              </w:rPr>
            </w:r>
            <w:r>
              <w:rPr>
                <w:noProof/>
                <w:webHidden/>
              </w:rPr>
              <w:fldChar w:fldCharType="separate"/>
            </w:r>
            <w:r>
              <w:rPr>
                <w:noProof/>
                <w:webHidden/>
              </w:rPr>
              <w:t>31</w:t>
            </w:r>
            <w:r>
              <w:rPr>
                <w:noProof/>
                <w:webHidden/>
              </w:rPr>
              <w:fldChar w:fldCharType="end"/>
            </w:r>
          </w:hyperlink>
        </w:p>
        <w:p w14:paraId="2DBA6F0A" w14:textId="402550CA" w:rsidR="000110FB" w:rsidRDefault="000110FB">
          <w:pPr>
            <w:pStyle w:val="TOC1"/>
            <w:tabs>
              <w:tab w:val="left" w:pos="480"/>
              <w:tab w:val="right" w:leader="dot" w:pos="9016"/>
            </w:tabs>
            <w:rPr>
              <w:rFonts w:eastAsiaTheme="minorEastAsia"/>
              <w:noProof/>
            </w:rPr>
          </w:pPr>
          <w:hyperlink w:anchor="_Toc243252197" w:history="1">
            <w:r w:rsidRPr="003E4F7C">
              <w:rPr>
                <w:rStyle w:val="Hyperlink"/>
                <w:noProof/>
              </w:rPr>
              <w:t>8.</w:t>
            </w:r>
            <w:r>
              <w:rPr>
                <w:rFonts w:eastAsiaTheme="minorEastAsia"/>
                <w:noProof/>
              </w:rPr>
              <w:tab/>
            </w:r>
            <w:r w:rsidRPr="003E4F7C">
              <w:rPr>
                <w:rStyle w:val="Hyperlink"/>
                <w:noProof/>
              </w:rPr>
              <w:t>Constraints</w:t>
            </w:r>
            <w:r>
              <w:rPr>
                <w:noProof/>
                <w:webHidden/>
              </w:rPr>
              <w:tab/>
            </w:r>
            <w:r>
              <w:rPr>
                <w:noProof/>
                <w:webHidden/>
              </w:rPr>
              <w:fldChar w:fldCharType="begin"/>
            </w:r>
            <w:r>
              <w:rPr>
                <w:noProof/>
                <w:webHidden/>
              </w:rPr>
              <w:instrText xml:space="preserve"> PAGEREF _Toc243252197 \h </w:instrText>
            </w:r>
            <w:r>
              <w:rPr>
                <w:noProof/>
                <w:webHidden/>
              </w:rPr>
            </w:r>
            <w:r>
              <w:rPr>
                <w:noProof/>
                <w:webHidden/>
              </w:rPr>
              <w:fldChar w:fldCharType="separate"/>
            </w:r>
            <w:r>
              <w:rPr>
                <w:noProof/>
                <w:webHidden/>
              </w:rPr>
              <w:t>33</w:t>
            </w:r>
            <w:r>
              <w:rPr>
                <w:noProof/>
                <w:webHidden/>
              </w:rPr>
              <w:fldChar w:fldCharType="end"/>
            </w:r>
          </w:hyperlink>
        </w:p>
        <w:p w14:paraId="64429205" w14:textId="7881DD37" w:rsidR="000110FB" w:rsidRDefault="000110FB">
          <w:pPr>
            <w:pStyle w:val="TOC2"/>
            <w:tabs>
              <w:tab w:val="left" w:pos="960"/>
              <w:tab w:val="right" w:leader="dot" w:pos="9016"/>
            </w:tabs>
            <w:rPr>
              <w:rFonts w:eastAsiaTheme="minorEastAsia"/>
              <w:noProof/>
            </w:rPr>
          </w:pPr>
          <w:hyperlink w:anchor="_Toc243252198" w:history="1">
            <w:r w:rsidRPr="003E4F7C">
              <w:rPr>
                <w:rStyle w:val="Hyperlink"/>
                <w:noProof/>
              </w:rPr>
              <w:t>8.1.</w:t>
            </w:r>
            <w:r>
              <w:rPr>
                <w:rFonts w:eastAsiaTheme="minorEastAsia"/>
                <w:noProof/>
              </w:rPr>
              <w:tab/>
            </w:r>
            <w:r w:rsidRPr="003E4F7C">
              <w:rPr>
                <w:rStyle w:val="Hyperlink"/>
                <w:noProof/>
              </w:rPr>
              <w:t>Trade-off / Ripple-Effect Analysis</w:t>
            </w:r>
            <w:r>
              <w:rPr>
                <w:noProof/>
                <w:webHidden/>
              </w:rPr>
              <w:tab/>
            </w:r>
            <w:r>
              <w:rPr>
                <w:noProof/>
                <w:webHidden/>
              </w:rPr>
              <w:fldChar w:fldCharType="begin"/>
            </w:r>
            <w:r>
              <w:rPr>
                <w:noProof/>
                <w:webHidden/>
              </w:rPr>
              <w:instrText xml:space="preserve"> PAGEREF _Toc243252198 \h </w:instrText>
            </w:r>
            <w:r>
              <w:rPr>
                <w:noProof/>
                <w:webHidden/>
              </w:rPr>
            </w:r>
            <w:r>
              <w:rPr>
                <w:noProof/>
                <w:webHidden/>
              </w:rPr>
              <w:fldChar w:fldCharType="separate"/>
            </w:r>
            <w:r>
              <w:rPr>
                <w:noProof/>
                <w:webHidden/>
              </w:rPr>
              <w:t>34</w:t>
            </w:r>
            <w:r>
              <w:rPr>
                <w:noProof/>
                <w:webHidden/>
              </w:rPr>
              <w:fldChar w:fldCharType="end"/>
            </w:r>
          </w:hyperlink>
        </w:p>
        <w:p w14:paraId="68E8BD47" w14:textId="772809F6" w:rsidR="000110FB" w:rsidRDefault="000110FB">
          <w:pPr>
            <w:pStyle w:val="TOC1"/>
            <w:tabs>
              <w:tab w:val="left" w:pos="480"/>
              <w:tab w:val="right" w:leader="dot" w:pos="9016"/>
            </w:tabs>
            <w:rPr>
              <w:rFonts w:eastAsiaTheme="minorEastAsia"/>
              <w:noProof/>
            </w:rPr>
          </w:pPr>
          <w:hyperlink w:anchor="_Toc243252199" w:history="1">
            <w:r w:rsidRPr="003E4F7C">
              <w:rPr>
                <w:rStyle w:val="Hyperlink"/>
                <w:noProof/>
              </w:rPr>
              <w:t>9.</w:t>
            </w:r>
            <w:r>
              <w:rPr>
                <w:rFonts w:eastAsiaTheme="minorEastAsia"/>
                <w:noProof/>
              </w:rPr>
              <w:tab/>
            </w:r>
            <w:r w:rsidRPr="003E4F7C">
              <w:rPr>
                <w:rStyle w:val="Hyperlink"/>
                <w:noProof/>
              </w:rPr>
              <w:t>Assumptions and Dependencies</w:t>
            </w:r>
            <w:r>
              <w:rPr>
                <w:noProof/>
                <w:webHidden/>
              </w:rPr>
              <w:tab/>
            </w:r>
            <w:r>
              <w:rPr>
                <w:noProof/>
                <w:webHidden/>
              </w:rPr>
              <w:fldChar w:fldCharType="begin"/>
            </w:r>
            <w:r>
              <w:rPr>
                <w:noProof/>
                <w:webHidden/>
              </w:rPr>
              <w:instrText xml:space="preserve"> PAGEREF _Toc243252199 \h </w:instrText>
            </w:r>
            <w:r>
              <w:rPr>
                <w:noProof/>
                <w:webHidden/>
              </w:rPr>
            </w:r>
            <w:r>
              <w:rPr>
                <w:noProof/>
                <w:webHidden/>
              </w:rPr>
              <w:fldChar w:fldCharType="separate"/>
            </w:r>
            <w:r>
              <w:rPr>
                <w:noProof/>
                <w:webHidden/>
              </w:rPr>
              <w:t>35</w:t>
            </w:r>
            <w:r>
              <w:rPr>
                <w:noProof/>
                <w:webHidden/>
              </w:rPr>
              <w:fldChar w:fldCharType="end"/>
            </w:r>
          </w:hyperlink>
        </w:p>
        <w:p w14:paraId="43B24979" w14:textId="346D4C08" w:rsidR="000110FB" w:rsidRDefault="000110FB">
          <w:pPr>
            <w:pStyle w:val="TOC2"/>
            <w:tabs>
              <w:tab w:val="left" w:pos="960"/>
              <w:tab w:val="right" w:leader="dot" w:pos="9016"/>
            </w:tabs>
            <w:rPr>
              <w:rFonts w:eastAsiaTheme="minorEastAsia"/>
              <w:noProof/>
            </w:rPr>
          </w:pPr>
          <w:hyperlink w:anchor="_Toc243252200" w:history="1">
            <w:r w:rsidRPr="003E4F7C">
              <w:rPr>
                <w:rStyle w:val="Hyperlink"/>
                <w:noProof/>
              </w:rPr>
              <w:t>9.1.</w:t>
            </w:r>
            <w:r>
              <w:rPr>
                <w:rFonts w:eastAsiaTheme="minorEastAsia"/>
                <w:noProof/>
              </w:rPr>
              <w:tab/>
            </w:r>
            <w:r w:rsidRPr="003E4F7C">
              <w:rPr>
                <w:rStyle w:val="Hyperlink"/>
                <w:noProof/>
              </w:rPr>
              <w:t>Exceptions and Differences from the above table:</w:t>
            </w:r>
            <w:r>
              <w:rPr>
                <w:noProof/>
                <w:webHidden/>
              </w:rPr>
              <w:tab/>
            </w:r>
            <w:r>
              <w:rPr>
                <w:noProof/>
                <w:webHidden/>
              </w:rPr>
              <w:fldChar w:fldCharType="begin"/>
            </w:r>
            <w:r>
              <w:rPr>
                <w:noProof/>
                <w:webHidden/>
              </w:rPr>
              <w:instrText xml:space="preserve"> PAGEREF _Toc243252200 \h </w:instrText>
            </w:r>
            <w:r>
              <w:rPr>
                <w:noProof/>
                <w:webHidden/>
              </w:rPr>
            </w:r>
            <w:r>
              <w:rPr>
                <w:noProof/>
                <w:webHidden/>
              </w:rPr>
              <w:fldChar w:fldCharType="separate"/>
            </w:r>
            <w:r>
              <w:rPr>
                <w:noProof/>
                <w:webHidden/>
              </w:rPr>
              <w:t>35</w:t>
            </w:r>
            <w:r>
              <w:rPr>
                <w:noProof/>
                <w:webHidden/>
              </w:rPr>
              <w:fldChar w:fldCharType="end"/>
            </w:r>
          </w:hyperlink>
        </w:p>
        <w:p w14:paraId="29B98A63" w14:textId="0F9A4B5F" w:rsidR="000110FB" w:rsidRDefault="000110FB">
          <w:pPr>
            <w:pStyle w:val="TOC1"/>
            <w:tabs>
              <w:tab w:val="right" w:leader="dot" w:pos="9016"/>
            </w:tabs>
            <w:rPr>
              <w:rFonts w:eastAsiaTheme="minorEastAsia"/>
              <w:noProof/>
            </w:rPr>
          </w:pPr>
          <w:hyperlink w:anchor="_Toc243252201" w:history="1">
            <w:r w:rsidRPr="003E4F7C">
              <w:rPr>
                <w:rStyle w:val="Hyperlink"/>
                <w:noProof/>
              </w:rPr>
              <w:t>Requirements Traceability Matrix (v3.0)</w:t>
            </w:r>
            <w:r>
              <w:rPr>
                <w:noProof/>
                <w:webHidden/>
              </w:rPr>
              <w:tab/>
            </w:r>
            <w:r>
              <w:rPr>
                <w:noProof/>
                <w:webHidden/>
              </w:rPr>
              <w:fldChar w:fldCharType="begin"/>
            </w:r>
            <w:r>
              <w:rPr>
                <w:noProof/>
                <w:webHidden/>
              </w:rPr>
              <w:instrText xml:space="preserve"> PAGEREF _Toc243252201 \h </w:instrText>
            </w:r>
            <w:r>
              <w:rPr>
                <w:noProof/>
                <w:webHidden/>
              </w:rPr>
            </w:r>
            <w:r>
              <w:rPr>
                <w:noProof/>
                <w:webHidden/>
              </w:rPr>
              <w:fldChar w:fldCharType="separate"/>
            </w:r>
            <w:r>
              <w:rPr>
                <w:noProof/>
                <w:webHidden/>
              </w:rPr>
              <w:t>38</w:t>
            </w:r>
            <w:r>
              <w:rPr>
                <w:noProof/>
                <w:webHidden/>
              </w:rPr>
              <w:fldChar w:fldCharType="end"/>
            </w:r>
          </w:hyperlink>
        </w:p>
        <w:p w14:paraId="4DFED33A" w14:textId="10AEE075" w:rsidR="000110FB" w:rsidRDefault="000110FB">
          <w:pPr>
            <w:pStyle w:val="TOC2"/>
            <w:tabs>
              <w:tab w:val="left" w:pos="960"/>
              <w:tab w:val="right" w:leader="dot" w:pos="9016"/>
            </w:tabs>
            <w:rPr>
              <w:rFonts w:eastAsiaTheme="minorEastAsia"/>
              <w:noProof/>
            </w:rPr>
          </w:pPr>
          <w:hyperlink w:anchor="_Toc243252202" w:history="1">
            <w:r w:rsidRPr="003E4F7C">
              <w:rPr>
                <w:rStyle w:val="Hyperlink"/>
                <w:noProof/>
              </w:rPr>
              <w:t>9.2.</w:t>
            </w:r>
            <w:r>
              <w:rPr>
                <w:rFonts w:eastAsiaTheme="minorEastAsia"/>
                <w:noProof/>
              </w:rPr>
              <w:tab/>
            </w:r>
            <w:r w:rsidRPr="003E4F7C">
              <w:rPr>
                <w:rStyle w:val="Hyperlink"/>
                <w:noProof/>
              </w:rPr>
              <w:t>Table 1 - Requirement baseline</w:t>
            </w:r>
            <w:r>
              <w:rPr>
                <w:noProof/>
                <w:webHidden/>
              </w:rPr>
              <w:tab/>
            </w:r>
            <w:r>
              <w:rPr>
                <w:noProof/>
                <w:webHidden/>
              </w:rPr>
              <w:fldChar w:fldCharType="begin"/>
            </w:r>
            <w:r>
              <w:rPr>
                <w:noProof/>
                <w:webHidden/>
              </w:rPr>
              <w:instrText xml:space="preserve"> PAGEREF _Toc243252202 \h </w:instrText>
            </w:r>
            <w:r>
              <w:rPr>
                <w:noProof/>
                <w:webHidden/>
              </w:rPr>
            </w:r>
            <w:r>
              <w:rPr>
                <w:noProof/>
                <w:webHidden/>
              </w:rPr>
              <w:fldChar w:fldCharType="separate"/>
            </w:r>
            <w:r>
              <w:rPr>
                <w:noProof/>
                <w:webHidden/>
              </w:rPr>
              <w:t>38</w:t>
            </w:r>
            <w:r>
              <w:rPr>
                <w:noProof/>
                <w:webHidden/>
              </w:rPr>
              <w:fldChar w:fldCharType="end"/>
            </w:r>
          </w:hyperlink>
        </w:p>
        <w:p w14:paraId="43FA3B0D" w14:textId="4894C739" w:rsidR="000110FB" w:rsidRDefault="000110FB">
          <w:pPr>
            <w:pStyle w:val="TOC2"/>
            <w:tabs>
              <w:tab w:val="left" w:pos="960"/>
              <w:tab w:val="right" w:leader="dot" w:pos="9016"/>
            </w:tabs>
            <w:rPr>
              <w:rFonts w:eastAsiaTheme="minorEastAsia"/>
              <w:noProof/>
            </w:rPr>
          </w:pPr>
          <w:hyperlink w:anchor="_Toc243252203" w:history="1">
            <w:r w:rsidRPr="003E4F7C">
              <w:rPr>
                <w:rStyle w:val="Hyperlink"/>
                <w:noProof/>
              </w:rPr>
              <w:t>9.3.</w:t>
            </w:r>
            <w:r>
              <w:rPr>
                <w:rFonts w:eastAsiaTheme="minorEastAsia"/>
                <w:noProof/>
              </w:rPr>
              <w:tab/>
            </w:r>
            <w:r w:rsidRPr="003E4F7C">
              <w:rPr>
                <w:rStyle w:val="Hyperlink"/>
                <w:noProof/>
              </w:rPr>
              <w:t>Table 2 - Engineering evidence</w:t>
            </w:r>
            <w:r>
              <w:rPr>
                <w:noProof/>
                <w:webHidden/>
              </w:rPr>
              <w:tab/>
            </w:r>
            <w:r>
              <w:rPr>
                <w:noProof/>
                <w:webHidden/>
              </w:rPr>
              <w:fldChar w:fldCharType="begin"/>
            </w:r>
            <w:r>
              <w:rPr>
                <w:noProof/>
                <w:webHidden/>
              </w:rPr>
              <w:instrText xml:space="preserve"> PAGEREF _Toc243252203 \h </w:instrText>
            </w:r>
            <w:r>
              <w:rPr>
                <w:noProof/>
                <w:webHidden/>
              </w:rPr>
            </w:r>
            <w:r>
              <w:rPr>
                <w:noProof/>
                <w:webHidden/>
              </w:rPr>
              <w:fldChar w:fldCharType="separate"/>
            </w:r>
            <w:r>
              <w:rPr>
                <w:noProof/>
                <w:webHidden/>
              </w:rPr>
              <w:t>41</w:t>
            </w:r>
            <w:r>
              <w:rPr>
                <w:noProof/>
                <w:webHidden/>
              </w:rPr>
              <w:fldChar w:fldCharType="end"/>
            </w:r>
          </w:hyperlink>
        </w:p>
        <w:p w14:paraId="71B83989" w14:textId="6C9132FC" w:rsidR="000110FB" w:rsidRDefault="000110FB">
          <w:pPr>
            <w:pStyle w:val="TOC2"/>
            <w:tabs>
              <w:tab w:val="left" w:pos="960"/>
              <w:tab w:val="right" w:leader="dot" w:pos="9016"/>
            </w:tabs>
            <w:rPr>
              <w:rFonts w:eastAsiaTheme="minorEastAsia"/>
              <w:noProof/>
            </w:rPr>
          </w:pPr>
          <w:hyperlink w:anchor="_Toc243252204" w:history="1">
            <w:r w:rsidRPr="003E4F7C">
              <w:rPr>
                <w:rStyle w:val="Hyperlink"/>
                <w:noProof/>
              </w:rPr>
              <w:t>9.4.</w:t>
            </w:r>
            <w:r>
              <w:rPr>
                <w:rFonts w:eastAsiaTheme="minorEastAsia"/>
                <w:noProof/>
              </w:rPr>
              <w:tab/>
            </w:r>
            <w:r w:rsidRPr="003E4F7C">
              <w:rPr>
                <w:rStyle w:val="Hyperlink"/>
                <w:noProof/>
              </w:rPr>
              <w:t>Table 3 - M3 implementation and verification (RTM v3.0)</w:t>
            </w:r>
            <w:r>
              <w:rPr>
                <w:noProof/>
                <w:webHidden/>
              </w:rPr>
              <w:tab/>
            </w:r>
            <w:r>
              <w:rPr>
                <w:noProof/>
                <w:webHidden/>
              </w:rPr>
              <w:fldChar w:fldCharType="begin"/>
            </w:r>
            <w:r>
              <w:rPr>
                <w:noProof/>
                <w:webHidden/>
              </w:rPr>
              <w:instrText xml:space="preserve"> PAGEREF _Toc243252204 \h </w:instrText>
            </w:r>
            <w:r>
              <w:rPr>
                <w:noProof/>
                <w:webHidden/>
              </w:rPr>
            </w:r>
            <w:r>
              <w:rPr>
                <w:noProof/>
                <w:webHidden/>
              </w:rPr>
              <w:fldChar w:fldCharType="separate"/>
            </w:r>
            <w:r>
              <w:rPr>
                <w:noProof/>
                <w:webHidden/>
              </w:rPr>
              <w:t>44</w:t>
            </w:r>
            <w:r>
              <w:rPr>
                <w:noProof/>
                <w:webHidden/>
              </w:rPr>
              <w:fldChar w:fldCharType="end"/>
            </w:r>
          </w:hyperlink>
        </w:p>
        <w:p w14:paraId="4384387A" w14:textId="40FB6D27" w:rsidR="000110FB" w:rsidRDefault="000110FB">
          <w:pPr>
            <w:pStyle w:val="TOC1"/>
            <w:tabs>
              <w:tab w:val="left" w:pos="720"/>
              <w:tab w:val="right" w:leader="dot" w:pos="9016"/>
            </w:tabs>
            <w:rPr>
              <w:rFonts w:eastAsiaTheme="minorEastAsia"/>
              <w:noProof/>
            </w:rPr>
          </w:pPr>
          <w:hyperlink w:anchor="_Toc243252205" w:history="1">
            <w:r w:rsidRPr="003E4F7C">
              <w:rPr>
                <w:rStyle w:val="Hyperlink"/>
                <w:noProof/>
              </w:rPr>
              <w:t>10.</w:t>
            </w:r>
            <w:r>
              <w:rPr>
                <w:rFonts w:eastAsiaTheme="minorEastAsia"/>
                <w:noProof/>
              </w:rPr>
              <w:tab/>
            </w:r>
            <w:r w:rsidRPr="003E4F7C">
              <w:rPr>
                <w:rStyle w:val="Hyperlink"/>
                <w:noProof/>
              </w:rPr>
              <w:t>End-to-End Traces</w:t>
            </w:r>
            <w:r>
              <w:rPr>
                <w:noProof/>
                <w:webHidden/>
              </w:rPr>
              <w:tab/>
            </w:r>
            <w:r>
              <w:rPr>
                <w:noProof/>
                <w:webHidden/>
              </w:rPr>
              <w:fldChar w:fldCharType="begin"/>
            </w:r>
            <w:r>
              <w:rPr>
                <w:noProof/>
                <w:webHidden/>
              </w:rPr>
              <w:instrText xml:space="preserve"> PAGEREF _Toc243252205 \h </w:instrText>
            </w:r>
            <w:r>
              <w:rPr>
                <w:noProof/>
                <w:webHidden/>
              </w:rPr>
            </w:r>
            <w:r>
              <w:rPr>
                <w:noProof/>
                <w:webHidden/>
              </w:rPr>
              <w:fldChar w:fldCharType="separate"/>
            </w:r>
            <w:r>
              <w:rPr>
                <w:noProof/>
                <w:webHidden/>
              </w:rPr>
              <w:t>50</w:t>
            </w:r>
            <w:r>
              <w:rPr>
                <w:noProof/>
                <w:webHidden/>
              </w:rPr>
              <w:fldChar w:fldCharType="end"/>
            </w:r>
          </w:hyperlink>
        </w:p>
        <w:p w14:paraId="427775F7" w14:textId="2FAC7752" w:rsidR="000110FB" w:rsidRDefault="000110FB">
          <w:pPr>
            <w:pStyle w:val="TOC1"/>
            <w:tabs>
              <w:tab w:val="left" w:pos="720"/>
              <w:tab w:val="right" w:leader="dot" w:pos="9016"/>
            </w:tabs>
            <w:rPr>
              <w:rFonts w:eastAsiaTheme="minorEastAsia"/>
              <w:noProof/>
            </w:rPr>
          </w:pPr>
          <w:hyperlink w:anchor="_Toc243252206" w:history="1">
            <w:r w:rsidRPr="003E4F7C">
              <w:rPr>
                <w:rStyle w:val="Hyperlink"/>
                <w:noProof/>
              </w:rPr>
              <w:t>11.</w:t>
            </w:r>
            <w:r>
              <w:rPr>
                <w:rFonts w:eastAsiaTheme="minorEastAsia"/>
                <w:noProof/>
              </w:rPr>
              <w:tab/>
            </w:r>
            <w:r w:rsidRPr="003E4F7C">
              <w:rPr>
                <w:rStyle w:val="Hyperlink"/>
                <w:noProof/>
              </w:rPr>
              <w:t>Architecturally Significant Requirements</w:t>
            </w:r>
            <w:r>
              <w:rPr>
                <w:noProof/>
                <w:webHidden/>
              </w:rPr>
              <w:tab/>
            </w:r>
            <w:r>
              <w:rPr>
                <w:noProof/>
                <w:webHidden/>
              </w:rPr>
              <w:fldChar w:fldCharType="begin"/>
            </w:r>
            <w:r>
              <w:rPr>
                <w:noProof/>
                <w:webHidden/>
              </w:rPr>
              <w:instrText xml:space="preserve"> PAGEREF _Toc243252206 \h </w:instrText>
            </w:r>
            <w:r>
              <w:rPr>
                <w:noProof/>
                <w:webHidden/>
              </w:rPr>
            </w:r>
            <w:r>
              <w:rPr>
                <w:noProof/>
                <w:webHidden/>
              </w:rPr>
              <w:fldChar w:fldCharType="separate"/>
            </w:r>
            <w:r>
              <w:rPr>
                <w:noProof/>
                <w:webHidden/>
              </w:rPr>
              <w:t>51</w:t>
            </w:r>
            <w:r>
              <w:rPr>
                <w:noProof/>
                <w:webHidden/>
              </w:rPr>
              <w:fldChar w:fldCharType="end"/>
            </w:r>
          </w:hyperlink>
        </w:p>
        <w:p w14:paraId="7BF54FCE" w14:textId="3963FC2C" w:rsidR="000110FB" w:rsidRDefault="000110FB">
          <w:pPr>
            <w:pStyle w:val="TOC2"/>
            <w:tabs>
              <w:tab w:val="left" w:pos="1200"/>
              <w:tab w:val="right" w:leader="dot" w:pos="9016"/>
            </w:tabs>
            <w:rPr>
              <w:rFonts w:eastAsiaTheme="minorEastAsia"/>
              <w:noProof/>
            </w:rPr>
          </w:pPr>
          <w:hyperlink w:anchor="_Toc243252207" w:history="1">
            <w:r w:rsidRPr="003E4F7C">
              <w:rPr>
                <w:rStyle w:val="Hyperlink"/>
                <w:noProof/>
              </w:rPr>
              <w:t>11.1.</w:t>
            </w:r>
            <w:r>
              <w:rPr>
                <w:rFonts w:eastAsiaTheme="minorEastAsia"/>
                <w:noProof/>
              </w:rPr>
              <w:tab/>
            </w:r>
            <w:r w:rsidRPr="003E4F7C">
              <w:rPr>
                <w:rStyle w:val="Hyperlink"/>
                <w:noProof/>
              </w:rPr>
              <w:t>Most Influential Drivers</w:t>
            </w:r>
            <w:r>
              <w:rPr>
                <w:noProof/>
                <w:webHidden/>
              </w:rPr>
              <w:tab/>
            </w:r>
            <w:r>
              <w:rPr>
                <w:noProof/>
                <w:webHidden/>
              </w:rPr>
              <w:fldChar w:fldCharType="begin"/>
            </w:r>
            <w:r>
              <w:rPr>
                <w:noProof/>
                <w:webHidden/>
              </w:rPr>
              <w:instrText xml:space="preserve"> PAGEREF _Toc243252207 \h </w:instrText>
            </w:r>
            <w:r>
              <w:rPr>
                <w:noProof/>
                <w:webHidden/>
              </w:rPr>
            </w:r>
            <w:r>
              <w:rPr>
                <w:noProof/>
                <w:webHidden/>
              </w:rPr>
              <w:fldChar w:fldCharType="separate"/>
            </w:r>
            <w:r>
              <w:rPr>
                <w:noProof/>
                <w:webHidden/>
              </w:rPr>
              <w:t>54</w:t>
            </w:r>
            <w:r>
              <w:rPr>
                <w:noProof/>
                <w:webHidden/>
              </w:rPr>
              <w:fldChar w:fldCharType="end"/>
            </w:r>
          </w:hyperlink>
        </w:p>
        <w:p w14:paraId="0D039231" w14:textId="34A42676" w:rsidR="000110FB" w:rsidRDefault="000110FB">
          <w:pPr>
            <w:pStyle w:val="TOC2"/>
            <w:tabs>
              <w:tab w:val="left" w:pos="1200"/>
              <w:tab w:val="right" w:leader="dot" w:pos="9016"/>
            </w:tabs>
            <w:rPr>
              <w:rFonts w:eastAsiaTheme="minorEastAsia"/>
              <w:noProof/>
            </w:rPr>
          </w:pPr>
          <w:hyperlink w:anchor="_Toc243252208" w:history="1">
            <w:r w:rsidRPr="003E4F7C">
              <w:rPr>
                <w:rStyle w:val="Hyperlink"/>
                <w:noProof/>
              </w:rPr>
              <w:t>11.2.</w:t>
            </w:r>
            <w:r>
              <w:rPr>
                <w:rFonts w:eastAsiaTheme="minorEastAsia"/>
                <w:noProof/>
              </w:rPr>
              <w:tab/>
            </w:r>
            <w:r w:rsidRPr="003E4F7C">
              <w:rPr>
                <w:rStyle w:val="Hyperlink"/>
                <w:noProof/>
              </w:rPr>
              <w:t>Quality Attributes Considered but Not Treated as ASRs</w:t>
            </w:r>
            <w:r>
              <w:rPr>
                <w:noProof/>
                <w:webHidden/>
              </w:rPr>
              <w:tab/>
            </w:r>
            <w:r>
              <w:rPr>
                <w:noProof/>
                <w:webHidden/>
              </w:rPr>
              <w:fldChar w:fldCharType="begin"/>
            </w:r>
            <w:r>
              <w:rPr>
                <w:noProof/>
                <w:webHidden/>
              </w:rPr>
              <w:instrText xml:space="preserve"> PAGEREF _Toc243252208 \h </w:instrText>
            </w:r>
            <w:r>
              <w:rPr>
                <w:noProof/>
                <w:webHidden/>
              </w:rPr>
            </w:r>
            <w:r>
              <w:rPr>
                <w:noProof/>
                <w:webHidden/>
              </w:rPr>
              <w:fldChar w:fldCharType="separate"/>
            </w:r>
            <w:r>
              <w:rPr>
                <w:noProof/>
                <w:webHidden/>
              </w:rPr>
              <w:t>54</w:t>
            </w:r>
            <w:r>
              <w:rPr>
                <w:noProof/>
                <w:webHidden/>
              </w:rPr>
              <w:fldChar w:fldCharType="end"/>
            </w:r>
          </w:hyperlink>
        </w:p>
        <w:p w14:paraId="5D0C1B1F" w14:textId="595FB1F4" w:rsidR="000110FB" w:rsidRDefault="000110FB">
          <w:pPr>
            <w:pStyle w:val="TOC2"/>
            <w:tabs>
              <w:tab w:val="left" w:pos="1200"/>
              <w:tab w:val="right" w:leader="dot" w:pos="9016"/>
            </w:tabs>
            <w:rPr>
              <w:rFonts w:eastAsiaTheme="minorEastAsia"/>
              <w:noProof/>
            </w:rPr>
          </w:pPr>
          <w:hyperlink w:anchor="_Toc243252209" w:history="1">
            <w:r w:rsidRPr="003E4F7C">
              <w:rPr>
                <w:rStyle w:val="Hyperlink"/>
                <w:noProof/>
              </w:rPr>
              <w:t>11.3.</w:t>
            </w:r>
            <w:r>
              <w:rPr>
                <w:rFonts w:eastAsiaTheme="minorEastAsia"/>
                <w:noProof/>
              </w:rPr>
              <w:tab/>
            </w:r>
            <w:r w:rsidRPr="003E4F7C">
              <w:rPr>
                <w:rStyle w:val="Hyperlink"/>
                <w:noProof/>
              </w:rPr>
              <w:t>M2 Architecture Review</w:t>
            </w:r>
            <w:r>
              <w:rPr>
                <w:noProof/>
                <w:webHidden/>
              </w:rPr>
              <w:tab/>
            </w:r>
            <w:r>
              <w:rPr>
                <w:noProof/>
                <w:webHidden/>
              </w:rPr>
              <w:fldChar w:fldCharType="begin"/>
            </w:r>
            <w:r>
              <w:rPr>
                <w:noProof/>
                <w:webHidden/>
              </w:rPr>
              <w:instrText xml:space="preserve"> PAGEREF _Toc243252209 \h </w:instrText>
            </w:r>
            <w:r>
              <w:rPr>
                <w:noProof/>
                <w:webHidden/>
              </w:rPr>
            </w:r>
            <w:r>
              <w:rPr>
                <w:noProof/>
                <w:webHidden/>
              </w:rPr>
              <w:fldChar w:fldCharType="separate"/>
            </w:r>
            <w:r>
              <w:rPr>
                <w:noProof/>
                <w:webHidden/>
              </w:rPr>
              <w:t>54</w:t>
            </w:r>
            <w:r>
              <w:rPr>
                <w:noProof/>
                <w:webHidden/>
              </w:rPr>
              <w:fldChar w:fldCharType="end"/>
            </w:r>
          </w:hyperlink>
        </w:p>
        <w:p w14:paraId="34794C61" w14:textId="3677AEFF" w:rsidR="000110FB" w:rsidRDefault="000110FB">
          <w:pPr>
            <w:pStyle w:val="TOC2"/>
            <w:tabs>
              <w:tab w:val="left" w:pos="1200"/>
              <w:tab w:val="right" w:leader="dot" w:pos="9016"/>
            </w:tabs>
            <w:rPr>
              <w:rFonts w:eastAsiaTheme="minorEastAsia"/>
              <w:noProof/>
            </w:rPr>
          </w:pPr>
          <w:hyperlink w:anchor="_Toc243252210" w:history="1">
            <w:r w:rsidRPr="003E4F7C">
              <w:rPr>
                <w:rStyle w:val="Hyperlink"/>
                <w:noProof/>
              </w:rPr>
              <w:t>11.4.</w:t>
            </w:r>
            <w:r>
              <w:rPr>
                <w:rFonts w:eastAsiaTheme="minorEastAsia"/>
                <w:noProof/>
              </w:rPr>
              <w:tab/>
            </w:r>
            <w:r w:rsidRPr="003E4F7C">
              <w:rPr>
                <w:rStyle w:val="Hyperlink"/>
                <w:noProof/>
              </w:rPr>
              <w:t>ASR Verification (M4)</w:t>
            </w:r>
            <w:r>
              <w:rPr>
                <w:noProof/>
                <w:webHidden/>
              </w:rPr>
              <w:tab/>
            </w:r>
            <w:r>
              <w:rPr>
                <w:noProof/>
                <w:webHidden/>
              </w:rPr>
              <w:fldChar w:fldCharType="begin"/>
            </w:r>
            <w:r>
              <w:rPr>
                <w:noProof/>
                <w:webHidden/>
              </w:rPr>
              <w:instrText xml:space="preserve"> PAGEREF _Toc243252210 \h </w:instrText>
            </w:r>
            <w:r>
              <w:rPr>
                <w:noProof/>
                <w:webHidden/>
              </w:rPr>
            </w:r>
            <w:r>
              <w:rPr>
                <w:noProof/>
                <w:webHidden/>
              </w:rPr>
              <w:fldChar w:fldCharType="separate"/>
            </w:r>
            <w:r>
              <w:rPr>
                <w:noProof/>
                <w:webHidden/>
              </w:rPr>
              <w:t>55</w:t>
            </w:r>
            <w:r>
              <w:rPr>
                <w:noProof/>
                <w:webHidden/>
              </w:rPr>
              <w:fldChar w:fldCharType="end"/>
            </w:r>
          </w:hyperlink>
        </w:p>
        <w:p w14:paraId="2C73F018" w14:textId="034B5E8E" w:rsidR="000110FB" w:rsidRDefault="000110FB">
          <w:pPr>
            <w:pStyle w:val="TOC1"/>
            <w:tabs>
              <w:tab w:val="left" w:pos="720"/>
              <w:tab w:val="right" w:leader="dot" w:pos="9016"/>
            </w:tabs>
            <w:rPr>
              <w:rFonts w:eastAsiaTheme="minorEastAsia"/>
              <w:noProof/>
            </w:rPr>
          </w:pPr>
          <w:hyperlink w:anchor="_Toc243252211" w:history="1">
            <w:r w:rsidRPr="003E4F7C">
              <w:rPr>
                <w:rStyle w:val="Hyperlink"/>
                <w:noProof/>
              </w:rPr>
              <w:t>12.</w:t>
            </w:r>
            <w:r>
              <w:rPr>
                <w:rFonts w:eastAsiaTheme="minorEastAsia"/>
                <w:noProof/>
              </w:rPr>
              <w:tab/>
            </w:r>
            <w:r w:rsidRPr="003E4F7C">
              <w:rPr>
                <w:rStyle w:val="Hyperlink"/>
                <w:noProof/>
              </w:rPr>
              <w:t>Risk Register</w:t>
            </w:r>
            <w:r>
              <w:rPr>
                <w:noProof/>
                <w:webHidden/>
              </w:rPr>
              <w:tab/>
            </w:r>
            <w:r>
              <w:rPr>
                <w:noProof/>
                <w:webHidden/>
              </w:rPr>
              <w:fldChar w:fldCharType="begin"/>
            </w:r>
            <w:r>
              <w:rPr>
                <w:noProof/>
                <w:webHidden/>
              </w:rPr>
              <w:instrText xml:space="preserve"> PAGEREF _Toc243252211 \h </w:instrText>
            </w:r>
            <w:r>
              <w:rPr>
                <w:noProof/>
                <w:webHidden/>
              </w:rPr>
            </w:r>
            <w:r>
              <w:rPr>
                <w:noProof/>
                <w:webHidden/>
              </w:rPr>
              <w:fldChar w:fldCharType="separate"/>
            </w:r>
            <w:r>
              <w:rPr>
                <w:noProof/>
                <w:webHidden/>
              </w:rPr>
              <w:t>56</w:t>
            </w:r>
            <w:r>
              <w:rPr>
                <w:noProof/>
                <w:webHidden/>
              </w:rPr>
              <w:fldChar w:fldCharType="end"/>
            </w:r>
          </w:hyperlink>
        </w:p>
        <w:p w14:paraId="76CE8DCD" w14:textId="5F13CAC9" w:rsidR="000110FB" w:rsidRDefault="000110FB">
          <w:pPr>
            <w:pStyle w:val="TOC1"/>
            <w:tabs>
              <w:tab w:val="left" w:pos="720"/>
              <w:tab w:val="right" w:leader="dot" w:pos="9016"/>
            </w:tabs>
            <w:rPr>
              <w:rFonts w:eastAsiaTheme="minorEastAsia"/>
              <w:noProof/>
            </w:rPr>
          </w:pPr>
          <w:hyperlink w:anchor="_Toc243252212" w:history="1">
            <w:r w:rsidRPr="003E4F7C">
              <w:rPr>
                <w:rStyle w:val="Hyperlink"/>
                <w:noProof/>
              </w:rPr>
              <w:t>13.</w:t>
            </w:r>
            <w:r>
              <w:rPr>
                <w:rFonts w:eastAsiaTheme="minorEastAsia"/>
                <w:noProof/>
              </w:rPr>
              <w:tab/>
            </w:r>
            <w:r w:rsidRPr="003E4F7C">
              <w:rPr>
                <w:rStyle w:val="Hyperlink"/>
                <w:noProof/>
              </w:rPr>
              <w:t>Forward Engineering Considerations</w:t>
            </w:r>
            <w:r>
              <w:rPr>
                <w:noProof/>
                <w:webHidden/>
              </w:rPr>
              <w:tab/>
            </w:r>
            <w:r>
              <w:rPr>
                <w:noProof/>
                <w:webHidden/>
              </w:rPr>
              <w:fldChar w:fldCharType="begin"/>
            </w:r>
            <w:r>
              <w:rPr>
                <w:noProof/>
                <w:webHidden/>
              </w:rPr>
              <w:instrText xml:space="preserve"> PAGEREF _Toc243252212 \h </w:instrText>
            </w:r>
            <w:r>
              <w:rPr>
                <w:noProof/>
                <w:webHidden/>
              </w:rPr>
            </w:r>
            <w:r>
              <w:rPr>
                <w:noProof/>
                <w:webHidden/>
              </w:rPr>
              <w:fldChar w:fldCharType="separate"/>
            </w:r>
            <w:r>
              <w:rPr>
                <w:noProof/>
                <w:webHidden/>
              </w:rPr>
              <w:t>63</w:t>
            </w:r>
            <w:r>
              <w:rPr>
                <w:noProof/>
                <w:webHidden/>
              </w:rPr>
              <w:fldChar w:fldCharType="end"/>
            </w:r>
          </w:hyperlink>
        </w:p>
        <w:p w14:paraId="6D22DD71" w14:textId="5653586B" w:rsidR="000110FB" w:rsidRDefault="000110FB">
          <w:pPr>
            <w:pStyle w:val="TOC2"/>
            <w:tabs>
              <w:tab w:val="left" w:pos="1200"/>
              <w:tab w:val="right" w:leader="dot" w:pos="9016"/>
            </w:tabs>
            <w:rPr>
              <w:rFonts w:eastAsiaTheme="minorEastAsia"/>
              <w:noProof/>
            </w:rPr>
          </w:pPr>
          <w:hyperlink w:anchor="_Toc243252213" w:history="1">
            <w:r w:rsidRPr="003E4F7C">
              <w:rPr>
                <w:rStyle w:val="Hyperlink"/>
                <w:noProof/>
              </w:rPr>
              <w:t>13.1.</w:t>
            </w:r>
            <w:r>
              <w:rPr>
                <w:rFonts w:eastAsiaTheme="minorEastAsia"/>
                <w:noProof/>
              </w:rPr>
              <w:tab/>
            </w:r>
            <w:r w:rsidRPr="003E4F7C">
              <w:rPr>
                <w:rStyle w:val="Hyperlink"/>
                <w:noProof/>
              </w:rPr>
              <w:t>Auditing, Logging and Traceability of Request Handling</w:t>
            </w:r>
            <w:r>
              <w:rPr>
                <w:noProof/>
                <w:webHidden/>
              </w:rPr>
              <w:tab/>
            </w:r>
            <w:r>
              <w:rPr>
                <w:noProof/>
                <w:webHidden/>
              </w:rPr>
              <w:fldChar w:fldCharType="begin"/>
            </w:r>
            <w:r>
              <w:rPr>
                <w:noProof/>
                <w:webHidden/>
              </w:rPr>
              <w:instrText xml:space="preserve"> PAGEREF _Toc243252213 \h </w:instrText>
            </w:r>
            <w:r>
              <w:rPr>
                <w:noProof/>
                <w:webHidden/>
              </w:rPr>
            </w:r>
            <w:r>
              <w:rPr>
                <w:noProof/>
                <w:webHidden/>
              </w:rPr>
              <w:fldChar w:fldCharType="separate"/>
            </w:r>
            <w:r>
              <w:rPr>
                <w:noProof/>
                <w:webHidden/>
              </w:rPr>
              <w:t>63</w:t>
            </w:r>
            <w:r>
              <w:rPr>
                <w:noProof/>
                <w:webHidden/>
              </w:rPr>
              <w:fldChar w:fldCharType="end"/>
            </w:r>
          </w:hyperlink>
        </w:p>
        <w:p w14:paraId="6D962E83" w14:textId="3447190D" w:rsidR="000110FB" w:rsidRDefault="000110FB">
          <w:pPr>
            <w:pStyle w:val="TOC2"/>
            <w:tabs>
              <w:tab w:val="left" w:pos="1200"/>
              <w:tab w:val="right" w:leader="dot" w:pos="9016"/>
            </w:tabs>
            <w:rPr>
              <w:rFonts w:eastAsiaTheme="minorEastAsia"/>
              <w:noProof/>
            </w:rPr>
          </w:pPr>
          <w:hyperlink w:anchor="_Toc243252214" w:history="1">
            <w:r w:rsidRPr="003E4F7C">
              <w:rPr>
                <w:rStyle w:val="Hyperlink"/>
                <w:noProof/>
              </w:rPr>
              <w:t>13.2.</w:t>
            </w:r>
            <w:r>
              <w:rPr>
                <w:rFonts w:eastAsiaTheme="minorEastAsia"/>
                <w:noProof/>
              </w:rPr>
              <w:tab/>
            </w:r>
            <w:r w:rsidRPr="003E4F7C">
              <w:rPr>
                <w:rStyle w:val="Hyperlink"/>
                <w:noProof/>
              </w:rPr>
              <w:t>Notification &amp; Communication Between Requester and Handler</w:t>
            </w:r>
            <w:r>
              <w:rPr>
                <w:noProof/>
                <w:webHidden/>
              </w:rPr>
              <w:tab/>
            </w:r>
            <w:r>
              <w:rPr>
                <w:noProof/>
                <w:webHidden/>
              </w:rPr>
              <w:fldChar w:fldCharType="begin"/>
            </w:r>
            <w:r>
              <w:rPr>
                <w:noProof/>
                <w:webHidden/>
              </w:rPr>
              <w:instrText xml:space="preserve"> PAGEREF _Toc243252214 \h </w:instrText>
            </w:r>
            <w:r>
              <w:rPr>
                <w:noProof/>
                <w:webHidden/>
              </w:rPr>
            </w:r>
            <w:r>
              <w:rPr>
                <w:noProof/>
                <w:webHidden/>
              </w:rPr>
              <w:fldChar w:fldCharType="separate"/>
            </w:r>
            <w:r>
              <w:rPr>
                <w:noProof/>
                <w:webHidden/>
              </w:rPr>
              <w:t>63</w:t>
            </w:r>
            <w:r>
              <w:rPr>
                <w:noProof/>
                <w:webHidden/>
              </w:rPr>
              <w:fldChar w:fldCharType="end"/>
            </w:r>
          </w:hyperlink>
        </w:p>
        <w:p w14:paraId="3583382C" w14:textId="5023B93A" w:rsidR="000110FB" w:rsidRDefault="000110FB">
          <w:pPr>
            <w:pStyle w:val="TOC2"/>
            <w:tabs>
              <w:tab w:val="left" w:pos="1200"/>
              <w:tab w:val="right" w:leader="dot" w:pos="9016"/>
            </w:tabs>
            <w:rPr>
              <w:rFonts w:eastAsiaTheme="minorEastAsia"/>
              <w:noProof/>
            </w:rPr>
          </w:pPr>
          <w:hyperlink w:anchor="_Toc243252215" w:history="1">
            <w:r w:rsidRPr="003E4F7C">
              <w:rPr>
                <w:rStyle w:val="Hyperlink"/>
                <w:noProof/>
              </w:rPr>
              <w:t>13.3.</w:t>
            </w:r>
            <w:r>
              <w:rPr>
                <w:rFonts w:eastAsiaTheme="minorEastAsia"/>
                <w:noProof/>
              </w:rPr>
              <w:tab/>
            </w:r>
            <w:r w:rsidRPr="003E4F7C">
              <w:rPr>
                <w:rStyle w:val="Hyperlink"/>
                <w:noProof/>
              </w:rPr>
              <w:t>Request Prioritization &amp; Escalation</w:t>
            </w:r>
            <w:r>
              <w:rPr>
                <w:noProof/>
                <w:webHidden/>
              </w:rPr>
              <w:tab/>
            </w:r>
            <w:r>
              <w:rPr>
                <w:noProof/>
                <w:webHidden/>
              </w:rPr>
              <w:fldChar w:fldCharType="begin"/>
            </w:r>
            <w:r>
              <w:rPr>
                <w:noProof/>
                <w:webHidden/>
              </w:rPr>
              <w:instrText xml:space="preserve"> PAGEREF _Toc243252215 \h </w:instrText>
            </w:r>
            <w:r>
              <w:rPr>
                <w:noProof/>
                <w:webHidden/>
              </w:rPr>
            </w:r>
            <w:r>
              <w:rPr>
                <w:noProof/>
                <w:webHidden/>
              </w:rPr>
              <w:fldChar w:fldCharType="separate"/>
            </w:r>
            <w:r>
              <w:rPr>
                <w:noProof/>
                <w:webHidden/>
              </w:rPr>
              <w:t>64</w:t>
            </w:r>
            <w:r>
              <w:rPr>
                <w:noProof/>
                <w:webHidden/>
              </w:rPr>
              <w:fldChar w:fldCharType="end"/>
            </w:r>
          </w:hyperlink>
        </w:p>
        <w:p w14:paraId="060ECF12" w14:textId="79CC4089" w:rsidR="000110FB" w:rsidRDefault="000110FB">
          <w:pPr>
            <w:pStyle w:val="TOC2"/>
            <w:tabs>
              <w:tab w:val="left" w:pos="1200"/>
              <w:tab w:val="right" w:leader="dot" w:pos="9016"/>
            </w:tabs>
            <w:rPr>
              <w:rFonts w:eastAsiaTheme="minorEastAsia"/>
              <w:noProof/>
            </w:rPr>
          </w:pPr>
          <w:hyperlink w:anchor="_Toc243252216" w:history="1">
            <w:r w:rsidRPr="003E4F7C">
              <w:rPr>
                <w:rStyle w:val="Hyperlink"/>
                <w:noProof/>
              </w:rPr>
              <w:t>13.4.</w:t>
            </w:r>
            <w:r>
              <w:rPr>
                <w:rFonts w:eastAsiaTheme="minorEastAsia"/>
                <w:noProof/>
              </w:rPr>
              <w:tab/>
            </w:r>
            <w:r w:rsidRPr="003E4F7C">
              <w:rPr>
                <w:rStyle w:val="Hyperlink"/>
                <w:noProof/>
              </w:rPr>
              <w:t>Scalability and Concurrency</w:t>
            </w:r>
            <w:r>
              <w:rPr>
                <w:noProof/>
                <w:webHidden/>
              </w:rPr>
              <w:tab/>
            </w:r>
            <w:r>
              <w:rPr>
                <w:noProof/>
                <w:webHidden/>
              </w:rPr>
              <w:fldChar w:fldCharType="begin"/>
            </w:r>
            <w:r>
              <w:rPr>
                <w:noProof/>
                <w:webHidden/>
              </w:rPr>
              <w:instrText xml:space="preserve"> PAGEREF _Toc243252216 \h </w:instrText>
            </w:r>
            <w:r>
              <w:rPr>
                <w:noProof/>
                <w:webHidden/>
              </w:rPr>
            </w:r>
            <w:r>
              <w:rPr>
                <w:noProof/>
                <w:webHidden/>
              </w:rPr>
              <w:fldChar w:fldCharType="separate"/>
            </w:r>
            <w:r>
              <w:rPr>
                <w:noProof/>
                <w:webHidden/>
              </w:rPr>
              <w:t>64</w:t>
            </w:r>
            <w:r>
              <w:rPr>
                <w:noProof/>
                <w:webHidden/>
              </w:rPr>
              <w:fldChar w:fldCharType="end"/>
            </w:r>
          </w:hyperlink>
        </w:p>
        <w:p w14:paraId="012AAC47" w14:textId="19B5937D" w:rsidR="000110FB" w:rsidRDefault="000110FB">
          <w:pPr>
            <w:pStyle w:val="TOC2"/>
            <w:tabs>
              <w:tab w:val="left" w:pos="1200"/>
              <w:tab w:val="right" w:leader="dot" w:pos="9016"/>
            </w:tabs>
            <w:rPr>
              <w:rFonts w:eastAsiaTheme="minorEastAsia"/>
              <w:noProof/>
            </w:rPr>
          </w:pPr>
          <w:hyperlink w:anchor="_Toc243252217" w:history="1">
            <w:r w:rsidRPr="003E4F7C">
              <w:rPr>
                <w:rStyle w:val="Hyperlink"/>
                <w:noProof/>
              </w:rPr>
              <w:t>13.5.</w:t>
            </w:r>
            <w:r>
              <w:rPr>
                <w:rFonts w:eastAsiaTheme="minorEastAsia"/>
                <w:noProof/>
              </w:rPr>
              <w:tab/>
            </w:r>
            <w:r w:rsidRPr="003E4F7C">
              <w:rPr>
                <w:rStyle w:val="Hyperlink"/>
                <w:noProof/>
              </w:rPr>
              <w:t>System Integration &amp; Legacy Data</w:t>
            </w:r>
            <w:r>
              <w:rPr>
                <w:noProof/>
                <w:webHidden/>
              </w:rPr>
              <w:tab/>
            </w:r>
            <w:r>
              <w:rPr>
                <w:noProof/>
                <w:webHidden/>
              </w:rPr>
              <w:fldChar w:fldCharType="begin"/>
            </w:r>
            <w:r>
              <w:rPr>
                <w:noProof/>
                <w:webHidden/>
              </w:rPr>
              <w:instrText xml:space="preserve"> PAGEREF _Toc243252217 \h </w:instrText>
            </w:r>
            <w:r>
              <w:rPr>
                <w:noProof/>
                <w:webHidden/>
              </w:rPr>
            </w:r>
            <w:r>
              <w:rPr>
                <w:noProof/>
                <w:webHidden/>
              </w:rPr>
              <w:fldChar w:fldCharType="separate"/>
            </w:r>
            <w:r>
              <w:rPr>
                <w:noProof/>
                <w:webHidden/>
              </w:rPr>
              <w:t>64</w:t>
            </w:r>
            <w:r>
              <w:rPr>
                <w:noProof/>
                <w:webHidden/>
              </w:rPr>
              <w:fldChar w:fldCharType="end"/>
            </w:r>
          </w:hyperlink>
        </w:p>
        <w:p w14:paraId="5D1FBEE3" w14:textId="09D45957" w:rsidR="000110FB" w:rsidRDefault="000110FB">
          <w:pPr>
            <w:pStyle w:val="TOC2"/>
            <w:tabs>
              <w:tab w:val="left" w:pos="1200"/>
              <w:tab w:val="right" w:leader="dot" w:pos="9016"/>
            </w:tabs>
            <w:rPr>
              <w:rFonts w:eastAsiaTheme="minorEastAsia"/>
              <w:noProof/>
            </w:rPr>
          </w:pPr>
          <w:hyperlink w:anchor="_Toc243252218" w:history="1">
            <w:r w:rsidRPr="003E4F7C">
              <w:rPr>
                <w:rStyle w:val="Hyperlink"/>
                <w:noProof/>
              </w:rPr>
              <w:t>13.6.</w:t>
            </w:r>
            <w:r>
              <w:rPr>
                <w:rFonts w:eastAsiaTheme="minorEastAsia"/>
                <w:noProof/>
              </w:rPr>
              <w:tab/>
            </w:r>
            <w:r w:rsidRPr="003E4F7C">
              <w:rPr>
                <w:rStyle w:val="Hyperlink"/>
                <w:noProof/>
              </w:rPr>
              <w:t>Definition of Digital Platform</w:t>
            </w:r>
            <w:r>
              <w:rPr>
                <w:noProof/>
                <w:webHidden/>
              </w:rPr>
              <w:tab/>
            </w:r>
            <w:r>
              <w:rPr>
                <w:noProof/>
                <w:webHidden/>
              </w:rPr>
              <w:fldChar w:fldCharType="begin"/>
            </w:r>
            <w:r>
              <w:rPr>
                <w:noProof/>
                <w:webHidden/>
              </w:rPr>
              <w:instrText xml:space="preserve"> PAGEREF _Toc243252218 \h </w:instrText>
            </w:r>
            <w:r>
              <w:rPr>
                <w:noProof/>
                <w:webHidden/>
              </w:rPr>
            </w:r>
            <w:r>
              <w:rPr>
                <w:noProof/>
                <w:webHidden/>
              </w:rPr>
              <w:fldChar w:fldCharType="separate"/>
            </w:r>
            <w:r>
              <w:rPr>
                <w:noProof/>
                <w:webHidden/>
              </w:rPr>
              <w:t>64</w:t>
            </w:r>
            <w:r>
              <w:rPr>
                <w:noProof/>
                <w:webHidden/>
              </w:rPr>
              <w:fldChar w:fldCharType="end"/>
            </w:r>
          </w:hyperlink>
        </w:p>
        <w:p w14:paraId="25EAF2EB" w14:textId="28D56D97" w:rsidR="000110FB" w:rsidRDefault="000110FB">
          <w:pPr>
            <w:pStyle w:val="TOC1"/>
            <w:tabs>
              <w:tab w:val="left" w:pos="720"/>
              <w:tab w:val="right" w:leader="dot" w:pos="9016"/>
            </w:tabs>
            <w:rPr>
              <w:rFonts w:eastAsiaTheme="minorEastAsia"/>
              <w:noProof/>
            </w:rPr>
          </w:pPr>
          <w:hyperlink w:anchor="_Toc243252219" w:history="1">
            <w:r w:rsidRPr="003E4F7C">
              <w:rPr>
                <w:rStyle w:val="Hyperlink"/>
                <w:noProof/>
              </w:rPr>
              <w:t>14.</w:t>
            </w:r>
            <w:r>
              <w:rPr>
                <w:rFonts w:eastAsiaTheme="minorEastAsia"/>
                <w:noProof/>
              </w:rPr>
              <w:tab/>
            </w:r>
            <w:r w:rsidRPr="003E4F7C">
              <w:rPr>
                <w:rStyle w:val="Hyperlink"/>
                <w:noProof/>
              </w:rPr>
              <w:t>Engineering Decision Log</w:t>
            </w:r>
            <w:r>
              <w:rPr>
                <w:noProof/>
                <w:webHidden/>
              </w:rPr>
              <w:tab/>
            </w:r>
            <w:r>
              <w:rPr>
                <w:noProof/>
                <w:webHidden/>
              </w:rPr>
              <w:fldChar w:fldCharType="begin"/>
            </w:r>
            <w:r>
              <w:rPr>
                <w:noProof/>
                <w:webHidden/>
              </w:rPr>
              <w:instrText xml:space="preserve"> PAGEREF _Toc243252219 \h </w:instrText>
            </w:r>
            <w:r>
              <w:rPr>
                <w:noProof/>
                <w:webHidden/>
              </w:rPr>
            </w:r>
            <w:r>
              <w:rPr>
                <w:noProof/>
                <w:webHidden/>
              </w:rPr>
              <w:fldChar w:fldCharType="separate"/>
            </w:r>
            <w:r>
              <w:rPr>
                <w:noProof/>
                <w:webHidden/>
              </w:rPr>
              <w:t>65</w:t>
            </w:r>
            <w:r>
              <w:rPr>
                <w:noProof/>
                <w:webHidden/>
              </w:rPr>
              <w:fldChar w:fldCharType="end"/>
            </w:r>
          </w:hyperlink>
        </w:p>
        <w:p w14:paraId="4175E841" w14:textId="2A8F3AC0" w:rsidR="000110FB" w:rsidRDefault="000110FB">
          <w:pPr>
            <w:pStyle w:val="TOC2"/>
            <w:tabs>
              <w:tab w:val="left" w:pos="1200"/>
              <w:tab w:val="right" w:leader="dot" w:pos="9016"/>
            </w:tabs>
            <w:rPr>
              <w:rFonts w:eastAsiaTheme="minorEastAsia"/>
              <w:noProof/>
            </w:rPr>
          </w:pPr>
          <w:hyperlink w:anchor="_Toc243252220" w:history="1">
            <w:r w:rsidRPr="003E4F7C">
              <w:rPr>
                <w:rStyle w:val="Hyperlink"/>
                <w:noProof/>
              </w:rPr>
              <w:t>14.1.</w:t>
            </w:r>
            <w:r>
              <w:rPr>
                <w:rFonts w:eastAsiaTheme="minorEastAsia"/>
                <w:noProof/>
              </w:rPr>
              <w:tab/>
            </w:r>
            <w:r w:rsidRPr="003E4F7C">
              <w:rPr>
                <w:rStyle w:val="Hyperlink"/>
                <w:noProof/>
              </w:rPr>
              <w:t>Milestone 2 Updates to Engineering Decisions</w:t>
            </w:r>
            <w:r>
              <w:rPr>
                <w:noProof/>
                <w:webHidden/>
              </w:rPr>
              <w:tab/>
            </w:r>
            <w:r>
              <w:rPr>
                <w:noProof/>
                <w:webHidden/>
              </w:rPr>
              <w:fldChar w:fldCharType="begin"/>
            </w:r>
            <w:r>
              <w:rPr>
                <w:noProof/>
                <w:webHidden/>
              </w:rPr>
              <w:instrText xml:space="preserve"> PAGEREF _Toc243252220 \h </w:instrText>
            </w:r>
            <w:r>
              <w:rPr>
                <w:noProof/>
                <w:webHidden/>
              </w:rPr>
            </w:r>
            <w:r>
              <w:rPr>
                <w:noProof/>
                <w:webHidden/>
              </w:rPr>
              <w:fldChar w:fldCharType="separate"/>
            </w:r>
            <w:r>
              <w:rPr>
                <w:noProof/>
                <w:webHidden/>
              </w:rPr>
              <w:t>66</w:t>
            </w:r>
            <w:r>
              <w:rPr>
                <w:noProof/>
                <w:webHidden/>
              </w:rPr>
              <w:fldChar w:fldCharType="end"/>
            </w:r>
          </w:hyperlink>
        </w:p>
        <w:p w14:paraId="635BD902" w14:textId="116B4A56" w:rsidR="000110FB" w:rsidRDefault="000110FB">
          <w:pPr>
            <w:pStyle w:val="TOC2"/>
            <w:tabs>
              <w:tab w:val="left" w:pos="1200"/>
              <w:tab w:val="right" w:leader="dot" w:pos="9016"/>
            </w:tabs>
            <w:rPr>
              <w:rFonts w:eastAsiaTheme="minorEastAsia"/>
              <w:noProof/>
            </w:rPr>
          </w:pPr>
          <w:hyperlink w:anchor="_Toc243252221" w:history="1">
            <w:r w:rsidRPr="003E4F7C">
              <w:rPr>
                <w:rStyle w:val="Hyperlink"/>
                <w:noProof/>
              </w:rPr>
              <w:t>14.2.</w:t>
            </w:r>
            <w:r>
              <w:rPr>
                <w:rFonts w:eastAsiaTheme="minorEastAsia"/>
                <w:noProof/>
              </w:rPr>
              <w:tab/>
            </w:r>
            <w:r w:rsidRPr="003E4F7C">
              <w:rPr>
                <w:rStyle w:val="Hyperlink"/>
                <w:noProof/>
              </w:rPr>
              <w:t>Milestone 3 Updates to Engineering Decisions</w:t>
            </w:r>
            <w:r>
              <w:rPr>
                <w:noProof/>
                <w:webHidden/>
              </w:rPr>
              <w:tab/>
            </w:r>
            <w:r>
              <w:rPr>
                <w:noProof/>
                <w:webHidden/>
              </w:rPr>
              <w:fldChar w:fldCharType="begin"/>
            </w:r>
            <w:r>
              <w:rPr>
                <w:noProof/>
                <w:webHidden/>
              </w:rPr>
              <w:instrText xml:space="preserve"> PAGEREF _Toc243252221 \h </w:instrText>
            </w:r>
            <w:r>
              <w:rPr>
                <w:noProof/>
                <w:webHidden/>
              </w:rPr>
            </w:r>
            <w:r>
              <w:rPr>
                <w:noProof/>
                <w:webHidden/>
              </w:rPr>
              <w:fldChar w:fldCharType="separate"/>
            </w:r>
            <w:r>
              <w:rPr>
                <w:noProof/>
                <w:webHidden/>
              </w:rPr>
              <w:t>66</w:t>
            </w:r>
            <w:r>
              <w:rPr>
                <w:noProof/>
                <w:webHidden/>
              </w:rPr>
              <w:fldChar w:fldCharType="end"/>
            </w:r>
          </w:hyperlink>
        </w:p>
        <w:p w14:paraId="55A101EF" w14:textId="5BB8F86F" w:rsidR="000110FB" w:rsidRDefault="000110FB">
          <w:pPr>
            <w:pStyle w:val="TOC1"/>
            <w:tabs>
              <w:tab w:val="left" w:pos="720"/>
              <w:tab w:val="right" w:leader="dot" w:pos="9016"/>
            </w:tabs>
            <w:rPr>
              <w:rFonts w:eastAsiaTheme="minorEastAsia"/>
              <w:noProof/>
            </w:rPr>
          </w:pPr>
          <w:hyperlink w:anchor="_Toc243252222" w:history="1">
            <w:r w:rsidRPr="003E4F7C">
              <w:rPr>
                <w:rStyle w:val="Hyperlink"/>
                <w:noProof/>
              </w:rPr>
              <w:t>15.</w:t>
            </w:r>
            <w:r>
              <w:rPr>
                <w:rFonts w:eastAsiaTheme="minorEastAsia"/>
                <w:noProof/>
              </w:rPr>
              <w:tab/>
            </w:r>
            <w:r w:rsidRPr="003E4F7C">
              <w:rPr>
                <w:rStyle w:val="Hyperlink"/>
                <w:noProof/>
              </w:rPr>
              <w:t>Architecture Decision Record</w:t>
            </w:r>
            <w:r>
              <w:rPr>
                <w:noProof/>
                <w:webHidden/>
              </w:rPr>
              <w:tab/>
            </w:r>
            <w:r>
              <w:rPr>
                <w:noProof/>
                <w:webHidden/>
              </w:rPr>
              <w:fldChar w:fldCharType="begin"/>
            </w:r>
            <w:r>
              <w:rPr>
                <w:noProof/>
                <w:webHidden/>
              </w:rPr>
              <w:instrText xml:space="preserve"> PAGEREF _Toc243252222 \h </w:instrText>
            </w:r>
            <w:r>
              <w:rPr>
                <w:noProof/>
                <w:webHidden/>
              </w:rPr>
            </w:r>
            <w:r>
              <w:rPr>
                <w:noProof/>
                <w:webHidden/>
              </w:rPr>
              <w:fldChar w:fldCharType="separate"/>
            </w:r>
            <w:r>
              <w:rPr>
                <w:noProof/>
                <w:webHidden/>
              </w:rPr>
              <w:t>67</w:t>
            </w:r>
            <w:r>
              <w:rPr>
                <w:noProof/>
                <w:webHidden/>
              </w:rPr>
              <w:fldChar w:fldCharType="end"/>
            </w:r>
          </w:hyperlink>
        </w:p>
        <w:p w14:paraId="1CD4105B" w14:textId="709DBFC3" w:rsidR="000110FB" w:rsidRDefault="000110FB">
          <w:pPr>
            <w:pStyle w:val="TOC2"/>
            <w:tabs>
              <w:tab w:val="left" w:pos="1200"/>
              <w:tab w:val="right" w:leader="dot" w:pos="9016"/>
            </w:tabs>
            <w:rPr>
              <w:rFonts w:eastAsiaTheme="minorEastAsia"/>
              <w:noProof/>
            </w:rPr>
          </w:pPr>
          <w:hyperlink w:anchor="_Toc243252223" w:history="1">
            <w:r w:rsidRPr="003E4F7C">
              <w:rPr>
                <w:rStyle w:val="Hyperlink"/>
                <w:noProof/>
              </w:rPr>
              <w:t>15.1.</w:t>
            </w:r>
            <w:r>
              <w:rPr>
                <w:rFonts w:eastAsiaTheme="minorEastAsia"/>
                <w:noProof/>
              </w:rPr>
              <w:tab/>
            </w:r>
            <w:r w:rsidRPr="003E4F7C">
              <w:rPr>
                <w:rStyle w:val="Hyperlink"/>
                <w:noProof/>
              </w:rPr>
              <w:t>Architecture Alternatives Considered</w:t>
            </w:r>
            <w:r>
              <w:rPr>
                <w:noProof/>
                <w:webHidden/>
              </w:rPr>
              <w:tab/>
            </w:r>
            <w:r>
              <w:rPr>
                <w:noProof/>
                <w:webHidden/>
              </w:rPr>
              <w:fldChar w:fldCharType="begin"/>
            </w:r>
            <w:r>
              <w:rPr>
                <w:noProof/>
                <w:webHidden/>
              </w:rPr>
              <w:instrText xml:space="preserve"> PAGEREF _Toc243252223 \h </w:instrText>
            </w:r>
            <w:r>
              <w:rPr>
                <w:noProof/>
                <w:webHidden/>
              </w:rPr>
            </w:r>
            <w:r>
              <w:rPr>
                <w:noProof/>
                <w:webHidden/>
              </w:rPr>
              <w:fldChar w:fldCharType="separate"/>
            </w:r>
            <w:r>
              <w:rPr>
                <w:noProof/>
                <w:webHidden/>
              </w:rPr>
              <w:t>67</w:t>
            </w:r>
            <w:r>
              <w:rPr>
                <w:noProof/>
                <w:webHidden/>
              </w:rPr>
              <w:fldChar w:fldCharType="end"/>
            </w:r>
          </w:hyperlink>
        </w:p>
        <w:p w14:paraId="0E84476E" w14:textId="20D8C266" w:rsidR="000110FB" w:rsidRDefault="000110FB">
          <w:pPr>
            <w:pStyle w:val="TOC2"/>
            <w:tabs>
              <w:tab w:val="left" w:pos="1200"/>
              <w:tab w:val="right" w:leader="dot" w:pos="9016"/>
            </w:tabs>
            <w:rPr>
              <w:rFonts w:eastAsiaTheme="minorEastAsia"/>
              <w:noProof/>
            </w:rPr>
          </w:pPr>
          <w:hyperlink w:anchor="_Toc243252224" w:history="1">
            <w:r w:rsidRPr="003E4F7C">
              <w:rPr>
                <w:rStyle w:val="Hyperlink"/>
                <w:noProof/>
              </w:rPr>
              <w:t>15.2.</w:t>
            </w:r>
            <w:r>
              <w:rPr>
                <w:rFonts w:eastAsiaTheme="minorEastAsia"/>
                <w:noProof/>
              </w:rPr>
              <w:tab/>
            </w:r>
            <w:r w:rsidRPr="003E4F7C">
              <w:rPr>
                <w:rStyle w:val="Hyperlink"/>
                <w:noProof/>
              </w:rPr>
              <w:t>Architecture Decisions</w:t>
            </w:r>
            <w:r>
              <w:rPr>
                <w:noProof/>
                <w:webHidden/>
              </w:rPr>
              <w:tab/>
            </w:r>
            <w:r>
              <w:rPr>
                <w:noProof/>
                <w:webHidden/>
              </w:rPr>
              <w:fldChar w:fldCharType="begin"/>
            </w:r>
            <w:r>
              <w:rPr>
                <w:noProof/>
                <w:webHidden/>
              </w:rPr>
              <w:instrText xml:space="preserve"> PAGEREF _Toc243252224 \h </w:instrText>
            </w:r>
            <w:r>
              <w:rPr>
                <w:noProof/>
                <w:webHidden/>
              </w:rPr>
            </w:r>
            <w:r>
              <w:rPr>
                <w:noProof/>
                <w:webHidden/>
              </w:rPr>
              <w:fldChar w:fldCharType="separate"/>
            </w:r>
            <w:r>
              <w:rPr>
                <w:noProof/>
                <w:webHidden/>
              </w:rPr>
              <w:t>67</w:t>
            </w:r>
            <w:r>
              <w:rPr>
                <w:noProof/>
                <w:webHidden/>
              </w:rPr>
              <w:fldChar w:fldCharType="end"/>
            </w:r>
          </w:hyperlink>
        </w:p>
        <w:p w14:paraId="03B50EAC" w14:textId="2C1B05B3" w:rsidR="000110FB" w:rsidRDefault="000110FB">
          <w:pPr>
            <w:pStyle w:val="TOC2"/>
            <w:tabs>
              <w:tab w:val="left" w:pos="1200"/>
              <w:tab w:val="right" w:leader="dot" w:pos="9016"/>
            </w:tabs>
            <w:rPr>
              <w:rFonts w:eastAsiaTheme="minorEastAsia"/>
              <w:noProof/>
            </w:rPr>
          </w:pPr>
          <w:hyperlink w:anchor="_Toc243252225" w:history="1">
            <w:r w:rsidRPr="003E4F7C">
              <w:rPr>
                <w:rStyle w:val="Hyperlink"/>
                <w:noProof/>
              </w:rPr>
              <w:t>15.3.</w:t>
            </w:r>
            <w:r>
              <w:rPr>
                <w:rFonts w:eastAsiaTheme="minorEastAsia"/>
                <w:noProof/>
              </w:rPr>
              <w:tab/>
            </w:r>
            <w:r w:rsidRPr="003E4F7C">
              <w:rPr>
                <w:rStyle w:val="Hyperlink"/>
                <w:noProof/>
              </w:rPr>
              <w:t>Architecture Diagrams</w:t>
            </w:r>
            <w:r>
              <w:rPr>
                <w:noProof/>
                <w:webHidden/>
              </w:rPr>
              <w:tab/>
            </w:r>
            <w:r>
              <w:rPr>
                <w:noProof/>
                <w:webHidden/>
              </w:rPr>
              <w:fldChar w:fldCharType="begin"/>
            </w:r>
            <w:r>
              <w:rPr>
                <w:noProof/>
                <w:webHidden/>
              </w:rPr>
              <w:instrText xml:space="preserve"> PAGEREF _Toc243252225 \h </w:instrText>
            </w:r>
            <w:r>
              <w:rPr>
                <w:noProof/>
                <w:webHidden/>
              </w:rPr>
            </w:r>
            <w:r>
              <w:rPr>
                <w:noProof/>
                <w:webHidden/>
              </w:rPr>
              <w:fldChar w:fldCharType="separate"/>
            </w:r>
            <w:r>
              <w:rPr>
                <w:noProof/>
                <w:webHidden/>
              </w:rPr>
              <w:t>70</w:t>
            </w:r>
            <w:r>
              <w:rPr>
                <w:noProof/>
                <w:webHidden/>
              </w:rPr>
              <w:fldChar w:fldCharType="end"/>
            </w:r>
          </w:hyperlink>
        </w:p>
        <w:p w14:paraId="54008971" w14:textId="285B5E1A" w:rsidR="000110FB" w:rsidRDefault="000110FB">
          <w:pPr>
            <w:pStyle w:val="TOC2"/>
            <w:tabs>
              <w:tab w:val="left" w:pos="1200"/>
              <w:tab w:val="right" w:leader="dot" w:pos="9016"/>
            </w:tabs>
            <w:rPr>
              <w:rFonts w:eastAsiaTheme="minorEastAsia"/>
              <w:noProof/>
            </w:rPr>
          </w:pPr>
          <w:hyperlink w:anchor="_Toc243252226" w:history="1">
            <w:r w:rsidRPr="003E4F7C">
              <w:rPr>
                <w:rStyle w:val="Hyperlink"/>
                <w:noProof/>
              </w:rPr>
              <w:t>15.4.</w:t>
            </w:r>
            <w:r>
              <w:rPr>
                <w:rFonts w:eastAsiaTheme="minorEastAsia"/>
                <w:noProof/>
              </w:rPr>
              <w:tab/>
            </w:r>
            <w:r w:rsidRPr="003E4F7C">
              <w:rPr>
                <w:rStyle w:val="Hyperlink"/>
                <w:noProof/>
              </w:rPr>
              <w:t>Technology Stack</w:t>
            </w:r>
            <w:r>
              <w:rPr>
                <w:noProof/>
                <w:webHidden/>
              </w:rPr>
              <w:tab/>
            </w:r>
            <w:r>
              <w:rPr>
                <w:noProof/>
                <w:webHidden/>
              </w:rPr>
              <w:fldChar w:fldCharType="begin"/>
            </w:r>
            <w:r>
              <w:rPr>
                <w:noProof/>
                <w:webHidden/>
              </w:rPr>
              <w:instrText xml:space="preserve"> PAGEREF _Toc243252226 \h </w:instrText>
            </w:r>
            <w:r>
              <w:rPr>
                <w:noProof/>
                <w:webHidden/>
              </w:rPr>
            </w:r>
            <w:r>
              <w:rPr>
                <w:noProof/>
                <w:webHidden/>
              </w:rPr>
              <w:fldChar w:fldCharType="separate"/>
            </w:r>
            <w:r>
              <w:rPr>
                <w:noProof/>
                <w:webHidden/>
              </w:rPr>
              <w:t>72</w:t>
            </w:r>
            <w:r>
              <w:rPr>
                <w:noProof/>
                <w:webHidden/>
              </w:rPr>
              <w:fldChar w:fldCharType="end"/>
            </w:r>
          </w:hyperlink>
        </w:p>
        <w:p w14:paraId="33A58D4B" w14:textId="301A90AE" w:rsidR="000110FB" w:rsidRDefault="000110FB">
          <w:pPr>
            <w:pStyle w:val="TOC3"/>
            <w:tabs>
              <w:tab w:val="left" w:pos="1440"/>
              <w:tab w:val="right" w:leader="dot" w:pos="9016"/>
            </w:tabs>
            <w:rPr>
              <w:rFonts w:eastAsiaTheme="minorEastAsia"/>
              <w:noProof/>
            </w:rPr>
          </w:pPr>
          <w:hyperlink w:anchor="_Toc243252227" w:history="1">
            <w:r w:rsidRPr="003E4F7C">
              <w:rPr>
                <w:rStyle w:val="Hyperlink"/>
                <w:noProof/>
              </w:rPr>
              <w:t>15.4.1.</w:t>
            </w:r>
            <w:r>
              <w:rPr>
                <w:rFonts w:eastAsiaTheme="minorEastAsia"/>
                <w:noProof/>
              </w:rPr>
              <w:tab/>
            </w:r>
            <w:r w:rsidRPr="003E4F7C">
              <w:rPr>
                <w:rStyle w:val="Hyperlink"/>
                <w:noProof/>
              </w:rPr>
              <w:t>Technology decision matrix</w:t>
            </w:r>
            <w:r>
              <w:rPr>
                <w:noProof/>
                <w:webHidden/>
              </w:rPr>
              <w:tab/>
            </w:r>
            <w:r>
              <w:rPr>
                <w:noProof/>
                <w:webHidden/>
              </w:rPr>
              <w:fldChar w:fldCharType="begin"/>
            </w:r>
            <w:r>
              <w:rPr>
                <w:noProof/>
                <w:webHidden/>
              </w:rPr>
              <w:instrText xml:space="preserve"> PAGEREF _Toc243252227 \h </w:instrText>
            </w:r>
            <w:r>
              <w:rPr>
                <w:noProof/>
                <w:webHidden/>
              </w:rPr>
            </w:r>
            <w:r>
              <w:rPr>
                <w:noProof/>
                <w:webHidden/>
              </w:rPr>
              <w:fldChar w:fldCharType="separate"/>
            </w:r>
            <w:r>
              <w:rPr>
                <w:noProof/>
                <w:webHidden/>
              </w:rPr>
              <w:t>73</w:t>
            </w:r>
            <w:r>
              <w:rPr>
                <w:noProof/>
                <w:webHidden/>
              </w:rPr>
              <w:fldChar w:fldCharType="end"/>
            </w:r>
          </w:hyperlink>
        </w:p>
        <w:p w14:paraId="712A3688" w14:textId="0D8F4FCC" w:rsidR="000110FB" w:rsidRDefault="000110FB">
          <w:pPr>
            <w:pStyle w:val="TOC1"/>
            <w:tabs>
              <w:tab w:val="left" w:pos="720"/>
              <w:tab w:val="right" w:leader="dot" w:pos="9016"/>
            </w:tabs>
            <w:rPr>
              <w:rFonts w:eastAsiaTheme="minorEastAsia"/>
              <w:noProof/>
            </w:rPr>
          </w:pPr>
          <w:hyperlink w:anchor="_Toc243252228" w:history="1">
            <w:r w:rsidRPr="003E4F7C">
              <w:rPr>
                <w:rStyle w:val="Hyperlink"/>
                <w:noProof/>
              </w:rPr>
              <w:t>16.</w:t>
            </w:r>
            <w:r>
              <w:rPr>
                <w:rFonts w:eastAsiaTheme="minorEastAsia"/>
                <w:noProof/>
              </w:rPr>
              <w:tab/>
            </w:r>
            <w:r w:rsidRPr="003E4F7C">
              <w:rPr>
                <w:rStyle w:val="Hyperlink"/>
                <w:noProof/>
              </w:rPr>
              <w:t>Data &amp; Persistence Baseline</w:t>
            </w:r>
            <w:r>
              <w:rPr>
                <w:noProof/>
                <w:webHidden/>
              </w:rPr>
              <w:tab/>
            </w:r>
            <w:r>
              <w:rPr>
                <w:noProof/>
                <w:webHidden/>
              </w:rPr>
              <w:fldChar w:fldCharType="begin"/>
            </w:r>
            <w:r>
              <w:rPr>
                <w:noProof/>
                <w:webHidden/>
              </w:rPr>
              <w:instrText xml:space="preserve"> PAGEREF _Toc243252228 \h </w:instrText>
            </w:r>
            <w:r>
              <w:rPr>
                <w:noProof/>
                <w:webHidden/>
              </w:rPr>
            </w:r>
            <w:r>
              <w:rPr>
                <w:noProof/>
                <w:webHidden/>
              </w:rPr>
              <w:fldChar w:fldCharType="separate"/>
            </w:r>
            <w:r>
              <w:rPr>
                <w:noProof/>
                <w:webHidden/>
              </w:rPr>
              <w:t>76</w:t>
            </w:r>
            <w:r>
              <w:rPr>
                <w:noProof/>
                <w:webHidden/>
              </w:rPr>
              <w:fldChar w:fldCharType="end"/>
            </w:r>
          </w:hyperlink>
        </w:p>
        <w:p w14:paraId="7B7AF9C3" w14:textId="4D2D3EEB" w:rsidR="000110FB" w:rsidRDefault="000110FB">
          <w:pPr>
            <w:pStyle w:val="TOC2"/>
            <w:tabs>
              <w:tab w:val="left" w:pos="1200"/>
              <w:tab w:val="right" w:leader="dot" w:pos="9016"/>
            </w:tabs>
            <w:rPr>
              <w:rFonts w:eastAsiaTheme="minorEastAsia"/>
              <w:noProof/>
            </w:rPr>
          </w:pPr>
          <w:hyperlink w:anchor="_Toc243252229" w:history="1">
            <w:r w:rsidRPr="003E4F7C">
              <w:rPr>
                <w:rStyle w:val="Hyperlink"/>
                <w:noProof/>
              </w:rPr>
              <w:t>16.1.</w:t>
            </w:r>
            <w:r>
              <w:rPr>
                <w:rFonts w:eastAsiaTheme="minorEastAsia"/>
                <w:noProof/>
              </w:rPr>
              <w:tab/>
            </w:r>
            <w:r w:rsidRPr="003E4F7C">
              <w:rPr>
                <w:rStyle w:val="Hyperlink"/>
                <w:noProof/>
              </w:rPr>
              <w:t>Persistence Model Decision</w:t>
            </w:r>
            <w:r>
              <w:rPr>
                <w:noProof/>
                <w:webHidden/>
              </w:rPr>
              <w:tab/>
            </w:r>
            <w:r>
              <w:rPr>
                <w:noProof/>
                <w:webHidden/>
              </w:rPr>
              <w:fldChar w:fldCharType="begin"/>
            </w:r>
            <w:r>
              <w:rPr>
                <w:noProof/>
                <w:webHidden/>
              </w:rPr>
              <w:instrText xml:space="preserve"> PAGEREF _Toc243252229 \h </w:instrText>
            </w:r>
            <w:r>
              <w:rPr>
                <w:noProof/>
                <w:webHidden/>
              </w:rPr>
            </w:r>
            <w:r>
              <w:rPr>
                <w:noProof/>
                <w:webHidden/>
              </w:rPr>
              <w:fldChar w:fldCharType="separate"/>
            </w:r>
            <w:r>
              <w:rPr>
                <w:noProof/>
                <w:webHidden/>
              </w:rPr>
              <w:t>76</w:t>
            </w:r>
            <w:r>
              <w:rPr>
                <w:noProof/>
                <w:webHidden/>
              </w:rPr>
              <w:fldChar w:fldCharType="end"/>
            </w:r>
          </w:hyperlink>
        </w:p>
        <w:p w14:paraId="37CC9F82" w14:textId="5FA780ED" w:rsidR="000110FB" w:rsidRDefault="000110FB">
          <w:pPr>
            <w:pStyle w:val="TOC2"/>
            <w:tabs>
              <w:tab w:val="left" w:pos="1200"/>
              <w:tab w:val="right" w:leader="dot" w:pos="9016"/>
            </w:tabs>
            <w:rPr>
              <w:rFonts w:eastAsiaTheme="minorEastAsia"/>
              <w:noProof/>
            </w:rPr>
          </w:pPr>
          <w:hyperlink w:anchor="_Toc243252230" w:history="1">
            <w:r w:rsidRPr="003E4F7C">
              <w:rPr>
                <w:rStyle w:val="Hyperlink"/>
                <w:noProof/>
              </w:rPr>
              <w:t>16.2.</w:t>
            </w:r>
            <w:r>
              <w:rPr>
                <w:rFonts w:eastAsiaTheme="minorEastAsia"/>
                <w:noProof/>
              </w:rPr>
              <w:tab/>
            </w:r>
            <w:r w:rsidRPr="003E4F7C">
              <w:rPr>
                <w:rStyle w:val="Hyperlink"/>
                <w:noProof/>
              </w:rPr>
              <w:t>Entities, Aggregates and Ownership</w:t>
            </w:r>
            <w:r>
              <w:rPr>
                <w:noProof/>
                <w:webHidden/>
              </w:rPr>
              <w:tab/>
            </w:r>
            <w:r>
              <w:rPr>
                <w:noProof/>
                <w:webHidden/>
              </w:rPr>
              <w:fldChar w:fldCharType="begin"/>
            </w:r>
            <w:r>
              <w:rPr>
                <w:noProof/>
                <w:webHidden/>
              </w:rPr>
              <w:instrText xml:space="preserve"> PAGEREF _Toc243252230 \h </w:instrText>
            </w:r>
            <w:r>
              <w:rPr>
                <w:noProof/>
                <w:webHidden/>
              </w:rPr>
            </w:r>
            <w:r>
              <w:rPr>
                <w:noProof/>
                <w:webHidden/>
              </w:rPr>
              <w:fldChar w:fldCharType="separate"/>
            </w:r>
            <w:r>
              <w:rPr>
                <w:noProof/>
                <w:webHidden/>
              </w:rPr>
              <w:t>77</w:t>
            </w:r>
            <w:r>
              <w:rPr>
                <w:noProof/>
                <w:webHidden/>
              </w:rPr>
              <w:fldChar w:fldCharType="end"/>
            </w:r>
          </w:hyperlink>
        </w:p>
        <w:p w14:paraId="401006D5" w14:textId="6EB384ED" w:rsidR="000110FB" w:rsidRDefault="000110FB">
          <w:pPr>
            <w:pStyle w:val="TOC2"/>
            <w:tabs>
              <w:tab w:val="left" w:pos="1200"/>
              <w:tab w:val="right" w:leader="dot" w:pos="9016"/>
            </w:tabs>
            <w:rPr>
              <w:rFonts w:eastAsiaTheme="minorEastAsia"/>
              <w:noProof/>
            </w:rPr>
          </w:pPr>
          <w:hyperlink w:anchor="_Toc243252231" w:history="1">
            <w:r w:rsidRPr="003E4F7C">
              <w:rPr>
                <w:rStyle w:val="Hyperlink"/>
                <w:noProof/>
              </w:rPr>
              <w:t>16.3.</w:t>
            </w:r>
            <w:r>
              <w:rPr>
                <w:rFonts w:eastAsiaTheme="minorEastAsia"/>
                <w:noProof/>
              </w:rPr>
              <w:tab/>
            </w:r>
            <w:r w:rsidRPr="003E4F7C">
              <w:rPr>
                <w:rStyle w:val="Hyperlink"/>
                <w:noProof/>
              </w:rPr>
              <w:t>Database ERD</w:t>
            </w:r>
            <w:r>
              <w:rPr>
                <w:noProof/>
                <w:webHidden/>
              </w:rPr>
              <w:tab/>
            </w:r>
            <w:r>
              <w:rPr>
                <w:noProof/>
                <w:webHidden/>
              </w:rPr>
              <w:fldChar w:fldCharType="begin"/>
            </w:r>
            <w:r>
              <w:rPr>
                <w:noProof/>
                <w:webHidden/>
              </w:rPr>
              <w:instrText xml:space="preserve"> PAGEREF _Toc243252231 \h </w:instrText>
            </w:r>
            <w:r>
              <w:rPr>
                <w:noProof/>
                <w:webHidden/>
              </w:rPr>
            </w:r>
            <w:r>
              <w:rPr>
                <w:noProof/>
                <w:webHidden/>
              </w:rPr>
              <w:fldChar w:fldCharType="separate"/>
            </w:r>
            <w:r>
              <w:rPr>
                <w:noProof/>
                <w:webHidden/>
              </w:rPr>
              <w:t>78</w:t>
            </w:r>
            <w:r>
              <w:rPr>
                <w:noProof/>
                <w:webHidden/>
              </w:rPr>
              <w:fldChar w:fldCharType="end"/>
            </w:r>
          </w:hyperlink>
        </w:p>
        <w:p w14:paraId="41E2F398" w14:textId="1A6165A4" w:rsidR="000110FB" w:rsidRDefault="000110FB">
          <w:pPr>
            <w:pStyle w:val="TOC2"/>
            <w:tabs>
              <w:tab w:val="left" w:pos="1200"/>
              <w:tab w:val="right" w:leader="dot" w:pos="9016"/>
            </w:tabs>
            <w:rPr>
              <w:rFonts w:eastAsiaTheme="minorEastAsia"/>
              <w:noProof/>
            </w:rPr>
          </w:pPr>
          <w:hyperlink w:anchor="_Toc243252232" w:history="1">
            <w:r w:rsidRPr="003E4F7C">
              <w:rPr>
                <w:rStyle w:val="Hyperlink"/>
                <w:noProof/>
              </w:rPr>
              <w:t>16.4.</w:t>
            </w:r>
            <w:r>
              <w:rPr>
                <w:rFonts w:eastAsiaTheme="minorEastAsia"/>
                <w:noProof/>
              </w:rPr>
              <w:tab/>
            </w:r>
            <w:r w:rsidRPr="003E4F7C">
              <w:rPr>
                <w:rStyle w:val="Hyperlink"/>
                <w:noProof/>
              </w:rPr>
              <w:t>Entities</w:t>
            </w:r>
            <w:r>
              <w:rPr>
                <w:noProof/>
                <w:webHidden/>
              </w:rPr>
              <w:tab/>
            </w:r>
            <w:r>
              <w:rPr>
                <w:noProof/>
                <w:webHidden/>
              </w:rPr>
              <w:fldChar w:fldCharType="begin"/>
            </w:r>
            <w:r>
              <w:rPr>
                <w:noProof/>
                <w:webHidden/>
              </w:rPr>
              <w:instrText xml:space="preserve"> PAGEREF _Toc243252232 \h </w:instrText>
            </w:r>
            <w:r>
              <w:rPr>
                <w:noProof/>
                <w:webHidden/>
              </w:rPr>
            </w:r>
            <w:r>
              <w:rPr>
                <w:noProof/>
                <w:webHidden/>
              </w:rPr>
              <w:fldChar w:fldCharType="separate"/>
            </w:r>
            <w:r>
              <w:rPr>
                <w:noProof/>
                <w:webHidden/>
              </w:rPr>
              <w:t>78</w:t>
            </w:r>
            <w:r>
              <w:rPr>
                <w:noProof/>
                <w:webHidden/>
              </w:rPr>
              <w:fldChar w:fldCharType="end"/>
            </w:r>
          </w:hyperlink>
        </w:p>
        <w:p w14:paraId="3AA7DC5F" w14:textId="7CD61898" w:rsidR="000110FB" w:rsidRDefault="000110FB">
          <w:pPr>
            <w:pStyle w:val="TOC2"/>
            <w:tabs>
              <w:tab w:val="left" w:pos="1200"/>
              <w:tab w:val="right" w:leader="dot" w:pos="9016"/>
            </w:tabs>
            <w:rPr>
              <w:rFonts w:eastAsiaTheme="minorEastAsia"/>
              <w:noProof/>
            </w:rPr>
          </w:pPr>
          <w:hyperlink w:anchor="_Toc243252233" w:history="1">
            <w:r w:rsidRPr="003E4F7C">
              <w:rPr>
                <w:rStyle w:val="Hyperlink"/>
                <w:noProof/>
              </w:rPr>
              <w:t>16.5.</w:t>
            </w:r>
            <w:r>
              <w:rPr>
                <w:rFonts w:eastAsiaTheme="minorEastAsia"/>
                <w:noProof/>
              </w:rPr>
              <w:tab/>
            </w:r>
            <w:r w:rsidRPr="003E4F7C">
              <w:rPr>
                <w:rStyle w:val="Hyperlink"/>
                <w:noProof/>
              </w:rPr>
              <w:t>Relationships</w:t>
            </w:r>
            <w:r>
              <w:rPr>
                <w:noProof/>
                <w:webHidden/>
              </w:rPr>
              <w:tab/>
            </w:r>
            <w:r>
              <w:rPr>
                <w:noProof/>
                <w:webHidden/>
              </w:rPr>
              <w:fldChar w:fldCharType="begin"/>
            </w:r>
            <w:r>
              <w:rPr>
                <w:noProof/>
                <w:webHidden/>
              </w:rPr>
              <w:instrText xml:space="preserve"> PAGEREF _Toc243252233 \h </w:instrText>
            </w:r>
            <w:r>
              <w:rPr>
                <w:noProof/>
                <w:webHidden/>
              </w:rPr>
            </w:r>
            <w:r>
              <w:rPr>
                <w:noProof/>
                <w:webHidden/>
              </w:rPr>
              <w:fldChar w:fldCharType="separate"/>
            </w:r>
            <w:r>
              <w:rPr>
                <w:noProof/>
                <w:webHidden/>
              </w:rPr>
              <w:t>79</w:t>
            </w:r>
            <w:r>
              <w:rPr>
                <w:noProof/>
                <w:webHidden/>
              </w:rPr>
              <w:fldChar w:fldCharType="end"/>
            </w:r>
          </w:hyperlink>
        </w:p>
        <w:p w14:paraId="54BDED4C" w14:textId="4249260D" w:rsidR="000110FB" w:rsidRDefault="000110FB">
          <w:pPr>
            <w:pStyle w:val="TOC2"/>
            <w:tabs>
              <w:tab w:val="left" w:pos="1200"/>
              <w:tab w:val="right" w:leader="dot" w:pos="9016"/>
            </w:tabs>
            <w:rPr>
              <w:rFonts w:eastAsiaTheme="minorEastAsia"/>
              <w:noProof/>
            </w:rPr>
          </w:pPr>
          <w:hyperlink w:anchor="_Toc243252234" w:history="1">
            <w:r w:rsidRPr="003E4F7C">
              <w:rPr>
                <w:rStyle w:val="Hyperlink"/>
                <w:noProof/>
              </w:rPr>
              <w:t>16.6.</w:t>
            </w:r>
            <w:r>
              <w:rPr>
                <w:rFonts w:eastAsiaTheme="minorEastAsia"/>
                <w:noProof/>
              </w:rPr>
              <w:tab/>
            </w:r>
            <w:r w:rsidRPr="003E4F7C">
              <w:rPr>
                <w:rStyle w:val="Hyperlink"/>
                <w:noProof/>
              </w:rPr>
              <w:t>Integrity and Validation Rules</w:t>
            </w:r>
            <w:r>
              <w:rPr>
                <w:noProof/>
                <w:webHidden/>
              </w:rPr>
              <w:tab/>
            </w:r>
            <w:r>
              <w:rPr>
                <w:noProof/>
                <w:webHidden/>
              </w:rPr>
              <w:fldChar w:fldCharType="begin"/>
            </w:r>
            <w:r>
              <w:rPr>
                <w:noProof/>
                <w:webHidden/>
              </w:rPr>
              <w:instrText xml:space="preserve"> PAGEREF _Toc243252234 \h </w:instrText>
            </w:r>
            <w:r>
              <w:rPr>
                <w:noProof/>
                <w:webHidden/>
              </w:rPr>
            </w:r>
            <w:r>
              <w:rPr>
                <w:noProof/>
                <w:webHidden/>
              </w:rPr>
              <w:fldChar w:fldCharType="separate"/>
            </w:r>
            <w:r>
              <w:rPr>
                <w:noProof/>
                <w:webHidden/>
              </w:rPr>
              <w:t>79</w:t>
            </w:r>
            <w:r>
              <w:rPr>
                <w:noProof/>
                <w:webHidden/>
              </w:rPr>
              <w:fldChar w:fldCharType="end"/>
            </w:r>
          </w:hyperlink>
        </w:p>
        <w:p w14:paraId="15454CB6" w14:textId="07A37F5C" w:rsidR="000110FB" w:rsidRDefault="000110FB">
          <w:pPr>
            <w:pStyle w:val="TOC2"/>
            <w:tabs>
              <w:tab w:val="left" w:pos="1200"/>
              <w:tab w:val="right" w:leader="dot" w:pos="9016"/>
            </w:tabs>
            <w:rPr>
              <w:rFonts w:eastAsiaTheme="minorEastAsia"/>
              <w:noProof/>
            </w:rPr>
          </w:pPr>
          <w:hyperlink w:anchor="_Toc243252235" w:history="1">
            <w:r w:rsidRPr="003E4F7C">
              <w:rPr>
                <w:rStyle w:val="Hyperlink"/>
                <w:noProof/>
              </w:rPr>
              <w:t>16.7.</w:t>
            </w:r>
            <w:r>
              <w:rPr>
                <w:rFonts w:eastAsiaTheme="minorEastAsia"/>
                <w:noProof/>
              </w:rPr>
              <w:tab/>
            </w:r>
            <w:r w:rsidRPr="003E4F7C">
              <w:rPr>
                <w:rStyle w:val="Hyperlink"/>
                <w:noProof/>
              </w:rPr>
              <w:t>Transactions and Concurrency</w:t>
            </w:r>
            <w:r>
              <w:rPr>
                <w:noProof/>
                <w:webHidden/>
              </w:rPr>
              <w:tab/>
            </w:r>
            <w:r>
              <w:rPr>
                <w:noProof/>
                <w:webHidden/>
              </w:rPr>
              <w:fldChar w:fldCharType="begin"/>
            </w:r>
            <w:r>
              <w:rPr>
                <w:noProof/>
                <w:webHidden/>
              </w:rPr>
              <w:instrText xml:space="preserve"> PAGEREF _Toc243252235 \h </w:instrText>
            </w:r>
            <w:r>
              <w:rPr>
                <w:noProof/>
                <w:webHidden/>
              </w:rPr>
            </w:r>
            <w:r>
              <w:rPr>
                <w:noProof/>
                <w:webHidden/>
              </w:rPr>
              <w:fldChar w:fldCharType="separate"/>
            </w:r>
            <w:r>
              <w:rPr>
                <w:noProof/>
                <w:webHidden/>
              </w:rPr>
              <w:t>81</w:t>
            </w:r>
            <w:r>
              <w:rPr>
                <w:noProof/>
                <w:webHidden/>
              </w:rPr>
              <w:fldChar w:fldCharType="end"/>
            </w:r>
          </w:hyperlink>
        </w:p>
        <w:p w14:paraId="1E9C9C44" w14:textId="57FBE4DB" w:rsidR="000110FB" w:rsidRDefault="000110FB">
          <w:pPr>
            <w:pStyle w:val="TOC2"/>
            <w:tabs>
              <w:tab w:val="left" w:pos="1200"/>
              <w:tab w:val="right" w:leader="dot" w:pos="9016"/>
            </w:tabs>
            <w:rPr>
              <w:rFonts w:eastAsiaTheme="minorEastAsia"/>
              <w:noProof/>
            </w:rPr>
          </w:pPr>
          <w:hyperlink w:anchor="_Toc243252236" w:history="1">
            <w:r w:rsidRPr="003E4F7C">
              <w:rPr>
                <w:rStyle w:val="Hyperlink"/>
                <w:noProof/>
              </w:rPr>
              <w:t>16.8.</w:t>
            </w:r>
            <w:r>
              <w:rPr>
                <w:rFonts w:eastAsiaTheme="minorEastAsia"/>
                <w:noProof/>
              </w:rPr>
              <w:tab/>
            </w:r>
            <w:r w:rsidRPr="003E4F7C">
              <w:rPr>
                <w:rStyle w:val="Hyperlink"/>
                <w:noProof/>
              </w:rPr>
              <w:t>Append-only Audit Trail</w:t>
            </w:r>
            <w:r>
              <w:rPr>
                <w:noProof/>
                <w:webHidden/>
              </w:rPr>
              <w:tab/>
            </w:r>
            <w:r>
              <w:rPr>
                <w:noProof/>
                <w:webHidden/>
              </w:rPr>
              <w:fldChar w:fldCharType="begin"/>
            </w:r>
            <w:r>
              <w:rPr>
                <w:noProof/>
                <w:webHidden/>
              </w:rPr>
              <w:instrText xml:space="preserve"> PAGEREF _Toc243252236 \h </w:instrText>
            </w:r>
            <w:r>
              <w:rPr>
                <w:noProof/>
                <w:webHidden/>
              </w:rPr>
            </w:r>
            <w:r>
              <w:rPr>
                <w:noProof/>
                <w:webHidden/>
              </w:rPr>
              <w:fldChar w:fldCharType="separate"/>
            </w:r>
            <w:r>
              <w:rPr>
                <w:noProof/>
                <w:webHidden/>
              </w:rPr>
              <w:t>82</w:t>
            </w:r>
            <w:r>
              <w:rPr>
                <w:noProof/>
                <w:webHidden/>
              </w:rPr>
              <w:fldChar w:fldCharType="end"/>
            </w:r>
          </w:hyperlink>
        </w:p>
        <w:p w14:paraId="79238E61" w14:textId="6968E6A6" w:rsidR="000110FB" w:rsidRDefault="000110FB">
          <w:pPr>
            <w:pStyle w:val="TOC2"/>
            <w:tabs>
              <w:tab w:val="left" w:pos="1200"/>
              <w:tab w:val="right" w:leader="dot" w:pos="9016"/>
            </w:tabs>
            <w:rPr>
              <w:rFonts w:eastAsiaTheme="minorEastAsia"/>
              <w:noProof/>
            </w:rPr>
          </w:pPr>
          <w:hyperlink w:anchor="_Toc243252237" w:history="1">
            <w:r w:rsidRPr="003E4F7C">
              <w:rPr>
                <w:rStyle w:val="Hyperlink"/>
                <w:noProof/>
              </w:rPr>
              <w:t>16.9.</w:t>
            </w:r>
            <w:r>
              <w:rPr>
                <w:rFonts w:eastAsiaTheme="minorEastAsia"/>
                <w:noProof/>
              </w:rPr>
              <w:tab/>
            </w:r>
            <w:r w:rsidRPr="003E4F7C">
              <w:rPr>
                <w:rStyle w:val="Hyperlink"/>
                <w:noProof/>
              </w:rPr>
              <w:t>Schema Migrations and Configuration</w:t>
            </w:r>
            <w:r>
              <w:rPr>
                <w:noProof/>
                <w:webHidden/>
              </w:rPr>
              <w:tab/>
            </w:r>
            <w:r>
              <w:rPr>
                <w:noProof/>
                <w:webHidden/>
              </w:rPr>
              <w:fldChar w:fldCharType="begin"/>
            </w:r>
            <w:r>
              <w:rPr>
                <w:noProof/>
                <w:webHidden/>
              </w:rPr>
              <w:instrText xml:space="preserve"> PAGEREF _Toc243252237 \h </w:instrText>
            </w:r>
            <w:r>
              <w:rPr>
                <w:noProof/>
                <w:webHidden/>
              </w:rPr>
            </w:r>
            <w:r>
              <w:rPr>
                <w:noProof/>
                <w:webHidden/>
              </w:rPr>
              <w:fldChar w:fldCharType="separate"/>
            </w:r>
            <w:r>
              <w:rPr>
                <w:noProof/>
                <w:webHidden/>
              </w:rPr>
              <w:t>83</w:t>
            </w:r>
            <w:r>
              <w:rPr>
                <w:noProof/>
                <w:webHidden/>
              </w:rPr>
              <w:fldChar w:fldCharType="end"/>
            </w:r>
          </w:hyperlink>
        </w:p>
        <w:p w14:paraId="641A097C" w14:textId="62DDAA78" w:rsidR="000110FB" w:rsidRDefault="000110FB">
          <w:pPr>
            <w:pStyle w:val="TOC2"/>
            <w:tabs>
              <w:tab w:val="left" w:pos="1200"/>
              <w:tab w:val="right" w:leader="dot" w:pos="9016"/>
            </w:tabs>
            <w:rPr>
              <w:rFonts w:eastAsiaTheme="minorEastAsia"/>
              <w:noProof/>
            </w:rPr>
          </w:pPr>
          <w:hyperlink w:anchor="_Toc243252238" w:history="1">
            <w:r w:rsidRPr="003E4F7C">
              <w:rPr>
                <w:rStyle w:val="Hyperlink"/>
                <w:noProof/>
              </w:rPr>
              <w:t>16.10.</w:t>
            </w:r>
            <w:r>
              <w:rPr>
                <w:rFonts w:eastAsiaTheme="minorEastAsia"/>
                <w:noProof/>
              </w:rPr>
              <w:tab/>
            </w:r>
            <w:r w:rsidRPr="003E4F7C">
              <w:rPr>
                <w:rStyle w:val="Hyperlink"/>
                <w:noProof/>
              </w:rPr>
              <w:t>Access Patterns and Indexing</w:t>
            </w:r>
            <w:r>
              <w:rPr>
                <w:noProof/>
                <w:webHidden/>
              </w:rPr>
              <w:tab/>
            </w:r>
            <w:r>
              <w:rPr>
                <w:noProof/>
                <w:webHidden/>
              </w:rPr>
              <w:fldChar w:fldCharType="begin"/>
            </w:r>
            <w:r>
              <w:rPr>
                <w:noProof/>
                <w:webHidden/>
              </w:rPr>
              <w:instrText xml:space="preserve"> PAGEREF _Toc243252238 \h </w:instrText>
            </w:r>
            <w:r>
              <w:rPr>
                <w:noProof/>
                <w:webHidden/>
              </w:rPr>
            </w:r>
            <w:r>
              <w:rPr>
                <w:noProof/>
                <w:webHidden/>
              </w:rPr>
              <w:fldChar w:fldCharType="separate"/>
            </w:r>
            <w:r>
              <w:rPr>
                <w:noProof/>
                <w:webHidden/>
              </w:rPr>
              <w:t>84</w:t>
            </w:r>
            <w:r>
              <w:rPr>
                <w:noProof/>
                <w:webHidden/>
              </w:rPr>
              <w:fldChar w:fldCharType="end"/>
            </w:r>
          </w:hyperlink>
        </w:p>
        <w:p w14:paraId="55EAC9C4" w14:textId="2A6C1618" w:rsidR="000110FB" w:rsidRDefault="000110FB">
          <w:pPr>
            <w:pStyle w:val="TOC2"/>
            <w:tabs>
              <w:tab w:val="left" w:pos="1200"/>
              <w:tab w:val="right" w:leader="dot" w:pos="9016"/>
            </w:tabs>
            <w:rPr>
              <w:rFonts w:eastAsiaTheme="minorEastAsia"/>
              <w:noProof/>
            </w:rPr>
          </w:pPr>
          <w:hyperlink w:anchor="_Toc243252239" w:history="1">
            <w:r w:rsidRPr="003E4F7C">
              <w:rPr>
                <w:rStyle w:val="Hyperlink"/>
                <w:noProof/>
              </w:rPr>
              <w:t>16.11.</w:t>
            </w:r>
            <w:r>
              <w:rPr>
                <w:rFonts w:eastAsiaTheme="minorEastAsia"/>
                <w:noProof/>
              </w:rPr>
              <w:tab/>
            </w:r>
            <w:r w:rsidRPr="003E4F7C">
              <w:rPr>
                <w:rStyle w:val="Hyperlink"/>
                <w:noProof/>
              </w:rPr>
              <w:t>Scalability, Availability, Single Points of Failure and Backup</w:t>
            </w:r>
            <w:r>
              <w:rPr>
                <w:noProof/>
                <w:webHidden/>
              </w:rPr>
              <w:tab/>
            </w:r>
            <w:r>
              <w:rPr>
                <w:noProof/>
                <w:webHidden/>
              </w:rPr>
              <w:fldChar w:fldCharType="begin"/>
            </w:r>
            <w:r>
              <w:rPr>
                <w:noProof/>
                <w:webHidden/>
              </w:rPr>
              <w:instrText xml:space="preserve"> PAGEREF _Toc243252239 \h </w:instrText>
            </w:r>
            <w:r>
              <w:rPr>
                <w:noProof/>
                <w:webHidden/>
              </w:rPr>
            </w:r>
            <w:r>
              <w:rPr>
                <w:noProof/>
                <w:webHidden/>
              </w:rPr>
              <w:fldChar w:fldCharType="separate"/>
            </w:r>
            <w:r>
              <w:rPr>
                <w:noProof/>
                <w:webHidden/>
              </w:rPr>
              <w:t>85</w:t>
            </w:r>
            <w:r>
              <w:rPr>
                <w:noProof/>
                <w:webHidden/>
              </w:rPr>
              <w:fldChar w:fldCharType="end"/>
            </w:r>
          </w:hyperlink>
        </w:p>
        <w:p w14:paraId="2B4B3760" w14:textId="649081BA" w:rsidR="000110FB" w:rsidRDefault="000110FB">
          <w:pPr>
            <w:pStyle w:val="TOC2"/>
            <w:tabs>
              <w:tab w:val="left" w:pos="1200"/>
              <w:tab w:val="right" w:leader="dot" w:pos="9016"/>
            </w:tabs>
            <w:rPr>
              <w:rFonts w:eastAsiaTheme="minorEastAsia"/>
              <w:noProof/>
            </w:rPr>
          </w:pPr>
          <w:hyperlink w:anchor="_Toc243252240" w:history="1">
            <w:r w:rsidRPr="003E4F7C">
              <w:rPr>
                <w:rStyle w:val="Hyperlink"/>
                <w:noProof/>
              </w:rPr>
              <w:t>16.12.</w:t>
            </w:r>
            <w:r>
              <w:rPr>
                <w:rFonts w:eastAsiaTheme="minorEastAsia"/>
                <w:noProof/>
              </w:rPr>
              <w:tab/>
            </w:r>
            <w:r w:rsidRPr="003E4F7C">
              <w:rPr>
                <w:rStyle w:val="Hyperlink"/>
                <w:noProof/>
              </w:rPr>
              <w:t>Data Sensitivity and POPIA</w:t>
            </w:r>
            <w:r>
              <w:rPr>
                <w:noProof/>
                <w:webHidden/>
              </w:rPr>
              <w:tab/>
            </w:r>
            <w:r>
              <w:rPr>
                <w:noProof/>
                <w:webHidden/>
              </w:rPr>
              <w:fldChar w:fldCharType="begin"/>
            </w:r>
            <w:r>
              <w:rPr>
                <w:noProof/>
                <w:webHidden/>
              </w:rPr>
              <w:instrText xml:space="preserve"> PAGEREF _Toc243252240 \h </w:instrText>
            </w:r>
            <w:r>
              <w:rPr>
                <w:noProof/>
                <w:webHidden/>
              </w:rPr>
            </w:r>
            <w:r>
              <w:rPr>
                <w:noProof/>
                <w:webHidden/>
              </w:rPr>
              <w:fldChar w:fldCharType="separate"/>
            </w:r>
            <w:r>
              <w:rPr>
                <w:noProof/>
                <w:webHidden/>
              </w:rPr>
              <w:t>85</w:t>
            </w:r>
            <w:r>
              <w:rPr>
                <w:noProof/>
                <w:webHidden/>
              </w:rPr>
              <w:fldChar w:fldCharType="end"/>
            </w:r>
          </w:hyperlink>
        </w:p>
        <w:p w14:paraId="7F98292D" w14:textId="68384A01" w:rsidR="000110FB" w:rsidRDefault="000110FB">
          <w:pPr>
            <w:pStyle w:val="TOC2"/>
            <w:tabs>
              <w:tab w:val="left" w:pos="1200"/>
              <w:tab w:val="right" w:leader="dot" w:pos="9016"/>
            </w:tabs>
            <w:rPr>
              <w:rFonts w:eastAsiaTheme="minorEastAsia"/>
              <w:noProof/>
            </w:rPr>
          </w:pPr>
          <w:hyperlink w:anchor="_Toc243252241" w:history="1">
            <w:r w:rsidRPr="003E4F7C">
              <w:rPr>
                <w:rStyle w:val="Hyperlink"/>
                <w:noProof/>
              </w:rPr>
              <w:t>16.13.</w:t>
            </w:r>
            <w:r>
              <w:rPr>
                <w:rFonts w:eastAsiaTheme="minorEastAsia"/>
                <w:noProof/>
              </w:rPr>
              <w:tab/>
            </w:r>
            <w:r w:rsidRPr="003E4F7C">
              <w:rPr>
                <w:rStyle w:val="Hyperlink"/>
                <w:noProof/>
              </w:rPr>
              <w:t>Changes from the Initial ERD</w:t>
            </w:r>
            <w:r>
              <w:rPr>
                <w:noProof/>
                <w:webHidden/>
              </w:rPr>
              <w:tab/>
            </w:r>
            <w:r>
              <w:rPr>
                <w:noProof/>
                <w:webHidden/>
              </w:rPr>
              <w:fldChar w:fldCharType="begin"/>
            </w:r>
            <w:r>
              <w:rPr>
                <w:noProof/>
                <w:webHidden/>
              </w:rPr>
              <w:instrText xml:space="preserve"> PAGEREF _Toc243252241 \h </w:instrText>
            </w:r>
            <w:r>
              <w:rPr>
                <w:noProof/>
                <w:webHidden/>
              </w:rPr>
            </w:r>
            <w:r>
              <w:rPr>
                <w:noProof/>
                <w:webHidden/>
              </w:rPr>
              <w:fldChar w:fldCharType="separate"/>
            </w:r>
            <w:r>
              <w:rPr>
                <w:noProof/>
                <w:webHidden/>
              </w:rPr>
              <w:t>86</w:t>
            </w:r>
            <w:r>
              <w:rPr>
                <w:noProof/>
                <w:webHidden/>
              </w:rPr>
              <w:fldChar w:fldCharType="end"/>
            </w:r>
          </w:hyperlink>
        </w:p>
        <w:p w14:paraId="0B70923F" w14:textId="786A967D" w:rsidR="000110FB" w:rsidRDefault="000110FB">
          <w:pPr>
            <w:pStyle w:val="TOC1"/>
            <w:tabs>
              <w:tab w:val="left" w:pos="720"/>
              <w:tab w:val="right" w:leader="dot" w:pos="9016"/>
            </w:tabs>
            <w:rPr>
              <w:rFonts w:eastAsiaTheme="minorEastAsia"/>
              <w:noProof/>
            </w:rPr>
          </w:pPr>
          <w:hyperlink w:anchor="_Toc243252242" w:history="1">
            <w:r w:rsidRPr="003E4F7C">
              <w:rPr>
                <w:rStyle w:val="Hyperlink"/>
                <w:noProof/>
              </w:rPr>
              <w:t>17.</w:t>
            </w:r>
            <w:r>
              <w:rPr>
                <w:rFonts w:eastAsiaTheme="minorEastAsia"/>
                <w:noProof/>
              </w:rPr>
              <w:tab/>
            </w:r>
            <w:r w:rsidRPr="003E4F7C">
              <w:rPr>
                <w:rStyle w:val="Hyperlink"/>
                <w:noProof/>
              </w:rPr>
              <w:t>Initial Design Decisions</w:t>
            </w:r>
            <w:r>
              <w:rPr>
                <w:noProof/>
                <w:webHidden/>
              </w:rPr>
              <w:tab/>
            </w:r>
            <w:r>
              <w:rPr>
                <w:noProof/>
                <w:webHidden/>
              </w:rPr>
              <w:fldChar w:fldCharType="begin"/>
            </w:r>
            <w:r>
              <w:rPr>
                <w:noProof/>
                <w:webHidden/>
              </w:rPr>
              <w:instrText xml:space="preserve"> PAGEREF _Toc243252242 \h </w:instrText>
            </w:r>
            <w:r>
              <w:rPr>
                <w:noProof/>
                <w:webHidden/>
              </w:rPr>
            </w:r>
            <w:r>
              <w:rPr>
                <w:noProof/>
                <w:webHidden/>
              </w:rPr>
              <w:fldChar w:fldCharType="separate"/>
            </w:r>
            <w:r>
              <w:rPr>
                <w:noProof/>
                <w:webHidden/>
              </w:rPr>
              <w:t>87</w:t>
            </w:r>
            <w:r>
              <w:rPr>
                <w:noProof/>
                <w:webHidden/>
              </w:rPr>
              <w:fldChar w:fldCharType="end"/>
            </w:r>
          </w:hyperlink>
        </w:p>
        <w:p w14:paraId="78A727C4" w14:textId="4E1AF8FA" w:rsidR="000110FB" w:rsidRDefault="000110FB">
          <w:pPr>
            <w:pStyle w:val="TOC2"/>
            <w:tabs>
              <w:tab w:val="left" w:pos="1200"/>
              <w:tab w:val="right" w:leader="dot" w:pos="9016"/>
            </w:tabs>
            <w:rPr>
              <w:rFonts w:eastAsiaTheme="minorEastAsia"/>
              <w:noProof/>
            </w:rPr>
          </w:pPr>
          <w:hyperlink w:anchor="_Toc243252243" w:history="1">
            <w:r w:rsidRPr="003E4F7C">
              <w:rPr>
                <w:rStyle w:val="Hyperlink"/>
                <w:noProof/>
              </w:rPr>
              <w:t>17.1.</w:t>
            </w:r>
            <w:r>
              <w:rPr>
                <w:rFonts w:eastAsiaTheme="minorEastAsia"/>
                <w:noProof/>
              </w:rPr>
              <w:tab/>
            </w:r>
            <w:r w:rsidRPr="003E4F7C">
              <w:rPr>
                <w:rStyle w:val="Hyperlink"/>
                <w:noProof/>
              </w:rPr>
              <w:t>Design Problem 1: Controlling Status Transitions</w:t>
            </w:r>
            <w:r>
              <w:rPr>
                <w:noProof/>
                <w:webHidden/>
              </w:rPr>
              <w:tab/>
            </w:r>
            <w:r>
              <w:rPr>
                <w:noProof/>
                <w:webHidden/>
              </w:rPr>
              <w:fldChar w:fldCharType="begin"/>
            </w:r>
            <w:r>
              <w:rPr>
                <w:noProof/>
                <w:webHidden/>
              </w:rPr>
              <w:instrText xml:space="preserve"> PAGEREF _Toc243252243 \h </w:instrText>
            </w:r>
            <w:r>
              <w:rPr>
                <w:noProof/>
                <w:webHidden/>
              </w:rPr>
            </w:r>
            <w:r>
              <w:rPr>
                <w:noProof/>
                <w:webHidden/>
              </w:rPr>
              <w:fldChar w:fldCharType="separate"/>
            </w:r>
            <w:r>
              <w:rPr>
                <w:noProof/>
                <w:webHidden/>
              </w:rPr>
              <w:t>87</w:t>
            </w:r>
            <w:r>
              <w:rPr>
                <w:noProof/>
                <w:webHidden/>
              </w:rPr>
              <w:fldChar w:fldCharType="end"/>
            </w:r>
          </w:hyperlink>
        </w:p>
        <w:p w14:paraId="3FAD82D7" w14:textId="38D9C9D6" w:rsidR="000110FB" w:rsidRDefault="000110FB">
          <w:pPr>
            <w:pStyle w:val="TOC2"/>
            <w:tabs>
              <w:tab w:val="left" w:pos="1200"/>
              <w:tab w:val="right" w:leader="dot" w:pos="9016"/>
            </w:tabs>
            <w:rPr>
              <w:rFonts w:eastAsiaTheme="minorEastAsia"/>
              <w:noProof/>
            </w:rPr>
          </w:pPr>
          <w:hyperlink w:anchor="_Toc243252244" w:history="1">
            <w:r w:rsidRPr="003E4F7C">
              <w:rPr>
                <w:rStyle w:val="Hyperlink"/>
                <w:noProof/>
              </w:rPr>
              <w:t>17.2.</w:t>
            </w:r>
            <w:r>
              <w:rPr>
                <w:rFonts w:eastAsiaTheme="minorEastAsia"/>
                <w:noProof/>
              </w:rPr>
              <w:tab/>
            </w:r>
            <w:r w:rsidRPr="003E4F7C">
              <w:rPr>
                <w:rStyle w:val="Hyperlink"/>
                <w:noProof/>
              </w:rPr>
              <w:t>Design Problem 2: Reacting to Status Changes</w:t>
            </w:r>
            <w:r>
              <w:rPr>
                <w:noProof/>
                <w:webHidden/>
              </w:rPr>
              <w:tab/>
            </w:r>
            <w:r>
              <w:rPr>
                <w:noProof/>
                <w:webHidden/>
              </w:rPr>
              <w:fldChar w:fldCharType="begin"/>
            </w:r>
            <w:r>
              <w:rPr>
                <w:noProof/>
                <w:webHidden/>
              </w:rPr>
              <w:instrText xml:space="preserve"> PAGEREF _Toc243252244 \h </w:instrText>
            </w:r>
            <w:r>
              <w:rPr>
                <w:noProof/>
                <w:webHidden/>
              </w:rPr>
            </w:r>
            <w:r>
              <w:rPr>
                <w:noProof/>
                <w:webHidden/>
              </w:rPr>
              <w:fldChar w:fldCharType="separate"/>
            </w:r>
            <w:r>
              <w:rPr>
                <w:noProof/>
                <w:webHidden/>
              </w:rPr>
              <w:t>88</w:t>
            </w:r>
            <w:r>
              <w:rPr>
                <w:noProof/>
                <w:webHidden/>
              </w:rPr>
              <w:fldChar w:fldCharType="end"/>
            </w:r>
          </w:hyperlink>
        </w:p>
        <w:p w14:paraId="7E8136A9" w14:textId="04BB03D8" w:rsidR="000110FB" w:rsidRDefault="000110FB">
          <w:pPr>
            <w:pStyle w:val="TOC2"/>
            <w:tabs>
              <w:tab w:val="left" w:pos="1200"/>
              <w:tab w:val="right" w:leader="dot" w:pos="9016"/>
            </w:tabs>
            <w:rPr>
              <w:rFonts w:eastAsiaTheme="minorEastAsia"/>
              <w:noProof/>
            </w:rPr>
          </w:pPr>
          <w:hyperlink w:anchor="_Toc243252245" w:history="1">
            <w:r w:rsidRPr="003E4F7C">
              <w:rPr>
                <w:rStyle w:val="Hyperlink"/>
                <w:noProof/>
              </w:rPr>
              <w:t>17.3.</w:t>
            </w:r>
            <w:r>
              <w:rPr>
                <w:rFonts w:eastAsiaTheme="minorEastAsia"/>
                <w:noProof/>
              </w:rPr>
              <w:tab/>
            </w:r>
            <w:r w:rsidRPr="003E4F7C">
              <w:rPr>
                <w:rStyle w:val="Hyperlink"/>
                <w:noProof/>
              </w:rPr>
              <w:t>Research-to-Decision Map</w:t>
            </w:r>
            <w:r>
              <w:rPr>
                <w:noProof/>
                <w:webHidden/>
              </w:rPr>
              <w:tab/>
            </w:r>
            <w:r>
              <w:rPr>
                <w:noProof/>
                <w:webHidden/>
              </w:rPr>
              <w:fldChar w:fldCharType="begin"/>
            </w:r>
            <w:r>
              <w:rPr>
                <w:noProof/>
                <w:webHidden/>
              </w:rPr>
              <w:instrText xml:space="preserve"> PAGEREF _Toc243252245 \h </w:instrText>
            </w:r>
            <w:r>
              <w:rPr>
                <w:noProof/>
                <w:webHidden/>
              </w:rPr>
            </w:r>
            <w:r>
              <w:rPr>
                <w:noProof/>
                <w:webHidden/>
              </w:rPr>
              <w:fldChar w:fldCharType="separate"/>
            </w:r>
            <w:r>
              <w:rPr>
                <w:noProof/>
                <w:webHidden/>
              </w:rPr>
              <w:t>89</w:t>
            </w:r>
            <w:r>
              <w:rPr>
                <w:noProof/>
                <w:webHidden/>
              </w:rPr>
              <w:fldChar w:fldCharType="end"/>
            </w:r>
          </w:hyperlink>
        </w:p>
        <w:p w14:paraId="3E1AF951" w14:textId="3175CE54" w:rsidR="000110FB" w:rsidRDefault="000110FB">
          <w:pPr>
            <w:pStyle w:val="TOC1"/>
            <w:tabs>
              <w:tab w:val="left" w:pos="720"/>
              <w:tab w:val="right" w:leader="dot" w:pos="9016"/>
            </w:tabs>
            <w:rPr>
              <w:rFonts w:eastAsiaTheme="minorEastAsia"/>
              <w:noProof/>
            </w:rPr>
          </w:pPr>
          <w:hyperlink w:anchor="_Toc243252246" w:history="1">
            <w:r w:rsidRPr="003E4F7C">
              <w:rPr>
                <w:rStyle w:val="Hyperlink"/>
                <w:noProof/>
              </w:rPr>
              <w:t>18.</w:t>
            </w:r>
            <w:r>
              <w:rPr>
                <w:rFonts w:eastAsiaTheme="minorEastAsia"/>
                <w:noProof/>
              </w:rPr>
              <w:tab/>
            </w:r>
            <w:r w:rsidRPr="003E4F7C">
              <w:rPr>
                <w:rStyle w:val="Hyperlink"/>
                <w:noProof/>
              </w:rPr>
              <w:t>Deployment Compatibility</w:t>
            </w:r>
            <w:r>
              <w:rPr>
                <w:noProof/>
                <w:webHidden/>
              </w:rPr>
              <w:tab/>
            </w:r>
            <w:r>
              <w:rPr>
                <w:noProof/>
                <w:webHidden/>
              </w:rPr>
              <w:fldChar w:fldCharType="begin"/>
            </w:r>
            <w:r>
              <w:rPr>
                <w:noProof/>
                <w:webHidden/>
              </w:rPr>
              <w:instrText xml:space="preserve"> PAGEREF _Toc243252246 \h </w:instrText>
            </w:r>
            <w:r>
              <w:rPr>
                <w:noProof/>
                <w:webHidden/>
              </w:rPr>
            </w:r>
            <w:r>
              <w:rPr>
                <w:noProof/>
                <w:webHidden/>
              </w:rPr>
              <w:fldChar w:fldCharType="separate"/>
            </w:r>
            <w:r>
              <w:rPr>
                <w:noProof/>
                <w:webHidden/>
              </w:rPr>
              <w:t>90</w:t>
            </w:r>
            <w:r>
              <w:rPr>
                <w:noProof/>
                <w:webHidden/>
              </w:rPr>
              <w:fldChar w:fldCharType="end"/>
            </w:r>
          </w:hyperlink>
        </w:p>
        <w:p w14:paraId="2BDB5F16" w14:textId="36991041" w:rsidR="000110FB" w:rsidRDefault="000110FB">
          <w:pPr>
            <w:pStyle w:val="TOC1"/>
            <w:tabs>
              <w:tab w:val="left" w:pos="720"/>
              <w:tab w:val="right" w:leader="dot" w:pos="9016"/>
            </w:tabs>
            <w:rPr>
              <w:rFonts w:eastAsiaTheme="minorEastAsia"/>
              <w:noProof/>
            </w:rPr>
          </w:pPr>
          <w:hyperlink w:anchor="_Toc243252247" w:history="1">
            <w:r w:rsidRPr="003E4F7C">
              <w:rPr>
                <w:rStyle w:val="Hyperlink"/>
                <w:noProof/>
              </w:rPr>
              <w:t>19.</w:t>
            </w:r>
            <w:r>
              <w:rPr>
                <w:rFonts w:eastAsiaTheme="minorEastAsia"/>
                <w:noProof/>
              </w:rPr>
              <w:tab/>
            </w:r>
            <w:r w:rsidRPr="003E4F7C">
              <w:rPr>
                <w:rStyle w:val="Hyperlink"/>
                <w:noProof/>
              </w:rPr>
              <w:t>Implementation Status (Prototype)</w:t>
            </w:r>
            <w:r>
              <w:rPr>
                <w:noProof/>
                <w:webHidden/>
              </w:rPr>
              <w:tab/>
            </w:r>
            <w:r>
              <w:rPr>
                <w:noProof/>
                <w:webHidden/>
              </w:rPr>
              <w:fldChar w:fldCharType="begin"/>
            </w:r>
            <w:r>
              <w:rPr>
                <w:noProof/>
                <w:webHidden/>
              </w:rPr>
              <w:instrText xml:space="preserve"> PAGEREF _Toc243252247 \h </w:instrText>
            </w:r>
            <w:r>
              <w:rPr>
                <w:noProof/>
                <w:webHidden/>
              </w:rPr>
            </w:r>
            <w:r>
              <w:rPr>
                <w:noProof/>
                <w:webHidden/>
              </w:rPr>
              <w:fldChar w:fldCharType="separate"/>
            </w:r>
            <w:r>
              <w:rPr>
                <w:noProof/>
                <w:webHidden/>
              </w:rPr>
              <w:t>91</w:t>
            </w:r>
            <w:r>
              <w:rPr>
                <w:noProof/>
                <w:webHidden/>
              </w:rPr>
              <w:fldChar w:fldCharType="end"/>
            </w:r>
          </w:hyperlink>
        </w:p>
        <w:p w14:paraId="19DB8D7C" w14:textId="1A956C02" w:rsidR="000110FB" w:rsidRDefault="000110FB">
          <w:pPr>
            <w:pStyle w:val="TOC2"/>
            <w:tabs>
              <w:tab w:val="left" w:pos="1200"/>
              <w:tab w:val="right" w:leader="dot" w:pos="9016"/>
            </w:tabs>
            <w:rPr>
              <w:rFonts w:eastAsiaTheme="minorEastAsia"/>
              <w:noProof/>
            </w:rPr>
          </w:pPr>
          <w:hyperlink w:anchor="_Toc243252248" w:history="1">
            <w:r w:rsidRPr="003E4F7C">
              <w:rPr>
                <w:rStyle w:val="Hyperlink"/>
                <w:noProof/>
              </w:rPr>
              <w:t>19.1.</w:t>
            </w:r>
            <w:r>
              <w:rPr>
                <w:rFonts w:eastAsiaTheme="minorEastAsia"/>
                <w:noProof/>
              </w:rPr>
              <w:tab/>
            </w:r>
            <w:r w:rsidRPr="003E4F7C">
              <w:rPr>
                <w:rStyle w:val="Hyperlink"/>
                <w:noProof/>
              </w:rPr>
              <w:t>Repository Structure and Architecture Mapping</w:t>
            </w:r>
            <w:r>
              <w:rPr>
                <w:noProof/>
                <w:webHidden/>
              </w:rPr>
              <w:tab/>
            </w:r>
            <w:r>
              <w:rPr>
                <w:noProof/>
                <w:webHidden/>
              </w:rPr>
              <w:fldChar w:fldCharType="begin"/>
            </w:r>
            <w:r>
              <w:rPr>
                <w:noProof/>
                <w:webHidden/>
              </w:rPr>
              <w:instrText xml:space="preserve"> PAGEREF _Toc243252248 \h </w:instrText>
            </w:r>
            <w:r>
              <w:rPr>
                <w:noProof/>
                <w:webHidden/>
              </w:rPr>
            </w:r>
            <w:r>
              <w:rPr>
                <w:noProof/>
                <w:webHidden/>
              </w:rPr>
              <w:fldChar w:fldCharType="separate"/>
            </w:r>
            <w:r>
              <w:rPr>
                <w:noProof/>
                <w:webHidden/>
              </w:rPr>
              <w:t>91</w:t>
            </w:r>
            <w:r>
              <w:rPr>
                <w:noProof/>
                <w:webHidden/>
              </w:rPr>
              <w:fldChar w:fldCharType="end"/>
            </w:r>
          </w:hyperlink>
        </w:p>
        <w:p w14:paraId="16CF9442" w14:textId="208AEC30" w:rsidR="000110FB" w:rsidRDefault="000110FB">
          <w:pPr>
            <w:pStyle w:val="TOC2"/>
            <w:tabs>
              <w:tab w:val="left" w:pos="1200"/>
              <w:tab w:val="right" w:leader="dot" w:pos="9016"/>
            </w:tabs>
            <w:rPr>
              <w:rFonts w:eastAsiaTheme="minorEastAsia"/>
              <w:noProof/>
            </w:rPr>
          </w:pPr>
          <w:hyperlink w:anchor="_Toc243252249" w:history="1">
            <w:r w:rsidRPr="003E4F7C">
              <w:rPr>
                <w:rStyle w:val="Hyperlink"/>
                <w:noProof/>
              </w:rPr>
              <w:t>19.2.</w:t>
            </w:r>
            <w:r>
              <w:rPr>
                <w:rFonts w:eastAsiaTheme="minorEastAsia"/>
                <w:noProof/>
              </w:rPr>
              <w:tab/>
            </w:r>
            <w:r w:rsidRPr="003E4F7C">
              <w:rPr>
                <w:rStyle w:val="Hyperlink"/>
                <w:noProof/>
              </w:rPr>
              <w:t>What Is Built</w:t>
            </w:r>
            <w:r>
              <w:rPr>
                <w:noProof/>
                <w:webHidden/>
              </w:rPr>
              <w:tab/>
            </w:r>
            <w:r>
              <w:rPr>
                <w:noProof/>
                <w:webHidden/>
              </w:rPr>
              <w:fldChar w:fldCharType="begin"/>
            </w:r>
            <w:r>
              <w:rPr>
                <w:noProof/>
                <w:webHidden/>
              </w:rPr>
              <w:instrText xml:space="preserve"> PAGEREF _Toc243252249 \h </w:instrText>
            </w:r>
            <w:r>
              <w:rPr>
                <w:noProof/>
                <w:webHidden/>
              </w:rPr>
            </w:r>
            <w:r>
              <w:rPr>
                <w:noProof/>
                <w:webHidden/>
              </w:rPr>
              <w:fldChar w:fldCharType="separate"/>
            </w:r>
            <w:r>
              <w:rPr>
                <w:noProof/>
                <w:webHidden/>
              </w:rPr>
              <w:t>91</w:t>
            </w:r>
            <w:r>
              <w:rPr>
                <w:noProof/>
                <w:webHidden/>
              </w:rPr>
              <w:fldChar w:fldCharType="end"/>
            </w:r>
          </w:hyperlink>
        </w:p>
        <w:p w14:paraId="34776305" w14:textId="169102AF" w:rsidR="000110FB" w:rsidRDefault="000110FB">
          <w:pPr>
            <w:pStyle w:val="TOC2"/>
            <w:tabs>
              <w:tab w:val="left" w:pos="1200"/>
              <w:tab w:val="right" w:leader="dot" w:pos="9016"/>
            </w:tabs>
            <w:rPr>
              <w:rFonts w:eastAsiaTheme="minorEastAsia"/>
              <w:noProof/>
            </w:rPr>
          </w:pPr>
          <w:hyperlink w:anchor="_Toc243252250" w:history="1">
            <w:r w:rsidRPr="003E4F7C">
              <w:rPr>
                <w:rStyle w:val="Hyperlink"/>
                <w:noProof/>
              </w:rPr>
              <w:t>19.3.</w:t>
            </w:r>
            <w:r>
              <w:rPr>
                <w:rFonts w:eastAsiaTheme="minorEastAsia"/>
                <w:noProof/>
              </w:rPr>
              <w:tab/>
            </w:r>
            <w:r w:rsidRPr="003E4F7C">
              <w:rPr>
                <w:rStyle w:val="Hyperlink"/>
                <w:noProof/>
              </w:rPr>
              <w:t>Known Gaps Between the PED and the Code</w:t>
            </w:r>
            <w:r>
              <w:rPr>
                <w:noProof/>
                <w:webHidden/>
              </w:rPr>
              <w:tab/>
            </w:r>
            <w:r>
              <w:rPr>
                <w:noProof/>
                <w:webHidden/>
              </w:rPr>
              <w:fldChar w:fldCharType="begin"/>
            </w:r>
            <w:r>
              <w:rPr>
                <w:noProof/>
                <w:webHidden/>
              </w:rPr>
              <w:instrText xml:space="preserve"> PAGEREF _Toc243252250 \h </w:instrText>
            </w:r>
            <w:r>
              <w:rPr>
                <w:noProof/>
                <w:webHidden/>
              </w:rPr>
            </w:r>
            <w:r>
              <w:rPr>
                <w:noProof/>
                <w:webHidden/>
              </w:rPr>
              <w:fldChar w:fldCharType="separate"/>
            </w:r>
            <w:r>
              <w:rPr>
                <w:noProof/>
                <w:webHidden/>
              </w:rPr>
              <w:t>92</w:t>
            </w:r>
            <w:r>
              <w:rPr>
                <w:noProof/>
                <w:webHidden/>
              </w:rPr>
              <w:fldChar w:fldCharType="end"/>
            </w:r>
          </w:hyperlink>
        </w:p>
        <w:p w14:paraId="631E95C0" w14:textId="03A4302D" w:rsidR="000110FB" w:rsidRDefault="000110FB">
          <w:pPr>
            <w:pStyle w:val="TOC2"/>
            <w:tabs>
              <w:tab w:val="left" w:pos="1200"/>
              <w:tab w:val="right" w:leader="dot" w:pos="9016"/>
            </w:tabs>
            <w:rPr>
              <w:rFonts w:eastAsiaTheme="minorEastAsia"/>
              <w:noProof/>
            </w:rPr>
          </w:pPr>
          <w:hyperlink w:anchor="_Toc243252251" w:history="1">
            <w:r w:rsidRPr="003E4F7C">
              <w:rPr>
                <w:rStyle w:val="Hyperlink"/>
                <w:noProof/>
              </w:rPr>
              <w:t>19.4.</w:t>
            </w:r>
            <w:r>
              <w:rPr>
                <w:rFonts w:eastAsiaTheme="minorEastAsia"/>
                <w:noProof/>
              </w:rPr>
              <w:tab/>
            </w:r>
            <w:r w:rsidRPr="003E4F7C">
              <w:rPr>
                <w:rStyle w:val="Hyperlink"/>
                <w:noProof/>
              </w:rPr>
              <w:t>Initial Verification</w:t>
            </w:r>
            <w:r>
              <w:rPr>
                <w:noProof/>
                <w:webHidden/>
              </w:rPr>
              <w:tab/>
            </w:r>
            <w:r>
              <w:rPr>
                <w:noProof/>
                <w:webHidden/>
              </w:rPr>
              <w:fldChar w:fldCharType="begin"/>
            </w:r>
            <w:r>
              <w:rPr>
                <w:noProof/>
                <w:webHidden/>
              </w:rPr>
              <w:instrText xml:space="preserve"> PAGEREF _Toc243252251 \h </w:instrText>
            </w:r>
            <w:r>
              <w:rPr>
                <w:noProof/>
                <w:webHidden/>
              </w:rPr>
            </w:r>
            <w:r>
              <w:rPr>
                <w:noProof/>
                <w:webHidden/>
              </w:rPr>
              <w:fldChar w:fldCharType="separate"/>
            </w:r>
            <w:r>
              <w:rPr>
                <w:noProof/>
                <w:webHidden/>
              </w:rPr>
              <w:t>93</w:t>
            </w:r>
            <w:r>
              <w:rPr>
                <w:noProof/>
                <w:webHidden/>
              </w:rPr>
              <w:fldChar w:fldCharType="end"/>
            </w:r>
          </w:hyperlink>
        </w:p>
        <w:p w14:paraId="2763C5E9" w14:textId="353FC5A3" w:rsidR="000110FB" w:rsidRDefault="000110FB">
          <w:pPr>
            <w:pStyle w:val="TOC2"/>
            <w:tabs>
              <w:tab w:val="left" w:pos="1200"/>
              <w:tab w:val="right" w:leader="dot" w:pos="9016"/>
            </w:tabs>
            <w:rPr>
              <w:rFonts w:eastAsiaTheme="minorEastAsia"/>
              <w:noProof/>
            </w:rPr>
          </w:pPr>
          <w:hyperlink w:anchor="_Toc243252252" w:history="1">
            <w:r w:rsidRPr="003E4F7C">
              <w:rPr>
                <w:rStyle w:val="Hyperlink"/>
                <w:noProof/>
              </w:rPr>
              <w:t>19.5.</w:t>
            </w:r>
            <w:r>
              <w:rPr>
                <w:rFonts w:eastAsiaTheme="minorEastAsia"/>
                <w:noProof/>
              </w:rPr>
              <w:tab/>
            </w:r>
            <w:r w:rsidRPr="003E4F7C">
              <w:rPr>
                <w:rStyle w:val="Hyperlink"/>
                <w:noProof/>
              </w:rPr>
              <w:t>Application Documentation</w:t>
            </w:r>
            <w:r>
              <w:rPr>
                <w:noProof/>
                <w:webHidden/>
              </w:rPr>
              <w:tab/>
            </w:r>
            <w:r>
              <w:rPr>
                <w:noProof/>
                <w:webHidden/>
              </w:rPr>
              <w:fldChar w:fldCharType="begin"/>
            </w:r>
            <w:r>
              <w:rPr>
                <w:noProof/>
                <w:webHidden/>
              </w:rPr>
              <w:instrText xml:space="preserve"> PAGEREF _Toc243252252 \h </w:instrText>
            </w:r>
            <w:r>
              <w:rPr>
                <w:noProof/>
                <w:webHidden/>
              </w:rPr>
            </w:r>
            <w:r>
              <w:rPr>
                <w:noProof/>
                <w:webHidden/>
              </w:rPr>
              <w:fldChar w:fldCharType="separate"/>
            </w:r>
            <w:r>
              <w:rPr>
                <w:noProof/>
                <w:webHidden/>
              </w:rPr>
              <w:t>93</w:t>
            </w:r>
            <w:r>
              <w:rPr>
                <w:noProof/>
                <w:webHidden/>
              </w:rPr>
              <w:fldChar w:fldCharType="end"/>
            </w:r>
          </w:hyperlink>
        </w:p>
        <w:p w14:paraId="39AC4959" w14:textId="5FB49699" w:rsidR="000110FB" w:rsidRDefault="000110FB">
          <w:pPr>
            <w:pStyle w:val="TOC1"/>
            <w:tabs>
              <w:tab w:val="left" w:pos="720"/>
              <w:tab w:val="right" w:leader="dot" w:pos="9016"/>
            </w:tabs>
            <w:rPr>
              <w:rFonts w:eastAsiaTheme="minorEastAsia"/>
              <w:noProof/>
            </w:rPr>
          </w:pPr>
          <w:hyperlink w:anchor="_Toc243252253" w:history="1">
            <w:r w:rsidRPr="003E4F7C">
              <w:rPr>
                <w:rStyle w:val="Hyperlink"/>
                <w:noProof/>
              </w:rPr>
              <w:t>20.</w:t>
            </w:r>
            <w:r>
              <w:rPr>
                <w:rFonts w:eastAsiaTheme="minorEastAsia"/>
                <w:noProof/>
              </w:rPr>
              <w:tab/>
            </w:r>
            <w:r w:rsidRPr="003E4F7C">
              <w:rPr>
                <w:rStyle w:val="Hyperlink"/>
                <w:noProof/>
              </w:rPr>
              <w:t>API &amp; Integration Design</w:t>
            </w:r>
            <w:r>
              <w:rPr>
                <w:noProof/>
                <w:webHidden/>
              </w:rPr>
              <w:tab/>
            </w:r>
            <w:r>
              <w:rPr>
                <w:noProof/>
                <w:webHidden/>
              </w:rPr>
              <w:fldChar w:fldCharType="begin"/>
            </w:r>
            <w:r>
              <w:rPr>
                <w:noProof/>
                <w:webHidden/>
              </w:rPr>
              <w:instrText xml:space="preserve"> PAGEREF _Toc243252253 \h </w:instrText>
            </w:r>
            <w:r>
              <w:rPr>
                <w:noProof/>
                <w:webHidden/>
              </w:rPr>
            </w:r>
            <w:r>
              <w:rPr>
                <w:noProof/>
                <w:webHidden/>
              </w:rPr>
              <w:fldChar w:fldCharType="separate"/>
            </w:r>
            <w:r>
              <w:rPr>
                <w:noProof/>
                <w:webHidden/>
              </w:rPr>
              <w:t>94</w:t>
            </w:r>
            <w:r>
              <w:rPr>
                <w:noProof/>
                <w:webHidden/>
              </w:rPr>
              <w:fldChar w:fldCharType="end"/>
            </w:r>
          </w:hyperlink>
        </w:p>
        <w:p w14:paraId="21869CAC" w14:textId="2D4CD6EF" w:rsidR="000110FB" w:rsidRDefault="000110FB">
          <w:pPr>
            <w:pStyle w:val="TOC2"/>
            <w:tabs>
              <w:tab w:val="left" w:pos="1200"/>
              <w:tab w:val="right" w:leader="dot" w:pos="9016"/>
            </w:tabs>
            <w:rPr>
              <w:rFonts w:eastAsiaTheme="minorEastAsia"/>
              <w:noProof/>
            </w:rPr>
          </w:pPr>
          <w:hyperlink w:anchor="_Toc243252254" w:history="1">
            <w:r w:rsidRPr="003E4F7C">
              <w:rPr>
                <w:rStyle w:val="Hyperlink"/>
                <w:noProof/>
              </w:rPr>
              <w:t>20.1.</w:t>
            </w:r>
            <w:r>
              <w:rPr>
                <w:rFonts w:eastAsiaTheme="minorEastAsia"/>
                <w:noProof/>
              </w:rPr>
              <w:tab/>
            </w:r>
            <w:r w:rsidRPr="003E4F7C">
              <w:rPr>
                <w:rStyle w:val="Hyperlink"/>
                <w:noProof/>
              </w:rPr>
              <w:t>Interaction boundaries</w:t>
            </w:r>
            <w:r>
              <w:rPr>
                <w:noProof/>
                <w:webHidden/>
              </w:rPr>
              <w:tab/>
            </w:r>
            <w:r>
              <w:rPr>
                <w:noProof/>
                <w:webHidden/>
              </w:rPr>
              <w:fldChar w:fldCharType="begin"/>
            </w:r>
            <w:r>
              <w:rPr>
                <w:noProof/>
                <w:webHidden/>
              </w:rPr>
              <w:instrText xml:space="preserve"> PAGEREF _Toc243252254 \h </w:instrText>
            </w:r>
            <w:r>
              <w:rPr>
                <w:noProof/>
                <w:webHidden/>
              </w:rPr>
            </w:r>
            <w:r>
              <w:rPr>
                <w:noProof/>
                <w:webHidden/>
              </w:rPr>
              <w:fldChar w:fldCharType="separate"/>
            </w:r>
            <w:r>
              <w:rPr>
                <w:noProof/>
                <w:webHidden/>
              </w:rPr>
              <w:t>94</w:t>
            </w:r>
            <w:r>
              <w:rPr>
                <w:noProof/>
                <w:webHidden/>
              </w:rPr>
              <w:fldChar w:fldCharType="end"/>
            </w:r>
          </w:hyperlink>
        </w:p>
        <w:p w14:paraId="443534F2" w14:textId="2A67D32C" w:rsidR="000110FB" w:rsidRDefault="000110FB">
          <w:pPr>
            <w:pStyle w:val="TOC2"/>
            <w:tabs>
              <w:tab w:val="left" w:pos="1200"/>
              <w:tab w:val="right" w:leader="dot" w:pos="9016"/>
            </w:tabs>
            <w:rPr>
              <w:rFonts w:eastAsiaTheme="minorEastAsia"/>
              <w:noProof/>
            </w:rPr>
          </w:pPr>
          <w:hyperlink w:anchor="_Toc243252255" w:history="1">
            <w:r w:rsidRPr="003E4F7C">
              <w:rPr>
                <w:rStyle w:val="Hyperlink"/>
                <w:noProof/>
              </w:rPr>
              <w:t>20.2.</w:t>
            </w:r>
            <w:r>
              <w:rPr>
                <w:rFonts w:eastAsiaTheme="minorEastAsia"/>
                <w:noProof/>
              </w:rPr>
              <w:tab/>
            </w:r>
            <w:r w:rsidRPr="003E4F7C">
              <w:rPr>
                <w:rStyle w:val="Hyperlink"/>
                <w:noProof/>
              </w:rPr>
              <w:t>Interface Decisions (ADRs)</w:t>
            </w:r>
            <w:r>
              <w:rPr>
                <w:noProof/>
                <w:webHidden/>
              </w:rPr>
              <w:tab/>
            </w:r>
            <w:r>
              <w:rPr>
                <w:noProof/>
                <w:webHidden/>
              </w:rPr>
              <w:fldChar w:fldCharType="begin"/>
            </w:r>
            <w:r>
              <w:rPr>
                <w:noProof/>
                <w:webHidden/>
              </w:rPr>
              <w:instrText xml:space="preserve"> PAGEREF _Toc243252255 \h </w:instrText>
            </w:r>
            <w:r>
              <w:rPr>
                <w:noProof/>
                <w:webHidden/>
              </w:rPr>
            </w:r>
            <w:r>
              <w:rPr>
                <w:noProof/>
                <w:webHidden/>
              </w:rPr>
              <w:fldChar w:fldCharType="separate"/>
            </w:r>
            <w:r>
              <w:rPr>
                <w:noProof/>
                <w:webHidden/>
              </w:rPr>
              <w:t>94</w:t>
            </w:r>
            <w:r>
              <w:rPr>
                <w:noProof/>
                <w:webHidden/>
              </w:rPr>
              <w:fldChar w:fldCharType="end"/>
            </w:r>
          </w:hyperlink>
        </w:p>
        <w:p w14:paraId="483D062C" w14:textId="3200B754" w:rsidR="000110FB" w:rsidRDefault="000110FB">
          <w:pPr>
            <w:pStyle w:val="TOC2"/>
            <w:tabs>
              <w:tab w:val="left" w:pos="1200"/>
              <w:tab w:val="right" w:leader="dot" w:pos="9016"/>
            </w:tabs>
            <w:rPr>
              <w:rFonts w:eastAsiaTheme="minorEastAsia"/>
              <w:noProof/>
            </w:rPr>
          </w:pPr>
          <w:hyperlink w:anchor="_Toc243252256" w:history="1">
            <w:r w:rsidRPr="003E4F7C">
              <w:rPr>
                <w:rStyle w:val="Hyperlink"/>
                <w:noProof/>
              </w:rPr>
              <w:t>20.3.</w:t>
            </w:r>
            <w:r>
              <w:rPr>
                <w:rFonts w:eastAsiaTheme="minorEastAsia"/>
                <w:noProof/>
              </w:rPr>
              <w:tab/>
            </w:r>
            <w:r w:rsidRPr="003E4F7C">
              <w:rPr>
                <w:rStyle w:val="Hyperlink"/>
                <w:noProof/>
              </w:rPr>
              <w:t>API Conventions</w:t>
            </w:r>
            <w:r>
              <w:rPr>
                <w:noProof/>
                <w:webHidden/>
              </w:rPr>
              <w:tab/>
            </w:r>
            <w:r>
              <w:rPr>
                <w:noProof/>
                <w:webHidden/>
              </w:rPr>
              <w:fldChar w:fldCharType="begin"/>
            </w:r>
            <w:r>
              <w:rPr>
                <w:noProof/>
                <w:webHidden/>
              </w:rPr>
              <w:instrText xml:space="preserve"> PAGEREF _Toc243252256 \h </w:instrText>
            </w:r>
            <w:r>
              <w:rPr>
                <w:noProof/>
                <w:webHidden/>
              </w:rPr>
            </w:r>
            <w:r>
              <w:rPr>
                <w:noProof/>
                <w:webHidden/>
              </w:rPr>
              <w:fldChar w:fldCharType="separate"/>
            </w:r>
            <w:r>
              <w:rPr>
                <w:noProof/>
                <w:webHidden/>
              </w:rPr>
              <w:t>96</w:t>
            </w:r>
            <w:r>
              <w:rPr>
                <w:noProof/>
                <w:webHidden/>
              </w:rPr>
              <w:fldChar w:fldCharType="end"/>
            </w:r>
          </w:hyperlink>
        </w:p>
        <w:p w14:paraId="6822B327" w14:textId="097DF7F2" w:rsidR="000110FB" w:rsidRDefault="000110FB">
          <w:pPr>
            <w:pStyle w:val="TOC2"/>
            <w:tabs>
              <w:tab w:val="left" w:pos="1200"/>
              <w:tab w:val="right" w:leader="dot" w:pos="9016"/>
            </w:tabs>
            <w:rPr>
              <w:rFonts w:eastAsiaTheme="minorEastAsia"/>
              <w:noProof/>
            </w:rPr>
          </w:pPr>
          <w:hyperlink w:anchor="_Toc243252257" w:history="1">
            <w:r w:rsidRPr="003E4F7C">
              <w:rPr>
                <w:rStyle w:val="Hyperlink"/>
                <w:noProof/>
              </w:rPr>
              <w:t>20.4.</w:t>
            </w:r>
            <w:r>
              <w:rPr>
                <w:rFonts w:eastAsiaTheme="minorEastAsia"/>
                <w:noProof/>
              </w:rPr>
              <w:tab/>
            </w:r>
            <w:r w:rsidRPr="003E4F7C">
              <w:rPr>
                <w:rStyle w:val="Hyperlink"/>
                <w:noProof/>
              </w:rPr>
              <w:t>Endpoint Contract</w:t>
            </w:r>
            <w:r>
              <w:rPr>
                <w:noProof/>
                <w:webHidden/>
              </w:rPr>
              <w:tab/>
            </w:r>
            <w:r>
              <w:rPr>
                <w:noProof/>
                <w:webHidden/>
              </w:rPr>
              <w:fldChar w:fldCharType="begin"/>
            </w:r>
            <w:r>
              <w:rPr>
                <w:noProof/>
                <w:webHidden/>
              </w:rPr>
              <w:instrText xml:space="preserve"> PAGEREF _Toc243252257 \h </w:instrText>
            </w:r>
            <w:r>
              <w:rPr>
                <w:noProof/>
                <w:webHidden/>
              </w:rPr>
            </w:r>
            <w:r>
              <w:rPr>
                <w:noProof/>
                <w:webHidden/>
              </w:rPr>
              <w:fldChar w:fldCharType="separate"/>
            </w:r>
            <w:r>
              <w:rPr>
                <w:noProof/>
                <w:webHidden/>
              </w:rPr>
              <w:t>97</w:t>
            </w:r>
            <w:r>
              <w:rPr>
                <w:noProof/>
                <w:webHidden/>
              </w:rPr>
              <w:fldChar w:fldCharType="end"/>
            </w:r>
          </w:hyperlink>
        </w:p>
        <w:p w14:paraId="163FD1F6" w14:textId="7D333399" w:rsidR="000110FB" w:rsidRDefault="000110FB">
          <w:pPr>
            <w:pStyle w:val="TOC2"/>
            <w:tabs>
              <w:tab w:val="left" w:pos="1200"/>
              <w:tab w:val="right" w:leader="dot" w:pos="9016"/>
            </w:tabs>
            <w:rPr>
              <w:rFonts w:eastAsiaTheme="minorEastAsia"/>
              <w:noProof/>
            </w:rPr>
          </w:pPr>
          <w:hyperlink w:anchor="_Toc243252258" w:history="1">
            <w:r w:rsidRPr="003E4F7C">
              <w:rPr>
                <w:rStyle w:val="Hyperlink"/>
                <w:noProof/>
              </w:rPr>
              <w:t>20.5.</w:t>
            </w:r>
            <w:r>
              <w:rPr>
                <w:rFonts w:eastAsiaTheme="minorEastAsia"/>
                <w:noProof/>
              </w:rPr>
              <w:tab/>
            </w:r>
            <w:r w:rsidRPr="003E4F7C">
              <w:rPr>
                <w:rStyle w:val="Hyperlink"/>
                <w:noProof/>
              </w:rPr>
              <w:t>Error Model</w:t>
            </w:r>
            <w:r>
              <w:rPr>
                <w:noProof/>
                <w:webHidden/>
              </w:rPr>
              <w:tab/>
            </w:r>
            <w:r>
              <w:rPr>
                <w:noProof/>
                <w:webHidden/>
              </w:rPr>
              <w:fldChar w:fldCharType="begin"/>
            </w:r>
            <w:r>
              <w:rPr>
                <w:noProof/>
                <w:webHidden/>
              </w:rPr>
              <w:instrText xml:space="preserve"> PAGEREF _Toc243252258 \h </w:instrText>
            </w:r>
            <w:r>
              <w:rPr>
                <w:noProof/>
                <w:webHidden/>
              </w:rPr>
            </w:r>
            <w:r>
              <w:rPr>
                <w:noProof/>
                <w:webHidden/>
              </w:rPr>
              <w:fldChar w:fldCharType="separate"/>
            </w:r>
            <w:r>
              <w:rPr>
                <w:noProof/>
                <w:webHidden/>
              </w:rPr>
              <w:t>99</w:t>
            </w:r>
            <w:r>
              <w:rPr>
                <w:noProof/>
                <w:webHidden/>
              </w:rPr>
              <w:fldChar w:fldCharType="end"/>
            </w:r>
          </w:hyperlink>
        </w:p>
        <w:p w14:paraId="29668856" w14:textId="752E7E85" w:rsidR="000110FB" w:rsidRDefault="000110FB">
          <w:pPr>
            <w:pStyle w:val="TOC2"/>
            <w:tabs>
              <w:tab w:val="left" w:pos="1200"/>
              <w:tab w:val="right" w:leader="dot" w:pos="9016"/>
            </w:tabs>
            <w:rPr>
              <w:rFonts w:eastAsiaTheme="minorEastAsia"/>
              <w:noProof/>
            </w:rPr>
          </w:pPr>
          <w:hyperlink w:anchor="_Toc243252259" w:history="1">
            <w:r w:rsidRPr="003E4F7C">
              <w:rPr>
                <w:rStyle w:val="Hyperlink"/>
                <w:noProof/>
              </w:rPr>
              <w:t>20.6.</w:t>
            </w:r>
            <w:r>
              <w:rPr>
                <w:rFonts w:eastAsiaTheme="minorEastAsia"/>
                <w:noProof/>
              </w:rPr>
              <w:tab/>
            </w:r>
            <w:r w:rsidRPr="003E4F7C">
              <w:rPr>
                <w:rStyle w:val="Hyperlink"/>
                <w:noProof/>
              </w:rPr>
              <w:t>Example Interaction: a Handler Changes a Request's Status (FR-009)</w:t>
            </w:r>
            <w:r>
              <w:rPr>
                <w:noProof/>
                <w:webHidden/>
              </w:rPr>
              <w:tab/>
            </w:r>
            <w:r>
              <w:rPr>
                <w:noProof/>
                <w:webHidden/>
              </w:rPr>
              <w:fldChar w:fldCharType="begin"/>
            </w:r>
            <w:r>
              <w:rPr>
                <w:noProof/>
                <w:webHidden/>
              </w:rPr>
              <w:instrText xml:space="preserve"> PAGEREF _Toc243252259 \h </w:instrText>
            </w:r>
            <w:r>
              <w:rPr>
                <w:noProof/>
                <w:webHidden/>
              </w:rPr>
            </w:r>
            <w:r>
              <w:rPr>
                <w:noProof/>
                <w:webHidden/>
              </w:rPr>
              <w:fldChar w:fldCharType="separate"/>
            </w:r>
            <w:r>
              <w:rPr>
                <w:noProof/>
                <w:webHidden/>
              </w:rPr>
              <w:t>101</w:t>
            </w:r>
            <w:r>
              <w:rPr>
                <w:noProof/>
                <w:webHidden/>
              </w:rPr>
              <w:fldChar w:fldCharType="end"/>
            </w:r>
          </w:hyperlink>
        </w:p>
        <w:p w14:paraId="5D890709" w14:textId="2E2ED872" w:rsidR="000110FB" w:rsidRDefault="000110FB">
          <w:pPr>
            <w:pStyle w:val="TOC2"/>
            <w:tabs>
              <w:tab w:val="left" w:pos="1200"/>
              <w:tab w:val="right" w:leader="dot" w:pos="9016"/>
            </w:tabs>
            <w:rPr>
              <w:rFonts w:eastAsiaTheme="minorEastAsia"/>
              <w:noProof/>
            </w:rPr>
          </w:pPr>
          <w:hyperlink w:anchor="_Toc243252260" w:history="1">
            <w:r w:rsidRPr="003E4F7C">
              <w:rPr>
                <w:rStyle w:val="Hyperlink"/>
                <w:noProof/>
              </w:rPr>
              <w:t>20.7.</w:t>
            </w:r>
            <w:r>
              <w:rPr>
                <w:rFonts w:eastAsiaTheme="minorEastAsia"/>
                <w:noProof/>
              </w:rPr>
              <w:tab/>
            </w:r>
            <w:r w:rsidRPr="003E4F7C">
              <w:rPr>
                <w:rStyle w:val="Hyperlink"/>
                <w:noProof/>
              </w:rPr>
              <w:t>Validation and Security at the Boundary</w:t>
            </w:r>
            <w:r>
              <w:rPr>
                <w:noProof/>
                <w:webHidden/>
              </w:rPr>
              <w:tab/>
            </w:r>
            <w:r>
              <w:rPr>
                <w:noProof/>
                <w:webHidden/>
              </w:rPr>
              <w:fldChar w:fldCharType="begin"/>
            </w:r>
            <w:r>
              <w:rPr>
                <w:noProof/>
                <w:webHidden/>
              </w:rPr>
              <w:instrText xml:space="preserve"> PAGEREF _Toc243252260 \h </w:instrText>
            </w:r>
            <w:r>
              <w:rPr>
                <w:noProof/>
                <w:webHidden/>
              </w:rPr>
            </w:r>
            <w:r>
              <w:rPr>
                <w:noProof/>
                <w:webHidden/>
              </w:rPr>
              <w:fldChar w:fldCharType="separate"/>
            </w:r>
            <w:r>
              <w:rPr>
                <w:noProof/>
                <w:webHidden/>
              </w:rPr>
              <w:t>101</w:t>
            </w:r>
            <w:r>
              <w:rPr>
                <w:noProof/>
                <w:webHidden/>
              </w:rPr>
              <w:fldChar w:fldCharType="end"/>
            </w:r>
          </w:hyperlink>
        </w:p>
        <w:p w14:paraId="6CDFBC28" w14:textId="622F4E25" w:rsidR="000110FB" w:rsidRDefault="000110FB">
          <w:pPr>
            <w:pStyle w:val="TOC2"/>
            <w:tabs>
              <w:tab w:val="left" w:pos="1200"/>
              <w:tab w:val="right" w:leader="dot" w:pos="9016"/>
            </w:tabs>
            <w:rPr>
              <w:rFonts w:eastAsiaTheme="minorEastAsia"/>
              <w:noProof/>
            </w:rPr>
          </w:pPr>
          <w:hyperlink w:anchor="_Toc243252261" w:history="1">
            <w:r w:rsidRPr="003E4F7C">
              <w:rPr>
                <w:rStyle w:val="Hyperlink"/>
                <w:noProof/>
              </w:rPr>
              <w:t>20.8.</w:t>
            </w:r>
            <w:r>
              <w:rPr>
                <w:rFonts w:eastAsiaTheme="minorEastAsia"/>
                <w:noProof/>
              </w:rPr>
              <w:tab/>
            </w:r>
            <w:r w:rsidRPr="003E4F7C">
              <w:rPr>
                <w:rStyle w:val="Hyperlink"/>
                <w:noProof/>
              </w:rPr>
              <w:t>Versioning and Change</w:t>
            </w:r>
            <w:r>
              <w:rPr>
                <w:noProof/>
                <w:webHidden/>
              </w:rPr>
              <w:tab/>
            </w:r>
            <w:r>
              <w:rPr>
                <w:noProof/>
                <w:webHidden/>
              </w:rPr>
              <w:fldChar w:fldCharType="begin"/>
            </w:r>
            <w:r>
              <w:rPr>
                <w:noProof/>
                <w:webHidden/>
              </w:rPr>
              <w:instrText xml:space="preserve"> PAGEREF _Toc243252261 \h </w:instrText>
            </w:r>
            <w:r>
              <w:rPr>
                <w:noProof/>
                <w:webHidden/>
              </w:rPr>
            </w:r>
            <w:r>
              <w:rPr>
                <w:noProof/>
                <w:webHidden/>
              </w:rPr>
              <w:fldChar w:fldCharType="separate"/>
            </w:r>
            <w:r>
              <w:rPr>
                <w:noProof/>
                <w:webHidden/>
              </w:rPr>
              <w:t>102</w:t>
            </w:r>
            <w:r>
              <w:rPr>
                <w:noProof/>
                <w:webHidden/>
              </w:rPr>
              <w:fldChar w:fldCharType="end"/>
            </w:r>
          </w:hyperlink>
        </w:p>
        <w:p w14:paraId="5E424D34" w14:textId="61DD668F" w:rsidR="000110FB" w:rsidRDefault="000110FB">
          <w:pPr>
            <w:pStyle w:val="TOC2"/>
            <w:tabs>
              <w:tab w:val="left" w:pos="1200"/>
              <w:tab w:val="right" w:leader="dot" w:pos="9016"/>
            </w:tabs>
            <w:rPr>
              <w:rFonts w:eastAsiaTheme="minorEastAsia"/>
              <w:noProof/>
            </w:rPr>
          </w:pPr>
          <w:hyperlink w:anchor="_Toc243252262" w:history="1">
            <w:r w:rsidRPr="003E4F7C">
              <w:rPr>
                <w:rStyle w:val="Hyperlink"/>
                <w:noProof/>
              </w:rPr>
              <w:t>20.9.</w:t>
            </w:r>
            <w:r>
              <w:rPr>
                <w:rFonts w:eastAsiaTheme="minorEastAsia"/>
                <w:noProof/>
              </w:rPr>
              <w:tab/>
            </w:r>
            <w:r w:rsidRPr="003E4F7C">
              <w:rPr>
                <w:rStyle w:val="Hyperlink"/>
                <w:noProof/>
              </w:rPr>
              <w:t>Current Implementation Evidence vs Contract</w:t>
            </w:r>
            <w:r>
              <w:rPr>
                <w:noProof/>
                <w:webHidden/>
              </w:rPr>
              <w:tab/>
            </w:r>
            <w:r>
              <w:rPr>
                <w:noProof/>
                <w:webHidden/>
              </w:rPr>
              <w:fldChar w:fldCharType="begin"/>
            </w:r>
            <w:r>
              <w:rPr>
                <w:noProof/>
                <w:webHidden/>
              </w:rPr>
              <w:instrText xml:space="preserve"> PAGEREF _Toc243252262 \h </w:instrText>
            </w:r>
            <w:r>
              <w:rPr>
                <w:noProof/>
                <w:webHidden/>
              </w:rPr>
            </w:r>
            <w:r>
              <w:rPr>
                <w:noProof/>
                <w:webHidden/>
              </w:rPr>
              <w:fldChar w:fldCharType="separate"/>
            </w:r>
            <w:r>
              <w:rPr>
                <w:noProof/>
                <w:webHidden/>
              </w:rPr>
              <w:t>102</w:t>
            </w:r>
            <w:r>
              <w:rPr>
                <w:noProof/>
                <w:webHidden/>
              </w:rPr>
              <w:fldChar w:fldCharType="end"/>
            </w:r>
          </w:hyperlink>
        </w:p>
        <w:p w14:paraId="3098BBB4" w14:textId="74D87AB2" w:rsidR="000110FB" w:rsidRDefault="000110FB">
          <w:pPr>
            <w:pStyle w:val="TOC2"/>
            <w:tabs>
              <w:tab w:val="left" w:pos="1200"/>
              <w:tab w:val="right" w:leader="dot" w:pos="9016"/>
            </w:tabs>
            <w:rPr>
              <w:rFonts w:eastAsiaTheme="minorEastAsia"/>
              <w:noProof/>
            </w:rPr>
          </w:pPr>
          <w:hyperlink w:anchor="_Toc243252263" w:history="1">
            <w:r w:rsidRPr="003E4F7C">
              <w:rPr>
                <w:rStyle w:val="Hyperlink"/>
                <w:noProof/>
              </w:rPr>
              <w:t>20.10.</w:t>
            </w:r>
            <w:r>
              <w:rPr>
                <w:rFonts w:eastAsiaTheme="minorEastAsia"/>
                <w:noProof/>
              </w:rPr>
              <w:tab/>
            </w:r>
            <w:r w:rsidRPr="003E4F7C">
              <w:rPr>
                <w:rStyle w:val="Hyperlink"/>
                <w:noProof/>
              </w:rPr>
              <w:t>Integrations Deliberately Not Established</w:t>
            </w:r>
            <w:r>
              <w:rPr>
                <w:noProof/>
                <w:webHidden/>
              </w:rPr>
              <w:tab/>
            </w:r>
            <w:r>
              <w:rPr>
                <w:noProof/>
                <w:webHidden/>
              </w:rPr>
              <w:fldChar w:fldCharType="begin"/>
            </w:r>
            <w:r>
              <w:rPr>
                <w:noProof/>
                <w:webHidden/>
              </w:rPr>
              <w:instrText xml:space="preserve"> PAGEREF _Toc243252263 \h </w:instrText>
            </w:r>
            <w:r>
              <w:rPr>
                <w:noProof/>
                <w:webHidden/>
              </w:rPr>
            </w:r>
            <w:r>
              <w:rPr>
                <w:noProof/>
                <w:webHidden/>
              </w:rPr>
              <w:fldChar w:fldCharType="separate"/>
            </w:r>
            <w:r>
              <w:rPr>
                <w:noProof/>
                <w:webHidden/>
              </w:rPr>
              <w:t>102</w:t>
            </w:r>
            <w:r>
              <w:rPr>
                <w:noProof/>
                <w:webHidden/>
              </w:rPr>
              <w:fldChar w:fldCharType="end"/>
            </w:r>
          </w:hyperlink>
        </w:p>
        <w:p w14:paraId="6E65ACDF" w14:textId="6FE1D692" w:rsidR="000110FB" w:rsidRDefault="000110FB">
          <w:pPr>
            <w:pStyle w:val="TOC1"/>
            <w:tabs>
              <w:tab w:val="left" w:pos="720"/>
              <w:tab w:val="right" w:leader="dot" w:pos="9016"/>
            </w:tabs>
            <w:rPr>
              <w:rFonts w:eastAsiaTheme="minorEastAsia"/>
              <w:noProof/>
            </w:rPr>
          </w:pPr>
          <w:hyperlink w:anchor="_Toc243252264" w:history="1">
            <w:r w:rsidRPr="003E4F7C">
              <w:rPr>
                <w:rStyle w:val="Hyperlink"/>
                <w:noProof/>
              </w:rPr>
              <w:t>21.</w:t>
            </w:r>
            <w:r>
              <w:rPr>
                <w:rFonts w:eastAsiaTheme="minorEastAsia"/>
                <w:noProof/>
              </w:rPr>
              <w:tab/>
            </w:r>
            <w:r w:rsidRPr="003E4F7C">
              <w:rPr>
                <w:rStyle w:val="Hyperlink"/>
                <w:noProof/>
              </w:rPr>
              <w:t>User Interface Design</w:t>
            </w:r>
            <w:r>
              <w:rPr>
                <w:noProof/>
                <w:webHidden/>
              </w:rPr>
              <w:tab/>
            </w:r>
            <w:r>
              <w:rPr>
                <w:noProof/>
                <w:webHidden/>
              </w:rPr>
              <w:fldChar w:fldCharType="begin"/>
            </w:r>
            <w:r>
              <w:rPr>
                <w:noProof/>
                <w:webHidden/>
              </w:rPr>
              <w:instrText xml:space="preserve"> PAGEREF _Toc243252264 \h </w:instrText>
            </w:r>
            <w:r>
              <w:rPr>
                <w:noProof/>
                <w:webHidden/>
              </w:rPr>
            </w:r>
            <w:r>
              <w:rPr>
                <w:noProof/>
                <w:webHidden/>
              </w:rPr>
              <w:fldChar w:fldCharType="separate"/>
            </w:r>
            <w:r>
              <w:rPr>
                <w:noProof/>
                <w:webHidden/>
              </w:rPr>
              <w:t>103</w:t>
            </w:r>
            <w:r>
              <w:rPr>
                <w:noProof/>
                <w:webHidden/>
              </w:rPr>
              <w:fldChar w:fldCharType="end"/>
            </w:r>
          </w:hyperlink>
        </w:p>
        <w:p w14:paraId="4DA5E7F6" w14:textId="60490CEC" w:rsidR="000110FB" w:rsidRDefault="000110FB">
          <w:pPr>
            <w:pStyle w:val="TOC2"/>
            <w:tabs>
              <w:tab w:val="left" w:pos="1200"/>
              <w:tab w:val="right" w:leader="dot" w:pos="9016"/>
            </w:tabs>
            <w:rPr>
              <w:rFonts w:eastAsiaTheme="minorEastAsia"/>
              <w:noProof/>
            </w:rPr>
          </w:pPr>
          <w:hyperlink w:anchor="_Toc243252265" w:history="1">
            <w:r w:rsidRPr="003E4F7C">
              <w:rPr>
                <w:rStyle w:val="Hyperlink"/>
                <w:noProof/>
              </w:rPr>
              <w:t>21.1.</w:t>
            </w:r>
            <w:r>
              <w:rPr>
                <w:rFonts w:eastAsiaTheme="minorEastAsia"/>
                <w:noProof/>
              </w:rPr>
              <w:tab/>
            </w:r>
            <w:r w:rsidRPr="003E4F7C">
              <w:rPr>
                <w:rStyle w:val="Hyperlink"/>
                <w:noProof/>
              </w:rPr>
              <w:t>Screen Map</w:t>
            </w:r>
            <w:r>
              <w:rPr>
                <w:noProof/>
                <w:webHidden/>
              </w:rPr>
              <w:tab/>
            </w:r>
            <w:r>
              <w:rPr>
                <w:noProof/>
                <w:webHidden/>
              </w:rPr>
              <w:fldChar w:fldCharType="begin"/>
            </w:r>
            <w:r>
              <w:rPr>
                <w:noProof/>
                <w:webHidden/>
              </w:rPr>
              <w:instrText xml:space="preserve"> PAGEREF _Toc243252265 \h </w:instrText>
            </w:r>
            <w:r>
              <w:rPr>
                <w:noProof/>
                <w:webHidden/>
              </w:rPr>
            </w:r>
            <w:r>
              <w:rPr>
                <w:noProof/>
                <w:webHidden/>
              </w:rPr>
              <w:fldChar w:fldCharType="separate"/>
            </w:r>
            <w:r>
              <w:rPr>
                <w:noProof/>
                <w:webHidden/>
              </w:rPr>
              <w:t>103</w:t>
            </w:r>
            <w:r>
              <w:rPr>
                <w:noProof/>
                <w:webHidden/>
              </w:rPr>
              <w:fldChar w:fldCharType="end"/>
            </w:r>
          </w:hyperlink>
        </w:p>
        <w:p w14:paraId="70C0B96E" w14:textId="22A7B64E" w:rsidR="000110FB" w:rsidRDefault="000110FB">
          <w:pPr>
            <w:pStyle w:val="TOC2"/>
            <w:tabs>
              <w:tab w:val="left" w:pos="1200"/>
              <w:tab w:val="right" w:leader="dot" w:pos="9016"/>
            </w:tabs>
            <w:rPr>
              <w:rFonts w:eastAsiaTheme="minorEastAsia"/>
              <w:noProof/>
            </w:rPr>
          </w:pPr>
          <w:hyperlink w:anchor="_Toc243252266" w:history="1">
            <w:r w:rsidRPr="003E4F7C">
              <w:rPr>
                <w:rStyle w:val="Hyperlink"/>
                <w:noProof/>
              </w:rPr>
              <w:t>21.2.</w:t>
            </w:r>
            <w:r>
              <w:rPr>
                <w:rFonts w:eastAsiaTheme="minorEastAsia"/>
                <w:noProof/>
              </w:rPr>
              <w:tab/>
            </w:r>
            <w:r w:rsidRPr="003E4F7C">
              <w:rPr>
                <w:rStyle w:val="Hyperlink"/>
                <w:noProof/>
              </w:rPr>
              <w:t>Wireframes</w:t>
            </w:r>
            <w:r>
              <w:rPr>
                <w:noProof/>
                <w:webHidden/>
              </w:rPr>
              <w:tab/>
            </w:r>
            <w:r>
              <w:rPr>
                <w:noProof/>
                <w:webHidden/>
              </w:rPr>
              <w:fldChar w:fldCharType="begin"/>
            </w:r>
            <w:r>
              <w:rPr>
                <w:noProof/>
                <w:webHidden/>
              </w:rPr>
              <w:instrText xml:space="preserve"> PAGEREF _Toc243252266 \h </w:instrText>
            </w:r>
            <w:r>
              <w:rPr>
                <w:noProof/>
                <w:webHidden/>
              </w:rPr>
            </w:r>
            <w:r>
              <w:rPr>
                <w:noProof/>
                <w:webHidden/>
              </w:rPr>
              <w:fldChar w:fldCharType="separate"/>
            </w:r>
            <w:r>
              <w:rPr>
                <w:noProof/>
                <w:webHidden/>
              </w:rPr>
              <w:t>104</w:t>
            </w:r>
            <w:r>
              <w:rPr>
                <w:noProof/>
                <w:webHidden/>
              </w:rPr>
              <w:fldChar w:fldCharType="end"/>
            </w:r>
          </w:hyperlink>
        </w:p>
        <w:p w14:paraId="2C96B4D6" w14:textId="647506D5" w:rsidR="000110FB" w:rsidRDefault="000110FB">
          <w:pPr>
            <w:pStyle w:val="TOC2"/>
            <w:tabs>
              <w:tab w:val="left" w:pos="1200"/>
              <w:tab w:val="right" w:leader="dot" w:pos="9016"/>
            </w:tabs>
            <w:rPr>
              <w:rFonts w:eastAsiaTheme="minorEastAsia"/>
              <w:noProof/>
            </w:rPr>
          </w:pPr>
          <w:hyperlink w:anchor="_Toc243252267" w:history="1">
            <w:r w:rsidRPr="003E4F7C">
              <w:rPr>
                <w:rStyle w:val="Hyperlink"/>
                <w:noProof/>
              </w:rPr>
              <w:t>21.3.</w:t>
            </w:r>
            <w:r>
              <w:rPr>
                <w:rFonts w:eastAsiaTheme="minorEastAsia"/>
                <w:noProof/>
              </w:rPr>
              <w:tab/>
            </w:r>
            <w:r w:rsidRPr="003E4F7C">
              <w:rPr>
                <w:rStyle w:val="Hyperlink"/>
                <w:noProof/>
              </w:rPr>
              <w:t>Usability and Accessibility Rationale</w:t>
            </w:r>
            <w:r>
              <w:rPr>
                <w:noProof/>
                <w:webHidden/>
              </w:rPr>
              <w:tab/>
            </w:r>
            <w:r>
              <w:rPr>
                <w:noProof/>
                <w:webHidden/>
              </w:rPr>
              <w:fldChar w:fldCharType="begin"/>
            </w:r>
            <w:r>
              <w:rPr>
                <w:noProof/>
                <w:webHidden/>
              </w:rPr>
              <w:instrText xml:space="preserve"> PAGEREF _Toc243252267 \h </w:instrText>
            </w:r>
            <w:r>
              <w:rPr>
                <w:noProof/>
                <w:webHidden/>
              </w:rPr>
            </w:r>
            <w:r>
              <w:rPr>
                <w:noProof/>
                <w:webHidden/>
              </w:rPr>
              <w:fldChar w:fldCharType="separate"/>
            </w:r>
            <w:r>
              <w:rPr>
                <w:noProof/>
                <w:webHidden/>
              </w:rPr>
              <w:t>106</w:t>
            </w:r>
            <w:r>
              <w:rPr>
                <w:noProof/>
                <w:webHidden/>
              </w:rPr>
              <w:fldChar w:fldCharType="end"/>
            </w:r>
          </w:hyperlink>
        </w:p>
        <w:p w14:paraId="2CA44398" w14:textId="63EE4313" w:rsidR="000110FB" w:rsidRDefault="000110FB">
          <w:pPr>
            <w:pStyle w:val="TOC1"/>
            <w:tabs>
              <w:tab w:val="left" w:pos="720"/>
              <w:tab w:val="right" w:leader="dot" w:pos="9016"/>
            </w:tabs>
            <w:rPr>
              <w:rFonts w:eastAsiaTheme="minorEastAsia"/>
              <w:noProof/>
            </w:rPr>
          </w:pPr>
          <w:hyperlink w:anchor="_Toc243252268" w:history="1">
            <w:r w:rsidRPr="003E4F7C">
              <w:rPr>
                <w:rStyle w:val="Hyperlink"/>
                <w:noProof/>
              </w:rPr>
              <w:t>22.</w:t>
            </w:r>
            <w:r>
              <w:rPr>
                <w:rFonts w:eastAsiaTheme="minorEastAsia"/>
                <w:noProof/>
              </w:rPr>
              <w:tab/>
            </w:r>
            <w:r w:rsidRPr="003E4F7C">
              <w:rPr>
                <w:rStyle w:val="Hyperlink"/>
                <w:noProof/>
              </w:rPr>
              <w:t>Process and Team Working Agreement</w:t>
            </w:r>
            <w:r>
              <w:rPr>
                <w:noProof/>
                <w:webHidden/>
              </w:rPr>
              <w:tab/>
            </w:r>
            <w:r>
              <w:rPr>
                <w:noProof/>
                <w:webHidden/>
              </w:rPr>
              <w:fldChar w:fldCharType="begin"/>
            </w:r>
            <w:r>
              <w:rPr>
                <w:noProof/>
                <w:webHidden/>
              </w:rPr>
              <w:instrText xml:space="preserve"> PAGEREF _Toc243252268 \h </w:instrText>
            </w:r>
            <w:r>
              <w:rPr>
                <w:noProof/>
                <w:webHidden/>
              </w:rPr>
            </w:r>
            <w:r>
              <w:rPr>
                <w:noProof/>
                <w:webHidden/>
              </w:rPr>
              <w:fldChar w:fldCharType="separate"/>
            </w:r>
            <w:r>
              <w:rPr>
                <w:noProof/>
                <w:webHidden/>
              </w:rPr>
              <w:t>106</w:t>
            </w:r>
            <w:r>
              <w:rPr>
                <w:noProof/>
                <w:webHidden/>
              </w:rPr>
              <w:fldChar w:fldCharType="end"/>
            </w:r>
          </w:hyperlink>
        </w:p>
        <w:p w14:paraId="34C1ED7E" w14:textId="23CED647" w:rsidR="000110FB" w:rsidRDefault="000110FB">
          <w:pPr>
            <w:pStyle w:val="TOC1"/>
            <w:tabs>
              <w:tab w:val="left" w:pos="720"/>
              <w:tab w:val="right" w:leader="dot" w:pos="9016"/>
            </w:tabs>
            <w:rPr>
              <w:rFonts w:eastAsiaTheme="minorEastAsia"/>
              <w:noProof/>
            </w:rPr>
          </w:pPr>
          <w:hyperlink w:anchor="_Toc243252269" w:history="1">
            <w:r w:rsidRPr="003E4F7C">
              <w:rPr>
                <w:rStyle w:val="Hyperlink"/>
                <w:noProof/>
              </w:rPr>
              <w:t>23.</w:t>
            </w:r>
            <w:r>
              <w:rPr>
                <w:rFonts w:eastAsiaTheme="minorEastAsia"/>
                <w:noProof/>
              </w:rPr>
              <w:tab/>
            </w:r>
            <w:r w:rsidRPr="003E4F7C">
              <w:rPr>
                <w:rStyle w:val="Hyperlink"/>
                <w:noProof/>
              </w:rPr>
              <w:t>GitHub &amp; Team Governance</w:t>
            </w:r>
            <w:r>
              <w:rPr>
                <w:noProof/>
                <w:webHidden/>
              </w:rPr>
              <w:tab/>
            </w:r>
            <w:r>
              <w:rPr>
                <w:noProof/>
                <w:webHidden/>
              </w:rPr>
              <w:fldChar w:fldCharType="begin"/>
            </w:r>
            <w:r>
              <w:rPr>
                <w:noProof/>
                <w:webHidden/>
              </w:rPr>
              <w:instrText xml:space="preserve"> PAGEREF _Toc243252269 \h </w:instrText>
            </w:r>
            <w:r>
              <w:rPr>
                <w:noProof/>
                <w:webHidden/>
              </w:rPr>
            </w:r>
            <w:r>
              <w:rPr>
                <w:noProof/>
                <w:webHidden/>
              </w:rPr>
              <w:fldChar w:fldCharType="separate"/>
            </w:r>
            <w:r>
              <w:rPr>
                <w:noProof/>
                <w:webHidden/>
              </w:rPr>
              <w:t>107</w:t>
            </w:r>
            <w:r>
              <w:rPr>
                <w:noProof/>
                <w:webHidden/>
              </w:rPr>
              <w:fldChar w:fldCharType="end"/>
            </w:r>
          </w:hyperlink>
        </w:p>
        <w:p w14:paraId="0EC0DB5C" w14:textId="668EF656" w:rsidR="000110FB" w:rsidRDefault="000110FB">
          <w:pPr>
            <w:pStyle w:val="TOC1"/>
            <w:tabs>
              <w:tab w:val="left" w:pos="720"/>
              <w:tab w:val="right" w:leader="dot" w:pos="9016"/>
            </w:tabs>
            <w:rPr>
              <w:rFonts w:eastAsiaTheme="minorEastAsia"/>
              <w:noProof/>
            </w:rPr>
          </w:pPr>
          <w:hyperlink w:anchor="_Toc243252270" w:history="1">
            <w:r w:rsidRPr="003E4F7C">
              <w:rPr>
                <w:rStyle w:val="Hyperlink"/>
                <w:noProof/>
              </w:rPr>
              <w:t>24.</w:t>
            </w:r>
            <w:r>
              <w:rPr>
                <w:rFonts w:eastAsiaTheme="minorEastAsia"/>
                <w:noProof/>
              </w:rPr>
              <w:tab/>
            </w:r>
            <w:r w:rsidRPr="003E4F7C">
              <w:rPr>
                <w:rStyle w:val="Hyperlink"/>
                <w:noProof/>
              </w:rPr>
              <w:t>AI Usage Register</w:t>
            </w:r>
            <w:r>
              <w:rPr>
                <w:noProof/>
                <w:webHidden/>
              </w:rPr>
              <w:tab/>
            </w:r>
            <w:r>
              <w:rPr>
                <w:noProof/>
                <w:webHidden/>
              </w:rPr>
              <w:fldChar w:fldCharType="begin"/>
            </w:r>
            <w:r>
              <w:rPr>
                <w:noProof/>
                <w:webHidden/>
              </w:rPr>
              <w:instrText xml:space="preserve"> PAGEREF _Toc243252270 \h </w:instrText>
            </w:r>
            <w:r>
              <w:rPr>
                <w:noProof/>
                <w:webHidden/>
              </w:rPr>
            </w:r>
            <w:r>
              <w:rPr>
                <w:noProof/>
                <w:webHidden/>
              </w:rPr>
              <w:fldChar w:fldCharType="separate"/>
            </w:r>
            <w:r>
              <w:rPr>
                <w:noProof/>
                <w:webHidden/>
              </w:rPr>
              <w:t>108</w:t>
            </w:r>
            <w:r>
              <w:rPr>
                <w:noProof/>
                <w:webHidden/>
              </w:rPr>
              <w:fldChar w:fldCharType="end"/>
            </w:r>
          </w:hyperlink>
        </w:p>
        <w:p w14:paraId="17AC1112" w14:textId="665C8C5C" w:rsidR="000110FB" w:rsidRDefault="000110FB">
          <w:pPr>
            <w:pStyle w:val="TOC1"/>
            <w:tabs>
              <w:tab w:val="left" w:pos="720"/>
              <w:tab w:val="right" w:leader="dot" w:pos="9016"/>
            </w:tabs>
            <w:rPr>
              <w:rFonts w:eastAsiaTheme="minorEastAsia"/>
              <w:noProof/>
            </w:rPr>
          </w:pPr>
          <w:hyperlink w:anchor="_Toc243252271" w:history="1">
            <w:r w:rsidRPr="003E4F7C">
              <w:rPr>
                <w:rStyle w:val="Hyperlink"/>
                <w:noProof/>
              </w:rPr>
              <w:t>25.</w:t>
            </w:r>
            <w:r>
              <w:rPr>
                <w:rFonts w:eastAsiaTheme="minorEastAsia"/>
                <w:noProof/>
              </w:rPr>
              <w:tab/>
            </w:r>
            <w:r w:rsidRPr="003E4F7C">
              <w:rPr>
                <w:rStyle w:val="Hyperlink"/>
                <w:noProof/>
              </w:rPr>
              <w:t>Baseline Sign Off</w:t>
            </w:r>
            <w:r>
              <w:rPr>
                <w:noProof/>
                <w:webHidden/>
              </w:rPr>
              <w:tab/>
            </w:r>
            <w:r>
              <w:rPr>
                <w:noProof/>
                <w:webHidden/>
              </w:rPr>
              <w:fldChar w:fldCharType="begin"/>
            </w:r>
            <w:r>
              <w:rPr>
                <w:noProof/>
                <w:webHidden/>
              </w:rPr>
              <w:instrText xml:space="preserve"> PAGEREF _Toc243252271 \h </w:instrText>
            </w:r>
            <w:r>
              <w:rPr>
                <w:noProof/>
                <w:webHidden/>
              </w:rPr>
            </w:r>
            <w:r>
              <w:rPr>
                <w:noProof/>
                <w:webHidden/>
              </w:rPr>
              <w:fldChar w:fldCharType="separate"/>
            </w:r>
            <w:r>
              <w:rPr>
                <w:noProof/>
                <w:webHidden/>
              </w:rPr>
              <w:t>114</w:t>
            </w:r>
            <w:r>
              <w:rPr>
                <w:noProof/>
                <w:webHidden/>
              </w:rPr>
              <w:fldChar w:fldCharType="end"/>
            </w:r>
          </w:hyperlink>
        </w:p>
        <w:p w14:paraId="3F179F4E" w14:textId="12F285DA" w:rsidR="000110FB" w:rsidRDefault="000110FB">
          <w:pPr>
            <w:pStyle w:val="TOC1"/>
            <w:tabs>
              <w:tab w:val="left" w:pos="720"/>
              <w:tab w:val="right" w:leader="dot" w:pos="9016"/>
            </w:tabs>
            <w:rPr>
              <w:rFonts w:eastAsiaTheme="minorEastAsia"/>
              <w:noProof/>
            </w:rPr>
          </w:pPr>
          <w:hyperlink w:anchor="_Toc243252272" w:history="1">
            <w:r w:rsidRPr="003E4F7C">
              <w:rPr>
                <w:rStyle w:val="Hyperlink"/>
                <w:noProof/>
              </w:rPr>
              <w:t>26.</w:t>
            </w:r>
            <w:r>
              <w:rPr>
                <w:rFonts w:eastAsiaTheme="minorEastAsia"/>
                <w:noProof/>
              </w:rPr>
              <w:tab/>
            </w:r>
            <w:r w:rsidRPr="003E4F7C">
              <w:rPr>
                <w:rStyle w:val="Hyperlink"/>
                <w:noProof/>
              </w:rPr>
              <w:t>Milestone 3 Evidence Index</w:t>
            </w:r>
            <w:r>
              <w:rPr>
                <w:noProof/>
                <w:webHidden/>
              </w:rPr>
              <w:tab/>
            </w:r>
            <w:r>
              <w:rPr>
                <w:noProof/>
                <w:webHidden/>
              </w:rPr>
              <w:fldChar w:fldCharType="begin"/>
            </w:r>
            <w:r>
              <w:rPr>
                <w:noProof/>
                <w:webHidden/>
              </w:rPr>
              <w:instrText xml:space="preserve"> PAGEREF _Toc243252272 \h </w:instrText>
            </w:r>
            <w:r>
              <w:rPr>
                <w:noProof/>
                <w:webHidden/>
              </w:rPr>
            </w:r>
            <w:r>
              <w:rPr>
                <w:noProof/>
                <w:webHidden/>
              </w:rPr>
              <w:fldChar w:fldCharType="separate"/>
            </w:r>
            <w:r>
              <w:rPr>
                <w:noProof/>
                <w:webHidden/>
              </w:rPr>
              <w:t>115</w:t>
            </w:r>
            <w:r>
              <w:rPr>
                <w:noProof/>
                <w:webHidden/>
              </w:rPr>
              <w:fldChar w:fldCharType="end"/>
            </w:r>
          </w:hyperlink>
        </w:p>
        <w:p w14:paraId="08473CEB" w14:textId="611C8988" w:rsidR="000110FB" w:rsidRDefault="000110FB">
          <w:pPr>
            <w:pStyle w:val="TOC2"/>
            <w:tabs>
              <w:tab w:val="left" w:pos="1200"/>
              <w:tab w:val="right" w:leader="dot" w:pos="9016"/>
            </w:tabs>
            <w:rPr>
              <w:rFonts w:eastAsiaTheme="minorEastAsia"/>
              <w:noProof/>
            </w:rPr>
          </w:pPr>
          <w:hyperlink w:anchor="_Toc243252273" w:history="1">
            <w:r w:rsidRPr="003E4F7C">
              <w:rPr>
                <w:rStyle w:val="Hyperlink"/>
                <w:noProof/>
              </w:rPr>
              <w:t>26.1.</w:t>
            </w:r>
            <w:r>
              <w:rPr>
                <w:rFonts w:eastAsiaTheme="minorEastAsia"/>
                <w:noProof/>
              </w:rPr>
              <w:tab/>
            </w:r>
            <w:r w:rsidRPr="003E4F7C">
              <w:rPr>
                <w:rStyle w:val="Hyperlink"/>
                <w:noProof/>
              </w:rPr>
              <w:t>Submission Information</w:t>
            </w:r>
            <w:r>
              <w:rPr>
                <w:noProof/>
                <w:webHidden/>
              </w:rPr>
              <w:tab/>
            </w:r>
            <w:r>
              <w:rPr>
                <w:noProof/>
                <w:webHidden/>
              </w:rPr>
              <w:fldChar w:fldCharType="begin"/>
            </w:r>
            <w:r>
              <w:rPr>
                <w:noProof/>
                <w:webHidden/>
              </w:rPr>
              <w:instrText xml:space="preserve"> PAGEREF _Toc243252273 \h </w:instrText>
            </w:r>
            <w:r>
              <w:rPr>
                <w:noProof/>
                <w:webHidden/>
              </w:rPr>
            </w:r>
            <w:r>
              <w:rPr>
                <w:noProof/>
                <w:webHidden/>
              </w:rPr>
              <w:fldChar w:fldCharType="separate"/>
            </w:r>
            <w:r>
              <w:rPr>
                <w:noProof/>
                <w:webHidden/>
              </w:rPr>
              <w:t>115</w:t>
            </w:r>
            <w:r>
              <w:rPr>
                <w:noProof/>
                <w:webHidden/>
              </w:rPr>
              <w:fldChar w:fldCharType="end"/>
            </w:r>
          </w:hyperlink>
        </w:p>
        <w:p w14:paraId="2FF8C516" w14:textId="6CD33E6B" w:rsidR="000110FB" w:rsidRDefault="000110FB">
          <w:pPr>
            <w:pStyle w:val="TOC2"/>
            <w:tabs>
              <w:tab w:val="left" w:pos="1200"/>
              <w:tab w:val="right" w:leader="dot" w:pos="9016"/>
            </w:tabs>
            <w:rPr>
              <w:rFonts w:eastAsiaTheme="minorEastAsia"/>
              <w:noProof/>
            </w:rPr>
          </w:pPr>
          <w:hyperlink w:anchor="_Toc243252274" w:history="1">
            <w:r w:rsidRPr="003E4F7C">
              <w:rPr>
                <w:rStyle w:val="Hyperlink"/>
                <w:noProof/>
              </w:rPr>
              <w:t>26.2.</w:t>
            </w:r>
            <w:r>
              <w:rPr>
                <w:rFonts w:eastAsiaTheme="minorEastAsia"/>
                <w:noProof/>
              </w:rPr>
              <w:tab/>
            </w:r>
            <w:r w:rsidRPr="003E4F7C">
              <w:rPr>
                <w:rStyle w:val="Hyperlink"/>
                <w:noProof/>
              </w:rPr>
              <w:t>M3 Overview</w:t>
            </w:r>
            <w:r>
              <w:rPr>
                <w:noProof/>
                <w:webHidden/>
              </w:rPr>
              <w:tab/>
            </w:r>
            <w:r>
              <w:rPr>
                <w:noProof/>
                <w:webHidden/>
              </w:rPr>
              <w:fldChar w:fldCharType="begin"/>
            </w:r>
            <w:r>
              <w:rPr>
                <w:noProof/>
                <w:webHidden/>
              </w:rPr>
              <w:instrText xml:space="preserve"> PAGEREF _Toc243252274 \h </w:instrText>
            </w:r>
            <w:r>
              <w:rPr>
                <w:noProof/>
                <w:webHidden/>
              </w:rPr>
            </w:r>
            <w:r>
              <w:rPr>
                <w:noProof/>
                <w:webHidden/>
              </w:rPr>
              <w:fldChar w:fldCharType="separate"/>
            </w:r>
            <w:r>
              <w:rPr>
                <w:noProof/>
                <w:webHidden/>
              </w:rPr>
              <w:t>116</w:t>
            </w:r>
            <w:r>
              <w:rPr>
                <w:noProof/>
                <w:webHidden/>
              </w:rPr>
              <w:fldChar w:fldCharType="end"/>
            </w:r>
          </w:hyperlink>
        </w:p>
        <w:p w14:paraId="75AD9BEE" w14:textId="69FE7B64" w:rsidR="000110FB" w:rsidRDefault="000110FB">
          <w:pPr>
            <w:pStyle w:val="TOC2"/>
            <w:tabs>
              <w:tab w:val="left" w:pos="1200"/>
              <w:tab w:val="right" w:leader="dot" w:pos="9016"/>
            </w:tabs>
            <w:rPr>
              <w:rFonts w:eastAsiaTheme="minorEastAsia"/>
              <w:noProof/>
            </w:rPr>
          </w:pPr>
          <w:hyperlink w:anchor="_Toc243252275" w:history="1">
            <w:r w:rsidRPr="003E4F7C">
              <w:rPr>
                <w:rStyle w:val="Hyperlink"/>
                <w:noProof/>
              </w:rPr>
              <w:t>26.3.</w:t>
            </w:r>
            <w:r>
              <w:rPr>
                <w:rFonts w:eastAsiaTheme="minorEastAsia"/>
                <w:noProof/>
              </w:rPr>
              <w:tab/>
            </w:r>
            <w:r w:rsidRPr="003E4F7C">
              <w:rPr>
                <w:rStyle w:val="Hyperlink"/>
                <w:noProof/>
              </w:rPr>
              <w:t>M2 Baseline Conformance</w:t>
            </w:r>
            <w:r>
              <w:rPr>
                <w:noProof/>
                <w:webHidden/>
              </w:rPr>
              <w:tab/>
            </w:r>
            <w:r>
              <w:rPr>
                <w:noProof/>
                <w:webHidden/>
              </w:rPr>
              <w:fldChar w:fldCharType="begin"/>
            </w:r>
            <w:r>
              <w:rPr>
                <w:noProof/>
                <w:webHidden/>
              </w:rPr>
              <w:instrText xml:space="preserve"> PAGEREF _Toc243252275 \h </w:instrText>
            </w:r>
            <w:r>
              <w:rPr>
                <w:noProof/>
                <w:webHidden/>
              </w:rPr>
            </w:r>
            <w:r>
              <w:rPr>
                <w:noProof/>
                <w:webHidden/>
              </w:rPr>
              <w:fldChar w:fldCharType="separate"/>
            </w:r>
            <w:r>
              <w:rPr>
                <w:noProof/>
                <w:webHidden/>
              </w:rPr>
              <w:t>116</w:t>
            </w:r>
            <w:r>
              <w:rPr>
                <w:noProof/>
                <w:webHidden/>
              </w:rPr>
              <w:fldChar w:fldCharType="end"/>
            </w:r>
          </w:hyperlink>
        </w:p>
        <w:p w14:paraId="2043E97B" w14:textId="799F1A18" w:rsidR="000110FB" w:rsidRDefault="000110FB">
          <w:pPr>
            <w:pStyle w:val="TOC2"/>
            <w:tabs>
              <w:tab w:val="left" w:pos="1200"/>
              <w:tab w:val="right" w:leader="dot" w:pos="9016"/>
            </w:tabs>
            <w:rPr>
              <w:rFonts w:eastAsiaTheme="minorEastAsia"/>
              <w:noProof/>
            </w:rPr>
          </w:pPr>
          <w:hyperlink w:anchor="_Toc243252276" w:history="1">
            <w:r w:rsidRPr="003E4F7C">
              <w:rPr>
                <w:rStyle w:val="Hyperlink"/>
                <w:noProof/>
              </w:rPr>
              <w:t>26.4.</w:t>
            </w:r>
            <w:r>
              <w:rPr>
                <w:rFonts w:eastAsiaTheme="minorEastAsia"/>
                <w:noProof/>
              </w:rPr>
              <w:tab/>
            </w:r>
            <w:r w:rsidRPr="003E4F7C">
              <w:rPr>
                <w:rStyle w:val="Hyperlink"/>
                <w:noProof/>
              </w:rPr>
              <w:t>Controlled Changes</w:t>
            </w:r>
            <w:r>
              <w:rPr>
                <w:noProof/>
                <w:webHidden/>
              </w:rPr>
              <w:tab/>
            </w:r>
            <w:r>
              <w:rPr>
                <w:noProof/>
                <w:webHidden/>
              </w:rPr>
              <w:fldChar w:fldCharType="begin"/>
            </w:r>
            <w:r>
              <w:rPr>
                <w:noProof/>
                <w:webHidden/>
              </w:rPr>
              <w:instrText xml:space="preserve"> PAGEREF _Toc243252276 \h </w:instrText>
            </w:r>
            <w:r>
              <w:rPr>
                <w:noProof/>
                <w:webHidden/>
              </w:rPr>
            </w:r>
            <w:r>
              <w:rPr>
                <w:noProof/>
                <w:webHidden/>
              </w:rPr>
              <w:fldChar w:fldCharType="separate"/>
            </w:r>
            <w:r>
              <w:rPr>
                <w:noProof/>
                <w:webHidden/>
              </w:rPr>
              <w:t>118</w:t>
            </w:r>
            <w:r>
              <w:rPr>
                <w:noProof/>
                <w:webHidden/>
              </w:rPr>
              <w:fldChar w:fldCharType="end"/>
            </w:r>
          </w:hyperlink>
        </w:p>
        <w:p w14:paraId="6860DC70" w14:textId="3EDF68C3" w:rsidR="000110FB" w:rsidRDefault="000110FB">
          <w:pPr>
            <w:pStyle w:val="TOC2"/>
            <w:tabs>
              <w:tab w:val="left" w:pos="1200"/>
              <w:tab w:val="right" w:leader="dot" w:pos="9016"/>
            </w:tabs>
            <w:rPr>
              <w:rFonts w:eastAsiaTheme="minorEastAsia"/>
              <w:noProof/>
            </w:rPr>
          </w:pPr>
          <w:hyperlink w:anchor="_Toc243252277" w:history="1">
            <w:r w:rsidRPr="003E4F7C">
              <w:rPr>
                <w:rStyle w:val="Hyperlink"/>
                <w:noProof/>
              </w:rPr>
              <w:t>26.5.</w:t>
            </w:r>
            <w:r>
              <w:rPr>
                <w:rFonts w:eastAsiaTheme="minorEastAsia"/>
                <w:noProof/>
              </w:rPr>
              <w:tab/>
            </w:r>
            <w:r w:rsidRPr="003E4F7C">
              <w:rPr>
                <w:rStyle w:val="Hyperlink"/>
                <w:noProof/>
              </w:rPr>
              <w:t>Construction and Configuration</w:t>
            </w:r>
            <w:r>
              <w:rPr>
                <w:noProof/>
                <w:webHidden/>
              </w:rPr>
              <w:tab/>
            </w:r>
            <w:r>
              <w:rPr>
                <w:noProof/>
                <w:webHidden/>
              </w:rPr>
              <w:fldChar w:fldCharType="begin"/>
            </w:r>
            <w:r>
              <w:rPr>
                <w:noProof/>
                <w:webHidden/>
              </w:rPr>
              <w:instrText xml:space="preserve"> PAGEREF _Toc243252277 \h </w:instrText>
            </w:r>
            <w:r>
              <w:rPr>
                <w:noProof/>
                <w:webHidden/>
              </w:rPr>
            </w:r>
            <w:r>
              <w:rPr>
                <w:noProof/>
                <w:webHidden/>
              </w:rPr>
              <w:fldChar w:fldCharType="separate"/>
            </w:r>
            <w:r>
              <w:rPr>
                <w:noProof/>
                <w:webHidden/>
              </w:rPr>
              <w:t>118</w:t>
            </w:r>
            <w:r>
              <w:rPr>
                <w:noProof/>
                <w:webHidden/>
              </w:rPr>
              <w:fldChar w:fldCharType="end"/>
            </w:r>
          </w:hyperlink>
        </w:p>
        <w:p w14:paraId="66F59CD6" w14:textId="1A74D79B" w:rsidR="000110FB" w:rsidRDefault="000110FB">
          <w:pPr>
            <w:pStyle w:val="TOC2"/>
            <w:tabs>
              <w:tab w:val="left" w:pos="1200"/>
              <w:tab w:val="right" w:leader="dot" w:pos="9016"/>
            </w:tabs>
            <w:rPr>
              <w:rFonts w:eastAsiaTheme="minorEastAsia"/>
              <w:noProof/>
            </w:rPr>
          </w:pPr>
          <w:hyperlink w:anchor="_Toc243252278" w:history="1">
            <w:r w:rsidRPr="003E4F7C">
              <w:rPr>
                <w:rStyle w:val="Hyperlink"/>
                <w:noProof/>
              </w:rPr>
              <w:t>26.6.</w:t>
            </w:r>
            <w:r>
              <w:rPr>
                <w:rFonts w:eastAsiaTheme="minorEastAsia"/>
                <w:noProof/>
              </w:rPr>
              <w:tab/>
            </w:r>
            <w:r w:rsidRPr="003E4F7C">
              <w:rPr>
                <w:rStyle w:val="Hyperlink"/>
                <w:noProof/>
              </w:rPr>
              <w:t>CI and Automated Verification</w:t>
            </w:r>
            <w:r>
              <w:rPr>
                <w:noProof/>
                <w:webHidden/>
              </w:rPr>
              <w:tab/>
            </w:r>
            <w:r>
              <w:rPr>
                <w:noProof/>
                <w:webHidden/>
              </w:rPr>
              <w:fldChar w:fldCharType="begin"/>
            </w:r>
            <w:r>
              <w:rPr>
                <w:noProof/>
                <w:webHidden/>
              </w:rPr>
              <w:instrText xml:space="preserve"> PAGEREF _Toc243252278 \h </w:instrText>
            </w:r>
            <w:r>
              <w:rPr>
                <w:noProof/>
                <w:webHidden/>
              </w:rPr>
            </w:r>
            <w:r>
              <w:rPr>
                <w:noProof/>
                <w:webHidden/>
              </w:rPr>
              <w:fldChar w:fldCharType="separate"/>
            </w:r>
            <w:r>
              <w:rPr>
                <w:noProof/>
                <w:webHidden/>
              </w:rPr>
              <w:t>119</w:t>
            </w:r>
            <w:r>
              <w:rPr>
                <w:noProof/>
                <w:webHidden/>
              </w:rPr>
              <w:fldChar w:fldCharType="end"/>
            </w:r>
          </w:hyperlink>
        </w:p>
        <w:p w14:paraId="778EAA03" w14:textId="3ED22DB3" w:rsidR="000110FB" w:rsidRDefault="000110FB">
          <w:pPr>
            <w:pStyle w:val="TOC2"/>
            <w:tabs>
              <w:tab w:val="left" w:pos="1200"/>
              <w:tab w:val="right" w:leader="dot" w:pos="9016"/>
            </w:tabs>
            <w:rPr>
              <w:rFonts w:eastAsiaTheme="minorEastAsia"/>
              <w:noProof/>
            </w:rPr>
          </w:pPr>
          <w:hyperlink w:anchor="_Toc243252279" w:history="1">
            <w:r w:rsidRPr="003E4F7C">
              <w:rPr>
                <w:rStyle w:val="Hyperlink"/>
                <w:noProof/>
              </w:rPr>
              <w:t>26.7.</w:t>
            </w:r>
            <w:r>
              <w:rPr>
                <w:rFonts w:eastAsiaTheme="minorEastAsia"/>
                <w:noProof/>
              </w:rPr>
              <w:tab/>
            </w:r>
            <w:r w:rsidRPr="003E4F7C">
              <w:rPr>
                <w:rStyle w:val="Hyperlink"/>
                <w:noProof/>
              </w:rPr>
              <w:t>Quality Strategy Applied</w:t>
            </w:r>
            <w:r>
              <w:rPr>
                <w:noProof/>
                <w:webHidden/>
              </w:rPr>
              <w:tab/>
            </w:r>
            <w:r>
              <w:rPr>
                <w:noProof/>
                <w:webHidden/>
              </w:rPr>
              <w:fldChar w:fldCharType="begin"/>
            </w:r>
            <w:r>
              <w:rPr>
                <w:noProof/>
                <w:webHidden/>
              </w:rPr>
              <w:instrText xml:space="preserve"> PAGEREF _Toc243252279 \h </w:instrText>
            </w:r>
            <w:r>
              <w:rPr>
                <w:noProof/>
                <w:webHidden/>
              </w:rPr>
            </w:r>
            <w:r>
              <w:rPr>
                <w:noProof/>
                <w:webHidden/>
              </w:rPr>
              <w:fldChar w:fldCharType="separate"/>
            </w:r>
            <w:r>
              <w:rPr>
                <w:noProof/>
                <w:webHidden/>
              </w:rPr>
              <w:t>120</w:t>
            </w:r>
            <w:r>
              <w:rPr>
                <w:noProof/>
                <w:webHidden/>
              </w:rPr>
              <w:fldChar w:fldCharType="end"/>
            </w:r>
          </w:hyperlink>
        </w:p>
        <w:p w14:paraId="371D20FD" w14:textId="6C8C10C2" w:rsidR="000110FB" w:rsidRDefault="000110FB">
          <w:pPr>
            <w:pStyle w:val="TOC2"/>
            <w:tabs>
              <w:tab w:val="left" w:pos="1200"/>
              <w:tab w:val="right" w:leader="dot" w:pos="9016"/>
            </w:tabs>
            <w:rPr>
              <w:rFonts w:eastAsiaTheme="minorEastAsia"/>
              <w:noProof/>
            </w:rPr>
          </w:pPr>
          <w:hyperlink w:anchor="_Toc243252280" w:history="1">
            <w:r w:rsidRPr="003E4F7C">
              <w:rPr>
                <w:rStyle w:val="Hyperlink"/>
                <w:noProof/>
              </w:rPr>
              <w:t>26.8.</w:t>
            </w:r>
            <w:r>
              <w:rPr>
                <w:rFonts w:eastAsiaTheme="minorEastAsia"/>
                <w:noProof/>
              </w:rPr>
              <w:tab/>
            </w:r>
            <w:r w:rsidRPr="003E4F7C">
              <w:rPr>
                <w:rStyle w:val="Hyperlink"/>
                <w:noProof/>
              </w:rPr>
              <w:t>Black-box, Integration and System Validation</w:t>
            </w:r>
            <w:r>
              <w:rPr>
                <w:noProof/>
                <w:webHidden/>
              </w:rPr>
              <w:tab/>
            </w:r>
            <w:r>
              <w:rPr>
                <w:noProof/>
                <w:webHidden/>
              </w:rPr>
              <w:fldChar w:fldCharType="begin"/>
            </w:r>
            <w:r>
              <w:rPr>
                <w:noProof/>
                <w:webHidden/>
              </w:rPr>
              <w:instrText xml:space="preserve"> PAGEREF _Toc243252280 \h </w:instrText>
            </w:r>
            <w:r>
              <w:rPr>
                <w:noProof/>
                <w:webHidden/>
              </w:rPr>
            </w:r>
            <w:r>
              <w:rPr>
                <w:noProof/>
                <w:webHidden/>
              </w:rPr>
              <w:fldChar w:fldCharType="separate"/>
            </w:r>
            <w:r>
              <w:rPr>
                <w:noProof/>
                <w:webHidden/>
              </w:rPr>
              <w:t>120</w:t>
            </w:r>
            <w:r>
              <w:rPr>
                <w:noProof/>
                <w:webHidden/>
              </w:rPr>
              <w:fldChar w:fldCharType="end"/>
            </w:r>
          </w:hyperlink>
        </w:p>
        <w:p w14:paraId="738752F6" w14:textId="48E9EA22" w:rsidR="000110FB" w:rsidRDefault="000110FB">
          <w:pPr>
            <w:pStyle w:val="TOC3"/>
            <w:tabs>
              <w:tab w:val="left" w:pos="1440"/>
              <w:tab w:val="right" w:leader="dot" w:pos="9016"/>
            </w:tabs>
            <w:rPr>
              <w:rFonts w:eastAsiaTheme="minorEastAsia"/>
              <w:noProof/>
            </w:rPr>
          </w:pPr>
          <w:hyperlink w:anchor="_Toc243252281" w:history="1">
            <w:r w:rsidRPr="003E4F7C">
              <w:rPr>
                <w:rStyle w:val="Hyperlink"/>
                <w:noProof/>
              </w:rPr>
              <w:t>26.8.1.</w:t>
            </w:r>
            <w:r>
              <w:rPr>
                <w:rFonts w:eastAsiaTheme="minorEastAsia"/>
                <w:noProof/>
              </w:rPr>
              <w:tab/>
            </w:r>
            <w:r w:rsidRPr="003E4F7C">
              <w:rPr>
                <w:rStyle w:val="Hyperlink"/>
                <w:noProof/>
              </w:rPr>
              <w:t>Decision table: status changes offered (API-06 allowedTransitions)</w:t>
            </w:r>
            <w:r>
              <w:rPr>
                <w:noProof/>
                <w:webHidden/>
              </w:rPr>
              <w:tab/>
            </w:r>
            <w:r>
              <w:rPr>
                <w:noProof/>
                <w:webHidden/>
              </w:rPr>
              <w:fldChar w:fldCharType="begin"/>
            </w:r>
            <w:r>
              <w:rPr>
                <w:noProof/>
                <w:webHidden/>
              </w:rPr>
              <w:instrText xml:space="preserve"> PAGEREF _Toc243252281 \h </w:instrText>
            </w:r>
            <w:r>
              <w:rPr>
                <w:noProof/>
                <w:webHidden/>
              </w:rPr>
            </w:r>
            <w:r>
              <w:rPr>
                <w:noProof/>
                <w:webHidden/>
              </w:rPr>
              <w:fldChar w:fldCharType="separate"/>
            </w:r>
            <w:r>
              <w:rPr>
                <w:noProof/>
                <w:webHidden/>
              </w:rPr>
              <w:t>121</w:t>
            </w:r>
            <w:r>
              <w:rPr>
                <w:noProof/>
                <w:webHidden/>
              </w:rPr>
              <w:fldChar w:fldCharType="end"/>
            </w:r>
          </w:hyperlink>
        </w:p>
        <w:p w14:paraId="2986AB64" w14:textId="23DB575C" w:rsidR="000110FB" w:rsidRDefault="000110FB">
          <w:pPr>
            <w:pStyle w:val="TOC3"/>
            <w:tabs>
              <w:tab w:val="left" w:pos="1440"/>
              <w:tab w:val="right" w:leader="dot" w:pos="9016"/>
            </w:tabs>
            <w:rPr>
              <w:rFonts w:eastAsiaTheme="minorEastAsia"/>
              <w:noProof/>
            </w:rPr>
          </w:pPr>
          <w:hyperlink w:anchor="_Toc243252282" w:history="1">
            <w:r w:rsidRPr="003E4F7C">
              <w:rPr>
                <w:rStyle w:val="Hyperlink"/>
                <w:noProof/>
              </w:rPr>
              <w:t>26.8.2.</w:t>
            </w:r>
            <w:r>
              <w:rPr>
                <w:rFonts w:eastAsiaTheme="minorEastAsia"/>
                <w:noProof/>
              </w:rPr>
              <w:tab/>
            </w:r>
            <w:r w:rsidRPr="003E4F7C">
              <w:rPr>
                <w:rStyle w:val="Hyperlink"/>
                <w:noProof/>
              </w:rPr>
              <w:t>API / integration tests</w:t>
            </w:r>
            <w:r>
              <w:rPr>
                <w:noProof/>
                <w:webHidden/>
              </w:rPr>
              <w:tab/>
            </w:r>
            <w:r>
              <w:rPr>
                <w:noProof/>
                <w:webHidden/>
              </w:rPr>
              <w:fldChar w:fldCharType="begin"/>
            </w:r>
            <w:r>
              <w:rPr>
                <w:noProof/>
                <w:webHidden/>
              </w:rPr>
              <w:instrText xml:space="preserve"> PAGEREF _Toc243252282 \h </w:instrText>
            </w:r>
            <w:r>
              <w:rPr>
                <w:noProof/>
                <w:webHidden/>
              </w:rPr>
            </w:r>
            <w:r>
              <w:rPr>
                <w:noProof/>
                <w:webHidden/>
              </w:rPr>
              <w:fldChar w:fldCharType="separate"/>
            </w:r>
            <w:r>
              <w:rPr>
                <w:noProof/>
                <w:webHidden/>
              </w:rPr>
              <w:t>121</w:t>
            </w:r>
            <w:r>
              <w:rPr>
                <w:noProof/>
                <w:webHidden/>
              </w:rPr>
              <w:fldChar w:fldCharType="end"/>
            </w:r>
          </w:hyperlink>
        </w:p>
        <w:p w14:paraId="2E69F744" w14:textId="6537DB3A" w:rsidR="000110FB" w:rsidRDefault="000110FB">
          <w:pPr>
            <w:pStyle w:val="TOC3"/>
            <w:tabs>
              <w:tab w:val="left" w:pos="1440"/>
              <w:tab w:val="right" w:leader="dot" w:pos="9016"/>
            </w:tabs>
            <w:rPr>
              <w:rFonts w:eastAsiaTheme="minorEastAsia"/>
              <w:noProof/>
            </w:rPr>
          </w:pPr>
          <w:hyperlink w:anchor="_Toc243252283" w:history="1">
            <w:r w:rsidRPr="003E4F7C">
              <w:rPr>
                <w:rStyle w:val="Hyperlink"/>
                <w:noProof/>
              </w:rPr>
              <w:t>26.8.3.</w:t>
            </w:r>
            <w:r>
              <w:rPr>
                <w:rFonts w:eastAsiaTheme="minorEastAsia"/>
                <w:noProof/>
              </w:rPr>
              <w:tab/>
            </w:r>
            <w:r w:rsidRPr="003E4F7C">
              <w:rPr>
                <w:rStyle w:val="Hyperlink"/>
                <w:noProof/>
              </w:rPr>
              <w:t>End-to-end / system tests (Playwright, civicconnect-frontend/e2e)</w:t>
            </w:r>
            <w:r>
              <w:rPr>
                <w:noProof/>
                <w:webHidden/>
              </w:rPr>
              <w:tab/>
            </w:r>
            <w:r>
              <w:rPr>
                <w:noProof/>
                <w:webHidden/>
              </w:rPr>
              <w:fldChar w:fldCharType="begin"/>
            </w:r>
            <w:r>
              <w:rPr>
                <w:noProof/>
                <w:webHidden/>
              </w:rPr>
              <w:instrText xml:space="preserve"> PAGEREF _Toc243252283 \h </w:instrText>
            </w:r>
            <w:r>
              <w:rPr>
                <w:noProof/>
                <w:webHidden/>
              </w:rPr>
            </w:r>
            <w:r>
              <w:rPr>
                <w:noProof/>
                <w:webHidden/>
              </w:rPr>
              <w:fldChar w:fldCharType="separate"/>
            </w:r>
            <w:r>
              <w:rPr>
                <w:noProof/>
                <w:webHidden/>
              </w:rPr>
              <w:t>122</w:t>
            </w:r>
            <w:r>
              <w:rPr>
                <w:noProof/>
                <w:webHidden/>
              </w:rPr>
              <w:fldChar w:fldCharType="end"/>
            </w:r>
          </w:hyperlink>
        </w:p>
        <w:p w14:paraId="323FC0AC" w14:textId="4469B35F" w:rsidR="000110FB" w:rsidRDefault="000110FB">
          <w:pPr>
            <w:pStyle w:val="TOC3"/>
            <w:tabs>
              <w:tab w:val="left" w:pos="1440"/>
              <w:tab w:val="right" w:leader="dot" w:pos="9016"/>
            </w:tabs>
            <w:rPr>
              <w:rFonts w:eastAsiaTheme="minorEastAsia"/>
              <w:noProof/>
            </w:rPr>
          </w:pPr>
          <w:hyperlink w:anchor="_Toc243252284" w:history="1">
            <w:r w:rsidRPr="003E4F7C">
              <w:rPr>
                <w:rStyle w:val="Hyperlink"/>
                <w:noProof/>
              </w:rPr>
              <w:t>26.8.4.</w:t>
            </w:r>
            <w:r>
              <w:rPr>
                <w:rFonts w:eastAsiaTheme="minorEastAsia"/>
                <w:noProof/>
              </w:rPr>
              <w:tab/>
            </w:r>
            <w:r w:rsidRPr="003E4F7C">
              <w:rPr>
                <w:rStyle w:val="Hyperlink"/>
                <w:noProof/>
              </w:rPr>
              <w:t>Test evidence records (examples)</w:t>
            </w:r>
            <w:r>
              <w:rPr>
                <w:noProof/>
                <w:webHidden/>
              </w:rPr>
              <w:tab/>
            </w:r>
            <w:r>
              <w:rPr>
                <w:noProof/>
                <w:webHidden/>
              </w:rPr>
              <w:fldChar w:fldCharType="begin"/>
            </w:r>
            <w:r>
              <w:rPr>
                <w:noProof/>
                <w:webHidden/>
              </w:rPr>
              <w:instrText xml:space="preserve"> PAGEREF _Toc243252284 \h </w:instrText>
            </w:r>
            <w:r>
              <w:rPr>
                <w:noProof/>
                <w:webHidden/>
              </w:rPr>
            </w:r>
            <w:r>
              <w:rPr>
                <w:noProof/>
                <w:webHidden/>
              </w:rPr>
              <w:fldChar w:fldCharType="separate"/>
            </w:r>
            <w:r>
              <w:rPr>
                <w:noProof/>
                <w:webHidden/>
              </w:rPr>
              <w:t>122</w:t>
            </w:r>
            <w:r>
              <w:rPr>
                <w:noProof/>
                <w:webHidden/>
              </w:rPr>
              <w:fldChar w:fldCharType="end"/>
            </w:r>
          </w:hyperlink>
        </w:p>
        <w:p w14:paraId="52CF5F93" w14:textId="43AAD647" w:rsidR="000110FB" w:rsidRDefault="000110FB">
          <w:pPr>
            <w:pStyle w:val="TOC2"/>
            <w:tabs>
              <w:tab w:val="left" w:pos="1200"/>
              <w:tab w:val="right" w:leader="dot" w:pos="9016"/>
            </w:tabs>
            <w:rPr>
              <w:rFonts w:eastAsiaTheme="minorEastAsia"/>
              <w:noProof/>
            </w:rPr>
          </w:pPr>
          <w:hyperlink w:anchor="_Toc243252285" w:history="1">
            <w:r w:rsidRPr="003E4F7C">
              <w:rPr>
                <w:rStyle w:val="Hyperlink"/>
                <w:noProof/>
              </w:rPr>
              <w:t>26.9.</w:t>
            </w:r>
            <w:r>
              <w:rPr>
                <w:rFonts w:eastAsiaTheme="minorEastAsia"/>
                <w:noProof/>
              </w:rPr>
              <w:tab/>
            </w:r>
            <w:r w:rsidRPr="003E4F7C">
              <w:rPr>
                <w:rStyle w:val="Hyperlink"/>
                <w:noProof/>
              </w:rPr>
              <w:t>Performance and Reliability</w:t>
            </w:r>
            <w:r>
              <w:rPr>
                <w:noProof/>
                <w:webHidden/>
              </w:rPr>
              <w:tab/>
            </w:r>
            <w:r>
              <w:rPr>
                <w:noProof/>
                <w:webHidden/>
              </w:rPr>
              <w:fldChar w:fldCharType="begin"/>
            </w:r>
            <w:r>
              <w:rPr>
                <w:noProof/>
                <w:webHidden/>
              </w:rPr>
              <w:instrText xml:space="preserve"> PAGEREF _Toc243252285 \h </w:instrText>
            </w:r>
            <w:r>
              <w:rPr>
                <w:noProof/>
                <w:webHidden/>
              </w:rPr>
            </w:r>
            <w:r>
              <w:rPr>
                <w:noProof/>
                <w:webHidden/>
              </w:rPr>
              <w:fldChar w:fldCharType="separate"/>
            </w:r>
            <w:r>
              <w:rPr>
                <w:noProof/>
                <w:webHidden/>
              </w:rPr>
              <w:t>124</w:t>
            </w:r>
            <w:r>
              <w:rPr>
                <w:noProof/>
                <w:webHidden/>
              </w:rPr>
              <w:fldChar w:fldCharType="end"/>
            </w:r>
          </w:hyperlink>
        </w:p>
        <w:p w14:paraId="7892631D" w14:textId="586A3DE5" w:rsidR="000110FB" w:rsidRDefault="000110FB">
          <w:pPr>
            <w:pStyle w:val="TOC2"/>
            <w:tabs>
              <w:tab w:val="left" w:pos="1200"/>
              <w:tab w:val="right" w:leader="dot" w:pos="9016"/>
            </w:tabs>
            <w:rPr>
              <w:rFonts w:eastAsiaTheme="minorEastAsia"/>
              <w:noProof/>
            </w:rPr>
          </w:pPr>
          <w:hyperlink w:anchor="_Toc243252286" w:history="1">
            <w:r w:rsidRPr="003E4F7C">
              <w:rPr>
                <w:rStyle w:val="Hyperlink"/>
                <w:noProof/>
              </w:rPr>
              <w:t>26.10.</w:t>
            </w:r>
            <w:r>
              <w:rPr>
                <w:rFonts w:eastAsiaTheme="minorEastAsia"/>
                <w:noProof/>
              </w:rPr>
              <w:tab/>
            </w:r>
            <w:r w:rsidRPr="003E4F7C">
              <w:rPr>
                <w:rStyle w:val="Hyperlink"/>
                <w:noProof/>
              </w:rPr>
              <w:t>Defects and Quality Interpretation</w:t>
            </w:r>
            <w:r>
              <w:rPr>
                <w:noProof/>
                <w:webHidden/>
              </w:rPr>
              <w:tab/>
            </w:r>
            <w:r>
              <w:rPr>
                <w:noProof/>
                <w:webHidden/>
              </w:rPr>
              <w:fldChar w:fldCharType="begin"/>
            </w:r>
            <w:r>
              <w:rPr>
                <w:noProof/>
                <w:webHidden/>
              </w:rPr>
              <w:instrText xml:space="preserve"> PAGEREF _Toc243252286 \h </w:instrText>
            </w:r>
            <w:r>
              <w:rPr>
                <w:noProof/>
                <w:webHidden/>
              </w:rPr>
            </w:r>
            <w:r>
              <w:rPr>
                <w:noProof/>
                <w:webHidden/>
              </w:rPr>
              <w:fldChar w:fldCharType="separate"/>
            </w:r>
            <w:r>
              <w:rPr>
                <w:noProof/>
                <w:webHidden/>
              </w:rPr>
              <w:t>127</w:t>
            </w:r>
            <w:r>
              <w:rPr>
                <w:noProof/>
                <w:webHidden/>
              </w:rPr>
              <w:fldChar w:fldCharType="end"/>
            </w:r>
          </w:hyperlink>
        </w:p>
        <w:p w14:paraId="22F15223" w14:textId="5C4FC2AF" w:rsidR="000110FB" w:rsidRDefault="000110FB">
          <w:pPr>
            <w:pStyle w:val="TOC3"/>
            <w:tabs>
              <w:tab w:val="left" w:pos="1680"/>
              <w:tab w:val="right" w:leader="dot" w:pos="9016"/>
            </w:tabs>
            <w:rPr>
              <w:rFonts w:eastAsiaTheme="minorEastAsia"/>
              <w:noProof/>
            </w:rPr>
          </w:pPr>
          <w:hyperlink w:anchor="_Toc243252287" w:history="1">
            <w:r w:rsidRPr="003E4F7C">
              <w:rPr>
                <w:rStyle w:val="Hyperlink"/>
                <w:noProof/>
              </w:rPr>
              <w:t>26.10.1.</w:t>
            </w:r>
            <w:r>
              <w:rPr>
                <w:rFonts w:eastAsiaTheme="minorEastAsia"/>
                <w:noProof/>
              </w:rPr>
              <w:tab/>
            </w:r>
            <w:r w:rsidRPr="003E4F7C">
              <w:rPr>
                <w:rStyle w:val="Hyperlink"/>
                <w:noProof/>
              </w:rPr>
              <w:t>Defect register</w:t>
            </w:r>
            <w:r>
              <w:rPr>
                <w:noProof/>
                <w:webHidden/>
              </w:rPr>
              <w:tab/>
            </w:r>
            <w:r>
              <w:rPr>
                <w:noProof/>
                <w:webHidden/>
              </w:rPr>
              <w:fldChar w:fldCharType="begin"/>
            </w:r>
            <w:r>
              <w:rPr>
                <w:noProof/>
                <w:webHidden/>
              </w:rPr>
              <w:instrText xml:space="preserve"> PAGEREF _Toc243252287 \h </w:instrText>
            </w:r>
            <w:r>
              <w:rPr>
                <w:noProof/>
                <w:webHidden/>
              </w:rPr>
            </w:r>
            <w:r>
              <w:rPr>
                <w:noProof/>
                <w:webHidden/>
              </w:rPr>
              <w:fldChar w:fldCharType="separate"/>
            </w:r>
            <w:r>
              <w:rPr>
                <w:noProof/>
                <w:webHidden/>
              </w:rPr>
              <w:t>127</w:t>
            </w:r>
            <w:r>
              <w:rPr>
                <w:noProof/>
                <w:webHidden/>
              </w:rPr>
              <w:fldChar w:fldCharType="end"/>
            </w:r>
          </w:hyperlink>
        </w:p>
        <w:p w14:paraId="1EE8D345" w14:textId="62F0CB09" w:rsidR="000110FB" w:rsidRDefault="000110FB">
          <w:pPr>
            <w:pStyle w:val="TOC3"/>
            <w:tabs>
              <w:tab w:val="left" w:pos="1680"/>
              <w:tab w:val="right" w:leader="dot" w:pos="9016"/>
            </w:tabs>
            <w:rPr>
              <w:rFonts w:eastAsiaTheme="minorEastAsia"/>
              <w:noProof/>
            </w:rPr>
          </w:pPr>
          <w:hyperlink w:anchor="_Toc243252288" w:history="1">
            <w:r w:rsidRPr="003E4F7C">
              <w:rPr>
                <w:rStyle w:val="Hyperlink"/>
                <w:noProof/>
              </w:rPr>
              <w:t>26.10.2.</w:t>
            </w:r>
            <w:r>
              <w:rPr>
                <w:rFonts w:eastAsiaTheme="minorEastAsia"/>
                <w:noProof/>
              </w:rPr>
              <w:tab/>
            </w:r>
            <w:r w:rsidRPr="003E4F7C">
              <w:rPr>
                <w:rStyle w:val="Hyperlink"/>
                <w:noProof/>
              </w:rPr>
              <w:t>Static analysis and security findings</w:t>
            </w:r>
            <w:r>
              <w:rPr>
                <w:noProof/>
                <w:webHidden/>
              </w:rPr>
              <w:tab/>
            </w:r>
            <w:r>
              <w:rPr>
                <w:noProof/>
                <w:webHidden/>
              </w:rPr>
              <w:fldChar w:fldCharType="begin"/>
            </w:r>
            <w:r>
              <w:rPr>
                <w:noProof/>
                <w:webHidden/>
              </w:rPr>
              <w:instrText xml:space="preserve"> PAGEREF _Toc243252288 \h </w:instrText>
            </w:r>
            <w:r>
              <w:rPr>
                <w:noProof/>
                <w:webHidden/>
              </w:rPr>
            </w:r>
            <w:r>
              <w:rPr>
                <w:noProof/>
                <w:webHidden/>
              </w:rPr>
              <w:fldChar w:fldCharType="separate"/>
            </w:r>
            <w:r>
              <w:rPr>
                <w:noProof/>
                <w:webHidden/>
              </w:rPr>
              <w:t>132</w:t>
            </w:r>
            <w:r>
              <w:rPr>
                <w:noProof/>
                <w:webHidden/>
              </w:rPr>
              <w:fldChar w:fldCharType="end"/>
            </w:r>
          </w:hyperlink>
        </w:p>
        <w:p w14:paraId="64FDCDA3" w14:textId="785D43F0" w:rsidR="000110FB" w:rsidRDefault="000110FB">
          <w:pPr>
            <w:pStyle w:val="TOC3"/>
            <w:tabs>
              <w:tab w:val="left" w:pos="1680"/>
              <w:tab w:val="right" w:leader="dot" w:pos="9016"/>
            </w:tabs>
            <w:rPr>
              <w:rFonts w:eastAsiaTheme="minorEastAsia"/>
              <w:noProof/>
            </w:rPr>
          </w:pPr>
          <w:hyperlink w:anchor="_Toc243252289" w:history="1">
            <w:r w:rsidRPr="003E4F7C">
              <w:rPr>
                <w:rStyle w:val="Hyperlink"/>
                <w:noProof/>
              </w:rPr>
              <w:t>26.10.3.</w:t>
            </w:r>
            <w:r>
              <w:rPr>
                <w:rFonts w:eastAsiaTheme="minorEastAsia"/>
                <w:noProof/>
              </w:rPr>
              <w:tab/>
            </w:r>
            <w:r w:rsidRPr="003E4F7C">
              <w:rPr>
                <w:rStyle w:val="Hyperlink"/>
                <w:noProof/>
              </w:rPr>
              <w:t>Technical debt register</w:t>
            </w:r>
            <w:r>
              <w:rPr>
                <w:noProof/>
                <w:webHidden/>
              </w:rPr>
              <w:tab/>
            </w:r>
            <w:r>
              <w:rPr>
                <w:noProof/>
                <w:webHidden/>
              </w:rPr>
              <w:fldChar w:fldCharType="begin"/>
            </w:r>
            <w:r>
              <w:rPr>
                <w:noProof/>
                <w:webHidden/>
              </w:rPr>
              <w:instrText xml:space="preserve"> PAGEREF _Toc243252289 \h </w:instrText>
            </w:r>
            <w:r>
              <w:rPr>
                <w:noProof/>
                <w:webHidden/>
              </w:rPr>
            </w:r>
            <w:r>
              <w:rPr>
                <w:noProof/>
                <w:webHidden/>
              </w:rPr>
              <w:fldChar w:fldCharType="separate"/>
            </w:r>
            <w:r>
              <w:rPr>
                <w:noProof/>
                <w:webHidden/>
              </w:rPr>
              <w:t>132</w:t>
            </w:r>
            <w:r>
              <w:rPr>
                <w:noProof/>
                <w:webHidden/>
              </w:rPr>
              <w:fldChar w:fldCharType="end"/>
            </w:r>
          </w:hyperlink>
        </w:p>
        <w:p w14:paraId="77C6E2AB" w14:textId="1A4E57EC" w:rsidR="000110FB" w:rsidRDefault="000110FB">
          <w:pPr>
            <w:pStyle w:val="TOC2"/>
            <w:tabs>
              <w:tab w:val="left" w:pos="1200"/>
              <w:tab w:val="right" w:leader="dot" w:pos="9016"/>
            </w:tabs>
            <w:rPr>
              <w:rFonts w:eastAsiaTheme="minorEastAsia"/>
              <w:noProof/>
            </w:rPr>
          </w:pPr>
          <w:hyperlink w:anchor="_Toc243252290" w:history="1">
            <w:r w:rsidRPr="003E4F7C">
              <w:rPr>
                <w:rStyle w:val="Hyperlink"/>
                <w:noProof/>
              </w:rPr>
              <w:t>26.11.</w:t>
            </w:r>
            <w:r>
              <w:rPr>
                <w:rFonts w:eastAsiaTheme="minorEastAsia"/>
                <w:noProof/>
              </w:rPr>
              <w:tab/>
            </w:r>
            <w:r w:rsidRPr="003E4F7C">
              <w:rPr>
                <w:rStyle w:val="Hyperlink"/>
                <w:noProof/>
              </w:rPr>
              <w:t>Release Readiness</w:t>
            </w:r>
            <w:r>
              <w:rPr>
                <w:noProof/>
                <w:webHidden/>
              </w:rPr>
              <w:tab/>
            </w:r>
            <w:r>
              <w:rPr>
                <w:noProof/>
                <w:webHidden/>
              </w:rPr>
              <w:fldChar w:fldCharType="begin"/>
            </w:r>
            <w:r>
              <w:rPr>
                <w:noProof/>
                <w:webHidden/>
              </w:rPr>
              <w:instrText xml:space="preserve"> PAGEREF _Toc243252290 \h </w:instrText>
            </w:r>
            <w:r>
              <w:rPr>
                <w:noProof/>
                <w:webHidden/>
              </w:rPr>
            </w:r>
            <w:r>
              <w:rPr>
                <w:noProof/>
                <w:webHidden/>
              </w:rPr>
              <w:fldChar w:fldCharType="separate"/>
            </w:r>
            <w:r>
              <w:rPr>
                <w:noProof/>
                <w:webHidden/>
              </w:rPr>
              <w:t>134</w:t>
            </w:r>
            <w:r>
              <w:rPr>
                <w:noProof/>
                <w:webHidden/>
              </w:rPr>
              <w:fldChar w:fldCharType="end"/>
            </w:r>
          </w:hyperlink>
        </w:p>
        <w:p w14:paraId="23F2AF03" w14:textId="0538C082" w:rsidR="000110FB" w:rsidRDefault="000110FB">
          <w:pPr>
            <w:pStyle w:val="TOC3"/>
            <w:tabs>
              <w:tab w:val="left" w:pos="1680"/>
              <w:tab w:val="right" w:leader="dot" w:pos="9016"/>
            </w:tabs>
            <w:rPr>
              <w:rFonts w:eastAsiaTheme="minorEastAsia"/>
              <w:noProof/>
            </w:rPr>
          </w:pPr>
          <w:hyperlink w:anchor="_Toc243252291" w:history="1">
            <w:r w:rsidRPr="003E4F7C">
              <w:rPr>
                <w:rStyle w:val="Hyperlink"/>
                <w:noProof/>
              </w:rPr>
              <w:t>26.11.1.</w:t>
            </w:r>
            <w:r>
              <w:rPr>
                <w:rFonts w:eastAsiaTheme="minorEastAsia"/>
                <w:noProof/>
              </w:rPr>
              <w:tab/>
            </w:r>
            <w:r w:rsidRPr="003E4F7C">
              <w:rPr>
                <w:rStyle w:val="Hyperlink"/>
                <w:noProof/>
              </w:rPr>
              <w:t>Release Evidence Summary</w:t>
            </w:r>
            <w:r>
              <w:rPr>
                <w:noProof/>
                <w:webHidden/>
              </w:rPr>
              <w:tab/>
            </w:r>
            <w:r>
              <w:rPr>
                <w:noProof/>
                <w:webHidden/>
              </w:rPr>
              <w:fldChar w:fldCharType="begin"/>
            </w:r>
            <w:r>
              <w:rPr>
                <w:noProof/>
                <w:webHidden/>
              </w:rPr>
              <w:instrText xml:space="preserve"> PAGEREF _Toc243252291 \h </w:instrText>
            </w:r>
            <w:r>
              <w:rPr>
                <w:noProof/>
                <w:webHidden/>
              </w:rPr>
            </w:r>
            <w:r>
              <w:rPr>
                <w:noProof/>
                <w:webHidden/>
              </w:rPr>
              <w:fldChar w:fldCharType="separate"/>
            </w:r>
            <w:r>
              <w:rPr>
                <w:noProof/>
                <w:webHidden/>
              </w:rPr>
              <w:t>134</w:t>
            </w:r>
            <w:r>
              <w:rPr>
                <w:noProof/>
                <w:webHidden/>
              </w:rPr>
              <w:fldChar w:fldCharType="end"/>
            </w:r>
          </w:hyperlink>
        </w:p>
        <w:p w14:paraId="3030C75B" w14:textId="7C0F6027" w:rsidR="000110FB" w:rsidRDefault="000110FB">
          <w:pPr>
            <w:pStyle w:val="TOC3"/>
            <w:tabs>
              <w:tab w:val="left" w:pos="1680"/>
              <w:tab w:val="right" w:leader="dot" w:pos="9016"/>
            </w:tabs>
            <w:rPr>
              <w:rFonts w:eastAsiaTheme="minorEastAsia"/>
              <w:noProof/>
            </w:rPr>
          </w:pPr>
          <w:hyperlink w:anchor="_Toc243252292" w:history="1">
            <w:r w:rsidRPr="003E4F7C">
              <w:rPr>
                <w:rStyle w:val="Hyperlink"/>
                <w:noProof/>
              </w:rPr>
              <w:t>26.11.2.</w:t>
            </w:r>
            <w:r>
              <w:rPr>
                <w:rFonts w:eastAsiaTheme="minorEastAsia"/>
                <w:noProof/>
              </w:rPr>
              <w:tab/>
            </w:r>
            <w:r w:rsidRPr="003E4F7C">
              <w:rPr>
                <w:rStyle w:val="Hyperlink"/>
                <w:noProof/>
              </w:rPr>
              <w:t>Residual risks</w:t>
            </w:r>
            <w:r>
              <w:rPr>
                <w:noProof/>
                <w:webHidden/>
              </w:rPr>
              <w:tab/>
            </w:r>
            <w:r>
              <w:rPr>
                <w:noProof/>
                <w:webHidden/>
              </w:rPr>
              <w:fldChar w:fldCharType="begin"/>
            </w:r>
            <w:r>
              <w:rPr>
                <w:noProof/>
                <w:webHidden/>
              </w:rPr>
              <w:instrText xml:space="preserve"> PAGEREF _Toc243252292 \h </w:instrText>
            </w:r>
            <w:r>
              <w:rPr>
                <w:noProof/>
                <w:webHidden/>
              </w:rPr>
            </w:r>
            <w:r>
              <w:rPr>
                <w:noProof/>
                <w:webHidden/>
              </w:rPr>
              <w:fldChar w:fldCharType="separate"/>
            </w:r>
            <w:r>
              <w:rPr>
                <w:noProof/>
                <w:webHidden/>
              </w:rPr>
              <w:t>135</w:t>
            </w:r>
            <w:r>
              <w:rPr>
                <w:noProof/>
                <w:webHidden/>
              </w:rPr>
              <w:fldChar w:fldCharType="end"/>
            </w:r>
          </w:hyperlink>
        </w:p>
        <w:p w14:paraId="5A5CA98D" w14:textId="2054967C" w:rsidR="000110FB" w:rsidRDefault="000110FB">
          <w:pPr>
            <w:pStyle w:val="TOC3"/>
            <w:tabs>
              <w:tab w:val="left" w:pos="1680"/>
              <w:tab w:val="right" w:leader="dot" w:pos="9016"/>
            </w:tabs>
            <w:rPr>
              <w:rFonts w:eastAsiaTheme="minorEastAsia"/>
              <w:noProof/>
            </w:rPr>
          </w:pPr>
          <w:hyperlink w:anchor="_Toc243252293" w:history="1">
            <w:r w:rsidRPr="003E4F7C">
              <w:rPr>
                <w:rStyle w:val="Hyperlink"/>
                <w:noProof/>
              </w:rPr>
              <w:t>26.11.3.</w:t>
            </w:r>
            <w:r>
              <w:rPr>
                <w:rFonts w:eastAsiaTheme="minorEastAsia"/>
                <w:noProof/>
              </w:rPr>
              <w:tab/>
            </w:r>
            <w:r w:rsidRPr="003E4F7C">
              <w:rPr>
                <w:rStyle w:val="Hyperlink"/>
                <w:noProof/>
              </w:rPr>
              <w:t>Staging and rollback</w:t>
            </w:r>
            <w:r>
              <w:rPr>
                <w:noProof/>
                <w:webHidden/>
              </w:rPr>
              <w:tab/>
            </w:r>
            <w:r>
              <w:rPr>
                <w:noProof/>
                <w:webHidden/>
              </w:rPr>
              <w:fldChar w:fldCharType="begin"/>
            </w:r>
            <w:r>
              <w:rPr>
                <w:noProof/>
                <w:webHidden/>
              </w:rPr>
              <w:instrText xml:space="preserve"> PAGEREF _Toc243252293 \h </w:instrText>
            </w:r>
            <w:r>
              <w:rPr>
                <w:noProof/>
                <w:webHidden/>
              </w:rPr>
            </w:r>
            <w:r>
              <w:rPr>
                <w:noProof/>
                <w:webHidden/>
              </w:rPr>
              <w:fldChar w:fldCharType="separate"/>
            </w:r>
            <w:r>
              <w:rPr>
                <w:noProof/>
                <w:webHidden/>
              </w:rPr>
              <w:t>136</w:t>
            </w:r>
            <w:r>
              <w:rPr>
                <w:noProof/>
                <w:webHidden/>
              </w:rPr>
              <w:fldChar w:fldCharType="end"/>
            </w:r>
          </w:hyperlink>
        </w:p>
        <w:p w14:paraId="2FE1689B" w14:textId="59B78FF4" w:rsidR="000110FB" w:rsidRDefault="000110FB">
          <w:pPr>
            <w:pStyle w:val="TOC1"/>
            <w:tabs>
              <w:tab w:val="left" w:pos="720"/>
              <w:tab w:val="right" w:leader="dot" w:pos="9016"/>
            </w:tabs>
            <w:rPr>
              <w:rFonts w:eastAsiaTheme="minorEastAsia"/>
              <w:noProof/>
            </w:rPr>
          </w:pPr>
          <w:hyperlink w:anchor="_Toc243252294" w:history="1">
            <w:r w:rsidRPr="003E4F7C">
              <w:rPr>
                <w:rStyle w:val="Hyperlink"/>
                <w:noProof/>
              </w:rPr>
              <w:t>27.</w:t>
            </w:r>
            <w:r>
              <w:rPr>
                <w:rFonts w:eastAsiaTheme="minorEastAsia"/>
                <w:noProof/>
              </w:rPr>
              <w:tab/>
            </w:r>
            <w:r w:rsidRPr="003E4F7C">
              <w:rPr>
                <w:rStyle w:val="Hyperlink"/>
                <w:noProof/>
              </w:rPr>
              <w:t>Final Project (M4) Closure</w:t>
            </w:r>
            <w:r>
              <w:rPr>
                <w:noProof/>
                <w:webHidden/>
              </w:rPr>
              <w:tab/>
            </w:r>
            <w:r>
              <w:rPr>
                <w:noProof/>
                <w:webHidden/>
              </w:rPr>
              <w:fldChar w:fldCharType="begin"/>
            </w:r>
            <w:r>
              <w:rPr>
                <w:noProof/>
                <w:webHidden/>
              </w:rPr>
              <w:instrText xml:space="preserve"> PAGEREF _Toc243252294 \h </w:instrText>
            </w:r>
            <w:r>
              <w:rPr>
                <w:noProof/>
                <w:webHidden/>
              </w:rPr>
            </w:r>
            <w:r>
              <w:rPr>
                <w:noProof/>
                <w:webHidden/>
              </w:rPr>
              <w:fldChar w:fldCharType="separate"/>
            </w:r>
            <w:r>
              <w:rPr>
                <w:noProof/>
                <w:webHidden/>
              </w:rPr>
              <w:t>137</w:t>
            </w:r>
            <w:r>
              <w:rPr>
                <w:noProof/>
                <w:webHidden/>
              </w:rPr>
              <w:fldChar w:fldCharType="end"/>
            </w:r>
          </w:hyperlink>
        </w:p>
        <w:p w14:paraId="7576C8BD" w14:textId="7A6F731C" w:rsidR="000110FB" w:rsidRDefault="000110FB">
          <w:pPr>
            <w:pStyle w:val="TOC2"/>
            <w:tabs>
              <w:tab w:val="left" w:pos="1200"/>
              <w:tab w:val="right" w:leader="dot" w:pos="9016"/>
            </w:tabs>
            <w:rPr>
              <w:rFonts w:eastAsiaTheme="minorEastAsia"/>
              <w:noProof/>
            </w:rPr>
          </w:pPr>
          <w:hyperlink w:anchor="_Toc243252295" w:history="1">
            <w:r w:rsidRPr="003E4F7C">
              <w:rPr>
                <w:rStyle w:val="Hyperlink"/>
                <w:noProof/>
              </w:rPr>
              <w:t>27.1.</w:t>
            </w:r>
            <w:r>
              <w:rPr>
                <w:rFonts w:eastAsiaTheme="minorEastAsia"/>
                <w:noProof/>
              </w:rPr>
              <w:tab/>
            </w:r>
            <w:r w:rsidRPr="003E4F7C">
              <w:rPr>
                <w:rStyle w:val="Hyperlink"/>
                <w:noProof/>
              </w:rPr>
              <w:t>M1 Scope → Final Delivery</w:t>
            </w:r>
            <w:r>
              <w:rPr>
                <w:noProof/>
                <w:webHidden/>
              </w:rPr>
              <w:tab/>
            </w:r>
            <w:r>
              <w:rPr>
                <w:noProof/>
                <w:webHidden/>
              </w:rPr>
              <w:fldChar w:fldCharType="begin"/>
            </w:r>
            <w:r>
              <w:rPr>
                <w:noProof/>
                <w:webHidden/>
              </w:rPr>
              <w:instrText xml:space="preserve"> PAGEREF _Toc243252295 \h </w:instrText>
            </w:r>
            <w:r>
              <w:rPr>
                <w:noProof/>
                <w:webHidden/>
              </w:rPr>
            </w:r>
            <w:r>
              <w:rPr>
                <w:noProof/>
                <w:webHidden/>
              </w:rPr>
              <w:fldChar w:fldCharType="separate"/>
            </w:r>
            <w:r>
              <w:rPr>
                <w:noProof/>
                <w:webHidden/>
              </w:rPr>
              <w:t>137</w:t>
            </w:r>
            <w:r>
              <w:rPr>
                <w:noProof/>
                <w:webHidden/>
              </w:rPr>
              <w:fldChar w:fldCharType="end"/>
            </w:r>
          </w:hyperlink>
        </w:p>
        <w:p w14:paraId="68FFF0F8" w14:textId="3165C9B2" w:rsidR="000110FB" w:rsidRDefault="000110FB">
          <w:pPr>
            <w:pStyle w:val="TOC3"/>
            <w:tabs>
              <w:tab w:val="left" w:pos="1440"/>
              <w:tab w:val="right" w:leader="dot" w:pos="9016"/>
            </w:tabs>
            <w:rPr>
              <w:rFonts w:eastAsiaTheme="minorEastAsia"/>
              <w:noProof/>
            </w:rPr>
          </w:pPr>
          <w:hyperlink w:anchor="_Toc243252296" w:history="1">
            <w:r w:rsidRPr="003E4F7C">
              <w:rPr>
                <w:rStyle w:val="Hyperlink"/>
                <w:noProof/>
              </w:rPr>
              <w:t>27.1.1.</w:t>
            </w:r>
            <w:r>
              <w:rPr>
                <w:rFonts w:eastAsiaTheme="minorEastAsia"/>
                <w:noProof/>
              </w:rPr>
              <w:tab/>
            </w:r>
            <w:r w:rsidRPr="003E4F7C">
              <w:rPr>
                <w:rStyle w:val="Hyperlink"/>
                <w:noProof/>
              </w:rPr>
              <w:t>In-scope commitments</w:t>
            </w:r>
            <w:r>
              <w:rPr>
                <w:noProof/>
                <w:webHidden/>
              </w:rPr>
              <w:tab/>
            </w:r>
            <w:r>
              <w:rPr>
                <w:noProof/>
                <w:webHidden/>
              </w:rPr>
              <w:fldChar w:fldCharType="begin"/>
            </w:r>
            <w:r>
              <w:rPr>
                <w:noProof/>
                <w:webHidden/>
              </w:rPr>
              <w:instrText xml:space="preserve"> PAGEREF _Toc243252296 \h </w:instrText>
            </w:r>
            <w:r>
              <w:rPr>
                <w:noProof/>
                <w:webHidden/>
              </w:rPr>
            </w:r>
            <w:r>
              <w:rPr>
                <w:noProof/>
                <w:webHidden/>
              </w:rPr>
              <w:fldChar w:fldCharType="separate"/>
            </w:r>
            <w:r>
              <w:rPr>
                <w:noProof/>
                <w:webHidden/>
              </w:rPr>
              <w:t>137</w:t>
            </w:r>
            <w:r>
              <w:rPr>
                <w:noProof/>
                <w:webHidden/>
              </w:rPr>
              <w:fldChar w:fldCharType="end"/>
            </w:r>
          </w:hyperlink>
        </w:p>
        <w:p w14:paraId="3DCC531A" w14:textId="3A98D215" w:rsidR="000110FB" w:rsidRDefault="000110FB">
          <w:pPr>
            <w:pStyle w:val="TOC3"/>
            <w:tabs>
              <w:tab w:val="left" w:pos="1440"/>
              <w:tab w:val="right" w:leader="dot" w:pos="9016"/>
            </w:tabs>
            <w:rPr>
              <w:rFonts w:eastAsiaTheme="minorEastAsia"/>
              <w:noProof/>
            </w:rPr>
          </w:pPr>
          <w:hyperlink w:anchor="_Toc243252297" w:history="1">
            <w:r w:rsidRPr="003E4F7C">
              <w:rPr>
                <w:rStyle w:val="Hyperlink"/>
                <w:noProof/>
              </w:rPr>
              <w:t>27.1.2.</w:t>
            </w:r>
            <w:r>
              <w:rPr>
                <w:rFonts w:eastAsiaTheme="minorEastAsia"/>
                <w:noProof/>
              </w:rPr>
              <w:tab/>
            </w:r>
            <w:r w:rsidRPr="003E4F7C">
              <w:rPr>
                <w:rStyle w:val="Hyperlink"/>
                <w:noProof/>
              </w:rPr>
              <w:t>Non-functional requirements</w:t>
            </w:r>
            <w:r>
              <w:rPr>
                <w:noProof/>
                <w:webHidden/>
              </w:rPr>
              <w:tab/>
            </w:r>
            <w:r>
              <w:rPr>
                <w:noProof/>
                <w:webHidden/>
              </w:rPr>
              <w:fldChar w:fldCharType="begin"/>
            </w:r>
            <w:r>
              <w:rPr>
                <w:noProof/>
                <w:webHidden/>
              </w:rPr>
              <w:instrText xml:space="preserve"> PAGEREF _Toc243252297 \h </w:instrText>
            </w:r>
            <w:r>
              <w:rPr>
                <w:noProof/>
                <w:webHidden/>
              </w:rPr>
            </w:r>
            <w:r>
              <w:rPr>
                <w:noProof/>
                <w:webHidden/>
              </w:rPr>
              <w:fldChar w:fldCharType="separate"/>
            </w:r>
            <w:r>
              <w:rPr>
                <w:noProof/>
                <w:webHidden/>
              </w:rPr>
              <w:t>138</w:t>
            </w:r>
            <w:r>
              <w:rPr>
                <w:noProof/>
                <w:webHidden/>
              </w:rPr>
              <w:fldChar w:fldCharType="end"/>
            </w:r>
          </w:hyperlink>
        </w:p>
        <w:p w14:paraId="629CF3B2" w14:textId="4F685973" w:rsidR="000110FB" w:rsidRDefault="000110FB">
          <w:pPr>
            <w:pStyle w:val="TOC3"/>
            <w:tabs>
              <w:tab w:val="left" w:pos="1440"/>
              <w:tab w:val="right" w:leader="dot" w:pos="9016"/>
            </w:tabs>
            <w:rPr>
              <w:rFonts w:eastAsiaTheme="minorEastAsia"/>
              <w:noProof/>
            </w:rPr>
          </w:pPr>
          <w:hyperlink w:anchor="_Toc243252298" w:history="1">
            <w:r w:rsidRPr="003E4F7C">
              <w:rPr>
                <w:rStyle w:val="Hyperlink"/>
                <w:noProof/>
              </w:rPr>
              <w:t>27.1.3.</w:t>
            </w:r>
            <w:r>
              <w:rPr>
                <w:rFonts w:eastAsiaTheme="minorEastAsia"/>
                <w:noProof/>
              </w:rPr>
              <w:tab/>
            </w:r>
            <w:r w:rsidRPr="003E4F7C">
              <w:rPr>
                <w:rStyle w:val="Hyperlink"/>
                <w:noProof/>
              </w:rPr>
              <w:t>Out-of-scope and deferred items</w:t>
            </w:r>
            <w:r>
              <w:rPr>
                <w:noProof/>
                <w:webHidden/>
              </w:rPr>
              <w:tab/>
            </w:r>
            <w:r>
              <w:rPr>
                <w:noProof/>
                <w:webHidden/>
              </w:rPr>
              <w:fldChar w:fldCharType="begin"/>
            </w:r>
            <w:r>
              <w:rPr>
                <w:noProof/>
                <w:webHidden/>
              </w:rPr>
              <w:instrText xml:space="preserve"> PAGEREF _Toc243252298 \h </w:instrText>
            </w:r>
            <w:r>
              <w:rPr>
                <w:noProof/>
                <w:webHidden/>
              </w:rPr>
            </w:r>
            <w:r>
              <w:rPr>
                <w:noProof/>
                <w:webHidden/>
              </w:rPr>
              <w:fldChar w:fldCharType="separate"/>
            </w:r>
            <w:r>
              <w:rPr>
                <w:noProof/>
                <w:webHidden/>
              </w:rPr>
              <w:t>139</w:t>
            </w:r>
            <w:r>
              <w:rPr>
                <w:noProof/>
                <w:webHidden/>
              </w:rPr>
              <w:fldChar w:fldCharType="end"/>
            </w:r>
          </w:hyperlink>
        </w:p>
        <w:p w14:paraId="3A3DD90B" w14:textId="38E97D82" w:rsidR="000110FB" w:rsidRDefault="000110FB">
          <w:pPr>
            <w:pStyle w:val="TOC3"/>
            <w:tabs>
              <w:tab w:val="left" w:pos="1440"/>
              <w:tab w:val="right" w:leader="dot" w:pos="9016"/>
            </w:tabs>
            <w:rPr>
              <w:rFonts w:eastAsiaTheme="minorEastAsia"/>
              <w:noProof/>
            </w:rPr>
          </w:pPr>
          <w:hyperlink w:anchor="_Toc243252299" w:history="1">
            <w:r w:rsidRPr="003E4F7C">
              <w:rPr>
                <w:rStyle w:val="Hyperlink"/>
                <w:noProof/>
              </w:rPr>
              <w:t>27.1.4.</w:t>
            </w:r>
            <w:r>
              <w:rPr>
                <w:rFonts w:eastAsiaTheme="minorEastAsia"/>
                <w:noProof/>
              </w:rPr>
              <w:tab/>
            </w:r>
            <w:r w:rsidRPr="003E4F7C">
              <w:rPr>
                <w:rStyle w:val="Hyperlink"/>
                <w:noProof/>
              </w:rPr>
              <w:t>Scope changes since M1</w:t>
            </w:r>
            <w:r>
              <w:rPr>
                <w:noProof/>
                <w:webHidden/>
              </w:rPr>
              <w:tab/>
            </w:r>
            <w:r>
              <w:rPr>
                <w:noProof/>
                <w:webHidden/>
              </w:rPr>
              <w:fldChar w:fldCharType="begin"/>
            </w:r>
            <w:r>
              <w:rPr>
                <w:noProof/>
                <w:webHidden/>
              </w:rPr>
              <w:instrText xml:space="preserve"> PAGEREF _Toc243252299 \h </w:instrText>
            </w:r>
            <w:r>
              <w:rPr>
                <w:noProof/>
                <w:webHidden/>
              </w:rPr>
            </w:r>
            <w:r>
              <w:rPr>
                <w:noProof/>
                <w:webHidden/>
              </w:rPr>
              <w:fldChar w:fldCharType="separate"/>
            </w:r>
            <w:r>
              <w:rPr>
                <w:noProof/>
                <w:webHidden/>
              </w:rPr>
              <w:t>140</w:t>
            </w:r>
            <w:r>
              <w:rPr>
                <w:noProof/>
                <w:webHidden/>
              </w:rPr>
              <w:fldChar w:fldCharType="end"/>
            </w:r>
          </w:hyperlink>
        </w:p>
        <w:p w14:paraId="71BC4B9E" w14:textId="12DDC852" w:rsidR="000110FB" w:rsidRDefault="000110FB">
          <w:pPr>
            <w:pStyle w:val="TOC2"/>
            <w:tabs>
              <w:tab w:val="left" w:pos="1200"/>
              <w:tab w:val="right" w:leader="dot" w:pos="9016"/>
            </w:tabs>
            <w:rPr>
              <w:rFonts w:eastAsiaTheme="minorEastAsia"/>
              <w:noProof/>
            </w:rPr>
          </w:pPr>
          <w:hyperlink w:anchor="_Toc243252300" w:history="1">
            <w:r w:rsidRPr="003E4F7C">
              <w:rPr>
                <w:rStyle w:val="Hyperlink"/>
                <w:noProof/>
              </w:rPr>
              <w:t>27.2.</w:t>
            </w:r>
            <w:r>
              <w:rPr>
                <w:rFonts w:eastAsiaTheme="minorEastAsia"/>
                <w:noProof/>
              </w:rPr>
              <w:tab/>
            </w:r>
            <w:r w:rsidRPr="003E4F7C">
              <w:rPr>
                <w:rStyle w:val="Hyperlink"/>
                <w:noProof/>
              </w:rPr>
              <w:t>Scope Completion Percentage</w:t>
            </w:r>
            <w:r>
              <w:rPr>
                <w:noProof/>
                <w:webHidden/>
              </w:rPr>
              <w:tab/>
            </w:r>
            <w:r>
              <w:rPr>
                <w:noProof/>
                <w:webHidden/>
              </w:rPr>
              <w:fldChar w:fldCharType="begin"/>
            </w:r>
            <w:r>
              <w:rPr>
                <w:noProof/>
                <w:webHidden/>
              </w:rPr>
              <w:instrText xml:space="preserve"> PAGEREF _Toc243252300 \h </w:instrText>
            </w:r>
            <w:r>
              <w:rPr>
                <w:noProof/>
                <w:webHidden/>
              </w:rPr>
            </w:r>
            <w:r>
              <w:rPr>
                <w:noProof/>
                <w:webHidden/>
              </w:rPr>
              <w:fldChar w:fldCharType="separate"/>
            </w:r>
            <w:r>
              <w:rPr>
                <w:noProof/>
                <w:webHidden/>
              </w:rPr>
              <w:t>141</w:t>
            </w:r>
            <w:r>
              <w:rPr>
                <w:noProof/>
                <w:webHidden/>
              </w:rPr>
              <w:fldChar w:fldCharType="end"/>
            </w:r>
          </w:hyperlink>
        </w:p>
        <w:p w14:paraId="5FADD752" w14:textId="6F20E0C0" w:rsidR="000110FB" w:rsidRDefault="000110FB">
          <w:pPr>
            <w:pStyle w:val="TOC2"/>
            <w:tabs>
              <w:tab w:val="left" w:pos="1200"/>
              <w:tab w:val="right" w:leader="dot" w:pos="9016"/>
            </w:tabs>
            <w:rPr>
              <w:rFonts w:eastAsiaTheme="minorEastAsia"/>
              <w:noProof/>
            </w:rPr>
          </w:pPr>
          <w:hyperlink w:anchor="_Toc243252301" w:history="1">
            <w:r w:rsidRPr="003E4F7C">
              <w:rPr>
                <w:rStyle w:val="Hyperlink"/>
                <w:noProof/>
              </w:rPr>
              <w:t>27.3.</w:t>
            </w:r>
            <w:r>
              <w:rPr>
                <w:rFonts w:eastAsiaTheme="minorEastAsia"/>
                <w:noProof/>
              </w:rPr>
              <w:tab/>
            </w:r>
            <w:r w:rsidRPr="003E4F7C">
              <w:rPr>
                <w:rStyle w:val="Hyperlink"/>
                <w:noProof/>
              </w:rPr>
              <w:t>Schedule Performance and Varian</w:t>
            </w:r>
            <w:r w:rsidRPr="003E4F7C">
              <w:rPr>
                <w:rStyle w:val="Hyperlink"/>
                <w:noProof/>
              </w:rPr>
              <w:t>c</w:t>
            </w:r>
            <w:r w:rsidRPr="003E4F7C">
              <w:rPr>
                <w:rStyle w:val="Hyperlink"/>
                <w:noProof/>
              </w:rPr>
              <w:t>e</w:t>
            </w:r>
            <w:r>
              <w:rPr>
                <w:noProof/>
                <w:webHidden/>
              </w:rPr>
              <w:tab/>
            </w:r>
            <w:r>
              <w:rPr>
                <w:noProof/>
                <w:webHidden/>
              </w:rPr>
              <w:fldChar w:fldCharType="begin"/>
            </w:r>
            <w:r>
              <w:rPr>
                <w:noProof/>
                <w:webHidden/>
              </w:rPr>
              <w:instrText xml:space="preserve"> PAGEREF _Toc243252301 \h </w:instrText>
            </w:r>
            <w:r>
              <w:rPr>
                <w:noProof/>
                <w:webHidden/>
              </w:rPr>
            </w:r>
            <w:r>
              <w:rPr>
                <w:noProof/>
                <w:webHidden/>
              </w:rPr>
              <w:fldChar w:fldCharType="separate"/>
            </w:r>
            <w:r>
              <w:rPr>
                <w:noProof/>
                <w:webHidden/>
              </w:rPr>
              <w:t>141</w:t>
            </w:r>
            <w:r>
              <w:rPr>
                <w:noProof/>
                <w:webHidden/>
              </w:rPr>
              <w:fldChar w:fldCharType="end"/>
            </w:r>
          </w:hyperlink>
        </w:p>
        <w:p w14:paraId="2B2A466C" w14:textId="5008B333" w:rsidR="000110FB" w:rsidRDefault="000110FB">
          <w:pPr>
            <w:pStyle w:val="TOC2"/>
            <w:tabs>
              <w:tab w:val="left" w:pos="1200"/>
              <w:tab w:val="right" w:leader="dot" w:pos="9016"/>
            </w:tabs>
            <w:rPr>
              <w:rFonts w:eastAsiaTheme="minorEastAsia"/>
              <w:noProof/>
            </w:rPr>
          </w:pPr>
          <w:hyperlink w:anchor="_Toc243252302" w:history="1">
            <w:r w:rsidRPr="003E4F7C">
              <w:rPr>
                <w:rStyle w:val="Hyperlink"/>
                <w:noProof/>
              </w:rPr>
              <w:t>27.4.</w:t>
            </w:r>
            <w:r>
              <w:rPr>
                <w:rFonts w:eastAsiaTheme="minorEastAsia"/>
                <w:noProof/>
              </w:rPr>
              <w:tab/>
            </w:r>
            <w:r w:rsidRPr="003E4F7C">
              <w:rPr>
                <w:rStyle w:val="Hyperlink"/>
                <w:noProof/>
              </w:rPr>
              <w:t>Cost and Operational Cost</w:t>
            </w:r>
            <w:r>
              <w:rPr>
                <w:noProof/>
                <w:webHidden/>
              </w:rPr>
              <w:tab/>
            </w:r>
            <w:r>
              <w:rPr>
                <w:noProof/>
                <w:webHidden/>
              </w:rPr>
              <w:fldChar w:fldCharType="begin"/>
            </w:r>
            <w:r>
              <w:rPr>
                <w:noProof/>
                <w:webHidden/>
              </w:rPr>
              <w:instrText xml:space="preserve"> PAGEREF _Toc243252302 \h </w:instrText>
            </w:r>
            <w:r>
              <w:rPr>
                <w:noProof/>
                <w:webHidden/>
              </w:rPr>
            </w:r>
            <w:r>
              <w:rPr>
                <w:noProof/>
                <w:webHidden/>
              </w:rPr>
              <w:fldChar w:fldCharType="separate"/>
            </w:r>
            <w:r>
              <w:rPr>
                <w:noProof/>
                <w:webHidden/>
              </w:rPr>
              <w:t>142</w:t>
            </w:r>
            <w:r>
              <w:rPr>
                <w:noProof/>
                <w:webHidden/>
              </w:rPr>
              <w:fldChar w:fldCharType="end"/>
            </w:r>
          </w:hyperlink>
        </w:p>
        <w:p w14:paraId="0FDC6AB7" w14:textId="4FA8F160" w:rsidR="000110FB" w:rsidRDefault="000110FB">
          <w:pPr>
            <w:pStyle w:val="TOC2"/>
            <w:tabs>
              <w:tab w:val="left" w:pos="1200"/>
              <w:tab w:val="right" w:leader="dot" w:pos="9016"/>
            </w:tabs>
            <w:rPr>
              <w:rFonts w:eastAsiaTheme="minorEastAsia"/>
              <w:noProof/>
            </w:rPr>
          </w:pPr>
          <w:hyperlink w:anchor="_Toc243252303" w:history="1">
            <w:r w:rsidRPr="003E4F7C">
              <w:rPr>
                <w:rStyle w:val="Hyperlink"/>
                <w:noProof/>
              </w:rPr>
              <w:t>27.5.</w:t>
            </w:r>
            <w:r>
              <w:rPr>
                <w:rFonts w:eastAsiaTheme="minorEastAsia"/>
                <w:noProof/>
              </w:rPr>
              <w:tab/>
            </w:r>
            <w:r w:rsidRPr="003E4F7C">
              <w:rPr>
                <w:rStyle w:val="Hyperlink"/>
                <w:noProof/>
              </w:rPr>
              <w:t>Stakeholder Validation</w:t>
            </w:r>
            <w:r>
              <w:rPr>
                <w:noProof/>
                <w:webHidden/>
              </w:rPr>
              <w:tab/>
            </w:r>
            <w:r>
              <w:rPr>
                <w:noProof/>
                <w:webHidden/>
              </w:rPr>
              <w:fldChar w:fldCharType="begin"/>
            </w:r>
            <w:r>
              <w:rPr>
                <w:noProof/>
                <w:webHidden/>
              </w:rPr>
              <w:instrText xml:space="preserve"> PAGEREF _Toc243252303 \h </w:instrText>
            </w:r>
            <w:r>
              <w:rPr>
                <w:noProof/>
                <w:webHidden/>
              </w:rPr>
            </w:r>
            <w:r>
              <w:rPr>
                <w:noProof/>
                <w:webHidden/>
              </w:rPr>
              <w:fldChar w:fldCharType="separate"/>
            </w:r>
            <w:r>
              <w:rPr>
                <w:noProof/>
                <w:webHidden/>
              </w:rPr>
              <w:t>143</w:t>
            </w:r>
            <w:r>
              <w:rPr>
                <w:noProof/>
                <w:webHidden/>
              </w:rPr>
              <w:fldChar w:fldCharType="end"/>
            </w:r>
          </w:hyperlink>
        </w:p>
        <w:p w14:paraId="15F69AEA" w14:textId="14D4B427" w:rsidR="000110FB" w:rsidRDefault="000110FB">
          <w:pPr>
            <w:pStyle w:val="TOC2"/>
            <w:tabs>
              <w:tab w:val="left" w:pos="1200"/>
              <w:tab w:val="right" w:leader="dot" w:pos="9016"/>
            </w:tabs>
            <w:rPr>
              <w:rFonts w:eastAsiaTheme="minorEastAsia"/>
              <w:noProof/>
            </w:rPr>
          </w:pPr>
          <w:hyperlink w:anchor="_Toc243252304" w:history="1">
            <w:r w:rsidRPr="003E4F7C">
              <w:rPr>
                <w:rStyle w:val="Hyperlink"/>
                <w:noProof/>
              </w:rPr>
              <w:t>27.6.</w:t>
            </w:r>
            <w:r>
              <w:rPr>
                <w:rFonts w:eastAsiaTheme="minorEastAsia"/>
                <w:noProof/>
              </w:rPr>
              <w:tab/>
            </w:r>
            <w:r w:rsidRPr="003E4F7C">
              <w:rPr>
                <w:rStyle w:val="Hyperlink"/>
                <w:noProof/>
              </w:rPr>
              <w:t>Decision Consequence Reflection</w:t>
            </w:r>
            <w:r>
              <w:rPr>
                <w:noProof/>
                <w:webHidden/>
              </w:rPr>
              <w:tab/>
            </w:r>
            <w:r>
              <w:rPr>
                <w:noProof/>
                <w:webHidden/>
              </w:rPr>
              <w:fldChar w:fldCharType="begin"/>
            </w:r>
            <w:r>
              <w:rPr>
                <w:noProof/>
                <w:webHidden/>
              </w:rPr>
              <w:instrText xml:space="preserve"> PAGEREF _Toc243252304 \h </w:instrText>
            </w:r>
            <w:r>
              <w:rPr>
                <w:noProof/>
                <w:webHidden/>
              </w:rPr>
            </w:r>
            <w:r>
              <w:rPr>
                <w:noProof/>
                <w:webHidden/>
              </w:rPr>
              <w:fldChar w:fldCharType="separate"/>
            </w:r>
            <w:r>
              <w:rPr>
                <w:noProof/>
                <w:webHidden/>
              </w:rPr>
              <w:t>144</w:t>
            </w:r>
            <w:r>
              <w:rPr>
                <w:noProof/>
                <w:webHidden/>
              </w:rPr>
              <w:fldChar w:fldCharType="end"/>
            </w:r>
          </w:hyperlink>
        </w:p>
        <w:p w14:paraId="30A1D1D5" w14:textId="64717BB2" w:rsidR="000110FB" w:rsidRDefault="000110FB">
          <w:pPr>
            <w:pStyle w:val="TOC2"/>
            <w:tabs>
              <w:tab w:val="left" w:pos="1200"/>
              <w:tab w:val="right" w:leader="dot" w:pos="9016"/>
            </w:tabs>
            <w:rPr>
              <w:rFonts w:eastAsiaTheme="minorEastAsia"/>
              <w:noProof/>
            </w:rPr>
          </w:pPr>
          <w:hyperlink w:anchor="_Toc243252305" w:history="1">
            <w:r w:rsidRPr="003E4F7C">
              <w:rPr>
                <w:rStyle w:val="Hyperlink"/>
                <w:noProof/>
              </w:rPr>
              <w:t>27.7.</w:t>
            </w:r>
            <w:r>
              <w:rPr>
                <w:rFonts w:eastAsiaTheme="minorEastAsia"/>
                <w:noProof/>
              </w:rPr>
              <w:tab/>
            </w:r>
            <w:r w:rsidRPr="003E4F7C">
              <w:rPr>
                <w:rStyle w:val="Hyperlink"/>
                <w:noProof/>
              </w:rPr>
              <w:t>Deployment, Rollback and Observability</w:t>
            </w:r>
            <w:r>
              <w:rPr>
                <w:noProof/>
                <w:webHidden/>
              </w:rPr>
              <w:tab/>
            </w:r>
            <w:r>
              <w:rPr>
                <w:noProof/>
                <w:webHidden/>
              </w:rPr>
              <w:fldChar w:fldCharType="begin"/>
            </w:r>
            <w:r>
              <w:rPr>
                <w:noProof/>
                <w:webHidden/>
              </w:rPr>
              <w:instrText xml:space="preserve"> PAGEREF _Toc243252305 \h </w:instrText>
            </w:r>
            <w:r>
              <w:rPr>
                <w:noProof/>
                <w:webHidden/>
              </w:rPr>
            </w:r>
            <w:r>
              <w:rPr>
                <w:noProof/>
                <w:webHidden/>
              </w:rPr>
              <w:fldChar w:fldCharType="separate"/>
            </w:r>
            <w:r>
              <w:rPr>
                <w:noProof/>
                <w:webHidden/>
              </w:rPr>
              <w:t>145</w:t>
            </w:r>
            <w:r>
              <w:rPr>
                <w:noProof/>
                <w:webHidden/>
              </w:rPr>
              <w:fldChar w:fldCharType="end"/>
            </w:r>
          </w:hyperlink>
        </w:p>
        <w:p w14:paraId="4AFBB584" w14:textId="40316892" w:rsidR="000110FB" w:rsidRDefault="000110FB">
          <w:pPr>
            <w:pStyle w:val="TOC2"/>
            <w:tabs>
              <w:tab w:val="left" w:pos="1200"/>
              <w:tab w:val="right" w:leader="dot" w:pos="9016"/>
            </w:tabs>
            <w:rPr>
              <w:rFonts w:eastAsiaTheme="minorEastAsia"/>
              <w:noProof/>
            </w:rPr>
          </w:pPr>
          <w:hyperlink w:anchor="_Toc243252306" w:history="1">
            <w:r w:rsidRPr="003E4F7C">
              <w:rPr>
                <w:rStyle w:val="Hyperlink"/>
                <w:noProof/>
              </w:rPr>
              <w:t>27.8.</w:t>
            </w:r>
            <w:r>
              <w:rPr>
                <w:rFonts w:eastAsiaTheme="minorEastAsia"/>
                <w:noProof/>
              </w:rPr>
              <w:tab/>
            </w:r>
            <w:r w:rsidRPr="003E4F7C">
              <w:rPr>
                <w:rStyle w:val="Hyperlink"/>
                <w:noProof/>
              </w:rPr>
              <w:t>Final Quality and Security Summary</w:t>
            </w:r>
            <w:r>
              <w:rPr>
                <w:noProof/>
                <w:webHidden/>
              </w:rPr>
              <w:tab/>
            </w:r>
            <w:r>
              <w:rPr>
                <w:noProof/>
                <w:webHidden/>
              </w:rPr>
              <w:fldChar w:fldCharType="begin"/>
            </w:r>
            <w:r>
              <w:rPr>
                <w:noProof/>
                <w:webHidden/>
              </w:rPr>
              <w:instrText xml:space="preserve"> PAGEREF _Toc243252306 \h </w:instrText>
            </w:r>
            <w:r>
              <w:rPr>
                <w:noProof/>
                <w:webHidden/>
              </w:rPr>
            </w:r>
            <w:r>
              <w:rPr>
                <w:noProof/>
                <w:webHidden/>
              </w:rPr>
              <w:fldChar w:fldCharType="separate"/>
            </w:r>
            <w:r>
              <w:rPr>
                <w:noProof/>
                <w:webHidden/>
              </w:rPr>
              <w:t>146</w:t>
            </w:r>
            <w:r>
              <w:rPr>
                <w:noProof/>
                <w:webHidden/>
              </w:rPr>
              <w:fldChar w:fldCharType="end"/>
            </w:r>
          </w:hyperlink>
        </w:p>
        <w:p w14:paraId="356F5A54" w14:textId="16204D3E" w:rsidR="000110FB" w:rsidRDefault="000110FB">
          <w:pPr>
            <w:pStyle w:val="TOC2"/>
            <w:tabs>
              <w:tab w:val="left" w:pos="1200"/>
              <w:tab w:val="right" w:leader="dot" w:pos="9016"/>
            </w:tabs>
            <w:rPr>
              <w:rFonts w:eastAsiaTheme="minorEastAsia"/>
              <w:noProof/>
            </w:rPr>
          </w:pPr>
          <w:hyperlink w:anchor="_Toc243252307" w:history="1">
            <w:r w:rsidRPr="003E4F7C">
              <w:rPr>
                <w:rStyle w:val="Hyperlink"/>
                <w:noProof/>
              </w:rPr>
              <w:t>27.9.</w:t>
            </w:r>
            <w:r>
              <w:rPr>
                <w:rFonts w:eastAsiaTheme="minorEastAsia"/>
                <w:noProof/>
              </w:rPr>
              <w:tab/>
            </w:r>
            <w:r w:rsidRPr="003E4F7C">
              <w:rPr>
                <w:rStyle w:val="Hyperlink"/>
                <w:noProof/>
              </w:rPr>
              <w:t>Known Limitations and Future Evolution</w:t>
            </w:r>
            <w:r>
              <w:rPr>
                <w:noProof/>
                <w:webHidden/>
              </w:rPr>
              <w:tab/>
            </w:r>
            <w:r>
              <w:rPr>
                <w:noProof/>
                <w:webHidden/>
              </w:rPr>
              <w:fldChar w:fldCharType="begin"/>
            </w:r>
            <w:r>
              <w:rPr>
                <w:noProof/>
                <w:webHidden/>
              </w:rPr>
              <w:instrText xml:space="preserve"> PAGEREF _Toc243252307 \h </w:instrText>
            </w:r>
            <w:r>
              <w:rPr>
                <w:noProof/>
                <w:webHidden/>
              </w:rPr>
            </w:r>
            <w:r>
              <w:rPr>
                <w:noProof/>
                <w:webHidden/>
              </w:rPr>
              <w:fldChar w:fldCharType="separate"/>
            </w:r>
            <w:r>
              <w:rPr>
                <w:noProof/>
                <w:webHidden/>
              </w:rPr>
              <w:t>147</w:t>
            </w:r>
            <w:r>
              <w:rPr>
                <w:noProof/>
                <w:webHidden/>
              </w:rPr>
              <w:fldChar w:fldCharType="end"/>
            </w:r>
          </w:hyperlink>
        </w:p>
        <w:p w14:paraId="0BE90609" w14:textId="61D3C295" w:rsidR="000110FB" w:rsidRDefault="000110FB">
          <w:pPr>
            <w:pStyle w:val="TOC2"/>
            <w:tabs>
              <w:tab w:val="left" w:pos="1200"/>
              <w:tab w:val="right" w:leader="dot" w:pos="9016"/>
            </w:tabs>
            <w:rPr>
              <w:rFonts w:eastAsiaTheme="minorEastAsia"/>
              <w:noProof/>
            </w:rPr>
          </w:pPr>
          <w:hyperlink w:anchor="_Toc243252308" w:history="1">
            <w:r w:rsidRPr="003E4F7C">
              <w:rPr>
                <w:rStyle w:val="Hyperlink"/>
                <w:noProof/>
              </w:rPr>
              <w:t>27.10.</w:t>
            </w:r>
            <w:r>
              <w:rPr>
                <w:rFonts w:eastAsiaTheme="minorEastAsia"/>
                <w:noProof/>
              </w:rPr>
              <w:tab/>
            </w:r>
            <w:r w:rsidRPr="003E4F7C">
              <w:rPr>
                <w:rStyle w:val="Hyperlink"/>
                <w:noProof/>
              </w:rPr>
              <w:t>Test and Code Reference Index</w:t>
            </w:r>
            <w:r>
              <w:rPr>
                <w:noProof/>
                <w:webHidden/>
              </w:rPr>
              <w:tab/>
            </w:r>
            <w:r>
              <w:rPr>
                <w:noProof/>
                <w:webHidden/>
              </w:rPr>
              <w:fldChar w:fldCharType="begin"/>
            </w:r>
            <w:r>
              <w:rPr>
                <w:noProof/>
                <w:webHidden/>
              </w:rPr>
              <w:instrText xml:space="preserve"> PAGEREF _Toc243252308 \h </w:instrText>
            </w:r>
            <w:r>
              <w:rPr>
                <w:noProof/>
                <w:webHidden/>
              </w:rPr>
            </w:r>
            <w:r>
              <w:rPr>
                <w:noProof/>
                <w:webHidden/>
              </w:rPr>
              <w:fldChar w:fldCharType="separate"/>
            </w:r>
            <w:r>
              <w:rPr>
                <w:noProof/>
                <w:webHidden/>
              </w:rPr>
              <w:t>148</w:t>
            </w:r>
            <w:r>
              <w:rPr>
                <w:noProof/>
                <w:webHidden/>
              </w:rPr>
              <w:fldChar w:fldCharType="end"/>
            </w:r>
          </w:hyperlink>
        </w:p>
        <w:p w14:paraId="05993F9F" w14:textId="16A57E6B" w:rsidR="000110FB" w:rsidRDefault="000110FB">
          <w:pPr>
            <w:pStyle w:val="TOC1"/>
            <w:tabs>
              <w:tab w:val="left" w:pos="720"/>
              <w:tab w:val="right" w:leader="dot" w:pos="9016"/>
            </w:tabs>
            <w:rPr>
              <w:rFonts w:eastAsiaTheme="minorEastAsia"/>
              <w:noProof/>
            </w:rPr>
          </w:pPr>
          <w:hyperlink w:anchor="_Toc243252309" w:history="1">
            <w:r w:rsidRPr="003E4F7C">
              <w:rPr>
                <w:rStyle w:val="Hyperlink"/>
                <w:noProof/>
              </w:rPr>
              <w:t>28.</w:t>
            </w:r>
            <w:r>
              <w:rPr>
                <w:rFonts w:eastAsiaTheme="minorEastAsia"/>
                <w:noProof/>
              </w:rPr>
              <w:tab/>
            </w:r>
            <w:r w:rsidRPr="003E4F7C">
              <w:rPr>
                <w:rStyle w:val="Hyperlink"/>
                <w:noProof/>
              </w:rPr>
              <w:t>References</w:t>
            </w:r>
            <w:r>
              <w:rPr>
                <w:noProof/>
                <w:webHidden/>
              </w:rPr>
              <w:tab/>
            </w:r>
            <w:r>
              <w:rPr>
                <w:noProof/>
                <w:webHidden/>
              </w:rPr>
              <w:fldChar w:fldCharType="begin"/>
            </w:r>
            <w:r>
              <w:rPr>
                <w:noProof/>
                <w:webHidden/>
              </w:rPr>
              <w:instrText xml:space="preserve"> PAGEREF _Toc243252309 \h </w:instrText>
            </w:r>
            <w:r>
              <w:rPr>
                <w:noProof/>
                <w:webHidden/>
              </w:rPr>
            </w:r>
            <w:r>
              <w:rPr>
                <w:noProof/>
                <w:webHidden/>
              </w:rPr>
              <w:fldChar w:fldCharType="separate"/>
            </w:r>
            <w:r>
              <w:rPr>
                <w:noProof/>
                <w:webHidden/>
              </w:rPr>
              <w:t>152</w:t>
            </w:r>
            <w:r>
              <w:rPr>
                <w:noProof/>
                <w:webHidden/>
              </w:rPr>
              <w:fldChar w:fldCharType="end"/>
            </w:r>
          </w:hyperlink>
        </w:p>
        <w:p w14:paraId="36ED84C1" w14:textId="632A5AA7" w:rsidR="0070144E" w:rsidRDefault="00535D24" w:rsidP="00F12C2B">
          <w:r>
            <w:rPr>
              <w:b/>
              <w:bCs/>
              <w:noProof/>
            </w:rPr>
            <w:fldChar w:fldCharType="end"/>
          </w:r>
        </w:p>
      </w:sdtContent>
    </w:sdt>
    <w:p w14:paraId="510AB455" w14:textId="77777777" w:rsidR="0070144E" w:rsidRDefault="0070144E" w:rsidP="0070144E">
      <w:pPr>
        <w:pStyle w:val="Heading1"/>
        <w:numPr>
          <w:ilvl w:val="0"/>
          <w:numId w:val="0"/>
        </w:numPr>
        <w:tabs>
          <w:tab w:val="left" w:pos="3176"/>
        </w:tabs>
      </w:pPr>
      <w:r>
        <w:tab/>
      </w:r>
    </w:p>
    <w:p w14:paraId="22B50104" w14:textId="77777777" w:rsidR="002E62CF" w:rsidRDefault="00535D24" w:rsidP="005A34CE">
      <w:pPr>
        <w:pStyle w:val="Heading1"/>
      </w:pPr>
      <w:r>
        <w:br w:type="page"/>
      </w:r>
      <w:bookmarkStart w:id="0" w:name="_Toc243252176"/>
      <w:r>
        <w:lastRenderedPageBreak/>
        <w:t>Document Control</w:t>
      </w:r>
      <w:bookmarkEnd w:id="0"/>
    </w:p>
    <w:tbl>
      <w:tblPr>
        <w:tblStyle w:val="TableGrid"/>
        <w:tblW w:w="8955" w:type="dxa"/>
        <w:tblInd w:w="61" w:type="dxa"/>
        <w:tblLook w:val="0000" w:firstRow="0" w:lastRow="0" w:firstColumn="0" w:lastColumn="0" w:noHBand="0" w:noVBand="0"/>
      </w:tblPr>
      <w:tblGrid>
        <w:gridCol w:w="870"/>
        <w:gridCol w:w="1219"/>
        <w:gridCol w:w="3326"/>
        <w:gridCol w:w="984"/>
        <w:gridCol w:w="1337"/>
        <w:gridCol w:w="1219"/>
      </w:tblGrid>
      <w:tr w:rsidR="004107F9" w14:paraId="014C440B" w14:textId="77777777" w:rsidTr="003E1ACC">
        <w:tc>
          <w:tcPr>
            <w:tcW w:w="910" w:type="dxa"/>
            <w:shd w:val="clear" w:color="auto" w:fill="002060"/>
          </w:tcPr>
          <w:p w14:paraId="14F4ABA8" w14:textId="77777777" w:rsidR="004107F9" w:rsidRDefault="004107F9" w:rsidP="00535D24">
            <w:r>
              <w:t>Version</w:t>
            </w:r>
          </w:p>
        </w:tc>
        <w:tc>
          <w:tcPr>
            <w:tcW w:w="1281" w:type="dxa"/>
            <w:shd w:val="clear" w:color="auto" w:fill="002060"/>
          </w:tcPr>
          <w:p w14:paraId="0969FE29" w14:textId="77777777" w:rsidR="004107F9" w:rsidRDefault="004107F9" w:rsidP="00535D24">
            <w:r>
              <w:t>Date</w:t>
            </w:r>
          </w:p>
        </w:tc>
        <w:tc>
          <w:tcPr>
            <w:tcW w:w="3423" w:type="dxa"/>
            <w:shd w:val="clear" w:color="auto" w:fill="002060"/>
          </w:tcPr>
          <w:p w14:paraId="4248323A" w14:textId="77777777" w:rsidR="004107F9" w:rsidRDefault="004107F9" w:rsidP="00535D24">
            <w:r>
              <w:t>Purpose</w:t>
            </w:r>
          </w:p>
        </w:tc>
        <w:tc>
          <w:tcPr>
            <w:tcW w:w="999" w:type="dxa"/>
            <w:shd w:val="clear" w:color="auto" w:fill="002060"/>
          </w:tcPr>
          <w:p w14:paraId="66BBB1E9" w14:textId="77777777" w:rsidR="004107F9" w:rsidRDefault="004107F9" w:rsidP="00535D24">
            <w:r>
              <w:t>Owner</w:t>
            </w:r>
          </w:p>
        </w:tc>
        <w:tc>
          <w:tcPr>
            <w:tcW w:w="1061" w:type="dxa"/>
            <w:shd w:val="clear" w:color="auto" w:fill="002060"/>
          </w:tcPr>
          <w:p w14:paraId="49A5257D" w14:textId="77777777" w:rsidR="004107F9" w:rsidRDefault="004107F9" w:rsidP="00535D24">
            <w:r>
              <w:t>Approval</w:t>
            </w:r>
          </w:p>
        </w:tc>
        <w:tc>
          <w:tcPr>
            <w:tcW w:w="1281" w:type="dxa"/>
            <w:shd w:val="clear" w:color="auto" w:fill="002060"/>
          </w:tcPr>
          <w:p w14:paraId="5F9C1130" w14:textId="77777777" w:rsidR="004107F9" w:rsidRDefault="004107F9" w:rsidP="00535D24">
            <w:r>
              <w:t>Date</w:t>
            </w:r>
          </w:p>
        </w:tc>
      </w:tr>
      <w:tr w:rsidR="00D305F1" w14:paraId="7BCC789C" w14:textId="77777777" w:rsidTr="003E1ACC">
        <w:tc>
          <w:tcPr>
            <w:tcW w:w="910" w:type="dxa"/>
            <w:vMerge w:val="restart"/>
          </w:tcPr>
          <w:p w14:paraId="65DB1929" w14:textId="77777777" w:rsidR="00D305F1" w:rsidRDefault="00D305F1" w:rsidP="00535D24">
            <w:r>
              <w:t>0.1</w:t>
            </w:r>
          </w:p>
        </w:tc>
        <w:tc>
          <w:tcPr>
            <w:tcW w:w="1281" w:type="dxa"/>
            <w:vMerge w:val="restart"/>
          </w:tcPr>
          <w:p w14:paraId="21611875" w14:textId="77777777" w:rsidR="00D305F1" w:rsidRDefault="00D305F1" w:rsidP="00535D24">
            <w:r>
              <w:t>05/09/2026</w:t>
            </w:r>
          </w:p>
        </w:tc>
        <w:tc>
          <w:tcPr>
            <w:tcW w:w="3423" w:type="dxa"/>
            <w:vMerge w:val="restart"/>
          </w:tcPr>
          <w:p w14:paraId="24F4084A" w14:textId="77777777" w:rsidR="00D305F1" w:rsidRDefault="00D305F1" w:rsidP="00535D24">
            <w:r>
              <w:t>Create Document with correct layout. Setup shared document access on Microsoft Teams. Add problem &amp; business need and stakeholder analysis sections.</w:t>
            </w:r>
          </w:p>
        </w:tc>
        <w:tc>
          <w:tcPr>
            <w:tcW w:w="999" w:type="dxa"/>
            <w:vMerge w:val="restart"/>
          </w:tcPr>
          <w:p w14:paraId="40EEB2CF" w14:textId="77777777" w:rsidR="00D305F1" w:rsidRDefault="00D305F1" w:rsidP="00535D24">
            <w:r>
              <w:t>Chanri Du Randt</w:t>
            </w:r>
          </w:p>
        </w:tc>
        <w:tc>
          <w:tcPr>
            <w:tcW w:w="1061" w:type="dxa"/>
          </w:tcPr>
          <w:p w14:paraId="204E8452" w14:textId="77777777" w:rsidR="00D305F1" w:rsidRDefault="6E3CE5E4" w:rsidP="00535D24">
            <w:r>
              <w:t>Eduard Herman</w:t>
            </w:r>
          </w:p>
        </w:tc>
        <w:tc>
          <w:tcPr>
            <w:tcW w:w="1281" w:type="dxa"/>
          </w:tcPr>
          <w:p w14:paraId="7F36FE73" w14:textId="77777777" w:rsidR="00D305F1" w:rsidRDefault="6E3CE5E4" w:rsidP="00535D24">
            <w:r>
              <w:t>08/09/2026</w:t>
            </w:r>
          </w:p>
        </w:tc>
      </w:tr>
      <w:tr w:rsidR="00D305F1" w14:paraId="4F1BDD59" w14:textId="77777777" w:rsidTr="003E1ACC">
        <w:tc>
          <w:tcPr>
            <w:tcW w:w="910" w:type="dxa"/>
            <w:vMerge/>
          </w:tcPr>
          <w:p w14:paraId="6E3BFC2B" w14:textId="77777777" w:rsidR="00D305F1" w:rsidRDefault="00D305F1" w:rsidP="00535D24"/>
        </w:tc>
        <w:tc>
          <w:tcPr>
            <w:tcW w:w="1281" w:type="dxa"/>
            <w:vMerge/>
          </w:tcPr>
          <w:p w14:paraId="0E45F56F" w14:textId="77777777" w:rsidR="00D305F1" w:rsidRDefault="00D305F1" w:rsidP="00535D24"/>
        </w:tc>
        <w:tc>
          <w:tcPr>
            <w:tcW w:w="3423" w:type="dxa"/>
            <w:vMerge/>
          </w:tcPr>
          <w:p w14:paraId="2CE567E3" w14:textId="77777777" w:rsidR="00D305F1" w:rsidRDefault="00D305F1" w:rsidP="00535D24"/>
        </w:tc>
        <w:tc>
          <w:tcPr>
            <w:tcW w:w="999" w:type="dxa"/>
            <w:vMerge/>
          </w:tcPr>
          <w:p w14:paraId="77CF2AA8" w14:textId="77777777" w:rsidR="00D305F1" w:rsidRDefault="00D305F1" w:rsidP="00535D24"/>
        </w:tc>
        <w:tc>
          <w:tcPr>
            <w:tcW w:w="1061" w:type="dxa"/>
          </w:tcPr>
          <w:p w14:paraId="61A45BE6" w14:textId="77777777" w:rsidR="00D305F1" w:rsidRDefault="44658926" w:rsidP="00535D24">
            <w:r>
              <w:t>Clarissa Bierman</w:t>
            </w:r>
          </w:p>
        </w:tc>
        <w:tc>
          <w:tcPr>
            <w:tcW w:w="1281" w:type="dxa"/>
          </w:tcPr>
          <w:p w14:paraId="796683E8" w14:textId="77777777" w:rsidR="00D305F1" w:rsidRDefault="44658926" w:rsidP="00535D24">
            <w:r>
              <w:t>09/09/2026</w:t>
            </w:r>
          </w:p>
          <w:p w14:paraId="6CDF570F" w14:textId="77777777" w:rsidR="00D305F1" w:rsidRDefault="00D305F1" w:rsidP="00535D24"/>
        </w:tc>
      </w:tr>
      <w:tr w:rsidR="00D305F1" w14:paraId="18BD663B" w14:textId="77777777" w:rsidTr="003E1ACC">
        <w:tc>
          <w:tcPr>
            <w:tcW w:w="910" w:type="dxa"/>
            <w:vMerge w:val="restart"/>
          </w:tcPr>
          <w:p w14:paraId="7B0785C1" w14:textId="77777777" w:rsidR="00D305F1" w:rsidRDefault="6E3CE5E4" w:rsidP="00535D24">
            <w:r>
              <w:t>0.2</w:t>
            </w:r>
          </w:p>
        </w:tc>
        <w:tc>
          <w:tcPr>
            <w:tcW w:w="1281" w:type="dxa"/>
            <w:vMerge w:val="restart"/>
          </w:tcPr>
          <w:p w14:paraId="6AA348ED" w14:textId="77777777" w:rsidR="00D305F1" w:rsidRDefault="6E3CE5E4" w:rsidP="00535D24">
            <w:r>
              <w:t>07/09/2026</w:t>
            </w:r>
          </w:p>
        </w:tc>
        <w:tc>
          <w:tcPr>
            <w:tcW w:w="3423" w:type="dxa"/>
            <w:vMerge w:val="restart"/>
          </w:tcPr>
          <w:p w14:paraId="1531AA34" w14:textId="77777777" w:rsidR="00D305F1" w:rsidRDefault="6E3CE5E4" w:rsidP="6E3CE5E4">
            <w:r>
              <w:rPr>
                <w:rFonts w:ascii="Aptos" w:eastAsia="Aptos" w:hAnsi="Aptos" w:cs="Aptos"/>
              </w:rPr>
              <w:t>Added the GitHub &amp; Team Governance section to the PED, set up branch protection on main requiring two reviewer approvals with self-approval disabled, and merged the first controlled pull request as evidence of the review process.</w:t>
            </w:r>
          </w:p>
        </w:tc>
        <w:tc>
          <w:tcPr>
            <w:tcW w:w="999" w:type="dxa"/>
            <w:vMerge w:val="restart"/>
          </w:tcPr>
          <w:p w14:paraId="2D5B5B44" w14:textId="77777777" w:rsidR="00D305F1" w:rsidRDefault="6E3CE5E4" w:rsidP="00535D24">
            <w:r>
              <w:t>Clarissa Bierman</w:t>
            </w:r>
          </w:p>
        </w:tc>
        <w:tc>
          <w:tcPr>
            <w:tcW w:w="1061" w:type="dxa"/>
          </w:tcPr>
          <w:p w14:paraId="24C91965" w14:textId="77777777" w:rsidR="00D305F1" w:rsidRDefault="6E3CE5E4" w:rsidP="00535D24">
            <w:r>
              <w:t>Chanri Du Randt</w:t>
            </w:r>
          </w:p>
        </w:tc>
        <w:tc>
          <w:tcPr>
            <w:tcW w:w="1281" w:type="dxa"/>
          </w:tcPr>
          <w:p w14:paraId="51DFFB6D" w14:textId="77777777" w:rsidR="00D305F1" w:rsidRDefault="6E3CE5E4" w:rsidP="00535D24">
            <w:r>
              <w:t>08/09/2026</w:t>
            </w:r>
          </w:p>
        </w:tc>
      </w:tr>
      <w:tr w:rsidR="00D305F1" w14:paraId="77FBBC98" w14:textId="77777777" w:rsidTr="003E1ACC">
        <w:tc>
          <w:tcPr>
            <w:tcW w:w="910" w:type="dxa"/>
            <w:vMerge/>
          </w:tcPr>
          <w:p w14:paraId="3507B2E9" w14:textId="77777777" w:rsidR="00D305F1" w:rsidRDefault="00D305F1" w:rsidP="00535D24"/>
        </w:tc>
        <w:tc>
          <w:tcPr>
            <w:tcW w:w="1281" w:type="dxa"/>
            <w:vMerge/>
          </w:tcPr>
          <w:p w14:paraId="03676772" w14:textId="77777777" w:rsidR="00D305F1" w:rsidRDefault="00D305F1" w:rsidP="00535D24"/>
        </w:tc>
        <w:tc>
          <w:tcPr>
            <w:tcW w:w="3423" w:type="dxa"/>
            <w:vMerge/>
          </w:tcPr>
          <w:p w14:paraId="30F828E0" w14:textId="77777777" w:rsidR="00D305F1" w:rsidRDefault="00D305F1" w:rsidP="00535D24"/>
        </w:tc>
        <w:tc>
          <w:tcPr>
            <w:tcW w:w="999" w:type="dxa"/>
            <w:vMerge/>
          </w:tcPr>
          <w:p w14:paraId="3B44F683" w14:textId="77777777" w:rsidR="00D305F1" w:rsidRDefault="00D305F1" w:rsidP="00535D24"/>
        </w:tc>
        <w:tc>
          <w:tcPr>
            <w:tcW w:w="1061" w:type="dxa"/>
          </w:tcPr>
          <w:p w14:paraId="5FB1D0F6" w14:textId="77777777" w:rsidR="00D305F1" w:rsidRDefault="6E3CE5E4" w:rsidP="00535D24">
            <w:r>
              <w:t>Eduard Herman</w:t>
            </w:r>
          </w:p>
        </w:tc>
        <w:tc>
          <w:tcPr>
            <w:tcW w:w="1281" w:type="dxa"/>
          </w:tcPr>
          <w:p w14:paraId="43AA513F" w14:textId="77777777" w:rsidR="00D305F1" w:rsidRDefault="6E3CE5E4" w:rsidP="00535D24">
            <w:r>
              <w:t>07/09/2026</w:t>
            </w:r>
          </w:p>
        </w:tc>
      </w:tr>
      <w:tr w:rsidR="00D305F1" w14:paraId="5DA9D092" w14:textId="77777777" w:rsidTr="003E1ACC">
        <w:tc>
          <w:tcPr>
            <w:tcW w:w="910" w:type="dxa"/>
            <w:vMerge w:val="restart"/>
          </w:tcPr>
          <w:p w14:paraId="0F7F03D7" w14:textId="77777777" w:rsidR="00D305F1" w:rsidRDefault="6E3CE5E4" w:rsidP="00535D24">
            <w:r>
              <w:t>0.3</w:t>
            </w:r>
          </w:p>
        </w:tc>
        <w:tc>
          <w:tcPr>
            <w:tcW w:w="1281" w:type="dxa"/>
            <w:vMerge w:val="restart"/>
          </w:tcPr>
          <w:p w14:paraId="16C302E2" w14:textId="77777777" w:rsidR="00D305F1" w:rsidRDefault="6E3CE5E4" w:rsidP="00535D24">
            <w:r>
              <w:t>07/09/2026</w:t>
            </w:r>
          </w:p>
        </w:tc>
        <w:tc>
          <w:tcPr>
            <w:tcW w:w="3423" w:type="dxa"/>
            <w:vMerge w:val="restart"/>
          </w:tcPr>
          <w:p w14:paraId="52525F48" w14:textId="77777777" w:rsidR="00D305F1" w:rsidRDefault="6E3CE5E4" w:rsidP="00535D24">
            <w:r>
              <w:t>Added Forward Engineering Considerations</w:t>
            </w:r>
          </w:p>
        </w:tc>
        <w:tc>
          <w:tcPr>
            <w:tcW w:w="999" w:type="dxa"/>
            <w:vMerge w:val="restart"/>
          </w:tcPr>
          <w:p w14:paraId="3D1E3C6D" w14:textId="77777777" w:rsidR="00D305F1" w:rsidRDefault="6E3CE5E4" w:rsidP="00535D24">
            <w:r>
              <w:t>Chanri Du Randt</w:t>
            </w:r>
          </w:p>
        </w:tc>
        <w:tc>
          <w:tcPr>
            <w:tcW w:w="1061" w:type="dxa"/>
          </w:tcPr>
          <w:p w14:paraId="4C00F152" w14:textId="77777777" w:rsidR="00D305F1" w:rsidRDefault="6E3CE5E4" w:rsidP="00535D24">
            <w:r>
              <w:t>Eduard Herman</w:t>
            </w:r>
          </w:p>
        </w:tc>
        <w:tc>
          <w:tcPr>
            <w:tcW w:w="1281" w:type="dxa"/>
          </w:tcPr>
          <w:p w14:paraId="5B36BAD1" w14:textId="77777777" w:rsidR="00D305F1" w:rsidRDefault="6E3CE5E4" w:rsidP="00535D24">
            <w:r>
              <w:t>08/09/2026</w:t>
            </w:r>
          </w:p>
        </w:tc>
      </w:tr>
      <w:tr w:rsidR="00D305F1" w14:paraId="48CAC62F" w14:textId="77777777" w:rsidTr="003E1ACC">
        <w:tc>
          <w:tcPr>
            <w:tcW w:w="910" w:type="dxa"/>
            <w:vMerge/>
          </w:tcPr>
          <w:p w14:paraId="56B3596A" w14:textId="77777777" w:rsidR="00D305F1" w:rsidRDefault="00D305F1" w:rsidP="00535D24"/>
        </w:tc>
        <w:tc>
          <w:tcPr>
            <w:tcW w:w="1281" w:type="dxa"/>
            <w:vMerge/>
          </w:tcPr>
          <w:p w14:paraId="397A1252" w14:textId="77777777" w:rsidR="00D305F1" w:rsidRDefault="00D305F1" w:rsidP="00535D24"/>
        </w:tc>
        <w:tc>
          <w:tcPr>
            <w:tcW w:w="3423" w:type="dxa"/>
            <w:vMerge/>
          </w:tcPr>
          <w:p w14:paraId="1B1DB353" w14:textId="77777777" w:rsidR="00D305F1" w:rsidRDefault="00D305F1" w:rsidP="00535D24"/>
        </w:tc>
        <w:tc>
          <w:tcPr>
            <w:tcW w:w="999" w:type="dxa"/>
            <w:vMerge/>
          </w:tcPr>
          <w:p w14:paraId="5D754154" w14:textId="77777777" w:rsidR="00D305F1" w:rsidRDefault="00D305F1" w:rsidP="00535D24"/>
        </w:tc>
        <w:tc>
          <w:tcPr>
            <w:tcW w:w="1061" w:type="dxa"/>
          </w:tcPr>
          <w:p w14:paraId="76582CF9" w14:textId="77777777" w:rsidR="00D305F1" w:rsidRDefault="061B69CB" w:rsidP="00535D24">
            <w:r>
              <w:t>Clarissa Bierman</w:t>
            </w:r>
          </w:p>
        </w:tc>
        <w:tc>
          <w:tcPr>
            <w:tcW w:w="1281" w:type="dxa"/>
          </w:tcPr>
          <w:p w14:paraId="2FC23728" w14:textId="77777777" w:rsidR="00D305F1" w:rsidRDefault="10FBE288" w:rsidP="00535D24">
            <w:r>
              <w:t>08/09/2026</w:t>
            </w:r>
          </w:p>
        </w:tc>
      </w:tr>
      <w:tr w:rsidR="00D305F1" w14:paraId="3586F2BC" w14:textId="77777777" w:rsidTr="003E1ACC">
        <w:tc>
          <w:tcPr>
            <w:tcW w:w="910" w:type="dxa"/>
            <w:vMerge w:val="restart"/>
          </w:tcPr>
          <w:p w14:paraId="2621CBF2" w14:textId="77777777" w:rsidR="00D305F1" w:rsidRDefault="6E3CE5E4" w:rsidP="00535D24">
            <w:r>
              <w:t>0.4</w:t>
            </w:r>
          </w:p>
        </w:tc>
        <w:tc>
          <w:tcPr>
            <w:tcW w:w="1281" w:type="dxa"/>
            <w:vMerge w:val="restart"/>
          </w:tcPr>
          <w:p w14:paraId="7999D8B4" w14:textId="77777777" w:rsidR="00D305F1" w:rsidRDefault="6E3CE5E4" w:rsidP="00535D24">
            <w:r>
              <w:t>09/09/2026</w:t>
            </w:r>
          </w:p>
        </w:tc>
        <w:tc>
          <w:tcPr>
            <w:tcW w:w="3423" w:type="dxa"/>
            <w:vMerge w:val="restart"/>
          </w:tcPr>
          <w:p w14:paraId="1E1B70C5" w14:textId="77777777" w:rsidR="00D305F1" w:rsidRDefault="6E3CE5E4" w:rsidP="6E3CE5E4">
            <w:r>
              <w:rPr>
                <w:rFonts w:ascii="Aptos" w:eastAsia="Aptos" w:hAnsi="Aptos" w:cs="Aptos"/>
              </w:rPr>
              <w:t>Added the Scope Baseline (in scope, out of scope, deferred/future scope, defended exclusion), Requirements &amp; Acceptance Criteria (functional and non-functional requirements with IDs, sources, priorities and acceptance criteria), and Constraints sections (including trade-off/ripple-effect analysis) to the PED.</w:t>
            </w:r>
          </w:p>
        </w:tc>
        <w:tc>
          <w:tcPr>
            <w:tcW w:w="999" w:type="dxa"/>
            <w:vMerge w:val="restart"/>
          </w:tcPr>
          <w:p w14:paraId="1DC20751" w14:textId="77777777" w:rsidR="00D305F1" w:rsidRDefault="6E3CE5E4" w:rsidP="00535D24">
            <w:r>
              <w:t>Eduard Herman</w:t>
            </w:r>
          </w:p>
        </w:tc>
        <w:tc>
          <w:tcPr>
            <w:tcW w:w="1061" w:type="dxa"/>
          </w:tcPr>
          <w:p w14:paraId="379F686C" w14:textId="77777777" w:rsidR="00D305F1" w:rsidRDefault="009E0BE7" w:rsidP="00535D24">
            <w:r>
              <w:t>Chanri Du Randt</w:t>
            </w:r>
          </w:p>
        </w:tc>
        <w:tc>
          <w:tcPr>
            <w:tcW w:w="1281" w:type="dxa"/>
          </w:tcPr>
          <w:p w14:paraId="7975C156" w14:textId="77777777" w:rsidR="00D305F1" w:rsidRDefault="00DE09D8" w:rsidP="00535D24">
            <w:r>
              <w:t>09/09/2026</w:t>
            </w:r>
          </w:p>
        </w:tc>
      </w:tr>
      <w:tr w:rsidR="00D305F1" w14:paraId="39F1C7D5" w14:textId="77777777" w:rsidTr="003E1ACC">
        <w:tc>
          <w:tcPr>
            <w:tcW w:w="910" w:type="dxa"/>
            <w:vMerge/>
          </w:tcPr>
          <w:p w14:paraId="151ADEC1" w14:textId="77777777" w:rsidR="00D305F1" w:rsidRDefault="00D305F1" w:rsidP="00535D24"/>
        </w:tc>
        <w:tc>
          <w:tcPr>
            <w:tcW w:w="1281" w:type="dxa"/>
            <w:vMerge/>
          </w:tcPr>
          <w:p w14:paraId="42E05E64" w14:textId="77777777" w:rsidR="00D305F1" w:rsidRDefault="00D305F1" w:rsidP="00535D24"/>
        </w:tc>
        <w:tc>
          <w:tcPr>
            <w:tcW w:w="3423" w:type="dxa"/>
            <w:vMerge/>
          </w:tcPr>
          <w:p w14:paraId="3491F8B9" w14:textId="77777777" w:rsidR="00D305F1" w:rsidRDefault="00D305F1" w:rsidP="00535D24"/>
        </w:tc>
        <w:tc>
          <w:tcPr>
            <w:tcW w:w="999" w:type="dxa"/>
            <w:vMerge/>
          </w:tcPr>
          <w:p w14:paraId="5EFF953E" w14:textId="77777777" w:rsidR="00D305F1" w:rsidRDefault="00D305F1" w:rsidP="00535D24"/>
        </w:tc>
        <w:tc>
          <w:tcPr>
            <w:tcW w:w="1061" w:type="dxa"/>
          </w:tcPr>
          <w:p w14:paraId="0E0D42AB" w14:textId="77777777" w:rsidR="00D305F1" w:rsidRDefault="44658926" w:rsidP="00535D24">
            <w:r>
              <w:t>Clarissa Bierman</w:t>
            </w:r>
          </w:p>
        </w:tc>
        <w:tc>
          <w:tcPr>
            <w:tcW w:w="1281" w:type="dxa"/>
          </w:tcPr>
          <w:p w14:paraId="2DC3571D" w14:textId="77777777" w:rsidR="00D305F1" w:rsidRDefault="44658926" w:rsidP="00535D24">
            <w:r>
              <w:t>09/09/2026</w:t>
            </w:r>
          </w:p>
        </w:tc>
      </w:tr>
      <w:tr w:rsidR="00D305F1" w14:paraId="169EA9F9" w14:textId="77777777" w:rsidTr="003E1ACC">
        <w:tc>
          <w:tcPr>
            <w:tcW w:w="910" w:type="dxa"/>
            <w:vMerge w:val="restart"/>
          </w:tcPr>
          <w:p w14:paraId="0B8BF71F" w14:textId="77777777" w:rsidR="00D305F1" w:rsidRDefault="00DE09D8" w:rsidP="00535D24">
            <w:r>
              <w:t>0.5</w:t>
            </w:r>
          </w:p>
        </w:tc>
        <w:tc>
          <w:tcPr>
            <w:tcW w:w="1281" w:type="dxa"/>
            <w:vMerge w:val="restart"/>
          </w:tcPr>
          <w:p w14:paraId="13941158" w14:textId="77777777" w:rsidR="00D305F1" w:rsidRDefault="00DE09D8" w:rsidP="00535D24">
            <w:r>
              <w:t>09/09/2026</w:t>
            </w:r>
          </w:p>
        </w:tc>
        <w:tc>
          <w:tcPr>
            <w:tcW w:w="3423" w:type="dxa"/>
            <w:vMerge w:val="restart"/>
          </w:tcPr>
          <w:p w14:paraId="326A0F79" w14:textId="77777777" w:rsidR="00D305F1" w:rsidRDefault="009C3420" w:rsidP="00535D24">
            <w:r>
              <w:t>Edited Forward engineering considerations and added engineering decision.</w:t>
            </w:r>
          </w:p>
        </w:tc>
        <w:tc>
          <w:tcPr>
            <w:tcW w:w="999" w:type="dxa"/>
            <w:vMerge w:val="restart"/>
          </w:tcPr>
          <w:p w14:paraId="29E058C5" w14:textId="77777777" w:rsidR="00D305F1" w:rsidRDefault="0083641A" w:rsidP="00535D24">
            <w:r>
              <w:t>Chanri Du Randt</w:t>
            </w:r>
          </w:p>
        </w:tc>
        <w:tc>
          <w:tcPr>
            <w:tcW w:w="1061" w:type="dxa"/>
          </w:tcPr>
          <w:p w14:paraId="1EBA3FCE" w14:textId="77777777" w:rsidR="00D305F1" w:rsidRDefault="44658926" w:rsidP="00535D24">
            <w:r>
              <w:t>Eduard Herman</w:t>
            </w:r>
          </w:p>
        </w:tc>
        <w:tc>
          <w:tcPr>
            <w:tcW w:w="1281" w:type="dxa"/>
          </w:tcPr>
          <w:p w14:paraId="6A2E8B30" w14:textId="77777777" w:rsidR="00D305F1" w:rsidRDefault="44658926" w:rsidP="00535D24">
            <w:r>
              <w:t>09/09/2026</w:t>
            </w:r>
          </w:p>
        </w:tc>
      </w:tr>
      <w:tr w:rsidR="00D305F1" w14:paraId="599A57A2" w14:textId="77777777" w:rsidTr="003E1ACC">
        <w:tc>
          <w:tcPr>
            <w:tcW w:w="910" w:type="dxa"/>
            <w:vMerge/>
          </w:tcPr>
          <w:p w14:paraId="5FEB80C2" w14:textId="77777777" w:rsidR="00D305F1" w:rsidRDefault="00D305F1" w:rsidP="00535D24"/>
        </w:tc>
        <w:tc>
          <w:tcPr>
            <w:tcW w:w="1281" w:type="dxa"/>
            <w:vMerge/>
          </w:tcPr>
          <w:p w14:paraId="68B7815E" w14:textId="77777777" w:rsidR="00D305F1" w:rsidRDefault="00D305F1" w:rsidP="00535D24"/>
        </w:tc>
        <w:tc>
          <w:tcPr>
            <w:tcW w:w="3423" w:type="dxa"/>
            <w:vMerge/>
          </w:tcPr>
          <w:p w14:paraId="62EAECC1" w14:textId="77777777" w:rsidR="00D305F1" w:rsidRDefault="00D305F1" w:rsidP="00535D24"/>
        </w:tc>
        <w:tc>
          <w:tcPr>
            <w:tcW w:w="999" w:type="dxa"/>
            <w:vMerge/>
          </w:tcPr>
          <w:p w14:paraId="6989A0BF" w14:textId="77777777" w:rsidR="00D305F1" w:rsidRDefault="00D305F1" w:rsidP="00535D24"/>
        </w:tc>
        <w:tc>
          <w:tcPr>
            <w:tcW w:w="1061" w:type="dxa"/>
          </w:tcPr>
          <w:p w14:paraId="5FE8AA28" w14:textId="77777777" w:rsidR="00D305F1" w:rsidRDefault="44658926" w:rsidP="00535D24">
            <w:r>
              <w:t>Clarissa Bierman</w:t>
            </w:r>
          </w:p>
        </w:tc>
        <w:tc>
          <w:tcPr>
            <w:tcW w:w="1281" w:type="dxa"/>
          </w:tcPr>
          <w:p w14:paraId="7BD4BA83" w14:textId="77777777" w:rsidR="00D305F1" w:rsidRDefault="44658926" w:rsidP="00535D24">
            <w:r>
              <w:t>09/09/2026</w:t>
            </w:r>
          </w:p>
          <w:p w14:paraId="2B0428B4" w14:textId="77777777" w:rsidR="00D305F1" w:rsidRDefault="00D305F1" w:rsidP="00535D24"/>
        </w:tc>
      </w:tr>
      <w:tr w:rsidR="00124F45" w14:paraId="535071F0" w14:textId="77777777" w:rsidTr="003E1ACC">
        <w:trPr>
          <w:trHeight w:val="300"/>
        </w:trPr>
        <w:tc>
          <w:tcPr>
            <w:tcW w:w="910" w:type="dxa"/>
            <w:vMerge w:val="restart"/>
          </w:tcPr>
          <w:p w14:paraId="1120BE51" w14:textId="77777777" w:rsidR="00124F45" w:rsidRDefault="00124F45" w:rsidP="44658926">
            <w:r>
              <w:t>0.6</w:t>
            </w:r>
          </w:p>
        </w:tc>
        <w:tc>
          <w:tcPr>
            <w:tcW w:w="1281" w:type="dxa"/>
            <w:vMerge w:val="restart"/>
          </w:tcPr>
          <w:p w14:paraId="3031E273" w14:textId="77777777" w:rsidR="00124F45" w:rsidRDefault="00124F45" w:rsidP="44658926">
            <w:r>
              <w:t>09/09/2026</w:t>
            </w:r>
          </w:p>
        </w:tc>
        <w:tc>
          <w:tcPr>
            <w:tcW w:w="3423" w:type="dxa"/>
            <w:vMerge w:val="restart"/>
          </w:tcPr>
          <w:p w14:paraId="04C91206" w14:textId="77777777" w:rsidR="00124F45" w:rsidRDefault="00124F45" w:rsidP="44658926">
            <w:r>
              <w:rPr>
                <w:rFonts w:ascii="Aptos" w:eastAsia="Aptos" w:hAnsi="Aptos" w:cs="Aptos"/>
              </w:rPr>
              <w:t xml:space="preserve">Added the Initial RTM: all 15 functional and 9 non-functional requirements traced to their source stakeholder, with </w:t>
            </w:r>
            <w:r>
              <w:rPr>
                <w:rFonts w:ascii="Aptos" w:eastAsia="Aptos" w:hAnsi="Aptos" w:cs="Aptos"/>
              </w:rPr>
              <w:lastRenderedPageBreak/>
              <w:t>Design/Issue/Implementation/Test marked pending (expected at M1) and Acceptance evidence linked back to each requirement's acceptance criteria. Completed initial Risk Register</w:t>
            </w:r>
          </w:p>
        </w:tc>
        <w:tc>
          <w:tcPr>
            <w:tcW w:w="999" w:type="dxa"/>
            <w:vMerge w:val="restart"/>
          </w:tcPr>
          <w:p w14:paraId="30C52528" w14:textId="77777777" w:rsidR="00124F45" w:rsidRDefault="00124F45" w:rsidP="44658926">
            <w:r>
              <w:lastRenderedPageBreak/>
              <w:t>Clarissa Bierman</w:t>
            </w:r>
          </w:p>
        </w:tc>
        <w:tc>
          <w:tcPr>
            <w:tcW w:w="1061" w:type="dxa"/>
          </w:tcPr>
          <w:p w14:paraId="162F331F" w14:textId="77777777" w:rsidR="00124F45" w:rsidRDefault="00124F45" w:rsidP="44658926">
            <w:r>
              <w:t>Eduard Herman</w:t>
            </w:r>
          </w:p>
        </w:tc>
        <w:tc>
          <w:tcPr>
            <w:tcW w:w="1281" w:type="dxa"/>
          </w:tcPr>
          <w:p w14:paraId="2BC8D998" w14:textId="77777777" w:rsidR="00124F45" w:rsidRDefault="00124F45" w:rsidP="44658926">
            <w:r>
              <w:t>09/09/2026</w:t>
            </w:r>
          </w:p>
        </w:tc>
      </w:tr>
      <w:tr w:rsidR="00124F45" w14:paraId="521A56DD" w14:textId="77777777" w:rsidTr="003E1ACC">
        <w:trPr>
          <w:trHeight w:val="300"/>
        </w:trPr>
        <w:tc>
          <w:tcPr>
            <w:tcW w:w="910" w:type="dxa"/>
            <w:vMerge/>
          </w:tcPr>
          <w:p w14:paraId="502FD63C" w14:textId="77777777" w:rsidR="00124F45" w:rsidRDefault="00124F45" w:rsidP="44658926"/>
        </w:tc>
        <w:tc>
          <w:tcPr>
            <w:tcW w:w="1281" w:type="dxa"/>
            <w:vMerge/>
          </w:tcPr>
          <w:p w14:paraId="563A91AA" w14:textId="77777777" w:rsidR="00124F45" w:rsidRDefault="00124F45" w:rsidP="44658926"/>
        </w:tc>
        <w:tc>
          <w:tcPr>
            <w:tcW w:w="3423" w:type="dxa"/>
            <w:vMerge/>
          </w:tcPr>
          <w:p w14:paraId="1FF306BE" w14:textId="77777777" w:rsidR="00124F45" w:rsidRPr="44658926" w:rsidRDefault="00124F45" w:rsidP="44658926">
            <w:pPr>
              <w:rPr>
                <w:rFonts w:ascii="Aptos" w:eastAsia="Aptos" w:hAnsi="Aptos" w:cs="Aptos"/>
              </w:rPr>
            </w:pPr>
          </w:p>
        </w:tc>
        <w:tc>
          <w:tcPr>
            <w:tcW w:w="999" w:type="dxa"/>
            <w:vMerge/>
          </w:tcPr>
          <w:p w14:paraId="495674A6" w14:textId="77777777" w:rsidR="00124F45" w:rsidRDefault="00124F45" w:rsidP="44658926"/>
        </w:tc>
        <w:tc>
          <w:tcPr>
            <w:tcW w:w="1061" w:type="dxa"/>
          </w:tcPr>
          <w:p w14:paraId="14C5E50A" w14:textId="77777777" w:rsidR="00124F45" w:rsidRDefault="00636386" w:rsidP="44658926">
            <w:r>
              <w:t>Chanri Du Randt</w:t>
            </w:r>
          </w:p>
        </w:tc>
        <w:tc>
          <w:tcPr>
            <w:tcW w:w="1281" w:type="dxa"/>
          </w:tcPr>
          <w:p w14:paraId="06F07738" w14:textId="77777777" w:rsidR="00124F45" w:rsidRDefault="00636386" w:rsidP="44658926">
            <w:r>
              <w:t>09/09/2026</w:t>
            </w:r>
          </w:p>
        </w:tc>
      </w:tr>
      <w:tr w:rsidR="5D439E3C" w14:paraId="15F6407C" w14:textId="77777777" w:rsidTr="003E1ACC">
        <w:trPr>
          <w:trHeight w:val="300"/>
        </w:trPr>
        <w:tc>
          <w:tcPr>
            <w:tcW w:w="910" w:type="dxa"/>
          </w:tcPr>
          <w:p w14:paraId="57834CFA" w14:textId="77777777" w:rsidR="5D439E3C" w:rsidRDefault="5D439E3C" w:rsidP="5D439E3C">
            <w:r>
              <w:t>1.0</w:t>
            </w:r>
          </w:p>
        </w:tc>
        <w:tc>
          <w:tcPr>
            <w:tcW w:w="1281" w:type="dxa"/>
          </w:tcPr>
          <w:p w14:paraId="632CF3DA" w14:textId="77777777" w:rsidR="5D439E3C" w:rsidRDefault="5D439E3C" w:rsidP="5D439E3C">
            <w:r>
              <w:t>09/09/2026</w:t>
            </w:r>
          </w:p>
        </w:tc>
        <w:tc>
          <w:tcPr>
            <w:tcW w:w="3423" w:type="dxa"/>
          </w:tcPr>
          <w:p w14:paraId="4E93D4A7" w14:textId="77777777" w:rsidR="5D439E3C" w:rsidRDefault="5D439E3C" w:rsidP="5D439E3C">
            <w:r>
              <w:rPr>
                <w:rFonts w:ascii="Aptos" w:eastAsia="Aptos" w:hAnsi="Aptos" w:cs="Aptos"/>
              </w:rPr>
              <w:t>Finalized the PED for Milestone 1 baseline sign-off - resolved the platform/website contradiction in Forward Engineering Considerations, added the Process &amp; Team Working Agreement section, completed the AI Usage Register, and closed out the remaining compliance checks against the Master Brief.</w:t>
            </w:r>
          </w:p>
        </w:tc>
        <w:tc>
          <w:tcPr>
            <w:tcW w:w="999" w:type="dxa"/>
          </w:tcPr>
          <w:p w14:paraId="1851D812" w14:textId="77777777" w:rsidR="5D439E3C" w:rsidRDefault="5D439E3C" w:rsidP="5D439E3C">
            <w:r>
              <w:t>Team</w:t>
            </w:r>
          </w:p>
        </w:tc>
        <w:tc>
          <w:tcPr>
            <w:tcW w:w="1061" w:type="dxa"/>
          </w:tcPr>
          <w:p w14:paraId="16DAF65F" w14:textId="77777777" w:rsidR="5D439E3C" w:rsidRDefault="5D439E3C" w:rsidP="5D439E3C">
            <w:r>
              <w:t>Clarissa Bierman, Eduard Herman, Chanri Du Randt</w:t>
            </w:r>
          </w:p>
        </w:tc>
        <w:tc>
          <w:tcPr>
            <w:tcW w:w="1281" w:type="dxa"/>
          </w:tcPr>
          <w:p w14:paraId="692A4718" w14:textId="77777777" w:rsidR="5D439E3C" w:rsidRDefault="5D439E3C" w:rsidP="5D439E3C">
            <w:r>
              <w:t>09/09/2026</w:t>
            </w:r>
          </w:p>
        </w:tc>
      </w:tr>
      <w:tr w:rsidR="003E1ACC" w14:paraId="4205B323" w14:textId="77777777" w:rsidTr="003E1ACC">
        <w:trPr>
          <w:trHeight w:val="300"/>
        </w:trPr>
        <w:tc>
          <w:tcPr>
            <w:tcW w:w="910" w:type="dxa"/>
          </w:tcPr>
          <w:p w14:paraId="23148394" w14:textId="77777777" w:rsidR="003E1ACC" w:rsidRDefault="003E1ACC" w:rsidP="5D439E3C">
            <w:r>
              <w:t>1.1</w:t>
            </w:r>
          </w:p>
        </w:tc>
        <w:tc>
          <w:tcPr>
            <w:tcW w:w="1281" w:type="dxa"/>
          </w:tcPr>
          <w:p w14:paraId="650896E3" w14:textId="77777777" w:rsidR="003E1ACC" w:rsidRDefault="003E1ACC" w:rsidP="5D439E3C">
            <w:r>
              <w:t>28/09/2026</w:t>
            </w:r>
          </w:p>
        </w:tc>
        <w:tc>
          <w:tcPr>
            <w:tcW w:w="3423" w:type="dxa"/>
          </w:tcPr>
          <w:p w14:paraId="15915F4E" w14:textId="77777777" w:rsidR="003E1ACC" w:rsidRPr="5D439E3C" w:rsidRDefault="003E1ACC" w:rsidP="5D439E3C">
            <w:pPr>
              <w:rPr>
                <w:rFonts w:ascii="Aptos" w:eastAsia="Aptos" w:hAnsi="Aptos" w:cs="Aptos"/>
              </w:rPr>
            </w:pPr>
            <w:r>
              <w:rPr>
                <w:rFonts w:ascii="Aptos" w:eastAsia="Aptos" w:hAnsi="Aptos" w:cs="Aptos"/>
              </w:rPr>
              <w:t>Added 3 constraints to time and cost</w:t>
            </w:r>
          </w:p>
        </w:tc>
        <w:tc>
          <w:tcPr>
            <w:tcW w:w="999" w:type="dxa"/>
          </w:tcPr>
          <w:p w14:paraId="0501E8D7" w14:textId="77777777" w:rsidR="003E1ACC" w:rsidRDefault="003E1ACC" w:rsidP="5D439E3C">
            <w:r>
              <w:t>Eduard Herman</w:t>
            </w:r>
          </w:p>
        </w:tc>
        <w:tc>
          <w:tcPr>
            <w:tcW w:w="1061" w:type="dxa"/>
          </w:tcPr>
          <w:p w14:paraId="354E27BE" w14:textId="77777777" w:rsidR="003E1ACC" w:rsidRDefault="00707B98" w:rsidP="5D439E3C">
            <w:r>
              <w:t>Chanri Du Randt</w:t>
            </w:r>
          </w:p>
        </w:tc>
        <w:tc>
          <w:tcPr>
            <w:tcW w:w="1281" w:type="dxa"/>
          </w:tcPr>
          <w:p w14:paraId="1257813D" w14:textId="77777777" w:rsidR="003E1ACC" w:rsidRDefault="00707B98" w:rsidP="5D439E3C">
            <w:r>
              <w:t>29/09/2026</w:t>
            </w:r>
          </w:p>
        </w:tc>
      </w:tr>
      <w:tr w:rsidR="00E97E6D" w14:paraId="1D10808F" w14:textId="77777777" w:rsidTr="003E1ACC">
        <w:trPr>
          <w:trHeight w:val="300"/>
        </w:trPr>
        <w:tc>
          <w:tcPr>
            <w:tcW w:w="910" w:type="dxa"/>
            <w:vMerge w:val="restart"/>
          </w:tcPr>
          <w:p w14:paraId="6FB62578" w14:textId="77777777" w:rsidR="00E97E6D" w:rsidRDefault="00E97E6D" w:rsidP="5D439E3C">
            <w:r>
              <w:t>1.2</w:t>
            </w:r>
          </w:p>
        </w:tc>
        <w:tc>
          <w:tcPr>
            <w:tcW w:w="1281" w:type="dxa"/>
            <w:vMerge w:val="restart"/>
          </w:tcPr>
          <w:p w14:paraId="39C8720B" w14:textId="77777777" w:rsidR="00E97E6D" w:rsidRDefault="00E97E6D" w:rsidP="5D439E3C">
            <w:r>
              <w:t>29/09/2026</w:t>
            </w:r>
          </w:p>
        </w:tc>
        <w:tc>
          <w:tcPr>
            <w:tcW w:w="3423" w:type="dxa"/>
            <w:vMerge w:val="restart"/>
          </w:tcPr>
          <w:p w14:paraId="59CBD6CD" w14:textId="77777777" w:rsidR="00E97E6D" w:rsidRDefault="00E97E6D" w:rsidP="5D439E3C">
            <w:pPr>
              <w:rPr>
                <w:rFonts w:ascii="Aptos" w:eastAsia="Aptos" w:hAnsi="Aptos" w:cs="Aptos"/>
              </w:rPr>
            </w:pPr>
            <w:r>
              <w:rPr>
                <w:rFonts w:ascii="Aptos" w:eastAsia="Aptos" w:hAnsi="Aptos" w:cs="Aptos"/>
              </w:rPr>
              <w:t>Added table for Milestone 1 review and fixes. Added Architecture Decision record. Added architecturally significant requirements. Added architecture diagram.</w:t>
            </w:r>
          </w:p>
        </w:tc>
        <w:tc>
          <w:tcPr>
            <w:tcW w:w="999" w:type="dxa"/>
            <w:vMerge w:val="restart"/>
          </w:tcPr>
          <w:p w14:paraId="7BFC6942" w14:textId="77777777" w:rsidR="00E97E6D" w:rsidRDefault="00E97E6D" w:rsidP="5D439E3C">
            <w:r>
              <w:t>Chanri Du Randt</w:t>
            </w:r>
          </w:p>
        </w:tc>
        <w:tc>
          <w:tcPr>
            <w:tcW w:w="1061" w:type="dxa"/>
          </w:tcPr>
          <w:p w14:paraId="1D5F13AC" w14:textId="77777777" w:rsidR="00E97E6D" w:rsidRDefault="006E7AFD" w:rsidP="5D439E3C">
            <w:r>
              <w:t>Eduard Herman</w:t>
            </w:r>
          </w:p>
        </w:tc>
        <w:tc>
          <w:tcPr>
            <w:tcW w:w="1281" w:type="dxa"/>
          </w:tcPr>
          <w:p w14:paraId="6382695A" w14:textId="77777777" w:rsidR="00E97E6D" w:rsidRDefault="006E7AFD" w:rsidP="5D439E3C">
            <w:r>
              <w:t>30/09/2026</w:t>
            </w:r>
          </w:p>
        </w:tc>
      </w:tr>
      <w:tr w:rsidR="00E97E6D" w14:paraId="2D03D87E" w14:textId="77777777" w:rsidTr="003E1ACC">
        <w:trPr>
          <w:trHeight w:val="300"/>
        </w:trPr>
        <w:tc>
          <w:tcPr>
            <w:tcW w:w="910" w:type="dxa"/>
            <w:vMerge/>
          </w:tcPr>
          <w:p w14:paraId="1D209FC7" w14:textId="77777777" w:rsidR="00E97E6D" w:rsidRDefault="00E97E6D" w:rsidP="5D439E3C"/>
        </w:tc>
        <w:tc>
          <w:tcPr>
            <w:tcW w:w="1281" w:type="dxa"/>
            <w:vMerge/>
          </w:tcPr>
          <w:p w14:paraId="079E671E" w14:textId="77777777" w:rsidR="00E97E6D" w:rsidRDefault="00E97E6D" w:rsidP="5D439E3C"/>
        </w:tc>
        <w:tc>
          <w:tcPr>
            <w:tcW w:w="3423" w:type="dxa"/>
            <w:vMerge/>
          </w:tcPr>
          <w:p w14:paraId="62E6AADC" w14:textId="77777777" w:rsidR="00E97E6D" w:rsidRDefault="00E97E6D" w:rsidP="5D439E3C">
            <w:pPr>
              <w:rPr>
                <w:rFonts w:ascii="Aptos" w:eastAsia="Aptos" w:hAnsi="Aptos" w:cs="Aptos"/>
              </w:rPr>
            </w:pPr>
          </w:p>
        </w:tc>
        <w:tc>
          <w:tcPr>
            <w:tcW w:w="999" w:type="dxa"/>
            <w:vMerge/>
          </w:tcPr>
          <w:p w14:paraId="4635A645" w14:textId="77777777" w:rsidR="00E97E6D" w:rsidRDefault="00E97E6D" w:rsidP="5D439E3C"/>
        </w:tc>
        <w:tc>
          <w:tcPr>
            <w:tcW w:w="1061" w:type="dxa"/>
          </w:tcPr>
          <w:p w14:paraId="13387192" w14:textId="77777777" w:rsidR="00E97E6D" w:rsidRDefault="00E97E6D" w:rsidP="5D439E3C"/>
        </w:tc>
        <w:tc>
          <w:tcPr>
            <w:tcW w:w="1281" w:type="dxa"/>
          </w:tcPr>
          <w:p w14:paraId="7769B2F8" w14:textId="77777777" w:rsidR="00E97E6D" w:rsidRDefault="00E97E6D" w:rsidP="5D439E3C"/>
        </w:tc>
      </w:tr>
      <w:tr w:rsidR="00E97E6D" w14:paraId="30B79BEC" w14:textId="77777777" w:rsidTr="003E1ACC">
        <w:trPr>
          <w:trHeight w:val="300"/>
        </w:trPr>
        <w:tc>
          <w:tcPr>
            <w:tcW w:w="910" w:type="dxa"/>
            <w:vMerge w:val="restart"/>
          </w:tcPr>
          <w:p w14:paraId="0795321E" w14:textId="77777777" w:rsidR="00E97E6D" w:rsidRDefault="00E97E6D" w:rsidP="5D439E3C">
            <w:r>
              <w:t>1.3</w:t>
            </w:r>
          </w:p>
        </w:tc>
        <w:tc>
          <w:tcPr>
            <w:tcW w:w="1281" w:type="dxa"/>
            <w:vMerge w:val="restart"/>
          </w:tcPr>
          <w:p w14:paraId="01B0624C" w14:textId="77777777" w:rsidR="00E97E6D" w:rsidRDefault="00E97E6D" w:rsidP="5D439E3C">
            <w:r>
              <w:t>30/09/2026</w:t>
            </w:r>
          </w:p>
        </w:tc>
        <w:tc>
          <w:tcPr>
            <w:tcW w:w="3423" w:type="dxa"/>
            <w:vMerge w:val="restart"/>
          </w:tcPr>
          <w:p w14:paraId="66B7B654" w14:textId="77777777" w:rsidR="00E97E6D" w:rsidRDefault="00E97E6D" w:rsidP="5D439E3C">
            <w:pPr>
              <w:rPr>
                <w:rFonts w:ascii="Aptos" w:eastAsia="Aptos" w:hAnsi="Aptos" w:cs="Aptos"/>
              </w:rPr>
            </w:pPr>
            <w:r>
              <w:rPr>
                <w:rFonts w:ascii="Aptos" w:eastAsia="Aptos" w:hAnsi="Aptos" w:cs="Aptos"/>
              </w:rPr>
              <w:t>Finalized architecture decisions, ASR, and database persistence. Added tech stack as well.</w:t>
            </w:r>
          </w:p>
        </w:tc>
        <w:tc>
          <w:tcPr>
            <w:tcW w:w="999" w:type="dxa"/>
            <w:vMerge w:val="restart"/>
          </w:tcPr>
          <w:p w14:paraId="30DAA19D" w14:textId="77777777" w:rsidR="00E97E6D" w:rsidRDefault="00E97E6D" w:rsidP="5D439E3C">
            <w:r>
              <w:t>Chanri Du Randt</w:t>
            </w:r>
          </w:p>
        </w:tc>
        <w:tc>
          <w:tcPr>
            <w:tcW w:w="1061" w:type="dxa"/>
          </w:tcPr>
          <w:p w14:paraId="4E76E07F" w14:textId="77777777" w:rsidR="00E97E6D" w:rsidRDefault="006E7AFD" w:rsidP="5D439E3C">
            <w:r>
              <w:t>Eduard Herman</w:t>
            </w:r>
          </w:p>
        </w:tc>
        <w:tc>
          <w:tcPr>
            <w:tcW w:w="1281" w:type="dxa"/>
          </w:tcPr>
          <w:p w14:paraId="418F4785" w14:textId="77777777" w:rsidR="00E97E6D" w:rsidRDefault="006E7AFD" w:rsidP="5D439E3C">
            <w:r>
              <w:t>30/09/2026</w:t>
            </w:r>
          </w:p>
        </w:tc>
      </w:tr>
      <w:tr w:rsidR="00E97E6D" w14:paraId="4992B6AF" w14:textId="77777777" w:rsidTr="003E1ACC">
        <w:trPr>
          <w:trHeight w:val="300"/>
        </w:trPr>
        <w:tc>
          <w:tcPr>
            <w:tcW w:w="910" w:type="dxa"/>
            <w:vMerge/>
          </w:tcPr>
          <w:p w14:paraId="0EE58813" w14:textId="77777777" w:rsidR="00E97E6D" w:rsidRDefault="00E97E6D" w:rsidP="5D439E3C"/>
        </w:tc>
        <w:tc>
          <w:tcPr>
            <w:tcW w:w="1281" w:type="dxa"/>
            <w:vMerge/>
          </w:tcPr>
          <w:p w14:paraId="16A2047E" w14:textId="77777777" w:rsidR="00E97E6D" w:rsidRDefault="00E97E6D" w:rsidP="5D439E3C"/>
        </w:tc>
        <w:tc>
          <w:tcPr>
            <w:tcW w:w="3423" w:type="dxa"/>
            <w:vMerge/>
          </w:tcPr>
          <w:p w14:paraId="6093031A" w14:textId="77777777" w:rsidR="00E97E6D" w:rsidRDefault="00E97E6D" w:rsidP="5D439E3C">
            <w:pPr>
              <w:rPr>
                <w:rFonts w:ascii="Aptos" w:eastAsia="Aptos" w:hAnsi="Aptos" w:cs="Aptos"/>
              </w:rPr>
            </w:pPr>
          </w:p>
        </w:tc>
        <w:tc>
          <w:tcPr>
            <w:tcW w:w="999" w:type="dxa"/>
            <w:vMerge/>
          </w:tcPr>
          <w:p w14:paraId="02EAF888" w14:textId="77777777" w:rsidR="00E97E6D" w:rsidRDefault="00E97E6D" w:rsidP="5D439E3C"/>
        </w:tc>
        <w:tc>
          <w:tcPr>
            <w:tcW w:w="1061" w:type="dxa"/>
          </w:tcPr>
          <w:p w14:paraId="0B4D2518" w14:textId="77777777" w:rsidR="00E97E6D" w:rsidRDefault="00E71694" w:rsidP="5D439E3C">
            <w:r>
              <w:t>Clarissa Bierman</w:t>
            </w:r>
          </w:p>
        </w:tc>
        <w:tc>
          <w:tcPr>
            <w:tcW w:w="1281" w:type="dxa"/>
          </w:tcPr>
          <w:p w14:paraId="2994B93A" w14:textId="77777777" w:rsidR="00E97E6D" w:rsidRDefault="00E71694" w:rsidP="5D439E3C">
            <w:r>
              <w:t>30/09/2026</w:t>
            </w:r>
          </w:p>
        </w:tc>
      </w:tr>
      <w:tr w:rsidR="00271506" w14:paraId="586C9DA4" w14:textId="77777777" w:rsidTr="003E1ACC">
        <w:trPr>
          <w:trHeight w:val="300"/>
        </w:trPr>
        <w:tc>
          <w:tcPr>
            <w:tcW w:w="910" w:type="dxa"/>
          </w:tcPr>
          <w:p w14:paraId="1C773340" w14:textId="77777777" w:rsidR="00271506" w:rsidRDefault="00271506" w:rsidP="5D439E3C">
            <w:r>
              <w:t>1.4</w:t>
            </w:r>
          </w:p>
        </w:tc>
        <w:tc>
          <w:tcPr>
            <w:tcW w:w="1281" w:type="dxa"/>
          </w:tcPr>
          <w:p w14:paraId="23F5EDFA" w14:textId="77777777" w:rsidR="00271506" w:rsidRDefault="00271506" w:rsidP="5D439E3C">
            <w:r>
              <w:t>30/09/2026</w:t>
            </w:r>
          </w:p>
        </w:tc>
        <w:tc>
          <w:tcPr>
            <w:tcW w:w="3423" w:type="dxa"/>
          </w:tcPr>
          <w:p w14:paraId="2CB74D7D" w14:textId="77777777" w:rsidR="00271506" w:rsidRPr="00271506" w:rsidRDefault="00271506" w:rsidP="5D439E3C">
            <w:pPr>
              <w:rPr>
                <w:rFonts w:eastAsia="Aptos" w:cs="Aptos"/>
              </w:rPr>
            </w:pPr>
            <w:r>
              <w:t>Added API &amp; Integration Design section (interaction boundaries, DEC-009 REST API, DEC-010 JWT authentication, endpoint contract, error model, versioning, prototype gap table), moved status-change example into it.</w:t>
            </w:r>
          </w:p>
        </w:tc>
        <w:tc>
          <w:tcPr>
            <w:tcW w:w="999" w:type="dxa"/>
          </w:tcPr>
          <w:p w14:paraId="0F247AB2" w14:textId="77777777" w:rsidR="00271506" w:rsidRDefault="00271506" w:rsidP="5D439E3C">
            <w:r>
              <w:t>Eduard Herman</w:t>
            </w:r>
          </w:p>
        </w:tc>
        <w:tc>
          <w:tcPr>
            <w:tcW w:w="1061" w:type="dxa"/>
          </w:tcPr>
          <w:p w14:paraId="0583C0AE" w14:textId="77777777" w:rsidR="00271506" w:rsidRDefault="00E71694" w:rsidP="5D439E3C">
            <w:r>
              <w:t xml:space="preserve">Chanri Du Randt </w:t>
            </w:r>
          </w:p>
          <w:p w14:paraId="2A8387AA" w14:textId="77777777" w:rsidR="00E71694" w:rsidRDefault="00E71694" w:rsidP="5D439E3C">
            <w:r>
              <w:t>Clarissa Bierman</w:t>
            </w:r>
          </w:p>
        </w:tc>
        <w:tc>
          <w:tcPr>
            <w:tcW w:w="1281" w:type="dxa"/>
          </w:tcPr>
          <w:p w14:paraId="12F83DEE" w14:textId="77777777" w:rsidR="00271506" w:rsidRDefault="00E71694" w:rsidP="5D439E3C">
            <w:r>
              <w:t>30/09/2026</w:t>
            </w:r>
          </w:p>
        </w:tc>
      </w:tr>
      <w:tr w:rsidR="00E71694" w14:paraId="6B8A1E1A" w14:textId="77777777" w:rsidTr="003E1ACC">
        <w:trPr>
          <w:trHeight w:val="300"/>
        </w:trPr>
        <w:tc>
          <w:tcPr>
            <w:tcW w:w="910" w:type="dxa"/>
          </w:tcPr>
          <w:p w14:paraId="59E86FAC" w14:textId="77777777" w:rsidR="00E71694" w:rsidRDefault="00E71694" w:rsidP="5D439E3C">
            <w:r>
              <w:t>1.5</w:t>
            </w:r>
          </w:p>
        </w:tc>
        <w:tc>
          <w:tcPr>
            <w:tcW w:w="1281" w:type="dxa"/>
          </w:tcPr>
          <w:p w14:paraId="4511042F" w14:textId="77777777" w:rsidR="00E71694" w:rsidRDefault="00E71694" w:rsidP="5D439E3C">
            <w:r>
              <w:t>30/09/2026</w:t>
            </w:r>
          </w:p>
        </w:tc>
        <w:tc>
          <w:tcPr>
            <w:tcW w:w="3423" w:type="dxa"/>
          </w:tcPr>
          <w:p w14:paraId="38DA4BBA" w14:textId="77777777" w:rsidR="00E71694" w:rsidRDefault="00E71694" w:rsidP="00E71694">
            <w:r>
              <w:t xml:space="preserve">Filled in the Review of Milestone 1 (CR-001 to CR-006). Added FR-016 and updated the FR-008 and NFR-009 acceptance criteria under change control. Added </w:t>
            </w:r>
            <w:r>
              <w:lastRenderedPageBreak/>
              <w:t>Assumptions and Dependencies and three end-to-end traces (FR-009, FR-001, NFR-006). Extended the Risk Register with R-14 to R-23 and added M2 updates to the Forward Engineering Considerations.</w:t>
            </w:r>
          </w:p>
          <w:p w14:paraId="2997F171" w14:textId="77777777" w:rsidR="00E71694" w:rsidRDefault="00E71694" w:rsidP="00E71694">
            <w:r>
              <w:t>Added Initial Design Decisions (DEC-011 transition map, DEC-012 Observer), the Research-to-Decision Map, Deployment Compatibility and Implementation Status (Prototype). Added the GitHub &amp; Team Governance M2 update and DEC-013 (CI). Aligned decision and risk IDs with the API &amp; Integration Design section and removed duplicate acronyms.</w:t>
            </w:r>
          </w:p>
        </w:tc>
        <w:tc>
          <w:tcPr>
            <w:tcW w:w="999" w:type="dxa"/>
          </w:tcPr>
          <w:p w14:paraId="451651D8" w14:textId="77777777" w:rsidR="00E71694" w:rsidRDefault="00E71694" w:rsidP="5D439E3C">
            <w:r>
              <w:lastRenderedPageBreak/>
              <w:t>Clarissa Bierman</w:t>
            </w:r>
          </w:p>
        </w:tc>
        <w:tc>
          <w:tcPr>
            <w:tcW w:w="1061" w:type="dxa"/>
          </w:tcPr>
          <w:p w14:paraId="044EA47D" w14:textId="77777777" w:rsidR="00E71694" w:rsidRDefault="00E71694" w:rsidP="5D439E3C">
            <w:r>
              <w:t>Chanri Du Randt, Eduard Herman</w:t>
            </w:r>
          </w:p>
        </w:tc>
        <w:tc>
          <w:tcPr>
            <w:tcW w:w="1281" w:type="dxa"/>
          </w:tcPr>
          <w:p w14:paraId="5808FACB" w14:textId="77777777" w:rsidR="00E71694" w:rsidRDefault="00E71694" w:rsidP="5D439E3C">
            <w:r>
              <w:t>30/09/2026</w:t>
            </w:r>
          </w:p>
        </w:tc>
      </w:tr>
      <w:tr w:rsidR="00E71694" w14:paraId="654B2DAB" w14:textId="77777777" w:rsidTr="003E1ACC">
        <w:trPr>
          <w:trHeight w:val="300"/>
        </w:trPr>
        <w:tc>
          <w:tcPr>
            <w:tcW w:w="910" w:type="dxa"/>
          </w:tcPr>
          <w:p w14:paraId="2CB1BBEA" w14:textId="77777777" w:rsidR="00E71694" w:rsidRDefault="00E71694" w:rsidP="5D439E3C">
            <w:r>
              <w:t>1.6</w:t>
            </w:r>
          </w:p>
        </w:tc>
        <w:tc>
          <w:tcPr>
            <w:tcW w:w="1281" w:type="dxa"/>
          </w:tcPr>
          <w:p w14:paraId="3982CC36" w14:textId="77777777" w:rsidR="00E71694" w:rsidRDefault="00E71694" w:rsidP="5D439E3C">
            <w:r>
              <w:t>30/09/2026</w:t>
            </w:r>
          </w:p>
        </w:tc>
        <w:tc>
          <w:tcPr>
            <w:tcW w:w="3423" w:type="dxa"/>
          </w:tcPr>
          <w:p w14:paraId="69E1030A" w14:textId="77777777" w:rsidR="00E71694" w:rsidRDefault="00E71694" w:rsidP="5D439E3C">
            <w:r>
              <w:t>Added the edited two-table RTM v2.0 and linked it to the API contract, design decisions and current risk IDs. Replaced the Review of Milestone 1 table with the Change Request Register (CR-001 to CR-010) and applied the changes to the requirements. Added citations and references, fixed ID and role inconsistencies, filled in placeholders, corrected team experience in DEC-004, completed the M2 baseline sign-off and added the User Interface Design section with three wireframes.</w:t>
            </w:r>
          </w:p>
        </w:tc>
        <w:tc>
          <w:tcPr>
            <w:tcW w:w="999" w:type="dxa"/>
          </w:tcPr>
          <w:p w14:paraId="783E8526" w14:textId="77777777" w:rsidR="00E71694" w:rsidRDefault="00E71694" w:rsidP="5D439E3C">
            <w:r>
              <w:t>Chanri Du Randt</w:t>
            </w:r>
          </w:p>
        </w:tc>
        <w:tc>
          <w:tcPr>
            <w:tcW w:w="1061" w:type="dxa"/>
          </w:tcPr>
          <w:p w14:paraId="1186FFF0" w14:textId="77777777" w:rsidR="00E71694" w:rsidRDefault="00E71694" w:rsidP="5D439E3C">
            <w:r>
              <w:t>Clarissa Bierman, Eduard Herman</w:t>
            </w:r>
          </w:p>
        </w:tc>
        <w:tc>
          <w:tcPr>
            <w:tcW w:w="1281" w:type="dxa"/>
          </w:tcPr>
          <w:p w14:paraId="03155ADB" w14:textId="77777777" w:rsidR="00E71694" w:rsidRDefault="00E71694" w:rsidP="5D439E3C">
            <w:r>
              <w:t>30/09/2026</w:t>
            </w:r>
          </w:p>
        </w:tc>
      </w:tr>
      <w:tr w:rsidR="00E71694" w14:paraId="066F33C7" w14:textId="77777777" w:rsidTr="003E1ACC">
        <w:trPr>
          <w:trHeight w:val="300"/>
        </w:trPr>
        <w:tc>
          <w:tcPr>
            <w:tcW w:w="910" w:type="dxa"/>
          </w:tcPr>
          <w:p w14:paraId="1023D61D" w14:textId="77777777" w:rsidR="00380CD2" w:rsidRDefault="00555546">
            <w:r>
              <w:t>1.7</w:t>
            </w:r>
          </w:p>
        </w:tc>
        <w:tc>
          <w:tcPr>
            <w:tcW w:w="1281" w:type="dxa"/>
          </w:tcPr>
          <w:p w14:paraId="49D9CA9C" w14:textId="77777777" w:rsidR="00380CD2" w:rsidRDefault="00555546">
            <w:r>
              <w:t>30/09/2026</w:t>
            </w:r>
          </w:p>
        </w:tc>
        <w:tc>
          <w:tcPr>
            <w:tcW w:w="3423" w:type="dxa"/>
          </w:tcPr>
          <w:p w14:paraId="433EA5BA" w14:textId="77777777" w:rsidR="00380CD2" w:rsidRDefault="00555546">
            <w:r>
              <w:t xml:space="preserve">Fixed inconsistencies found in an adversarial review: CR version references, document control rows, RTM statuses and wording, R-22 status, the status-change walkthrough, </w:t>
            </w:r>
            <w:r>
              <w:lastRenderedPageBreak/>
              <w:t xml:space="preserve">integrity rule 1, the Reporting read-only exception in ARC-02, section cross-references, entity counts and the duplicated risk update. Redrew Figure 1 (database outside the application boundary, layers per module). Added CR-011 for the v1.1 constraint changes. Recorded that the team has no React experience in A-03, DEC-004 and the decision matrix. Added citations for </w:t>
            </w:r>
            <w:proofErr w:type="spellStart"/>
            <w:r>
              <w:t>licences</w:t>
            </w:r>
            <w:proofErr w:type="spellEnd"/>
            <w:r>
              <w:t>, design pattern, CI, security and error-format sources.</w:t>
            </w:r>
          </w:p>
          <w:p w14:paraId="5568AF5B" w14:textId="77777777" w:rsidR="00380CD2" w:rsidRDefault="00555546">
            <w:r>
              <w:t xml:space="preserve">Second review fixes: CR-003 and CR-006 version references, credentials statements and R-22 reopened, A2 tasks named in DEC-006, DEC-007 and DEC-009, PRIORITY_CHANGE audit entry for FR-016, 409 ALREADY_ASSIGNED for FR-008, </w:t>
            </w:r>
            <w:proofErr w:type="spellStart"/>
            <w:r>
              <w:t>allowedTransitions</w:t>
            </w:r>
            <w:proofErr w:type="spellEnd"/>
            <w:r>
              <w:t xml:space="preserve"> in API-06, DEC-004 reassessment trigger, M2 Architecture Review record, known gaps in the baseline sign-off, corrected milestone dates (CR-012), repository link and alignment with the repository (Angular 21.2, local PostgreSQL 18.4, dependency names, </w:t>
            </w:r>
            <w:proofErr w:type="spellStart"/>
            <w:r>
              <w:t>contextLoads</w:t>
            </w:r>
            <w:proofErr w:type="spellEnd"/>
            <w:r>
              <w:t xml:space="preserve"> test, PR #1 to #3 evidence), heading numbering, acronyms, risk rating wording and migration file names.</w:t>
            </w:r>
          </w:p>
        </w:tc>
        <w:tc>
          <w:tcPr>
            <w:tcW w:w="999" w:type="dxa"/>
          </w:tcPr>
          <w:p w14:paraId="2C1C0748" w14:textId="77777777" w:rsidR="00380CD2" w:rsidRDefault="00555546">
            <w:r>
              <w:lastRenderedPageBreak/>
              <w:t>Chanri Du Randt</w:t>
            </w:r>
          </w:p>
        </w:tc>
        <w:tc>
          <w:tcPr>
            <w:tcW w:w="1061" w:type="dxa"/>
          </w:tcPr>
          <w:p w14:paraId="4A502B19" w14:textId="77777777" w:rsidR="00380CD2" w:rsidRDefault="00F12C2B">
            <w:r>
              <w:t>Clarissa Bierman, Eduard Herman</w:t>
            </w:r>
          </w:p>
        </w:tc>
        <w:tc>
          <w:tcPr>
            <w:tcW w:w="1281" w:type="dxa"/>
          </w:tcPr>
          <w:p w14:paraId="0092450A" w14:textId="77777777" w:rsidR="00380CD2" w:rsidRDefault="00F12C2B">
            <w:r>
              <w:t>30/09/2026</w:t>
            </w:r>
          </w:p>
        </w:tc>
      </w:tr>
      <w:tr w:rsidR="00E71694" w14:paraId="66864B4C" w14:textId="77777777" w:rsidTr="003E1ACC">
        <w:trPr>
          <w:trHeight w:val="300"/>
        </w:trPr>
        <w:tc>
          <w:tcPr>
            <w:tcW w:w="910" w:type="dxa"/>
          </w:tcPr>
          <w:p w14:paraId="73221409" w14:textId="77777777" w:rsidR="00380CD2" w:rsidRDefault="00555546">
            <w:r>
              <w:t>2.0</w:t>
            </w:r>
          </w:p>
        </w:tc>
        <w:tc>
          <w:tcPr>
            <w:tcW w:w="1281" w:type="dxa"/>
          </w:tcPr>
          <w:p w14:paraId="7D679230" w14:textId="77777777" w:rsidR="00380CD2" w:rsidRDefault="00555546">
            <w:r>
              <w:t>30/09/2026</w:t>
            </w:r>
          </w:p>
        </w:tc>
        <w:tc>
          <w:tcPr>
            <w:tcW w:w="3423" w:type="dxa"/>
          </w:tcPr>
          <w:p w14:paraId="09603234" w14:textId="77777777" w:rsidR="00380CD2" w:rsidRDefault="00555546">
            <w:r>
              <w:t>Milestone 2 - Architecture, Technology &amp; Initial Design Baseline: PED v1.7 approved as the M2 baseline, accepted with known gaps (see Baseline Sign Off).</w:t>
            </w:r>
          </w:p>
        </w:tc>
        <w:tc>
          <w:tcPr>
            <w:tcW w:w="999" w:type="dxa"/>
          </w:tcPr>
          <w:p w14:paraId="4A72A49F" w14:textId="77777777" w:rsidR="00380CD2" w:rsidRDefault="00555546">
            <w:r>
              <w:t>Team</w:t>
            </w:r>
          </w:p>
        </w:tc>
        <w:tc>
          <w:tcPr>
            <w:tcW w:w="1061" w:type="dxa"/>
          </w:tcPr>
          <w:p w14:paraId="2B22364A" w14:textId="77777777" w:rsidR="00380CD2" w:rsidRDefault="00F12C2B">
            <w:r>
              <w:t>Team</w:t>
            </w:r>
          </w:p>
        </w:tc>
        <w:tc>
          <w:tcPr>
            <w:tcW w:w="1281" w:type="dxa"/>
          </w:tcPr>
          <w:p w14:paraId="5A897625" w14:textId="77777777" w:rsidR="00380CD2" w:rsidRDefault="00F12C2B">
            <w:r>
              <w:t>30/09/2026</w:t>
            </w:r>
          </w:p>
        </w:tc>
      </w:tr>
      <w:tr w:rsidR="009B2676" w14:paraId="19D3E4BD" w14:textId="77777777">
        <w:trPr>
          <w:trHeight w:val="300"/>
        </w:trPr>
        <w:tc>
          <w:tcPr>
            <w:tcW w:w="910" w:type="dxa"/>
          </w:tcPr>
          <w:p w14:paraId="490384FD" w14:textId="77777777" w:rsidR="009B2676" w:rsidRDefault="00555546">
            <w:r>
              <w:lastRenderedPageBreak/>
              <w:t xml:space="preserve">3.0 </w:t>
            </w:r>
          </w:p>
        </w:tc>
        <w:tc>
          <w:tcPr>
            <w:tcW w:w="1281" w:type="dxa"/>
          </w:tcPr>
          <w:p w14:paraId="2711CAB5" w14:textId="77777777" w:rsidR="009B2676" w:rsidRDefault="00555546">
            <w:r>
              <w:t>1</w:t>
            </w:r>
            <w:r w:rsidR="006B0D39">
              <w:t>6</w:t>
            </w:r>
            <w:r>
              <w:t>/10/2026</w:t>
            </w:r>
          </w:p>
        </w:tc>
        <w:tc>
          <w:tcPr>
            <w:tcW w:w="3423" w:type="dxa"/>
          </w:tcPr>
          <w:p w14:paraId="709A51B3" w14:textId="77777777" w:rsidR="009B2676" w:rsidRDefault="00555546">
            <w:r>
              <w:t>Milestone 3 draft for team review. Added the Milestone 3 Evidence Index chapter; updated the API &amp; Integration Design to the implemented API; recorded the M3 controlled changes C-01 to C-07; added RTM Table 3 (implementation and verification) and updated the RTM status columns; added risks R-24 to R-27 and M3 entries in the AI Usage Register. Drafted with AI assistance; every change is a tracked change. v3.0 draft update: rescored the technology decision matrix and updated DEC-004 (CR-013); recorded the M3 code review fixes D-18 to D-29 and controlled changes C-08 and C-09. v3.0 draft update (16/10/2026): fixed defects D-38 and D-40 recorded and D-41 and D-42 added; black-box API tests (</w:t>
            </w:r>
            <w:proofErr w:type="spellStart"/>
            <w:r>
              <w:t>ApiBlackBoxIntegrationTest</w:t>
            </w:r>
            <w:proofErr w:type="spellEnd"/>
            <w:r>
              <w:t xml:space="preserve">) added to RTM Table 3 and the verification sections; README rewritten (TD-09, NFR-008); test, coverage and CI results updated to the run on main 6a198c4 and the release pull request #33; commit author alias noted under Construction and Configuration. Linked the manual test log (MT-01 to MT-33, P-01 to P-07). Final v3.0 (16/10/2026): all tracked changes accepted; Performance and Reliability extended with the k6 stress-probe table and its interpretation; ERD v3 (Figure 3) replaces ERD v2; release </w:t>
            </w:r>
            <w:r>
              <w:lastRenderedPageBreak/>
              <w:t xml:space="preserve">candidate v3.0.0-rc1, its CI run and the staging URL recorded. Prod smoke tests P-01 to P-07 recorded (7 of 7 Pass on 16/10/2026). </w:t>
            </w:r>
            <w:proofErr w:type="spellStart"/>
            <w:r>
              <w:t>Finalised</w:t>
            </w:r>
            <w:proofErr w:type="spellEnd"/>
            <w:r>
              <w:t xml:space="preserve"> in a Discord meeting; approved by all three members.</w:t>
            </w:r>
          </w:p>
        </w:tc>
        <w:tc>
          <w:tcPr>
            <w:tcW w:w="999" w:type="dxa"/>
          </w:tcPr>
          <w:p w14:paraId="6B3D38F6" w14:textId="77777777" w:rsidR="009B2676" w:rsidRDefault="006B0D39">
            <w:r>
              <w:lastRenderedPageBreak/>
              <w:t>Team</w:t>
            </w:r>
          </w:p>
        </w:tc>
        <w:tc>
          <w:tcPr>
            <w:tcW w:w="1061" w:type="dxa"/>
          </w:tcPr>
          <w:p w14:paraId="26BF15CD" w14:textId="77777777" w:rsidR="009B2676" w:rsidRDefault="009B2676">
            <w:r>
              <w:t>Chanri Du Randt, Clarissa Bierman, Eduard Herman</w:t>
            </w:r>
          </w:p>
        </w:tc>
        <w:tc>
          <w:tcPr>
            <w:tcW w:w="1281" w:type="dxa"/>
          </w:tcPr>
          <w:p w14:paraId="0BB42AA0" w14:textId="77777777" w:rsidR="009B2676" w:rsidRDefault="009B2676">
            <w:r>
              <w:t>16/10/2026</w:t>
            </w:r>
          </w:p>
        </w:tc>
      </w:tr>
      <w:tr w:rsidR="009B2676" w14:paraId="5265490F" w14:textId="77777777">
        <w:trPr>
          <w:trHeight w:val="300"/>
        </w:trPr>
        <w:tc>
          <w:tcPr>
            <w:tcW w:w="910" w:type="dxa"/>
          </w:tcPr>
          <w:p w14:paraId="70FAEB5E" w14:textId="384C5E5F" w:rsidR="009B2676" w:rsidRDefault="00224E34">
            <w:r>
              <w:t>AI</w:t>
            </w:r>
          </w:p>
        </w:tc>
        <w:tc>
          <w:tcPr>
            <w:tcW w:w="1281" w:type="dxa"/>
          </w:tcPr>
          <w:p w14:paraId="652464A4" w14:textId="77777777" w:rsidR="009B2676" w:rsidRDefault="00555546">
            <w:r>
              <w:t>18/10/2026</w:t>
            </w:r>
          </w:p>
        </w:tc>
        <w:tc>
          <w:tcPr>
            <w:tcW w:w="3423" w:type="dxa"/>
          </w:tcPr>
          <w:p w14:paraId="4035CC35" w14:textId="77777777" w:rsidR="009B2676" w:rsidRDefault="00555546">
            <w:r>
              <w:t xml:space="preserve">Final Project (M4) draft: Final Project (M4) Closure chapter (Eduard Herman, PR #37); change requests CR-014 to CR-019; risk statuses, R-28, R-29, TD-11, TD-12, ASR Verification and acronyms; milestone added to every change record and C-01 to C-09 moved to the Change Request Register chapter. Proposed as tracked changes for team approval. CR-020: persistence chapter updated to the schema as built; D-39 fixed (pool size 20). CR-021: M4 sections 27.3 to 27.9 drafted. 18/10/2026 (applied directly): End-to-End Traces, Implementation Status and Initial Design Decisions get M4 notes (the M2 cells are kept as history); </w:t>
            </w:r>
            <w:proofErr w:type="spellStart"/>
            <w:r>
              <w:t>auditTrailIsAppendOnly</w:t>
            </w:r>
            <w:proofErr w:type="spellEnd"/>
            <w:r>
              <w:t xml:space="preserve"> renamed to </w:t>
            </w:r>
            <w:proofErr w:type="spellStart"/>
            <w:r>
              <w:t>auditTrailAndNotesAreAppendOnly</w:t>
            </w:r>
            <w:proofErr w:type="spellEnd"/>
            <w:r>
              <w:t xml:space="preserve">; client date of birth removed (CR-022, TD-03 resolved, ASR-005 met, ERD v3 redrawn); </w:t>
            </w:r>
            <w:proofErr w:type="spellStart"/>
            <w:r>
              <w:t>StatusChangeRollbackTest</w:t>
            </w:r>
            <w:proofErr w:type="spellEnd"/>
            <w:r>
              <w:t xml:space="preserve"> added; TD-13 frontend styling and TD-14 notifications added; DEC-013 M3 note; R-22, the </w:t>
            </w:r>
            <w:proofErr w:type="spellStart"/>
            <w:r>
              <w:t>CodeQL</w:t>
            </w:r>
            <w:proofErr w:type="spellEnd"/>
            <w:r>
              <w:t xml:space="preserve"> triage, approvals and milestone dates recorded; Test and Code Reference Index added (section 27.10).</w:t>
            </w:r>
          </w:p>
        </w:tc>
        <w:tc>
          <w:tcPr>
            <w:tcW w:w="999" w:type="dxa"/>
          </w:tcPr>
          <w:p w14:paraId="6AE7E4EB" w14:textId="77777777" w:rsidR="009B2676" w:rsidRDefault="006B0D39">
            <w:r>
              <w:t>Eduard Herman, Chanri Du Randt</w:t>
            </w:r>
          </w:p>
        </w:tc>
        <w:tc>
          <w:tcPr>
            <w:tcW w:w="1061" w:type="dxa"/>
          </w:tcPr>
          <w:p w14:paraId="5D45F924" w14:textId="369596FC" w:rsidR="009B2676" w:rsidRDefault="00C7365F">
            <w:r>
              <w:t>Clarissa Bierman, Eduard Herman (PR #38, approved 18/10/2026); Final PED changes: PR [#number]</w:t>
            </w:r>
          </w:p>
        </w:tc>
        <w:tc>
          <w:tcPr>
            <w:tcW w:w="1281" w:type="dxa"/>
          </w:tcPr>
          <w:p w14:paraId="6073B7F6" w14:textId="07EF6C59" w:rsidR="009B2676" w:rsidRDefault="00C7365F">
            <w:r>
              <w:t>18/10/2026</w:t>
            </w:r>
          </w:p>
        </w:tc>
      </w:tr>
    </w:tbl>
    <w:p w14:paraId="12B0A57C" w14:textId="77777777" w:rsidR="009B2676" w:rsidRDefault="00555546">
      <w:pPr>
        <w:spacing w:after="120"/>
      </w:pPr>
      <w:r>
        <w:rPr>
          <w:b/>
          <w:bCs/>
        </w:rPr>
        <w:lastRenderedPageBreak/>
        <w:t>Milestone 3 (PED v3.0):</w:t>
      </w:r>
      <w:r>
        <w:t xml:space="preserve"> the M3 evidence index - submission information, M2 baseline conformance, controlled changes, verification, performance, defects and release readiness - is the chapter "Milestone 3 Evidence Index" at the end of this document, before the References. All M3 edits are tracked changes, so they can be reviewed and accepted in Word.</w:t>
      </w:r>
    </w:p>
    <w:p w14:paraId="1DC94224" w14:textId="77777777" w:rsidR="00535D24" w:rsidRDefault="00535D24" w:rsidP="00535D24"/>
    <w:p w14:paraId="4CFB2C7B" w14:textId="77777777" w:rsidR="00F944AF" w:rsidRDefault="00F944AF">
      <w:pPr>
        <w:sectPr w:rsidR="00F944AF">
          <w:footerReference w:type="default" r:id="rId8"/>
          <w:pgSz w:w="11906" w:h="16838"/>
          <w:pgMar w:top="1440" w:right="1440" w:bottom="1440" w:left="1440" w:header="708" w:footer="708" w:gutter="0"/>
          <w:pgNumType w:start="0"/>
          <w:cols w:space="708"/>
          <w:titlePg/>
          <w:docGrid w:linePitch="360"/>
        </w:sectPr>
      </w:pPr>
    </w:p>
    <w:p w14:paraId="5AE63682" w14:textId="77777777" w:rsidR="00707B98" w:rsidRDefault="00707B98" w:rsidP="00707B98">
      <w:pPr>
        <w:pStyle w:val="Heading1"/>
      </w:pPr>
      <w:bookmarkStart w:id="1" w:name="_Toc243252177"/>
      <w:r>
        <w:lastRenderedPageBreak/>
        <w:t>Change Request Register</w:t>
      </w:r>
      <w:bookmarkEnd w:id="1"/>
    </w:p>
    <w:p w14:paraId="4CC61289" w14:textId="77777777" w:rsidR="00F944AF" w:rsidRDefault="00555546">
      <w:r>
        <w:t>This register replaces the Review of Milestone 1 table. Every change to baselined Milestone 1 content, and every new requirement or section added after the baseline, gets a change request (CR) with an impact analysis based on the Master Project Brief change request template (Section 14, Appendix E). Changed requirements keep their original wording as a "Was:" note, and each CR is referenced from the Requirements tables and the RTM.</w:t>
      </w:r>
    </w:p>
    <w:tbl>
      <w:tblPr>
        <w:tblStyle w:val="TableGrid"/>
        <w:tblW w:w="15136" w:type="dxa"/>
        <w:tblLayout w:type="fixed"/>
        <w:tblLook w:val="04A0" w:firstRow="1" w:lastRow="0" w:firstColumn="1" w:lastColumn="0" w:noHBand="0" w:noVBand="1"/>
      </w:tblPr>
      <w:tblGrid>
        <w:gridCol w:w="850"/>
        <w:gridCol w:w="1450"/>
        <w:gridCol w:w="2900"/>
        <w:gridCol w:w="2000"/>
        <w:gridCol w:w="3200"/>
        <w:gridCol w:w="1150"/>
        <w:gridCol w:w="1000"/>
        <w:gridCol w:w="1000"/>
        <w:gridCol w:w="1586"/>
      </w:tblGrid>
      <w:tr w:rsidR="00F944AF" w14:paraId="08E32664" w14:textId="77777777">
        <w:trPr>
          <w:cantSplit/>
          <w:tblHeader/>
        </w:trPr>
        <w:tc>
          <w:tcPr>
            <w:tcW w:w="850" w:type="dxa"/>
            <w:shd w:val="clear" w:color="auto" w:fill="002060"/>
          </w:tcPr>
          <w:p w14:paraId="65C1EE87" w14:textId="77777777" w:rsidR="00F944AF" w:rsidRDefault="00555546">
            <w:pPr>
              <w:spacing w:after="40"/>
              <w:rPr>
                <w:sz w:val="16"/>
                <w:szCs w:val="16"/>
              </w:rPr>
            </w:pPr>
            <w:r>
              <w:rPr>
                <w:b/>
                <w:bCs/>
                <w:color w:val="FFFFFF"/>
                <w:sz w:val="16"/>
                <w:szCs w:val="16"/>
              </w:rPr>
              <w:t>Change ID</w:t>
            </w:r>
          </w:p>
        </w:tc>
        <w:tc>
          <w:tcPr>
            <w:tcW w:w="1450" w:type="dxa"/>
            <w:shd w:val="clear" w:color="auto" w:fill="002060"/>
          </w:tcPr>
          <w:p w14:paraId="5BE8AC4C" w14:textId="77777777" w:rsidR="00F944AF" w:rsidRDefault="00555546">
            <w:pPr>
              <w:spacing w:after="40"/>
              <w:rPr>
                <w:sz w:val="16"/>
                <w:szCs w:val="16"/>
              </w:rPr>
            </w:pPr>
            <w:r>
              <w:rPr>
                <w:b/>
                <w:bCs/>
                <w:color w:val="FFFFFF"/>
                <w:sz w:val="16"/>
                <w:szCs w:val="16"/>
              </w:rPr>
              <w:t>Item(s) changed</w:t>
            </w:r>
          </w:p>
        </w:tc>
        <w:tc>
          <w:tcPr>
            <w:tcW w:w="2900" w:type="dxa"/>
            <w:shd w:val="clear" w:color="auto" w:fill="002060"/>
          </w:tcPr>
          <w:p w14:paraId="0826D819" w14:textId="77777777" w:rsidR="00F944AF" w:rsidRDefault="00555546">
            <w:pPr>
              <w:spacing w:after="40"/>
              <w:rPr>
                <w:sz w:val="16"/>
                <w:szCs w:val="16"/>
              </w:rPr>
            </w:pPr>
            <w:r>
              <w:rPr>
                <w:b/>
                <w:bCs/>
                <w:color w:val="FFFFFF"/>
                <w:sz w:val="16"/>
                <w:szCs w:val="16"/>
              </w:rPr>
              <w:t>Requested change</w:t>
            </w:r>
          </w:p>
        </w:tc>
        <w:tc>
          <w:tcPr>
            <w:tcW w:w="2000" w:type="dxa"/>
            <w:shd w:val="clear" w:color="auto" w:fill="002060"/>
          </w:tcPr>
          <w:p w14:paraId="553CED8E" w14:textId="77777777" w:rsidR="00F944AF" w:rsidRDefault="00555546">
            <w:pPr>
              <w:spacing w:after="40"/>
              <w:rPr>
                <w:sz w:val="16"/>
                <w:szCs w:val="16"/>
              </w:rPr>
            </w:pPr>
            <w:r>
              <w:rPr>
                <w:b/>
                <w:bCs/>
                <w:color w:val="FFFFFF"/>
                <w:sz w:val="16"/>
                <w:szCs w:val="16"/>
              </w:rPr>
              <w:t>Reason / expected value</w:t>
            </w:r>
          </w:p>
        </w:tc>
        <w:tc>
          <w:tcPr>
            <w:tcW w:w="3200" w:type="dxa"/>
            <w:shd w:val="clear" w:color="auto" w:fill="002060"/>
          </w:tcPr>
          <w:p w14:paraId="1D723C73" w14:textId="77777777" w:rsidR="00F944AF" w:rsidRDefault="00555546">
            <w:pPr>
              <w:spacing w:after="40"/>
              <w:rPr>
                <w:sz w:val="16"/>
                <w:szCs w:val="16"/>
              </w:rPr>
            </w:pPr>
            <w:r>
              <w:rPr>
                <w:b/>
                <w:bCs/>
                <w:color w:val="FFFFFF"/>
                <w:sz w:val="16"/>
                <w:szCs w:val="16"/>
              </w:rPr>
              <w:t>Impact analysis (requirements, design/data/API, security, testing, scope/schedule/cost, risk)</w:t>
            </w:r>
          </w:p>
        </w:tc>
        <w:tc>
          <w:tcPr>
            <w:tcW w:w="1150" w:type="dxa"/>
            <w:shd w:val="clear" w:color="auto" w:fill="002060"/>
          </w:tcPr>
          <w:p w14:paraId="4285D5C7" w14:textId="77777777" w:rsidR="00F944AF" w:rsidRDefault="00555546">
            <w:pPr>
              <w:spacing w:after="40"/>
              <w:rPr>
                <w:sz w:val="16"/>
                <w:szCs w:val="16"/>
              </w:rPr>
            </w:pPr>
            <w:r>
              <w:rPr>
                <w:b/>
                <w:bCs/>
                <w:color w:val="FFFFFF"/>
                <w:sz w:val="16"/>
                <w:szCs w:val="16"/>
              </w:rPr>
              <w:t>Raised by / date</w:t>
            </w:r>
          </w:p>
        </w:tc>
        <w:tc>
          <w:tcPr>
            <w:tcW w:w="1000" w:type="dxa"/>
            <w:shd w:val="clear" w:color="auto" w:fill="002060"/>
          </w:tcPr>
          <w:p w14:paraId="23671081" w14:textId="77777777" w:rsidR="00F944AF" w:rsidRDefault="00555546">
            <w:pPr>
              <w:spacing w:after="40"/>
              <w:rPr>
                <w:sz w:val="16"/>
                <w:szCs w:val="16"/>
              </w:rPr>
            </w:pPr>
            <w:r>
              <w:rPr>
                <w:b/>
                <w:bCs/>
                <w:color w:val="FFFFFF"/>
                <w:sz w:val="16"/>
                <w:szCs w:val="16"/>
              </w:rPr>
              <w:t>Baseline affected</w:t>
            </w:r>
          </w:p>
        </w:tc>
        <w:tc>
          <w:tcPr>
            <w:tcW w:w="1000" w:type="dxa"/>
            <w:shd w:val="clear" w:color="auto" w:fill="002060"/>
          </w:tcPr>
          <w:p w14:paraId="43F0FD34" w14:textId="77777777" w:rsidR="00F944AF" w:rsidRDefault="00555546">
            <w:pPr>
              <w:spacing w:after="40"/>
              <w:rPr>
                <w:sz w:val="16"/>
                <w:szCs w:val="16"/>
              </w:rPr>
            </w:pPr>
            <w:r>
              <w:rPr>
                <w:b/>
                <w:bCs/>
                <w:color w:val="FFFFFF"/>
                <w:sz w:val="16"/>
                <w:szCs w:val="16"/>
              </w:rPr>
              <w:t>Recommendation / decision</w:t>
            </w:r>
          </w:p>
        </w:tc>
        <w:tc>
          <w:tcPr>
            <w:tcW w:w="1586" w:type="dxa"/>
            <w:shd w:val="clear" w:color="auto" w:fill="002060"/>
          </w:tcPr>
          <w:p w14:paraId="0F2E93A7" w14:textId="77777777" w:rsidR="00F944AF" w:rsidRDefault="00555546">
            <w:pPr>
              <w:spacing w:after="40"/>
              <w:rPr>
                <w:sz w:val="16"/>
                <w:szCs w:val="16"/>
              </w:rPr>
            </w:pPr>
            <w:r>
              <w:rPr>
                <w:b/>
                <w:bCs/>
                <w:color w:val="FFFFFF"/>
                <w:sz w:val="16"/>
                <w:szCs w:val="16"/>
              </w:rPr>
              <w:t>Approved by / date</w:t>
            </w:r>
          </w:p>
        </w:tc>
      </w:tr>
      <w:tr w:rsidR="00F944AF" w14:paraId="4FD12C39" w14:textId="77777777">
        <w:trPr>
          <w:cantSplit/>
        </w:trPr>
        <w:tc>
          <w:tcPr>
            <w:tcW w:w="850" w:type="dxa"/>
          </w:tcPr>
          <w:p w14:paraId="0D449110" w14:textId="77777777" w:rsidR="00F944AF" w:rsidRDefault="00555546">
            <w:pPr>
              <w:spacing w:after="40"/>
              <w:rPr>
                <w:sz w:val="16"/>
                <w:szCs w:val="16"/>
              </w:rPr>
            </w:pPr>
            <w:r>
              <w:rPr>
                <w:sz w:val="16"/>
                <w:szCs w:val="16"/>
              </w:rPr>
              <w:t>CR-001 (M2)</w:t>
            </w:r>
          </w:p>
        </w:tc>
        <w:tc>
          <w:tcPr>
            <w:tcW w:w="1450" w:type="dxa"/>
          </w:tcPr>
          <w:p w14:paraId="1A7DD846" w14:textId="77777777" w:rsidR="00F944AF" w:rsidRDefault="00555546">
            <w:pPr>
              <w:spacing w:after="40"/>
              <w:rPr>
                <w:sz w:val="16"/>
                <w:szCs w:val="16"/>
              </w:rPr>
            </w:pPr>
            <w:r>
              <w:rPr>
                <w:sz w:val="16"/>
                <w:szCs w:val="16"/>
              </w:rPr>
              <w:t>FR-015, NFR-009, Scope Baseline item 16, Relationships table</w:t>
            </w:r>
          </w:p>
        </w:tc>
        <w:tc>
          <w:tcPr>
            <w:tcW w:w="2900" w:type="dxa"/>
          </w:tcPr>
          <w:p w14:paraId="68DEB784" w14:textId="77777777" w:rsidR="00F944AF" w:rsidRDefault="00555546">
            <w:pPr>
              <w:spacing w:after="40"/>
              <w:rPr>
                <w:sz w:val="16"/>
                <w:szCs w:val="16"/>
              </w:rPr>
            </w:pPr>
            <w:r>
              <w:rPr>
                <w:sz w:val="16"/>
                <w:szCs w:val="16"/>
              </w:rPr>
              <w:t>Replace "admin" with "Management": FR-015 "admin-defined / admin-maintained list" becomes "Management-defined / list maintained by Management users"; NFR-009 "categories admin-configurable" becomes "Management-configurable"; Scope item 16 "Admin-controlled" becomes "Management-controlled".</w:t>
            </w:r>
          </w:p>
        </w:tc>
        <w:tc>
          <w:tcPr>
            <w:tcW w:w="2000" w:type="dxa"/>
          </w:tcPr>
          <w:p w14:paraId="433324BC" w14:textId="77777777" w:rsidR="00F944AF" w:rsidRDefault="00555546">
            <w:pPr>
              <w:spacing w:after="40"/>
              <w:rPr>
                <w:sz w:val="16"/>
                <w:szCs w:val="16"/>
              </w:rPr>
            </w:pPr>
            <w:r>
              <w:rPr>
                <w:sz w:val="16"/>
                <w:szCs w:val="16"/>
              </w:rPr>
              <w:t>The system has no Admin role. Roles are REQUESTER, HANDLER and MANAGER (CR-008), so an "admin" requirement could not be implemented or tested.</w:t>
            </w:r>
          </w:p>
        </w:tc>
        <w:tc>
          <w:tcPr>
            <w:tcW w:w="3200" w:type="dxa"/>
          </w:tcPr>
          <w:p w14:paraId="1C151BB6" w14:textId="77777777" w:rsidR="00F944AF" w:rsidRDefault="00555546">
            <w:pPr>
              <w:spacing w:after="40"/>
              <w:rPr>
                <w:sz w:val="16"/>
                <w:szCs w:val="16"/>
              </w:rPr>
            </w:pPr>
            <w:r>
              <w:rPr>
                <w:sz w:val="16"/>
                <w:szCs w:val="16"/>
              </w:rPr>
              <w:t>Requirements: FR-015, NFR-009 wording. Design/API: API-14 and API-15 are Management only. Security: none (narrows who can change categories). Testing: category tests use a MANAGER token. Schedule/cost: none. Risk: none.</w:t>
            </w:r>
          </w:p>
        </w:tc>
        <w:tc>
          <w:tcPr>
            <w:tcW w:w="1150" w:type="dxa"/>
          </w:tcPr>
          <w:p w14:paraId="70D4DFAB" w14:textId="77777777" w:rsidR="00F944AF" w:rsidRDefault="00555546">
            <w:pPr>
              <w:spacing w:after="40"/>
              <w:rPr>
                <w:sz w:val="16"/>
                <w:szCs w:val="16"/>
              </w:rPr>
            </w:pPr>
            <w:r>
              <w:rPr>
                <w:sz w:val="16"/>
                <w:szCs w:val="16"/>
              </w:rPr>
              <w:t>Eduard Herman, 30/09/2026</w:t>
            </w:r>
          </w:p>
        </w:tc>
        <w:tc>
          <w:tcPr>
            <w:tcW w:w="1000" w:type="dxa"/>
          </w:tcPr>
          <w:p w14:paraId="3195990F" w14:textId="77777777" w:rsidR="00F944AF" w:rsidRDefault="00555546">
            <w:pPr>
              <w:spacing w:after="40"/>
              <w:rPr>
                <w:sz w:val="16"/>
                <w:szCs w:val="16"/>
              </w:rPr>
            </w:pPr>
            <w:r>
              <w:rPr>
                <w:sz w:val="16"/>
                <w:szCs w:val="16"/>
              </w:rPr>
              <w:t>Yes (M1 v1.0)</w:t>
            </w:r>
          </w:p>
        </w:tc>
        <w:tc>
          <w:tcPr>
            <w:tcW w:w="1000" w:type="dxa"/>
          </w:tcPr>
          <w:p w14:paraId="531DAAB1" w14:textId="77777777" w:rsidR="00F944AF" w:rsidRDefault="00555546">
            <w:pPr>
              <w:spacing w:after="40"/>
              <w:rPr>
                <w:sz w:val="16"/>
                <w:szCs w:val="16"/>
              </w:rPr>
            </w:pPr>
            <w:r>
              <w:rPr>
                <w:sz w:val="16"/>
                <w:szCs w:val="16"/>
              </w:rPr>
              <w:t>Accept - applied in PED v1.6</w:t>
            </w:r>
          </w:p>
        </w:tc>
        <w:tc>
          <w:tcPr>
            <w:tcW w:w="1586" w:type="dxa"/>
          </w:tcPr>
          <w:p w14:paraId="342A24C3" w14:textId="77777777" w:rsidR="00F944AF" w:rsidRDefault="00555546">
            <w:pPr>
              <w:spacing w:after="40"/>
              <w:rPr>
                <w:sz w:val="16"/>
                <w:szCs w:val="16"/>
              </w:rPr>
            </w:pPr>
            <w:r>
              <w:rPr>
                <w:sz w:val="16"/>
                <w:szCs w:val="16"/>
              </w:rPr>
              <w:t>Chanri Du Randt, Clarissa Bierman, 30/09/2026</w:t>
            </w:r>
          </w:p>
        </w:tc>
      </w:tr>
      <w:tr w:rsidR="00F944AF" w14:paraId="4F4B0CA8" w14:textId="77777777">
        <w:trPr>
          <w:cantSplit/>
        </w:trPr>
        <w:tc>
          <w:tcPr>
            <w:tcW w:w="850" w:type="dxa"/>
          </w:tcPr>
          <w:p w14:paraId="269A6951" w14:textId="77777777" w:rsidR="00F944AF" w:rsidRDefault="00555546">
            <w:pPr>
              <w:spacing w:after="40"/>
              <w:rPr>
                <w:sz w:val="16"/>
                <w:szCs w:val="16"/>
              </w:rPr>
            </w:pPr>
            <w:r>
              <w:rPr>
                <w:sz w:val="16"/>
                <w:szCs w:val="16"/>
              </w:rPr>
              <w:t>CR-002 (M2)</w:t>
            </w:r>
          </w:p>
        </w:tc>
        <w:tc>
          <w:tcPr>
            <w:tcW w:w="1450" w:type="dxa"/>
          </w:tcPr>
          <w:p w14:paraId="0CC6FD67" w14:textId="77777777" w:rsidR="00F944AF" w:rsidRDefault="00555546">
            <w:pPr>
              <w:spacing w:after="40"/>
              <w:rPr>
                <w:sz w:val="16"/>
                <w:szCs w:val="16"/>
              </w:rPr>
            </w:pPr>
            <w:r>
              <w:rPr>
                <w:sz w:val="16"/>
                <w:szCs w:val="16"/>
              </w:rPr>
              <w:t>FR-005</w:t>
            </w:r>
          </w:p>
        </w:tc>
        <w:tc>
          <w:tcPr>
            <w:tcW w:w="2900" w:type="dxa"/>
          </w:tcPr>
          <w:p w14:paraId="48F41C01" w14:textId="77777777" w:rsidR="00F944AF" w:rsidRDefault="00555546">
            <w:pPr>
              <w:spacing w:after="40"/>
              <w:rPr>
                <w:sz w:val="16"/>
                <w:szCs w:val="16"/>
              </w:rPr>
            </w:pPr>
            <w:r>
              <w:rPr>
                <w:sz w:val="16"/>
                <w:szCs w:val="16"/>
              </w:rPr>
              <w:t>Requirement becomes "Staff view requests in the categories assigned to them by Management." Acceptance adds that other requests cannot be opened through the API.</w:t>
            </w:r>
          </w:p>
        </w:tc>
        <w:tc>
          <w:tcPr>
            <w:tcW w:w="2000" w:type="dxa"/>
          </w:tcPr>
          <w:p w14:paraId="57E3260F" w14:textId="77777777" w:rsidR="00F944AF" w:rsidRDefault="00555546">
            <w:pPr>
              <w:spacing w:after="40"/>
              <w:rPr>
                <w:sz w:val="16"/>
                <w:szCs w:val="16"/>
              </w:rPr>
            </w:pPr>
            <w:r>
              <w:rPr>
                <w:sz w:val="16"/>
                <w:szCs w:val="16"/>
              </w:rPr>
              <w:t>M1 said "assigned category/permission scope" without defining how scope is stored. Clients are identified by numbers and requests hold little personal data outside the request itself, so category-based visibility is enough.</w:t>
            </w:r>
          </w:p>
        </w:tc>
        <w:tc>
          <w:tcPr>
            <w:tcW w:w="3200" w:type="dxa"/>
          </w:tcPr>
          <w:p w14:paraId="4037E32B" w14:textId="77777777" w:rsidR="00F944AF" w:rsidRDefault="00555546">
            <w:pPr>
              <w:spacing w:after="40"/>
              <w:rPr>
                <w:sz w:val="16"/>
                <w:szCs w:val="16"/>
              </w:rPr>
            </w:pPr>
            <w:r>
              <w:rPr>
                <w:sz w:val="16"/>
                <w:szCs w:val="16"/>
              </w:rPr>
              <w:t xml:space="preserve">Requirements: FR-005. Data: new </w:t>
            </w:r>
            <w:proofErr w:type="spellStart"/>
            <w:r>
              <w:rPr>
                <w:sz w:val="16"/>
                <w:szCs w:val="16"/>
              </w:rPr>
              <w:t>EmployeeCategory</w:t>
            </w:r>
            <w:proofErr w:type="spellEnd"/>
            <w:r>
              <w:rPr>
                <w:sz w:val="16"/>
                <w:szCs w:val="16"/>
              </w:rPr>
              <w:t xml:space="preserve"> table (ERD v2). API: API-07 filtered by scope, new API-16. Security: object-level check in the service layer (R-10). Testing: handler outside the category gets 403. Schedule: small (one table, one endpoint). Risk: R-10.</w:t>
            </w:r>
          </w:p>
        </w:tc>
        <w:tc>
          <w:tcPr>
            <w:tcW w:w="1150" w:type="dxa"/>
          </w:tcPr>
          <w:p w14:paraId="3B12BAAB" w14:textId="77777777" w:rsidR="00F944AF" w:rsidRDefault="00555546">
            <w:pPr>
              <w:spacing w:after="40"/>
              <w:rPr>
                <w:sz w:val="16"/>
                <w:szCs w:val="16"/>
              </w:rPr>
            </w:pPr>
            <w:r>
              <w:rPr>
                <w:sz w:val="16"/>
                <w:szCs w:val="16"/>
              </w:rPr>
              <w:t>Eduard Herman, 30/09/2026</w:t>
            </w:r>
          </w:p>
        </w:tc>
        <w:tc>
          <w:tcPr>
            <w:tcW w:w="1000" w:type="dxa"/>
          </w:tcPr>
          <w:p w14:paraId="589007FD" w14:textId="77777777" w:rsidR="00F944AF" w:rsidRDefault="00555546">
            <w:pPr>
              <w:spacing w:after="40"/>
              <w:rPr>
                <w:sz w:val="16"/>
                <w:szCs w:val="16"/>
              </w:rPr>
            </w:pPr>
            <w:r>
              <w:rPr>
                <w:sz w:val="16"/>
                <w:szCs w:val="16"/>
              </w:rPr>
              <w:t>Yes (M1 v1.0)</w:t>
            </w:r>
          </w:p>
        </w:tc>
        <w:tc>
          <w:tcPr>
            <w:tcW w:w="1000" w:type="dxa"/>
          </w:tcPr>
          <w:p w14:paraId="288F54E5" w14:textId="77777777" w:rsidR="00F944AF" w:rsidRDefault="00555546">
            <w:pPr>
              <w:spacing w:after="40"/>
              <w:rPr>
                <w:sz w:val="16"/>
                <w:szCs w:val="16"/>
              </w:rPr>
            </w:pPr>
            <w:r>
              <w:rPr>
                <w:sz w:val="16"/>
                <w:szCs w:val="16"/>
              </w:rPr>
              <w:t>Accept - applied in PED v1.6</w:t>
            </w:r>
          </w:p>
        </w:tc>
        <w:tc>
          <w:tcPr>
            <w:tcW w:w="1586" w:type="dxa"/>
          </w:tcPr>
          <w:p w14:paraId="1DB8A2D2" w14:textId="77777777" w:rsidR="00F944AF" w:rsidRDefault="00555546">
            <w:pPr>
              <w:spacing w:after="40"/>
              <w:rPr>
                <w:sz w:val="16"/>
                <w:szCs w:val="16"/>
              </w:rPr>
            </w:pPr>
            <w:r>
              <w:rPr>
                <w:sz w:val="16"/>
                <w:szCs w:val="16"/>
              </w:rPr>
              <w:t>Chanri Du Randt, Clarissa Bierman, 30/09/2026</w:t>
            </w:r>
          </w:p>
        </w:tc>
      </w:tr>
      <w:tr w:rsidR="00F944AF" w14:paraId="37B5B0CB" w14:textId="77777777">
        <w:trPr>
          <w:cantSplit/>
        </w:trPr>
        <w:tc>
          <w:tcPr>
            <w:tcW w:w="850" w:type="dxa"/>
          </w:tcPr>
          <w:p w14:paraId="0D3175FB" w14:textId="77777777" w:rsidR="00F944AF" w:rsidRDefault="00555546">
            <w:pPr>
              <w:spacing w:after="40"/>
              <w:rPr>
                <w:sz w:val="16"/>
                <w:szCs w:val="16"/>
              </w:rPr>
            </w:pPr>
            <w:r>
              <w:rPr>
                <w:sz w:val="16"/>
                <w:szCs w:val="16"/>
              </w:rPr>
              <w:t>CR-003 (M2)</w:t>
            </w:r>
          </w:p>
        </w:tc>
        <w:tc>
          <w:tcPr>
            <w:tcW w:w="1450" w:type="dxa"/>
          </w:tcPr>
          <w:p w14:paraId="3D87D5B5" w14:textId="77777777" w:rsidR="00F944AF" w:rsidRDefault="00555546">
            <w:pPr>
              <w:spacing w:after="40"/>
              <w:rPr>
                <w:sz w:val="16"/>
                <w:szCs w:val="16"/>
              </w:rPr>
            </w:pPr>
            <w:r>
              <w:rPr>
                <w:sz w:val="16"/>
                <w:szCs w:val="16"/>
              </w:rPr>
              <w:t>New FR-016</w:t>
            </w:r>
          </w:p>
        </w:tc>
        <w:tc>
          <w:tcPr>
            <w:tcW w:w="2900" w:type="dxa"/>
          </w:tcPr>
          <w:p w14:paraId="1F1E4B16" w14:textId="77777777" w:rsidR="00F944AF" w:rsidRDefault="00555546">
            <w:pPr>
              <w:spacing w:after="40"/>
              <w:rPr>
                <w:sz w:val="16"/>
                <w:szCs w:val="16"/>
              </w:rPr>
            </w:pPr>
            <w:r>
              <w:rPr>
                <w:sz w:val="16"/>
                <w:szCs w:val="16"/>
              </w:rPr>
              <w:t>Add FR-016: Management sets the priority of a request (Low, Medium, High); saved, shown in staff lists and audited; other roles cannot change it.</w:t>
            </w:r>
          </w:p>
        </w:tc>
        <w:tc>
          <w:tcPr>
            <w:tcW w:w="2000" w:type="dxa"/>
          </w:tcPr>
          <w:p w14:paraId="683345A9" w14:textId="77777777" w:rsidR="00F944AF" w:rsidRDefault="00555546">
            <w:pPr>
              <w:spacing w:after="40"/>
              <w:rPr>
                <w:sz w:val="16"/>
                <w:szCs w:val="16"/>
              </w:rPr>
            </w:pPr>
            <w:r>
              <w:rPr>
                <w:sz w:val="16"/>
                <w:szCs w:val="16"/>
              </w:rPr>
              <w:t>DEC-003 decided managers assign priority and ERD v2 stores it, but no requirement existed to trace or test it.</w:t>
            </w:r>
          </w:p>
        </w:tc>
        <w:tc>
          <w:tcPr>
            <w:tcW w:w="3200" w:type="dxa"/>
          </w:tcPr>
          <w:p w14:paraId="120446DA" w14:textId="77777777" w:rsidR="00F944AF" w:rsidRDefault="00555546">
            <w:pPr>
              <w:spacing w:after="40"/>
              <w:rPr>
                <w:sz w:val="16"/>
                <w:szCs w:val="16"/>
              </w:rPr>
            </w:pPr>
            <w:r>
              <w:rPr>
                <w:sz w:val="16"/>
                <w:szCs w:val="16"/>
              </w:rPr>
              <w:t xml:space="preserve">Requirements: new FR-016, Stakeholder Derived Requirements. Data: </w:t>
            </w:r>
            <w:proofErr w:type="spellStart"/>
            <w:r>
              <w:rPr>
                <w:sz w:val="16"/>
                <w:szCs w:val="16"/>
              </w:rPr>
              <w:t>Request.Priority</w:t>
            </w:r>
            <w:proofErr w:type="spellEnd"/>
            <w:r>
              <w:rPr>
                <w:sz w:val="16"/>
                <w:szCs w:val="16"/>
              </w:rPr>
              <w:t>. API: API-12 (MANAGER only). Security: role check. Testing: priority change audited; handler token rejected. Scope: small addition, Should priority. Schedule: low. Risk: R-01 (scope growth) - handled through this CR.</w:t>
            </w:r>
          </w:p>
        </w:tc>
        <w:tc>
          <w:tcPr>
            <w:tcW w:w="1150" w:type="dxa"/>
          </w:tcPr>
          <w:p w14:paraId="491EE699" w14:textId="77777777" w:rsidR="00F944AF" w:rsidRDefault="00555546">
            <w:pPr>
              <w:spacing w:after="40"/>
              <w:rPr>
                <w:sz w:val="16"/>
                <w:szCs w:val="16"/>
              </w:rPr>
            </w:pPr>
            <w:r>
              <w:rPr>
                <w:sz w:val="16"/>
                <w:szCs w:val="16"/>
              </w:rPr>
              <w:t>Eduard Herman, 30/09/2026</w:t>
            </w:r>
          </w:p>
        </w:tc>
        <w:tc>
          <w:tcPr>
            <w:tcW w:w="1000" w:type="dxa"/>
          </w:tcPr>
          <w:p w14:paraId="41814769" w14:textId="77777777" w:rsidR="00F944AF" w:rsidRDefault="00555546">
            <w:pPr>
              <w:spacing w:after="40"/>
              <w:rPr>
                <w:sz w:val="16"/>
                <w:szCs w:val="16"/>
              </w:rPr>
            </w:pPr>
            <w:r>
              <w:rPr>
                <w:sz w:val="16"/>
                <w:szCs w:val="16"/>
              </w:rPr>
              <w:t>No (new requirement)</w:t>
            </w:r>
          </w:p>
        </w:tc>
        <w:tc>
          <w:tcPr>
            <w:tcW w:w="1000" w:type="dxa"/>
          </w:tcPr>
          <w:p w14:paraId="179D5A18" w14:textId="77777777" w:rsidR="00380CD2" w:rsidRDefault="00555546">
            <w:pPr>
              <w:spacing w:after="40"/>
              <w:rPr>
                <w:sz w:val="16"/>
                <w:szCs w:val="16"/>
              </w:rPr>
            </w:pPr>
            <w:r>
              <w:rPr>
                <w:sz w:val="16"/>
                <w:szCs w:val="16"/>
              </w:rPr>
              <w:t>Accept - applied in PED v1.5</w:t>
            </w:r>
          </w:p>
        </w:tc>
        <w:tc>
          <w:tcPr>
            <w:tcW w:w="1586" w:type="dxa"/>
          </w:tcPr>
          <w:p w14:paraId="0A96011F" w14:textId="77777777" w:rsidR="00F944AF" w:rsidRDefault="00555546">
            <w:pPr>
              <w:spacing w:after="40"/>
              <w:rPr>
                <w:sz w:val="16"/>
                <w:szCs w:val="16"/>
              </w:rPr>
            </w:pPr>
            <w:r>
              <w:rPr>
                <w:sz w:val="16"/>
                <w:szCs w:val="16"/>
              </w:rPr>
              <w:t>Chanri Du Randt, Clarissa Bierman, 30/09/2026</w:t>
            </w:r>
          </w:p>
        </w:tc>
      </w:tr>
      <w:tr w:rsidR="00F944AF" w14:paraId="19A849F4" w14:textId="77777777">
        <w:trPr>
          <w:cantSplit/>
        </w:trPr>
        <w:tc>
          <w:tcPr>
            <w:tcW w:w="850" w:type="dxa"/>
          </w:tcPr>
          <w:p w14:paraId="504C2DDE" w14:textId="77777777" w:rsidR="00F944AF" w:rsidRDefault="00555546">
            <w:pPr>
              <w:spacing w:after="40"/>
              <w:rPr>
                <w:sz w:val="16"/>
                <w:szCs w:val="16"/>
              </w:rPr>
            </w:pPr>
            <w:r>
              <w:rPr>
                <w:sz w:val="16"/>
                <w:szCs w:val="16"/>
              </w:rPr>
              <w:lastRenderedPageBreak/>
              <w:t>CR-004 (M2)</w:t>
            </w:r>
          </w:p>
        </w:tc>
        <w:tc>
          <w:tcPr>
            <w:tcW w:w="1450" w:type="dxa"/>
          </w:tcPr>
          <w:p w14:paraId="15887A7D" w14:textId="77777777" w:rsidR="00F944AF" w:rsidRDefault="00555546">
            <w:pPr>
              <w:spacing w:after="40"/>
              <w:rPr>
                <w:sz w:val="16"/>
                <w:szCs w:val="16"/>
              </w:rPr>
            </w:pPr>
            <w:r>
              <w:rPr>
                <w:sz w:val="16"/>
                <w:szCs w:val="16"/>
              </w:rPr>
              <w:t>FR-012</w:t>
            </w:r>
          </w:p>
        </w:tc>
        <w:tc>
          <w:tcPr>
            <w:tcW w:w="2900" w:type="dxa"/>
          </w:tcPr>
          <w:p w14:paraId="2FCFC2E9" w14:textId="77777777" w:rsidR="00F944AF" w:rsidRDefault="00555546">
            <w:pPr>
              <w:spacing w:after="40"/>
              <w:rPr>
                <w:sz w:val="16"/>
                <w:szCs w:val="16"/>
              </w:rPr>
            </w:pPr>
            <w:r>
              <w:rPr>
                <w:sz w:val="16"/>
                <w:szCs w:val="16"/>
              </w:rPr>
              <w:t xml:space="preserve">Add to acceptance criteria: a request is overdue when it is not Resolved, Closed or Rejected within 7 calendar days of its </w:t>
            </w:r>
            <w:proofErr w:type="spellStart"/>
            <w:r>
              <w:rPr>
                <w:sz w:val="16"/>
                <w:szCs w:val="16"/>
              </w:rPr>
              <w:t>CreatedAt</w:t>
            </w:r>
            <w:proofErr w:type="spellEnd"/>
            <w:r>
              <w:rPr>
                <w:sz w:val="16"/>
                <w:szCs w:val="16"/>
              </w:rPr>
              <w:t xml:space="preserve"> date.</w:t>
            </w:r>
          </w:p>
        </w:tc>
        <w:tc>
          <w:tcPr>
            <w:tcW w:w="2000" w:type="dxa"/>
          </w:tcPr>
          <w:p w14:paraId="507532A5" w14:textId="77777777" w:rsidR="00F944AF" w:rsidRDefault="00555546">
            <w:pPr>
              <w:spacing w:after="40"/>
              <w:rPr>
                <w:sz w:val="16"/>
                <w:szCs w:val="16"/>
              </w:rPr>
            </w:pPr>
            <w:r>
              <w:rPr>
                <w:sz w:val="16"/>
                <w:szCs w:val="16"/>
              </w:rPr>
              <w:t xml:space="preserve">"Overdue" was never defined, so FR-012 could not be tested. 7 days is a team assumption until </w:t>
            </w:r>
            <w:proofErr w:type="spellStart"/>
            <w:r>
              <w:rPr>
                <w:sz w:val="16"/>
                <w:szCs w:val="16"/>
              </w:rPr>
              <w:t>CivicConnect</w:t>
            </w:r>
            <w:proofErr w:type="spellEnd"/>
            <w:r>
              <w:rPr>
                <w:sz w:val="16"/>
                <w:szCs w:val="16"/>
              </w:rPr>
              <w:t xml:space="preserve"> gives a service level.</w:t>
            </w:r>
          </w:p>
        </w:tc>
        <w:tc>
          <w:tcPr>
            <w:tcW w:w="3200" w:type="dxa"/>
          </w:tcPr>
          <w:p w14:paraId="3B24C127" w14:textId="77777777" w:rsidR="00F944AF" w:rsidRDefault="00555546">
            <w:pPr>
              <w:spacing w:after="40"/>
              <w:rPr>
                <w:sz w:val="16"/>
                <w:szCs w:val="16"/>
              </w:rPr>
            </w:pPr>
            <w:r>
              <w:rPr>
                <w:sz w:val="16"/>
                <w:szCs w:val="16"/>
              </w:rPr>
              <w:t xml:space="preserve">Requirements: FR-012. Data: calculated from Status and </w:t>
            </w:r>
            <w:proofErr w:type="spellStart"/>
            <w:r>
              <w:rPr>
                <w:sz w:val="16"/>
                <w:szCs w:val="16"/>
              </w:rPr>
              <w:t>CreatedAt</w:t>
            </w:r>
            <w:proofErr w:type="spellEnd"/>
            <w:r>
              <w:rPr>
                <w:sz w:val="16"/>
                <w:szCs w:val="16"/>
              </w:rPr>
              <w:t xml:space="preserve"> (no new column). API: API-17 overdue count. Testing: boundary test at 7 days. Schedule/cost: none. Risk: R-09 (assumption not confirmed by a real client).</w:t>
            </w:r>
          </w:p>
        </w:tc>
        <w:tc>
          <w:tcPr>
            <w:tcW w:w="1150" w:type="dxa"/>
          </w:tcPr>
          <w:p w14:paraId="0C12CD83" w14:textId="77777777" w:rsidR="00F944AF" w:rsidRDefault="00555546">
            <w:pPr>
              <w:spacing w:after="40"/>
              <w:rPr>
                <w:sz w:val="16"/>
                <w:szCs w:val="16"/>
              </w:rPr>
            </w:pPr>
            <w:r>
              <w:rPr>
                <w:sz w:val="16"/>
                <w:szCs w:val="16"/>
              </w:rPr>
              <w:t>Eduard Herman, 30/09/2026</w:t>
            </w:r>
          </w:p>
        </w:tc>
        <w:tc>
          <w:tcPr>
            <w:tcW w:w="1000" w:type="dxa"/>
          </w:tcPr>
          <w:p w14:paraId="4862D3FC" w14:textId="77777777" w:rsidR="00F944AF" w:rsidRDefault="00555546">
            <w:pPr>
              <w:spacing w:after="40"/>
              <w:rPr>
                <w:sz w:val="16"/>
                <w:szCs w:val="16"/>
              </w:rPr>
            </w:pPr>
            <w:r>
              <w:rPr>
                <w:sz w:val="16"/>
                <w:szCs w:val="16"/>
              </w:rPr>
              <w:t>Yes (M1 v1.0)</w:t>
            </w:r>
          </w:p>
        </w:tc>
        <w:tc>
          <w:tcPr>
            <w:tcW w:w="1000" w:type="dxa"/>
          </w:tcPr>
          <w:p w14:paraId="126B49A2" w14:textId="77777777" w:rsidR="00F944AF" w:rsidRDefault="00555546">
            <w:pPr>
              <w:spacing w:after="40"/>
              <w:rPr>
                <w:sz w:val="16"/>
                <w:szCs w:val="16"/>
              </w:rPr>
            </w:pPr>
            <w:r>
              <w:rPr>
                <w:sz w:val="16"/>
                <w:szCs w:val="16"/>
              </w:rPr>
              <w:t>Accept - applied in PED v1.6</w:t>
            </w:r>
          </w:p>
        </w:tc>
        <w:tc>
          <w:tcPr>
            <w:tcW w:w="1586" w:type="dxa"/>
          </w:tcPr>
          <w:p w14:paraId="38F49296" w14:textId="77777777" w:rsidR="00F944AF" w:rsidRDefault="00555546">
            <w:pPr>
              <w:spacing w:after="40"/>
              <w:rPr>
                <w:sz w:val="16"/>
                <w:szCs w:val="16"/>
              </w:rPr>
            </w:pPr>
            <w:r>
              <w:rPr>
                <w:sz w:val="16"/>
                <w:szCs w:val="16"/>
              </w:rPr>
              <w:t>Chanri Du Randt, Clarissa Bierman, 30/09/2026</w:t>
            </w:r>
          </w:p>
        </w:tc>
      </w:tr>
      <w:tr w:rsidR="00F944AF" w14:paraId="5328F8E6" w14:textId="77777777">
        <w:trPr>
          <w:cantSplit/>
        </w:trPr>
        <w:tc>
          <w:tcPr>
            <w:tcW w:w="850" w:type="dxa"/>
          </w:tcPr>
          <w:p w14:paraId="6829D7BA" w14:textId="77777777" w:rsidR="00F944AF" w:rsidRDefault="00555546">
            <w:pPr>
              <w:spacing w:after="40"/>
              <w:rPr>
                <w:sz w:val="16"/>
                <w:szCs w:val="16"/>
              </w:rPr>
            </w:pPr>
            <w:r>
              <w:rPr>
                <w:sz w:val="16"/>
                <w:szCs w:val="16"/>
              </w:rPr>
              <w:t>CR-005 (M2)</w:t>
            </w:r>
          </w:p>
        </w:tc>
        <w:tc>
          <w:tcPr>
            <w:tcW w:w="1450" w:type="dxa"/>
          </w:tcPr>
          <w:p w14:paraId="2845DC5A" w14:textId="77777777" w:rsidR="00380CD2" w:rsidRDefault="00555546">
            <w:pPr>
              <w:spacing w:after="40"/>
              <w:rPr>
                <w:sz w:val="16"/>
                <w:szCs w:val="16"/>
              </w:rPr>
            </w:pPr>
            <w:r>
              <w:rPr>
                <w:sz w:val="16"/>
                <w:szCs w:val="16"/>
              </w:rPr>
              <w:t>FR-004, Scope Baseline item 4</w:t>
            </w:r>
          </w:p>
        </w:tc>
        <w:tc>
          <w:tcPr>
            <w:tcW w:w="2900" w:type="dxa"/>
          </w:tcPr>
          <w:p w14:paraId="1B23441C" w14:textId="77777777" w:rsidR="00380CD2" w:rsidRDefault="00555546">
            <w:pPr>
              <w:spacing w:after="40"/>
              <w:rPr>
                <w:sz w:val="16"/>
                <w:szCs w:val="16"/>
              </w:rPr>
            </w:pPr>
            <w:r>
              <w:rPr>
                <w:sz w:val="16"/>
                <w:szCs w:val="16"/>
              </w:rPr>
              <w:t>Status names in FR-004 and Scope Baseline item 4 change from "accepted/rejected/updated/completed" to "Assigned, In Progress, Resolved, Closed or Rejected".</w:t>
            </w:r>
          </w:p>
        </w:tc>
        <w:tc>
          <w:tcPr>
            <w:tcW w:w="2000" w:type="dxa"/>
          </w:tcPr>
          <w:p w14:paraId="32F8B0BA" w14:textId="77777777" w:rsidR="00F944AF" w:rsidRDefault="00555546">
            <w:pPr>
              <w:spacing w:after="40"/>
              <w:rPr>
                <w:sz w:val="16"/>
                <w:szCs w:val="16"/>
              </w:rPr>
            </w:pPr>
            <w:r>
              <w:rPr>
                <w:sz w:val="16"/>
                <w:szCs w:val="16"/>
              </w:rPr>
              <w:t>Aligns FR-004 with the FR-009 state machine and the Status values in the database and API.</w:t>
            </w:r>
          </w:p>
        </w:tc>
        <w:tc>
          <w:tcPr>
            <w:tcW w:w="3200" w:type="dxa"/>
          </w:tcPr>
          <w:p w14:paraId="09A09F26" w14:textId="77777777" w:rsidR="00F944AF" w:rsidRDefault="00555546">
            <w:pPr>
              <w:spacing w:after="40"/>
              <w:rPr>
                <w:sz w:val="16"/>
                <w:szCs w:val="16"/>
              </w:rPr>
            </w:pPr>
            <w:r>
              <w:rPr>
                <w:sz w:val="16"/>
                <w:szCs w:val="16"/>
              </w:rPr>
              <w:t>Requirements: FR-004 wording only. Design/data/API: none (uses existing statuses). Testing: requester sees each status. Schedule/cost: none. Risk: none.</w:t>
            </w:r>
          </w:p>
        </w:tc>
        <w:tc>
          <w:tcPr>
            <w:tcW w:w="1150" w:type="dxa"/>
          </w:tcPr>
          <w:p w14:paraId="72062488" w14:textId="77777777" w:rsidR="00F944AF" w:rsidRDefault="00555546">
            <w:pPr>
              <w:spacing w:after="40"/>
              <w:rPr>
                <w:sz w:val="16"/>
                <w:szCs w:val="16"/>
              </w:rPr>
            </w:pPr>
            <w:r>
              <w:rPr>
                <w:sz w:val="16"/>
                <w:szCs w:val="16"/>
              </w:rPr>
              <w:t>Eduard Herman, 30/09/2026</w:t>
            </w:r>
          </w:p>
        </w:tc>
        <w:tc>
          <w:tcPr>
            <w:tcW w:w="1000" w:type="dxa"/>
          </w:tcPr>
          <w:p w14:paraId="70B46A4B" w14:textId="77777777" w:rsidR="00F944AF" w:rsidRDefault="00555546">
            <w:pPr>
              <w:spacing w:after="40"/>
              <w:rPr>
                <w:sz w:val="16"/>
                <w:szCs w:val="16"/>
              </w:rPr>
            </w:pPr>
            <w:r>
              <w:rPr>
                <w:sz w:val="16"/>
                <w:szCs w:val="16"/>
              </w:rPr>
              <w:t>Yes (M1 v1.0)</w:t>
            </w:r>
          </w:p>
        </w:tc>
        <w:tc>
          <w:tcPr>
            <w:tcW w:w="1000" w:type="dxa"/>
          </w:tcPr>
          <w:p w14:paraId="545EA6DF" w14:textId="77777777" w:rsidR="00F944AF" w:rsidRDefault="00555546">
            <w:pPr>
              <w:spacing w:after="40"/>
              <w:rPr>
                <w:sz w:val="16"/>
                <w:szCs w:val="16"/>
              </w:rPr>
            </w:pPr>
            <w:r>
              <w:rPr>
                <w:sz w:val="16"/>
                <w:szCs w:val="16"/>
              </w:rPr>
              <w:t>Accept - applied in PED v1.6</w:t>
            </w:r>
          </w:p>
        </w:tc>
        <w:tc>
          <w:tcPr>
            <w:tcW w:w="1586" w:type="dxa"/>
          </w:tcPr>
          <w:p w14:paraId="4E349AF1" w14:textId="77777777" w:rsidR="00F944AF" w:rsidRDefault="00555546">
            <w:pPr>
              <w:spacing w:after="40"/>
              <w:rPr>
                <w:sz w:val="16"/>
                <w:szCs w:val="16"/>
              </w:rPr>
            </w:pPr>
            <w:r>
              <w:rPr>
                <w:sz w:val="16"/>
                <w:szCs w:val="16"/>
              </w:rPr>
              <w:t>Chanri Du Randt, Clarissa Bierman, 30/09/2026</w:t>
            </w:r>
          </w:p>
        </w:tc>
      </w:tr>
      <w:tr w:rsidR="00F944AF" w14:paraId="7E205303" w14:textId="77777777">
        <w:trPr>
          <w:cantSplit/>
        </w:trPr>
        <w:tc>
          <w:tcPr>
            <w:tcW w:w="850" w:type="dxa"/>
          </w:tcPr>
          <w:p w14:paraId="65E1783A" w14:textId="77777777" w:rsidR="00F944AF" w:rsidRDefault="00555546">
            <w:pPr>
              <w:spacing w:after="40"/>
              <w:rPr>
                <w:sz w:val="16"/>
                <w:szCs w:val="16"/>
              </w:rPr>
            </w:pPr>
            <w:r>
              <w:rPr>
                <w:sz w:val="16"/>
                <w:szCs w:val="16"/>
              </w:rPr>
              <w:t>CR-006 (M2)</w:t>
            </w:r>
          </w:p>
        </w:tc>
        <w:tc>
          <w:tcPr>
            <w:tcW w:w="1450" w:type="dxa"/>
          </w:tcPr>
          <w:p w14:paraId="15CE3FC2" w14:textId="77777777" w:rsidR="00F944AF" w:rsidRDefault="00555546">
            <w:pPr>
              <w:spacing w:after="40"/>
              <w:rPr>
                <w:sz w:val="16"/>
                <w:szCs w:val="16"/>
              </w:rPr>
            </w:pPr>
            <w:r>
              <w:rPr>
                <w:sz w:val="16"/>
                <w:szCs w:val="16"/>
              </w:rPr>
              <w:t>NFR-002, NFR-005, NFR-006, NFR-009</w:t>
            </w:r>
          </w:p>
        </w:tc>
        <w:tc>
          <w:tcPr>
            <w:tcW w:w="2900" w:type="dxa"/>
          </w:tcPr>
          <w:p w14:paraId="2470C487" w14:textId="77777777" w:rsidR="00380CD2" w:rsidRDefault="00555546">
            <w:pPr>
              <w:spacing w:after="40"/>
              <w:rPr>
                <w:sz w:val="16"/>
                <w:szCs w:val="16"/>
              </w:rPr>
            </w:pPr>
            <w:r>
              <w:rPr>
                <w:sz w:val="16"/>
                <w:szCs w:val="16"/>
              </w:rPr>
              <w:t xml:space="preserve">Add M2 lines: NFR-002 </w:t>
            </w:r>
            <w:proofErr w:type="spellStart"/>
            <w:r>
              <w:rPr>
                <w:sz w:val="16"/>
                <w:szCs w:val="16"/>
              </w:rPr>
              <w:t>BCrypt</w:t>
            </w:r>
            <w:proofErr w:type="spellEnd"/>
            <w:r>
              <w:rPr>
                <w:sz w:val="16"/>
                <w:szCs w:val="16"/>
              </w:rPr>
              <w:t xml:space="preserve"> via Spring Security; NFR-005 health check the day before each demo; NFR-006 also logs submission and assignment; NFR-009 confirmed at the M2 architecture review. Original M1 wording is kept above the new line (NFR-002, NFR-005, NFR-009) or as a "Was:" note (NFR-006).</w:t>
            </w:r>
          </w:p>
        </w:tc>
        <w:tc>
          <w:tcPr>
            <w:tcW w:w="2000" w:type="dxa"/>
          </w:tcPr>
          <w:p w14:paraId="15303AB9" w14:textId="77777777" w:rsidR="00F944AF" w:rsidRDefault="00555546">
            <w:pPr>
              <w:spacing w:after="40"/>
              <w:rPr>
                <w:sz w:val="16"/>
                <w:szCs w:val="16"/>
              </w:rPr>
            </w:pPr>
            <w:r>
              <w:rPr>
                <w:sz w:val="16"/>
                <w:szCs w:val="16"/>
              </w:rPr>
              <w:t>The technology and hosting decisions (DEC-004, ARC-03) and ERD v2 made these criteria concrete and testable.</w:t>
            </w:r>
          </w:p>
        </w:tc>
        <w:tc>
          <w:tcPr>
            <w:tcW w:w="3200" w:type="dxa"/>
          </w:tcPr>
          <w:p w14:paraId="76499037" w14:textId="77777777" w:rsidR="00F944AF" w:rsidRDefault="00555546">
            <w:pPr>
              <w:spacing w:after="40"/>
              <w:rPr>
                <w:sz w:val="16"/>
                <w:szCs w:val="16"/>
              </w:rPr>
            </w:pPr>
            <w:r>
              <w:rPr>
                <w:sz w:val="16"/>
                <w:szCs w:val="16"/>
              </w:rPr>
              <w:t xml:space="preserve">Requirements: four NFRs. Data: </w:t>
            </w:r>
            <w:proofErr w:type="spellStart"/>
            <w:r>
              <w:rPr>
                <w:sz w:val="16"/>
                <w:szCs w:val="16"/>
              </w:rPr>
              <w:t>AuditEntry.ClientId</w:t>
            </w:r>
            <w:proofErr w:type="spellEnd"/>
            <w:r>
              <w:rPr>
                <w:sz w:val="16"/>
                <w:szCs w:val="16"/>
              </w:rPr>
              <w:t xml:space="preserve"> and </w:t>
            </w:r>
            <w:proofErr w:type="spellStart"/>
            <w:r>
              <w:rPr>
                <w:sz w:val="16"/>
                <w:szCs w:val="16"/>
              </w:rPr>
              <w:t>FromStatus</w:t>
            </w:r>
            <w:proofErr w:type="spellEnd"/>
            <w:r>
              <w:rPr>
                <w:sz w:val="16"/>
                <w:szCs w:val="16"/>
              </w:rPr>
              <w:t>/</w:t>
            </w:r>
            <w:proofErr w:type="spellStart"/>
            <w:r>
              <w:rPr>
                <w:sz w:val="16"/>
                <w:szCs w:val="16"/>
              </w:rPr>
              <w:t>ToStatus</w:t>
            </w:r>
            <w:proofErr w:type="spellEnd"/>
            <w:r>
              <w:rPr>
                <w:sz w:val="16"/>
                <w:szCs w:val="16"/>
              </w:rPr>
              <w:t xml:space="preserve"> (NFR-006). Security: </w:t>
            </w:r>
            <w:proofErr w:type="spellStart"/>
            <w:r>
              <w:rPr>
                <w:sz w:val="16"/>
                <w:szCs w:val="16"/>
              </w:rPr>
              <w:t>BCrypt</w:t>
            </w:r>
            <w:proofErr w:type="spellEnd"/>
            <w:r>
              <w:rPr>
                <w:sz w:val="16"/>
                <w:szCs w:val="16"/>
              </w:rPr>
              <w:t xml:space="preserve"> (NFR-002). Testing: code review, health check, audit lifecycle test. Schedule: low. Risk: R-14 (</w:t>
            </w:r>
            <w:proofErr w:type="spellStart"/>
            <w:r>
              <w:rPr>
                <w:sz w:val="16"/>
                <w:szCs w:val="16"/>
              </w:rPr>
              <w:t>Supabase</w:t>
            </w:r>
            <w:proofErr w:type="spellEnd"/>
            <w:r>
              <w:rPr>
                <w:sz w:val="16"/>
                <w:szCs w:val="16"/>
              </w:rPr>
              <w:t xml:space="preserve"> pause).</w:t>
            </w:r>
          </w:p>
        </w:tc>
        <w:tc>
          <w:tcPr>
            <w:tcW w:w="1150" w:type="dxa"/>
          </w:tcPr>
          <w:p w14:paraId="7F2E72FB" w14:textId="77777777" w:rsidR="00F944AF" w:rsidRDefault="00555546">
            <w:pPr>
              <w:spacing w:after="40"/>
              <w:rPr>
                <w:sz w:val="16"/>
                <w:szCs w:val="16"/>
              </w:rPr>
            </w:pPr>
            <w:r>
              <w:rPr>
                <w:sz w:val="16"/>
                <w:szCs w:val="16"/>
              </w:rPr>
              <w:t>Eduard Herman, 30/09/2026</w:t>
            </w:r>
          </w:p>
        </w:tc>
        <w:tc>
          <w:tcPr>
            <w:tcW w:w="1000" w:type="dxa"/>
          </w:tcPr>
          <w:p w14:paraId="33FE01B1" w14:textId="77777777" w:rsidR="00F944AF" w:rsidRDefault="00555546">
            <w:pPr>
              <w:spacing w:after="40"/>
              <w:rPr>
                <w:sz w:val="16"/>
                <w:szCs w:val="16"/>
              </w:rPr>
            </w:pPr>
            <w:r>
              <w:rPr>
                <w:sz w:val="16"/>
                <w:szCs w:val="16"/>
              </w:rPr>
              <w:t>Yes (M1 v1.0)</w:t>
            </w:r>
          </w:p>
        </w:tc>
        <w:tc>
          <w:tcPr>
            <w:tcW w:w="1000" w:type="dxa"/>
          </w:tcPr>
          <w:p w14:paraId="3293BC8B" w14:textId="77777777" w:rsidR="00380CD2" w:rsidRDefault="00555546">
            <w:pPr>
              <w:spacing w:after="40"/>
              <w:rPr>
                <w:sz w:val="16"/>
                <w:szCs w:val="16"/>
              </w:rPr>
            </w:pPr>
            <w:r>
              <w:rPr>
                <w:sz w:val="16"/>
                <w:szCs w:val="16"/>
              </w:rPr>
              <w:t>Accept - applied in PED v1.5 (NFR-009) and v1.6 (NFR-002, NFR-005, NFR-006)</w:t>
            </w:r>
          </w:p>
        </w:tc>
        <w:tc>
          <w:tcPr>
            <w:tcW w:w="1586" w:type="dxa"/>
          </w:tcPr>
          <w:p w14:paraId="68B4E0C8" w14:textId="77777777" w:rsidR="00F944AF" w:rsidRDefault="00555546">
            <w:pPr>
              <w:spacing w:after="40"/>
              <w:rPr>
                <w:sz w:val="16"/>
                <w:szCs w:val="16"/>
              </w:rPr>
            </w:pPr>
            <w:r>
              <w:rPr>
                <w:sz w:val="16"/>
                <w:szCs w:val="16"/>
              </w:rPr>
              <w:t>Chanri Du Randt, Clarissa Bierman, 30/09/2026</w:t>
            </w:r>
          </w:p>
        </w:tc>
      </w:tr>
      <w:tr w:rsidR="00F944AF" w14:paraId="613E5276" w14:textId="77777777">
        <w:trPr>
          <w:cantSplit/>
        </w:trPr>
        <w:tc>
          <w:tcPr>
            <w:tcW w:w="850" w:type="dxa"/>
          </w:tcPr>
          <w:p w14:paraId="391D8BAF" w14:textId="77777777" w:rsidR="00F944AF" w:rsidRDefault="00555546">
            <w:pPr>
              <w:spacing w:after="40"/>
              <w:rPr>
                <w:sz w:val="16"/>
                <w:szCs w:val="16"/>
              </w:rPr>
            </w:pPr>
            <w:r>
              <w:rPr>
                <w:sz w:val="16"/>
                <w:szCs w:val="16"/>
              </w:rPr>
              <w:t>CR-007 (M2)</w:t>
            </w:r>
          </w:p>
        </w:tc>
        <w:tc>
          <w:tcPr>
            <w:tcW w:w="1450" w:type="dxa"/>
          </w:tcPr>
          <w:p w14:paraId="3D847A23" w14:textId="77777777" w:rsidR="00F944AF" w:rsidRDefault="00555546">
            <w:pPr>
              <w:spacing w:after="40"/>
              <w:rPr>
                <w:sz w:val="16"/>
                <w:szCs w:val="16"/>
              </w:rPr>
            </w:pPr>
            <w:r>
              <w:rPr>
                <w:sz w:val="16"/>
                <w:szCs w:val="16"/>
              </w:rPr>
              <w:t>FR-008</w:t>
            </w:r>
          </w:p>
        </w:tc>
        <w:tc>
          <w:tcPr>
            <w:tcW w:w="2900" w:type="dxa"/>
          </w:tcPr>
          <w:p w14:paraId="1E4E6815" w14:textId="77777777" w:rsidR="00F944AF" w:rsidRDefault="00555546">
            <w:pPr>
              <w:spacing w:after="40"/>
              <w:rPr>
                <w:sz w:val="16"/>
                <w:szCs w:val="16"/>
              </w:rPr>
            </w:pPr>
            <w:r>
              <w:rPr>
                <w:sz w:val="16"/>
                <w:szCs w:val="16"/>
              </w:rPr>
              <w:t>Add a second acceptance criterion: when two handlers accept the same unassigned request at the same time, exactly one succeeds and the other receives a conflict message. The original criterion is kept.</w:t>
            </w:r>
          </w:p>
        </w:tc>
        <w:tc>
          <w:tcPr>
            <w:tcW w:w="2000" w:type="dxa"/>
          </w:tcPr>
          <w:p w14:paraId="40FBBF87" w14:textId="77777777" w:rsidR="00F944AF" w:rsidRDefault="00555546">
            <w:pPr>
              <w:spacing w:after="40"/>
              <w:rPr>
                <w:sz w:val="16"/>
                <w:szCs w:val="16"/>
              </w:rPr>
            </w:pPr>
            <w:r>
              <w:rPr>
                <w:sz w:val="16"/>
                <w:szCs w:val="16"/>
              </w:rPr>
              <w:t>A2 Task 2 and ASR-002 showed that concurrent assignment was not covered.</w:t>
            </w:r>
          </w:p>
        </w:tc>
        <w:tc>
          <w:tcPr>
            <w:tcW w:w="3200" w:type="dxa"/>
          </w:tcPr>
          <w:p w14:paraId="14EF65FA" w14:textId="77777777" w:rsidR="00F944AF" w:rsidRDefault="00555546">
            <w:pPr>
              <w:spacing w:after="40"/>
              <w:rPr>
                <w:sz w:val="16"/>
                <w:szCs w:val="16"/>
              </w:rPr>
            </w:pPr>
            <w:r>
              <w:rPr>
                <w:sz w:val="16"/>
                <w:szCs w:val="16"/>
              </w:rPr>
              <w:t xml:space="preserve">Requirements: FR-008. Data: </w:t>
            </w:r>
            <w:proofErr w:type="spellStart"/>
            <w:r>
              <w:rPr>
                <w:sz w:val="16"/>
                <w:szCs w:val="16"/>
              </w:rPr>
              <w:t>Request.Version</w:t>
            </w:r>
            <w:proofErr w:type="spellEnd"/>
            <w:r>
              <w:rPr>
                <w:sz w:val="16"/>
                <w:szCs w:val="16"/>
              </w:rPr>
              <w:t xml:space="preserve"> and partial unique index on </w:t>
            </w:r>
            <w:proofErr w:type="spellStart"/>
            <w:r>
              <w:rPr>
                <w:sz w:val="16"/>
                <w:szCs w:val="16"/>
              </w:rPr>
              <w:t>RequestHandler</w:t>
            </w:r>
            <w:proofErr w:type="spellEnd"/>
            <w:r>
              <w:rPr>
                <w:sz w:val="16"/>
                <w:szCs w:val="16"/>
              </w:rPr>
              <w:t xml:space="preserve">. Design: DEC-006 optimistic locking. API: API-08 returns 409. Testing: </w:t>
            </w:r>
            <w:proofErr w:type="spellStart"/>
            <w:r>
              <w:rPr>
                <w:sz w:val="16"/>
                <w:szCs w:val="16"/>
              </w:rPr>
              <w:t>ConcurrentAssignmentTest</w:t>
            </w:r>
            <w:proofErr w:type="spellEnd"/>
            <w:r>
              <w:rPr>
                <w:sz w:val="16"/>
                <w:szCs w:val="16"/>
              </w:rPr>
              <w:t>. Schedule: low. Risk: R-17.</w:t>
            </w:r>
          </w:p>
        </w:tc>
        <w:tc>
          <w:tcPr>
            <w:tcW w:w="1150" w:type="dxa"/>
          </w:tcPr>
          <w:p w14:paraId="3F27E9AF" w14:textId="77777777" w:rsidR="00F944AF" w:rsidRDefault="00555546">
            <w:pPr>
              <w:spacing w:after="40"/>
              <w:rPr>
                <w:sz w:val="16"/>
                <w:szCs w:val="16"/>
              </w:rPr>
            </w:pPr>
            <w:r>
              <w:rPr>
                <w:sz w:val="16"/>
                <w:szCs w:val="16"/>
              </w:rPr>
              <w:t>Eduard Herman, 30/09/2026</w:t>
            </w:r>
          </w:p>
        </w:tc>
        <w:tc>
          <w:tcPr>
            <w:tcW w:w="1000" w:type="dxa"/>
          </w:tcPr>
          <w:p w14:paraId="793CAB73" w14:textId="77777777" w:rsidR="00F944AF" w:rsidRDefault="00555546">
            <w:pPr>
              <w:spacing w:after="40"/>
              <w:rPr>
                <w:sz w:val="16"/>
                <w:szCs w:val="16"/>
              </w:rPr>
            </w:pPr>
            <w:r>
              <w:rPr>
                <w:sz w:val="16"/>
                <w:szCs w:val="16"/>
              </w:rPr>
              <w:t>Yes (M1 v1.0)</w:t>
            </w:r>
          </w:p>
        </w:tc>
        <w:tc>
          <w:tcPr>
            <w:tcW w:w="1000" w:type="dxa"/>
          </w:tcPr>
          <w:p w14:paraId="278A428E" w14:textId="77777777" w:rsidR="00F944AF" w:rsidRDefault="00555546">
            <w:pPr>
              <w:spacing w:after="40"/>
              <w:rPr>
                <w:sz w:val="16"/>
                <w:szCs w:val="16"/>
              </w:rPr>
            </w:pPr>
            <w:r>
              <w:rPr>
                <w:sz w:val="16"/>
                <w:szCs w:val="16"/>
              </w:rPr>
              <w:t>Accept - applied in PED v1.5</w:t>
            </w:r>
          </w:p>
        </w:tc>
        <w:tc>
          <w:tcPr>
            <w:tcW w:w="1586" w:type="dxa"/>
          </w:tcPr>
          <w:p w14:paraId="7E280B16" w14:textId="77777777" w:rsidR="00F944AF" w:rsidRDefault="00555546">
            <w:pPr>
              <w:spacing w:after="40"/>
              <w:rPr>
                <w:sz w:val="16"/>
                <w:szCs w:val="16"/>
              </w:rPr>
            </w:pPr>
            <w:r>
              <w:rPr>
                <w:sz w:val="16"/>
                <w:szCs w:val="16"/>
              </w:rPr>
              <w:t>Chanri Du Randt, Clarissa Bierman, 30/09/2026</w:t>
            </w:r>
          </w:p>
        </w:tc>
      </w:tr>
      <w:tr w:rsidR="00F944AF" w14:paraId="1EB551F1" w14:textId="77777777">
        <w:trPr>
          <w:cantSplit/>
        </w:trPr>
        <w:tc>
          <w:tcPr>
            <w:tcW w:w="850" w:type="dxa"/>
          </w:tcPr>
          <w:p w14:paraId="2EEE624B" w14:textId="77777777" w:rsidR="00F944AF" w:rsidRDefault="00555546">
            <w:pPr>
              <w:spacing w:after="40"/>
              <w:rPr>
                <w:sz w:val="16"/>
                <w:szCs w:val="16"/>
              </w:rPr>
            </w:pPr>
            <w:r>
              <w:rPr>
                <w:sz w:val="16"/>
                <w:szCs w:val="16"/>
              </w:rPr>
              <w:t>CR-008 (M2)</w:t>
            </w:r>
          </w:p>
        </w:tc>
        <w:tc>
          <w:tcPr>
            <w:tcW w:w="1450" w:type="dxa"/>
          </w:tcPr>
          <w:p w14:paraId="0A3DA088" w14:textId="77777777" w:rsidR="00F944AF" w:rsidRDefault="00555546">
            <w:pPr>
              <w:spacing w:after="40"/>
              <w:rPr>
                <w:sz w:val="16"/>
                <w:szCs w:val="16"/>
              </w:rPr>
            </w:pPr>
            <w:r>
              <w:rPr>
                <w:sz w:val="16"/>
                <w:szCs w:val="16"/>
              </w:rPr>
              <w:t>Stakeholder roles</w:t>
            </w:r>
          </w:p>
        </w:tc>
        <w:tc>
          <w:tcPr>
            <w:tcW w:w="2900" w:type="dxa"/>
          </w:tcPr>
          <w:p w14:paraId="7944273E" w14:textId="77777777" w:rsidR="00F944AF" w:rsidRDefault="00555546">
            <w:pPr>
              <w:spacing w:after="40"/>
              <w:rPr>
                <w:sz w:val="16"/>
                <w:szCs w:val="16"/>
              </w:rPr>
            </w:pPr>
            <w:r>
              <w:rPr>
                <w:sz w:val="16"/>
                <w:szCs w:val="16"/>
              </w:rPr>
              <w:t>System roles named REQUESTER (Client), HANDLER (Service Handler) and MANAGER (</w:t>
            </w:r>
            <w:proofErr w:type="spellStart"/>
            <w:r>
              <w:rPr>
                <w:sz w:val="16"/>
                <w:szCs w:val="16"/>
              </w:rPr>
              <w:t>CivicConnect</w:t>
            </w:r>
            <w:proofErr w:type="spellEnd"/>
            <w:r>
              <w:rPr>
                <w:sz w:val="16"/>
                <w:szCs w:val="16"/>
              </w:rPr>
              <w:t xml:space="preserve"> Management). Requirement wording unchanged.</w:t>
            </w:r>
          </w:p>
        </w:tc>
        <w:tc>
          <w:tcPr>
            <w:tcW w:w="2000" w:type="dxa"/>
          </w:tcPr>
          <w:p w14:paraId="46A26B50" w14:textId="77777777" w:rsidR="00F944AF" w:rsidRDefault="00555546">
            <w:pPr>
              <w:spacing w:after="40"/>
              <w:rPr>
                <w:sz w:val="16"/>
                <w:szCs w:val="16"/>
              </w:rPr>
            </w:pPr>
            <w:r>
              <w:rPr>
                <w:sz w:val="16"/>
                <w:szCs w:val="16"/>
              </w:rPr>
              <w:t>Clarification so the requirements, ERD v2 and Spring Security roles use the same names. Prototype V1 still uses STAFF and MANAGEMENT.</w:t>
            </w:r>
          </w:p>
        </w:tc>
        <w:tc>
          <w:tcPr>
            <w:tcW w:w="3200" w:type="dxa"/>
          </w:tcPr>
          <w:p w14:paraId="5FFBA438" w14:textId="77777777" w:rsidR="00F944AF" w:rsidRDefault="00555546">
            <w:pPr>
              <w:spacing w:after="40"/>
              <w:rPr>
                <w:sz w:val="16"/>
                <w:szCs w:val="16"/>
              </w:rPr>
            </w:pPr>
            <w:r>
              <w:rPr>
                <w:sz w:val="16"/>
                <w:szCs w:val="16"/>
              </w:rPr>
              <w:t xml:space="preserve">Requirements: none. Data: </w:t>
            </w:r>
            <w:proofErr w:type="spellStart"/>
            <w:r>
              <w:rPr>
                <w:sz w:val="16"/>
                <w:szCs w:val="16"/>
              </w:rPr>
              <w:t>Employee.Role</w:t>
            </w:r>
            <w:proofErr w:type="spellEnd"/>
            <w:r>
              <w:rPr>
                <w:sz w:val="16"/>
                <w:szCs w:val="16"/>
              </w:rPr>
              <w:t xml:space="preserve"> values (V2 migration). Security: role names in JWT claims (DEC-010). Testing: role tests. Schedule/cost: none. Risk: none.</w:t>
            </w:r>
          </w:p>
        </w:tc>
        <w:tc>
          <w:tcPr>
            <w:tcW w:w="1150" w:type="dxa"/>
          </w:tcPr>
          <w:p w14:paraId="53D7CF1C" w14:textId="77777777" w:rsidR="00F944AF" w:rsidRDefault="00555546">
            <w:pPr>
              <w:spacing w:after="40"/>
              <w:rPr>
                <w:sz w:val="16"/>
                <w:szCs w:val="16"/>
              </w:rPr>
            </w:pPr>
            <w:r>
              <w:rPr>
                <w:sz w:val="16"/>
                <w:szCs w:val="16"/>
              </w:rPr>
              <w:t>Chanri Du Randt, 30/09/2026</w:t>
            </w:r>
          </w:p>
        </w:tc>
        <w:tc>
          <w:tcPr>
            <w:tcW w:w="1000" w:type="dxa"/>
          </w:tcPr>
          <w:p w14:paraId="19314C0D" w14:textId="77777777" w:rsidR="00F944AF" w:rsidRDefault="00555546">
            <w:pPr>
              <w:spacing w:after="40"/>
              <w:rPr>
                <w:sz w:val="16"/>
                <w:szCs w:val="16"/>
              </w:rPr>
            </w:pPr>
            <w:r>
              <w:rPr>
                <w:sz w:val="16"/>
                <w:szCs w:val="16"/>
              </w:rPr>
              <w:t>Yes (M1 v1.0)</w:t>
            </w:r>
          </w:p>
        </w:tc>
        <w:tc>
          <w:tcPr>
            <w:tcW w:w="1000" w:type="dxa"/>
          </w:tcPr>
          <w:p w14:paraId="133F5143" w14:textId="77777777" w:rsidR="00F944AF" w:rsidRDefault="00555546">
            <w:pPr>
              <w:spacing w:after="40"/>
              <w:rPr>
                <w:sz w:val="16"/>
                <w:szCs w:val="16"/>
              </w:rPr>
            </w:pPr>
            <w:r>
              <w:rPr>
                <w:sz w:val="16"/>
                <w:szCs w:val="16"/>
              </w:rPr>
              <w:t>Accept - applied in PED v1.5</w:t>
            </w:r>
          </w:p>
        </w:tc>
        <w:tc>
          <w:tcPr>
            <w:tcW w:w="1586" w:type="dxa"/>
          </w:tcPr>
          <w:p w14:paraId="7F1D3633" w14:textId="77777777" w:rsidR="00F944AF" w:rsidRDefault="00555546">
            <w:pPr>
              <w:spacing w:after="40"/>
              <w:rPr>
                <w:sz w:val="16"/>
                <w:szCs w:val="16"/>
              </w:rPr>
            </w:pPr>
            <w:r>
              <w:rPr>
                <w:sz w:val="16"/>
                <w:szCs w:val="16"/>
              </w:rPr>
              <w:t>Clarissa Bierman, Eduard Herman, 30/09/2026</w:t>
            </w:r>
          </w:p>
        </w:tc>
      </w:tr>
      <w:tr w:rsidR="00F944AF" w14:paraId="2CCA57CF" w14:textId="77777777">
        <w:trPr>
          <w:cantSplit/>
        </w:trPr>
        <w:tc>
          <w:tcPr>
            <w:tcW w:w="850" w:type="dxa"/>
          </w:tcPr>
          <w:p w14:paraId="2D155781" w14:textId="77777777" w:rsidR="00F944AF" w:rsidRDefault="00555546">
            <w:pPr>
              <w:spacing w:after="40"/>
              <w:rPr>
                <w:sz w:val="16"/>
                <w:szCs w:val="16"/>
              </w:rPr>
            </w:pPr>
            <w:r>
              <w:rPr>
                <w:sz w:val="16"/>
                <w:szCs w:val="16"/>
              </w:rPr>
              <w:t>CR-009 (M2)</w:t>
            </w:r>
          </w:p>
        </w:tc>
        <w:tc>
          <w:tcPr>
            <w:tcW w:w="1450" w:type="dxa"/>
          </w:tcPr>
          <w:p w14:paraId="26CAB83F" w14:textId="77777777" w:rsidR="00F944AF" w:rsidRDefault="00555546">
            <w:pPr>
              <w:spacing w:after="40"/>
              <w:rPr>
                <w:sz w:val="16"/>
                <w:szCs w:val="16"/>
              </w:rPr>
            </w:pPr>
            <w:r>
              <w:rPr>
                <w:sz w:val="16"/>
                <w:szCs w:val="16"/>
              </w:rPr>
              <w:t>New section: Assumptions and Dependencies</w:t>
            </w:r>
          </w:p>
        </w:tc>
        <w:tc>
          <w:tcPr>
            <w:tcW w:w="2900" w:type="dxa"/>
          </w:tcPr>
          <w:p w14:paraId="4A0B0E32" w14:textId="77777777" w:rsidR="00F944AF" w:rsidRDefault="00555546">
            <w:pPr>
              <w:spacing w:after="40"/>
              <w:rPr>
                <w:sz w:val="16"/>
                <w:szCs w:val="16"/>
              </w:rPr>
            </w:pPr>
            <w:r>
              <w:rPr>
                <w:sz w:val="16"/>
                <w:szCs w:val="16"/>
              </w:rPr>
              <w:t>Added A-01 to A-05 and D-01 to D-02.</w:t>
            </w:r>
          </w:p>
        </w:tc>
        <w:tc>
          <w:tcPr>
            <w:tcW w:w="2000" w:type="dxa"/>
          </w:tcPr>
          <w:p w14:paraId="252C6EAE" w14:textId="77777777" w:rsidR="00F944AF" w:rsidRDefault="00555546">
            <w:pPr>
              <w:spacing w:after="40"/>
              <w:rPr>
                <w:sz w:val="16"/>
                <w:szCs w:val="16"/>
              </w:rPr>
            </w:pPr>
            <w:r>
              <w:rPr>
                <w:sz w:val="16"/>
                <w:szCs w:val="16"/>
              </w:rPr>
              <w:t>M2 decisions depend on assumptions that were not written down in M1.</w:t>
            </w:r>
          </w:p>
        </w:tc>
        <w:tc>
          <w:tcPr>
            <w:tcW w:w="3200" w:type="dxa"/>
          </w:tcPr>
          <w:p w14:paraId="349ECCDF" w14:textId="77777777" w:rsidR="00F944AF" w:rsidRDefault="00555546">
            <w:pPr>
              <w:spacing w:after="40"/>
              <w:rPr>
                <w:sz w:val="16"/>
                <w:szCs w:val="16"/>
              </w:rPr>
            </w:pPr>
            <w:r>
              <w:rPr>
                <w:sz w:val="16"/>
                <w:szCs w:val="16"/>
              </w:rPr>
              <w:t>Requirements: none. Design: links to ARC-03, DEC-004, DEC-008. Risk: R-09, R-14, R-15, R-19, R-20.</w:t>
            </w:r>
          </w:p>
        </w:tc>
        <w:tc>
          <w:tcPr>
            <w:tcW w:w="1150" w:type="dxa"/>
          </w:tcPr>
          <w:p w14:paraId="4B2661AD" w14:textId="77777777" w:rsidR="00F944AF" w:rsidRDefault="00555546">
            <w:pPr>
              <w:spacing w:after="40"/>
              <w:rPr>
                <w:sz w:val="16"/>
                <w:szCs w:val="16"/>
              </w:rPr>
            </w:pPr>
            <w:r>
              <w:rPr>
                <w:sz w:val="16"/>
                <w:szCs w:val="16"/>
              </w:rPr>
              <w:t>Chanri Du Randt, 30/09/2026</w:t>
            </w:r>
          </w:p>
        </w:tc>
        <w:tc>
          <w:tcPr>
            <w:tcW w:w="1000" w:type="dxa"/>
          </w:tcPr>
          <w:p w14:paraId="1A7DFB72" w14:textId="77777777" w:rsidR="00F944AF" w:rsidRDefault="00555546">
            <w:pPr>
              <w:spacing w:after="40"/>
              <w:rPr>
                <w:sz w:val="16"/>
                <w:szCs w:val="16"/>
              </w:rPr>
            </w:pPr>
            <w:r>
              <w:rPr>
                <w:sz w:val="16"/>
                <w:szCs w:val="16"/>
              </w:rPr>
              <w:t>No (new section)</w:t>
            </w:r>
          </w:p>
        </w:tc>
        <w:tc>
          <w:tcPr>
            <w:tcW w:w="1000" w:type="dxa"/>
          </w:tcPr>
          <w:p w14:paraId="6E2416D5" w14:textId="77777777" w:rsidR="00F944AF" w:rsidRDefault="00555546">
            <w:pPr>
              <w:spacing w:after="40"/>
              <w:rPr>
                <w:sz w:val="16"/>
                <w:szCs w:val="16"/>
              </w:rPr>
            </w:pPr>
            <w:r>
              <w:rPr>
                <w:sz w:val="16"/>
                <w:szCs w:val="16"/>
              </w:rPr>
              <w:t>Accept - applied in PED v1.5</w:t>
            </w:r>
          </w:p>
        </w:tc>
        <w:tc>
          <w:tcPr>
            <w:tcW w:w="1586" w:type="dxa"/>
          </w:tcPr>
          <w:p w14:paraId="798CE216" w14:textId="77777777" w:rsidR="00F944AF" w:rsidRDefault="00555546">
            <w:pPr>
              <w:spacing w:after="40"/>
              <w:rPr>
                <w:sz w:val="16"/>
                <w:szCs w:val="16"/>
              </w:rPr>
            </w:pPr>
            <w:r>
              <w:rPr>
                <w:sz w:val="16"/>
                <w:szCs w:val="16"/>
              </w:rPr>
              <w:t>Clarissa Bierman, Eduard Herman, 30/09/2026</w:t>
            </w:r>
          </w:p>
        </w:tc>
      </w:tr>
      <w:tr w:rsidR="00F944AF" w14:paraId="7EC676CB" w14:textId="77777777">
        <w:trPr>
          <w:cantSplit/>
        </w:trPr>
        <w:tc>
          <w:tcPr>
            <w:tcW w:w="850" w:type="dxa"/>
          </w:tcPr>
          <w:p w14:paraId="699776BD" w14:textId="77777777" w:rsidR="00F944AF" w:rsidRDefault="00555546">
            <w:pPr>
              <w:spacing w:after="40"/>
              <w:rPr>
                <w:sz w:val="16"/>
                <w:szCs w:val="16"/>
              </w:rPr>
            </w:pPr>
            <w:r>
              <w:rPr>
                <w:sz w:val="16"/>
                <w:szCs w:val="16"/>
              </w:rPr>
              <w:t>CR-010 (M2)</w:t>
            </w:r>
          </w:p>
        </w:tc>
        <w:tc>
          <w:tcPr>
            <w:tcW w:w="1450" w:type="dxa"/>
          </w:tcPr>
          <w:p w14:paraId="72B328FE" w14:textId="77777777" w:rsidR="00F944AF" w:rsidRDefault="00555546">
            <w:pPr>
              <w:spacing w:after="40"/>
              <w:rPr>
                <w:sz w:val="16"/>
                <w:szCs w:val="16"/>
              </w:rPr>
            </w:pPr>
            <w:r>
              <w:rPr>
                <w:sz w:val="16"/>
                <w:szCs w:val="16"/>
              </w:rPr>
              <w:t>Initial RTM, Initial Risk Register, Forward Engineering Considerations</w:t>
            </w:r>
          </w:p>
        </w:tc>
        <w:tc>
          <w:tcPr>
            <w:tcW w:w="2900" w:type="dxa"/>
          </w:tcPr>
          <w:p w14:paraId="5E388D89" w14:textId="77777777" w:rsidR="00F944AF" w:rsidRDefault="00555546">
            <w:pPr>
              <w:spacing w:after="40"/>
              <w:rPr>
                <w:sz w:val="16"/>
                <w:szCs w:val="16"/>
              </w:rPr>
            </w:pPr>
            <w:r>
              <w:rPr>
                <w:sz w:val="16"/>
                <w:szCs w:val="16"/>
              </w:rPr>
              <w:t>RTM renamed and extended with M2 columns (split into Table 1 and Table 2). Risk Register renamed and extended with R-10 to R-23. M2 update lines added to Forward Engineering Considerations. Original content kept.</w:t>
            </w:r>
          </w:p>
        </w:tc>
        <w:tc>
          <w:tcPr>
            <w:tcW w:w="2000" w:type="dxa"/>
          </w:tcPr>
          <w:p w14:paraId="3A9AA4F3" w14:textId="77777777" w:rsidR="00F944AF" w:rsidRDefault="00555546">
            <w:pPr>
              <w:spacing w:after="40"/>
              <w:rPr>
                <w:sz w:val="16"/>
                <w:szCs w:val="16"/>
              </w:rPr>
            </w:pPr>
            <w:r>
              <w:rPr>
                <w:sz w:val="16"/>
                <w:szCs w:val="16"/>
              </w:rPr>
              <w:t>The M2 brief requires these artefacts to evolve.</w:t>
            </w:r>
          </w:p>
        </w:tc>
        <w:tc>
          <w:tcPr>
            <w:tcW w:w="3200" w:type="dxa"/>
          </w:tcPr>
          <w:p w14:paraId="59B6D27F" w14:textId="77777777" w:rsidR="00F944AF" w:rsidRDefault="00555546">
            <w:pPr>
              <w:spacing w:after="40"/>
              <w:rPr>
                <w:sz w:val="16"/>
                <w:szCs w:val="16"/>
              </w:rPr>
            </w:pPr>
            <w:r>
              <w:rPr>
                <w:sz w:val="16"/>
                <w:szCs w:val="16"/>
              </w:rPr>
              <w:t>Traceability only - no requirement, design or scope change.</w:t>
            </w:r>
          </w:p>
        </w:tc>
        <w:tc>
          <w:tcPr>
            <w:tcW w:w="1150" w:type="dxa"/>
          </w:tcPr>
          <w:p w14:paraId="55B63245" w14:textId="77777777" w:rsidR="00F944AF" w:rsidRDefault="00555546">
            <w:pPr>
              <w:spacing w:after="40"/>
              <w:rPr>
                <w:sz w:val="16"/>
                <w:szCs w:val="16"/>
              </w:rPr>
            </w:pPr>
            <w:r>
              <w:rPr>
                <w:sz w:val="16"/>
                <w:szCs w:val="16"/>
              </w:rPr>
              <w:t>Clarissa Bierman, 30/09/2026</w:t>
            </w:r>
          </w:p>
        </w:tc>
        <w:tc>
          <w:tcPr>
            <w:tcW w:w="1000" w:type="dxa"/>
          </w:tcPr>
          <w:p w14:paraId="49B35CA1" w14:textId="77777777" w:rsidR="00F944AF" w:rsidRDefault="00555546">
            <w:pPr>
              <w:spacing w:after="40"/>
              <w:rPr>
                <w:sz w:val="16"/>
                <w:szCs w:val="16"/>
              </w:rPr>
            </w:pPr>
            <w:r>
              <w:rPr>
                <w:sz w:val="16"/>
                <w:szCs w:val="16"/>
              </w:rPr>
              <w:t>Yes (M1 v1.0)</w:t>
            </w:r>
          </w:p>
        </w:tc>
        <w:tc>
          <w:tcPr>
            <w:tcW w:w="1000" w:type="dxa"/>
          </w:tcPr>
          <w:p w14:paraId="00F564FC" w14:textId="77777777" w:rsidR="00F944AF" w:rsidRDefault="00555546">
            <w:pPr>
              <w:spacing w:after="40"/>
              <w:rPr>
                <w:sz w:val="16"/>
                <w:szCs w:val="16"/>
              </w:rPr>
            </w:pPr>
            <w:r>
              <w:rPr>
                <w:sz w:val="16"/>
                <w:szCs w:val="16"/>
              </w:rPr>
              <w:t>Accept - applied in PED v1.5 to v1.6</w:t>
            </w:r>
          </w:p>
        </w:tc>
        <w:tc>
          <w:tcPr>
            <w:tcW w:w="1586" w:type="dxa"/>
          </w:tcPr>
          <w:p w14:paraId="612FB883" w14:textId="77777777" w:rsidR="00F944AF" w:rsidRDefault="00555546">
            <w:pPr>
              <w:spacing w:after="40"/>
              <w:rPr>
                <w:sz w:val="16"/>
                <w:szCs w:val="16"/>
              </w:rPr>
            </w:pPr>
            <w:r>
              <w:rPr>
                <w:sz w:val="16"/>
                <w:szCs w:val="16"/>
              </w:rPr>
              <w:t>Chanri Du Randt, Eduard Herman, 30/09/2026</w:t>
            </w:r>
          </w:p>
        </w:tc>
      </w:tr>
      <w:tr w:rsidR="00F944AF" w14:paraId="0775DC7C" w14:textId="77777777">
        <w:trPr>
          <w:cantSplit/>
        </w:trPr>
        <w:tc>
          <w:tcPr>
            <w:tcW w:w="850" w:type="dxa"/>
          </w:tcPr>
          <w:p w14:paraId="1EC8430F" w14:textId="77777777" w:rsidR="00380CD2" w:rsidRDefault="00555546">
            <w:pPr>
              <w:spacing w:after="40"/>
              <w:rPr>
                <w:sz w:val="16"/>
                <w:szCs w:val="16"/>
              </w:rPr>
            </w:pPr>
            <w:r>
              <w:rPr>
                <w:sz w:val="16"/>
                <w:szCs w:val="16"/>
              </w:rPr>
              <w:lastRenderedPageBreak/>
              <w:t>CR-011 (M2)</w:t>
            </w:r>
          </w:p>
        </w:tc>
        <w:tc>
          <w:tcPr>
            <w:tcW w:w="1450" w:type="dxa"/>
          </w:tcPr>
          <w:p w14:paraId="03C14CED" w14:textId="77777777" w:rsidR="00380CD2" w:rsidRDefault="00555546">
            <w:pPr>
              <w:spacing w:after="40"/>
              <w:rPr>
                <w:sz w:val="16"/>
                <w:szCs w:val="16"/>
              </w:rPr>
            </w:pPr>
            <w:r>
              <w:rPr>
                <w:sz w:val="16"/>
                <w:szCs w:val="16"/>
              </w:rPr>
              <w:t>Constraints table (Time, Cost / Resources)</w:t>
            </w:r>
          </w:p>
        </w:tc>
        <w:tc>
          <w:tcPr>
            <w:tcW w:w="2900" w:type="dxa"/>
          </w:tcPr>
          <w:p w14:paraId="29B0D599" w14:textId="77777777" w:rsidR="00380CD2" w:rsidRDefault="00555546">
            <w:pPr>
              <w:spacing w:after="40"/>
              <w:rPr>
                <w:sz w:val="16"/>
                <w:szCs w:val="16"/>
              </w:rPr>
            </w:pPr>
            <w:r>
              <w:rPr>
                <w:sz w:val="16"/>
                <w:szCs w:val="16"/>
              </w:rPr>
              <w:t>Added constraint rows after the M1 baseline: Time (M2 due date and presentation, final project dates, other SEN381 deliverables) and Cost / Resources (no budget for premium tools, commercial notification services, paid hosting tiers).</w:t>
            </w:r>
          </w:p>
        </w:tc>
        <w:tc>
          <w:tcPr>
            <w:tcW w:w="2000" w:type="dxa"/>
          </w:tcPr>
          <w:p w14:paraId="7FFF1C94" w14:textId="77777777" w:rsidR="00380CD2" w:rsidRDefault="00555546">
            <w:pPr>
              <w:spacing w:after="40"/>
              <w:rPr>
                <w:sz w:val="16"/>
                <w:szCs w:val="16"/>
              </w:rPr>
            </w:pPr>
            <w:r>
              <w:rPr>
                <w:sz w:val="16"/>
                <w:szCs w:val="16"/>
              </w:rPr>
              <w:t>The M1 constraints did not show the real milestone dates or the cost limits that later drove the technology and hosting choices (DEC-004, ARC-03). Recorded here because the change was made to baselined content in v1.1 without a change request at the time.</w:t>
            </w:r>
          </w:p>
        </w:tc>
        <w:tc>
          <w:tcPr>
            <w:tcW w:w="3200" w:type="dxa"/>
          </w:tcPr>
          <w:p w14:paraId="78F85D56" w14:textId="77777777" w:rsidR="00380CD2" w:rsidRDefault="00555546">
            <w:pPr>
              <w:spacing w:after="40"/>
              <w:rPr>
                <w:sz w:val="16"/>
                <w:szCs w:val="16"/>
              </w:rPr>
            </w:pPr>
            <w:r>
              <w:rPr>
                <w:sz w:val="16"/>
                <w:szCs w:val="16"/>
              </w:rPr>
              <w:t>Requirements: none. Design: supports ARC-03, DEC-004 and the Out of Scope notification exclusion. Scope: none. Schedule: confirms the short M2 and final timelines. Cost: confirms free tiers only. Risk: R-08.</w:t>
            </w:r>
          </w:p>
        </w:tc>
        <w:tc>
          <w:tcPr>
            <w:tcW w:w="1150" w:type="dxa"/>
          </w:tcPr>
          <w:p w14:paraId="6B21AAF2" w14:textId="77777777" w:rsidR="00380CD2" w:rsidRDefault="00555546">
            <w:pPr>
              <w:spacing w:after="40"/>
              <w:rPr>
                <w:sz w:val="16"/>
                <w:szCs w:val="16"/>
              </w:rPr>
            </w:pPr>
            <w:r>
              <w:rPr>
                <w:sz w:val="16"/>
                <w:szCs w:val="16"/>
              </w:rPr>
              <w:t>Eduard Herman, 28/09/2026</w:t>
            </w:r>
          </w:p>
        </w:tc>
        <w:tc>
          <w:tcPr>
            <w:tcW w:w="1000" w:type="dxa"/>
          </w:tcPr>
          <w:p w14:paraId="05A7E5C0" w14:textId="77777777" w:rsidR="00380CD2" w:rsidRDefault="00555546">
            <w:pPr>
              <w:spacing w:after="40"/>
              <w:rPr>
                <w:sz w:val="16"/>
                <w:szCs w:val="16"/>
              </w:rPr>
            </w:pPr>
            <w:r>
              <w:rPr>
                <w:sz w:val="16"/>
                <w:szCs w:val="16"/>
              </w:rPr>
              <w:t>Yes (M1 v1.0)</w:t>
            </w:r>
          </w:p>
        </w:tc>
        <w:tc>
          <w:tcPr>
            <w:tcW w:w="1000" w:type="dxa"/>
          </w:tcPr>
          <w:p w14:paraId="1525B684" w14:textId="77777777" w:rsidR="00380CD2" w:rsidRDefault="00555546">
            <w:pPr>
              <w:spacing w:after="40"/>
              <w:rPr>
                <w:sz w:val="16"/>
                <w:szCs w:val="16"/>
              </w:rPr>
            </w:pPr>
            <w:r>
              <w:rPr>
                <w:sz w:val="16"/>
                <w:szCs w:val="16"/>
              </w:rPr>
              <w:t>Accept - applied in PED v1.1 (recorded retrospectively in v1.7)</w:t>
            </w:r>
          </w:p>
        </w:tc>
        <w:tc>
          <w:tcPr>
            <w:tcW w:w="1586" w:type="dxa"/>
          </w:tcPr>
          <w:p w14:paraId="62D7AF88" w14:textId="77777777" w:rsidR="00380CD2" w:rsidRDefault="00555546">
            <w:pPr>
              <w:spacing w:after="40"/>
              <w:rPr>
                <w:sz w:val="16"/>
                <w:szCs w:val="16"/>
              </w:rPr>
            </w:pPr>
            <w:r>
              <w:rPr>
                <w:sz w:val="16"/>
                <w:szCs w:val="16"/>
              </w:rPr>
              <w:t>Chanri Du Randt, 29/09/2026</w:t>
            </w:r>
          </w:p>
        </w:tc>
      </w:tr>
      <w:tr w:rsidR="00F944AF" w14:paraId="553EBED8" w14:textId="77777777">
        <w:trPr>
          <w:cantSplit/>
        </w:trPr>
        <w:tc>
          <w:tcPr>
            <w:tcW w:w="850" w:type="dxa"/>
          </w:tcPr>
          <w:p w14:paraId="4F983FFC" w14:textId="77777777" w:rsidR="00380CD2" w:rsidRDefault="00555546">
            <w:pPr>
              <w:spacing w:after="40"/>
              <w:rPr>
                <w:sz w:val="16"/>
                <w:szCs w:val="16"/>
              </w:rPr>
            </w:pPr>
            <w:r>
              <w:rPr>
                <w:sz w:val="16"/>
                <w:szCs w:val="16"/>
              </w:rPr>
              <w:t>CR-012 (M2)</w:t>
            </w:r>
          </w:p>
        </w:tc>
        <w:tc>
          <w:tcPr>
            <w:tcW w:w="1450" w:type="dxa"/>
          </w:tcPr>
          <w:p w14:paraId="1EDB9691" w14:textId="77777777" w:rsidR="00380CD2" w:rsidRDefault="00555546">
            <w:pPr>
              <w:spacing w:after="40"/>
              <w:rPr>
                <w:sz w:val="16"/>
                <w:szCs w:val="16"/>
              </w:rPr>
            </w:pPr>
            <w:r>
              <w:rPr>
                <w:sz w:val="16"/>
                <w:szCs w:val="16"/>
              </w:rPr>
              <w:t>Constraints table (Time)</w:t>
            </w:r>
          </w:p>
        </w:tc>
        <w:tc>
          <w:tcPr>
            <w:tcW w:w="2900" w:type="dxa"/>
          </w:tcPr>
          <w:p w14:paraId="692C015B" w14:textId="77777777" w:rsidR="00380CD2" w:rsidRDefault="00555546">
            <w:pPr>
              <w:spacing w:after="40"/>
              <w:rPr>
                <w:sz w:val="16"/>
                <w:szCs w:val="16"/>
              </w:rPr>
            </w:pPr>
            <w:r>
              <w:rPr>
                <w:sz w:val="16"/>
                <w:szCs w:val="16"/>
              </w:rPr>
              <w:t xml:space="preserve">Correct the milestone dates: M1 due 9 September (presented 10 September), M2 due 30 September (presented 1 October), M3 due 14 October (presented 15 October), final presentation 18 October, </w:t>
            </w:r>
            <w:proofErr w:type="spellStart"/>
            <w:r>
              <w:rPr>
                <w:sz w:val="16"/>
                <w:szCs w:val="16"/>
              </w:rPr>
              <w:t>defence</w:t>
            </w:r>
            <w:proofErr w:type="spellEnd"/>
            <w:r>
              <w:rPr>
                <w:sz w:val="16"/>
                <w:szCs w:val="16"/>
              </w:rPr>
              <w:t xml:space="preserve"> 19 to 23 October 2026.</w:t>
            </w:r>
          </w:p>
        </w:tc>
        <w:tc>
          <w:tcPr>
            <w:tcW w:w="2000" w:type="dxa"/>
          </w:tcPr>
          <w:p w14:paraId="583CE13D" w14:textId="77777777" w:rsidR="00380CD2" w:rsidRDefault="00555546">
            <w:pPr>
              <w:spacing w:after="40"/>
              <w:rPr>
                <w:sz w:val="16"/>
                <w:szCs w:val="16"/>
              </w:rPr>
            </w:pPr>
            <w:r>
              <w:rPr>
                <w:sz w:val="16"/>
                <w:szCs w:val="16"/>
              </w:rPr>
              <w:t>The v1.1 wording said M2 left "only 2 days after Milestone 1 submission" and placed the final presentation before the due date. Both were wrong.</w:t>
            </w:r>
          </w:p>
        </w:tc>
        <w:tc>
          <w:tcPr>
            <w:tcW w:w="3200" w:type="dxa"/>
          </w:tcPr>
          <w:p w14:paraId="3299D18E" w14:textId="77777777" w:rsidR="00380CD2" w:rsidRDefault="00555546">
            <w:pPr>
              <w:spacing w:after="40"/>
              <w:rPr>
                <w:sz w:val="16"/>
                <w:szCs w:val="16"/>
              </w:rPr>
            </w:pPr>
            <w:r>
              <w:rPr>
                <w:sz w:val="16"/>
                <w:szCs w:val="16"/>
              </w:rPr>
              <w:t>Requirements, design, data/API, security: none. Schedule: confirms two weeks from M2 to M3 and under three weeks to the final presentation, which supports the Time constraint and R-08. Risk: none new.</w:t>
            </w:r>
          </w:p>
        </w:tc>
        <w:tc>
          <w:tcPr>
            <w:tcW w:w="1150" w:type="dxa"/>
          </w:tcPr>
          <w:p w14:paraId="5208F9BE" w14:textId="77777777" w:rsidR="00380CD2" w:rsidRDefault="00555546">
            <w:pPr>
              <w:spacing w:after="40"/>
              <w:rPr>
                <w:sz w:val="16"/>
                <w:szCs w:val="16"/>
              </w:rPr>
            </w:pPr>
            <w:r>
              <w:rPr>
                <w:sz w:val="16"/>
                <w:szCs w:val="16"/>
              </w:rPr>
              <w:t>Chanri Du Randt, 30/09/2026</w:t>
            </w:r>
          </w:p>
        </w:tc>
        <w:tc>
          <w:tcPr>
            <w:tcW w:w="1000" w:type="dxa"/>
          </w:tcPr>
          <w:p w14:paraId="3D61E0F7" w14:textId="77777777" w:rsidR="00380CD2" w:rsidRDefault="00555546">
            <w:pPr>
              <w:spacing w:after="40"/>
              <w:rPr>
                <w:sz w:val="16"/>
                <w:szCs w:val="16"/>
              </w:rPr>
            </w:pPr>
            <w:r>
              <w:rPr>
                <w:sz w:val="16"/>
                <w:szCs w:val="16"/>
              </w:rPr>
              <w:t>Yes (M1 v1.0, via v1.1)</w:t>
            </w:r>
          </w:p>
        </w:tc>
        <w:tc>
          <w:tcPr>
            <w:tcW w:w="1000" w:type="dxa"/>
          </w:tcPr>
          <w:p w14:paraId="6F002FA1" w14:textId="77777777" w:rsidR="00380CD2" w:rsidRDefault="00555546">
            <w:pPr>
              <w:spacing w:after="40"/>
              <w:rPr>
                <w:sz w:val="16"/>
                <w:szCs w:val="16"/>
              </w:rPr>
            </w:pPr>
            <w:r>
              <w:rPr>
                <w:sz w:val="16"/>
                <w:szCs w:val="16"/>
              </w:rPr>
              <w:t>Accept - applied in PED v1.7</w:t>
            </w:r>
          </w:p>
        </w:tc>
        <w:tc>
          <w:tcPr>
            <w:tcW w:w="1586" w:type="dxa"/>
          </w:tcPr>
          <w:p w14:paraId="753033C3" w14:textId="77777777" w:rsidR="00380CD2" w:rsidRDefault="00555546">
            <w:pPr>
              <w:spacing w:after="40"/>
              <w:rPr>
                <w:sz w:val="16"/>
                <w:szCs w:val="16"/>
              </w:rPr>
            </w:pPr>
            <w:r>
              <w:rPr>
                <w:sz w:val="16"/>
                <w:szCs w:val="16"/>
              </w:rPr>
              <w:t>Clarissa Bierman, Eduard Herman, 30/09/2026</w:t>
            </w:r>
          </w:p>
        </w:tc>
      </w:tr>
      <w:tr w:rsidR="006B0D39" w:rsidRPr="006B0D39" w14:paraId="50CCF9DF" w14:textId="77777777">
        <w:trPr>
          <w:cantSplit/>
        </w:trPr>
        <w:tc>
          <w:tcPr>
            <w:tcW w:w="850" w:type="dxa"/>
          </w:tcPr>
          <w:p w14:paraId="632C39CF" w14:textId="77777777" w:rsidR="006B0D39" w:rsidRPr="006B0D39" w:rsidRDefault="006B0D39" w:rsidP="006B0D39">
            <w:pPr>
              <w:spacing w:after="40"/>
            </w:pPr>
            <w:r w:rsidRPr="006B0D39">
              <w:rPr>
                <w:sz w:val="16"/>
                <w:szCs w:val="16"/>
              </w:rPr>
              <w:t>CR-013</w:t>
            </w:r>
            <w:r>
              <w:rPr>
                <w:sz w:val="16"/>
                <w:szCs w:val="16"/>
              </w:rPr>
              <w:t xml:space="preserve"> (M3)</w:t>
            </w:r>
          </w:p>
        </w:tc>
        <w:tc>
          <w:tcPr>
            <w:tcW w:w="1450" w:type="dxa"/>
          </w:tcPr>
          <w:p w14:paraId="32B2B622" w14:textId="77777777" w:rsidR="006B0D39" w:rsidRPr="006B0D39" w:rsidRDefault="006B0D39" w:rsidP="006B0D39">
            <w:pPr>
              <w:spacing w:after="40"/>
            </w:pPr>
            <w:r w:rsidRPr="006B0D39">
              <w:rPr>
                <w:sz w:val="16"/>
                <w:szCs w:val="16"/>
              </w:rPr>
              <w:t>Technology decision matrix; A-03; DEC-004; R-20</w:t>
            </w:r>
          </w:p>
        </w:tc>
        <w:tc>
          <w:tcPr>
            <w:tcW w:w="2900" w:type="dxa"/>
          </w:tcPr>
          <w:p w14:paraId="0D01FA77" w14:textId="77777777" w:rsidR="006B0D39" w:rsidRPr="006B0D39" w:rsidRDefault="006B0D39" w:rsidP="006B0D39">
            <w:pPr>
              <w:spacing w:after="40"/>
            </w:pPr>
            <w:r w:rsidRPr="006B0D39">
              <w:rPr>
                <w:sz w:val="16"/>
                <w:szCs w:val="16"/>
              </w:rPr>
              <w:t>Correct the Angular + Spring Boot team capability score from 1 to 2 (the team has used Java, not Spring Boot or Angular). Add two criteria taken from the ASRs, transaction management and database schema management (10% each), scored for all four options, and scale the original weights to 80%. Move the transaction wording out of the requirement fit row so it is not counted twice. Add learning value to the DEC-004 rationale.</w:t>
            </w:r>
          </w:p>
        </w:tc>
        <w:tc>
          <w:tcPr>
            <w:tcW w:w="2000" w:type="dxa"/>
          </w:tcPr>
          <w:p w14:paraId="1FF25EFB" w14:textId="77777777" w:rsidR="006B0D39" w:rsidRPr="006B0D39" w:rsidRDefault="006B0D39" w:rsidP="006B0D39">
            <w:pPr>
              <w:spacing w:after="40"/>
            </w:pPr>
            <w:r w:rsidRPr="006B0D39">
              <w:rPr>
                <w:sz w:val="16"/>
                <w:szCs w:val="16"/>
              </w:rPr>
              <w:t>A-03 understated the team's experience: Java was one of the team's university modules; Spring Boot and Angular were not covered. The original criteria did not measure two needs the ASRs depend on: keeping the status change and audit write in one transaction (ASR-002, ASR-003) and versioned SQL migrations for roles, triggers and functions (DEC-008). The ranking does not change: React + ASP.NET Core still scores highest (4.20 against 4.12).</w:t>
            </w:r>
          </w:p>
        </w:tc>
        <w:tc>
          <w:tcPr>
            <w:tcW w:w="3200" w:type="dxa"/>
          </w:tcPr>
          <w:p w14:paraId="30327C0E" w14:textId="77777777" w:rsidR="006B0D39" w:rsidRPr="006B0D39" w:rsidRDefault="006B0D39" w:rsidP="006B0D39">
            <w:pPr>
              <w:spacing w:after="40"/>
            </w:pPr>
            <w:r w:rsidRPr="006B0D39">
              <w:rPr>
                <w:sz w:val="16"/>
                <w:szCs w:val="16"/>
              </w:rPr>
              <w:t>Requirements: none. Design: DEC-004 rationale and trade-offs reworded; the decision itself is unchanged. Data/API, security, testing: none. Scope, schedule and cost: none. Risk: R-20 wording narrowed to Spring Boot and Angular.</w:t>
            </w:r>
          </w:p>
        </w:tc>
        <w:tc>
          <w:tcPr>
            <w:tcW w:w="1150" w:type="dxa"/>
          </w:tcPr>
          <w:p w14:paraId="1BCDF9C2" w14:textId="77777777" w:rsidR="006B0D39" w:rsidRPr="006B0D39" w:rsidRDefault="006B0D39" w:rsidP="006B0D39">
            <w:pPr>
              <w:spacing w:after="40"/>
              <w:rPr>
                <w:sz w:val="16"/>
                <w:szCs w:val="16"/>
              </w:rPr>
            </w:pPr>
            <w:r w:rsidRPr="006B0D39">
              <w:rPr>
                <w:sz w:val="16"/>
                <w:szCs w:val="16"/>
              </w:rPr>
              <w:t>Chanri Du Randt</w:t>
            </w:r>
          </w:p>
          <w:p w14:paraId="47F344B1" w14:textId="77777777" w:rsidR="006B0D39" w:rsidRPr="006B0D39" w:rsidRDefault="006B0D39" w:rsidP="006B0D39">
            <w:pPr>
              <w:spacing w:after="40"/>
            </w:pPr>
            <w:r w:rsidRPr="006B0D39">
              <w:rPr>
                <w:sz w:val="16"/>
                <w:szCs w:val="16"/>
              </w:rPr>
              <w:t>15/10/2026</w:t>
            </w:r>
          </w:p>
        </w:tc>
        <w:tc>
          <w:tcPr>
            <w:tcW w:w="1000" w:type="dxa"/>
          </w:tcPr>
          <w:p w14:paraId="5A9F2380" w14:textId="77777777" w:rsidR="006B0D39" w:rsidRPr="006B0D39" w:rsidRDefault="006B0D39" w:rsidP="006B0D39">
            <w:pPr>
              <w:spacing w:after="40"/>
            </w:pPr>
            <w:r w:rsidRPr="006B0D39">
              <w:rPr>
                <w:sz w:val="16"/>
                <w:szCs w:val="16"/>
              </w:rPr>
              <w:t>Yes (M2 v1.7)</w:t>
            </w:r>
          </w:p>
        </w:tc>
        <w:tc>
          <w:tcPr>
            <w:tcW w:w="1000" w:type="dxa"/>
          </w:tcPr>
          <w:p w14:paraId="2621C03D" w14:textId="77777777" w:rsidR="006B0D39" w:rsidRPr="006B0D39" w:rsidRDefault="006B0D39" w:rsidP="006B0D39">
            <w:pPr>
              <w:spacing w:after="40"/>
            </w:pPr>
            <w:r w:rsidRPr="006B0D39">
              <w:rPr>
                <w:sz w:val="16"/>
                <w:szCs w:val="16"/>
              </w:rPr>
              <w:t>Accept - applied in PED v3.0</w:t>
            </w:r>
          </w:p>
        </w:tc>
        <w:tc>
          <w:tcPr>
            <w:tcW w:w="1586" w:type="dxa"/>
          </w:tcPr>
          <w:p w14:paraId="77D8BCB9" w14:textId="77777777" w:rsidR="006B0D39" w:rsidRPr="006B0D39" w:rsidRDefault="006B0D39" w:rsidP="006B0D39">
            <w:pPr>
              <w:spacing w:after="40"/>
            </w:pPr>
            <w:r w:rsidRPr="006B0D39">
              <w:rPr>
                <w:sz w:val="16"/>
                <w:szCs w:val="16"/>
              </w:rPr>
              <w:t>Clarissa Bierman, Eduard Herman, 16/10/2026</w:t>
            </w:r>
          </w:p>
        </w:tc>
      </w:tr>
      <w:tr w:rsidR="00C7365F" w14:paraId="712D6F81" w14:textId="77777777">
        <w:trPr>
          <w:cantSplit/>
        </w:trPr>
        <w:tc>
          <w:tcPr>
            <w:tcW w:w="850" w:type="dxa"/>
          </w:tcPr>
          <w:p w14:paraId="629AB2CE" w14:textId="77777777" w:rsidR="00C7365F" w:rsidRDefault="00C7365F" w:rsidP="00C7365F">
            <w:pPr>
              <w:spacing w:after="40"/>
              <w:rPr>
                <w:sz w:val="16"/>
                <w:szCs w:val="16"/>
              </w:rPr>
            </w:pPr>
            <w:r>
              <w:rPr>
                <w:sz w:val="16"/>
                <w:szCs w:val="16"/>
              </w:rPr>
              <w:lastRenderedPageBreak/>
              <w:t>CR-014 (M4)</w:t>
            </w:r>
          </w:p>
        </w:tc>
        <w:tc>
          <w:tcPr>
            <w:tcW w:w="1450" w:type="dxa"/>
          </w:tcPr>
          <w:p w14:paraId="63CA7E06" w14:textId="77777777" w:rsidR="00C7365F" w:rsidRDefault="00C7365F" w:rsidP="00C7365F">
            <w:pPr>
              <w:spacing w:after="40"/>
              <w:rPr>
                <w:sz w:val="16"/>
                <w:szCs w:val="16"/>
              </w:rPr>
            </w:pPr>
            <w:r>
              <w:rPr>
                <w:sz w:val="16"/>
                <w:szCs w:val="16"/>
              </w:rPr>
              <w:t>NFR-004 (RTM Table 1 and Table 3; M4 Tables B and E)</w:t>
            </w:r>
          </w:p>
        </w:tc>
        <w:tc>
          <w:tcPr>
            <w:tcW w:w="2900" w:type="dxa"/>
          </w:tcPr>
          <w:p w14:paraId="6A518950" w14:textId="77777777" w:rsidR="00C7365F" w:rsidRDefault="00C7365F" w:rsidP="00C7365F">
            <w:pPr>
              <w:spacing w:after="40"/>
              <w:rPr>
                <w:sz w:val="16"/>
                <w:szCs w:val="16"/>
              </w:rPr>
            </w:pPr>
            <w:r>
              <w:rPr>
                <w:sz w:val="16"/>
                <w:szCs w:val="16"/>
              </w:rPr>
              <w:t>Record the NFR-004 informal usability test (MT-33) as deferred: it is not run until the staging site can be prepared so testers can start unaided.</w:t>
            </w:r>
          </w:p>
        </w:tc>
        <w:tc>
          <w:tcPr>
            <w:tcW w:w="2000" w:type="dxa"/>
          </w:tcPr>
          <w:p w14:paraId="550DB9CC" w14:textId="77777777" w:rsidR="00C7365F" w:rsidRDefault="00C7365F" w:rsidP="00C7365F">
            <w:pPr>
              <w:spacing w:after="40"/>
              <w:rPr>
                <w:sz w:val="16"/>
                <w:szCs w:val="16"/>
              </w:rPr>
            </w:pPr>
            <w:r>
              <w:rPr>
                <w:sz w:val="16"/>
                <w:szCs w:val="16"/>
              </w:rPr>
              <w:t>The free Render instance sleeps and takes about 90 seconds to wake (P-07), so a tester cannot start without a developer waking the site first, which would break the "unaided within 5 minutes" criterion.</w:t>
            </w:r>
          </w:p>
        </w:tc>
        <w:tc>
          <w:tcPr>
            <w:tcW w:w="3200" w:type="dxa"/>
          </w:tcPr>
          <w:p w14:paraId="0A9DAAFE" w14:textId="77777777" w:rsidR="00C7365F" w:rsidRDefault="00C7365F" w:rsidP="00C7365F">
            <w:pPr>
              <w:spacing w:after="40"/>
              <w:rPr>
                <w:sz w:val="16"/>
                <w:szCs w:val="16"/>
              </w:rPr>
            </w:pPr>
            <w:r>
              <w:rPr>
                <w:sz w:val="16"/>
                <w:szCs w:val="16"/>
              </w:rPr>
              <w:t>Requirements: NFR-004 wording unchanged; status Deferred. Scope: NFR-004 (Should) is not verified, so the M4 Scope Completion counts it as Not met (0.0) unless MT-33 is run before submission. Testing: MT-33 stays Not run. Design/data/API, security, cost: none. Risk: R-09, R-15.</w:t>
            </w:r>
          </w:p>
        </w:tc>
        <w:tc>
          <w:tcPr>
            <w:tcW w:w="1150" w:type="dxa"/>
          </w:tcPr>
          <w:p w14:paraId="5DB58A9E" w14:textId="77777777" w:rsidR="00C7365F" w:rsidRDefault="00C7365F" w:rsidP="00C7365F">
            <w:pPr>
              <w:spacing w:after="40"/>
              <w:rPr>
                <w:sz w:val="16"/>
                <w:szCs w:val="16"/>
              </w:rPr>
            </w:pPr>
            <w:r>
              <w:rPr>
                <w:sz w:val="16"/>
                <w:szCs w:val="16"/>
              </w:rPr>
              <w:t>Chanri Du Randt, 18/10/2026</w:t>
            </w:r>
          </w:p>
        </w:tc>
        <w:tc>
          <w:tcPr>
            <w:tcW w:w="1000" w:type="dxa"/>
          </w:tcPr>
          <w:p w14:paraId="1893C005" w14:textId="77777777" w:rsidR="00C7365F" w:rsidRDefault="00C7365F" w:rsidP="00C7365F">
            <w:pPr>
              <w:spacing w:after="40"/>
              <w:rPr>
                <w:sz w:val="16"/>
                <w:szCs w:val="16"/>
              </w:rPr>
            </w:pPr>
            <w:r>
              <w:rPr>
                <w:sz w:val="16"/>
                <w:szCs w:val="16"/>
              </w:rPr>
              <w:t>Yes (M1 v1.0 NFR-004; verification planned for M3)</w:t>
            </w:r>
          </w:p>
        </w:tc>
        <w:tc>
          <w:tcPr>
            <w:tcW w:w="1000" w:type="dxa"/>
          </w:tcPr>
          <w:p w14:paraId="773A3384" w14:textId="4FF3A070" w:rsidR="00C7365F" w:rsidRDefault="00C7365F" w:rsidP="00C7365F">
            <w:pPr>
              <w:spacing w:after="40"/>
              <w:rPr>
                <w:sz w:val="16"/>
                <w:szCs w:val="16"/>
              </w:rPr>
            </w:pPr>
            <w:r>
              <w:rPr>
                <w:sz w:val="16"/>
                <w:szCs w:val="16"/>
              </w:rPr>
              <w:t xml:space="preserve">Accept - applied in PED v4.0 </w:t>
            </w:r>
          </w:p>
        </w:tc>
        <w:tc>
          <w:tcPr>
            <w:tcW w:w="1586" w:type="dxa"/>
          </w:tcPr>
          <w:p w14:paraId="0ED73589" w14:textId="4C2C385F" w:rsidR="00C7365F" w:rsidRDefault="00C7365F" w:rsidP="00C7365F">
            <w:pPr>
              <w:spacing w:after="40"/>
              <w:rPr>
                <w:sz w:val="16"/>
                <w:szCs w:val="16"/>
              </w:rPr>
            </w:pPr>
            <w:r w:rsidRPr="006B0D39">
              <w:rPr>
                <w:sz w:val="16"/>
                <w:szCs w:val="16"/>
              </w:rPr>
              <w:t>Clarissa Bierman, Eduard Herman, 1</w:t>
            </w:r>
            <w:r>
              <w:rPr>
                <w:sz w:val="16"/>
                <w:szCs w:val="16"/>
              </w:rPr>
              <w:t>8</w:t>
            </w:r>
            <w:r w:rsidRPr="006B0D39">
              <w:rPr>
                <w:sz w:val="16"/>
                <w:szCs w:val="16"/>
              </w:rPr>
              <w:t>/10/2026</w:t>
            </w:r>
            <w:r>
              <w:rPr>
                <w:sz w:val="16"/>
                <w:szCs w:val="16"/>
              </w:rPr>
              <w:t xml:space="preserve"> (PR #38)</w:t>
            </w:r>
          </w:p>
        </w:tc>
      </w:tr>
      <w:tr w:rsidR="00E47DDD" w14:paraId="0EF00E74" w14:textId="77777777">
        <w:trPr>
          <w:cantSplit/>
        </w:trPr>
        <w:tc>
          <w:tcPr>
            <w:tcW w:w="850" w:type="dxa"/>
          </w:tcPr>
          <w:p w14:paraId="771BA48A" w14:textId="77777777" w:rsidR="00E47DDD" w:rsidRDefault="00E47DDD" w:rsidP="00E47DDD">
            <w:pPr>
              <w:spacing w:after="40"/>
              <w:rPr>
                <w:sz w:val="16"/>
                <w:szCs w:val="16"/>
              </w:rPr>
            </w:pPr>
            <w:r>
              <w:rPr>
                <w:sz w:val="16"/>
                <w:szCs w:val="16"/>
              </w:rPr>
              <w:t>CR-015 (M4)</w:t>
            </w:r>
          </w:p>
        </w:tc>
        <w:tc>
          <w:tcPr>
            <w:tcW w:w="1450" w:type="dxa"/>
          </w:tcPr>
          <w:p w14:paraId="7A844BEC" w14:textId="77777777" w:rsidR="00E47DDD" w:rsidRDefault="00E47DDD" w:rsidP="00E47DDD">
            <w:pPr>
              <w:spacing w:after="40"/>
              <w:rPr>
                <w:sz w:val="16"/>
                <w:szCs w:val="16"/>
              </w:rPr>
            </w:pPr>
            <w:r>
              <w:rPr>
                <w:sz w:val="16"/>
                <w:szCs w:val="16"/>
              </w:rPr>
              <w:t>Residual risks: AI-assisted code (R-27)</w:t>
            </w:r>
          </w:p>
        </w:tc>
        <w:tc>
          <w:tcPr>
            <w:tcW w:w="2900" w:type="dxa"/>
          </w:tcPr>
          <w:p w14:paraId="40619E70" w14:textId="77777777" w:rsidR="00E47DDD" w:rsidRDefault="00E47DDD" w:rsidP="00E47DDD">
            <w:pPr>
              <w:spacing w:after="40"/>
              <w:rPr>
                <w:sz w:val="16"/>
                <w:szCs w:val="16"/>
              </w:rPr>
            </w:pPr>
            <w:r>
              <w:rPr>
                <w:sz w:val="16"/>
                <w:szCs w:val="16"/>
              </w:rPr>
              <w:t>Add a team meeting the day before the presentation to coordinate the presentation, next to the code walkthrough.</w:t>
            </w:r>
          </w:p>
        </w:tc>
        <w:tc>
          <w:tcPr>
            <w:tcW w:w="2000" w:type="dxa"/>
          </w:tcPr>
          <w:p w14:paraId="7C07F258" w14:textId="77777777" w:rsidR="00E47DDD" w:rsidRDefault="00E47DDD" w:rsidP="00E47DDD">
            <w:pPr>
              <w:spacing w:after="40"/>
              <w:rPr>
                <w:sz w:val="16"/>
                <w:szCs w:val="16"/>
              </w:rPr>
            </w:pPr>
            <w:r>
              <w:rPr>
                <w:sz w:val="16"/>
                <w:szCs w:val="16"/>
              </w:rPr>
              <w:t xml:space="preserve">Every member must be able to defend all of the work (R-27); a coordination meeting lowers the chance of gaps or contradictions at the </w:t>
            </w:r>
            <w:proofErr w:type="spellStart"/>
            <w:r>
              <w:rPr>
                <w:sz w:val="16"/>
                <w:szCs w:val="16"/>
              </w:rPr>
              <w:t>defence</w:t>
            </w:r>
            <w:proofErr w:type="spellEnd"/>
            <w:r>
              <w:rPr>
                <w:sz w:val="16"/>
                <w:szCs w:val="16"/>
              </w:rPr>
              <w:t>.</w:t>
            </w:r>
          </w:p>
        </w:tc>
        <w:tc>
          <w:tcPr>
            <w:tcW w:w="3200" w:type="dxa"/>
          </w:tcPr>
          <w:p w14:paraId="57E91AFF" w14:textId="77777777" w:rsidR="00E47DDD" w:rsidRDefault="00E47DDD" w:rsidP="00E47DDD">
            <w:pPr>
              <w:spacing w:after="40"/>
              <w:rPr>
                <w:sz w:val="16"/>
                <w:szCs w:val="16"/>
              </w:rPr>
            </w:pPr>
            <w:r>
              <w:rPr>
                <w:sz w:val="16"/>
                <w:szCs w:val="16"/>
              </w:rPr>
              <w:t>Requirements, design, data/API, security, testing: none. Schedule: one meeting before the presentation. Risk: lowers R-27.</w:t>
            </w:r>
          </w:p>
        </w:tc>
        <w:tc>
          <w:tcPr>
            <w:tcW w:w="1150" w:type="dxa"/>
          </w:tcPr>
          <w:p w14:paraId="24BD7A63" w14:textId="77777777" w:rsidR="00E47DDD" w:rsidRDefault="00E47DDD" w:rsidP="00E47DDD">
            <w:pPr>
              <w:spacing w:after="40"/>
              <w:rPr>
                <w:sz w:val="16"/>
                <w:szCs w:val="16"/>
              </w:rPr>
            </w:pPr>
            <w:r>
              <w:rPr>
                <w:sz w:val="16"/>
                <w:szCs w:val="16"/>
              </w:rPr>
              <w:t>Chanri Du Randt, 18/10/2026</w:t>
            </w:r>
          </w:p>
        </w:tc>
        <w:tc>
          <w:tcPr>
            <w:tcW w:w="1000" w:type="dxa"/>
          </w:tcPr>
          <w:p w14:paraId="140CE1F6" w14:textId="77777777" w:rsidR="00E47DDD" w:rsidRDefault="00E47DDD" w:rsidP="00E47DDD">
            <w:pPr>
              <w:spacing w:after="40"/>
              <w:rPr>
                <w:sz w:val="16"/>
                <w:szCs w:val="16"/>
              </w:rPr>
            </w:pPr>
            <w:r>
              <w:rPr>
                <w:sz w:val="16"/>
                <w:szCs w:val="16"/>
              </w:rPr>
              <w:t>No (M3 residual-risk table)</w:t>
            </w:r>
          </w:p>
        </w:tc>
        <w:tc>
          <w:tcPr>
            <w:tcW w:w="1000" w:type="dxa"/>
          </w:tcPr>
          <w:p w14:paraId="4D456479" w14:textId="684A1DA7" w:rsidR="00E47DDD" w:rsidRDefault="00E47DDD" w:rsidP="00E47DDD">
            <w:pPr>
              <w:spacing w:after="40"/>
              <w:rPr>
                <w:sz w:val="16"/>
                <w:szCs w:val="16"/>
              </w:rPr>
            </w:pPr>
            <w:r>
              <w:rPr>
                <w:sz w:val="16"/>
                <w:szCs w:val="16"/>
              </w:rPr>
              <w:t xml:space="preserve">Accept - applied in PED v4.0 </w:t>
            </w:r>
          </w:p>
        </w:tc>
        <w:tc>
          <w:tcPr>
            <w:tcW w:w="1586" w:type="dxa"/>
          </w:tcPr>
          <w:p w14:paraId="7A2C4215" w14:textId="7451A16C" w:rsidR="00E47DDD" w:rsidRDefault="00E47DDD" w:rsidP="00E47DDD">
            <w:pPr>
              <w:spacing w:after="40"/>
              <w:rPr>
                <w:sz w:val="16"/>
                <w:szCs w:val="16"/>
              </w:rPr>
            </w:pPr>
            <w:r w:rsidRPr="006B0D39">
              <w:rPr>
                <w:sz w:val="16"/>
                <w:szCs w:val="16"/>
              </w:rPr>
              <w:t>Clarissa Bierman, Eduard Herman, 1</w:t>
            </w:r>
            <w:r w:rsidR="00862261">
              <w:rPr>
                <w:sz w:val="16"/>
                <w:szCs w:val="16"/>
              </w:rPr>
              <w:t>8</w:t>
            </w:r>
            <w:r w:rsidRPr="006B0D39">
              <w:rPr>
                <w:sz w:val="16"/>
                <w:szCs w:val="16"/>
              </w:rPr>
              <w:t>/10/2026</w:t>
            </w:r>
            <w:r>
              <w:rPr>
                <w:sz w:val="16"/>
                <w:szCs w:val="16"/>
              </w:rPr>
              <w:t xml:space="preserve"> (PR #38)</w:t>
            </w:r>
          </w:p>
        </w:tc>
      </w:tr>
      <w:tr w:rsidR="00E47DDD" w14:paraId="3222AB41" w14:textId="77777777">
        <w:trPr>
          <w:cantSplit/>
        </w:trPr>
        <w:tc>
          <w:tcPr>
            <w:tcW w:w="850" w:type="dxa"/>
          </w:tcPr>
          <w:p w14:paraId="2A671E22" w14:textId="77777777" w:rsidR="00E47DDD" w:rsidRDefault="00E47DDD" w:rsidP="00E47DDD">
            <w:pPr>
              <w:spacing w:after="40"/>
              <w:rPr>
                <w:sz w:val="16"/>
                <w:szCs w:val="16"/>
              </w:rPr>
            </w:pPr>
            <w:r>
              <w:rPr>
                <w:sz w:val="16"/>
                <w:szCs w:val="16"/>
              </w:rPr>
              <w:t>CR-016 (M4)</w:t>
            </w:r>
          </w:p>
        </w:tc>
        <w:tc>
          <w:tcPr>
            <w:tcW w:w="1450" w:type="dxa"/>
          </w:tcPr>
          <w:p w14:paraId="50FBB559" w14:textId="77777777" w:rsidR="00E47DDD" w:rsidRDefault="00E47DDD" w:rsidP="00E47DDD">
            <w:pPr>
              <w:spacing w:after="40"/>
              <w:rPr>
                <w:sz w:val="16"/>
                <w:szCs w:val="16"/>
              </w:rPr>
            </w:pPr>
            <w:r>
              <w:rPr>
                <w:sz w:val="16"/>
                <w:szCs w:val="16"/>
              </w:rPr>
              <w:t>Team Members &amp; Work Allocation (M1 section)</w:t>
            </w:r>
          </w:p>
        </w:tc>
        <w:tc>
          <w:tcPr>
            <w:tcW w:w="2900" w:type="dxa"/>
          </w:tcPr>
          <w:p w14:paraId="6368FD9B" w14:textId="77777777" w:rsidR="00E47DDD" w:rsidRDefault="00E47DDD" w:rsidP="00E47DDD">
            <w:pPr>
              <w:spacing w:after="40"/>
              <w:rPr>
                <w:sz w:val="16"/>
                <w:szCs w:val="16"/>
              </w:rPr>
            </w:pPr>
            <w:r>
              <w:rPr>
                <w:sz w:val="16"/>
                <w:szCs w:val="16"/>
              </w:rPr>
              <w:t>Record that after M1 the work allocation is tracked in GitHub (commits, pull requests and reviews) instead of in the table.</w:t>
            </w:r>
          </w:p>
        </w:tc>
        <w:tc>
          <w:tcPr>
            <w:tcW w:w="2000" w:type="dxa"/>
          </w:tcPr>
          <w:p w14:paraId="4DD62130" w14:textId="77777777" w:rsidR="00E47DDD" w:rsidRDefault="00E47DDD" w:rsidP="00E47DDD">
            <w:pPr>
              <w:spacing w:after="40"/>
              <w:rPr>
                <w:sz w:val="16"/>
                <w:szCs w:val="16"/>
              </w:rPr>
            </w:pPr>
            <w:r>
              <w:rPr>
                <w:sz w:val="16"/>
                <w:szCs w:val="16"/>
              </w:rPr>
              <w:t>The table was not kept up to date after M2; GitHub history shows who changed what and when.</w:t>
            </w:r>
          </w:p>
        </w:tc>
        <w:tc>
          <w:tcPr>
            <w:tcW w:w="3200" w:type="dxa"/>
          </w:tcPr>
          <w:p w14:paraId="2AC40E46" w14:textId="77777777" w:rsidR="00E47DDD" w:rsidRDefault="00E47DDD" w:rsidP="00E47DDD">
            <w:pPr>
              <w:spacing w:after="40"/>
              <w:rPr>
                <w:sz w:val="16"/>
                <w:szCs w:val="16"/>
              </w:rPr>
            </w:pPr>
            <w:r>
              <w:rPr>
                <w:sz w:val="16"/>
                <w:szCs w:val="16"/>
              </w:rPr>
              <w:t>Requirements, design, data/API, security: none. Traceability: contribution is read from GitHub; the git alias (</w:t>
            </w:r>
            <w:proofErr w:type="spellStart"/>
            <w:r>
              <w:rPr>
                <w:sz w:val="16"/>
                <w:szCs w:val="16"/>
              </w:rPr>
              <w:t>CoffeeLover</w:t>
            </w:r>
            <w:proofErr w:type="spellEnd"/>
            <w:r>
              <w:rPr>
                <w:sz w:val="16"/>
                <w:szCs w:val="16"/>
              </w:rPr>
              <w:t>) is recorded under Construction and Configuration; the PED is a binary file that Git cannot merge. Risk: new R-29.</w:t>
            </w:r>
          </w:p>
        </w:tc>
        <w:tc>
          <w:tcPr>
            <w:tcW w:w="1150" w:type="dxa"/>
          </w:tcPr>
          <w:p w14:paraId="3E64531F" w14:textId="77777777" w:rsidR="00E47DDD" w:rsidRDefault="00E47DDD" w:rsidP="00E47DDD">
            <w:pPr>
              <w:spacing w:after="40"/>
              <w:rPr>
                <w:sz w:val="16"/>
                <w:szCs w:val="16"/>
              </w:rPr>
            </w:pPr>
            <w:r>
              <w:rPr>
                <w:sz w:val="16"/>
                <w:szCs w:val="16"/>
              </w:rPr>
              <w:t>Chanri Du Randt, 18/10/2026</w:t>
            </w:r>
          </w:p>
        </w:tc>
        <w:tc>
          <w:tcPr>
            <w:tcW w:w="1000" w:type="dxa"/>
          </w:tcPr>
          <w:p w14:paraId="29D58EE0" w14:textId="77777777" w:rsidR="00E47DDD" w:rsidRDefault="00E47DDD" w:rsidP="00E47DDD">
            <w:pPr>
              <w:spacing w:after="40"/>
              <w:rPr>
                <w:sz w:val="16"/>
                <w:szCs w:val="16"/>
              </w:rPr>
            </w:pPr>
            <w:r>
              <w:rPr>
                <w:sz w:val="16"/>
                <w:szCs w:val="16"/>
              </w:rPr>
              <w:t>Yes (M1 v1.0 section; table last updated in M2)</w:t>
            </w:r>
          </w:p>
        </w:tc>
        <w:tc>
          <w:tcPr>
            <w:tcW w:w="1000" w:type="dxa"/>
          </w:tcPr>
          <w:p w14:paraId="00D6ED36" w14:textId="7BEE4085" w:rsidR="00E47DDD" w:rsidRDefault="00E47DDD" w:rsidP="00E47DDD">
            <w:pPr>
              <w:spacing w:after="40"/>
              <w:rPr>
                <w:sz w:val="16"/>
                <w:szCs w:val="16"/>
              </w:rPr>
            </w:pPr>
            <w:r>
              <w:rPr>
                <w:sz w:val="16"/>
                <w:szCs w:val="16"/>
              </w:rPr>
              <w:t>Accept - applied in PED v4.0; see R-29</w:t>
            </w:r>
          </w:p>
        </w:tc>
        <w:tc>
          <w:tcPr>
            <w:tcW w:w="1586" w:type="dxa"/>
          </w:tcPr>
          <w:p w14:paraId="5056EF2F" w14:textId="01F0A7A4" w:rsidR="00E47DDD" w:rsidRDefault="00E47DDD" w:rsidP="00E47DDD">
            <w:pPr>
              <w:spacing w:after="40"/>
              <w:rPr>
                <w:sz w:val="16"/>
                <w:szCs w:val="16"/>
              </w:rPr>
            </w:pPr>
            <w:r w:rsidRPr="006B0D39">
              <w:rPr>
                <w:sz w:val="16"/>
                <w:szCs w:val="16"/>
              </w:rPr>
              <w:t>Clarissa Bierman, Eduard Herman, 1</w:t>
            </w:r>
            <w:r w:rsidR="00862261">
              <w:rPr>
                <w:sz w:val="16"/>
                <w:szCs w:val="16"/>
              </w:rPr>
              <w:t>8</w:t>
            </w:r>
            <w:r w:rsidRPr="006B0D39">
              <w:rPr>
                <w:sz w:val="16"/>
                <w:szCs w:val="16"/>
              </w:rPr>
              <w:t>/10/2026</w:t>
            </w:r>
            <w:r>
              <w:rPr>
                <w:sz w:val="16"/>
                <w:szCs w:val="16"/>
              </w:rPr>
              <w:t xml:space="preserve"> (PR #38)</w:t>
            </w:r>
          </w:p>
        </w:tc>
      </w:tr>
      <w:tr w:rsidR="00E47DDD" w14:paraId="2B86E676" w14:textId="77777777">
        <w:trPr>
          <w:cantSplit/>
        </w:trPr>
        <w:tc>
          <w:tcPr>
            <w:tcW w:w="850" w:type="dxa"/>
          </w:tcPr>
          <w:p w14:paraId="77109EFF" w14:textId="77777777" w:rsidR="00E47DDD" w:rsidRDefault="00E47DDD" w:rsidP="00E47DDD">
            <w:pPr>
              <w:spacing w:after="40"/>
              <w:rPr>
                <w:sz w:val="16"/>
                <w:szCs w:val="16"/>
              </w:rPr>
            </w:pPr>
            <w:r>
              <w:rPr>
                <w:sz w:val="16"/>
                <w:szCs w:val="16"/>
              </w:rPr>
              <w:t>CR-017 (M4)</w:t>
            </w:r>
          </w:p>
        </w:tc>
        <w:tc>
          <w:tcPr>
            <w:tcW w:w="1450" w:type="dxa"/>
          </w:tcPr>
          <w:p w14:paraId="53B09A4A" w14:textId="77777777" w:rsidR="00E47DDD" w:rsidRDefault="00E47DDD" w:rsidP="00E47DDD">
            <w:pPr>
              <w:spacing w:after="40"/>
              <w:rPr>
                <w:sz w:val="16"/>
                <w:szCs w:val="16"/>
              </w:rPr>
            </w:pPr>
            <w:r>
              <w:rPr>
                <w:sz w:val="16"/>
                <w:szCs w:val="16"/>
              </w:rPr>
              <w:t>Assumptions and Dependencies: A-05, D-01</w:t>
            </w:r>
          </w:p>
        </w:tc>
        <w:tc>
          <w:tcPr>
            <w:tcW w:w="2900" w:type="dxa"/>
          </w:tcPr>
          <w:p w14:paraId="391BFA40" w14:textId="77777777" w:rsidR="00E47DDD" w:rsidRDefault="00E47DDD" w:rsidP="00E47DDD">
            <w:pPr>
              <w:spacing w:after="40"/>
              <w:rPr>
                <w:sz w:val="16"/>
                <w:szCs w:val="16"/>
              </w:rPr>
            </w:pPr>
            <w:r>
              <w:rPr>
                <w:sz w:val="16"/>
                <w:szCs w:val="16"/>
              </w:rPr>
              <w:t xml:space="preserve">Add "Exceptions and Differences" under the table: A-05 - the application is staged on Render (prod branch, deployed automatically) and production deployment is on hold; D-01 - two </w:t>
            </w:r>
            <w:proofErr w:type="spellStart"/>
            <w:r>
              <w:rPr>
                <w:sz w:val="16"/>
                <w:szCs w:val="16"/>
              </w:rPr>
              <w:t>Supabase</w:t>
            </w:r>
            <w:proofErr w:type="spellEnd"/>
            <w:r>
              <w:rPr>
                <w:sz w:val="16"/>
                <w:szCs w:val="16"/>
              </w:rPr>
              <w:t xml:space="preserve"> databases exist, one for testing and one controlled database for staging.</w:t>
            </w:r>
          </w:p>
        </w:tc>
        <w:tc>
          <w:tcPr>
            <w:tcW w:w="2000" w:type="dxa"/>
          </w:tcPr>
          <w:p w14:paraId="015C3C46" w14:textId="77777777" w:rsidR="00E47DDD" w:rsidRDefault="00E47DDD" w:rsidP="00E47DDD">
            <w:pPr>
              <w:spacing w:after="40"/>
              <w:rPr>
                <w:sz w:val="16"/>
                <w:szCs w:val="16"/>
              </w:rPr>
            </w:pPr>
            <w:r>
              <w:rPr>
                <w:sz w:val="16"/>
                <w:szCs w:val="16"/>
              </w:rPr>
              <w:t>A-05 and D-01 were written in M2, before hosting was chosen, and no longer describe the environment.</w:t>
            </w:r>
          </w:p>
        </w:tc>
        <w:tc>
          <w:tcPr>
            <w:tcW w:w="3200" w:type="dxa"/>
          </w:tcPr>
          <w:p w14:paraId="4A8106CC" w14:textId="77777777" w:rsidR="00E47DDD" w:rsidRDefault="00E47DDD" w:rsidP="00E47DDD">
            <w:pPr>
              <w:spacing w:after="40"/>
              <w:rPr>
                <w:sz w:val="16"/>
                <w:szCs w:val="16"/>
              </w:rPr>
            </w:pPr>
            <w:r>
              <w:rPr>
                <w:sz w:val="16"/>
                <w:szCs w:val="16"/>
              </w:rPr>
              <w:t>Requirements: none. Design: ARC-03 deployment (C-07). Deployment: staging on the Render free plan; the release is still intended as a fixed jar. Risk: R-15 closed; R-14 and R-26 unchanged.</w:t>
            </w:r>
          </w:p>
        </w:tc>
        <w:tc>
          <w:tcPr>
            <w:tcW w:w="1150" w:type="dxa"/>
          </w:tcPr>
          <w:p w14:paraId="52EE90E2" w14:textId="77777777" w:rsidR="00E47DDD" w:rsidRDefault="00E47DDD" w:rsidP="00E47DDD">
            <w:pPr>
              <w:spacing w:after="40"/>
              <w:rPr>
                <w:sz w:val="16"/>
                <w:szCs w:val="16"/>
              </w:rPr>
            </w:pPr>
            <w:r>
              <w:rPr>
                <w:sz w:val="16"/>
                <w:szCs w:val="16"/>
              </w:rPr>
              <w:t>Chanri Du Randt, 18/10/2026</w:t>
            </w:r>
          </w:p>
        </w:tc>
        <w:tc>
          <w:tcPr>
            <w:tcW w:w="1000" w:type="dxa"/>
          </w:tcPr>
          <w:p w14:paraId="25390C10" w14:textId="77777777" w:rsidR="00E47DDD" w:rsidRDefault="00E47DDD" w:rsidP="00E47DDD">
            <w:pPr>
              <w:spacing w:after="40"/>
              <w:rPr>
                <w:sz w:val="16"/>
                <w:szCs w:val="16"/>
              </w:rPr>
            </w:pPr>
            <w:r>
              <w:rPr>
                <w:sz w:val="16"/>
                <w:szCs w:val="16"/>
              </w:rPr>
              <w:t>Yes (M2 v1.5, CR-009)</w:t>
            </w:r>
          </w:p>
        </w:tc>
        <w:tc>
          <w:tcPr>
            <w:tcW w:w="1000" w:type="dxa"/>
          </w:tcPr>
          <w:p w14:paraId="1890931D" w14:textId="52D606FD" w:rsidR="00E47DDD" w:rsidRDefault="00E47DDD" w:rsidP="00E47DDD">
            <w:pPr>
              <w:spacing w:after="40"/>
              <w:rPr>
                <w:sz w:val="16"/>
                <w:szCs w:val="16"/>
              </w:rPr>
            </w:pPr>
            <w:r>
              <w:rPr>
                <w:sz w:val="16"/>
                <w:szCs w:val="16"/>
              </w:rPr>
              <w:t>Accept - applied in PED v4.0</w:t>
            </w:r>
          </w:p>
        </w:tc>
        <w:tc>
          <w:tcPr>
            <w:tcW w:w="1586" w:type="dxa"/>
          </w:tcPr>
          <w:p w14:paraId="7D687614" w14:textId="4A61D4C3" w:rsidR="00E47DDD" w:rsidRDefault="00E47DDD" w:rsidP="00E47DDD">
            <w:pPr>
              <w:spacing w:after="40"/>
              <w:rPr>
                <w:sz w:val="16"/>
                <w:szCs w:val="16"/>
              </w:rPr>
            </w:pPr>
            <w:r w:rsidRPr="006B0D39">
              <w:rPr>
                <w:sz w:val="16"/>
                <w:szCs w:val="16"/>
              </w:rPr>
              <w:t>Clarissa Bierman, Eduard Herman, 1</w:t>
            </w:r>
            <w:r w:rsidR="00862261">
              <w:rPr>
                <w:sz w:val="16"/>
                <w:szCs w:val="16"/>
              </w:rPr>
              <w:t>8</w:t>
            </w:r>
            <w:r w:rsidRPr="006B0D39">
              <w:rPr>
                <w:sz w:val="16"/>
                <w:szCs w:val="16"/>
              </w:rPr>
              <w:t>/10/2026</w:t>
            </w:r>
            <w:r>
              <w:rPr>
                <w:sz w:val="16"/>
                <w:szCs w:val="16"/>
              </w:rPr>
              <w:t xml:space="preserve"> (PR #38)</w:t>
            </w:r>
          </w:p>
        </w:tc>
      </w:tr>
      <w:tr w:rsidR="00E47DDD" w14:paraId="1C79E81E" w14:textId="77777777">
        <w:trPr>
          <w:cantSplit/>
        </w:trPr>
        <w:tc>
          <w:tcPr>
            <w:tcW w:w="850" w:type="dxa"/>
          </w:tcPr>
          <w:p w14:paraId="714406D2" w14:textId="77777777" w:rsidR="00E47DDD" w:rsidRDefault="00E47DDD" w:rsidP="00E47DDD">
            <w:pPr>
              <w:spacing w:after="40"/>
              <w:rPr>
                <w:sz w:val="16"/>
                <w:szCs w:val="16"/>
              </w:rPr>
            </w:pPr>
            <w:r>
              <w:rPr>
                <w:sz w:val="16"/>
                <w:szCs w:val="16"/>
              </w:rPr>
              <w:t>CR-018 (M4)</w:t>
            </w:r>
          </w:p>
        </w:tc>
        <w:tc>
          <w:tcPr>
            <w:tcW w:w="1450" w:type="dxa"/>
          </w:tcPr>
          <w:p w14:paraId="59C68AD7" w14:textId="77777777" w:rsidR="00E47DDD" w:rsidRDefault="00E47DDD" w:rsidP="00E47DDD">
            <w:pPr>
              <w:spacing w:after="40"/>
              <w:rPr>
                <w:sz w:val="16"/>
                <w:szCs w:val="16"/>
              </w:rPr>
            </w:pPr>
            <w:r>
              <w:rPr>
                <w:sz w:val="16"/>
                <w:szCs w:val="16"/>
              </w:rPr>
              <w:t>Quality Attributes Considered but Not Treated as ASRs: Independent / elastic scalability; Technical debt register</w:t>
            </w:r>
          </w:p>
        </w:tc>
        <w:tc>
          <w:tcPr>
            <w:tcW w:w="2900" w:type="dxa"/>
          </w:tcPr>
          <w:p w14:paraId="30C95151" w14:textId="77777777" w:rsidR="00E47DDD" w:rsidRDefault="00E47DDD" w:rsidP="00E47DDD">
            <w:pPr>
              <w:spacing w:after="40"/>
              <w:rPr>
                <w:sz w:val="16"/>
                <w:szCs w:val="16"/>
              </w:rPr>
            </w:pPr>
            <w:r>
              <w:rPr>
                <w:sz w:val="16"/>
                <w:szCs w:val="16"/>
              </w:rPr>
              <w:t>Replace the M2 revisit trigger: the attribute was revisited in M3 and stays deferred because the free-tier hosting cannot run a realistic load test. Recorded as TD-12.</w:t>
            </w:r>
          </w:p>
        </w:tc>
        <w:tc>
          <w:tcPr>
            <w:tcW w:w="2000" w:type="dxa"/>
          </w:tcPr>
          <w:p w14:paraId="364169E4" w14:textId="77777777" w:rsidR="00E47DDD" w:rsidRDefault="00E47DDD" w:rsidP="00E47DDD">
            <w:pPr>
              <w:spacing w:after="40"/>
              <w:rPr>
                <w:sz w:val="16"/>
                <w:szCs w:val="16"/>
              </w:rPr>
            </w:pPr>
            <w:r>
              <w:rPr>
                <w:sz w:val="16"/>
                <w:szCs w:val="16"/>
              </w:rPr>
              <w:t>The M2 trigger ("if load testing at M3 shows one module slowing down the others") could not be applied: the load test only ran locally (R-26).</w:t>
            </w:r>
          </w:p>
        </w:tc>
        <w:tc>
          <w:tcPr>
            <w:tcW w:w="3200" w:type="dxa"/>
          </w:tcPr>
          <w:p w14:paraId="06882507" w14:textId="77777777" w:rsidR="00E47DDD" w:rsidRDefault="00E47DDD" w:rsidP="00E47DDD">
            <w:pPr>
              <w:spacing w:after="40"/>
              <w:rPr>
                <w:sz w:val="16"/>
                <w:szCs w:val="16"/>
              </w:rPr>
            </w:pPr>
            <w:r>
              <w:rPr>
                <w:sz w:val="16"/>
                <w:szCs w:val="16"/>
              </w:rPr>
              <w:t>Requirements: none. Design: ARC-02 unchanged (one deployable). Testing: no representative load test. Risk: R-26. Debt: new TD-12.</w:t>
            </w:r>
          </w:p>
        </w:tc>
        <w:tc>
          <w:tcPr>
            <w:tcW w:w="1150" w:type="dxa"/>
          </w:tcPr>
          <w:p w14:paraId="30011ED0" w14:textId="77777777" w:rsidR="00E47DDD" w:rsidRDefault="00E47DDD" w:rsidP="00E47DDD">
            <w:pPr>
              <w:spacing w:after="40"/>
              <w:rPr>
                <w:sz w:val="16"/>
                <w:szCs w:val="16"/>
              </w:rPr>
            </w:pPr>
            <w:r>
              <w:rPr>
                <w:sz w:val="16"/>
                <w:szCs w:val="16"/>
              </w:rPr>
              <w:t>Chanri Du Randt, 18/10/2026</w:t>
            </w:r>
          </w:p>
        </w:tc>
        <w:tc>
          <w:tcPr>
            <w:tcW w:w="1000" w:type="dxa"/>
          </w:tcPr>
          <w:p w14:paraId="3607DDEA" w14:textId="77777777" w:rsidR="00E47DDD" w:rsidRDefault="00E47DDD" w:rsidP="00E47DDD">
            <w:pPr>
              <w:spacing w:after="40"/>
              <w:rPr>
                <w:sz w:val="16"/>
                <w:szCs w:val="16"/>
              </w:rPr>
            </w:pPr>
            <w:r>
              <w:rPr>
                <w:sz w:val="16"/>
                <w:szCs w:val="16"/>
              </w:rPr>
              <w:t>Yes (M2 v1.7)</w:t>
            </w:r>
          </w:p>
        </w:tc>
        <w:tc>
          <w:tcPr>
            <w:tcW w:w="1000" w:type="dxa"/>
          </w:tcPr>
          <w:p w14:paraId="66D9375E" w14:textId="136AC363" w:rsidR="00E47DDD" w:rsidRDefault="00E47DDD" w:rsidP="00E47DDD">
            <w:pPr>
              <w:spacing w:after="40"/>
              <w:rPr>
                <w:sz w:val="16"/>
                <w:szCs w:val="16"/>
              </w:rPr>
            </w:pPr>
            <w:r>
              <w:rPr>
                <w:sz w:val="16"/>
                <w:szCs w:val="16"/>
              </w:rPr>
              <w:t>Accept - applied in PED v4.0</w:t>
            </w:r>
          </w:p>
        </w:tc>
        <w:tc>
          <w:tcPr>
            <w:tcW w:w="1586" w:type="dxa"/>
          </w:tcPr>
          <w:p w14:paraId="362DF76D" w14:textId="0210022A" w:rsidR="00E47DDD" w:rsidRDefault="00E47DDD" w:rsidP="00E47DDD">
            <w:pPr>
              <w:spacing w:after="40"/>
              <w:rPr>
                <w:sz w:val="16"/>
                <w:szCs w:val="16"/>
              </w:rPr>
            </w:pPr>
            <w:r w:rsidRPr="006B0D39">
              <w:rPr>
                <w:sz w:val="16"/>
                <w:szCs w:val="16"/>
              </w:rPr>
              <w:t>Clarissa Bierman, Eduard Herman, 1</w:t>
            </w:r>
            <w:r w:rsidR="00862261">
              <w:rPr>
                <w:sz w:val="16"/>
                <w:szCs w:val="16"/>
              </w:rPr>
              <w:t>8</w:t>
            </w:r>
            <w:r w:rsidRPr="006B0D39">
              <w:rPr>
                <w:sz w:val="16"/>
                <w:szCs w:val="16"/>
              </w:rPr>
              <w:t>/10/2026</w:t>
            </w:r>
            <w:r>
              <w:rPr>
                <w:sz w:val="16"/>
                <w:szCs w:val="16"/>
              </w:rPr>
              <w:t xml:space="preserve"> (PR #38)</w:t>
            </w:r>
          </w:p>
        </w:tc>
      </w:tr>
      <w:tr w:rsidR="00E47DDD" w14:paraId="4289BBBD" w14:textId="77777777">
        <w:trPr>
          <w:cantSplit/>
        </w:trPr>
        <w:tc>
          <w:tcPr>
            <w:tcW w:w="850" w:type="dxa"/>
          </w:tcPr>
          <w:p w14:paraId="0BCA805F" w14:textId="77777777" w:rsidR="00E47DDD" w:rsidRDefault="00E47DDD" w:rsidP="00E47DDD">
            <w:pPr>
              <w:spacing w:after="40"/>
              <w:rPr>
                <w:sz w:val="16"/>
                <w:szCs w:val="16"/>
              </w:rPr>
            </w:pPr>
            <w:r>
              <w:rPr>
                <w:sz w:val="16"/>
                <w:szCs w:val="16"/>
              </w:rPr>
              <w:lastRenderedPageBreak/>
              <w:t>CR-019 (M4)</w:t>
            </w:r>
          </w:p>
        </w:tc>
        <w:tc>
          <w:tcPr>
            <w:tcW w:w="1450" w:type="dxa"/>
          </w:tcPr>
          <w:p w14:paraId="72AB7C33" w14:textId="77777777" w:rsidR="00E47DDD" w:rsidRDefault="00E47DDD" w:rsidP="00E47DDD">
            <w:pPr>
              <w:spacing w:after="40"/>
              <w:rPr>
                <w:sz w:val="16"/>
                <w:szCs w:val="16"/>
              </w:rPr>
            </w:pPr>
            <w:r>
              <w:rPr>
                <w:sz w:val="16"/>
                <w:szCs w:val="16"/>
              </w:rPr>
              <w:t>Risk Register (statuses, R-28, R-29); Technical debt register (TD-11, TD-12); ASR Verification (new); Acronyms; change records (milestone added, C-01 to C-09 moved to section 2); RTM Table 3 evidence note; Document Control v4.0</w:t>
            </w:r>
          </w:p>
        </w:tc>
        <w:tc>
          <w:tcPr>
            <w:tcW w:w="2900" w:type="dxa"/>
          </w:tcPr>
          <w:p w14:paraId="37C89981" w14:textId="77777777" w:rsidR="00E47DDD" w:rsidRDefault="00E47DDD" w:rsidP="00E47DDD">
            <w:pPr>
              <w:spacing w:after="40"/>
              <w:rPr>
                <w:sz w:val="16"/>
                <w:szCs w:val="16"/>
              </w:rPr>
            </w:pPr>
            <w:r>
              <w:rPr>
                <w:sz w:val="16"/>
                <w:szCs w:val="16"/>
              </w:rPr>
              <w:t>Bring the registers up to date for the final PED.</w:t>
            </w:r>
          </w:p>
        </w:tc>
        <w:tc>
          <w:tcPr>
            <w:tcW w:w="2000" w:type="dxa"/>
          </w:tcPr>
          <w:p w14:paraId="25B5AFC6" w14:textId="77777777" w:rsidR="00E47DDD" w:rsidRDefault="00E47DDD" w:rsidP="00E47DDD">
            <w:pPr>
              <w:spacing w:after="40"/>
              <w:rPr>
                <w:sz w:val="16"/>
                <w:szCs w:val="16"/>
              </w:rPr>
            </w:pPr>
            <w:r>
              <w:rPr>
                <w:sz w:val="16"/>
                <w:szCs w:val="16"/>
              </w:rPr>
              <w:t>Most risks were still marked Open although M3 had closed or mitigated them; attachment links were not recorded as a security risk or as debt; ASR-006 and ASR-007 had no linked evidence; several abbreviations were not defined; change records were spread across the document.</w:t>
            </w:r>
          </w:p>
        </w:tc>
        <w:tc>
          <w:tcPr>
            <w:tcW w:w="3200" w:type="dxa"/>
          </w:tcPr>
          <w:p w14:paraId="46250477" w14:textId="77777777" w:rsidR="00E47DDD" w:rsidRDefault="00E47DDD" w:rsidP="00E47DDD">
            <w:pPr>
              <w:spacing w:after="40"/>
              <w:rPr>
                <w:sz w:val="16"/>
                <w:szCs w:val="16"/>
              </w:rPr>
            </w:pPr>
            <w:r>
              <w:rPr>
                <w:sz w:val="16"/>
                <w:szCs w:val="16"/>
              </w:rPr>
              <w:t>Requirements: none. Traceability: each ASR now links to its tests and result. Security: R-28 records the attachment-link risk. Process: R-29 records the shared-document risk. Scope, schedule, cost: none.</w:t>
            </w:r>
          </w:p>
        </w:tc>
        <w:tc>
          <w:tcPr>
            <w:tcW w:w="1150" w:type="dxa"/>
          </w:tcPr>
          <w:p w14:paraId="1529124A" w14:textId="1377C169" w:rsidR="00E47DDD" w:rsidRDefault="00E47DDD" w:rsidP="00E47DDD">
            <w:pPr>
              <w:spacing w:after="40"/>
              <w:rPr>
                <w:sz w:val="16"/>
                <w:szCs w:val="16"/>
              </w:rPr>
            </w:pPr>
            <w:r>
              <w:rPr>
                <w:sz w:val="16"/>
                <w:szCs w:val="16"/>
              </w:rPr>
              <w:t xml:space="preserve">Chanri Du Randt, 18/10/2026 </w:t>
            </w:r>
          </w:p>
        </w:tc>
        <w:tc>
          <w:tcPr>
            <w:tcW w:w="1000" w:type="dxa"/>
          </w:tcPr>
          <w:p w14:paraId="63AF582E" w14:textId="77777777" w:rsidR="00E47DDD" w:rsidRDefault="00E47DDD" w:rsidP="00E47DDD">
            <w:pPr>
              <w:spacing w:after="40"/>
              <w:rPr>
                <w:sz w:val="16"/>
                <w:szCs w:val="16"/>
              </w:rPr>
            </w:pPr>
            <w:r>
              <w:rPr>
                <w:sz w:val="16"/>
                <w:szCs w:val="16"/>
              </w:rPr>
              <w:t>Yes (M1 v1.0 Risk Register; M2 v1.7 ASRs; M3 v3.0 registers)</w:t>
            </w:r>
          </w:p>
        </w:tc>
        <w:tc>
          <w:tcPr>
            <w:tcW w:w="1000" w:type="dxa"/>
          </w:tcPr>
          <w:p w14:paraId="58D6B87F" w14:textId="5B336ABB" w:rsidR="00E47DDD" w:rsidRDefault="00E47DDD" w:rsidP="00E47DDD">
            <w:pPr>
              <w:spacing w:after="40"/>
              <w:rPr>
                <w:sz w:val="16"/>
                <w:szCs w:val="16"/>
              </w:rPr>
            </w:pPr>
            <w:r>
              <w:rPr>
                <w:sz w:val="16"/>
                <w:szCs w:val="16"/>
              </w:rPr>
              <w:t>Accept - applied in PED v4.0</w:t>
            </w:r>
          </w:p>
        </w:tc>
        <w:tc>
          <w:tcPr>
            <w:tcW w:w="1586" w:type="dxa"/>
          </w:tcPr>
          <w:p w14:paraId="4070CD88" w14:textId="679FE5E2" w:rsidR="00E47DDD" w:rsidRDefault="00862261" w:rsidP="00E47DDD">
            <w:pPr>
              <w:spacing w:after="40"/>
              <w:rPr>
                <w:sz w:val="16"/>
                <w:szCs w:val="16"/>
              </w:rPr>
            </w:pPr>
            <w:r w:rsidRPr="006B0D39">
              <w:rPr>
                <w:sz w:val="16"/>
                <w:szCs w:val="16"/>
              </w:rPr>
              <w:t>Clarissa Bierman, Eduard Herman, 1</w:t>
            </w:r>
            <w:r>
              <w:rPr>
                <w:sz w:val="16"/>
                <w:szCs w:val="16"/>
              </w:rPr>
              <w:t>8</w:t>
            </w:r>
            <w:r w:rsidRPr="006B0D39">
              <w:rPr>
                <w:sz w:val="16"/>
                <w:szCs w:val="16"/>
              </w:rPr>
              <w:t>/10/2026</w:t>
            </w:r>
            <w:r>
              <w:rPr>
                <w:sz w:val="16"/>
                <w:szCs w:val="16"/>
              </w:rPr>
              <w:t xml:space="preserve"> (PR #38)</w:t>
            </w:r>
          </w:p>
        </w:tc>
      </w:tr>
      <w:tr w:rsidR="00E47DDD" w14:paraId="228F2335" w14:textId="77777777">
        <w:trPr>
          <w:cantSplit/>
        </w:trPr>
        <w:tc>
          <w:tcPr>
            <w:tcW w:w="850" w:type="dxa"/>
          </w:tcPr>
          <w:p w14:paraId="38F419A0" w14:textId="77777777" w:rsidR="00E47DDD" w:rsidRDefault="00E47DDD" w:rsidP="00E47DDD">
            <w:pPr>
              <w:spacing w:after="40"/>
              <w:rPr>
                <w:sz w:val="16"/>
                <w:szCs w:val="16"/>
              </w:rPr>
            </w:pPr>
            <w:r>
              <w:rPr>
                <w:sz w:val="16"/>
                <w:szCs w:val="16"/>
              </w:rPr>
              <w:t>CR-020 (M4)</w:t>
            </w:r>
          </w:p>
        </w:tc>
        <w:tc>
          <w:tcPr>
            <w:tcW w:w="1450" w:type="dxa"/>
          </w:tcPr>
          <w:p w14:paraId="0787F269" w14:textId="77777777" w:rsidR="00E47DDD" w:rsidRDefault="00E47DDD" w:rsidP="00E47DDD">
            <w:pPr>
              <w:spacing w:after="40"/>
              <w:rPr>
                <w:sz w:val="16"/>
                <w:szCs w:val="16"/>
              </w:rPr>
            </w:pPr>
            <w:r>
              <w:rPr>
                <w:sz w:val="16"/>
                <w:szCs w:val="16"/>
              </w:rPr>
              <w:t>Data &amp; Persistence Baseline (17.2, 17.4 to 17.12); D-39</w:t>
            </w:r>
          </w:p>
        </w:tc>
        <w:tc>
          <w:tcPr>
            <w:tcW w:w="2900" w:type="dxa"/>
          </w:tcPr>
          <w:p w14:paraId="056B4D1C" w14:textId="77777777" w:rsidR="00E47DDD" w:rsidRDefault="00E47DDD" w:rsidP="00E47DDD">
            <w:pPr>
              <w:spacing w:after="40"/>
              <w:rPr>
                <w:sz w:val="16"/>
                <w:szCs w:val="16"/>
              </w:rPr>
            </w:pPr>
            <w:r>
              <w:rPr>
                <w:sz w:val="16"/>
                <w:szCs w:val="16"/>
              </w:rPr>
              <w:t xml:space="preserve">Update the persistence chapter to the schema as built (build scripts plus Flyway V3 to V7) and record the </w:t>
            </w:r>
            <w:proofErr w:type="spellStart"/>
            <w:r>
              <w:rPr>
                <w:sz w:val="16"/>
                <w:szCs w:val="16"/>
              </w:rPr>
              <w:t>Supabase</w:t>
            </w:r>
            <w:proofErr w:type="spellEnd"/>
            <w:r>
              <w:rPr>
                <w:sz w:val="16"/>
                <w:szCs w:val="16"/>
              </w:rPr>
              <w:t xml:space="preserve"> pool size that fixed D-39.</w:t>
            </w:r>
          </w:p>
        </w:tc>
        <w:tc>
          <w:tcPr>
            <w:tcW w:w="2000" w:type="dxa"/>
          </w:tcPr>
          <w:p w14:paraId="0079F009" w14:textId="77777777" w:rsidR="00E47DDD" w:rsidRDefault="00E47DDD" w:rsidP="00E47DDD">
            <w:pPr>
              <w:spacing w:after="40"/>
              <w:rPr>
                <w:sz w:val="16"/>
                <w:szCs w:val="16"/>
              </w:rPr>
            </w:pPr>
            <w:r>
              <w:rPr>
                <w:sz w:val="16"/>
                <w:szCs w:val="16"/>
              </w:rPr>
              <w:t xml:space="preserve">The chapter still described the M2 design (Version column, </w:t>
            </w:r>
            <w:proofErr w:type="spellStart"/>
            <w:r>
              <w:rPr>
                <w:sz w:val="16"/>
                <w:szCs w:val="16"/>
              </w:rPr>
              <w:t>AuditEntry</w:t>
            </w:r>
            <w:proofErr w:type="spellEnd"/>
            <w:r>
              <w:rPr>
                <w:sz w:val="16"/>
                <w:szCs w:val="16"/>
              </w:rPr>
              <w:t xml:space="preserve"> fields, </w:t>
            </w:r>
            <w:proofErr w:type="spellStart"/>
            <w:r>
              <w:rPr>
                <w:sz w:val="16"/>
                <w:szCs w:val="16"/>
              </w:rPr>
              <w:t>EmployeeCategory</w:t>
            </w:r>
            <w:proofErr w:type="spellEnd"/>
            <w:r>
              <w:rPr>
                <w:sz w:val="16"/>
                <w:szCs w:val="16"/>
              </w:rPr>
              <w:t xml:space="preserve"> composite key, migration file names that were never used), so it contradicted the code, ERD v3 and the build scripts. D-39 was confirmed with the </w:t>
            </w:r>
            <w:proofErr w:type="spellStart"/>
            <w:r>
              <w:rPr>
                <w:sz w:val="16"/>
                <w:szCs w:val="16"/>
              </w:rPr>
              <w:t>Supabase</w:t>
            </w:r>
            <w:proofErr w:type="spellEnd"/>
            <w:r>
              <w:rPr>
                <w:sz w:val="16"/>
                <w:szCs w:val="16"/>
              </w:rPr>
              <w:t xml:space="preserve"> settings and fixed by raising the pool size to 20.</w:t>
            </w:r>
          </w:p>
        </w:tc>
        <w:tc>
          <w:tcPr>
            <w:tcW w:w="3200" w:type="dxa"/>
          </w:tcPr>
          <w:p w14:paraId="60FA39F9" w14:textId="77777777" w:rsidR="00E47DDD" w:rsidRDefault="00E47DDD" w:rsidP="00E47DDD">
            <w:pPr>
              <w:spacing w:after="40"/>
              <w:rPr>
                <w:sz w:val="16"/>
                <w:szCs w:val="16"/>
              </w:rPr>
            </w:pPr>
            <w:r>
              <w:rPr>
                <w:sz w:val="16"/>
                <w:szCs w:val="16"/>
              </w:rPr>
              <w:t>Requirements: none. Design: describes C-01, C-02, C-03 and C-08 as built. Data: documentation only. Security: documents the roles, row level security and audit masking. Testing: none. Risk: D-39 fixed (pooler pool size 20, no code change).</w:t>
            </w:r>
          </w:p>
        </w:tc>
        <w:tc>
          <w:tcPr>
            <w:tcW w:w="1150" w:type="dxa"/>
          </w:tcPr>
          <w:p w14:paraId="7A8EE1D7" w14:textId="5ED35C05" w:rsidR="00E47DDD" w:rsidRDefault="00E47DDD" w:rsidP="00E47DDD">
            <w:pPr>
              <w:spacing w:after="40"/>
              <w:rPr>
                <w:sz w:val="16"/>
                <w:szCs w:val="16"/>
              </w:rPr>
            </w:pPr>
            <w:r>
              <w:rPr>
                <w:sz w:val="16"/>
                <w:szCs w:val="16"/>
              </w:rPr>
              <w:t xml:space="preserve">Chanri Du Randt, 18/10/2026 </w:t>
            </w:r>
          </w:p>
        </w:tc>
        <w:tc>
          <w:tcPr>
            <w:tcW w:w="1000" w:type="dxa"/>
          </w:tcPr>
          <w:p w14:paraId="567AFF59" w14:textId="77777777" w:rsidR="00E47DDD" w:rsidRDefault="00E47DDD" w:rsidP="00E47DDD">
            <w:pPr>
              <w:spacing w:after="40"/>
              <w:rPr>
                <w:sz w:val="16"/>
                <w:szCs w:val="16"/>
              </w:rPr>
            </w:pPr>
            <w:r>
              <w:rPr>
                <w:sz w:val="16"/>
                <w:szCs w:val="16"/>
              </w:rPr>
              <w:t>Yes (M2 v1.7 Data &amp; Persistence Baseline)</w:t>
            </w:r>
          </w:p>
        </w:tc>
        <w:tc>
          <w:tcPr>
            <w:tcW w:w="1000" w:type="dxa"/>
          </w:tcPr>
          <w:p w14:paraId="47A2D81E" w14:textId="77777777" w:rsidR="00E47DDD" w:rsidRDefault="00E47DDD" w:rsidP="00E47DDD">
            <w:pPr>
              <w:spacing w:after="40"/>
              <w:rPr>
                <w:sz w:val="16"/>
                <w:szCs w:val="16"/>
              </w:rPr>
            </w:pPr>
            <w:r>
              <w:rPr>
                <w:sz w:val="16"/>
                <w:szCs w:val="16"/>
              </w:rPr>
              <w:t>Accept - applied in the Final PED</w:t>
            </w:r>
          </w:p>
        </w:tc>
        <w:tc>
          <w:tcPr>
            <w:tcW w:w="1586" w:type="dxa"/>
          </w:tcPr>
          <w:p w14:paraId="4D49C81F" w14:textId="03F0F84B" w:rsidR="00E47DDD" w:rsidRDefault="00862261" w:rsidP="00E47DDD">
            <w:pPr>
              <w:spacing w:after="40"/>
              <w:rPr>
                <w:sz w:val="16"/>
                <w:szCs w:val="16"/>
              </w:rPr>
            </w:pPr>
            <w:r w:rsidRPr="006B0D39">
              <w:rPr>
                <w:sz w:val="16"/>
                <w:szCs w:val="16"/>
              </w:rPr>
              <w:t>Clarissa Bierman, Eduard Herman, 1</w:t>
            </w:r>
            <w:r>
              <w:rPr>
                <w:sz w:val="16"/>
                <w:szCs w:val="16"/>
              </w:rPr>
              <w:t>8</w:t>
            </w:r>
            <w:r w:rsidRPr="006B0D39">
              <w:rPr>
                <w:sz w:val="16"/>
                <w:szCs w:val="16"/>
              </w:rPr>
              <w:t>/10/2026</w:t>
            </w:r>
            <w:r>
              <w:rPr>
                <w:sz w:val="16"/>
                <w:szCs w:val="16"/>
              </w:rPr>
              <w:t xml:space="preserve"> (PR #</w:t>
            </w:r>
            <w:r w:rsidR="00083FE4">
              <w:rPr>
                <w:sz w:val="16"/>
                <w:szCs w:val="16"/>
              </w:rPr>
              <w:t>39</w:t>
            </w:r>
            <w:r>
              <w:rPr>
                <w:sz w:val="16"/>
                <w:szCs w:val="16"/>
              </w:rPr>
              <w:t>)</w:t>
            </w:r>
          </w:p>
        </w:tc>
      </w:tr>
      <w:tr w:rsidR="00E47DDD" w14:paraId="5307ED1F" w14:textId="77777777">
        <w:trPr>
          <w:cantSplit/>
        </w:trPr>
        <w:tc>
          <w:tcPr>
            <w:tcW w:w="850" w:type="dxa"/>
          </w:tcPr>
          <w:p w14:paraId="684668D7" w14:textId="77777777" w:rsidR="00E47DDD" w:rsidRDefault="00E47DDD" w:rsidP="00E47DDD">
            <w:pPr>
              <w:spacing w:after="40"/>
              <w:rPr>
                <w:sz w:val="16"/>
                <w:szCs w:val="16"/>
              </w:rPr>
            </w:pPr>
            <w:r>
              <w:rPr>
                <w:sz w:val="16"/>
                <w:szCs w:val="16"/>
              </w:rPr>
              <w:t>CR-021 (M4)</w:t>
            </w:r>
          </w:p>
        </w:tc>
        <w:tc>
          <w:tcPr>
            <w:tcW w:w="1450" w:type="dxa"/>
          </w:tcPr>
          <w:p w14:paraId="7030EFF9" w14:textId="77777777" w:rsidR="00E47DDD" w:rsidRDefault="00E47DDD" w:rsidP="00E47DDD">
            <w:pPr>
              <w:spacing w:after="40"/>
              <w:rPr>
                <w:sz w:val="16"/>
                <w:szCs w:val="16"/>
              </w:rPr>
            </w:pPr>
            <w:r>
              <w:rPr>
                <w:sz w:val="16"/>
                <w:szCs w:val="16"/>
              </w:rPr>
              <w:t>Final Project (M4) Closure: new sections 27.3 to 27.9</w:t>
            </w:r>
          </w:p>
        </w:tc>
        <w:tc>
          <w:tcPr>
            <w:tcW w:w="2900" w:type="dxa"/>
          </w:tcPr>
          <w:p w14:paraId="20730491" w14:textId="77777777" w:rsidR="00E47DDD" w:rsidRDefault="00E47DDD" w:rsidP="00E47DDD">
            <w:pPr>
              <w:spacing w:after="40"/>
              <w:rPr>
                <w:sz w:val="16"/>
                <w:szCs w:val="16"/>
              </w:rPr>
            </w:pPr>
            <w:r>
              <w:rPr>
                <w:sz w:val="16"/>
                <w:szCs w:val="16"/>
              </w:rPr>
              <w:t>Add schedule performance and variance, cost and operational cost, stakeholder validation, decision consequence reflection, deployment/rollback/observability, the final quality and security summary, and known limitations and evolution.</w:t>
            </w:r>
          </w:p>
        </w:tc>
        <w:tc>
          <w:tcPr>
            <w:tcW w:w="2000" w:type="dxa"/>
          </w:tcPr>
          <w:p w14:paraId="7782F1BC" w14:textId="77777777" w:rsidR="00E47DDD" w:rsidRDefault="00E47DDD" w:rsidP="00E47DDD">
            <w:pPr>
              <w:spacing w:after="40"/>
              <w:rPr>
                <w:sz w:val="16"/>
                <w:szCs w:val="16"/>
              </w:rPr>
            </w:pPr>
            <w:r>
              <w:rPr>
                <w:sz w:val="16"/>
                <w:szCs w:val="16"/>
              </w:rPr>
              <w:t>The Master Brief (sections 20.4, 21 and 22) requires these for the final project; the M4 chapter only covered scope.</w:t>
            </w:r>
          </w:p>
        </w:tc>
        <w:tc>
          <w:tcPr>
            <w:tcW w:w="3200" w:type="dxa"/>
          </w:tcPr>
          <w:p w14:paraId="7580A8F0" w14:textId="77777777" w:rsidR="00E47DDD" w:rsidRDefault="00E47DDD" w:rsidP="00E47DDD">
            <w:pPr>
              <w:spacing w:after="40"/>
              <w:rPr>
                <w:sz w:val="16"/>
                <w:szCs w:val="16"/>
              </w:rPr>
            </w:pPr>
            <w:r>
              <w:rPr>
                <w:sz w:val="16"/>
                <w:szCs w:val="16"/>
              </w:rPr>
              <w:t>Requirements, design, data/API: none. Documentation only; items only the team knows are marked [Team to complete]. Risk: none new.</w:t>
            </w:r>
          </w:p>
        </w:tc>
        <w:tc>
          <w:tcPr>
            <w:tcW w:w="1150" w:type="dxa"/>
          </w:tcPr>
          <w:p w14:paraId="63DDF1E7" w14:textId="591D434E" w:rsidR="00E47DDD" w:rsidRDefault="00E47DDD" w:rsidP="00E47DDD">
            <w:pPr>
              <w:spacing w:after="40"/>
              <w:rPr>
                <w:sz w:val="16"/>
                <w:szCs w:val="16"/>
              </w:rPr>
            </w:pPr>
            <w:r>
              <w:rPr>
                <w:sz w:val="16"/>
                <w:szCs w:val="16"/>
              </w:rPr>
              <w:t xml:space="preserve">Chanri Du Randt, 18/10/2026 </w:t>
            </w:r>
          </w:p>
        </w:tc>
        <w:tc>
          <w:tcPr>
            <w:tcW w:w="1000" w:type="dxa"/>
          </w:tcPr>
          <w:p w14:paraId="5496085A" w14:textId="77777777" w:rsidR="00E47DDD" w:rsidRDefault="00E47DDD" w:rsidP="00E47DDD">
            <w:pPr>
              <w:spacing w:after="40"/>
              <w:rPr>
                <w:sz w:val="16"/>
                <w:szCs w:val="16"/>
              </w:rPr>
            </w:pPr>
            <w:r>
              <w:rPr>
                <w:sz w:val="16"/>
                <w:szCs w:val="16"/>
              </w:rPr>
              <w:t>No (new sections)</w:t>
            </w:r>
          </w:p>
        </w:tc>
        <w:tc>
          <w:tcPr>
            <w:tcW w:w="1000" w:type="dxa"/>
          </w:tcPr>
          <w:p w14:paraId="1ACB51F1" w14:textId="77777777" w:rsidR="00E47DDD" w:rsidRDefault="00E47DDD" w:rsidP="00E47DDD">
            <w:pPr>
              <w:spacing w:after="40"/>
              <w:rPr>
                <w:sz w:val="16"/>
                <w:szCs w:val="16"/>
              </w:rPr>
            </w:pPr>
            <w:r>
              <w:rPr>
                <w:sz w:val="16"/>
                <w:szCs w:val="16"/>
              </w:rPr>
              <w:t>Accept - applied in the Final PED</w:t>
            </w:r>
          </w:p>
        </w:tc>
        <w:tc>
          <w:tcPr>
            <w:tcW w:w="1586" w:type="dxa"/>
          </w:tcPr>
          <w:p w14:paraId="05135DF3" w14:textId="389A1513" w:rsidR="00E47DDD" w:rsidRDefault="00862261" w:rsidP="00E47DDD">
            <w:pPr>
              <w:spacing w:after="40"/>
              <w:rPr>
                <w:sz w:val="16"/>
                <w:szCs w:val="16"/>
              </w:rPr>
            </w:pPr>
            <w:r w:rsidRPr="006B0D39">
              <w:rPr>
                <w:sz w:val="16"/>
                <w:szCs w:val="16"/>
              </w:rPr>
              <w:t>Clarissa Bierman, Eduard Herman, 1</w:t>
            </w:r>
            <w:r>
              <w:rPr>
                <w:sz w:val="16"/>
                <w:szCs w:val="16"/>
              </w:rPr>
              <w:t>8</w:t>
            </w:r>
            <w:r w:rsidRPr="006B0D39">
              <w:rPr>
                <w:sz w:val="16"/>
                <w:szCs w:val="16"/>
              </w:rPr>
              <w:t>/10/2026</w:t>
            </w:r>
            <w:r>
              <w:rPr>
                <w:sz w:val="16"/>
                <w:szCs w:val="16"/>
              </w:rPr>
              <w:t xml:space="preserve"> (PR #</w:t>
            </w:r>
            <w:r w:rsidR="00083FE4">
              <w:rPr>
                <w:sz w:val="16"/>
                <w:szCs w:val="16"/>
              </w:rPr>
              <w:t>39</w:t>
            </w:r>
            <w:r>
              <w:rPr>
                <w:sz w:val="16"/>
                <w:szCs w:val="16"/>
              </w:rPr>
              <w:t>)</w:t>
            </w:r>
          </w:p>
        </w:tc>
      </w:tr>
      <w:tr w:rsidR="00E47DDD" w14:paraId="6A838F2B" w14:textId="77777777">
        <w:trPr>
          <w:cantSplit/>
        </w:trPr>
        <w:tc>
          <w:tcPr>
            <w:tcW w:w="850" w:type="dxa"/>
          </w:tcPr>
          <w:p w14:paraId="7B7E6290" w14:textId="77777777" w:rsidR="00E47DDD" w:rsidRDefault="00E47DDD" w:rsidP="00E47DDD">
            <w:pPr>
              <w:spacing w:after="40"/>
              <w:rPr>
                <w:sz w:val="16"/>
                <w:szCs w:val="16"/>
              </w:rPr>
            </w:pPr>
            <w:r>
              <w:rPr>
                <w:sz w:val="16"/>
                <w:szCs w:val="16"/>
              </w:rPr>
              <w:lastRenderedPageBreak/>
              <w:t>CR-022 (M4)</w:t>
            </w:r>
          </w:p>
        </w:tc>
        <w:tc>
          <w:tcPr>
            <w:tcW w:w="1450" w:type="dxa"/>
          </w:tcPr>
          <w:p w14:paraId="3A981856" w14:textId="77777777" w:rsidR="00E47DDD" w:rsidRDefault="00E47DDD" w:rsidP="00E47DDD">
            <w:pPr>
              <w:spacing w:after="40"/>
              <w:rPr>
                <w:sz w:val="16"/>
                <w:szCs w:val="16"/>
              </w:rPr>
            </w:pPr>
            <w:r>
              <w:rPr>
                <w:sz w:val="16"/>
                <w:szCs w:val="16"/>
              </w:rPr>
              <w:t>Data &amp; Persistence Baseline (Entities); ERD v3; API-18; ASR-005; TD-03</w:t>
            </w:r>
          </w:p>
        </w:tc>
        <w:tc>
          <w:tcPr>
            <w:tcW w:w="2900" w:type="dxa"/>
          </w:tcPr>
          <w:p w14:paraId="77EA75FA" w14:textId="77777777" w:rsidR="00E47DDD" w:rsidRDefault="00E47DDD" w:rsidP="00E47DDD">
            <w:pPr>
              <w:spacing w:after="40"/>
              <w:rPr>
                <w:sz w:val="16"/>
                <w:szCs w:val="16"/>
              </w:rPr>
            </w:pPr>
            <w:r>
              <w:rPr>
                <w:sz w:val="16"/>
                <w:szCs w:val="16"/>
              </w:rPr>
              <w:t>Drop the client date of birth: Flyway migration V8__drop_client_date_of_birth.sql, and remove the field from the Client entity, API-18 (GET / PATCH /clients/me) and the requester profile page. Keep the employee date of birth and address.</w:t>
            </w:r>
          </w:p>
        </w:tc>
        <w:tc>
          <w:tcPr>
            <w:tcW w:w="2000" w:type="dxa"/>
          </w:tcPr>
          <w:p w14:paraId="78BCF6BF" w14:textId="77777777" w:rsidR="00E47DDD" w:rsidRDefault="00E47DDD" w:rsidP="00E47DDD">
            <w:pPr>
              <w:spacing w:after="40"/>
              <w:rPr>
                <w:sz w:val="16"/>
                <w:szCs w:val="16"/>
              </w:rPr>
            </w:pPr>
            <w:r>
              <w:rPr>
                <w:sz w:val="16"/>
                <w:szCs w:val="16"/>
              </w:rPr>
              <w:t xml:space="preserve">No requirement uses a requester's date of birth, so POPIA data </w:t>
            </w:r>
            <w:proofErr w:type="spellStart"/>
            <w:r>
              <w:rPr>
                <w:sz w:val="16"/>
                <w:szCs w:val="16"/>
              </w:rPr>
              <w:t>minimisation</w:t>
            </w:r>
            <w:proofErr w:type="spellEnd"/>
            <w:r>
              <w:rPr>
                <w:sz w:val="16"/>
                <w:szCs w:val="16"/>
              </w:rPr>
              <w:t xml:space="preserve"> says not to keep it (ASR-005, TD-03). The scenario does not mention an existing HR or employee database, so the employee fields are the only staff record and keep their purpose.</w:t>
            </w:r>
          </w:p>
        </w:tc>
        <w:tc>
          <w:tcPr>
            <w:tcW w:w="3200" w:type="dxa"/>
          </w:tcPr>
          <w:p w14:paraId="0452F234" w14:textId="77777777" w:rsidR="00E47DDD" w:rsidRDefault="00E47DDD" w:rsidP="00E47DDD">
            <w:pPr>
              <w:spacing w:after="40"/>
              <w:rPr>
                <w:sz w:val="16"/>
                <w:szCs w:val="16"/>
              </w:rPr>
            </w:pPr>
            <w:r>
              <w:rPr>
                <w:sz w:val="16"/>
                <w:szCs w:val="16"/>
              </w:rPr>
              <w:t xml:space="preserve">Requirements: none. Data: V8 drops </w:t>
            </w:r>
            <w:proofErr w:type="spellStart"/>
            <w:r>
              <w:rPr>
                <w:sz w:val="16"/>
                <w:szCs w:val="16"/>
              </w:rPr>
              <w:t>client.date_of_birth</w:t>
            </w:r>
            <w:proofErr w:type="spellEnd"/>
            <w:r>
              <w:rPr>
                <w:sz w:val="16"/>
                <w:szCs w:val="16"/>
              </w:rPr>
              <w:t xml:space="preserve">; the values on the test and production databases are deleted when V8 runs on deploy; audit rows from before V8 keep the old value (append-only) and the </w:t>
            </w:r>
            <w:proofErr w:type="spellStart"/>
            <w:r>
              <w:rPr>
                <w:sz w:val="16"/>
                <w:szCs w:val="16"/>
              </w:rPr>
              <w:t>audit_log</w:t>
            </w:r>
            <w:proofErr w:type="spellEnd"/>
            <w:r>
              <w:rPr>
                <w:sz w:val="16"/>
                <w:szCs w:val="16"/>
              </w:rPr>
              <w:t xml:space="preserve"> view masks it. API: API-18 no longer returns </w:t>
            </w:r>
            <w:proofErr w:type="spellStart"/>
            <w:r>
              <w:rPr>
                <w:sz w:val="16"/>
                <w:szCs w:val="16"/>
              </w:rPr>
              <w:t>dateOfBirth</w:t>
            </w:r>
            <w:proofErr w:type="spellEnd"/>
            <w:r>
              <w:rPr>
                <w:sz w:val="16"/>
                <w:szCs w:val="16"/>
              </w:rPr>
              <w:t>; a client that still sends it is not refused (unknown fields are ignored). Security/POPIA: less personal data held. Testing: tests updated; 251 backend and 38 frontend tests pass. Risk: none new.</w:t>
            </w:r>
          </w:p>
        </w:tc>
        <w:tc>
          <w:tcPr>
            <w:tcW w:w="1150" w:type="dxa"/>
          </w:tcPr>
          <w:p w14:paraId="7D226F42" w14:textId="77777777" w:rsidR="00E47DDD" w:rsidRDefault="00E47DDD" w:rsidP="00E47DDD">
            <w:pPr>
              <w:spacing w:after="40"/>
              <w:rPr>
                <w:sz w:val="16"/>
                <w:szCs w:val="16"/>
              </w:rPr>
            </w:pPr>
            <w:r>
              <w:rPr>
                <w:sz w:val="16"/>
                <w:szCs w:val="16"/>
              </w:rPr>
              <w:t>Chanri Du Randt, 18/10/2026</w:t>
            </w:r>
          </w:p>
        </w:tc>
        <w:tc>
          <w:tcPr>
            <w:tcW w:w="1000" w:type="dxa"/>
          </w:tcPr>
          <w:p w14:paraId="2D1323EC" w14:textId="77777777" w:rsidR="00E47DDD" w:rsidRDefault="00E47DDD" w:rsidP="00E47DDD">
            <w:pPr>
              <w:spacing w:after="40"/>
              <w:rPr>
                <w:sz w:val="16"/>
                <w:szCs w:val="16"/>
              </w:rPr>
            </w:pPr>
            <w:r>
              <w:rPr>
                <w:sz w:val="16"/>
                <w:szCs w:val="16"/>
              </w:rPr>
              <w:t>Yes (M2 v1.7 ERD v2 change 1; M3 v3.0 TD-03)</w:t>
            </w:r>
          </w:p>
        </w:tc>
        <w:tc>
          <w:tcPr>
            <w:tcW w:w="1000" w:type="dxa"/>
          </w:tcPr>
          <w:p w14:paraId="5255F2C5" w14:textId="77777777" w:rsidR="00E47DDD" w:rsidRDefault="00E47DDD" w:rsidP="00E47DDD">
            <w:pPr>
              <w:spacing w:after="40"/>
              <w:rPr>
                <w:sz w:val="16"/>
                <w:szCs w:val="16"/>
              </w:rPr>
            </w:pPr>
            <w:r>
              <w:rPr>
                <w:sz w:val="16"/>
                <w:szCs w:val="16"/>
              </w:rPr>
              <w:t>Accept - applied in the Final PED and V8</w:t>
            </w:r>
          </w:p>
        </w:tc>
        <w:tc>
          <w:tcPr>
            <w:tcW w:w="1586" w:type="dxa"/>
          </w:tcPr>
          <w:p w14:paraId="464F47D5" w14:textId="6AE96A58" w:rsidR="00E47DDD" w:rsidRDefault="00862261" w:rsidP="00E47DDD">
            <w:pPr>
              <w:spacing w:after="40"/>
              <w:rPr>
                <w:sz w:val="16"/>
                <w:szCs w:val="16"/>
              </w:rPr>
            </w:pPr>
            <w:r>
              <w:rPr>
                <w:sz w:val="16"/>
                <w:szCs w:val="16"/>
              </w:rPr>
              <w:t>Clarissa Bierman, Eduard Herman, PR [#</w:t>
            </w:r>
            <w:r w:rsidR="00083FE4">
              <w:rPr>
                <w:sz w:val="16"/>
                <w:szCs w:val="16"/>
              </w:rPr>
              <w:t>39</w:t>
            </w:r>
            <w:r>
              <w:rPr>
                <w:sz w:val="16"/>
                <w:szCs w:val="16"/>
              </w:rPr>
              <w:t>]</w:t>
            </w:r>
          </w:p>
        </w:tc>
      </w:tr>
    </w:tbl>
    <w:p w14:paraId="7220A0CA" w14:textId="77777777" w:rsidR="00EE7859" w:rsidRDefault="00555546">
      <w:pPr>
        <w:pStyle w:val="Heading2"/>
      </w:pPr>
      <w:bookmarkStart w:id="2" w:name="_Toc243252178"/>
      <w:r>
        <w:t>Controlled Design Changes (C-01 to C-09)</w:t>
      </w:r>
      <w:bookmarkEnd w:id="2"/>
    </w:p>
    <w:p w14:paraId="68C5601D" w14:textId="77777777" w:rsidR="00EE7859" w:rsidRDefault="00555546">
      <w:r>
        <w:t>Design changes made during construction (M3). They change how a requirement is met, not the requirement, so they are controlled changes (C-xx) rather than change requests. Moved here from the Milestone 3 Evidence Index (Controlled Changes) in v4.0 so that every change record is in one place; each record shows the original decision, the evidence, the revised decision and the consequence.</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0"/>
        <w:gridCol w:w="1700"/>
        <w:gridCol w:w="2300"/>
        <w:gridCol w:w="2300"/>
        <w:gridCol w:w="2016"/>
      </w:tblGrid>
      <w:tr w:rsidR="009B2676" w14:paraId="170C2ED7" w14:textId="77777777">
        <w:trPr>
          <w:cantSplit/>
          <w:tblHeader/>
        </w:trPr>
        <w:tc>
          <w:tcPr>
            <w:tcW w:w="700" w:type="dxa"/>
            <w:shd w:val="clear" w:color="auto" w:fill="002060"/>
            <w:tcMar>
              <w:top w:w="40" w:type="dxa"/>
              <w:left w:w="90" w:type="dxa"/>
              <w:bottom w:w="40" w:type="dxa"/>
              <w:right w:w="90" w:type="dxa"/>
            </w:tcMar>
          </w:tcPr>
          <w:p w14:paraId="770526C0" w14:textId="77777777" w:rsidR="009B2676" w:rsidRDefault="00555546">
            <w:pPr>
              <w:spacing w:after="40"/>
            </w:pPr>
            <w:r>
              <w:rPr>
                <w:b/>
                <w:bCs/>
                <w:color w:val="FFFFFF"/>
                <w:sz w:val="18"/>
                <w:szCs w:val="18"/>
              </w:rPr>
              <w:t>ID</w:t>
            </w:r>
          </w:p>
        </w:tc>
        <w:tc>
          <w:tcPr>
            <w:tcW w:w="1700" w:type="dxa"/>
            <w:shd w:val="clear" w:color="auto" w:fill="002060"/>
            <w:tcMar>
              <w:top w:w="40" w:type="dxa"/>
              <w:left w:w="90" w:type="dxa"/>
              <w:bottom w:w="40" w:type="dxa"/>
              <w:right w:w="90" w:type="dxa"/>
            </w:tcMar>
          </w:tcPr>
          <w:p w14:paraId="1BAC9B5F" w14:textId="77777777" w:rsidR="009B2676" w:rsidRDefault="00555546">
            <w:pPr>
              <w:spacing w:after="40"/>
            </w:pPr>
            <w:r>
              <w:rPr>
                <w:b/>
                <w:bCs/>
                <w:color w:val="FFFFFF"/>
                <w:sz w:val="18"/>
                <w:szCs w:val="18"/>
              </w:rPr>
              <w:t>Original decision</w:t>
            </w:r>
          </w:p>
        </w:tc>
        <w:tc>
          <w:tcPr>
            <w:tcW w:w="2300" w:type="dxa"/>
            <w:shd w:val="clear" w:color="auto" w:fill="002060"/>
            <w:tcMar>
              <w:top w:w="40" w:type="dxa"/>
              <w:left w:w="90" w:type="dxa"/>
              <w:bottom w:w="40" w:type="dxa"/>
              <w:right w:w="90" w:type="dxa"/>
            </w:tcMar>
          </w:tcPr>
          <w:p w14:paraId="47D15CA9" w14:textId="77777777" w:rsidR="009B2676" w:rsidRDefault="00555546">
            <w:pPr>
              <w:spacing w:after="40"/>
            </w:pPr>
            <w:r>
              <w:rPr>
                <w:b/>
                <w:bCs/>
                <w:color w:val="FFFFFF"/>
                <w:sz w:val="18"/>
                <w:szCs w:val="18"/>
              </w:rPr>
              <w:t>Evidence / problem</w:t>
            </w:r>
          </w:p>
        </w:tc>
        <w:tc>
          <w:tcPr>
            <w:tcW w:w="2300" w:type="dxa"/>
            <w:shd w:val="clear" w:color="auto" w:fill="002060"/>
            <w:tcMar>
              <w:top w:w="40" w:type="dxa"/>
              <w:left w:w="90" w:type="dxa"/>
              <w:bottom w:w="40" w:type="dxa"/>
              <w:right w:w="90" w:type="dxa"/>
            </w:tcMar>
          </w:tcPr>
          <w:p w14:paraId="45DC8E5E" w14:textId="77777777" w:rsidR="009B2676" w:rsidRDefault="00555546">
            <w:pPr>
              <w:spacing w:after="40"/>
            </w:pPr>
            <w:r>
              <w:rPr>
                <w:b/>
                <w:bCs/>
                <w:color w:val="FFFFFF"/>
                <w:sz w:val="18"/>
                <w:szCs w:val="18"/>
              </w:rPr>
              <w:t>Revised decision</w:t>
            </w:r>
          </w:p>
        </w:tc>
        <w:tc>
          <w:tcPr>
            <w:tcW w:w="2016" w:type="dxa"/>
            <w:shd w:val="clear" w:color="auto" w:fill="002060"/>
            <w:tcMar>
              <w:top w:w="40" w:type="dxa"/>
              <w:left w:w="90" w:type="dxa"/>
              <w:bottom w:w="40" w:type="dxa"/>
              <w:right w:w="90" w:type="dxa"/>
            </w:tcMar>
          </w:tcPr>
          <w:p w14:paraId="394E9739" w14:textId="77777777" w:rsidR="009B2676" w:rsidRDefault="00555546">
            <w:pPr>
              <w:spacing w:after="40"/>
            </w:pPr>
            <w:r>
              <w:rPr>
                <w:b/>
                <w:bCs/>
                <w:color w:val="FFFFFF"/>
                <w:sz w:val="18"/>
                <w:szCs w:val="18"/>
              </w:rPr>
              <w:t>Consequence</w:t>
            </w:r>
          </w:p>
        </w:tc>
      </w:tr>
      <w:tr w:rsidR="009B2676" w14:paraId="3C4F9A8D" w14:textId="77777777">
        <w:trPr>
          <w:cantSplit/>
        </w:trPr>
        <w:tc>
          <w:tcPr>
            <w:tcW w:w="700" w:type="dxa"/>
            <w:tcMar>
              <w:top w:w="40" w:type="dxa"/>
              <w:left w:w="90" w:type="dxa"/>
              <w:bottom w:w="40" w:type="dxa"/>
              <w:right w:w="90" w:type="dxa"/>
            </w:tcMar>
          </w:tcPr>
          <w:p w14:paraId="496DAC5F" w14:textId="77777777" w:rsidR="009B2676" w:rsidRDefault="00555546">
            <w:pPr>
              <w:spacing w:after="40"/>
            </w:pPr>
            <w:r>
              <w:rPr>
                <w:sz w:val="18"/>
                <w:szCs w:val="18"/>
              </w:rPr>
              <w:t>C-01 (M3)</w:t>
            </w:r>
          </w:p>
        </w:tc>
        <w:tc>
          <w:tcPr>
            <w:tcW w:w="1700" w:type="dxa"/>
            <w:tcMar>
              <w:top w:w="40" w:type="dxa"/>
              <w:left w:w="90" w:type="dxa"/>
              <w:bottom w:w="40" w:type="dxa"/>
              <w:right w:w="90" w:type="dxa"/>
            </w:tcMar>
          </w:tcPr>
          <w:p w14:paraId="0F7A902E" w14:textId="77777777" w:rsidR="009B2676" w:rsidRDefault="00555546">
            <w:pPr>
              <w:spacing w:after="40"/>
            </w:pPr>
            <w:r>
              <w:rPr>
                <w:sz w:val="18"/>
                <w:szCs w:val="18"/>
              </w:rPr>
              <w:t>DEC-006: optimistic locking with a Version column; clients send the version on API-08, API-09 and API-12.</w:t>
            </w:r>
          </w:p>
        </w:tc>
        <w:tc>
          <w:tcPr>
            <w:tcW w:w="2300" w:type="dxa"/>
            <w:tcMar>
              <w:top w:w="40" w:type="dxa"/>
              <w:left w:w="90" w:type="dxa"/>
              <w:bottom w:w="40" w:type="dxa"/>
              <w:right w:w="90" w:type="dxa"/>
            </w:tcMar>
          </w:tcPr>
          <w:p w14:paraId="6BF9FC1E" w14:textId="77777777" w:rsidR="009B2676" w:rsidRDefault="00555546">
            <w:pPr>
              <w:spacing w:after="40"/>
            </w:pPr>
            <w:r>
              <w:rPr>
                <w:sz w:val="18"/>
                <w:szCs w:val="18"/>
              </w:rPr>
              <w:t>Every write is already re-checked against the current state (state machine, handler check) and the partial unique index guards double assignment. A version adds client state for little gain. R-17 named pessimistic locking as its contingency.</w:t>
            </w:r>
          </w:p>
        </w:tc>
        <w:tc>
          <w:tcPr>
            <w:tcW w:w="2300" w:type="dxa"/>
            <w:tcMar>
              <w:top w:w="40" w:type="dxa"/>
              <w:left w:w="90" w:type="dxa"/>
              <w:bottom w:w="40" w:type="dxa"/>
              <w:right w:w="90" w:type="dxa"/>
            </w:tcMar>
          </w:tcPr>
          <w:p w14:paraId="7049E8B5" w14:textId="77777777" w:rsidR="009B2676" w:rsidRDefault="00555546">
            <w:pPr>
              <w:spacing w:after="40"/>
            </w:pPr>
            <w:r>
              <w:rPr>
                <w:sz w:val="18"/>
                <w:szCs w:val="18"/>
              </w:rPr>
              <w:t>Each change loads the request with SELECT ... FOR UPDATE, so concurrent changes run one after the other and are re-checked. No version field in the API.</w:t>
            </w:r>
          </w:p>
        </w:tc>
        <w:tc>
          <w:tcPr>
            <w:tcW w:w="2016" w:type="dxa"/>
            <w:tcMar>
              <w:top w:w="40" w:type="dxa"/>
              <w:left w:w="90" w:type="dxa"/>
              <w:bottom w:w="40" w:type="dxa"/>
              <w:right w:w="90" w:type="dxa"/>
            </w:tcMar>
          </w:tcPr>
          <w:p w14:paraId="5E71517A" w14:textId="77777777" w:rsidR="009B2676" w:rsidRDefault="00555546">
            <w:pPr>
              <w:spacing w:after="40"/>
            </w:pPr>
            <w:r>
              <w:rPr>
                <w:sz w:val="18"/>
                <w:szCs w:val="18"/>
              </w:rPr>
              <w:t>Two accepts at once: exactly one succeeds, the other gets 409 ALREADY_ASSIGNED. Priority and reassignment are last-write-wins with no "updated by someone else" message (TD-05). VERSION_CONFLICT is unused.</w:t>
            </w:r>
          </w:p>
        </w:tc>
      </w:tr>
      <w:tr w:rsidR="009B2676" w14:paraId="54886ABA" w14:textId="77777777">
        <w:trPr>
          <w:cantSplit/>
        </w:trPr>
        <w:tc>
          <w:tcPr>
            <w:tcW w:w="700" w:type="dxa"/>
            <w:tcMar>
              <w:top w:w="40" w:type="dxa"/>
              <w:left w:w="90" w:type="dxa"/>
              <w:bottom w:w="40" w:type="dxa"/>
              <w:right w:w="90" w:type="dxa"/>
            </w:tcMar>
          </w:tcPr>
          <w:p w14:paraId="54E8D5E8" w14:textId="77777777" w:rsidR="009B2676" w:rsidRDefault="00555546">
            <w:pPr>
              <w:spacing w:after="40"/>
            </w:pPr>
            <w:r>
              <w:rPr>
                <w:sz w:val="18"/>
                <w:szCs w:val="18"/>
              </w:rPr>
              <w:lastRenderedPageBreak/>
              <w:t>C-02 (M3)</w:t>
            </w:r>
          </w:p>
        </w:tc>
        <w:tc>
          <w:tcPr>
            <w:tcW w:w="1700" w:type="dxa"/>
            <w:tcMar>
              <w:top w:w="40" w:type="dxa"/>
              <w:left w:w="90" w:type="dxa"/>
              <w:bottom w:w="40" w:type="dxa"/>
              <w:right w:w="90" w:type="dxa"/>
            </w:tcMar>
          </w:tcPr>
          <w:p w14:paraId="03631873" w14:textId="77777777" w:rsidR="009B2676" w:rsidRDefault="00555546">
            <w:pPr>
              <w:spacing w:after="40"/>
            </w:pPr>
            <w:r>
              <w:rPr>
                <w:sz w:val="18"/>
                <w:szCs w:val="18"/>
              </w:rPr>
              <w:t xml:space="preserve">DEC-012: </w:t>
            </w:r>
            <w:proofErr w:type="spellStart"/>
            <w:r>
              <w:rPr>
                <w:sz w:val="18"/>
                <w:szCs w:val="18"/>
              </w:rPr>
              <w:t>RequestStatusChangedEvent</w:t>
            </w:r>
            <w:proofErr w:type="spellEnd"/>
            <w:r>
              <w:rPr>
                <w:sz w:val="18"/>
                <w:szCs w:val="18"/>
              </w:rPr>
              <w:t xml:space="preserve"> and an </w:t>
            </w:r>
            <w:proofErr w:type="spellStart"/>
            <w:r>
              <w:rPr>
                <w:sz w:val="18"/>
                <w:szCs w:val="18"/>
              </w:rPr>
              <w:t>AuditListener</w:t>
            </w:r>
            <w:proofErr w:type="spellEnd"/>
            <w:r>
              <w:rPr>
                <w:sz w:val="18"/>
                <w:szCs w:val="18"/>
              </w:rPr>
              <w:t xml:space="preserve"> write </w:t>
            </w:r>
            <w:proofErr w:type="spellStart"/>
            <w:r>
              <w:rPr>
                <w:sz w:val="18"/>
                <w:szCs w:val="18"/>
              </w:rPr>
              <w:t>AuditEntry</w:t>
            </w:r>
            <w:proofErr w:type="spellEnd"/>
            <w:r>
              <w:rPr>
                <w:sz w:val="18"/>
                <w:szCs w:val="18"/>
              </w:rPr>
              <w:t xml:space="preserve"> rows.</w:t>
            </w:r>
          </w:p>
        </w:tc>
        <w:tc>
          <w:tcPr>
            <w:tcW w:w="2300" w:type="dxa"/>
            <w:tcMar>
              <w:top w:w="40" w:type="dxa"/>
              <w:left w:w="90" w:type="dxa"/>
              <w:bottom w:w="40" w:type="dxa"/>
              <w:right w:w="90" w:type="dxa"/>
            </w:tcMar>
          </w:tcPr>
          <w:p w14:paraId="0BADAE3A" w14:textId="77777777" w:rsidR="009B2676" w:rsidRDefault="00555546">
            <w:pPr>
              <w:spacing w:after="40"/>
            </w:pPr>
            <w:r>
              <w:rPr>
                <w:sz w:val="18"/>
                <w:szCs w:val="18"/>
              </w:rPr>
              <w:t>Audit written by application code is skipped by any code path or SQL that forgets the event.</w:t>
            </w:r>
          </w:p>
        </w:tc>
        <w:tc>
          <w:tcPr>
            <w:tcW w:w="2300" w:type="dxa"/>
            <w:tcMar>
              <w:top w:w="40" w:type="dxa"/>
              <w:left w:w="90" w:type="dxa"/>
              <w:bottom w:w="40" w:type="dxa"/>
              <w:right w:w="90" w:type="dxa"/>
            </w:tcMar>
          </w:tcPr>
          <w:p w14:paraId="21018E43" w14:textId="77777777" w:rsidR="009B2676" w:rsidRDefault="00555546">
            <w:pPr>
              <w:spacing w:after="40"/>
            </w:pPr>
            <w:r>
              <w:rPr>
                <w:sz w:val="18"/>
                <w:szCs w:val="18"/>
              </w:rPr>
              <w:t xml:space="preserve">A SECURITY DEFINER trigger on each audited table writes old and new row JSON into </w:t>
            </w:r>
            <w:proofErr w:type="spellStart"/>
            <w:r>
              <w:rPr>
                <w:sz w:val="18"/>
                <w:szCs w:val="18"/>
              </w:rPr>
              <w:t>audit_entry</w:t>
            </w:r>
            <w:proofErr w:type="spellEnd"/>
            <w:r>
              <w:rPr>
                <w:sz w:val="18"/>
                <w:szCs w:val="18"/>
              </w:rPr>
              <w:t xml:space="preserve"> in the same transaction; append-only triggers block UPDATE and DELETE.</w:t>
            </w:r>
          </w:p>
        </w:tc>
        <w:tc>
          <w:tcPr>
            <w:tcW w:w="2016" w:type="dxa"/>
            <w:tcMar>
              <w:top w:w="40" w:type="dxa"/>
              <w:left w:w="90" w:type="dxa"/>
              <w:bottom w:w="40" w:type="dxa"/>
              <w:right w:w="90" w:type="dxa"/>
            </w:tcMar>
          </w:tcPr>
          <w:p w14:paraId="53BB53BD" w14:textId="77777777" w:rsidR="009B2676" w:rsidRDefault="00555546">
            <w:pPr>
              <w:spacing w:after="40"/>
            </w:pPr>
            <w:r>
              <w:rPr>
                <w:sz w:val="18"/>
                <w:szCs w:val="18"/>
              </w:rPr>
              <w:t xml:space="preserve">Every change is audited, including changes outside the API. The request history is built from row JSON in </w:t>
            </w:r>
            <w:proofErr w:type="spellStart"/>
            <w:r>
              <w:rPr>
                <w:sz w:val="18"/>
                <w:szCs w:val="18"/>
              </w:rPr>
              <w:t>AuditService</w:t>
            </w:r>
            <w:proofErr w:type="spellEnd"/>
            <w:r>
              <w:rPr>
                <w:sz w:val="18"/>
                <w:szCs w:val="18"/>
              </w:rPr>
              <w:t>. Requesters see status changes only through the V5 function.</w:t>
            </w:r>
          </w:p>
        </w:tc>
      </w:tr>
      <w:tr w:rsidR="009B2676" w14:paraId="1D9BDFA1" w14:textId="77777777">
        <w:trPr>
          <w:cantSplit/>
        </w:trPr>
        <w:tc>
          <w:tcPr>
            <w:tcW w:w="700" w:type="dxa"/>
            <w:tcMar>
              <w:top w:w="40" w:type="dxa"/>
              <w:left w:w="90" w:type="dxa"/>
              <w:bottom w:w="40" w:type="dxa"/>
              <w:right w:w="90" w:type="dxa"/>
            </w:tcMar>
          </w:tcPr>
          <w:p w14:paraId="10733F16" w14:textId="77777777" w:rsidR="009B2676" w:rsidRDefault="00555546">
            <w:pPr>
              <w:spacing w:after="40"/>
            </w:pPr>
            <w:r>
              <w:rPr>
                <w:sz w:val="18"/>
                <w:szCs w:val="18"/>
              </w:rPr>
              <w:t>C-03 (M3)</w:t>
            </w:r>
          </w:p>
        </w:tc>
        <w:tc>
          <w:tcPr>
            <w:tcW w:w="1700" w:type="dxa"/>
            <w:tcMar>
              <w:top w:w="40" w:type="dxa"/>
              <w:left w:w="90" w:type="dxa"/>
              <w:bottom w:w="40" w:type="dxa"/>
              <w:right w:w="90" w:type="dxa"/>
            </w:tcMar>
          </w:tcPr>
          <w:p w14:paraId="3047D67B" w14:textId="77777777" w:rsidR="009B2676" w:rsidRDefault="00555546">
            <w:pPr>
              <w:spacing w:after="40"/>
            </w:pPr>
            <w:r>
              <w:rPr>
                <w:sz w:val="18"/>
                <w:szCs w:val="18"/>
              </w:rPr>
              <w:t>M2: one database login for the application.</w:t>
            </w:r>
          </w:p>
        </w:tc>
        <w:tc>
          <w:tcPr>
            <w:tcW w:w="2300" w:type="dxa"/>
            <w:tcMar>
              <w:top w:w="40" w:type="dxa"/>
              <w:left w:w="90" w:type="dxa"/>
              <w:bottom w:w="40" w:type="dxa"/>
              <w:right w:w="90" w:type="dxa"/>
            </w:tcMar>
          </w:tcPr>
          <w:p w14:paraId="4EFBFBF5" w14:textId="77777777" w:rsidR="009B2676" w:rsidRDefault="00555546">
            <w:pPr>
              <w:spacing w:after="40"/>
            </w:pPr>
            <w:proofErr w:type="spellStart"/>
            <w:r>
              <w:rPr>
                <w:sz w:val="18"/>
                <w:szCs w:val="18"/>
              </w:rPr>
              <w:t>Defence</w:t>
            </w:r>
            <w:proofErr w:type="spellEnd"/>
            <w:r>
              <w:rPr>
                <w:sz w:val="18"/>
                <w:szCs w:val="18"/>
              </w:rPr>
              <w:t xml:space="preserve"> in depth for ASR-001 and ASR-005: a bug in a Java check should not expose other data.</w:t>
            </w:r>
          </w:p>
        </w:tc>
        <w:tc>
          <w:tcPr>
            <w:tcW w:w="2300" w:type="dxa"/>
            <w:tcMar>
              <w:top w:w="40" w:type="dxa"/>
              <w:left w:w="90" w:type="dxa"/>
              <w:bottom w:w="40" w:type="dxa"/>
              <w:right w:w="90" w:type="dxa"/>
            </w:tcMar>
          </w:tcPr>
          <w:p w14:paraId="33FDC696" w14:textId="77777777" w:rsidR="009B2676" w:rsidRDefault="00555546">
            <w:pPr>
              <w:spacing w:after="40"/>
            </w:pPr>
            <w:r>
              <w:rPr>
                <w:sz w:val="18"/>
                <w:szCs w:val="18"/>
              </w:rPr>
              <w:t xml:space="preserve">V3 adds roles </w:t>
            </w:r>
            <w:proofErr w:type="spellStart"/>
            <w:r>
              <w:rPr>
                <w:sz w:val="18"/>
                <w:szCs w:val="18"/>
              </w:rPr>
              <w:t>civicconnect_client</w:t>
            </w:r>
            <w:proofErr w:type="spellEnd"/>
            <w:r>
              <w:rPr>
                <w:sz w:val="18"/>
                <w:szCs w:val="18"/>
              </w:rPr>
              <w:t>, _staff and _management; each transaction switches to the user's role. Management can read client contact columns only, never date of birth or password.</w:t>
            </w:r>
          </w:p>
        </w:tc>
        <w:tc>
          <w:tcPr>
            <w:tcW w:w="2016" w:type="dxa"/>
            <w:tcMar>
              <w:top w:w="40" w:type="dxa"/>
              <w:left w:w="90" w:type="dxa"/>
              <w:bottom w:w="40" w:type="dxa"/>
              <w:right w:w="90" w:type="dxa"/>
            </w:tcMar>
          </w:tcPr>
          <w:p w14:paraId="29B84781" w14:textId="77777777" w:rsidR="009B2676" w:rsidRDefault="00555546">
            <w:pPr>
              <w:spacing w:after="40"/>
            </w:pPr>
            <w:r>
              <w:rPr>
                <w:sz w:val="18"/>
                <w:szCs w:val="18"/>
              </w:rPr>
              <w:t xml:space="preserve">More grants to maintain when tables change. Tested by </w:t>
            </w:r>
            <w:proofErr w:type="spellStart"/>
            <w:r>
              <w:rPr>
                <w:sz w:val="18"/>
                <w:szCs w:val="18"/>
              </w:rPr>
              <w:t>databaseRoleBlocksRequester</w:t>
            </w:r>
            <w:proofErr w:type="spellEnd"/>
            <w:r>
              <w:rPr>
                <w:sz w:val="18"/>
                <w:szCs w:val="18"/>
              </w:rPr>
              <w:t>. M3 review: the audit table and missing row level security still exposed data (D-21); fixed by C-08.</w:t>
            </w:r>
          </w:p>
        </w:tc>
      </w:tr>
      <w:tr w:rsidR="009B2676" w14:paraId="288BC55A" w14:textId="77777777">
        <w:trPr>
          <w:cantSplit/>
        </w:trPr>
        <w:tc>
          <w:tcPr>
            <w:tcW w:w="700" w:type="dxa"/>
            <w:tcMar>
              <w:top w:w="40" w:type="dxa"/>
              <w:left w:w="90" w:type="dxa"/>
              <w:bottom w:w="40" w:type="dxa"/>
              <w:right w:w="90" w:type="dxa"/>
            </w:tcMar>
          </w:tcPr>
          <w:p w14:paraId="7FDEED10" w14:textId="77777777" w:rsidR="009B2676" w:rsidRDefault="00555546">
            <w:pPr>
              <w:spacing w:after="40"/>
            </w:pPr>
            <w:r>
              <w:rPr>
                <w:sz w:val="18"/>
                <w:szCs w:val="18"/>
              </w:rPr>
              <w:t>C-04 (M3)</w:t>
            </w:r>
          </w:p>
        </w:tc>
        <w:tc>
          <w:tcPr>
            <w:tcW w:w="1700" w:type="dxa"/>
            <w:tcMar>
              <w:top w:w="40" w:type="dxa"/>
              <w:left w:w="90" w:type="dxa"/>
              <w:bottom w:w="40" w:type="dxa"/>
              <w:right w:w="90" w:type="dxa"/>
            </w:tcMar>
          </w:tcPr>
          <w:p w14:paraId="26398D41" w14:textId="77777777" w:rsidR="009B2676" w:rsidRDefault="00555546">
            <w:pPr>
              <w:spacing w:after="40"/>
            </w:pPr>
            <w:r>
              <w:rPr>
                <w:sz w:val="18"/>
                <w:szCs w:val="18"/>
              </w:rPr>
              <w:t>API &amp; Integration Design 21.7: rate limiting deferred.</w:t>
            </w:r>
          </w:p>
        </w:tc>
        <w:tc>
          <w:tcPr>
            <w:tcW w:w="2300" w:type="dxa"/>
            <w:tcMar>
              <w:top w:w="40" w:type="dxa"/>
              <w:left w:w="90" w:type="dxa"/>
              <w:bottom w:w="40" w:type="dxa"/>
              <w:right w:w="90" w:type="dxa"/>
            </w:tcMar>
          </w:tcPr>
          <w:p w14:paraId="08ECB5A2" w14:textId="77777777" w:rsidR="009B2676" w:rsidRDefault="00555546">
            <w:pPr>
              <w:spacing w:after="40"/>
            </w:pPr>
            <w:r>
              <w:rPr>
                <w:sz w:val="18"/>
                <w:szCs w:val="18"/>
              </w:rPr>
              <w:t>Login could be brute-</w:t>
            </w:r>
            <w:proofErr w:type="spellStart"/>
            <w:r>
              <w:rPr>
                <w:sz w:val="18"/>
                <w:szCs w:val="18"/>
              </w:rPr>
              <w:t>forced</w:t>
            </w:r>
            <w:proofErr w:type="spellEnd"/>
            <w:r>
              <w:rPr>
                <w:sz w:val="18"/>
                <w:szCs w:val="18"/>
              </w:rPr>
              <w:t xml:space="preserve"> and one client could flood the API.</w:t>
            </w:r>
          </w:p>
        </w:tc>
        <w:tc>
          <w:tcPr>
            <w:tcW w:w="2300" w:type="dxa"/>
            <w:tcMar>
              <w:top w:w="40" w:type="dxa"/>
              <w:left w:w="90" w:type="dxa"/>
              <w:bottom w:w="40" w:type="dxa"/>
              <w:right w:w="90" w:type="dxa"/>
            </w:tcMar>
          </w:tcPr>
          <w:p w14:paraId="7C00B21C" w14:textId="77777777" w:rsidR="009B2676" w:rsidRDefault="00555546">
            <w:pPr>
              <w:spacing w:after="40"/>
            </w:pPr>
            <w:r>
              <w:rPr>
                <w:sz w:val="18"/>
                <w:szCs w:val="18"/>
              </w:rPr>
              <w:t>Login lockout per email (5 failures / 15 min); per-IP login limit (20/min); per-account (120/min) and per-IP (300/min) API limits; registrations per email (5/h). 429 with Retry-After.</w:t>
            </w:r>
          </w:p>
        </w:tc>
        <w:tc>
          <w:tcPr>
            <w:tcW w:w="2016" w:type="dxa"/>
            <w:tcMar>
              <w:top w:w="40" w:type="dxa"/>
              <w:left w:w="90" w:type="dxa"/>
              <w:bottom w:w="40" w:type="dxa"/>
              <w:right w:w="90" w:type="dxa"/>
            </w:tcMar>
          </w:tcPr>
          <w:p w14:paraId="41BDC718" w14:textId="77777777" w:rsidR="009B2676" w:rsidRDefault="00555546">
            <w:pPr>
              <w:spacing w:after="40"/>
            </w:pPr>
            <w:r>
              <w:rPr>
                <w:sz w:val="18"/>
                <w:szCs w:val="18"/>
              </w:rPr>
              <w:t>Counters are in memory: correct for one instance (R-24, TD-02). Load tests from one machine must raise the per-IP limit.</w:t>
            </w:r>
          </w:p>
        </w:tc>
      </w:tr>
      <w:tr w:rsidR="009B2676" w14:paraId="1B35CB47" w14:textId="77777777">
        <w:trPr>
          <w:cantSplit/>
        </w:trPr>
        <w:tc>
          <w:tcPr>
            <w:tcW w:w="700" w:type="dxa"/>
            <w:tcMar>
              <w:top w:w="40" w:type="dxa"/>
              <w:left w:w="90" w:type="dxa"/>
              <w:bottom w:w="40" w:type="dxa"/>
              <w:right w:w="90" w:type="dxa"/>
            </w:tcMar>
          </w:tcPr>
          <w:p w14:paraId="151EDB2D" w14:textId="77777777" w:rsidR="009B2676" w:rsidRDefault="00555546">
            <w:pPr>
              <w:spacing w:after="40"/>
            </w:pPr>
            <w:r>
              <w:rPr>
                <w:sz w:val="18"/>
                <w:szCs w:val="18"/>
              </w:rPr>
              <w:t>C-05 (M3)</w:t>
            </w:r>
          </w:p>
        </w:tc>
        <w:tc>
          <w:tcPr>
            <w:tcW w:w="1700" w:type="dxa"/>
            <w:tcMar>
              <w:top w:w="40" w:type="dxa"/>
              <w:left w:w="90" w:type="dxa"/>
              <w:bottom w:w="40" w:type="dxa"/>
              <w:right w:w="90" w:type="dxa"/>
            </w:tcMar>
          </w:tcPr>
          <w:p w14:paraId="5BCAF9C7" w14:textId="77777777" w:rsidR="009B2676" w:rsidRDefault="00555546">
            <w:pPr>
              <w:spacing w:after="40"/>
            </w:pPr>
            <w:r>
              <w:rPr>
                <w:sz w:val="18"/>
                <w:szCs w:val="18"/>
              </w:rPr>
              <w:t>CR-008: roles HANDLER and MANAGER.</w:t>
            </w:r>
          </w:p>
        </w:tc>
        <w:tc>
          <w:tcPr>
            <w:tcW w:w="2300" w:type="dxa"/>
            <w:tcMar>
              <w:top w:w="40" w:type="dxa"/>
              <w:left w:w="90" w:type="dxa"/>
              <w:bottom w:w="40" w:type="dxa"/>
              <w:right w:w="90" w:type="dxa"/>
            </w:tcMar>
          </w:tcPr>
          <w:p w14:paraId="14DD3C7C" w14:textId="77777777" w:rsidR="009B2676" w:rsidRDefault="00555546">
            <w:pPr>
              <w:spacing w:after="40"/>
            </w:pPr>
            <w:r>
              <w:rPr>
                <w:sz w:val="18"/>
                <w:szCs w:val="18"/>
              </w:rPr>
              <w:t>The database, backend and API already used STAFF and MANAGEMENT; the frontend translated between them.</w:t>
            </w:r>
          </w:p>
        </w:tc>
        <w:tc>
          <w:tcPr>
            <w:tcW w:w="2300" w:type="dxa"/>
            <w:tcMar>
              <w:top w:w="40" w:type="dxa"/>
              <w:left w:w="90" w:type="dxa"/>
              <w:bottom w:w="40" w:type="dxa"/>
              <w:right w:w="90" w:type="dxa"/>
            </w:tcMar>
          </w:tcPr>
          <w:p w14:paraId="066617D3" w14:textId="77777777" w:rsidR="009B2676" w:rsidRDefault="00555546">
            <w:pPr>
              <w:spacing w:after="40"/>
            </w:pPr>
            <w:r>
              <w:rPr>
                <w:sz w:val="18"/>
                <w:szCs w:val="18"/>
              </w:rPr>
              <w:t>One set of names everywhere: REQUESTER, STAFF, MANAGEMENT. The UI shows "Staff" and "Manager".</w:t>
            </w:r>
          </w:p>
        </w:tc>
        <w:tc>
          <w:tcPr>
            <w:tcW w:w="2016" w:type="dxa"/>
            <w:tcMar>
              <w:top w:w="40" w:type="dxa"/>
              <w:left w:w="90" w:type="dxa"/>
              <w:bottom w:w="40" w:type="dxa"/>
              <w:right w:w="90" w:type="dxa"/>
            </w:tcMar>
          </w:tcPr>
          <w:p w14:paraId="15ACA4AA" w14:textId="77777777" w:rsidR="009B2676" w:rsidRDefault="00555546">
            <w:pPr>
              <w:spacing w:after="40"/>
            </w:pPr>
            <w:r>
              <w:rPr>
                <w:sz w:val="18"/>
                <w:szCs w:val="18"/>
              </w:rPr>
              <w:t>Breaking change to the role values in API-02/API-03 (recorded in the Endpoint Contract). Saved sessions log in again once.</w:t>
            </w:r>
          </w:p>
        </w:tc>
      </w:tr>
      <w:tr w:rsidR="009B2676" w14:paraId="13AEF5E6" w14:textId="77777777">
        <w:trPr>
          <w:cantSplit/>
        </w:trPr>
        <w:tc>
          <w:tcPr>
            <w:tcW w:w="700" w:type="dxa"/>
            <w:tcMar>
              <w:top w:w="40" w:type="dxa"/>
              <w:left w:w="90" w:type="dxa"/>
              <w:bottom w:w="40" w:type="dxa"/>
              <w:right w:w="90" w:type="dxa"/>
            </w:tcMar>
          </w:tcPr>
          <w:p w14:paraId="79C41B23" w14:textId="77777777" w:rsidR="009B2676" w:rsidRDefault="00555546">
            <w:pPr>
              <w:spacing w:after="40"/>
            </w:pPr>
            <w:r>
              <w:rPr>
                <w:sz w:val="18"/>
                <w:szCs w:val="18"/>
              </w:rPr>
              <w:lastRenderedPageBreak/>
              <w:t>C-06 (M3)</w:t>
            </w:r>
          </w:p>
        </w:tc>
        <w:tc>
          <w:tcPr>
            <w:tcW w:w="1700" w:type="dxa"/>
            <w:tcMar>
              <w:top w:w="40" w:type="dxa"/>
              <w:left w:w="90" w:type="dxa"/>
              <w:bottom w:w="40" w:type="dxa"/>
              <w:right w:w="90" w:type="dxa"/>
            </w:tcMar>
          </w:tcPr>
          <w:p w14:paraId="7351FE54" w14:textId="77777777" w:rsidR="009B2676" w:rsidRDefault="00555546">
            <w:pPr>
              <w:spacing w:after="40"/>
            </w:pPr>
            <w:r>
              <w:rPr>
                <w:sz w:val="18"/>
                <w:szCs w:val="18"/>
              </w:rPr>
              <w:t>DEC-008: first manager password from an environment variable.</w:t>
            </w:r>
          </w:p>
        </w:tc>
        <w:tc>
          <w:tcPr>
            <w:tcW w:w="2300" w:type="dxa"/>
            <w:tcMar>
              <w:top w:w="40" w:type="dxa"/>
              <w:left w:w="90" w:type="dxa"/>
              <w:bottom w:w="40" w:type="dxa"/>
              <w:right w:w="90" w:type="dxa"/>
            </w:tcMar>
          </w:tcPr>
          <w:p w14:paraId="2B96DD05" w14:textId="77777777" w:rsidR="009B2676" w:rsidRDefault="00555546">
            <w:pPr>
              <w:spacing w:after="40"/>
            </w:pPr>
            <w:r>
              <w:rPr>
                <w:sz w:val="18"/>
                <w:szCs w:val="18"/>
              </w:rPr>
              <w:t>No bootstrap existed: a clean database had no manager.</w:t>
            </w:r>
          </w:p>
        </w:tc>
        <w:tc>
          <w:tcPr>
            <w:tcW w:w="2300" w:type="dxa"/>
            <w:tcMar>
              <w:top w:w="40" w:type="dxa"/>
              <w:left w:w="90" w:type="dxa"/>
              <w:bottom w:w="40" w:type="dxa"/>
              <w:right w:w="90" w:type="dxa"/>
            </w:tcMar>
          </w:tcPr>
          <w:p w14:paraId="55A9D012" w14:textId="77777777" w:rsidR="009B2676" w:rsidRDefault="00555546">
            <w:pPr>
              <w:spacing w:after="40"/>
            </w:pPr>
            <w:r>
              <w:rPr>
                <w:sz w:val="18"/>
                <w:szCs w:val="18"/>
              </w:rPr>
              <w:t xml:space="preserve">The build script creates a default manager (admin@gmail.com) with a </w:t>
            </w:r>
            <w:proofErr w:type="spellStart"/>
            <w:r>
              <w:rPr>
                <w:sz w:val="18"/>
                <w:szCs w:val="18"/>
              </w:rPr>
              <w:t>BCrypt</w:t>
            </w:r>
            <w:proofErr w:type="spellEnd"/>
            <w:r>
              <w:rPr>
                <w:sz w:val="18"/>
                <w:szCs w:val="18"/>
              </w:rPr>
              <w:t>-hashed password.</w:t>
            </w:r>
          </w:p>
        </w:tc>
        <w:tc>
          <w:tcPr>
            <w:tcW w:w="2016" w:type="dxa"/>
            <w:tcMar>
              <w:top w:w="40" w:type="dxa"/>
              <w:left w:w="90" w:type="dxa"/>
              <w:bottom w:w="40" w:type="dxa"/>
              <w:right w:w="90" w:type="dxa"/>
            </w:tcMar>
          </w:tcPr>
          <w:p w14:paraId="6EA038C6" w14:textId="77777777" w:rsidR="009B2676" w:rsidRDefault="00555546">
            <w:pPr>
              <w:spacing w:after="40"/>
            </w:pPr>
            <w:r>
              <w:rPr>
                <w:sz w:val="18"/>
                <w:szCs w:val="18"/>
              </w:rPr>
              <w:t>Known default credential: change it at first login on any shared database (R-25).</w:t>
            </w:r>
          </w:p>
        </w:tc>
      </w:tr>
      <w:tr w:rsidR="009B2676" w14:paraId="77F574F0" w14:textId="77777777">
        <w:trPr>
          <w:cantSplit/>
        </w:trPr>
        <w:tc>
          <w:tcPr>
            <w:tcW w:w="700" w:type="dxa"/>
            <w:tcMar>
              <w:top w:w="40" w:type="dxa"/>
              <w:left w:w="90" w:type="dxa"/>
              <w:bottom w:w="40" w:type="dxa"/>
              <w:right w:w="90" w:type="dxa"/>
            </w:tcMar>
          </w:tcPr>
          <w:p w14:paraId="3A1C36AC" w14:textId="77777777" w:rsidR="009B2676" w:rsidRDefault="00555546">
            <w:pPr>
              <w:spacing w:after="40"/>
            </w:pPr>
            <w:r>
              <w:rPr>
                <w:sz w:val="18"/>
                <w:szCs w:val="18"/>
              </w:rPr>
              <w:t>C-07 (M3)</w:t>
            </w:r>
          </w:p>
        </w:tc>
        <w:tc>
          <w:tcPr>
            <w:tcW w:w="1700" w:type="dxa"/>
            <w:tcMar>
              <w:top w:w="40" w:type="dxa"/>
              <w:left w:w="90" w:type="dxa"/>
              <w:bottom w:w="40" w:type="dxa"/>
              <w:right w:w="90" w:type="dxa"/>
            </w:tcMar>
          </w:tcPr>
          <w:p w14:paraId="676A2E36" w14:textId="77777777" w:rsidR="009B2676" w:rsidRDefault="00555546">
            <w:pPr>
              <w:spacing w:after="40"/>
            </w:pPr>
            <w:r>
              <w:rPr>
                <w:sz w:val="18"/>
                <w:szCs w:val="18"/>
              </w:rPr>
              <w:t>ARC-03: one jar serving Angular and the API; no CORS in production.</w:t>
            </w:r>
          </w:p>
        </w:tc>
        <w:tc>
          <w:tcPr>
            <w:tcW w:w="2300" w:type="dxa"/>
            <w:tcMar>
              <w:top w:w="40" w:type="dxa"/>
              <w:left w:w="90" w:type="dxa"/>
              <w:bottom w:w="40" w:type="dxa"/>
              <w:right w:w="90" w:type="dxa"/>
            </w:tcMar>
          </w:tcPr>
          <w:p w14:paraId="6F7BC3A0" w14:textId="77777777" w:rsidR="009B2676" w:rsidRDefault="00555546">
            <w:pPr>
              <w:spacing w:after="40"/>
            </w:pPr>
            <w:r>
              <w:rPr>
                <w:sz w:val="18"/>
                <w:szCs w:val="18"/>
              </w:rPr>
              <w:t>Development works through the ng serve proxy, so the CORS rule is unused. The single jar was built in M3.</w:t>
            </w:r>
          </w:p>
        </w:tc>
        <w:tc>
          <w:tcPr>
            <w:tcW w:w="2300" w:type="dxa"/>
            <w:tcMar>
              <w:top w:w="40" w:type="dxa"/>
              <w:left w:w="90" w:type="dxa"/>
              <w:bottom w:w="40" w:type="dxa"/>
              <w:right w:w="90" w:type="dxa"/>
            </w:tcMar>
          </w:tcPr>
          <w:p w14:paraId="7A0CD48C" w14:textId="77777777" w:rsidR="009B2676" w:rsidRDefault="00555546">
            <w:pPr>
              <w:spacing w:after="40"/>
            </w:pPr>
            <w:r>
              <w:rPr>
                <w:sz w:val="18"/>
                <w:szCs w:val="18"/>
              </w:rPr>
              <w:t>Keep ARC-03. Trade-off: frontend and backend deploy and scale together; static files can move to a CDN later.</w:t>
            </w:r>
          </w:p>
        </w:tc>
        <w:tc>
          <w:tcPr>
            <w:tcW w:w="2016" w:type="dxa"/>
            <w:tcMar>
              <w:top w:w="40" w:type="dxa"/>
              <w:left w:w="90" w:type="dxa"/>
              <w:bottom w:w="40" w:type="dxa"/>
              <w:right w:w="90" w:type="dxa"/>
            </w:tcMar>
          </w:tcPr>
          <w:p w14:paraId="5942EFC6" w14:textId="77777777" w:rsidR="009B2676" w:rsidRDefault="00555546">
            <w:pPr>
              <w:spacing w:after="40"/>
            </w:pPr>
            <w:r>
              <w:rPr>
                <w:sz w:val="18"/>
                <w:szCs w:val="18"/>
              </w:rPr>
              <w:t xml:space="preserve">Built in M3: the </w:t>
            </w:r>
            <w:proofErr w:type="spellStart"/>
            <w:r>
              <w:rPr>
                <w:sz w:val="18"/>
                <w:szCs w:val="18"/>
              </w:rPr>
              <w:t>Dockerfile</w:t>
            </w:r>
            <w:proofErr w:type="spellEnd"/>
            <w:r>
              <w:rPr>
                <w:sz w:val="18"/>
                <w:szCs w:val="18"/>
              </w:rPr>
              <w:t xml:space="preserve"> packages the Angular build into the jar; Angular routes fall back to index.html; static files are public and all data stays under /</w:t>
            </w:r>
            <w:proofErr w:type="spellStart"/>
            <w:r>
              <w:rPr>
                <w:sz w:val="18"/>
                <w:szCs w:val="18"/>
              </w:rPr>
              <w:t>api</w:t>
            </w:r>
            <w:proofErr w:type="spellEnd"/>
            <w:r>
              <w:rPr>
                <w:sz w:val="18"/>
                <w:szCs w:val="18"/>
              </w:rPr>
              <w:t>; a public health check (API-27). The CI "Deployment image" job builds and starts the image on every push. Render's free plan deploys the prod branch only after the checks pass (</w:t>
            </w:r>
            <w:proofErr w:type="spellStart"/>
            <w:r>
              <w:rPr>
                <w:sz w:val="18"/>
                <w:szCs w:val="18"/>
              </w:rPr>
              <w:t>render.yaml</w:t>
            </w:r>
            <w:proofErr w:type="spellEnd"/>
            <w:r>
              <w:rPr>
                <w:sz w:val="18"/>
                <w:szCs w:val="18"/>
              </w:rPr>
              <w:t>). Free-plan trade-off: the instance sleeps after 15 minutes without traffic and takes a minute or more to wake (R-15).</w:t>
            </w:r>
          </w:p>
        </w:tc>
      </w:tr>
      <w:tr w:rsidR="009B2676" w14:paraId="28FDAC4D" w14:textId="77777777">
        <w:trPr>
          <w:cantSplit/>
        </w:trPr>
        <w:tc>
          <w:tcPr>
            <w:tcW w:w="700" w:type="dxa"/>
            <w:tcMar>
              <w:top w:w="40" w:type="dxa"/>
              <w:left w:w="90" w:type="dxa"/>
              <w:bottom w:w="40" w:type="dxa"/>
              <w:right w:w="90" w:type="dxa"/>
            </w:tcMar>
          </w:tcPr>
          <w:p w14:paraId="1E941E9D" w14:textId="77777777" w:rsidR="009B2676" w:rsidRDefault="00555546">
            <w:pPr>
              <w:spacing w:after="40"/>
            </w:pPr>
            <w:r>
              <w:rPr>
                <w:sz w:val="18"/>
                <w:szCs w:val="18"/>
              </w:rPr>
              <w:lastRenderedPageBreak/>
              <w:t>C-08 (M3)</w:t>
            </w:r>
          </w:p>
        </w:tc>
        <w:tc>
          <w:tcPr>
            <w:tcW w:w="1700" w:type="dxa"/>
            <w:tcMar>
              <w:top w:w="40" w:type="dxa"/>
              <w:left w:w="90" w:type="dxa"/>
              <w:bottom w:w="40" w:type="dxa"/>
              <w:right w:w="90" w:type="dxa"/>
            </w:tcMar>
          </w:tcPr>
          <w:p w14:paraId="33673797" w14:textId="77777777" w:rsidR="009B2676" w:rsidRDefault="00555546">
            <w:pPr>
              <w:spacing w:after="40"/>
            </w:pPr>
            <w:r>
              <w:rPr>
                <w:sz w:val="18"/>
                <w:szCs w:val="18"/>
              </w:rPr>
              <w:t xml:space="preserve">C-03 / DEC-007: table and column grants per role; staff and management read </w:t>
            </w:r>
            <w:proofErr w:type="spellStart"/>
            <w:r>
              <w:rPr>
                <w:sz w:val="18"/>
                <w:szCs w:val="18"/>
              </w:rPr>
              <w:t>audit_entry</w:t>
            </w:r>
            <w:proofErr w:type="spellEnd"/>
            <w:r>
              <w:rPr>
                <w:sz w:val="18"/>
                <w:szCs w:val="18"/>
              </w:rPr>
              <w:t xml:space="preserve"> directly; the app login role may create objects (for Flyway's history table).</w:t>
            </w:r>
          </w:p>
        </w:tc>
        <w:tc>
          <w:tcPr>
            <w:tcW w:w="2300" w:type="dxa"/>
            <w:tcMar>
              <w:top w:w="40" w:type="dxa"/>
              <w:left w:w="90" w:type="dxa"/>
              <w:bottom w:w="40" w:type="dxa"/>
              <w:right w:w="90" w:type="dxa"/>
            </w:tcMar>
          </w:tcPr>
          <w:p w14:paraId="19CC6B6F" w14:textId="77777777" w:rsidR="009B2676" w:rsidRDefault="00555546">
            <w:pPr>
              <w:spacing w:after="40"/>
            </w:pPr>
            <w:r>
              <w:rPr>
                <w:sz w:val="18"/>
                <w:szCs w:val="18"/>
              </w:rPr>
              <w:t xml:space="preserve">The M3 code review found that staff and management could read client personal values through </w:t>
            </w:r>
            <w:proofErr w:type="spellStart"/>
            <w:r>
              <w:rPr>
                <w:sz w:val="18"/>
                <w:szCs w:val="18"/>
              </w:rPr>
              <w:t>audit_entry</w:t>
            </w:r>
            <w:proofErr w:type="spellEnd"/>
            <w:r>
              <w:rPr>
                <w:sz w:val="18"/>
                <w:szCs w:val="18"/>
              </w:rPr>
              <w:t xml:space="preserve">, the requester role could read every client, request and internal note, and the app role could create a </w:t>
            </w:r>
            <w:proofErr w:type="spellStart"/>
            <w:r>
              <w:rPr>
                <w:sz w:val="18"/>
                <w:szCs w:val="18"/>
              </w:rPr>
              <w:t>to_jsonb</w:t>
            </w:r>
            <w:proofErr w:type="spellEnd"/>
            <w:r>
              <w:rPr>
                <w:sz w:val="18"/>
                <w:szCs w:val="18"/>
              </w:rPr>
              <w:t xml:space="preserve"> overload that the audit trigger would run as the owner (D-19, D-21).</w:t>
            </w:r>
          </w:p>
        </w:tc>
        <w:tc>
          <w:tcPr>
            <w:tcW w:w="2300" w:type="dxa"/>
            <w:tcMar>
              <w:top w:w="40" w:type="dxa"/>
              <w:left w:w="90" w:type="dxa"/>
              <w:bottom w:w="40" w:type="dxa"/>
              <w:right w:w="90" w:type="dxa"/>
            </w:tcMar>
          </w:tcPr>
          <w:p w14:paraId="5242310E" w14:textId="77777777" w:rsidR="009B2676" w:rsidRDefault="00555546">
            <w:pPr>
              <w:spacing w:after="40"/>
            </w:pPr>
            <w:r>
              <w:rPr>
                <w:sz w:val="18"/>
                <w:szCs w:val="18"/>
              </w:rPr>
              <w:t xml:space="preserve">V6: the app role cannot create objects; SECURITY DEFINER functions search </w:t>
            </w:r>
            <w:proofErr w:type="spellStart"/>
            <w:r>
              <w:rPr>
                <w:sz w:val="18"/>
                <w:szCs w:val="18"/>
              </w:rPr>
              <w:t>pg_catalog</w:t>
            </w:r>
            <w:proofErr w:type="spellEnd"/>
            <w:r>
              <w:rPr>
                <w:sz w:val="18"/>
                <w:szCs w:val="18"/>
              </w:rPr>
              <w:t xml:space="preserve"> first; staff and management read the audit trail through the </w:t>
            </w:r>
            <w:proofErr w:type="spellStart"/>
            <w:r>
              <w:rPr>
                <w:sz w:val="18"/>
                <w:szCs w:val="18"/>
              </w:rPr>
              <w:t>audit_log</w:t>
            </w:r>
            <w:proofErr w:type="spellEnd"/>
            <w:r>
              <w:rPr>
                <w:sz w:val="18"/>
                <w:szCs w:val="18"/>
              </w:rPr>
              <w:t xml:space="preserve"> view (client personal values hidden, staff only see request history); row level security limits requesters to their own account, requests and visible notes; staff may update only their own password.</w:t>
            </w:r>
          </w:p>
        </w:tc>
        <w:tc>
          <w:tcPr>
            <w:tcW w:w="2016" w:type="dxa"/>
            <w:tcMar>
              <w:top w:w="40" w:type="dxa"/>
              <w:left w:w="90" w:type="dxa"/>
              <w:bottom w:w="40" w:type="dxa"/>
              <w:right w:w="90" w:type="dxa"/>
            </w:tcMar>
          </w:tcPr>
          <w:p w14:paraId="5060B49C" w14:textId="77777777" w:rsidR="009B2676" w:rsidRDefault="00555546">
            <w:pPr>
              <w:spacing w:after="40"/>
            </w:pPr>
            <w:r>
              <w:rPr>
                <w:sz w:val="18"/>
                <w:szCs w:val="18"/>
              </w:rPr>
              <w:t xml:space="preserve">The database now holds for requesters and audit reads even if a Java check is missed. Staff can still read every request at the database level (the application limits them to their categories). More policies to maintain. Tested by </w:t>
            </w:r>
            <w:proofErr w:type="spellStart"/>
            <w:r>
              <w:rPr>
                <w:sz w:val="18"/>
                <w:szCs w:val="18"/>
              </w:rPr>
              <w:t>DatabaseRolesIntegrationTest</w:t>
            </w:r>
            <w:proofErr w:type="spellEnd"/>
            <w:r>
              <w:rPr>
                <w:sz w:val="18"/>
                <w:szCs w:val="18"/>
              </w:rPr>
              <w:t>.</w:t>
            </w:r>
          </w:p>
        </w:tc>
      </w:tr>
      <w:tr w:rsidR="009B2676" w14:paraId="725DEF54" w14:textId="77777777">
        <w:trPr>
          <w:cantSplit/>
        </w:trPr>
        <w:tc>
          <w:tcPr>
            <w:tcW w:w="700" w:type="dxa"/>
            <w:tcMar>
              <w:top w:w="40" w:type="dxa"/>
              <w:left w:w="90" w:type="dxa"/>
              <w:bottom w:w="40" w:type="dxa"/>
              <w:right w:w="90" w:type="dxa"/>
            </w:tcMar>
          </w:tcPr>
          <w:p w14:paraId="26C7C178" w14:textId="77777777" w:rsidR="009B2676" w:rsidRDefault="00555546">
            <w:pPr>
              <w:spacing w:after="40"/>
            </w:pPr>
            <w:r>
              <w:rPr>
                <w:sz w:val="18"/>
                <w:szCs w:val="18"/>
              </w:rPr>
              <w:t>C-09 (M3)</w:t>
            </w:r>
          </w:p>
        </w:tc>
        <w:tc>
          <w:tcPr>
            <w:tcW w:w="1700" w:type="dxa"/>
            <w:tcMar>
              <w:top w:w="40" w:type="dxa"/>
              <w:left w:w="90" w:type="dxa"/>
              <w:bottom w:w="40" w:type="dxa"/>
              <w:right w:w="90" w:type="dxa"/>
            </w:tcMar>
          </w:tcPr>
          <w:p w14:paraId="5855D49C" w14:textId="77777777" w:rsidR="009B2676" w:rsidRDefault="00555546">
            <w:pPr>
              <w:spacing w:after="40"/>
            </w:pPr>
            <w:r>
              <w:rPr>
                <w:sz w:val="18"/>
                <w:szCs w:val="18"/>
              </w:rPr>
              <w:t>API-01 returns 201 with the new account, or 409 if the email exists. Staff passwords are set only by Management (API-21).</w:t>
            </w:r>
          </w:p>
        </w:tc>
        <w:tc>
          <w:tcPr>
            <w:tcW w:w="2300" w:type="dxa"/>
            <w:tcMar>
              <w:top w:w="40" w:type="dxa"/>
              <w:left w:w="90" w:type="dxa"/>
              <w:bottom w:w="40" w:type="dxa"/>
              <w:right w:w="90" w:type="dxa"/>
            </w:tcMar>
          </w:tcPr>
          <w:p w14:paraId="6FCA5177" w14:textId="77777777" w:rsidR="009B2676" w:rsidRDefault="00555546">
            <w:pPr>
              <w:spacing w:after="40"/>
            </w:pPr>
            <w:r>
              <w:rPr>
                <w:sz w:val="18"/>
                <w:szCs w:val="18"/>
              </w:rPr>
              <w:t>A 409 tells anyone whether an email address has an account, which undoes the login timing protection (D-25). Staff and the default manager had no way to change their own password in the app (D-26, R-25).</w:t>
            </w:r>
          </w:p>
        </w:tc>
        <w:tc>
          <w:tcPr>
            <w:tcW w:w="2300" w:type="dxa"/>
            <w:tcMar>
              <w:top w:w="40" w:type="dxa"/>
              <w:left w:w="90" w:type="dxa"/>
              <w:bottom w:w="40" w:type="dxa"/>
              <w:right w:w="90" w:type="dxa"/>
            </w:tcMar>
          </w:tcPr>
          <w:p w14:paraId="3FA4388B" w14:textId="77777777" w:rsidR="009B2676" w:rsidRDefault="00555546">
            <w:pPr>
              <w:spacing w:after="40"/>
            </w:pPr>
            <w:r>
              <w:rPr>
                <w:sz w:val="18"/>
                <w:szCs w:val="18"/>
              </w:rPr>
              <w:t>API-01 returns 202 with the same message for a new and an existing email; nothing changes for an existing account. API-26 PATCH /employees/me/password lets staff and managers change their own password (current password required).</w:t>
            </w:r>
          </w:p>
        </w:tc>
        <w:tc>
          <w:tcPr>
            <w:tcW w:w="2016" w:type="dxa"/>
            <w:tcMar>
              <w:top w:w="40" w:type="dxa"/>
              <w:left w:w="90" w:type="dxa"/>
              <w:bottom w:w="40" w:type="dxa"/>
              <w:right w:w="90" w:type="dxa"/>
            </w:tcMar>
          </w:tcPr>
          <w:p w14:paraId="1A19FF25" w14:textId="77777777" w:rsidR="009B2676" w:rsidRDefault="00555546">
            <w:pPr>
              <w:spacing w:after="40"/>
            </w:pPr>
            <w:r>
              <w:rPr>
                <w:sz w:val="18"/>
                <w:szCs w:val="18"/>
              </w:rPr>
              <w:t>Someone who forgot they registered is told to log in instead of "already registered". The default manager can change the password from the My account screen.</w:t>
            </w:r>
          </w:p>
        </w:tc>
      </w:tr>
    </w:tbl>
    <w:p w14:paraId="18B34EE5" w14:textId="77777777" w:rsidR="00EE7859" w:rsidRDefault="00EE7859"/>
    <w:p w14:paraId="31E677E4" w14:textId="77777777" w:rsidR="00F944AF" w:rsidRDefault="00F944AF">
      <w:pPr>
        <w:spacing w:after="0"/>
      </w:pPr>
    </w:p>
    <w:p w14:paraId="7192315A" w14:textId="77777777" w:rsidR="00F944AF" w:rsidRDefault="00F944AF">
      <w:pPr>
        <w:sectPr w:rsidR="00F944AF">
          <w:footerReference w:type="default" r:id="rId9"/>
          <w:pgSz w:w="16838" w:h="11906" w:orient="landscape"/>
          <w:pgMar w:top="1134" w:right="850" w:bottom="1134" w:left="850" w:header="708" w:footer="708" w:gutter="0"/>
          <w:cols w:space="708"/>
          <w:docGrid w:linePitch="360"/>
        </w:sectPr>
      </w:pPr>
    </w:p>
    <w:p w14:paraId="107C4D7F" w14:textId="77777777" w:rsidR="00B84BD9" w:rsidRDefault="00B84BD9" w:rsidP="00D12537">
      <w:pPr>
        <w:pStyle w:val="Heading2"/>
      </w:pPr>
      <w:bookmarkStart w:id="3" w:name="_Toc243252179"/>
      <w:r>
        <w:lastRenderedPageBreak/>
        <w:t>Team Members &amp; Work Allocation</w:t>
      </w:r>
      <w:bookmarkEnd w:id="3"/>
    </w:p>
    <w:tbl>
      <w:tblPr>
        <w:tblStyle w:val="TableGrid"/>
        <w:tblW w:w="0" w:type="auto"/>
        <w:tblInd w:w="61" w:type="dxa"/>
        <w:tblLook w:val="0000" w:firstRow="0" w:lastRow="0" w:firstColumn="0" w:lastColumn="0" w:noHBand="0" w:noVBand="0"/>
      </w:tblPr>
      <w:tblGrid>
        <w:gridCol w:w="3432"/>
        <w:gridCol w:w="5430"/>
      </w:tblGrid>
      <w:tr w:rsidR="005F1BAF" w14:paraId="7F7DD0B6" w14:textId="77777777" w:rsidTr="6E3CE5E4">
        <w:tc>
          <w:tcPr>
            <w:tcW w:w="3432" w:type="dxa"/>
            <w:shd w:val="clear" w:color="auto" w:fill="002060"/>
          </w:tcPr>
          <w:p w14:paraId="0BB5C819" w14:textId="77777777" w:rsidR="005F1BAF" w:rsidRDefault="005571D7" w:rsidP="005F1BAF">
            <w:r>
              <w:t>Team Member</w:t>
            </w:r>
          </w:p>
        </w:tc>
        <w:tc>
          <w:tcPr>
            <w:tcW w:w="5430" w:type="dxa"/>
            <w:shd w:val="clear" w:color="auto" w:fill="002060"/>
          </w:tcPr>
          <w:p w14:paraId="57CA1B15" w14:textId="77777777" w:rsidR="005F1BAF" w:rsidRDefault="005571D7" w:rsidP="005F1BAF">
            <w:r>
              <w:t>Document part</w:t>
            </w:r>
          </w:p>
        </w:tc>
      </w:tr>
      <w:tr w:rsidR="005F1BAF" w14:paraId="65F563BC" w14:textId="77777777" w:rsidTr="6E3CE5E4">
        <w:tc>
          <w:tcPr>
            <w:tcW w:w="3432" w:type="dxa"/>
          </w:tcPr>
          <w:p w14:paraId="18BCDF63" w14:textId="77777777" w:rsidR="005F1BAF" w:rsidRDefault="00D633C0" w:rsidP="005F1BAF">
            <w:r>
              <w:t>Chanri Du Randt</w:t>
            </w:r>
          </w:p>
        </w:tc>
        <w:tc>
          <w:tcPr>
            <w:tcW w:w="5430" w:type="dxa"/>
          </w:tcPr>
          <w:p w14:paraId="20D2A9D1" w14:textId="77777777" w:rsidR="00380CD2" w:rsidRDefault="00555546">
            <w:r>
              <w:t>M1: Problem &amp; Business Need, Stakeholder Analysis, Forward Engineering Considerations, Engineering Decision Log</w:t>
            </w:r>
          </w:p>
          <w:p w14:paraId="4CC96A07" w14:textId="77777777" w:rsidR="00380CD2" w:rsidRDefault="00555546">
            <w:r>
              <w:t>M2: Architecturally Significant Requirements, Architecture Decision Records, Technology Stack, Data &amp; Persistence Baseline, Change Request Register, User Interface Design</w:t>
            </w:r>
          </w:p>
        </w:tc>
      </w:tr>
      <w:tr w:rsidR="005F1BAF" w14:paraId="6CF9CBD3" w14:textId="77777777" w:rsidTr="6E3CE5E4">
        <w:tc>
          <w:tcPr>
            <w:tcW w:w="3432" w:type="dxa"/>
          </w:tcPr>
          <w:p w14:paraId="1200114B" w14:textId="77777777" w:rsidR="005F1BAF" w:rsidRDefault="00D633C0" w:rsidP="005F1BAF">
            <w:r>
              <w:t>Clarissa Bierman</w:t>
            </w:r>
          </w:p>
        </w:tc>
        <w:tc>
          <w:tcPr>
            <w:tcW w:w="5430" w:type="dxa"/>
          </w:tcPr>
          <w:p w14:paraId="27A4369A" w14:textId="77777777" w:rsidR="00380CD2" w:rsidRDefault="00555546">
            <w:r>
              <w:rPr>
                <w:rFonts w:ascii="Aptos" w:eastAsia="Aptos" w:hAnsi="Aptos" w:cs="Aptos"/>
              </w:rPr>
              <w:t xml:space="preserve">M1: Initial RTM, Initial Risk Register, </w:t>
            </w:r>
            <w:proofErr w:type="spellStart"/>
            <w:r>
              <w:rPr>
                <w:rFonts w:ascii="Aptos" w:eastAsia="Aptos" w:hAnsi="Aptos" w:cs="Aptos"/>
              </w:rPr>
              <w:t>Github</w:t>
            </w:r>
            <w:proofErr w:type="spellEnd"/>
            <w:r>
              <w:rPr>
                <w:rFonts w:ascii="Aptos" w:eastAsia="Aptos" w:hAnsi="Aptos" w:cs="Aptos"/>
              </w:rPr>
              <w:t xml:space="preserve"> and team governance, Team Working Agreement</w:t>
            </w:r>
          </w:p>
          <w:p w14:paraId="61CF68F1" w14:textId="77777777" w:rsidR="00380CD2" w:rsidRDefault="00555546">
            <w:r>
              <w:rPr>
                <w:rFonts w:ascii="Aptos" w:eastAsia="Aptos" w:hAnsi="Aptos" w:cs="Aptos"/>
              </w:rPr>
              <w:t>M2: Assumptions and Dependencies, End-to-End Traces, Risk Register (R-14 to R-23), Initial Design Decisions, Deployment Compatibility, Implementation Status, GitHub &amp; Team Governance update (DEC-013)</w:t>
            </w:r>
          </w:p>
        </w:tc>
      </w:tr>
      <w:tr w:rsidR="005F1BAF" w14:paraId="5F067297" w14:textId="77777777" w:rsidTr="6E3CE5E4">
        <w:tc>
          <w:tcPr>
            <w:tcW w:w="3432" w:type="dxa"/>
          </w:tcPr>
          <w:p w14:paraId="460D5B88" w14:textId="77777777" w:rsidR="005F1BAF" w:rsidRDefault="00D633C0" w:rsidP="005F1BAF">
            <w:r>
              <w:t xml:space="preserve">Eduard Bernard Kruger Herman </w:t>
            </w:r>
          </w:p>
        </w:tc>
        <w:tc>
          <w:tcPr>
            <w:tcW w:w="5430" w:type="dxa"/>
          </w:tcPr>
          <w:p w14:paraId="097D503E" w14:textId="77777777" w:rsidR="00380CD2" w:rsidRDefault="00555546">
            <w:r>
              <w:rPr>
                <w:rFonts w:ascii="Aptos" w:eastAsia="Aptos" w:hAnsi="Aptos" w:cs="Aptos"/>
              </w:rPr>
              <w:t>M1: Scope Baseline, Requirements &amp; acceptance criteria, Constraints</w:t>
            </w:r>
          </w:p>
          <w:p w14:paraId="277C1A37" w14:textId="77777777" w:rsidR="00380CD2" w:rsidRDefault="00555546">
            <w:r>
              <w:rPr>
                <w:rFonts w:ascii="Aptos" w:eastAsia="Aptos" w:hAnsi="Aptos" w:cs="Aptos"/>
              </w:rPr>
              <w:t>M2: API &amp; Integration Design (DEC-009, DEC-010), constraint updates (v1.1)</w:t>
            </w:r>
          </w:p>
        </w:tc>
      </w:tr>
    </w:tbl>
    <w:p w14:paraId="2A2092A7" w14:textId="7F5DAA41" w:rsidR="00B67448" w:rsidRPr="00862261" w:rsidRDefault="00555546" w:rsidP="00862261">
      <w:pPr>
        <w:rPr>
          <w:b/>
          <w:bCs/>
        </w:rPr>
      </w:pPr>
      <w:r w:rsidRPr="00862261">
        <w:rPr>
          <w:b/>
          <w:bCs/>
        </w:rPr>
        <w:t xml:space="preserve">Note: GitHub commits can be used to track who did which parts in the code base and any document updates after Milestone 1, therefore no further work allocation is recorded in this document (CR-016). </w:t>
      </w:r>
    </w:p>
    <w:p w14:paraId="3EA6DDD8" w14:textId="77777777" w:rsidR="00C25D7C" w:rsidRDefault="6E3CE5E4" w:rsidP="00C25D7C">
      <w:pPr>
        <w:pStyle w:val="Heading1"/>
      </w:pPr>
      <w:bookmarkStart w:id="4" w:name="_Toc243252180"/>
      <w:r>
        <w:t>Acronyms &amp; Abbreviations</w:t>
      </w:r>
      <w:bookmarkEnd w:id="4"/>
    </w:p>
    <w:p w14:paraId="229984C2" w14:textId="77777777" w:rsidR="00C25D7C" w:rsidRDefault="00C25D7C" w:rsidP="00C25D7C">
      <w:r>
        <w:t>The following terms are needed to understand this document.</w:t>
      </w:r>
    </w:p>
    <w:tbl>
      <w:tblPr>
        <w:tblStyle w:val="TableGrid"/>
        <w:tblW w:w="0" w:type="auto"/>
        <w:tblInd w:w="61" w:type="dxa"/>
        <w:tblLook w:val="0000" w:firstRow="0" w:lastRow="0" w:firstColumn="0" w:lastColumn="0" w:noHBand="0" w:noVBand="0"/>
      </w:tblPr>
      <w:tblGrid>
        <w:gridCol w:w="1494"/>
        <w:gridCol w:w="7368"/>
      </w:tblGrid>
      <w:tr w:rsidR="00C25D7C" w14:paraId="5005E38B" w14:textId="77777777" w:rsidTr="6E3CE5E4">
        <w:tc>
          <w:tcPr>
            <w:tcW w:w="1494" w:type="dxa"/>
            <w:shd w:val="clear" w:color="auto" w:fill="002060"/>
          </w:tcPr>
          <w:p w14:paraId="7686BF6B" w14:textId="77777777" w:rsidR="00C25D7C" w:rsidRDefault="00C25D7C" w:rsidP="00C25D7C">
            <w:r>
              <w:t>Acronym</w:t>
            </w:r>
          </w:p>
        </w:tc>
        <w:tc>
          <w:tcPr>
            <w:tcW w:w="7368" w:type="dxa"/>
            <w:shd w:val="clear" w:color="auto" w:fill="002060"/>
          </w:tcPr>
          <w:p w14:paraId="2A6A6DE0" w14:textId="77777777" w:rsidR="00C25D7C" w:rsidRDefault="00C25D7C" w:rsidP="00C25D7C">
            <w:r>
              <w:t>Full name</w:t>
            </w:r>
          </w:p>
        </w:tc>
      </w:tr>
      <w:tr w:rsidR="00C25D7C" w14:paraId="08F2B046" w14:textId="77777777" w:rsidTr="6E3CE5E4">
        <w:tc>
          <w:tcPr>
            <w:tcW w:w="1494" w:type="dxa"/>
          </w:tcPr>
          <w:p w14:paraId="0CF73C0B" w14:textId="77777777" w:rsidR="00C25D7C" w:rsidRDefault="005517AE" w:rsidP="00C25D7C">
            <w:r>
              <w:t>RTM</w:t>
            </w:r>
          </w:p>
        </w:tc>
        <w:tc>
          <w:tcPr>
            <w:tcW w:w="7368" w:type="dxa"/>
          </w:tcPr>
          <w:p w14:paraId="03C71EBB" w14:textId="77777777" w:rsidR="00C25D7C" w:rsidRDefault="31008B5A" w:rsidP="00C25D7C">
            <w:r>
              <w:t>Requirements traceability matrix</w:t>
            </w:r>
          </w:p>
        </w:tc>
      </w:tr>
      <w:tr w:rsidR="00C25D7C" w14:paraId="4511DE46" w14:textId="77777777" w:rsidTr="6E3CE5E4">
        <w:tc>
          <w:tcPr>
            <w:tcW w:w="1494" w:type="dxa"/>
          </w:tcPr>
          <w:p w14:paraId="616113B7" w14:textId="77777777" w:rsidR="00C25D7C" w:rsidRDefault="6E3CE5E4" w:rsidP="00C25D7C">
            <w:r>
              <w:t>POPIA</w:t>
            </w:r>
          </w:p>
        </w:tc>
        <w:tc>
          <w:tcPr>
            <w:tcW w:w="7368" w:type="dxa"/>
          </w:tcPr>
          <w:p w14:paraId="643E4CB6" w14:textId="77777777" w:rsidR="00C25D7C" w:rsidRDefault="6E3CE5E4" w:rsidP="6E3CE5E4">
            <w:r>
              <w:rPr>
                <w:rFonts w:ascii="Aptos" w:eastAsia="Aptos" w:hAnsi="Aptos" w:cs="Aptos"/>
              </w:rPr>
              <w:t>Protection of Personal Information Act</w:t>
            </w:r>
          </w:p>
        </w:tc>
      </w:tr>
      <w:tr w:rsidR="00C25D7C" w14:paraId="57D3CC40" w14:textId="77777777" w:rsidTr="6E3CE5E4">
        <w:trPr>
          <w:trHeight w:val="300"/>
        </w:trPr>
        <w:tc>
          <w:tcPr>
            <w:tcW w:w="1494" w:type="dxa"/>
          </w:tcPr>
          <w:p w14:paraId="5988FC71" w14:textId="77777777" w:rsidR="00C25D7C" w:rsidRDefault="6E3CE5E4" w:rsidP="00C25D7C">
            <w:r>
              <w:t>PED</w:t>
            </w:r>
          </w:p>
        </w:tc>
        <w:tc>
          <w:tcPr>
            <w:tcW w:w="7368" w:type="dxa"/>
          </w:tcPr>
          <w:p w14:paraId="77497328" w14:textId="77777777" w:rsidR="00C25D7C" w:rsidRDefault="6E3CE5E4" w:rsidP="00C25D7C">
            <w:r>
              <w:t>Project Engineering Document</w:t>
            </w:r>
          </w:p>
        </w:tc>
      </w:tr>
      <w:tr w:rsidR="00C25D7C" w14:paraId="453B0DD8" w14:textId="77777777" w:rsidTr="6E3CE5E4">
        <w:tc>
          <w:tcPr>
            <w:tcW w:w="1494" w:type="dxa"/>
          </w:tcPr>
          <w:p w14:paraId="734FA3DD" w14:textId="77777777" w:rsidR="00C25D7C" w:rsidRDefault="6E3CE5E4" w:rsidP="00C25D7C">
            <w:r>
              <w:t>PR</w:t>
            </w:r>
          </w:p>
        </w:tc>
        <w:tc>
          <w:tcPr>
            <w:tcW w:w="7368" w:type="dxa"/>
          </w:tcPr>
          <w:p w14:paraId="514E55B6" w14:textId="77777777" w:rsidR="00C25D7C" w:rsidRDefault="6E3CE5E4" w:rsidP="00C25D7C">
            <w:r>
              <w:t>Pull Request</w:t>
            </w:r>
          </w:p>
        </w:tc>
      </w:tr>
      <w:tr w:rsidR="6E3CE5E4" w14:paraId="46488B43" w14:textId="77777777" w:rsidTr="6E3CE5E4">
        <w:trPr>
          <w:trHeight w:val="300"/>
        </w:trPr>
        <w:tc>
          <w:tcPr>
            <w:tcW w:w="1494" w:type="dxa"/>
          </w:tcPr>
          <w:p w14:paraId="058EF270" w14:textId="77777777" w:rsidR="6E3CE5E4" w:rsidRDefault="6E3CE5E4" w:rsidP="6E3CE5E4">
            <w:r>
              <w:t>NFR</w:t>
            </w:r>
          </w:p>
        </w:tc>
        <w:tc>
          <w:tcPr>
            <w:tcW w:w="7368" w:type="dxa"/>
          </w:tcPr>
          <w:p w14:paraId="57F7536E" w14:textId="77777777" w:rsidR="6E3CE5E4" w:rsidRDefault="6E3CE5E4" w:rsidP="6E3CE5E4">
            <w:r>
              <w:t>Non-Functional Requirement</w:t>
            </w:r>
          </w:p>
        </w:tc>
      </w:tr>
      <w:tr w:rsidR="6E3CE5E4" w14:paraId="4C974ABD" w14:textId="77777777" w:rsidTr="6E3CE5E4">
        <w:trPr>
          <w:trHeight w:val="300"/>
        </w:trPr>
        <w:tc>
          <w:tcPr>
            <w:tcW w:w="1494" w:type="dxa"/>
          </w:tcPr>
          <w:p w14:paraId="68135D2F" w14:textId="77777777" w:rsidR="6E3CE5E4" w:rsidRDefault="6E3CE5E4" w:rsidP="6E3CE5E4">
            <w:r>
              <w:t>FR</w:t>
            </w:r>
          </w:p>
        </w:tc>
        <w:tc>
          <w:tcPr>
            <w:tcW w:w="7368" w:type="dxa"/>
          </w:tcPr>
          <w:p w14:paraId="49EAB7BB" w14:textId="77777777" w:rsidR="6E3CE5E4" w:rsidRDefault="6E3CE5E4" w:rsidP="6E3CE5E4">
            <w:r>
              <w:t>Functional Requirement</w:t>
            </w:r>
          </w:p>
        </w:tc>
      </w:tr>
      <w:tr w:rsidR="6E3CE5E4" w14:paraId="6B73A613" w14:textId="77777777" w:rsidTr="6E3CE5E4">
        <w:trPr>
          <w:trHeight w:val="300"/>
        </w:trPr>
        <w:tc>
          <w:tcPr>
            <w:tcW w:w="1494" w:type="dxa"/>
          </w:tcPr>
          <w:p w14:paraId="631B0B47" w14:textId="77777777" w:rsidR="6E3CE5E4" w:rsidRDefault="6E3CE5E4" w:rsidP="6E3CE5E4">
            <w:r>
              <w:t>CI</w:t>
            </w:r>
          </w:p>
        </w:tc>
        <w:tc>
          <w:tcPr>
            <w:tcW w:w="7368" w:type="dxa"/>
          </w:tcPr>
          <w:p w14:paraId="1F8C7BBC" w14:textId="77777777" w:rsidR="6E3CE5E4" w:rsidRDefault="6E3CE5E4" w:rsidP="6E3CE5E4">
            <w:r>
              <w:t>Continuous Integration</w:t>
            </w:r>
          </w:p>
        </w:tc>
      </w:tr>
      <w:tr w:rsidR="6E3CE5E4" w14:paraId="2DE40466" w14:textId="77777777" w:rsidTr="6E3CE5E4">
        <w:trPr>
          <w:trHeight w:val="300"/>
        </w:trPr>
        <w:tc>
          <w:tcPr>
            <w:tcW w:w="1494" w:type="dxa"/>
          </w:tcPr>
          <w:p w14:paraId="4EB70B61" w14:textId="77777777" w:rsidR="6E3CE5E4" w:rsidRDefault="6E3CE5E4" w:rsidP="6E3CE5E4">
            <w:pPr>
              <w:rPr>
                <w:rFonts w:eastAsiaTheme="minorEastAsia"/>
              </w:rPr>
            </w:pPr>
            <w:r>
              <w:rPr>
                <w:rFonts w:eastAsiaTheme="minorEastAsia"/>
              </w:rPr>
              <w:t>RBAC</w:t>
            </w:r>
          </w:p>
        </w:tc>
        <w:tc>
          <w:tcPr>
            <w:tcW w:w="7368" w:type="dxa"/>
          </w:tcPr>
          <w:p w14:paraId="5F3C7868" w14:textId="77777777" w:rsidR="6E3CE5E4" w:rsidRDefault="6E3CE5E4" w:rsidP="6E3CE5E4">
            <w:pPr>
              <w:rPr>
                <w:rFonts w:eastAsiaTheme="minorEastAsia"/>
              </w:rPr>
            </w:pPr>
            <w:r>
              <w:rPr>
                <w:rFonts w:eastAsiaTheme="minorEastAsia"/>
              </w:rPr>
              <w:t>Role-Based Access Control</w:t>
            </w:r>
          </w:p>
        </w:tc>
      </w:tr>
      <w:tr w:rsidR="31008B5A" w14:paraId="0FD120FD" w14:textId="77777777" w:rsidTr="31008B5A">
        <w:trPr>
          <w:trHeight w:val="300"/>
        </w:trPr>
        <w:tc>
          <w:tcPr>
            <w:tcW w:w="1494" w:type="dxa"/>
          </w:tcPr>
          <w:p w14:paraId="1F8995FF" w14:textId="77777777" w:rsidR="31008B5A" w:rsidRDefault="31008B5A" w:rsidP="31008B5A">
            <w:r>
              <w:rPr>
                <w:rFonts w:eastAsiaTheme="minorEastAsia"/>
              </w:rPr>
              <w:t>API</w:t>
            </w:r>
          </w:p>
        </w:tc>
        <w:tc>
          <w:tcPr>
            <w:tcW w:w="7368" w:type="dxa"/>
          </w:tcPr>
          <w:p w14:paraId="7C4C2269" w14:textId="77777777" w:rsidR="31008B5A" w:rsidRDefault="60801D70" w:rsidP="31008B5A">
            <w:r>
              <w:rPr>
                <w:rFonts w:ascii="Aptos" w:eastAsia="Aptos" w:hAnsi="Aptos" w:cs="Aptos"/>
              </w:rPr>
              <w:t>Application Programming Interface</w:t>
            </w:r>
          </w:p>
        </w:tc>
      </w:tr>
      <w:tr w:rsidR="31008B5A" w14:paraId="58AE1A05" w14:textId="77777777" w:rsidTr="31008B5A">
        <w:trPr>
          <w:trHeight w:val="300"/>
        </w:trPr>
        <w:tc>
          <w:tcPr>
            <w:tcW w:w="1494" w:type="dxa"/>
          </w:tcPr>
          <w:p w14:paraId="64EB53B6" w14:textId="77777777" w:rsidR="31008B5A" w:rsidRDefault="31008B5A" w:rsidP="31008B5A">
            <w:r>
              <w:rPr>
                <w:rFonts w:eastAsiaTheme="minorEastAsia"/>
              </w:rPr>
              <w:t>UI</w:t>
            </w:r>
          </w:p>
        </w:tc>
        <w:tc>
          <w:tcPr>
            <w:tcW w:w="7368" w:type="dxa"/>
          </w:tcPr>
          <w:p w14:paraId="32F76A19" w14:textId="77777777" w:rsidR="31008B5A" w:rsidRDefault="60801D70" w:rsidP="31008B5A">
            <w:r>
              <w:rPr>
                <w:rFonts w:ascii="Aptos" w:eastAsia="Aptos" w:hAnsi="Aptos" w:cs="Aptos"/>
              </w:rPr>
              <w:t>User Interface</w:t>
            </w:r>
          </w:p>
        </w:tc>
      </w:tr>
      <w:tr w:rsidR="31008B5A" w14:paraId="2F8C5FC7" w14:textId="77777777" w:rsidTr="31008B5A">
        <w:trPr>
          <w:trHeight w:val="300"/>
        </w:trPr>
        <w:tc>
          <w:tcPr>
            <w:tcW w:w="1494" w:type="dxa"/>
          </w:tcPr>
          <w:p w14:paraId="2A2922F6" w14:textId="77777777" w:rsidR="31008B5A" w:rsidRDefault="31008B5A" w:rsidP="31008B5A">
            <w:r>
              <w:rPr>
                <w:rFonts w:eastAsiaTheme="minorEastAsia"/>
              </w:rPr>
              <w:t>MVP</w:t>
            </w:r>
          </w:p>
        </w:tc>
        <w:tc>
          <w:tcPr>
            <w:tcW w:w="7368" w:type="dxa"/>
          </w:tcPr>
          <w:p w14:paraId="072EF57D" w14:textId="77777777" w:rsidR="31008B5A" w:rsidRDefault="791B3D3A" w:rsidP="31008B5A">
            <w:r>
              <w:rPr>
                <w:rFonts w:eastAsiaTheme="minorEastAsia"/>
              </w:rPr>
              <w:t>Minimum Viable Product</w:t>
            </w:r>
          </w:p>
        </w:tc>
      </w:tr>
      <w:tr w:rsidR="31008B5A" w14:paraId="12566771" w14:textId="77777777" w:rsidTr="31008B5A">
        <w:trPr>
          <w:trHeight w:val="300"/>
        </w:trPr>
        <w:tc>
          <w:tcPr>
            <w:tcW w:w="1494" w:type="dxa"/>
          </w:tcPr>
          <w:p w14:paraId="374324F1" w14:textId="77777777" w:rsidR="31008B5A" w:rsidRDefault="60801D70" w:rsidP="31008B5A">
            <w:proofErr w:type="spellStart"/>
            <w:r>
              <w:rPr>
                <w:rFonts w:eastAsiaTheme="minorEastAsia"/>
              </w:rPr>
              <w:t>MoSCoW</w:t>
            </w:r>
            <w:proofErr w:type="spellEnd"/>
          </w:p>
        </w:tc>
        <w:tc>
          <w:tcPr>
            <w:tcW w:w="7368" w:type="dxa"/>
          </w:tcPr>
          <w:p w14:paraId="25ED0E9D" w14:textId="77777777" w:rsidR="31008B5A" w:rsidRDefault="1819A5EB" w:rsidP="31008B5A">
            <w:r>
              <w:rPr>
                <w:rFonts w:ascii="Aptos" w:eastAsia="Aptos" w:hAnsi="Aptos" w:cs="Aptos"/>
              </w:rPr>
              <w:t>Must / Should / Could / Won't-this-round</w:t>
            </w:r>
          </w:p>
        </w:tc>
      </w:tr>
      <w:tr w:rsidR="0BA624BA" w14:paraId="11F40435" w14:textId="77777777" w:rsidTr="0BA624BA">
        <w:trPr>
          <w:trHeight w:val="300"/>
        </w:trPr>
        <w:tc>
          <w:tcPr>
            <w:tcW w:w="1494" w:type="dxa"/>
          </w:tcPr>
          <w:p w14:paraId="17CB1BB1" w14:textId="77777777" w:rsidR="0BA624BA" w:rsidRDefault="0BA624BA" w:rsidP="0BA624BA">
            <w:r>
              <w:rPr>
                <w:rFonts w:eastAsiaTheme="minorEastAsia"/>
              </w:rPr>
              <w:t>AI</w:t>
            </w:r>
          </w:p>
        </w:tc>
        <w:tc>
          <w:tcPr>
            <w:tcW w:w="7368" w:type="dxa"/>
          </w:tcPr>
          <w:p w14:paraId="65F20D45" w14:textId="77777777" w:rsidR="0BA624BA" w:rsidRDefault="0BA624BA" w:rsidP="0BA624BA">
            <w:r>
              <w:rPr>
                <w:rFonts w:ascii="Aptos" w:eastAsia="Aptos" w:hAnsi="Aptos" w:cs="Aptos"/>
              </w:rPr>
              <w:t>Artificial Intelligence</w:t>
            </w:r>
          </w:p>
        </w:tc>
      </w:tr>
      <w:tr w:rsidR="00271506" w14:paraId="6E88044D" w14:textId="77777777" w:rsidTr="0BA624BA">
        <w:trPr>
          <w:trHeight w:val="300"/>
        </w:trPr>
        <w:tc>
          <w:tcPr>
            <w:tcW w:w="1494" w:type="dxa"/>
          </w:tcPr>
          <w:p w14:paraId="59522D8F" w14:textId="77777777" w:rsidR="00271506" w:rsidRDefault="00271506" w:rsidP="0BA624BA">
            <w:pPr>
              <w:rPr>
                <w:rFonts w:eastAsiaTheme="minorEastAsia"/>
              </w:rPr>
            </w:pPr>
            <w:r>
              <w:rPr>
                <w:rFonts w:eastAsiaTheme="minorEastAsia"/>
              </w:rPr>
              <w:t>REST</w:t>
            </w:r>
          </w:p>
        </w:tc>
        <w:tc>
          <w:tcPr>
            <w:tcW w:w="7368" w:type="dxa"/>
          </w:tcPr>
          <w:p w14:paraId="40AAABA7" w14:textId="77777777" w:rsidR="00271506" w:rsidRDefault="00DC1573" w:rsidP="0BA624BA">
            <w:pPr>
              <w:rPr>
                <w:rFonts w:ascii="Aptos" w:eastAsia="Aptos" w:hAnsi="Aptos" w:cs="Aptos"/>
              </w:rPr>
            </w:pPr>
            <w:r>
              <w:rPr>
                <w:rFonts w:ascii="Aptos" w:eastAsia="Aptos" w:hAnsi="Aptos" w:cs="Aptos"/>
              </w:rPr>
              <w:t>Representational State Transfer</w:t>
            </w:r>
          </w:p>
        </w:tc>
      </w:tr>
      <w:tr w:rsidR="00271506" w14:paraId="41B295EF" w14:textId="77777777" w:rsidTr="0BA624BA">
        <w:trPr>
          <w:trHeight w:val="300"/>
        </w:trPr>
        <w:tc>
          <w:tcPr>
            <w:tcW w:w="1494" w:type="dxa"/>
          </w:tcPr>
          <w:p w14:paraId="7319E79E" w14:textId="77777777" w:rsidR="00271506" w:rsidRDefault="00271506" w:rsidP="0BA624BA">
            <w:pPr>
              <w:rPr>
                <w:rFonts w:eastAsiaTheme="minorEastAsia"/>
              </w:rPr>
            </w:pPr>
            <w:r>
              <w:rPr>
                <w:rFonts w:eastAsiaTheme="minorEastAsia"/>
              </w:rPr>
              <w:t>JSON</w:t>
            </w:r>
          </w:p>
        </w:tc>
        <w:tc>
          <w:tcPr>
            <w:tcW w:w="7368" w:type="dxa"/>
          </w:tcPr>
          <w:p w14:paraId="43D79D19" w14:textId="77777777" w:rsidR="00271506" w:rsidRDefault="00DC1573" w:rsidP="0BA624BA">
            <w:pPr>
              <w:rPr>
                <w:rFonts w:ascii="Aptos" w:eastAsia="Aptos" w:hAnsi="Aptos" w:cs="Aptos"/>
              </w:rPr>
            </w:pPr>
            <w:r>
              <w:rPr>
                <w:rFonts w:ascii="Aptos" w:eastAsia="Aptos" w:hAnsi="Aptos" w:cs="Aptos"/>
              </w:rPr>
              <w:t>JavaScript Object Notation</w:t>
            </w:r>
          </w:p>
        </w:tc>
      </w:tr>
      <w:tr w:rsidR="00271506" w14:paraId="22FCA4D8" w14:textId="77777777" w:rsidTr="0BA624BA">
        <w:trPr>
          <w:trHeight w:val="300"/>
        </w:trPr>
        <w:tc>
          <w:tcPr>
            <w:tcW w:w="1494" w:type="dxa"/>
          </w:tcPr>
          <w:p w14:paraId="7B2EC118" w14:textId="77777777" w:rsidR="00271506" w:rsidRDefault="00271506" w:rsidP="0BA624BA">
            <w:pPr>
              <w:rPr>
                <w:rFonts w:eastAsiaTheme="minorEastAsia"/>
              </w:rPr>
            </w:pPr>
            <w:r>
              <w:rPr>
                <w:rFonts w:eastAsiaTheme="minorEastAsia"/>
              </w:rPr>
              <w:t>HTTP</w:t>
            </w:r>
          </w:p>
        </w:tc>
        <w:tc>
          <w:tcPr>
            <w:tcW w:w="7368" w:type="dxa"/>
          </w:tcPr>
          <w:p w14:paraId="4BB2BCAA" w14:textId="77777777" w:rsidR="00271506" w:rsidRDefault="00DC1573" w:rsidP="0BA624BA">
            <w:pPr>
              <w:rPr>
                <w:rFonts w:ascii="Aptos" w:eastAsia="Aptos" w:hAnsi="Aptos" w:cs="Aptos"/>
              </w:rPr>
            </w:pPr>
            <w:r>
              <w:rPr>
                <w:rFonts w:ascii="Aptos" w:eastAsia="Aptos" w:hAnsi="Aptos" w:cs="Aptos"/>
              </w:rPr>
              <w:t>Hypertext Transfer Protocol</w:t>
            </w:r>
          </w:p>
        </w:tc>
      </w:tr>
      <w:tr w:rsidR="00DC1573" w14:paraId="7FC4CFC7" w14:textId="77777777" w:rsidTr="0BA624BA">
        <w:trPr>
          <w:trHeight w:val="300"/>
        </w:trPr>
        <w:tc>
          <w:tcPr>
            <w:tcW w:w="1494" w:type="dxa"/>
          </w:tcPr>
          <w:p w14:paraId="514CB933" w14:textId="77777777" w:rsidR="00DC1573" w:rsidRDefault="00DC1573" w:rsidP="0BA624BA">
            <w:pPr>
              <w:rPr>
                <w:rFonts w:eastAsiaTheme="minorEastAsia"/>
              </w:rPr>
            </w:pPr>
            <w:r>
              <w:rPr>
                <w:rFonts w:eastAsiaTheme="minorEastAsia"/>
              </w:rPr>
              <w:lastRenderedPageBreak/>
              <w:t>HTTPS</w:t>
            </w:r>
          </w:p>
        </w:tc>
        <w:tc>
          <w:tcPr>
            <w:tcW w:w="7368" w:type="dxa"/>
          </w:tcPr>
          <w:p w14:paraId="0769C55A" w14:textId="77777777" w:rsidR="00DC1573" w:rsidRPr="00DC1573" w:rsidRDefault="00DC1573" w:rsidP="0BA624BA">
            <w:pPr>
              <w:rPr>
                <w:rFonts w:ascii="Aptos" w:eastAsia="Aptos" w:hAnsi="Aptos" w:cs="Aptos"/>
              </w:rPr>
            </w:pPr>
            <w:r>
              <w:rPr>
                <w:rFonts w:ascii="Aptos" w:eastAsia="Aptos" w:hAnsi="Aptos" w:cs="Aptos"/>
              </w:rPr>
              <w:t>Hypertext Transfer Protocol Secure</w:t>
            </w:r>
          </w:p>
        </w:tc>
      </w:tr>
      <w:tr w:rsidR="00271506" w14:paraId="565758DE" w14:textId="77777777" w:rsidTr="0BA624BA">
        <w:trPr>
          <w:trHeight w:val="300"/>
        </w:trPr>
        <w:tc>
          <w:tcPr>
            <w:tcW w:w="1494" w:type="dxa"/>
          </w:tcPr>
          <w:p w14:paraId="3C640D70" w14:textId="77777777" w:rsidR="00271506" w:rsidRDefault="00271506" w:rsidP="0BA624BA">
            <w:pPr>
              <w:rPr>
                <w:rFonts w:eastAsiaTheme="minorEastAsia"/>
              </w:rPr>
            </w:pPr>
            <w:r>
              <w:rPr>
                <w:rFonts w:eastAsiaTheme="minorEastAsia"/>
              </w:rPr>
              <w:t>JWT</w:t>
            </w:r>
          </w:p>
        </w:tc>
        <w:tc>
          <w:tcPr>
            <w:tcW w:w="7368" w:type="dxa"/>
          </w:tcPr>
          <w:p w14:paraId="65645D2C" w14:textId="77777777" w:rsidR="00271506" w:rsidRDefault="00DC1573" w:rsidP="0BA624BA">
            <w:pPr>
              <w:rPr>
                <w:rFonts w:ascii="Aptos" w:eastAsia="Aptos" w:hAnsi="Aptos" w:cs="Aptos"/>
              </w:rPr>
            </w:pPr>
            <w:r>
              <w:rPr>
                <w:rFonts w:ascii="Aptos" w:eastAsia="Aptos" w:hAnsi="Aptos" w:cs="Aptos"/>
              </w:rPr>
              <w:t>JSON Web Token</w:t>
            </w:r>
          </w:p>
        </w:tc>
      </w:tr>
      <w:tr w:rsidR="00271506" w14:paraId="3648DB2E" w14:textId="77777777" w:rsidTr="0BA624BA">
        <w:trPr>
          <w:trHeight w:val="300"/>
        </w:trPr>
        <w:tc>
          <w:tcPr>
            <w:tcW w:w="1494" w:type="dxa"/>
          </w:tcPr>
          <w:p w14:paraId="6FF92E76" w14:textId="77777777" w:rsidR="00271506" w:rsidRDefault="00271506" w:rsidP="0BA624BA">
            <w:pPr>
              <w:rPr>
                <w:rFonts w:eastAsiaTheme="minorEastAsia"/>
              </w:rPr>
            </w:pPr>
            <w:r>
              <w:rPr>
                <w:rFonts w:eastAsiaTheme="minorEastAsia"/>
              </w:rPr>
              <w:t>DTO</w:t>
            </w:r>
          </w:p>
        </w:tc>
        <w:tc>
          <w:tcPr>
            <w:tcW w:w="7368" w:type="dxa"/>
          </w:tcPr>
          <w:p w14:paraId="457861B3" w14:textId="77777777" w:rsidR="00271506" w:rsidRDefault="00DC1573" w:rsidP="0BA624BA">
            <w:pPr>
              <w:rPr>
                <w:rFonts w:ascii="Aptos" w:eastAsia="Aptos" w:hAnsi="Aptos" w:cs="Aptos"/>
              </w:rPr>
            </w:pPr>
            <w:r>
              <w:rPr>
                <w:rFonts w:ascii="Aptos" w:eastAsia="Aptos" w:hAnsi="Aptos" w:cs="Aptos"/>
              </w:rPr>
              <w:t>Data Transfer Object</w:t>
            </w:r>
          </w:p>
        </w:tc>
      </w:tr>
      <w:tr w:rsidR="00271506" w14:paraId="7FDBD531" w14:textId="77777777" w:rsidTr="0BA624BA">
        <w:trPr>
          <w:trHeight w:val="300"/>
        </w:trPr>
        <w:tc>
          <w:tcPr>
            <w:tcW w:w="1494" w:type="dxa"/>
          </w:tcPr>
          <w:p w14:paraId="240D54AC" w14:textId="77777777" w:rsidR="00271506" w:rsidRDefault="00271506" w:rsidP="0BA624BA">
            <w:pPr>
              <w:rPr>
                <w:rFonts w:eastAsiaTheme="minorEastAsia"/>
              </w:rPr>
            </w:pPr>
            <w:r>
              <w:rPr>
                <w:rFonts w:eastAsiaTheme="minorEastAsia"/>
              </w:rPr>
              <w:t>CORS</w:t>
            </w:r>
          </w:p>
        </w:tc>
        <w:tc>
          <w:tcPr>
            <w:tcW w:w="7368" w:type="dxa"/>
          </w:tcPr>
          <w:p w14:paraId="2E75FF9C" w14:textId="77777777" w:rsidR="00271506" w:rsidRDefault="00DC1573" w:rsidP="0BA624BA">
            <w:pPr>
              <w:rPr>
                <w:rFonts w:ascii="Aptos" w:eastAsia="Aptos" w:hAnsi="Aptos" w:cs="Aptos"/>
              </w:rPr>
            </w:pPr>
            <w:r>
              <w:rPr>
                <w:rFonts w:ascii="Aptos" w:eastAsia="Aptos" w:hAnsi="Aptos" w:cs="Aptos"/>
              </w:rPr>
              <w:t>Cross-Origin Resource Sharing</w:t>
            </w:r>
          </w:p>
        </w:tc>
      </w:tr>
      <w:tr w:rsidR="00271506" w14:paraId="636C0085" w14:textId="77777777" w:rsidTr="0BA624BA">
        <w:trPr>
          <w:trHeight w:val="300"/>
        </w:trPr>
        <w:tc>
          <w:tcPr>
            <w:tcW w:w="1494" w:type="dxa"/>
          </w:tcPr>
          <w:p w14:paraId="2F8EAA9E" w14:textId="77777777" w:rsidR="00271506" w:rsidRDefault="00271506" w:rsidP="0BA624BA">
            <w:pPr>
              <w:rPr>
                <w:rFonts w:eastAsiaTheme="minorEastAsia"/>
              </w:rPr>
            </w:pPr>
            <w:r>
              <w:rPr>
                <w:rFonts w:eastAsiaTheme="minorEastAsia"/>
              </w:rPr>
              <w:t>SPA</w:t>
            </w:r>
          </w:p>
        </w:tc>
        <w:tc>
          <w:tcPr>
            <w:tcW w:w="7368" w:type="dxa"/>
          </w:tcPr>
          <w:p w14:paraId="0F3445F2" w14:textId="77777777" w:rsidR="00271506" w:rsidRDefault="00DC1573" w:rsidP="0BA624BA">
            <w:pPr>
              <w:rPr>
                <w:rFonts w:ascii="Aptos" w:eastAsia="Aptos" w:hAnsi="Aptos" w:cs="Aptos"/>
              </w:rPr>
            </w:pPr>
            <w:r>
              <w:rPr>
                <w:rFonts w:ascii="Aptos" w:eastAsia="Aptos" w:hAnsi="Aptos" w:cs="Aptos"/>
              </w:rPr>
              <w:t>Single-Page Application</w:t>
            </w:r>
          </w:p>
        </w:tc>
      </w:tr>
      <w:tr w:rsidR="00271506" w14:paraId="6DF6A043" w14:textId="77777777" w:rsidTr="0BA624BA">
        <w:trPr>
          <w:trHeight w:val="300"/>
        </w:trPr>
        <w:tc>
          <w:tcPr>
            <w:tcW w:w="1494" w:type="dxa"/>
          </w:tcPr>
          <w:p w14:paraId="415CE394" w14:textId="77777777" w:rsidR="00271506" w:rsidRDefault="00271506" w:rsidP="0BA624BA">
            <w:pPr>
              <w:rPr>
                <w:rFonts w:eastAsiaTheme="minorEastAsia"/>
              </w:rPr>
            </w:pPr>
            <w:r>
              <w:rPr>
                <w:rFonts w:eastAsiaTheme="minorEastAsia"/>
              </w:rPr>
              <w:t>RFC</w:t>
            </w:r>
          </w:p>
        </w:tc>
        <w:tc>
          <w:tcPr>
            <w:tcW w:w="7368" w:type="dxa"/>
          </w:tcPr>
          <w:p w14:paraId="239388DF" w14:textId="77777777" w:rsidR="00271506" w:rsidRDefault="00DC1573" w:rsidP="0BA624BA">
            <w:pPr>
              <w:rPr>
                <w:rFonts w:ascii="Aptos" w:eastAsia="Aptos" w:hAnsi="Aptos" w:cs="Aptos"/>
              </w:rPr>
            </w:pPr>
            <w:r>
              <w:rPr>
                <w:rFonts w:ascii="Aptos" w:eastAsia="Aptos" w:hAnsi="Aptos" w:cs="Aptos"/>
              </w:rPr>
              <w:t>Request for Comments (the IETF's numbered standards documents, such as RFC 7519)</w:t>
            </w:r>
          </w:p>
        </w:tc>
      </w:tr>
      <w:tr w:rsidR="00271506" w14:paraId="38A80989" w14:textId="77777777" w:rsidTr="0BA624BA">
        <w:trPr>
          <w:trHeight w:val="300"/>
        </w:trPr>
        <w:tc>
          <w:tcPr>
            <w:tcW w:w="1494" w:type="dxa"/>
          </w:tcPr>
          <w:p w14:paraId="296F0E98" w14:textId="77777777" w:rsidR="00271506" w:rsidRDefault="00271506" w:rsidP="0BA624BA">
            <w:pPr>
              <w:rPr>
                <w:rFonts w:eastAsiaTheme="minorEastAsia"/>
              </w:rPr>
            </w:pPr>
            <w:r>
              <w:rPr>
                <w:rFonts w:eastAsiaTheme="minorEastAsia"/>
              </w:rPr>
              <w:t>OWASP</w:t>
            </w:r>
          </w:p>
        </w:tc>
        <w:tc>
          <w:tcPr>
            <w:tcW w:w="7368" w:type="dxa"/>
          </w:tcPr>
          <w:p w14:paraId="248FB88F" w14:textId="77777777" w:rsidR="00271506" w:rsidRDefault="00DC1573" w:rsidP="0BA624BA">
            <w:pPr>
              <w:rPr>
                <w:rFonts w:ascii="Aptos" w:eastAsia="Aptos" w:hAnsi="Aptos" w:cs="Aptos"/>
              </w:rPr>
            </w:pPr>
            <w:r>
              <w:rPr>
                <w:rFonts w:ascii="Aptos" w:eastAsia="Aptos" w:hAnsi="Aptos" w:cs="Aptos"/>
              </w:rPr>
              <w:t>Open Worldwide Application Security Project</w:t>
            </w:r>
          </w:p>
        </w:tc>
      </w:tr>
      <w:tr w:rsidR="00515354" w14:paraId="22409E53" w14:textId="77777777" w:rsidTr="0BA624BA">
        <w:trPr>
          <w:trHeight w:val="300"/>
        </w:trPr>
        <w:tc>
          <w:tcPr>
            <w:tcW w:w="1494" w:type="dxa"/>
          </w:tcPr>
          <w:p w14:paraId="2182A077" w14:textId="77777777" w:rsidR="00515354" w:rsidRPr="00515354" w:rsidRDefault="00515354" w:rsidP="00515354">
            <w:pPr>
              <w:rPr>
                <w:rFonts w:eastAsiaTheme="minorEastAsia"/>
                <w:szCs w:val="36"/>
              </w:rPr>
            </w:pPr>
            <w:r>
              <w:rPr>
                <w:szCs w:val="36"/>
              </w:rPr>
              <w:t>ACID</w:t>
            </w:r>
          </w:p>
        </w:tc>
        <w:tc>
          <w:tcPr>
            <w:tcW w:w="7368" w:type="dxa"/>
          </w:tcPr>
          <w:p w14:paraId="2B52CAF3" w14:textId="77777777" w:rsidR="00515354" w:rsidRPr="00515354" w:rsidRDefault="00515354" w:rsidP="00515354">
            <w:pPr>
              <w:rPr>
                <w:rFonts w:ascii="Aptos" w:eastAsia="Aptos" w:hAnsi="Aptos" w:cs="Aptos"/>
                <w:szCs w:val="36"/>
              </w:rPr>
            </w:pPr>
            <w:r>
              <w:rPr>
                <w:szCs w:val="36"/>
              </w:rPr>
              <w:t>Atomicity, Consistency, Isolation, Durability</w:t>
            </w:r>
          </w:p>
        </w:tc>
      </w:tr>
      <w:tr w:rsidR="00515354" w14:paraId="7EF15518" w14:textId="77777777" w:rsidTr="0BA624BA">
        <w:trPr>
          <w:trHeight w:val="300"/>
        </w:trPr>
        <w:tc>
          <w:tcPr>
            <w:tcW w:w="1494" w:type="dxa"/>
          </w:tcPr>
          <w:p w14:paraId="2406AC06" w14:textId="77777777" w:rsidR="00515354" w:rsidRPr="00515354" w:rsidRDefault="00515354" w:rsidP="00515354">
            <w:pPr>
              <w:rPr>
                <w:rFonts w:eastAsiaTheme="minorEastAsia"/>
                <w:szCs w:val="36"/>
              </w:rPr>
            </w:pPr>
            <w:r>
              <w:rPr>
                <w:szCs w:val="36"/>
              </w:rPr>
              <w:t>ADR</w:t>
            </w:r>
          </w:p>
        </w:tc>
        <w:tc>
          <w:tcPr>
            <w:tcW w:w="7368" w:type="dxa"/>
          </w:tcPr>
          <w:p w14:paraId="2F021BCD" w14:textId="77777777" w:rsidR="00515354" w:rsidRPr="00515354" w:rsidRDefault="00515354" w:rsidP="00515354">
            <w:pPr>
              <w:rPr>
                <w:rFonts w:ascii="Aptos" w:eastAsia="Aptos" w:hAnsi="Aptos" w:cs="Aptos"/>
                <w:szCs w:val="36"/>
              </w:rPr>
            </w:pPr>
            <w:r>
              <w:rPr>
                <w:szCs w:val="36"/>
              </w:rPr>
              <w:t>Architecture Decision Record</w:t>
            </w:r>
          </w:p>
        </w:tc>
      </w:tr>
      <w:tr w:rsidR="00515354" w14:paraId="404670FC" w14:textId="77777777" w:rsidTr="0BA624BA">
        <w:trPr>
          <w:trHeight w:val="300"/>
        </w:trPr>
        <w:tc>
          <w:tcPr>
            <w:tcW w:w="1494" w:type="dxa"/>
          </w:tcPr>
          <w:p w14:paraId="0B5A80D1" w14:textId="77777777" w:rsidR="00515354" w:rsidRPr="00515354" w:rsidRDefault="00515354" w:rsidP="00515354">
            <w:pPr>
              <w:rPr>
                <w:rFonts w:eastAsiaTheme="minorEastAsia"/>
                <w:szCs w:val="36"/>
              </w:rPr>
            </w:pPr>
            <w:r>
              <w:rPr>
                <w:szCs w:val="36"/>
              </w:rPr>
              <w:t>ASR</w:t>
            </w:r>
          </w:p>
        </w:tc>
        <w:tc>
          <w:tcPr>
            <w:tcW w:w="7368" w:type="dxa"/>
          </w:tcPr>
          <w:p w14:paraId="2A0C9896" w14:textId="77777777" w:rsidR="00515354" w:rsidRPr="00515354" w:rsidRDefault="00515354" w:rsidP="00515354">
            <w:pPr>
              <w:rPr>
                <w:rFonts w:ascii="Aptos" w:eastAsia="Aptos" w:hAnsi="Aptos" w:cs="Aptos"/>
                <w:szCs w:val="36"/>
              </w:rPr>
            </w:pPr>
            <w:r>
              <w:rPr>
                <w:szCs w:val="36"/>
              </w:rPr>
              <w:t>Architecturally Significant Requirement</w:t>
            </w:r>
          </w:p>
        </w:tc>
      </w:tr>
      <w:tr w:rsidR="00515354" w14:paraId="27710741" w14:textId="77777777" w:rsidTr="0BA624BA">
        <w:trPr>
          <w:trHeight w:val="300"/>
        </w:trPr>
        <w:tc>
          <w:tcPr>
            <w:tcW w:w="1494" w:type="dxa"/>
          </w:tcPr>
          <w:p w14:paraId="696939C1" w14:textId="77777777" w:rsidR="00515354" w:rsidRPr="00515354" w:rsidRDefault="00515354" w:rsidP="00515354">
            <w:pPr>
              <w:rPr>
                <w:rFonts w:eastAsiaTheme="minorEastAsia"/>
                <w:szCs w:val="36"/>
              </w:rPr>
            </w:pPr>
            <w:r>
              <w:rPr>
                <w:szCs w:val="36"/>
              </w:rPr>
              <w:t>CR</w:t>
            </w:r>
          </w:p>
        </w:tc>
        <w:tc>
          <w:tcPr>
            <w:tcW w:w="7368" w:type="dxa"/>
          </w:tcPr>
          <w:p w14:paraId="04D98286" w14:textId="77777777" w:rsidR="00515354" w:rsidRPr="00515354" w:rsidRDefault="00515354" w:rsidP="00515354">
            <w:pPr>
              <w:rPr>
                <w:rFonts w:ascii="Aptos" w:eastAsia="Aptos" w:hAnsi="Aptos" w:cs="Aptos"/>
                <w:szCs w:val="36"/>
              </w:rPr>
            </w:pPr>
            <w:r>
              <w:rPr>
                <w:szCs w:val="36"/>
              </w:rPr>
              <w:t>Change Request</w:t>
            </w:r>
          </w:p>
        </w:tc>
      </w:tr>
      <w:tr w:rsidR="00515354" w14:paraId="6C4ED42B" w14:textId="77777777" w:rsidTr="0BA624BA">
        <w:trPr>
          <w:trHeight w:val="300"/>
        </w:trPr>
        <w:tc>
          <w:tcPr>
            <w:tcW w:w="1494" w:type="dxa"/>
          </w:tcPr>
          <w:p w14:paraId="36300169" w14:textId="77777777" w:rsidR="00515354" w:rsidRPr="00515354" w:rsidRDefault="00515354" w:rsidP="00515354">
            <w:pPr>
              <w:rPr>
                <w:rFonts w:eastAsiaTheme="minorEastAsia"/>
                <w:szCs w:val="36"/>
              </w:rPr>
            </w:pPr>
            <w:r>
              <w:rPr>
                <w:szCs w:val="36"/>
              </w:rPr>
              <w:t>ERD</w:t>
            </w:r>
          </w:p>
        </w:tc>
        <w:tc>
          <w:tcPr>
            <w:tcW w:w="7368" w:type="dxa"/>
          </w:tcPr>
          <w:p w14:paraId="6AB2E6D8" w14:textId="77777777" w:rsidR="00515354" w:rsidRPr="00515354" w:rsidRDefault="00515354" w:rsidP="00515354">
            <w:pPr>
              <w:rPr>
                <w:rFonts w:ascii="Aptos" w:eastAsia="Aptos" w:hAnsi="Aptos" w:cs="Aptos"/>
                <w:szCs w:val="36"/>
              </w:rPr>
            </w:pPr>
            <w:r>
              <w:rPr>
                <w:szCs w:val="36"/>
              </w:rPr>
              <w:t>Entity Relationship Diagram</w:t>
            </w:r>
          </w:p>
        </w:tc>
      </w:tr>
      <w:tr w:rsidR="00515354" w14:paraId="07EAA888" w14:textId="77777777" w:rsidTr="0BA624BA">
        <w:trPr>
          <w:trHeight w:val="300"/>
        </w:trPr>
        <w:tc>
          <w:tcPr>
            <w:tcW w:w="1494" w:type="dxa"/>
          </w:tcPr>
          <w:p w14:paraId="272E5E73" w14:textId="77777777" w:rsidR="00515354" w:rsidRPr="00515354" w:rsidRDefault="00515354" w:rsidP="00515354">
            <w:pPr>
              <w:rPr>
                <w:rFonts w:eastAsiaTheme="minorEastAsia"/>
                <w:szCs w:val="36"/>
              </w:rPr>
            </w:pPr>
            <w:r>
              <w:rPr>
                <w:szCs w:val="36"/>
              </w:rPr>
              <w:t>JDK</w:t>
            </w:r>
          </w:p>
        </w:tc>
        <w:tc>
          <w:tcPr>
            <w:tcW w:w="7368" w:type="dxa"/>
          </w:tcPr>
          <w:p w14:paraId="38EA19C0" w14:textId="77777777" w:rsidR="00515354" w:rsidRPr="00515354" w:rsidRDefault="00515354" w:rsidP="00515354">
            <w:pPr>
              <w:rPr>
                <w:rFonts w:ascii="Aptos" w:eastAsia="Aptos" w:hAnsi="Aptos" w:cs="Aptos"/>
                <w:szCs w:val="36"/>
              </w:rPr>
            </w:pPr>
            <w:r>
              <w:rPr>
                <w:szCs w:val="36"/>
              </w:rPr>
              <w:t>Java Development Kit</w:t>
            </w:r>
          </w:p>
        </w:tc>
      </w:tr>
      <w:tr w:rsidR="00515354" w14:paraId="344F49E8" w14:textId="77777777" w:rsidTr="0BA624BA">
        <w:trPr>
          <w:trHeight w:val="300"/>
        </w:trPr>
        <w:tc>
          <w:tcPr>
            <w:tcW w:w="1494" w:type="dxa"/>
          </w:tcPr>
          <w:p w14:paraId="50500B59" w14:textId="77777777" w:rsidR="00515354" w:rsidRPr="00515354" w:rsidRDefault="00515354" w:rsidP="00515354">
            <w:pPr>
              <w:rPr>
                <w:rFonts w:eastAsiaTheme="minorEastAsia"/>
                <w:szCs w:val="36"/>
              </w:rPr>
            </w:pPr>
            <w:r>
              <w:rPr>
                <w:szCs w:val="36"/>
              </w:rPr>
              <w:t>JPA</w:t>
            </w:r>
          </w:p>
        </w:tc>
        <w:tc>
          <w:tcPr>
            <w:tcW w:w="7368" w:type="dxa"/>
          </w:tcPr>
          <w:p w14:paraId="29D03A0A" w14:textId="77777777" w:rsidR="00515354" w:rsidRPr="00515354" w:rsidRDefault="00515354" w:rsidP="00515354">
            <w:pPr>
              <w:rPr>
                <w:rFonts w:ascii="Aptos" w:eastAsia="Aptos" w:hAnsi="Aptos" w:cs="Aptos"/>
                <w:szCs w:val="36"/>
              </w:rPr>
            </w:pPr>
            <w:r>
              <w:rPr>
                <w:szCs w:val="36"/>
              </w:rPr>
              <w:t>Jakarta Persistence API</w:t>
            </w:r>
          </w:p>
        </w:tc>
      </w:tr>
      <w:tr w:rsidR="00515354" w14:paraId="62DF821F" w14:textId="77777777" w:rsidTr="0BA624BA">
        <w:trPr>
          <w:trHeight w:val="300"/>
        </w:trPr>
        <w:tc>
          <w:tcPr>
            <w:tcW w:w="1494" w:type="dxa"/>
          </w:tcPr>
          <w:p w14:paraId="60D30C91" w14:textId="77777777" w:rsidR="00515354" w:rsidRPr="00515354" w:rsidRDefault="00515354" w:rsidP="00515354">
            <w:pPr>
              <w:rPr>
                <w:rFonts w:eastAsiaTheme="minorEastAsia"/>
                <w:szCs w:val="36"/>
              </w:rPr>
            </w:pPr>
            <w:r>
              <w:rPr>
                <w:szCs w:val="36"/>
              </w:rPr>
              <w:t>LTS</w:t>
            </w:r>
          </w:p>
        </w:tc>
        <w:tc>
          <w:tcPr>
            <w:tcW w:w="7368" w:type="dxa"/>
          </w:tcPr>
          <w:p w14:paraId="1B95F4DD" w14:textId="77777777" w:rsidR="00515354" w:rsidRPr="00515354" w:rsidRDefault="00515354" w:rsidP="00515354">
            <w:pPr>
              <w:rPr>
                <w:rFonts w:ascii="Aptos" w:eastAsia="Aptos" w:hAnsi="Aptos" w:cs="Aptos"/>
                <w:szCs w:val="36"/>
              </w:rPr>
            </w:pPr>
            <w:r>
              <w:rPr>
                <w:szCs w:val="36"/>
              </w:rPr>
              <w:t>Long-Term Support</w:t>
            </w:r>
          </w:p>
        </w:tc>
      </w:tr>
      <w:tr w:rsidR="00515354" w14:paraId="2C7391DE" w14:textId="77777777" w:rsidTr="0BA624BA">
        <w:trPr>
          <w:trHeight w:val="300"/>
        </w:trPr>
        <w:tc>
          <w:tcPr>
            <w:tcW w:w="1494" w:type="dxa"/>
          </w:tcPr>
          <w:p w14:paraId="338FD62D" w14:textId="77777777" w:rsidR="00515354" w:rsidRPr="00515354" w:rsidRDefault="00515354" w:rsidP="00515354">
            <w:pPr>
              <w:rPr>
                <w:rFonts w:eastAsiaTheme="minorEastAsia"/>
                <w:szCs w:val="36"/>
              </w:rPr>
            </w:pPr>
            <w:r>
              <w:rPr>
                <w:szCs w:val="36"/>
              </w:rPr>
              <w:t>SPOF</w:t>
            </w:r>
          </w:p>
        </w:tc>
        <w:tc>
          <w:tcPr>
            <w:tcW w:w="7368" w:type="dxa"/>
          </w:tcPr>
          <w:p w14:paraId="301839F1" w14:textId="77777777" w:rsidR="00515354" w:rsidRPr="00515354" w:rsidRDefault="00515354" w:rsidP="00515354">
            <w:pPr>
              <w:rPr>
                <w:rFonts w:ascii="Aptos" w:eastAsia="Aptos" w:hAnsi="Aptos" w:cs="Aptos"/>
                <w:szCs w:val="36"/>
              </w:rPr>
            </w:pPr>
            <w:r>
              <w:rPr>
                <w:szCs w:val="36"/>
              </w:rPr>
              <w:t>Single Point of Failure</w:t>
            </w:r>
          </w:p>
        </w:tc>
      </w:tr>
      <w:tr w:rsidR="00515354" w14:paraId="4A02D1C6" w14:textId="77777777" w:rsidTr="0BA624BA">
        <w:trPr>
          <w:trHeight w:val="300"/>
        </w:trPr>
        <w:tc>
          <w:tcPr>
            <w:tcW w:w="1494" w:type="dxa"/>
          </w:tcPr>
          <w:p w14:paraId="68AFB7C7" w14:textId="77777777" w:rsidR="00515354" w:rsidRPr="00515354" w:rsidRDefault="00515354" w:rsidP="00515354">
            <w:pPr>
              <w:rPr>
                <w:rFonts w:eastAsiaTheme="minorEastAsia"/>
                <w:szCs w:val="36"/>
              </w:rPr>
            </w:pPr>
            <w:r>
              <w:rPr>
                <w:szCs w:val="36"/>
              </w:rPr>
              <w:t>SQL</w:t>
            </w:r>
          </w:p>
        </w:tc>
        <w:tc>
          <w:tcPr>
            <w:tcW w:w="7368" w:type="dxa"/>
          </w:tcPr>
          <w:p w14:paraId="382A4E18" w14:textId="77777777" w:rsidR="00515354" w:rsidRPr="00515354" w:rsidRDefault="00515354" w:rsidP="00515354">
            <w:pPr>
              <w:rPr>
                <w:rFonts w:ascii="Aptos" w:eastAsia="Aptos" w:hAnsi="Aptos" w:cs="Aptos"/>
                <w:szCs w:val="36"/>
              </w:rPr>
            </w:pPr>
            <w:r>
              <w:rPr>
                <w:szCs w:val="36"/>
              </w:rPr>
              <w:t>Structured Query Language</w:t>
            </w:r>
          </w:p>
        </w:tc>
      </w:tr>
      <w:tr w:rsidR="00515354" w14:paraId="0C726756" w14:textId="77777777" w:rsidTr="0BA624BA">
        <w:trPr>
          <w:trHeight w:val="300"/>
        </w:trPr>
        <w:tc>
          <w:tcPr>
            <w:tcW w:w="1494" w:type="dxa"/>
          </w:tcPr>
          <w:p w14:paraId="693677B6" w14:textId="77777777" w:rsidR="00515354" w:rsidRPr="00515354" w:rsidRDefault="00515354" w:rsidP="00515354">
            <w:pPr>
              <w:rPr>
                <w:rFonts w:eastAsiaTheme="minorEastAsia"/>
                <w:szCs w:val="36"/>
              </w:rPr>
            </w:pPr>
            <w:r>
              <w:rPr>
                <w:szCs w:val="36"/>
              </w:rPr>
              <w:t>TLS</w:t>
            </w:r>
          </w:p>
        </w:tc>
        <w:tc>
          <w:tcPr>
            <w:tcW w:w="7368" w:type="dxa"/>
          </w:tcPr>
          <w:p w14:paraId="699B78B3" w14:textId="77777777" w:rsidR="00515354" w:rsidRPr="00515354" w:rsidRDefault="00515354" w:rsidP="00515354">
            <w:pPr>
              <w:rPr>
                <w:rFonts w:ascii="Aptos" w:eastAsia="Aptos" w:hAnsi="Aptos" w:cs="Aptos"/>
                <w:szCs w:val="36"/>
              </w:rPr>
            </w:pPr>
            <w:r>
              <w:rPr>
                <w:szCs w:val="36"/>
              </w:rPr>
              <w:t>Transport Layer Security</w:t>
            </w:r>
          </w:p>
        </w:tc>
      </w:tr>
      <w:tr w:rsidR="00515354" w14:paraId="72502135" w14:textId="77777777" w:rsidTr="0BA624BA">
        <w:trPr>
          <w:trHeight w:val="300"/>
        </w:trPr>
        <w:tc>
          <w:tcPr>
            <w:tcW w:w="1494" w:type="dxa"/>
          </w:tcPr>
          <w:p w14:paraId="1BF30ED5" w14:textId="77777777" w:rsidR="00380CD2" w:rsidRDefault="00555546">
            <w:pPr>
              <w:rPr>
                <w:rFonts w:eastAsiaTheme="minorEastAsia"/>
                <w:szCs w:val="36"/>
              </w:rPr>
            </w:pPr>
            <w:r>
              <w:rPr>
                <w:szCs w:val="36"/>
              </w:rPr>
              <w:t>CLI</w:t>
            </w:r>
          </w:p>
        </w:tc>
        <w:tc>
          <w:tcPr>
            <w:tcW w:w="7368" w:type="dxa"/>
          </w:tcPr>
          <w:p w14:paraId="568CCAE2" w14:textId="77777777" w:rsidR="00380CD2" w:rsidRDefault="00555546">
            <w:pPr>
              <w:rPr>
                <w:rFonts w:ascii="Aptos" w:eastAsia="Aptos" w:hAnsi="Aptos" w:cs="Aptos"/>
                <w:szCs w:val="36"/>
              </w:rPr>
            </w:pPr>
            <w:r>
              <w:rPr>
                <w:szCs w:val="36"/>
              </w:rPr>
              <w:t>Command Line Interface</w:t>
            </w:r>
          </w:p>
        </w:tc>
      </w:tr>
      <w:tr w:rsidR="00515354" w14:paraId="139248D9" w14:textId="77777777" w:rsidTr="0BA624BA">
        <w:trPr>
          <w:trHeight w:val="300"/>
        </w:trPr>
        <w:tc>
          <w:tcPr>
            <w:tcW w:w="1494" w:type="dxa"/>
          </w:tcPr>
          <w:p w14:paraId="0716D7AF" w14:textId="77777777" w:rsidR="00380CD2" w:rsidRDefault="00555546">
            <w:pPr>
              <w:rPr>
                <w:rFonts w:eastAsiaTheme="minorEastAsia"/>
                <w:szCs w:val="36"/>
              </w:rPr>
            </w:pPr>
            <w:r>
              <w:rPr>
                <w:szCs w:val="36"/>
              </w:rPr>
              <w:t>HS256</w:t>
            </w:r>
          </w:p>
        </w:tc>
        <w:tc>
          <w:tcPr>
            <w:tcW w:w="7368" w:type="dxa"/>
          </w:tcPr>
          <w:p w14:paraId="125CF792" w14:textId="77777777" w:rsidR="00380CD2" w:rsidRDefault="00555546">
            <w:pPr>
              <w:rPr>
                <w:rFonts w:ascii="Aptos" w:eastAsia="Aptos" w:hAnsi="Aptos" w:cs="Aptos"/>
                <w:szCs w:val="36"/>
              </w:rPr>
            </w:pPr>
            <w:r>
              <w:rPr>
                <w:szCs w:val="36"/>
              </w:rPr>
              <w:t>HMAC with SHA-256 (JWT signing algorithm)</w:t>
            </w:r>
          </w:p>
        </w:tc>
      </w:tr>
      <w:tr w:rsidR="00515354" w14:paraId="1A6C0722" w14:textId="77777777" w:rsidTr="0BA624BA">
        <w:trPr>
          <w:trHeight w:val="300"/>
        </w:trPr>
        <w:tc>
          <w:tcPr>
            <w:tcW w:w="1494" w:type="dxa"/>
          </w:tcPr>
          <w:p w14:paraId="6E017822" w14:textId="77777777" w:rsidR="00380CD2" w:rsidRDefault="00555546">
            <w:pPr>
              <w:rPr>
                <w:rFonts w:eastAsiaTheme="minorEastAsia"/>
                <w:szCs w:val="36"/>
              </w:rPr>
            </w:pPr>
            <w:r>
              <w:rPr>
                <w:szCs w:val="36"/>
              </w:rPr>
              <w:t>IDE</w:t>
            </w:r>
          </w:p>
        </w:tc>
        <w:tc>
          <w:tcPr>
            <w:tcW w:w="7368" w:type="dxa"/>
          </w:tcPr>
          <w:p w14:paraId="496A9F3F" w14:textId="77777777" w:rsidR="00380CD2" w:rsidRDefault="00555546">
            <w:pPr>
              <w:rPr>
                <w:rFonts w:ascii="Aptos" w:eastAsia="Aptos" w:hAnsi="Aptos" w:cs="Aptos"/>
                <w:szCs w:val="36"/>
              </w:rPr>
            </w:pPr>
            <w:r>
              <w:rPr>
                <w:szCs w:val="36"/>
              </w:rPr>
              <w:t>Integrated Development Environment</w:t>
            </w:r>
          </w:p>
        </w:tc>
      </w:tr>
      <w:tr w:rsidR="00515354" w14:paraId="2B153E64" w14:textId="77777777" w:rsidTr="0BA624BA">
        <w:trPr>
          <w:trHeight w:val="300"/>
        </w:trPr>
        <w:tc>
          <w:tcPr>
            <w:tcW w:w="1494" w:type="dxa"/>
          </w:tcPr>
          <w:p w14:paraId="3D5A75A0" w14:textId="77777777" w:rsidR="00380CD2" w:rsidRDefault="00555546">
            <w:pPr>
              <w:rPr>
                <w:rFonts w:eastAsiaTheme="minorEastAsia"/>
                <w:szCs w:val="36"/>
              </w:rPr>
            </w:pPr>
            <w:r>
              <w:rPr>
                <w:szCs w:val="36"/>
              </w:rPr>
              <w:t>IETF</w:t>
            </w:r>
          </w:p>
        </w:tc>
        <w:tc>
          <w:tcPr>
            <w:tcW w:w="7368" w:type="dxa"/>
          </w:tcPr>
          <w:p w14:paraId="525F3F89" w14:textId="77777777" w:rsidR="00380CD2" w:rsidRDefault="00555546">
            <w:pPr>
              <w:rPr>
                <w:rFonts w:ascii="Aptos" w:eastAsia="Aptos" w:hAnsi="Aptos" w:cs="Aptos"/>
                <w:szCs w:val="36"/>
              </w:rPr>
            </w:pPr>
            <w:r>
              <w:rPr>
                <w:szCs w:val="36"/>
              </w:rPr>
              <w:t>Internet Engineering Task Force</w:t>
            </w:r>
          </w:p>
        </w:tc>
      </w:tr>
      <w:tr w:rsidR="00515354" w14:paraId="160771D2" w14:textId="77777777" w:rsidTr="0BA624BA">
        <w:trPr>
          <w:trHeight w:val="300"/>
        </w:trPr>
        <w:tc>
          <w:tcPr>
            <w:tcW w:w="1494" w:type="dxa"/>
          </w:tcPr>
          <w:p w14:paraId="69075113" w14:textId="77777777" w:rsidR="00380CD2" w:rsidRDefault="00555546">
            <w:pPr>
              <w:rPr>
                <w:rFonts w:eastAsiaTheme="minorEastAsia"/>
                <w:szCs w:val="36"/>
              </w:rPr>
            </w:pPr>
            <w:r>
              <w:rPr>
                <w:szCs w:val="36"/>
              </w:rPr>
              <w:t>ORM</w:t>
            </w:r>
          </w:p>
        </w:tc>
        <w:tc>
          <w:tcPr>
            <w:tcW w:w="7368" w:type="dxa"/>
          </w:tcPr>
          <w:p w14:paraId="58BE426F" w14:textId="77777777" w:rsidR="00380CD2" w:rsidRDefault="00555546">
            <w:pPr>
              <w:rPr>
                <w:rFonts w:ascii="Aptos" w:eastAsia="Aptos" w:hAnsi="Aptos" w:cs="Aptos"/>
                <w:szCs w:val="36"/>
              </w:rPr>
            </w:pPr>
            <w:r>
              <w:rPr>
                <w:szCs w:val="36"/>
              </w:rPr>
              <w:t>Object-Relational Mapping</w:t>
            </w:r>
          </w:p>
        </w:tc>
      </w:tr>
      <w:tr w:rsidR="00515354" w14:paraId="35F72EA9" w14:textId="77777777" w:rsidTr="0BA624BA">
        <w:trPr>
          <w:trHeight w:val="300"/>
        </w:trPr>
        <w:tc>
          <w:tcPr>
            <w:tcW w:w="1494" w:type="dxa"/>
          </w:tcPr>
          <w:p w14:paraId="36A6426E" w14:textId="77777777" w:rsidR="00380CD2" w:rsidRDefault="00555546">
            <w:pPr>
              <w:rPr>
                <w:rFonts w:eastAsiaTheme="minorEastAsia"/>
                <w:szCs w:val="36"/>
              </w:rPr>
            </w:pPr>
            <w:r>
              <w:rPr>
                <w:szCs w:val="36"/>
              </w:rPr>
              <w:t>XSS</w:t>
            </w:r>
          </w:p>
        </w:tc>
        <w:tc>
          <w:tcPr>
            <w:tcW w:w="7368" w:type="dxa"/>
          </w:tcPr>
          <w:p w14:paraId="234F5832" w14:textId="77777777" w:rsidR="00380CD2" w:rsidRDefault="00555546">
            <w:pPr>
              <w:rPr>
                <w:rFonts w:ascii="Aptos" w:eastAsia="Aptos" w:hAnsi="Aptos" w:cs="Aptos"/>
                <w:szCs w:val="36"/>
              </w:rPr>
            </w:pPr>
            <w:r>
              <w:rPr>
                <w:szCs w:val="36"/>
              </w:rPr>
              <w:t>Cross-Site Scripting</w:t>
            </w:r>
          </w:p>
        </w:tc>
      </w:tr>
      <w:tr w:rsidR="00515354" w14:paraId="5BAE2963" w14:textId="77777777" w:rsidTr="0BA624BA">
        <w:trPr>
          <w:trHeight w:val="300"/>
        </w:trPr>
        <w:tc>
          <w:tcPr>
            <w:tcW w:w="1494" w:type="dxa"/>
          </w:tcPr>
          <w:p w14:paraId="66C5E195" w14:textId="77777777" w:rsidR="00380CD2" w:rsidRDefault="00555546">
            <w:pPr>
              <w:rPr>
                <w:rFonts w:eastAsiaTheme="minorEastAsia"/>
                <w:szCs w:val="36"/>
              </w:rPr>
            </w:pPr>
            <w:r>
              <w:rPr>
                <w:szCs w:val="36"/>
              </w:rPr>
              <w:t>ASP.NET</w:t>
            </w:r>
          </w:p>
        </w:tc>
        <w:tc>
          <w:tcPr>
            <w:tcW w:w="7368" w:type="dxa"/>
          </w:tcPr>
          <w:p w14:paraId="506C0950" w14:textId="77777777" w:rsidR="00380CD2" w:rsidRDefault="00555546">
            <w:pPr>
              <w:rPr>
                <w:rFonts w:ascii="Aptos" w:eastAsia="Aptos" w:hAnsi="Aptos" w:cs="Aptos"/>
                <w:szCs w:val="36"/>
              </w:rPr>
            </w:pPr>
            <w:r>
              <w:rPr>
                <w:szCs w:val="36"/>
              </w:rPr>
              <w:t>Active Server Pages .NET (Microsoft web framework)</w:t>
            </w:r>
          </w:p>
        </w:tc>
      </w:tr>
      <w:tr w:rsidR="00515354" w14:paraId="4B6DA39C" w14:textId="77777777" w:rsidTr="0BA624BA">
        <w:trPr>
          <w:trHeight w:val="300"/>
        </w:trPr>
        <w:tc>
          <w:tcPr>
            <w:tcW w:w="1494" w:type="dxa"/>
          </w:tcPr>
          <w:p w14:paraId="4376A750" w14:textId="77777777" w:rsidR="00380CD2" w:rsidRDefault="00555546">
            <w:pPr>
              <w:rPr>
                <w:rFonts w:eastAsiaTheme="minorEastAsia"/>
                <w:szCs w:val="36"/>
              </w:rPr>
            </w:pPr>
            <w:r>
              <w:rPr>
                <w:szCs w:val="36"/>
              </w:rPr>
              <w:t>BI</w:t>
            </w:r>
          </w:p>
        </w:tc>
        <w:tc>
          <w:tcPr>
            <w:tcW w:w="7368" w:type="dxa"/>
          </w:tcPr>
          <w:p w14:paraId="39FD7491" w14:textId="77777777" w:rsidR="00380CD2" w:rsidRDefault="00555546">
            <w:pPr>
              <w:rPr>
                <w:rFonts w:ascii="Aptos" w:eastAsia="Aptos" w:hAnsi="Aptos" w:cs="Aptos"/>
                <w:szCs w:val="36"/>
              </w:rPr>
            </w:pPr>
            <w:r>
              <w:rPr>
                <w:szCs w:val="36"/>
              </w:rPr>
              <w:t>Business Intelligence</w:t>
            </w:r>
          </w:p>
        </w:tc>
      </w:tr>
      <w:tr w:rsidR="00515354" w14:paraId="34198D9C" w14:textId="77777777" w:rsidTr="0BA624BA">
        <w:trPr>
          <w:trHeight w:val="300"/>
        </w:trPr>
        <w:tc>
          <w:tcPr>
            <w:tcW w:w="1494" w:type="dxa"/>
          </w:tcPr>
          <w:p w14:paraId="482A75B5" w14:textId="77777777" w:rsidR="00380CD2" w:rsidRDefault="00555546">
            <w:pPr>
              <w:rPr>
                <w:rFonts w:eastAsiaTheme="minorEastAsia"/>
                <w:szCs w:val="36"/>
              </w:rPr>
            </w:pPr>
            <w:r>
              <w:rPr>
                <w:szCs w:val="36"/>
              </w:rPr>
              <w:t>CDN</w:t>
            </w:r>
          </w:p>
        </w:tc>
        <w:tc>
          <w:tcPr>
            <w:tcW w:w="7368" w:type="dxa"/>
          </w:tcPr>
          <w:p w14:paraId="1FF27906" w14:textId="77777777" w:rsidR="00380CD2" w:rsidRDefault="00555546">
            <w:pPr>
              <w:rPr>
                <w:rFonts w:ascii="Aptos" w:eastAsia="Aptos" w:hAnsi="Aptos" w:cs="Aptos"/>
                <w:szCs w:val="36"/>
              </w:rPr>
            </w:pPr>
            <w:r>
              <w:rPr>
                <w:szCs w:val="36"/>
              </w:rPr>
              <w:t>Content Delivery Network</w:t>
            </w:r>
          </w:p>
        </w:tc>
      </w:tr>
      <w:tr w:rsidR="00515354" w14:paraId="186BE20C" w14:textId="77777777" w:rsidTr="0BA624BA">
        <w:trPr>
          <w:trHeight w:val="300"/>
        </w:trPr>
        <w:tc>
          <w:tcPr>
            <w:tcW w:w="1494" w:type="dxa"/>
          </w:tcPr>
          <w:p w14:paraId="535A5683" w14:textId="77777777" w:rsidR="00380CD2" w:rsidRDefault="00555546">
            <w:pPr>
              <w:rPr>
                <w:rFonts w:eastAsiaTheme="minorEastAsia"/>
                <w:szCs w:val="36"/>
              </w:rPr>
            </w:pPr>
            <w:r>
              <w:rPr>
                <w:szCs w:val="36"/>
              </w:rPr>
              <w:t>CPU</w:t>
            </w:r>
          </w:p>
        </w:tc>
        <w:tc>
          <w:tcPr>
            <w:tcW w:w="7368" w:type="dxa"/>
          </w:tcPr>
          <w:p w14:paraId="4BB5CC4F" w14:textId="77777777" w:rsidR="00380CD2" w:rsidRDefault="00555546">
            <w:pPr>
              <w:rPr>
                <w:rFonts w:ascii="Aptos" w:eastAsia="Aptos" w:hAnsi="Aptos" w:cs="Aptos"/>
                <w:szCs w:val="36"/>
              </w:rPr>
            </w:pPr>
            <w:r>
              <w:rPr>
                <w:szCs w:val="36"/>
              </w:rPr>
              <w:t>Central Processing Unit</w:t>
            </w:r>
          </w:p>
        </w:tc>
      </w:tr>
      <w:tr w:rsidR="00515354" w14:paraId="485FF47D" w14:textId="77777777" w:rsidTr="0BA624BA">
        <w:trPr>
          <w:trHeight w:val="300"/>
        </w:trPr>
        <w:tc>
          <w:tcPr>
            <w:tcW w:w="1494" w:type="dxa"/>
          </w:tcPr>
          <w:p w14:paraId="7DCB96AF" w14:textId="77777777" w:rsidR="00380CD2" w:rsidRDefault="00555546">
            <w:pPr>
              <w:rPr>
                <w:rFonts w:eastAsiaTheme="minorEastAsia"/>
                <w:szCs w:val="36"/>
              </w:rPr>
            </w:pPr>
            <w:r>
              <w:rPr>
                <w:szCs w:val="36"/>
              </w:rPr>
              <w:t>CRLF</w:t>
            </w:r>
          </w:p>
        </w:tc>
        <w:tc>
          <w:tcPr>
            <w:tcW w:w="7368" w:type="dxa"/>
          </w:tcPr>
          <w:p w14:paraId="0660BDD9" w14:textId="77777777" w:rsidR="00380CD2" w:rsidRDefault="00555546">
            <w:pPr>
              <w:rPr>
                <w:rFonts w:ascii="Aptos" w:eastAsia="Aptos" w:hAnsi="Aptos" w:cs="Aptos"/>
                <w:szCs w:val="36"/>
              </w:rPr>
            </w:pPr>
            <w:r>
              <w:rPr>
                <w:szCs w:val="36"/>
              </w:rPr>
              <w:t>Carriage Return + Line Feed (Windows line endings)</w:t>
            </w:r>
          </w:p>
        </w:tc>
      </w:tr>
      <w:tr w:rsidR="00515354" w14:paraId="5C7F8E0D" w14:textId="77777777" w:rsidTr="0BA624BA">
        <w:trPr>
          <w:trHeight w:val="300"/>
        </w:trPr>
        <w:tc>
          <w:tcPr>
            <w:tcW w:w="1494" w:type="dxa"/>
          </w:tcPr>
          <w:p w14:paraId="24334444" w14:textId="77777777" w:rsidR="00380CD2" w:rsidRDefault="00555546">
            <w:pPr>
              <w:rPr>
                <w:rFonts w:eastAsiaTheme="minorEastAsia"/>
                <w:szCs w:val="36"/>
              </w:rPr>
            </w:pPr>
            <w:r>
              <w:rPr>
                <w:szCs w:val="36"/>
              </w:rPr>
              <w:t>DB</w:t>
            </w:r>
          </w:p>
        </w:tc>
        <w:tc>
          <w:tcPr>
            <w:tcW w:w="7368" w:type="dxa"/>
          </w:tcPr>
          <w:p w14:paraId="5DCEAAE9" w14:textId="77777777" w:rsidR="00380CD2" w:rsidRDefault="00555546">
            <w:pPr>
              <w:rPr>
                <w:rFonts w:ascii="Aptos" w:eastAsia="Aptos" w:hAnsi="Aptos" w:cs="Aptos"/>
                <w:szCs w:val="36"/>
              </w:rPr>
            </w:pPr>
            <w:r>
              <w:rPr>
                <w:szCs w:val="36"/>
              </w:rPr>
              <w:t>Database</w:t>
            </w:r>
          </w:p>
        </w:tc>
      </w:tr>
      <w:tr w:rsidR="00515354" w14:paraId="3B0B6081" w14:textId="77777777" w:rsidTr="0BA624BA">
        <w:trPr>
          <w:trHeight w:val="300"/>
        </w:trPr>
        <w:tc>
          <w:tcPr>
            <w:tcW w:w="1494" w:type="dxa"/>
          </w:tcPr>
          <w:p w14:paraId="247967A9" w14:textId="77777777" w:rsidR="00380CD2" w:rsidRDefault="00555546">
            <w:pPr>
              <w:rPr>
                <w:rFonts w:eastAsiaTheme="minorEastAsia"/>
                <w:szCs w:val="36"/>
              </w:rPr>
            </w:pPr>
            <w:r>
              <w:rPr>
                <w:szCs w:val="36"/>
              </w:rPr>
              <w:t>E2E</w:t>
            </w:r>
          </w:p>
        </w:tc>
        <w:tc>
          <w:tcPr>
            <w:tcW w:w="7368" w:type="dxa"/>
          </w:tcPr>
          <w:p w14:paraId="608A7730" w14:textId="77777777" w:rsidR="00380CD2" w:rsidRDefault="00555546">
            <w:pPr>
              <w:rPr>
                <w:rFonts w:ascii="Aptos" w:eastAsia="Aptos" w:hAnsi="Aptos" w:cs="Aptos"/>
                <w:szCs w:val="36"/>
              </w:rPr>
            </w:pPr>
            <w:r>
              <w:rPr>
                <w:szCs w:val="36"/>
              </w:rPr>
              <w:t>End-to-End (system tests through the browser)</w:t>
            </w:r>
          </w:p>
        </w:tc>
      </w:tr>
      <w:tr w:rsidR="00515354" w14:paraId="0F27B9F5" w14:textId="77777777" w:rsidTr="0BA624BA">
        <w:trPr>
          <w:trHeight w:val="300"/>
        </w:trPr>
        <w:tc>
          <w:tcPr>
            <w:tcW w:w="1494" w:type="dxa"/>
          </w:tcPr>
          <w:p w14:paraId="3E81F633" w14:textId="77777777" w:rsidR="00380CD2" w:rsidRDefault="00555546">
            <w:pPr>
              <w:rPr>
                <w:rFonts w:eastAsiaTheme="minorEastAsia"/>
                <w:szCs w:val="36"/>
              </w:rPr>
            </w:pPr>
            <w:r>
              <w:rPr>
                <w:szCs w:val="36"/>
              </w:rPr>
              <w:t>EF</w:t>
            </w:r>
          </w:p>
        </w:tc>
        <w:tc>
          <w:tcPr>
            <w:tcW w:w="7368" w:type="dxa"/>
          </w:tcPr>
          <w:p w14:paraId="1ACEEB5B" w14:textId="77777777" w:rsidR="00380CD2" w:rsidRDefault="00555546">
            <w:pPr>
              <w:rPr>
                <w:rFonts w:ascii="Aptos" w:eastAsia="Aptos" w:hAnsi="Aptos" w:cs="Aptos"/>
                <w:szCs w:val="36"/>
              </w:rPr>
            </w:pPr>
            <w:r>
              <w:rPr>
                <w:szCs w:val="36"/>
              </w:rPr>
              <w:t>Entity Framework (.NET ORM)</w:t>
            </w:r>
          </w:p>
        </w:tc>
      </w:tr>
      <w:tr w:rsidR="00515354" w14:paraId="76484B3D" w14:textId="77777777" w:rsidTr="0BA624BA">
        <w:trPr>
          <w:trHeight w:val="300"/>
        </w:trPr>
        <w:tc>
          <w:tcPr>
            <w:tcW w:w="1494" w:type="dxa"/>
          </w:tcPr>
          <w:p w14:paraId="0215B2D1" w14:textId="77777777" w:rsidR="00380CD2" w:rsidRDefault="00555546">
            <w:pPr>
              <w:rPr>
                <w:rFonts w:eastAsiaTheme="minorEastAsia"/>
                <w:szCs w:val="36"/>
              </w:rPr>
            </w:pPr>
            <w:r>
              <w:rPr>
                <w:szCs w:val="36"/>
              </w:rPr>
              <w:t>FK</w:t>
            </w:r>
          </w:p>
        </w:tc>
        <w:tc>
          <w:tcPr>
            <w:tcW w:w="7368" w:type="dxa"/>
          </w:tcPr>
          <w:p w14:paraId="1579A1FE" w14:textId="77777777" w:rsidR="00380CD2" w:rsidRDefault="00555546">
            <w:pPr>
              <w:rPr>
                <w:rFonts w:ascii="Aptos" w:eastAsia="Aptos" w:hAnsi="Aptos" w:cs="Aptos"/>
                <w:szCs w:val="36"/>
              </w:rPr>
            </w:pPr>
            <w:r>
              <w:rPr>
                <w:szCs w:val="36"/>
              </w:rPr>
              <w:t>Foreign Key</w:t>
            </w:r>
          </w:p>
        </w:tc>
      </w:tr>
      <w:tr w:rsidR="00515354" w14:paraId="029C380C" w14:textId="77777777" w:rsidTr="0BA624BA">
        <w:trPr>
          <w:trHeight w:val="300"/>
        </w:trPr>
        <w:tc>
          <w:tcPr>
            <w:tcW w:w="1494" w:type="dxa"/>
          </w:tcPr>
          <w:p w14:paraId="4E7B5C52" w14:textId="77777777" w:rsidR="00380CD2" w:rsidRDefault="00555546">
            <w:pPr>
              <w:rPr>
                <w:rFonts w:eastAsiaTheme="minorEastAsia"/>
                <w:szCs w:val="36"/>
              </w:rPr>
            </w:pPr>
            <w:r>
              <w:rPr>
                <w:szCs w:val="36"/>
              </w:rPr>
              <w:t>GB / MB</w:t>
            </w:r>
          </w:p>
        </w:tc>
        <w:tc>
          <w:tcPr>
            <w:tcW w:w="7368" w:type="dxa"/>
          </w:tcPr>
          <w:p w14:paraId="6D9184B0" w14:textId="77777777" w:rsidR="00380CD2" w:rsidRDefault="00555546">
            <w:pPr>
              <w:rPr>
                <w:rFonts w:ascii="Aptos" w:eastAsia="Aptos" w:hAnsi="Aptos" w:cs="Aptos"/>
                <w:szCs w:val="36"/>
              </w:rPr>
            </w:pPr>
            <w:r>
              <w:rPr>
                <w:szCs w:val="36"/>
              </w:rPr>
              <w:t>Gigabyte / Megabyte</w:t>
            </w:r>
          </w:p>
        </w:tc>
      </w:tr>
      <w:tr w:rsidR="00515354" w14:paraId="39D99B45" w14:textId="77777777" w:rsidTr="0BA624BA">
        <w:trPr>
          <w:trHeight w:val="300"/>
        </w:trPr>
        <w:tc>
          <w:tcPr>
            <w:tcW w:w="1494" w:type="dxa"/>
          </w:tcPr>
          <w:p w14:paraId="3E1ECB3F" w14:textId="77777777" w:rsidR="00380CD2" w:rsidRDefault="00555546">
            <w:pPr>
              <w:rPr>
                <w:rFonts w:eastAsiaTheme="minorEastAsia"/>
                <w:szCs w:val="36"/>
              </w:rPr>
            </w:pPr>
            <w:r>
              <w:rPr>
                <w:szCs w:val="36"/>
              </w:rPr>
              <w:t>GPL</w:t>
            </w:r>
          </w:p>
        </w:tc>
        <w:tc>
          <w:tcPr>
            <w:tcW w:w="7368" w:type="dxa"/>
          </w:tcPr>
          <w:p w14:paraId="3E681425" w14:textId="77777777" w:rsidR="00380CD2" w:rsidRDefault="00555546">
            <w:pPr>
              <w:rPr>
                <w:rFonts w:ascii="Aptos" w:eastAsia="Aptos" w:hAnsi="Aptos" w:cs="Aptos"/>
                <w:szCs w:val="36"/>
              </w:rPr>
            </w:pPr>
            <w:r>
              <w:rPr>
                <w:szCs w:val="36"/>
              </w:rPr>
              <w:t>GNU General Public License</w:t>
            </w:r>
          </w:p>
        </w:tc>
      </w:tr>
      <w:tr w:rsidR="00515354" w14:paraId="0147343E" w14:textId="77777777" w:rsidTr="0BA624BA">
        <w:trPr>
          <w:trHeight w:val="300"/>
        </w:trPr>
        <w:tc>
          <w:tcPr>
            <w:tcW w:w="1494" w:type="dxa"/>
          </w:tcPr>
          <w:p w14:paraId="6C267902" w14:textId="77777777" w:rsidR="00380CD2" w:rsidRDefault="00555546">
            <w:pPr>
              <w:rPr>
                <w:rFonts w:eastAsiaTheme="minorEastAsia"/>
                <w:szCs w:val="36"/>
              </w:rPr>
            </w:pPr>
            <w:r>
              <w:rPr>
                <w:szCs w:val="36"/>
              </w:rPr>
              <w:t>IP</w:t>
            </w:r>
          </w:p>
        </w:tc>
        <w:tc>
          <w:tcPr>
            <w:tcW w:w="7368" w:type="dxa"/>
          </w:tcPr>
          <w:p w14:paraId="1AFD44DB" w14:textId="77777777" w:rsidR="00380CD2" w:rsidRDefault="00555546">
            <w:pPr>
              <w:rPr>
                <w:rFonts w:ascii="Aptos" w:eastAsia="Aptos" w:hAnsi="Aptos" w:cs="Aptos"/>
                <w:szCs w:val="36"/>
              </w:rPr>
            </w:pPr>
            <w:r>
              <w:rPr>
                <w:szCs w:val="36"/>
              </w:rPr>
              <w:t>Internet Protocol (address)</w:t>
            </w:r>
          </w:p>
        </w:tc>
      </w:tr>
      <w:tr w:rsidR="00515354" w14:paraId="1C775F4E" w14:textId="77777777" w:rsidTr="0BA624BA">
        <w:trPr>
          <w:trHeight w:val="300"/>
        </w:trPr>
        <w:tc>
          <w:tcPr>
            <w:tcW w:w="1494" w:type="dxa"/>
          </w:tcPr>
          <w:p w14:paraId="23ABE838" w14:textId="77777777" w:rsidR="00380CD2" w:rsidRDefault="00555546">
            <w:pPr>
              <w:rPr>
                <w:rFonts w:eastAsiaTheme="minorEastAsia"/>
                <w:szCs w:val="36"/>
              </w:rPr>
            </w:pPr>
            <w:r>
              <w:rPr>
                <w:szCs w:val="36"/>
              </w:rPr>
              <w:t>JDBC</w:t>
            </w:r>
          </w:p>
        </w:tc>
        <w:tc>
          <w:tcPr>
            <w:tcW w:w="7368" w:type="dxa"/>
          </w:tcPr>
          <w:p w14:paraId="14F880F1" w14:textId="77777777" w:rsidR="00380CD2" w:rsidRDefault="00555546">
            <w:pPr>
              <w:rPr>
                <w:rFonts w:ascii="Aptos" w:eastAsia="Aptos" w:hAnsi="Aptos" w:cs="Aptos"/>
                <w:szCs w:val="36"/>
              </w:rPr>
            </w:pPr>
            <w:r>
              <w:rPr>
                <w:szCs w:val="36"/>
              </w:rPr>
              <w:t>Java Database Connectivity</w:t>
            </w:r>
          </w:p>
        </w:tc>
      </w:tr>
      <w:tr w:rsidR="00515354" w14:paraId="6CDDF75D" w14:textId="77777777" w:rsidTr="0BA624BA">
        <w:trPr>
          <w:trHeight w:val="300"/>
        </w:trPr>
        <w:tc>
          <w:tcPr>
            <w:tcW w:w="1494" w:type="dxa"/>
          </w:tcPr>
          <w:p w14:paraId="2A8FE294" w14:textId="77777777" w:rsidR="00380CD2" w:rsidRDefault="00555546">
            <w:pPr>
              <w:rPr>
                <w:rFonts w:eastAsiaTheme="minorEastAsia"/>
                <w:szCs w:val="36"/>
              </w:rPr>
            </w:pPr>
            <w:r>
              <w:rPr>
                <w:szCs w:val="36"/>
              </w:rPr>
              <w:t>JSONB</w:t>
            </w:r>
          </w:p>
        </w:tc>
        <w:tc>
          <w:tcPr>
            <w:tcW w:w="7368" w:type="dxa"/>
          </w:tcPr>
          <w:p w14:paraId="6CF4228A" w14:textId="77777777" w:rsidR="00380CD2" w:rsidRDefault="00555546">
            <w:pPr>
              <w:rPr>
                <w:rFonts w:ascii="Aptos" w:eastAsia="Aptos" w:hAnsi="Aptos" w:cs="Aptos"/>
                <w:szCs w:val="36"/>
              </w:rPr>
            </w:pPr>
            <w:r>
              <w:rPr>
                <w:szCs w:val="36"/>
              </w:rPr>
              <w:t>PostgreSQL binary JSON type</w:t>
            </w:r>
          </w:p>
        </w:tc>
      </w:tr>
      <w:tr w:rsidR="00515354" w14:paraId="4E501E0F" w14:textId="77777777" w:rsidTr="0BA624BA">
        <w:trPr>
          <w:trHeight w:val="300"/>
        </w:trPr>
        <w:tc>
          <w:tcPr>
            <w:tcW w:w="1494" w:type="dxa"/>
          </w:tcPr>
          <w:p w14:paraId="1A678A52" w14:textId="77777777" w:rsidR="00380CD2" w:rsidRDefault="00555546">
            <w:pPr>
              <w:rPr>
                <w:rFonts w:eastAsiaTheme="minorEastAsia"/>
                <w:szCs w:val="36"/>
              </w:rPr>
            </w:pPr>
            <w:r>
              <w:rPr>
                <w:szCs w:val="36"/>
              </w:rPr>
              <w:t>M1 to M4</w:t>
            </w:r>
          </w:p>
        </w:tc>
        <w:tc>
          <w:tcPr>
            <w:tcW w:w="7368" w:type="dxa"/>
          </w:tcPr>
          <w:p w14:paraId="1132360C" w14:textId="77777777" w:rsidR="00380CD2" w:rsidRDefault="00555546">
            <w:pPr>
              <w:rPr>
                <w:rFonts w:ascii="Aptos" w:eastAsia="Aptos" w:hAnsi="Aptos" w:cs="Aptos"/>
                <w:szCs w:val="36"/>
              </w:rPr>
            </w:pPr>
            <w:r>
              <w:rPr>
                <w:szCs w:val="36"/>
              </w:rPr>
              <w:t>Milestone 1 to Milestone 4</w:t>
            </w:r>
          </w:p>
        </w:tc>
      </w:tr>
      <w:tr w:rsidR="00515354" w14:paraId="1E53F164" w14:textId="77777777" w:rsidTr="0BA624BA">
        <w:trPr>
          <w:trHeight w:val="300"/>
        </w:trPr>
        <w:tc>
          <w:tcPr>
            <w:tcW w:w="1494" w:type="dxa"/>
          </w:tcPr>
          <w:p w14:paraId="729E0C06" w14:textId="77777777" w:rsidR="00380CD2" w:rsidRDefault="00555546">
            <w:pPr>
              <w:rPr>
                <w:rFonts w:eastAsiaTheme="minorEastAsia"/>
                <w:szCs w:val="36"/>
              </w:rPr>
            </w:pPr>
            <w:r>
              <w:rPr>
                <w:szCs w:val="36"/>
              </w:rPr>
              <w:t>MIT</w:t>
            </w:r>
          </w:p>
        </w:tc>
        <w:tc>
          <w:tcPr>
            <w:tcW w:w="7368" w:type="dxa"/>
          </w:tcPr>
          <w:p w14:paraId="34403592" w14:textId="77777777" w:rsidR="00380CD2" w:rsidRDefault="00555546">
            <w:pPr>
              <w:rPr>
                <w:rFonts w:ascii="Aptos" w:eastAsia="Aptos" w:hAnsi="Aptos" w:cs="Aptos"/>
                <w:szCs w:val="36"/>
              </w:rPr>
            </w:pPr>
            <w:r>
              <w:rPr>
                <w:szCs w:val="36"/>
              </w:rPr>
              <w:t xml:space="preserve">MIT License (open-source </w:t>
            </w:r>
            <w:proofErr w:type="spellStart"/>
            <w:r>
              <w:rPr>
                <w:szCs w:val="36"/>
              </w:rPr>
              <w:t>licence</w:t>
            </w:r>
            <w:proofErr w:type="spellEnd"/>
            <w:r>
              <w:rPr>
                <w:szCs w:val="36"/>
              </w:rPr>
              <w:t>)</w:t>
            </w:r>
          </w:p>
        </w:tc>
      </w:tr>
      <w:tr w:rsidR="00515354" w14:paraId="6350129B" w14:textId="77777777" w:rsidTr="0BA624BA">
        <w:trPr>
          <w:trHeight w:val="300"/>
        </w:trPr>
        <w:tc>
          <w:tcPr>
            <w:tcW w:w="1494" w:type="dxa"/>
          </w:tcPr>
          <w:p w14:paraId="15604A85" w14:textId="77777777" w:rsidR="00380CD2" w:rsidRDefault="00555546">
            <w:pPr>
              <w:rPr>
                <w:rFonts w:eastAsiaTheme="minorEastAsia"/>
                <w:szCs w:val="36"/>
              </w:rPr>
            </w:pPr>
            <w:r>
              <w:rPr>
                <w:szCs w:val="36"/>
              </w:rPr>
              <w:t>MVC</w:t>
            </w:r>
          </w:p>
        </w:tc>
        <w:tc>
          <w:tcPr>
            <w:tcW w:w="7368" w:type="dxa"/>
          </w:tcPr>
          <w:p w14:paraId="2A1784D8" w14:textId="77777777" w:rsidR="00380CD2" w:rsidRDefault="00555546">
            <w:pPr>
              <w:rPr>
                <w:rFonts w:ascii="Aptos" w:eastAsia="Aptos" w:hAnsi="Aptos" w:cs="Aptos"/>
                <w:szCs w:val="36"/>
              </w:rPr>
            </w:pPr>
            <w:r>
              <w:rPr>
                <w:szCs w:val="36"/>
              </w:rPr>
              <w:t>Model-View-Controller</w:t>
            </w:r>
          </w:p>
        </w:tc>
      </w:tr>
      <w:tr w:rsidR="00515354" w14:paraId="37395B98" w14:textId="77777777" w:rsidTr="0BA624BA">
        <w:trPr>
          <w:trHeight w:val="300"/>
        </w:trPr>
        <w:tc>
          <w:tcPr>
            <w:tcW w:w="1494" w:type="dxa"/>
          </w:tcPr>
          <w:p w14:paraId="11E6B0BC" w14:textId="77777777" w:rsidR="00380CD2" w:rsidRDefault="00555546">
            <w:pPr>
              <w:rPr>
                <w:rFonts w:eastAsiaTheme="minorEastAsia"/>
                <w:szCs w:val="36"/>
              </w:rPr>
            </w:pPr>
            <w:r>
              <w:rPr>
                <w:szCs w:val="36"/>
              </w:rPr>
              <w:t>PK</w:t>
            </w:r>
          </w:p>
        </w:tc>
        <w:tc>
          <w:tcPr>
            <w:tcW w:w="7368" w:type="dxa"/>
          </w:tcPr>
          <w:p w14:paraId="5A16C967" w14:textId="77777777" w:rsidR="00380CD2" w:rsidRDefault="00555546">
            <w:pPr>
              <w:rPr>
                <w:rFonts w:ascii="Aptos" w:eastAsia="Aptos" w:hAnsi="Aptos" w:cs="Aptos"/>
                <w:szCs w:val="36"/>
              </w:rPr>
            </w:pPr>
            <w:r>
              <w:rPr>
                <w:szCs w:val="36"/>
              </w:rPr>
              <w:t>Primary Key</w:t>
            </w:r>
          </w:p>
        </w:tc>
      </w:tr>
      <w:tr w:rsidR="00515354" w14:paraId="12E516FC" w14:textId="77777777" w:rsidTr="0BA624BA">
        <w:trPr>
          <w:trHeight w:val="300"/>
        </w:trPr>
        <w:tc>
          <w:tcPr>
            <w:tcW w:w="1494" w:type="dxa"/>
          </w:tcPr>
          <w:p w14:paraId="2E7BB4A1" w14:textId="77777777" w:rsidR="00380CD2" w:rsidRDefault="00555546">
            <w:pPr>
              <w:rPr>
                <w:rFonts w:eastAsiaTheme="minorEastAsia"/>
                <w:szCs w:val="36"/>
              </w:rPr>
            </w:pPr>
            <w:r>
              <w:rPr>
                <w:szCs w:val="36"/>
              </w:rPr>
              <w:t>RAM</w:t>
            </w:r>
          </w:p>
        </w:tc>
        <w:tc>
          <w:tcPr>
            <w:tcW w:w="7368" w:type="dxa"/>
          </w:tcPr>
          <w:p w14:paraId="5ACD593B" w14:textId="77777777" w:rsidR="00380CD2" w:rsidRDefault="00555546">
            <w:pPr>
              <w:rPr>
                <w:rFonts w:ascii="Aptos" w:eastAsia="Aptos" w:hAnsi="Aptos" w:cs="Aptos"/>
                <w:szCs w:val="36"/>
              </w:rPr>
            </w:pPr>
            <w:r>
              <w:rPr>
                <w:szCs w:val="36"/>
              </w:rPr>
              <w:t>Random Access Memory</w:t>
            </w:r>
          </w:p>
        </w:tc>
      </w:tr>
      <w:tr w:rsidR="00515354" w14:paraId="74B8E82E" w14:textId="77777777" w:rsidTr="0BA624BA">
        <w:trPr>
          <w:trHeight w:val="300"/>
        </w:trPr>
        <w:tc>
          <w:tcPr>
            <w:tcW w:w="1494" w:type="dxa"/>
          </w:tcPr>
          <w:p w14:paraId="79AF8042" w14:textId="77777777" w:rsidR="00380CD2" w:rsidRDefault="00555546">
            <w:pPr>
              <w:rPr>
                <w:rFonts w:eastAsiaTheme="minorEastAsia"/>
                <w:szCs w:val="36"/>
              </w:rPr>
            </w:pPr>
            <w:r>
              <w:rPr>
                <w:szCs w:val="36"/>
              </w:rPr>
              <w:t>SDK</w:t>
            </w:r>
          </w:p>
        </w:tc>
        <w:tc>
          <w:tcPr>
            <w:tcW w:w="7368" w:type="dxa"/>
          </w:tcPr>
          <w:p w14:paraId="5CD86574" w14:textId="77777777" w:rsidR="00380CD2" w:rsidRDefault="00555546">
            <w:pPr>
              <w:rPr>
                <w:rFonts w:ascii="Aptos" w:eastAsia="Aptos" w:hAnsi="Aptos" w:cs="Aptos"/>
                <w:szCs w:val="36"/>
              </w:rPr>
            </w:pPr>
            <w:r>
              <w:rPr>
                <w:szCs w:val="36"/>
              </w:rPr>
              <w:t>Software Development Kit</w:t>
            </w:r>
          </w:p>
        </w:tc>
      </w:tr>
      <w:tr w:rsidR="00515354" w14:paraId="5AC0A757" w14:textId="77777777" w:rsidTr="0BA624BA">
        <w:trPr>
          <w:trHeight w:val="300"/>
        </w:trPr>
        <w:tc>
          <w:tcPr>
            <w:tcW w:w="1494" w:type="dxa"/>
          </w:tcPr>
          <w:p w14:paraId="74B03321" w14:textId="77777777" w:rsidR="00380CD2" w:rsidRDefault="00555546">
            <w:pPr>
              <w:rPr>
                <w:rFonts w:eastAsiaTheme="minorEastAsia"/>
                <w:szCs w:val="36"/>
              </w:rPr>
            </w:pPr>
            <w:r>
              <w:rPr>
                <w:szCs w:val="36"/>
              </w:rPr>
              <w:lastRenderedPageBreak/>
              <w:t>SMS</w:t>
            </w:r>
          </w:p>
        </w:tc>
        <w:tc>
          <w:tcPr>
            <w:tcW w:w="7368" w:type="dxa"/>
          </w:tcPr>
          <w:p w14:paraId="26A67419" w14:textId="77777777" w:rsidR="00380CD2" w:rsidRDefault="00555546">
            <w:pPr>
              <w:rPr>
                <w:rFonts w:ascii="Aptos" w:eastAsia="Aptos" w:hAnsi="Aptos" w:cs="Aptos"/>
                <w:szCs w:val="36"/>
              </w:rPr>
            </w:pPr>
            <w:r>
              <w:rPr>
                <w:szCs w:val="36"/>
              </w:rPr>
              <w:t>Short Message Service</w:t>
            </w:r>
          </w:p>
        </w:tc>
      </w:tr>
      <w:tr w:rsidR="00515354" w14:paraId="403311D0" w14:textId="77777777" w:rsidTr="0BA624BA">
        <w:trPr>
          <w:trHeight w:val="300"/>
        </w:trPr>
        <w:tc>
          <w:tcPr>
            <w:tcW w:w="1494" w:type="dxa"/>
          </w:tcPr>
          <w:p w14:paraId="2BE0A0A7" w14:textId="77777777" w:rsidR="00380CD2" w:rsidRDefault="00555546">
            <w:pPr>
              <w:rPr>
                <w:rFonts w:eastAsiaTheme="minorEastAsia"/>
                <w:szCs w:val="36"/>
              </w:rPr>
            </w:pPr>
            <w:r>
              <w:rPr>
                <w:szCs w:val="36"/>
              </w:rPr>
              <w:t>SSO</w:t>
            </w:r>
          </w:p>
        </w:tc>
        <w:tc>
          <w:tcPr>
            <w:tcW w:w="7368" w:type="dxa"/>
          </w:tcPr>
          <w:p w14:paraId="637FFDA8" w14:textId="77777777" w:rsidR="00380CD2" w:rsidRDefault="00555546">
            <w:pPr>
              <w:rPr>
                <w:rFonts w:ascii="Aptos" w:eastAsia="Aptos" w:hAnsi="Aptos" w:cs="Aptos"/>
                <w:szCs w:val="36"/>
              </w:rPr>
            </w:pPr>
            <w:r>
              <w:rPr>
                <w:szCs w:val="36"/>
              </w:rPr>
              <w:t>Single Sign-On</w:t>
            </w:r>
          </w:p>
        </w:tc>
      </w:tr>
      <w:tr w:rsidR="00515354" w14:paraId="61690ECF" w14:textId="77777777" w:rsidTr="0BA624BA">
        <w:trPr>
          <w:trHeight w:val="300"/>
        </w:trPr>
        <w:tc>
          <w:tcPr>
            <w:tcW w:w="1494" w:type="dxa"/>
          </w:tcPr>
          <w:p w14:paraId="023F351A" w14:textId="77777777" w:rsidR="00380CD2" w:rsidRDefault="00555546">
            <w:pPr>
              <w:rPr>
                <w:rFonts w:eastAsiaTheme="minorEastAsia"/>
                <w:szCs w:val="36"/>
              </w:rPr>
            </w:pPr>
            <w:r>
              <w:rPr>
                <w:szCs w:val="36"/>
              </w:rPr>
              <w:t>UQ</w:t>
            </w:r>
          </w:p>
        </w:tc>
        <w:tc>
          <w:tcPr>
            <w:tcW w:w="7368" w:type="dxa"/>
          </w:tcPr>
          <w:p w14:paraId="4DE4E66F" w14:textId="77777777" w:rsidR="00380CD2" w:rsidRDefault="00555546">
            <w:pPr>
              <w:rPr>
                <w:rFonts w:ascii="Aptos" w:eastAsia="Aptos" w:hAnsi="Aptos" w:cs="Aptos"/>
                <w:szCs w:val="36"/>
              </w:rPr>
            </w:pPr>
            <w:r>
              <w:rPr>
                <w:szCs w:val="36"/>
              </w:rPr>
              <w:t>Unique (constraint, in the ERD)</w:t>
            </w:r>
          </w:p>
        </w:tc>
      </w:tr>
      <w:tr w:rsidR="00515354" w14:paraId="30B5A76D" w14:textId="77777777" w:rsidTr="0BA624BA">
        <w:trPr>
          <w:trHeight w:val="300"/>
        </w:trPr>
        <w:tc>
          <w:tcPr>
            <w:tcW w:w="1494" w:type="dxa"/>
          </w:tcPr>
          <w:p w14:paraId="166A0DEB" w14:textId="77777777" w:rsidR="00380CD2" w:rsidRDefault="00555546">
            <w:pPr>
              <w:rPr>
                <w:rFonts w:eastAsiaTheme="minorEastAsia"/>
                <w:szCs w:val="36"/>
              </w:rPr>
            </w:pPr>
            <w:r>
              <w:rPr>
                <w:szCs w:val="36"/>
              </w:rPr>
              <w:t>URI</w:t>
            </w:r>
          </w:p>
        </w:tc>
        <w:tc>
          <w:tcPr>
            <w:tcW w:w="7368" w:type="dxa"/>
          </w:tcPr>
          <w:p w14:paraId="7DA4A75D" w14:textId="77777777" w:rsidR="00380CD2" w:rsidRDefault="00555546">
            <w:pPr>
              <w:rPr>
                <w:rFonts w:ascii="Aptos" w:eastAsia="Aptos" w:hAnsi="Aptos" w:cs="Aptos"/>
                <w:szCs w:val="36"/>
              </w:rPr>
            </w:pPr>
            <w:r>
              <w:rPr>
                <w:szCs w:val="36"/>
              </w:rPr>
              <w:t>Uniform Resource Identifier</w:t>
            </w:r>
          </w:p>
        </w:tc>
      </w:tr>
      <w:tr w:rsidR="00515354" w14:paraId="57185617" w14:textId="77777777" w:rsidTr="0BA624BA">
        <w:trPr>
          <w:trHeight w:val="300"/>
        </w:trPr>
        <w:tc>
          <w:tcPr>
            <w:tcW w:w="1494" w:type="dxa"/>
          </w:tcPr>
          <w:p w14:paraId="43E4D830" w14:textId="77777777" w:rsidR="00380CD2" w:rsidRDefault="00555546">
            <w:pPr>
              <w:rPr>
                <w:rFonts w:eastAsiaTheme="minorEastAsia"/>
                <w:szCs w:val="36"/>
              </w:rPr>
            </w:pPr>
            <w:r>
              <w:rPr>
                <w:szCs w:val="36"/>
              </w:rPr>
              <w:t>URL</w:t>
            </w:r>
          </w:p>
        </w:tc>
        <w:tc>
          <w:tcPr>
            <w:tcW w:w="7368" w:type="dxa"/>
          </w:tcPr>
          <w:p w14:paraId="3D46903D" w14:textId="77777777" w:rsidR="00380CD2" w:rsidRDefault="00555546">
            <w:pPr>
              <w:rPr>
                <w:rFonts w:ascii="Aptos" w:eastAsia="Aptos" w:hAnsi="Aptos" w:cs="Aptos"/>
                <w:szCs w:val="36"/>
              </w:rPr>
            </w:pPr>
            <w:r>
              <w:rPr>
                <w:szCs w:val="36"/>
              </w:rPr>
              <w:t>Uniform Resource Locator</w:t>
            </w:r>
          </w:p>
        </w:tc>
      </w:tr>
      <w:tr w:rsidR="00515354" w14:paraId="34C89780" w14:textId="77777777" w:rsidTr="0BA624BA">
        <w:trPr>
          <w:trHeight w:val="300"/>
        </w:trPr>
        <w:tc>
          <w:tcPr>
            <w:tcW w:w="1494" w:type="dxa"/>
          </w:tcPr>
          <w:p w14:paraId="5BAB99B4" w14:textId="77777777" w:rsidR="00380CD2" w:rsidRDefault="00555546">
            <w:pPr>
              <w:rPr>
                <w:rFonts w:eastAsiaTheme="minorEastAsia"/>
                <w:szCs w:val="36"/>
              </w:rPr>
            </w:pPr>
            <w:r>
              <w:rPr>
                <w:szCs w:val="36"/>
              </w:rPr>
              <w:t>UTC</w:t>
            </w:r>
          </w:p>
        </w:tc>
        <w:tc>
          <w:tcPr>
            <w:tcW w:w="7368" w:type="dxa"/>
          </w:tcPr>
          <w:p w14:paraId="61347710" w14:textId="77777777" w:rsidR="00380CD2" w:rsidRDefault="00555546">
            <w:pPr>
              <w:rPr>
                <w:rFonts w:ascii="Aptos" w:eastAsia="Aptos" w:hAnsi="Aptos" w:cs="Aptos"/>
                <w:szCs w:val="36"/>
              </w:rPr>
            </w:pPr>
            <w:r>
              <w:rPr>
                <w:szCs w:val="36"/>
              </w:rPr>
              <w:t>Coordinated Universal Time</w:t>
            </w:r>
          </w:p>
        </w:tc>
      </w:tr>
      <w:tr w:rsidR="00515354" w14:paraId="5F53B6ED" w14:textId="77777777" w:rsidTr="0BA624BA">
        <w:trPr>
          <w:trHeight w:val="300"/>
        </w:trPr>
        <w:tc>
          <w:tcPr>
            <w:tcW w:w="1494" w:type="dxa"/>
          </w:tcPr>
          <w:p w14:paraId="0E68D88D" w14:textId="77777777" w:rsidR="00380CD2" w:rsidRDefault="00555546">
            <w:pPr>
              <w:rPr>
                <w:rFonts w:eastAsiaTheme="minorEastAsia"/>
                <w:szCs w:val="36"/>
              </w:rPr>
            </w:pPr>
            <w:r>
              <w:rPr>
                <w:szCs w:val="36"/>
              </w:rPr>
              <w:t>XML</w:t>
            </w:r>
          </w:p>
        </w:tc>
        <w:tc>
          <w:tcPr>
            <w:tcW w:w="7368" w:type="dxa"/>
          </w:tcPr>
          <w:p w14:paraId="674864E6" w14:textId="77777777" w:rsidR="00380CD2" w:rsidRDefault="00555546">
            <w:pPr>
              <w:rPr>
                <w:rFonts w:ascii="Aptos" w:eastAsia="Aptos" w:hAnsi="Aptos" w:cs="Aptos"/>
                <w:szCs w:val="36"/>
              </w:rPr>
            </w:pPr>
            <w:r>
              <w:rPr>
                <w:szCs w:val="36"/>
              </w:rPr>
              <w:t>Extensible Markup Language</w:t>
            </w:r>
          </w:p>
        </w:tc>
      </w:tr>
    </w:tbl>
    <w:p w14:paraId="299D871A" w14:textId="77777777" w:rsidR="00C25D7C" w:rsidRDefault="00C25D7C" w:rsidP="00C25D7C"/>
    <w:p w14:paraId="1B54C498" w14:textId="77777777" w:rsidR="005F3D42" w:rsidRDefault="6E3CE5E4" w:rsidP="002B4ECC">
      <w:pPr>
        <w:pStyle w:val="Heading1"/>
      </w:pPr>
      <w:bookmarkStart w:id="5" w:name="_Toc243252181"/>
      <w:r>
        <w:t>Problem Statement</w:t>
      </w:r>
      <w:bookmarkEnd w:id="5"/>
    </w:p>
    <w:p w14:paraId="1E06AE06" w14:textId="77777777" w:rsidR="00F21249" w:rsidRDefault="003970EF" w:rsidP="002B4ECC">
      <w:proofErr w:type="spellStart"/>
      <w:r>
        <w:t>CivicConnect</w:t>
      </w:r>
      <w:proofErr w:type="spellEnd"/>
      <w:r>
        <w:t xml:space="preserve"> currently has a manual, slow and disconnected process for managing service requests from their clients. Overall handling of the service requests include emails, telephone calls, WhatsApp messages, spreadsheets and paper records. Their current process results in duplicated, overlooked or incorrectly assigned requests. Due to the manual handling of service requests, there is poor visibility on request handling including the current state of the request (received, assigned, delayed, resolved and closed), the request handler and their actions as well as trouble conducting audits and reporting on service requests. Currently, </w:t>
      </w:r>
      <w:proofErr w:type="spellStart"/>
      <w:r>
        <w:t>CivicConnect</w:t>
      </w:r>
      <w:proofErr w:type="spellEnd"/>
      <w:r>
        <w:t xml:space="preserve"> is struggling to view the progression of the requests and therefore management cannot track and manage outstanding, overdue and resolved work. Furthermore, </w:t>
      </w:r>
      <w:proofErr w:type="spellStart"/>
      <w:r>
        <w:t>CivicConnect</w:t>
      </w:r>
      <w:proofErr w:type="spellEnd"/>
      <w:r>
        <w:t xml:space="preserve"> is struggling to prioritize their requests and manage the confidentiality and personnel access of the requests and client information.</w:t>
      </w:r>
    </w:p>
    <w:p w14:paraId="014ED581" w14:textId="77777777" w:rsidR="00705D2C" w:rsidRDefault="6E3CE5E4" w:rsidP="00705D2C">
      <w:pPr>
        <w:pStyle w:val="Heading2"/>
      </w:pPr>
      <w:bookmarkStart w:id="6" w:name="_Toc243252182"/>
      <w:r>
        <w:t>Business Need</w:t>
      </w:r>
      <w:bookmarkEnd w:id="6"/>
    </w:p>
    <w:p w14:paraId="4861679E" w14:textId="77777777" w:rsidR="002B4ECC" w:rsidRPr="002B4ECC" w:rsidRDefault="007E09CB" w:rsidP="002B4ECC">
      <w:r>
        <w:t>They want a digital platform to help manage their service requests. They want to trace, log and manage their requests, and personnel accessing the request and request issuer. The solution will allow central supervision and data collection regarding requests to inform audits and reporting. It will also manage communications between the request handler and request issuer. It will also manage the entire request register in a way that minimizes user error by using validation and automating request management where possible.</w:t>
      </w:r>
    </w:p>
    <w:p w14:paraId="5BD0E340" w14:textId="77777777" w:rsidR="005F3D42" w:rsidRDefault="6E3CE5E4" w:rsidP="002B4ECC">
      <w:pPr>
        <w:pStyle w:val="Heading1"/>
      </w:pPr>
      <w:bookmarkStart w:id="7" w:name="_Toc243252183"/>
      <w:r>
        <w:t>Stakeholder Analysis</w:t>
      </w:r>
      <w:bookmarkEnd w:id="7"/>
    </w:p>
    <w:p w14:paraId="77AB0528" w14:textId="77777777" w:rsidR="001324C6" w:rsidRPr="001324C6" w:rsidRDefault="6E3CE5E4" w:rsidP="005B3154">
      <w:pPr>
        <w:pStyle w:val="Heading2"/>
      </w:pPr>
      <w:bookmarkStart w:id="8" w:name="_Toc243252184"/>
      <w:r>
        <w:t>Client &amp; User</w:t>
      </w:r>
      <w:bookmarkEnd w:id="8"/>
    </w:p>
    <w:tbl>
      <w:tblPr>
        <w:tblStyle w:val="TableGrid"/>
        <w:tblW w:w="0" w:type="auto"/>
        <w:tblInd w:w="61" w:type="dxa"/>
        <w:tblLook w:val="0000" w:firstRow="0" w:lastRow="0" w:firstColumn="0" w:lastColumn="0" w:noHBand="0" w:noVBand="0"/>
      </w:tblPr>
      <w:tblGrid>
        <w:gridCol w:w="1620"/>
        <w:gridCol w:w="2112"/>
        <w:gridCol w:w="2108"/>
        <w:gridCol w:w="1119"/>
        <w:gridCol w:w="1185"/>
        <w:gridCol w:w="811"/>
      </w:tblGrid>
      <w:tr w:rsidR="00581244" w14:paraId="7E43C3A3" w14:textId="77777777" w:rsidTr="00581244">
        <w:tc>
          <w:tcPr>
            <w:tcW w:w="1627" w:type="dxa"/>
            <w:shd w:val="clear" w:color="auto" w:fill="002060"/>
          </w:tcPr>
          <w:p w14:paraId="76F1D9D9" w14:textId="77777777" w:rsidR="00581244" w:rsidRPr="001933D4" w:rsidRDefault="00581244" w:rsidP="002B4ECC">
            <w:pPr>
              <w:rPr>
                <w:sz w:val="18"/>
                <w:szCs w:val="18"/>
              </w:rPr>
            </w:pPr>
            <w:r>
              <w:rPr>
                <w:sz w:val="18"/>
                <w:szCs w:val="18"/>
              </w:rPr>
              <w:t>Stakeholder</w:t>
            </w:r>
          </w:p>
        </w:tc>
        <w:tc>
          <w:tcPr>
            <w:tcW w:w="2130" w:type="dxa"/>
            <w:shd w:val="clear" w:color="auto" w:fill="002060"/>
          </w:tcPr>
          <w:p w14:paraId="373F3FA9" w14:textId="77777777" w:rsidR="00581244" w:rsidRPr="001933D4" w:rsidRDefault="00581244" w:rsidP="002B4ECC">
            <w:pPr>
              <w:rPr>
                <w:sz w:val="18"/>
                <w:szCs w:val="18"/>
              </w:rPr>
            </w:pPr>
            <w:r>
              <w:rPr>
                <w:sz w:val="18"/>
                <w:szCs w:val="18"/>
              </w:rPr>
              <w:t>Description</w:t>
            </w:r>
          </w:p>
        </w:tc>
        <w:tc>
          <w:tcPr>
            <w:tcW w:w="2129" w:type="dxa"/>
            <w:shd w:val="clear" w:color="auto" w:fill="002060"/>
          </w:tcPr>
          <w:p w14:paraId="107A0A8B" w14:textId="77777777" w:rsidR="00581244" w:rsidRPr="001933D4" w:rsidRDefault="00581244" w:rsidP="002B4ECC">
            <w:pPr>
              <w:rPr>
                <w:sz w:val="18"/>
                <w:szCs w:val="18"/>
              </w:rPr>
            </w:pPr>
            <w:r>
              <w:rPr>
                <w:sz w:val="18"/>
                <w:szCs w:val="18"/>
              </w:rPr>
              <w:t>Need</w:t>
            </w:r>
          </w:p>
        </w:tc>
        <w:tc>
          <w:tcPr>
            <w:tcW w:w="1126" w:type="dxa"/>
            <w:shd w:val="clear" w:color="auto" w:fill="002060"/>
          </w:tcPr>
          <w:p w14:paraId="34F3294C" w14:textId="77777777" w:rsidR="00581244" w:rsidRPr="001933D4" w:rsidRDefault="00581244" w:rsidP="002B4ECC">
            <w:pPr>
              <w:rPr>
                <w:sz w:val="18"/>
                <w:szCs w:val="18"/>
              </w:rPr>
            </w:pPr>
            <w:r>
              <w:rPr>
                <w:sz w:val="18"/>
                <w:szCs w:val="18"/>
              </w:rPr>
              <w:t>Priority</w:t>
            </w:r>
          </w:p>
        </w:tc>
        <w:tc>
          <w:tcPr>
            <w:tcW w:w="1191" w:type="dxa"/>
            <w:shd w:val="clear" w:color="auto" w:fill="002060"/>
          </w:tcPr>
          <w:p w14:paraId="6F84284A" w14:textId="77777777" w:rsidR="00581244" w:rsidRPr="001933D4" w:rsidRDefault="00581244" w:rsidP="002B4ECC">
            <w:pPr>
              <w:rPr>
                <w:sz w:val="18"/>
                <w:szCs w:val="18"/>
              </w:rPr>
            </w:pPr>
            <w:r>
              <w:rPr>
                <w:sz w:val="18"/>
                <w:szCs w:val="18"/>
              </w:rPr>
              <w:t>Influence</w:t>
            </w:r>
          </w:p>
        </w:tc>
        <w:tc>
          <w:tcPr>
            <w:tcW w:w="752" w:type="dxa"/>
            <w:shd w:val="clear" w:color="auto" w:fill="002060"/>
          </w:tcPr>
          <w:p w14:paraId="3C0A9D5D" w14:textId="77777777" w:rsidR="00581244" w:rsidRPr="001933D4" w:rsidRDefault="00581244" w:rsidP="002B4ECC">
            <w:pPr>
              <w:rPr>
                <w:sz w:val="18"/>
                <w:szCs w:val="18"/>
              </w:rPr>
            </w:pPr>
            <w:r>
              <w:rPr>
                <w:sz w:val="18"/>
                <w:szCs w:val="18"/>
              </w:rPr>
              <w:t>Interest</w:t>
            </w:r>
          </w:p>
        </w:tc>
      </w:tr>
      <w:tr w:rsidR="00581244" w14:paraId="000D41BA" w14:textId="77777777" w:rsidTr="00581244">
        <w:tc>
          <w:tcPr>
            <w:tcW w:w="1627" w:type="dxa"/>
          </w:tcPr>
          <w:p w14:paraId="08B52FAA" w14:textId="77777777" w:rsidR="00581244" w:rsidRPr="001933D4" w:rsidRDefault="00581244" w:rsidP="002B4ECC">
            <w:pPr>
              <w:rPr>
                <w:sz w:val="18"/>
                <w:szCs w:val="18"/>
              </w:rPr>
            </w:pPr>
            <w:r>
              <w:rPr>
                <w:sz w:val="18"/>
                <w:szCs w:val="18"/>
              </w:rPr>
              <w:t>Service Requester</w:t>
            </w:r>
          </w:p>
        </w:tc>
        <w:tc>
          <w:tcPr>
            <w:tcW w:w="2130" w:type="dxa"/>
          </w:tcPr>
          <w:p w14:paraId="29F25285" w14:textId="77777777" w:rsidR="00581244" w:rsidRPr="001933D4" w:rsidRDefault="00581244" w:rsidP="002B4ECC">
            <w:pPr>
              <w:rPr>
                <w:sz w:val="18"/>
                <w:szCs w:val="18"/>
              </w:rPr>
            </w:pPr>
            <w:r>
              <w:rPr>
                <w:sz w:val="18"/>
                <w:szCs w:val="18"/>
              </w:rPr>
              <w:t xml:space="preserve">They are </w:t>
            </w:r>
            <w:proofErr w:type="spellStart"/>
            <w:r>
              <w:rPr>
                <w:sz w:val="18"/>
                <w:szCs w:val="18"/>
              </w:rPr>
              <w:t>CivicConnect’s</w:t>
            </w:r>
            <w:proofErr w:type="spellEnd"/>
            <w:r>
              <w:rPr>
                <w:sz w:val="18"/>
                <w:szCs w:val="18"/>
              </w:rPr>
              <w:t xml:space="preserve"> clients that requests services.</w:t>
            </w:r>
          </w:p>
        </w:tc>
        <w:tc>
          <w:tcPr>
            <w:tcW w:w="2129" w:type="dxa"/>
          </w:tcPr>
          <w:p w14:paraId="50546FEA" w14:textId="77777777" w:rsidR="00581244" w:rsidRPr="001933D4" w:rsidRDefault="00581244" w:rsidP="002B4ECC">
            <w:pPr>
              <w:rPr>
                <w:sz w:val="18"/>
                <w:szCs w:val="18"/>
              </w:rPr>
            </w:pPr>
            <w:r>
              <w:rPr>
                <w:sz w:val="18"/>
                <w:szCs w:val="18"/>
              </w:rPr>
              <w:t xml:space="preserve">Must be able to create and log in to an account, be able to issue a request easily and track the progression of the </w:t>
            </w:r>
            <w:r>
              <w:rPr>
                <w:sz w:val="18"/>
                <w:szCs w:val="18"/>
              </w:rPr>
              <w:lastRenderedPageBreak/>
              <w:t xml:space="preserve">request, and contact </w:t>
            </w:r>
            <w:proofErr w:type="spellStart"/>
            <w:r>
              <w:rPr>
                <w:sz w:val="18"/>
                <w:szCs w:val="18"/>
              </w:rPr>
              <w:t>CivicConnect</w:t>
            </w:r>
            <w:proofErr w:type="spellEnd"/>
            <w:r>
              <w:rPr>
                <w:sz w:val="18"/>
                <w:szCs w:val="18"/>
              </w:rPr>
              <w:t xml:space="preserve"> with queries regarding the service.</w:t>
            </w:r>
          </w:p>
        </w:tc>
        <w:tc>
          <w:tcPr>
            <w:tcW w:w="1126" w:type="dxa"/>
          </w:tcPr>
          <w:p w14:paraId="5256354E" w14:textId="77777777" w:rsidR="00581244" w:rsidRPr="001933D4" w:rsidRDefault="00581244" w:rsidP="002B4ECC">
            <w:pPr>
              <w:rPr>
                <w:sz w:val="18"/>
                <w:szCs w:val="18"/>
              </w:rPr>
            </w:pPr>
            <w:r>
              <w:rPr>
                <w:sz w:val="18"/>
                <w:szCs w:val="18"/>
              </w:rPr>
              <w:lastRenderedPageBreak/>
              <w:t>High</w:t>
            </w:r>
          </w:p>
        </w:tc>
        <w:tc>
          <w:tcPr>
            <w:tcW w:w="1191" w:type="dxa"/>
          </w:tcPr>
          <w:p w14:paraId="5047CE3F" w14:textId="77777777" w:rsidR="00581244" w:rsidRPr="001933D4" w:rsidRDefault="00581244" w:rsidP="002B4ECC">
            <w:pPr>
              <w:rPr>
                <w:sz w:val="18"/>
                <w:szCs w:val="18"/>
              </w:rPr>
            </w:pPr>
            <w:r>
              <w:rPr>
                <w:sz w:val="18"/>
                <w:szCs w:val="18"/>
              </w:rPr>
              <w:t>High</w:t>
            </w:r>
          </w:p>
        </w:tc>
        <w:tc>
          <w:tcPr>
            <w:tcW w:w="752" w:type="dxa"/>
          </w:tcPr>
          <w:p w14:paraId="6DC029B7" w14:textId="77777777" w:rsidR="00581244" w:rsidRPr="001933D4" w:rsidRDefault="00581244" w:rsidP="002B4ECC">
            <w:pPr>
              <w:rPr>
                <w:sz w:val="18"/>
                <w:szCs w:val="18"/>
              </w:rPr>
            </w:pPr>
            <w:r>
              <w:rPr>
                <w:sz w:val="18"/>
                <w:szCs w:val="18"/>
              </w:rPr>
              <w:t>High</w:t>
            </w:r>
          </w:p>
        </w:tc>
      </w:tr>
      <w:tr w:rsidR="00581244" w14:paraId="2F09CC03" w14:textId="77777777" w:rsidTr="00581244">
        <w:tc>
          <w:tcPr>
            <w:tcW w:w="1627" w:type="dxa"/>
          </w:tcPr>
          <w:p w14:paraId="179F33F2" w14:textId="77777777" w:rsidR="00581244" w:rsidRPr="001933D4" w:rsidRDefault="00581244" w:rsidP="002B4ECC">
            <w:pPr>
              <w:rPr>
                <w:sz w:val="18"/>
                <w:szCs w:val="18"/>
              </w:rPr>
            </w:pPr>
            <w:r>
              <w:rPr>
                <w:sz w:val="18"/>
                <w:szCs w:val="18"/>
              </w:rPr>
              <w:t>Service Handler</w:t>
            </w:r>
          </w:p>
        </w:tc>
        <w:tc>
          <w:tcPr>
            <w:tcW w:w="2130" w:type="dxa"/>
          </w:tcPr>
          <w:p w14:paraId="5198874F" w14:textId="77777777" w:rsidR="00581244" w:rsidRPr="001933D4" w:rsidRDefault="00581244" w:rsidP="002B4ECC">
            <w:pPr>
              <w:rPr>
                <w:sz w:val="18"/>
                <w:szCs w:val="18"/>
              </w:rPr>
            </w:pPr>
            <w:r>
              <w:rPr>
                <w:sz w:val="18"/>
                <w:szCs w:val="18"/>
              </w:rPr>
              <w:t xml:space="preserve">They are the </w:t>
            </w:r>
            <w:proofErr w:type="spellStart"/>
            <w:r>
              <w:rPr>
                <w:sz w:val="18"/>
                <w:szCs w:val="18"/>
              </w:rPr>
              <w:t>CivicConnect</w:t>
            </w:r>
            <w:proofErr w:type="spellEnd"/>
            <w:r>
              <w:rPr>
                <w:sz w:val="18"/>
                <w:szCs w:val="18"/>
              </w:rPr>
              <w:t xml:space="preserve"> employees handling the request.</w:t>
            </w:r>
          </w:p>
        </w:tc>
        <w:tc>
          <w:tcPr>
            <w:tcW w:w="2129" w:type="dxa"/>
          </w:tcPr>
          <w:p w14:paraId="638BB244" w14:textId="77777777" w:rsidR="00581244" w:rsidRPr="001933D4" w:rsidRDefault="00581244" w:rsidP="002B4ECC">
            <w:pPr>
              <w:rPr>
                <w:sz w:val="18"/>
                <w:szCs w:val="18"/>
              </w:rPr>
            </w:pPr>
            <w:r>
              <w:rPr>
                <w:sz w:val="18"/>
                <w:szCs w:val="18"/>
              </w:rPr>
              <w:t>Must be able to view the assigned request, log details regarding the request, change the status of the request and contact the issuer of the request if needed.</w:t>
            </w:r>
          </w:p>
        </w:tc>
        <w:tc>
          <w:tcPr>
            <w:tcW w:w="1126" w:type="dxa"/>
          </w:tcPr>
          <w:p w14:paraId="0142B6CB" w14:textId="77777777" w:rsidR="00581244" w:rsidRPr="001933D4" w:rsidRDefault="00581244" w:rsidP="002B4ECC">
            <w:pPr>
              <w:rPr>
                <w:sz w:val="18"/>
                <w:szCs w:val="18"/>
              </w:rPr>
            </w:pPr>
            <w:r>
              <w:rPr>
                <w:sz w:val="18"/>
                <w:szCs w:val="18"/>
              </w:rPr>
              <w:t>Medium</w:t>
            </w:r>
          </w:p>
        </w:tc>
        <w:tc>
          <w:tcPr>
            <w:tcW w:w="1191" w:type="dxa"/>
          </w:tcPr>
          <w:p w14:paraId="776B4649" w14:textId="77777777" w:rsidR="00581244" w:rsidRPr="001933D4" w:rsidRDefault="00581244" w:rsidP="002B4ECC">
            <w:pPr>
              <w:rPr>
                <w:sz w:val="18"/>
                <w:szCs w:val="18"/>
              </w:rPr>
            </w:pPr>
            <w:r>
              <w:rPr>
                <w:sz w:val="18"/>
                <w:szCs w:val="18"/>
              </w:rPr>
              <w:t>Medium</w:t>
            </w:r>
          </w:p>
        </w:tc>
        <w:tc>
          <w:tcPr>
            <w:tcW w:w="752" w:type="dxa"/>
          </w:tcPr>
          <w:p w14:paraId="697455BB" w14:textId="77777777" w:rsidR="00581244" w:rsidRPr="001933D4" w:rsidRDefault="0090192C" w:rsidP="002B4ECC">
            <w:pPr>
              <w:rPr>
                <w:sz w:val="18"/>
                <w:szCs w:val="18"/>
              </w:rPr>
            </w:pPr>
            <w:r>
              <w:rPr>
                <w:sz w:val="18"/>
                <w:szCs w:val="18"/>
              </w:rPr>
              <w:t>High</w:t>
            </w:r>
          </w:p>
        </w:tc>
      </w:tr>
      <w:tr w:rsidR="00581244" w14:paraId="3AAFD401" w14:textId="77777777" w:rsidTr="00581244">
        <w:tc>
          <w:tcPr>
            <w:tcW w:w="1627" w:type="dxa"/>
          </w:tcPr>
          <w:p w14:paraId="25E46A34" w14:textId="77777777" w:rsidR="00581244" w:rsidRPr="001933D4" w:rsidRDefault="00581244" w:rsidP="002B4ECC">
            <w:pPr>
              <w:rPr>
                <w:sz w:val="18"/>
                <w:szCs w:val="18"/>
              </w:rPr>
            </w:pPr>
            <w:proofErr w:type="spellStart"/>
            <w:r>
              <w:rPr>
                <w:sz w:val="18"/>
                <w:szCs w:val="18"/>
              </w:rPr>
              <w:t>CivicConnect</w:t>
            </w:r>
            <w:proofErr w:type="spellEnd"/>
            <w:r>
              <w:rPr>
                <w:sz w:val="18"/>
                <w:szCs w:val="18"/>
              </w:rPr>
              <w:t xml:space="preserve"> Management</w:t>
            </w:r>
          </w:p>
        </w:tc>
        <w:tc>
          <w:tcPr>
            <w:tcW w:w="2130" w:type="dxa"/>
          </w:tcPr>
          <w:p w14:paraId="46CB21EF" w14:textId="77777777" w:rsidR="00581244" w:rsidRPr="001933D4" w:rsidRDefault="00581244" w:rsidP="002B4ECC">
            <w:pPr>
              <w:rPr>
                <w:sz w:val="18"/>
                <w:szCs w:val="18"/>
              </w:rPr>
            </w:pPr>
            <w:r>
              <w:rPr>
                <w:sz w:val="18"/>
                <w:szCs w:val="18"/>
              </w:rPr>
              <w:t xml:space="preserve">They are the upper management of </w:t>
            </w:r>
            <w:proofErr w:type="spellStart"/>
            <w:r>
              <w:rPr>
                <w:sz w:val="18"/>
                <w:szCs w:val="18"/>
              </w:rPr>
              <w:t>CivicConnect</w:t>
            </w:r>
            <w:proofErr w:type="spellEnd"/>
            <w:r>
              <w:rPr>
                <w:sz w:val="18"/>
                <w:szCs w:val="18"/>
              </w:rPr>
              <w:t xml:space="preserve"> that need to audit service requests and report on requests.</w:t>
            </w:r>
          </w:p>
        </w:tc>
        <w:tc>
          <w:tcPr>
            <w:tcW w:w="2129" w:type="dxa"/>
          </w:tcPr>
          <w:p w14:paraId="79E1ADE1" w14:textId="77777777" w:rsidR="00581244" w:rsidRPr="001933D4" w:rsidRDefault="00581244" w:rsidP="002B4ECC">
            <w:pPr>
              <w:rPr>
                <w:sz w:val="18"/>
                <w:szCs w:val="18"/>
              </w:rPr>
            </w:pPr>
            <w:r>
              <w:rPr>
                <w:sz w:val="18"/>
                <w:szCs w:val="18"/>
              </w:rPr>
              <w:t>Must be able to issue requests to staff, manage personnel with access to the request, track the requests’ lifecycle, alter requests, view report details and generate reports on requests.</w:t>
            </w:r>
          </w:p>
        </w:tc>
        <w:tc>
          <w:tcPr>
            <w:tcW w:w="1126" w:type="dxa"/>
          </w:tcPr>
          <w:p w14:paraId="61D88BB2" w14:textId="77777777" w:rsidR="00581244" w:rsidRPr="001933D4" w:rsidRDefault="00581244" w:rsidP="002B4ECC">
            <w:pPr>
              <w:rPr>
                <w:sz w:val="18"/>
                <w:szCs w:val="18"/>
              </w:rPr>
            </w:pPr>
            <w:r>
              <w:rPr>
                <w:sz w:val="18"/>
                <w:szCs w:val="18"/>
              </w:rPr>
              <w:t>High</w:t>
            </w:r>
          </w:p>
        </w:tc>
        <w:tc>
          <w:tcPr>
            <w:tcW w:w="1191" w:type="dxa"/>
          </w:tcPr>
          <w:p w14:paraId="4B74085A" w14:textId="77777777" w:rsidR="00581244" w:rsidRPr="001933D4" w:rsidRDefault="00581244" w:rsidP="002B4ECC">
            <w:pPr>
              <w:rPr>
                <w:sz w:val="18"/>
                <w:szCs w:val="18"/>
              </w:rPr>
            </w:pPr>
            <w:r>
              <w:rPr>
                <w:sz w:val="18"/>
                <w:szCs w:val="18"/>
              </w:rPr>
              <w:t>High</w:t>
            </w:r>
          </w:p>
        </w:tc>
        <w:tc>
          <w:tcPr>
            <w:tcW w:w="752" w:type="dxa"/>
          </w:tcPr>
          <w:p w14:paraId="3D71329F" w14:textId="77777777" w:rsidR="00581244" w:rsidRPr="001933D4" w:rsidRDefault="0090192C" w:rsidP="002B4ECC">
            <w:pPr>
              <w:rPr>
                <w:sz w:val="18"/>
                <w:szCs w:val="18"/>
              </w:rPr>
            </w:pPr>
            <w:r>
              <w:rPr>
                <w:sz w:val="18"/>
                <w:szCs w:val="18"/>
              </w:rPr>
              <w:t>High</w:t>
            </w:r>
          </w:p>
        </w:tc>
      </w:tr>
    </w:tbl>
    <w:p w14:paraId="066506D4" w14:textId="77777777" w:rsidR="005B3154" w:rsidRDefault="005B3154"/>
    <w:p w14:paraId="6CC3AC09" w14:textId="77777777" w:rsidR="005B3154" w:rsidRDefault="6E3CE5E4" w:rsidP="005B3154">
      <w:pPr>
        <w:pStyle w:val="Heading2"/>
      </w:pPr>
      <w:bookmarkStart w:id="9" w:name="_Toc243252185"/>
      <w:r>
        <w:t>Development</w:t>
      </w:r>
      <w:bookmarkEnd w:id="9"/>
    </w:p>
    <w:tbl>
      <w:tblPr>
        <w:tblStyle w:val="TableGrid"/>
        <w:tblW w:w="0" w:type="auto"/>
        <w:tblInd w:w="61" w:type="dxa"/>
        <w:tblLook w:val="0000" w:firstRow="0" w:lastRow="0" w:firstColumn="0" w:lastColumn="0" w:noHBand="0" w:noVBand="0"/>
      </w:tblPr>
      <w:tblGrid>
        <w:gridCol w:w="1511"/>
        <w:gridCol w:w="2216"/>
        <w:gridCol w:w="2347"/>
        <w:gridCol w:w="1081"/>
        <w:gridCol w:w="948"/>
        <w:gridCol w:w="852"/>
      </w:tblGrid>
      <w:tr w:rsidR="0090192C" w14:paraId="45E5B40D" w14:textId="77777777" w:rsidTr="0090192C">
        <w:tc>
          <w:tcPr>
            <w:tcW w:w="1547" w:type="dxa"/>
            <w:shd w:val="clear" w:color="auto" w:fill="002060"/>
          </w:tcPr>
          <w:p w14:paraId="29ABB7E0" w14:textId="77777777" w:rsidR="0090192C" w:rsidRPr="001933D4" w:rsidRDefault="0090192C" w:rsidP="00325144">
            <w:pPr>
              <w:rPr>
                <w:sz w:val="18"/>
                <w:szCs w:val="18"/>
              </w:rPr>
            </w:pPr>
            <w:r>
              <w:rPr>
                <w:sz w:val="18"/>
                <w:szCs w:val="18"/>
              </w:rPr>
              <w:t>Stakeholder</w:t>
            </w:r>
          </w:p>
        </w:tc>
        <w:tc>
          <w:tcPr>
            <w:tcW w:w="2305" w:type="dxa"/>
            <w:shd w:val="clear" w:color="auto" w:fill="002060"/>
          </w:tcPr>
          <w:p w14:paraId="3BB9E7B7" w14:textId="77777777" w:rsidR="0090192C" w:rsidRPr="001933D4" w:rsidRDefault="0090192C" w:rsidP="00325144">
            <w:pPr>
              <w:rPr>
                <w:sz w:val="18"/>
                <w:szCs w:val="18"/>
              </w:rPr>
            </w:pPr>
            <w:r>
              <w:rPr>
                <w:sz w:val="18"/>
                <w:szCs w:val="18"/>
              </w:rPr>
              <w:t>Description</w:t>
            </w:r>
          </w:p>
        </w:tc>
        <w:tc>
          <w:tcPr>
            <w:tcW w:w="2454" w:type="dxa"/>
            <w:shd w:val="clear" w:color="auto" w:fill="002060"/>
          </w:tcPr>
          <w:p w14:paraId="65FB1B10" w14:textId="77777777" w:rsidR="0090192C" w:rsidRPr="001933D4" w:rsidRDefault="0090192C" w:rsidP="00325144">
            <w:pPr>
              <w:rPr>
                <w:sz w:val="18"/>
                <w:szCs w:val="18"/>
              </w:rPr>
            </w:pPr>
            <w:r>
              <w:rPr>
                <w:sz w:val="18"/>
                <w:szCs w:val="18"/>
              </w:rPr>
              <w:t>Need</w:t>
            </w:r>
          </w:p>
        </w:tc>
        <w:tc>
          <w:tcPr>
            <w:tcW w:w="1113" w:type="dxa"/>
            <w:shd w:val="clear" w:color="auto" w:fill="002060"/>
          </w:tcPr>
          <w:p w14:paraId="6D4A2EDE" w14:textId="77777777" w:rsidR="0090192C" w:rsidRPr="001933D4" w:rsidRDefault="0090192C" w:rsidP="00325144">
            <w:pPr>
              <w:rPr>
                <w:sz w:val="18"/>
                <w:szCs w:val="18"/>
              </w:rPr>
            </w:pPr>
            <w:r>
              <w:rPr>
                <w:sz w:val="18"/>
                <w:szCs w:val="18"/>
              </w:rPr>
              <w:t>Priority</w:t>
            </w:r>
          </w:p>
        </w:tc>
        <w:tc>
          <w:tcPr>
            <w:tcW w:w="768" w:type="dxa"/>
            <w:shd w:val="clear" w:color="auto" w:fill="002060"/>
          </w:tcPr>
          <w:p w14:paraId="51F4F6BB" w14:textId="77777777" w:rsidR="0090192C" w:rsidRPr="001933D4" w:rsidRDefault="0090192C" w:rsidP="00325144">
            <w:pPr>
              <w:rPr>
                <w:sz w:val="18"/>
                <w:szCs w:val="18"/>
              </w:rPr>
            </w:pPr>
            <w:r>
              <w:rPr>
                <w:sz w:val="18"/>
                <w:szCs w:val="18"/>
              </w:rPr>
              <w:t>Influence</w:t>
            </w:r>
          </w:p>
        </w:tc>
        <w:tc>
          <w:tcPr>
            <w:tcW w:w="768" w:type="dxa"/>
            <w:shd w:val="clear" w:color="auto" w:fill="002060"/>
          </w:tcPr>
          <w:p w14:paraId="3DAA35FB" w14:textId="77777777" w:rsidR="0090192C" w:rsidRPr="001933D4" w:rsidRDefault="0090192C" w:rsidP="00325144">
            <w:pPr>
              <w:rPr>
                <w:sz w:val="18"/>
                <w:szCs w:val="18"/>
              </w:rPr>
            </w:pPr>
            <w:r>
              <w:rPr>
                <w:sz w:val="18"/>
                <w:szCs w:val="18"/>
              </w:rPr>
              <w:t>Interest</w:t>
            </w:r>
          </w:p>
        </w:tc>
      </w:tr>
      <w:tr w:rsidR="0090192C" w14:paraId="44E026C1" w14:textId="77777777" w:rsidTr="0090192C">
        <w:tc>
          <w:tcPr>
            <w:tcW w:w="1547" w:type="dxa"/>
          </w:tcPr>
          <w:p w14:paraId="183936B5" w14:textId="77777777" w:rsidR="0090192C" w:rsidRPr="001933D4" w:rsidRDefault="0090192C" w:rsidP="00325144">
            <w:pPr>
              <w:rPr>
                <w:sz w:val="18"/>
                <w:szCs w:val="18"/>
              </w:rPr>
            </w:pPr>
            <w:r>
              <w:rPr>
                <w:sz w:val="18"/>
                <w:szCs w:val="18"/>
              </w:rPr>
              <w:t>Developers</w:t>
            </w:r>
          </w:p>
        </w:tc>
        <w:tc>
          <w:tcPr>
            <w:tcW w:w="2305" w:type="dxa"/>
          </w:tcPr>
          <w:p w14:paraId="65F48B61" w14:textId="77777777" w:rsidR="0090192C" w:rsidRPr="001933D4" w:rsidRDefault="0090192C" w:rsidP="00325144">
            <w:pPr>
              <w:rPr>
                <w:sz w:val="18"/>
                <w:szCs w:val="18"/>
              </w:rPr>
            </w:pPr>
            <w:r>
              <w:rPr>
                <w:sz w:val="18"/>
                <w:szCs w:val="18"/>
              </w:rPr>
              <w:t xml:space="preserve">The software engineers building the digital platform requested by </w:t>
            </w:r>
            <w:proofErr w:type="spellStart"/>
            <w:r>
              <w:rPr>
                <w:sz w:val="18"/>
                <w:szCs w:val="18"/>
              </w:rPr>
              <w:t>CivicConnect</w:t>
            </w:r>
            <w:proofErr w:type="spellEnd"/>
            <w:r>
              <w:rPr>
                <w:sz w:val="18"/>
                <w:szCs w:val="18"/>
              </w:rPr>
              <w:t>.</w:t>
            </w:r>
          </w:p>
        </w:tc>
        <w:tc>
          <w:tcPr>
            <w:tcW w:w="2454" w:type="dxa"/>
          </w:tcPr>
          <w:p w14:paraId="7193E8F8" w14:textId="77777777" w:rsidR="0090192C" w:rsidRPr="001933D4" w:rsidRDefault="0090192C" w:rsidP="00325144">
            <w:pPr>
              <w:rPr>
                <w:sz w:val="18"/>
                <w:szCs w:val="18"/>
              </w:rPr>
            </w:pPr>
            <w:r>
              <w:rPr>
                <w:sz w:val="18"/>
                <w:szCs w:val="18"/>
              </w:rPr>
              <w:t xml:space="preserve">Must have thorough description of the digital platform </w:t>
            </w:r>
            <w:proofErr w:type="spellStart"/>
            <w:r>
              <w:rPr>
                <w:sz w:val="18"/>
                <w:szCs w:val="18"/>
              </w:rPr>
              <w:t>CivicConnect</w:t>
            </w:r>
            <w:proofErr w:type="spellEnd"/>
            <w:r>
              <w:rPr>
                <w:sz w:val="18"/>
                <w:szCs w:val="18"/>
              </w:rPr>
              <w:t xml:space="preserve"> wants including detailed requirements and process flows involved with the request lifecycle. Must also have access to the necessary technology and resources to create the digital platform and support documents.</w:t>
            </w:r>
          </w:p>
        </w:tc>
        <w:tc>
          <w:tcPr>
            <w:tcW w:w="1113" w:type="dxa"/>
          </w:tcPr>
          <w:p w14:paraId="525D5F0A" w14:textId="77777777" w:rsidR="0090192C" w:rsidRPr="001933D4" w:rsidRDefault="0090192C" w:rsidP="00325144">
            <w:pPr>
              <w:rPr>
                <w:sz w:val="18"/>
                <w:szCs w:val="18"/>
              </w:rPr>
            </w:pPr>
            <w:r>
              <w:rPr>
                <w:sz w:val="18"/>
                <w:szCs w:val="18"/>
              </w:rPr>
              <w:t>Low</w:t>
            </w:r>
          </w:p>
        </w:tc>
        <w:tc>
          <w:tcPr>
            <w:tcW w:w="768" w:type="dxa"/>
          </w:tcPr>
          <w:p w14:paraId="6313E0AA" w14:textId="77777777" w:rsidR="0090192C" w:rsidRPr="001933D4" w:rsidRDefault="0090192C" w:rsidP="00325144">
            <w:pPr>
              <w:rPr>
                <w:sz w:val="18"/>
                <w:szCs w:val="18"/>
              </w:rPr>
            </w:pPr>
            <w:r>
              <w:rPr>
                <w:sz w:val="18"/>
                <w:szCs w:val="18"/>
              </w:rPr>
              <w:t>Medium</w:t>
            </w:r>
          </w:p>
        </w:tc>
        <w:tc>
          <w:tcPr>
            <w:tcW w:w="768" w:type="dxa"/>
          </w:tcPr>
          <w:p w14:paraId="0C9ED864" w14:textId="77777777" w:rsidR="0090192C" w:rsidRPr="001933D4" w:rsidRDefault="0090192C" w:rsidP="00325144">
            <w:pPr>
              <w:rPr>
                <w:sz w:val="18"/>
                <w:szCs w:val="18"/>
              </w:rPr>
            </w:pPr>
            <w:r>
              <w:rPr>
                <w:sz w:val="18"/>
                <w:szCs w:val="18"/>
              </w:rPr>
              <w:t>Medium</w:t>
            </w:r>
          </w:p>
        </w:tc>
      </w:tr>
    </w:tbl>
    <w:p w14:paraId="663B9D51" w14:textId="77777777" w:rsidR="0091780F" w:rsidRDefault="0091780F"/>
    <w:p w14:paraId="180F1926" w14:textId="77777777" w:rsidR="0091780F" w:rsidRDefault="6E3CE5E4" w:rsidP="0091780F">
      <w:pPr>
        <w:pStyle w:val="Heading2"/>
      </w:pPr>
      <w:bookmarkStart w:id="10" w:name="_Toc243252186"/>
      <w:r>
        <w:t>Other</w:t>
      </w:r>
      <w:bookmarkEnd w:id="10"/>
    </w:p>
    <w:tbl>
      <w:tblPr>
        <w:tblStyle w:val="TableGrid"/>
        <w:tblW w:w="0" w:type="auto"/>
        <w:tblInd w:w="61" w:type="dxa"/>
        <w:tblLook w:val="0000" w:firstRow="0" w:lastRow="0" w:firstColumn="0" w:lastColumn="0" w:noHBand="0" w:noVBand="0"/>
      </w:tblPr>
      <w:tblGrid>
        <w:gridCol w:w="1537"/>
        <w:gridCol w:w="2087"/>
        <w:gridCol w:w="2487"/>
        <w:gridCol w:w="1085"/>
        <w:gridCol w:w="948"/>
        <w:gridCol w:w="811"/>
      </w:tblGrid>
      <w:tr w:rsidR="0090192C" w14:paraId="5F88E5AE" w14:textId="77777777" w:rsidTr="0090192C">
        <w:tc>
          <w:tcPr>
            <w:tcW w:w="1567" w:type="dxa"/>
            <w:shd w:val="clear" w:color="auto" w:fill="002060"/>
          </w:tcPr>
          <w:p w14:paraId="16448FCA" w14:textId="77777777" w:rsidR="0090192C" w:rsidRPr="00335C5D" w:rsidRDefault="0090192C">
            <w:pPr>
              <w:rPr>
                <w:sz w:val="18"/>
                <w:szCs w:val="18"/>
              </w:rPr>
            </w:pPr>
            <w:r>
              <w:rPr>
                <w:sz w:val="18"/>
                <w:szCs w:val="18"/>
              </w:rPr>
              <w:t>Stakeholder</w:t>
            </w:r>
          </w:p>
        </w:tc>
        <w:tc>
          <w:tcPr>
            <w:tcW w:w="2166" w:type="dxa"/>
            <w:shd w:val="clear" w:color="auto" w:fill="002060"/>
          </w:tcPr>
          <w:p w14:paraId="5F4CE8B6" w14:textId="77777777" w:rsidR="0090192C" w:rsidRPr="00335C5D" w:rsidRDefault="0090192C">
            <w:pPr>
              <w:rPr>
                <w:sz w:val="18"/>
                <w:szCs w:val="18"/>
              </w:rPr>
            </w:pPr>
            <w:r>
              <w:rPr>
                <w:sz w:val="18"/>
                <w:szCs w:val="18"/>
              </w:rPr>
              <w:t>Description</w:t>
            </w:r>
          </w:p>
        </w:tc>
        <w:tc>
          <w:tcPr>
            <w:tcW w:w="2587" w:type="dxa"/>
            <w:shd w:val="clear" w:color="auto" w:fill="002060"/>
          </w:tcPr>
          <w:p w14:paraId="24886E07" w14:textId="77777777" w:rsidR="0090192C" w:rsidRPr="00335C5D" w:rsidRDefault="0090192C">
            <w:pPr>
              <w:rPr>
                <w:sz w:val="18"/>
                <w:szCs w:val="18"/>
              </w:rPr>
            </w:pPr>
            <w:r>
              <w:rPr>
                <w:sz w:val="18"/>
                <w:szCs w:val="18"/>
              </w:rPr>
              <w:t>Need</w:t>
            </w:r>
          </w:p>
        </w:tc>
        <w:tc>
          <w:tcPr>
            <w:tcW w:w="1111" w:type="dxa"/>
            <w:shd w:val="clear" w:color="auto" w:fill="002060"/>
          </w:tcPr>
          <w:p w14:paraId="20F1C934" w14:textId="77777777" w:rsidR="0090192C" w:rsidRPr="00335C5D" w:rsidRDefault="0090192C">
            <w:pPr>
              <w:rPr>
                <w:sz w:val="18"/>
                <w:szCs w:val="18"/>
              </w:rPr>
            </w:pPr>
            <w:r>
              <w:rPr>
                <w:sz w:val="18"/>
                <w:szCs w:val="18"/>
              </w:rPr>
              <w:t>Priority</w:t>
            </w:r>
          </w:p>
        </w:tc>
        <w:tc>
          <w:tcPr>
            <w:tcW w:w="762" w:type="dxa"/>
            <w:shd w:val="clear" w:color="auto" w:fill="002060"/>
          </w:tcPr>
          <w:p w14:paraId="76C08E61" w14:textId="77777777" w:rsidR="0090192C" w:rsidRPr="00335C5D" w:rsidRDefault="0090192C">
            <w:pPr>
              <w:rPr>
                <w:sz w:val="18"/>
                <w:szCs w:val="18"/>
              </w:rPr>
            </w:pPr>
            <w:r>
              <w:rPr>
                <w:sz w:val="18"/>
                <w:szCs w:val="18"/>
              </w:rPr>
              <w:t>Influence</w:t>
            </w:r>
          </w:p>
        </w:tc>
        <w:tc>
          <w:tcPr>
            <w:tcW w:w="762" w:type="dxa"/>
            <w:shd w:val="clear" w:color="auto" w:fill="002060"/>
          </w:tcPr>
          <w:p w14:paraId="54230BCF" w14:textId="77777777" w:rsidR="0090192C" w:rsidRPr="00335C5D" w:rsidRDefault="0090192C">
            <w:pPr>
              <w:rPr>
                <w:sz w:val="18"/>
                <w:szCs w:val="18"/>
              </w:rPr>
            </w:pPr>
            <w:r>
              <w:rPr>
                <w:sz w:val="18"/>
                <w:szCs w:val="18"/>
              </w:rPr>
              <w:t>Interest</w:t>
            </w:r>
          </w:p>
        </w:tc>
      </w:tr>
      <w:tr w:rsidR="0090192C" w14:paraId="6234CA46" w14:textId="77777777" w:rsidTr="0090192C">
        <w:tc>
          <w:tcPr>
            <w:tcW w:w="1567" w:type="dxa"/>
          </w:tcPr>
          <w:p w14:paraId="21E02A1E" w14:textId="77777777" w:rsidR="0090192C" w:rsidRPr="00335C5D" w:rsidRDefault="0090192C" w:rsidP="00325144">
            <w:pPr>
              <w:rPr>
                <w:sz w:val="18"/>
                <w:szCs w:val="18"/>
              </w:rPr>
            </w:pPr>
            <w:r>
              <w:rPr>
                <w:sz w:val="18"/>
                <w:szCs w:val="18"/>
              </w:rPr>
              <w:t>Government</w:t>
            </w:r>
          </w:p>
        </w:tc>
        <w:tc>
          <w:tcPr>
            <w:tcW w:w="2166" w:type="dxa"/>
          </w:tcPr>
          <w:p w14:paraId="2FBC7593" w14:textId="77777777" w:rsidR="0090192C" w:rsidRPr="00335C5D" w:rsidRDefault="0090192C" w:rsidP="00325144">
            <w:pPr>
              <w:rPr>
                <w:sz w:val="18"/>
                <w:szCs w:val="18"/>
              </w:rPr>
            </w:pPr>
            <w:r>
              <w:rPr>
                <w:sz w:val="18"/>
                <w:szCs w:val="18"/>
              </w:rPr>
              <w:t>Laws regarding software and privacy.</w:t>
            </w:r>
          </w:p>
        </w:tc>
        <w:tc>
          <w:tcPr>
            <w:tcW w:w="2587" w:type="dxa"/>
          </w:tcPr>
          <w:p w14:paraId="6BF7567A" w14:textId="77777777" w:rsidR="0090192C" w:rsidRPr="00335C5D" w:rsidRDefault="0090192C" w:rsidP="00667785">
            <w:pPr>
              <w:rPr>
                <w:sz w:val="18"/>
                <w:szCs w:val="18"/>
              </w:rPr>
            </w:pPr>
            <w:r>
              <w:rPr>
                <w:sz w:val="18"/>
                <w:szCs w:val="18"/>
              </w:rPr>
              <w:t xml:space="preserve">All client data must comply to the laws and regulations set by the governing bodies of the countries </w:t>
            </w:r>
            <w:proofErr w:type="spellStart"/>
            <w:r>
              <w:rPr>
                <w:sz w:val="18"/>
                <w:szCs w:val="18"/>
              </w:rPr>
              <w:t>CivicConnect</w:t>
            </w:r>
            <w:proofErr w:type="spellEnd"/>
            <w:r>
              <w:rPr>
                <w:sz w:val="18"/>
                <w:szCs w:val="18"/>
              </w:rPr>
              <w:t xml:space="preserve"> conducts business in. Specifically, the POPIA law (National Treasury, no date) regarding data privacy and usage of people’s personal information.</w:t>
            </w:r>
          </w:p>
        </w:tc>
        <w:tc>
          <w:tcPr>
            <w:tcW w:w="1111" w:type="dxa"/>
          </w:tcPr>
          <w:p w14:paraId="0ABD6A81" w14:textId="77777777" w:rsidR="0090192C" w:rsidRPr="00335C5D" w:rsidRDefault="0090192C" w:rsidP="00325144">
            <w:pPr>
              <w:rPr>
                <w:sz w:val="18"/>
                <w:szCs w:val="18"/>
              </w:rPr>
            </w:pPr>
            <w:r>
              <w:rPr>
                <w:sz w:val="18"/>
                <w:szCs w:val="18"/>
              </w:rPr>
              <w:t>High</w:t>
            </w:r>
          </w:p>
        </w:tc>
        <w:tc>
          <w:tcPr>
            <w:tcW w:w="762" w:type="dxa"/>
          </w:tcPr>
          <w:p w14:paraId="1FAB84CC" w14:textId="77777777" w:rsidR="0090192C" w:rsidRPr="00335C5D" w:rsidRDefault="00457E1C" w:rsidP="00325144">
            <w:pPr>
              <w:rPr>
                <w:sz w:val="18"/>
                <w:szCs w:val="18"/>
              </w:rPr>
            </w:pPr>
            <w:r>
              <w:rPr>
                <w:sz w:val="18"/>
                <w:szCs w:val="18"/>
              </w:rPr>
              <w:t>High</w:t>
            </w:r>
          </w:p>
        </w:tc>
        <w:tc>
          <w:tcPr>
            <w:tcW w:w="762" w:type="dxa"/>
          </w:tcPr>
          <w:p w14:paraId="121246DA" w14:textId="77777777" w:rsidR="0090192C" w:rsidRPr="00335C5D" w:rsidRDefault="00457E1C" w:rsidP="00325144">
            <w:pPr>
              <w:rPr>
                <w:sz w:val="18"/>
                <w:szCs w:val="18"/>
              </w:rPr>
            </w:pPr>
            <w:r>
              <w:rPr>
                <w:sz w:val="18"/>
                <w:szCs w:val="18"/>
              </w:rPr>
              <w:t>Low</w:t>
            </w:r>
          </w:p>
        </w:tc>
      </w:tr>
    </w:tbl>
    <w:p w14:paraId="1E40B84C" w14:textId="77777777" w:rsidR="00E5715D" w:rsidRDefault="00E5715D" w:rsidP="002B4ECC"/>
    <w:p w14:paraId="33EAFF6C" w14:textId="77777777" w:rsidR="000A1C1F" w:rsidRDefault="6E3CE5E4" w:rsidP="0035273F">
      <w:pPr>
        <w:pStyle w:val="Heading2"/>
      </w:pPr>
      <w:bookmarkStart w:id="11" w:name="_Toc243252187"/>
      <w:r>
        <w:t>Stakeholder Conflicts</w:t>
      </w:r>
      <w:bookmarkEnd w:id="11"/>
    </w:p>
    <w:p w14:paraId="59559478" w14:textId="77777777" w:rsidR="001129C3" w:rsidRPr="001129C3" w:rsidRDefault="008D645C" w:rsidP="001129C3">
      <w:r>
        <w:t xml:space="preserve">Management wants to control and report on all requests while some service requesters may want confidentiality surrounding a request. Furthermore, management control of </w:t>
      </w:r>
      <w:r>
        <w:lastRenderedPageBreak/>
        <w:t>sensitive requests will necessitate reduced visibility into requests they are not authorized to view on request handlers’ side, might complicate or slow down their work.</w:t>
      </w:r>
    </w:p>
    <w:p w14:paraId="432DAF50" w14:textId="77777777" w:rsidR="000A1C1F" w:rsidRDefault="00B32FF3" w:rsidP="002B4ECC">
      <w:r>
        <w:t xml:space="preserve">There may be conflicts between the service requesters and </w:t>
      </w:r>
      <w:proofErr w:type="spellStart"/>
      <w:r>
        <w:t>CivicConnect’s</w:t>
      </w:r>
      <w:proofErr w:type="spellEnd"/>
      <w:r>
        <w:t xml:space="preserve"> managers as the Service Requesters want to be able to easily issue requests while </w:t>
      </w:r>
      <w:proofErr w:type="spellStart"/>
      <w:r>
        <w:t>CivicConnect’s</w:t>
      </w:r>
      <w:proofErr w:type="spellEnd"/>
      <w:r>
        <w:t xml:space="preserve"> management wants validation of users and requests that may make usage of the digital platform more complicated.</w:t>
      </w:r>
    </w:p>
    <w:p w14:paraId="4AAB633C" w14:textId="77777777" w:rsidR="000F3EDF" w:rsidRDefault="0039363A" w:rsidP="002B4ECC">
      <w:r>
        <w:t xml:space="preserve">There could also be conflict between the service handlers and upper management of </w:t>
      </w:r>
      <w:proofErr w:type="spellStart"/>
      <w:r>
        <w:t>CivicConnect</w:t>
      </w:r>
      <w:proofErr w:type="spellEnd"/>
      <w:r>
        <w:t xml:space="preserve"> as the validation and request lifecycle oversight the digital platform must enforce could impede service handling by increasing overhead involved with request handling and limiting handler autonomy. </w:t>
      </w:r>
    </w:p>
    <w:p w14:paraId="2C0AC01A" w14:textId="77777777" w:rsidR="006308CE" w:rsidRDefault="006308CE" w:rsidP="002B4ECC">
      <w:r>
        <w:t>There also exists a conflict between management’s desire for comprehensive reports and the South African government’s POPIA law that strictly regulates the use of personal information. This means that reports generated on service requests should prioritize privacy over comprehensiveness.</w:t>
      </w:r>
    </w:p>
    <w:p w14:paraId="33786DFA" w14:textId="77777777" w:rsidR="0028778D" w:rsidRDefault="0028778D" w:rsidP="002B4ECC">
      <w:r>
        <w:t xml:space="preserve">The software engineers designing the digital platform desired by </w:t>
      </w:r>
      <w:proofErr w:type="spellStart"/>
      <w:r>
        <w:t>CivicConnect</w:t>
      </w:r>
      <w:proofErr w:type="spellEnd"/>
      <w:r>
        <w:t xml:space="preserve"> need detailed requirements from their management. However, limitations may have to be placed on the management’s desired features and changes in the desired features, due to project constraints.</w:t>
      </w:r>
    </w:p>
    <w:p w14:paraId="2E1FE311" w14:textId="77777777" w:rsidR="000A1C1F" w:rsidRDefault="6E3CE5E4" w:rsidP="0035273F">
      <w:pPr>
        <w:pStyle w:val="Heading2"/>
      </w:pPr>
      <w:bookmarkStart w:id="12" w:name="_Toc243252188"/>
      <w:r>
        <w:t>Stakeholder Derived Requirements</w:t>
      </w:r>
      <w:bookmarkEnd w:id="12"/>
    </w:p>
    <w:p w14:paraId="1856D573" w14:textId="77777777" w:rsidR="669FEE6F" w:rsidRDefault="669FEE6F" w:rsidP="669FEE6F">
      <w:r>
        <w:rPr>
          <w:rFonts w:ascii="Aptos" w:eastAsia="Aptos" w:hAnsi="Aptos" w:cs="Aptos"/>
        </w:rPr>
        <w:t>The following functional requirements were derived from the needs captured by the stakeholder analysis: FR-001 to FR-013 (covering Requester, Staff and Management capabilities). FR-014 and FR-015 are derived from platform/security and scope constraints rather than a specific stakeholder need. FR-016 (Management sets priority) was added at M2 through CR-003, based on DEC-003.</w:t>
      </w:r>
    </w:p>
    <w:p w14:paraId="56476130" w14:textId="77777777" w:rsidR="669FEE6F" w:rsidRDefault="669FEE6F" w:rsidP="669FEE6F">
      <w:r>
        <w:rPr>
          <w:rFonts w:ascii="Aptos" w:eastAsia="Aptos" w:hAnsi="Aptos" w:cs="Aptos"/>
        </w:rPr>
        <w:t xml:space="preserve">The following non-functional requirements were derived from the needs captured by the stakeholder analysis: NFR-004 (Service Requester) and NFR-006 and NFR-009 (both </w:t>
      </w:r>
      <w:proofErr w:type="spellStart"/>
      <w:r>
        <w:rPr>
          <w:rFonts w:ascii="Aptos" w:eastAsia="Aptos" w:hAnsi="Aptos" w:cs="Aptos"/>
        </w:rPr>
        <w:t>CivicConnect</w:t>
      </w:r>
      <w:proofErr w:type="spellEnd"/>
      <w:r>
        <w:rPr>
          <w:rFonts w:ascii="Aptos" w:eastAsia="Aptos" w:hAnsi="Aptos" w:cs="Aptos"/>
        </w:rPr>
        <w:t xml:space="preserve"> Management). The remaining NFRs are derived from quality, security, team-capability or milestone constraints rather than a specific stakeholder need.</w:t>
      </w:r>
    </w:p>
    <w:p w14:paraId="0B684210" w14:textId="77777777" w:rsidR="005F3D42" w:rsidRDefault="6E3CE5E4" w:rsidP="002B4ECC">
      <w:pPr>
        <w:pStyle w:val="Heading1"/>
      </w:pPr>
      <w:bookmarkStart w:id="13" w:name="_Toc243252189"/>
      <w:r>
        <w:t>Scope Baseline</w:t>
      </w:r>
      <w:bookmarkEnd w:id="13"/>
    </w:p>
    <w:p w14:paraId="39BB0833" w14:textId="77777777" w:rsidR="002B4ECC" w:rsidRPr="002B4ECC" w:rsidRDefault="6E3CE5E4" w:rsidP="6E3CE5E4">
      <w:r>
        <w:rPr>
          <w:rFonts w:eastAsiaTheme="minorEastAsia"/>
        </w:rPr>
        <w:t xml:space="preserve">The scope baseline defines exactly what </w:t>
      </w:r>
      <w:proofErr w:type="spellStart"/>
      <w:r>
        <w:rPr>
          <w:rFonts w:eastAsiaTheme="minorEastAsia"/>
        </w:rPr>
        <w:t>CivicConnect</w:t>
      </w:r>
      <w:proofErr w:type="spellEnd"/>
      <w:r>
        <w:rPr>
          <w:rFonts w:eastAsiaTheme="minorEastAsia"/>
        </w:rPr>
        <w:t xml:space="preserve"> v1 commits to delivering across the SEN381 milestones. It is derived from the Minimum Business Capabilities in the Master Project Brief (Section 3) and is deliberately controlled: additional features are not added unless justified against schedule, cost, quality, security and risk (Master Brief, Section 3.1).</w:t>
      </w:r>
    </w:p>
    <w:p w14:paraId="573662B2" w14:textId="77777777" w:rsidR="6E3CE5E4" w:rsidRDefault="6E3CE5E4" w:rsidP="6E3CE5E4">
      <w:pPr>
        <w:pStyle w:val="Heading2"/>
      </w:pPr>
      <w:bookmarkStart w:id="14" w:name="_Toc243252190"/>
      <w:r>
        <w:lastRenderedPageBreak/>
        <w:t>In Scope</w:t>
      </w:r>
      <w:bookmarkEnd w:id="14"/>
    </w:p>
    <w:p w14:paraId="5C751C28" w14:textId="77777777" w:rsidR="6E3CE5E4" w:rsidRDefault="6E3CE5E4" w:rsidP="6E3CE5E4">
      <w:pPr>
        <w:spacing w:after="120"/>
      </w:pPr>
      <w:r>
        <w:rPr>
          <w:rFonts w:ascii="Aptos" w:eastAsia="Aptos" w:hAnsi="Aptos" w:cs="Aptos"/>
        </w:rPr>
        <w:t xml:space="preserve">The following items are explicitly included in the </w:t>
      </w:r>
      <w:proofErr w:type="spellStart"/>
      <w:r>
        <w:rPr>
          <w:rFonts w:ascii="Aptos" w:eastAsia="Aptos" w:hAnsi="Aptos" w:cs="Aptos"/>
        </w:rPr>
        <w:t>CivicConnect</w:t>
      </w:r>
      <w:proofErr w:type="spellEnd"/>
      <w:r>
        <w:rPr>
          <w:rFonts w:ascii="Aptos" w:eastAsia="Aptos" w:hAnsi="Aptos" w:cs="Aptos"/>
        </w:rPr>
        <w:t xml:space="preserve"> v1 commitment. They represent the essential functionality required to prove the business problem is solved within the project’s constraints. Each capability has been selected to deliver clear value while remaining achievable within the agreed schedule, cost, quality, security, and risk boundaries. Together, they form the baseline set of features that requesters, staff, and management can rely on to interact through a controlled, auditable platform without introducing unnecessary complexity or scope creep.</w:t>
      </w:r>
    </w:p>
    <w:p w14:paraId="13C60E0A" w14:textId="77777777" w:rsidR="6E3CE5E4" w:rsidRDefault="6E3CE5E4" w:rsidP="6E3CE5E4">
      <w:pPr>
        <w:spacing w:after="120"/>
        <w:rPr>
          <w:rFonts w:eastAsiaTheme="minorEastAsia"/>
          <w:b/>
          <w:bCs/>
        </w:rPr>
      </w:pPr>
      <w:r>
        <w:rPr>
          <w:rFonts w:eastAsiaTheme="minorEastAsia"/>
          <w:b/>
          <w:bCs/>
        </w:rPr>
        <w:t>Requester capabilities</w:t>
      </w:r>
    </w:p>
    <w:p w14:paraId="30155180" w14:textId="77777777" w:rsidR="6E3CE5E4" w:rsidRDefault="6E3CE5E4" w:rsidP="6E3CE5E4">
      <w:pPr>
        <w:pStyle w:val="ListParagraph"/>
        <w:numPr>
          <w:ilvl w:val="0"/>
          <w:numId w:val="3"/>
        </w:numPr>
        <w:spacing w:after="0"/>
        <w:ind w:left="504" w:hanging="288"/>
        <w:rPr>
          <w:rFonts w:eastAsiaTheme="minorEastAsia"/>
        </w:rPr>
      </w:pPr>
      <w:r>
        <w:rPr>
          <w:rFonts w:eastAsiaTheme="minorEastAsia"/>
        </w:rPr>
        <w:t>Submit a new service request with category, description, location and optional attachment.</w:t>
      </w:r>
    </w:p>
    <w:p w14:paraId="3CE47A5C" w14:textId="77777777" w:rsidR="6E3CE5E4" w:rsidRDefault="6E3CE5E4" w:rsidP="6E3CE5E4">
      <w:pPr>
        <w:pStyle w:val="ListParagraph"/>
        <w:numPr>
          <w:ilvl w:val="0"/>
          <w:numId w:val="3"/>
        </w:numPr>
        <w:spacing w:after="0"/>
        <w:ind w:left="504" w:hanging="288"/>
        <w:rPr>
          <w:rFonts w:eastAsiaTheme="minorEastAsia"/>
        </w:rPr>
      </w:pPr>
      <w:r>
        <w:rPr>
          <w:rFonts w:eastAsiaTheme="minorEastAsia"/>
        </w:rPr>
        <w:t>View the current status of a submitted request.</w:t>
      </w:r>
    </w:p>
    <w:p w14:paraId="2436F39D" w14:textId="77777777" w:rsidR="6E3CE5E4" w:rsidRDefault="6E3CE5E4" w:rsidP="6E3CE5E4">
      <w:pPr>
        <w:pStyle w:val="ListParagraph"/>
        <w:numPr>
          <w:ilvl w:val="0"/>
          <w:numId w:val="3"/>
        </w:numPr>
        <w:spacing w:after="0"/>
        <w:ind w:left="504" w:hanging="288"/>
        <w:rPr>
          <w:rFonts w:eastAsiaTheme="minorEastAsia"/>
        </w:rPr>
      </w:pPr>
      <w:r>
        <w:rPr>
          <w:rFonts w:eastAsiaTheme="minorEastAsia"/>
        </w:rPr>
        <w:t>View a history/list of previously submitted requests (own requests only).</w:t>
      </w:r>
    </w:p>
    <w:p w14:paraId="6B2C9FDB" w14:textId="77777777" w:rsidR="6E3CE5E4" w:rsidRDefault="6E3CE5E4" w:rsidP="6E3CE5E4">
      <w:pPr>
        <w:pStyle w:val="ListParagraph"/>
        <w:numPr>
          <w:ilvl w:val="0"/>
          <w:numId w:val="3"/>
        </w:numPr>
        <w:spacing w:after="0"/>
        <w:ind w:left="504" w:hanging="288"/>
        <w:rPr>
          <w:rFonts w:eastAsiaTheme="minorEastAsia"/>
        </w:rPr>
      </w:pPr>
      <w:r>
        <w:rPr>
          <w:rFonts w:eastAsiaTheme="minorEastAsia"/>
        </w:rPr>
        <w:t>Receive feedback in-app when a request's status changes (Assigned, In Progress, Resolved, Closed or Rejected) (CR-005).</w:t>
      </w:r>
    </w:p>
    <w:p w14:paraId="29FD7BE3" w14:textId="77777777" w:rsidR="6E3CE5E4" w:rsidRDefault="6E3CE5E4" w:rsidP="6E3CE5E4">
      <w:pPr>
        <w:spacing w:after="120"/>
        <w:rPr>
          <w:rFonts w:eastAsiaTheme="minorEastAsia"/>
          <w:b/>
          <w:bCs/>
        </w:rPr>
      </w:pPr>
      <w:r>
        <w:rPr>
          <w:rFonts w:eastAsiaTheme="minorEastAsia"/>
          <w:b/>
          <w:bCs/>
        </w:rPr>
        <w:t>Staff capabilities</w:t>
      </w:r>
    </w:p>
    <w:p w14:paraId="7C867985" w14:textId="77777777" w:rsidR="6E3CE5E4" w:rsidRDefault="6E3CE5E4" w:rsidP="6E3CE5E4">
      <w:pPr>
        <w:pStyle w:val="ListParagraph"/>
        <w:numPr>
          <w:ilvl w:val="0"/>
          <w:numId w:val="3"/>
        </w:numPr>
        <w:spacing w:after="0"/>
        <w:ind w:left="504" w:hanging="288"/>
        <w:rPr>
          <w:rFonts w:eastAsiaTheme="minorEastAsia"/>
        </w:rPr>
      </w:pPr>
      <w:r>
        <w:rPr>
          <w:rFonts w:eastAsiaTheme="minorEastAsia"/>
        </w:rPr>
        <w:t xml:space="preserve">View service requests relevant to the staff member's </w:t>
      </w:r>
      <w:proofErr w:type="spellStart"/>
      <w:r>
        <w:rPr>
          <w:rFonts w:eastAsiaTheme="minorEastAsia"/>
        </w:rPr>
        <w:t>authorised</w:t>
      </w:r>
      <w:proofErr w:type="spellEnd"/>
      <w:r>
        <w:rPr>
          <w:rFonts w:eastAsiaTheme="minorEastAsia"/>
        </w:rPr>
        <w:t xml:space="preserve"> scope.</w:t>
      </w:r>
    </w:p>
    <w:p w14:paraId="4DF0DD26" w14:textId="77777777" w:rsidR="6E3CE5E4" w:rsidRDefault="6E3CE5E4" w:rsidP="6E3CE5E4">
      <w:pPr>
        <w:pStyle w:val="ListParagraph"/>
        <w:numPr>
          <w:ilvl w:val="0"/>
          <w:numId w:val="3"/>
        </w:numPr>
        <w:spacing w:after="0"/>
        <w:ind w:left="504" w:hanging="288"/>
        <w:rPr>
          <w:rFonts w:eastAsiaTheme="minorEastAsia"/>
        </w:rPr>
      </w:pPr>
      <w:r>
        <w:rPr>
          <w:rFonts w:eastAsiaTheme="minorEastAsia"/>
        </w:rPr>
        <w:t>Search, filter and sort requests by status, category and date.</w:t>
      </w:r>
    </w:p>
    <w:p w14:paraId="2C60E222" w14:textId="77777777" w:rsidR="6E3CE5E4" w:rsidRDefault="6E3CE5E4" w:rsidP="6E3CE5E4">
      <w:pPr>
        <w:pStyle w:val="ListParagraph"/>
        <w:numPr>
          <w:ilvl w:val="0"/>
          <w:numId w:val="3"/>
        </w:numPr>
        <w:spacing w:after="0"/>
        <w:ind w:left="504" w:hanging="288"/>
        <w:rPr>
          <w:rFonts w:eastAsiaTheme="minorEastAsia"/>
        </w:rPr>
      </w:pPr>
      <w:r>
        <w:rPr>
          <w:rFonts w:eastAsiaTheme="minorEastAsia"/>
        </w:rPr>
        <w:t>View full request detail, including the audit trail of prior actions.</w:t>
      </w:r>
    </w:p>
    <w:p w14:paraId="1BCFF856" w14:textId="77777777" w:rsidR="6E3CE5E4" w:rsidRDefault="6E3CE5E4" w:rsidP="6E3CE5E4">
      <w:pPr>
        <w:pStyle w:val="ListParagraph"/>
        <w:numPr>
          <w:ilvl w:val="0"/>
          <w:numId w:val="3"/>
        </w:numPr>
        <w:spacing w:after="0"/>
        <w:ind w:left="504" w:hanging="288"/>
        <w:rPr>
          <w:rFonts w:eastAsiaTheme="minorEastAsia"/>
        </w:rPr>
      </w:pPr>
      <w:r>
        <w:rPr>
          <w:rFonts w:eastAsiaTheme="minorEastAsia"/>
        </w:rPr>
        <w:t>Assign or accept responsibility for a request.</w:t>
      </w:r>
    </w:p>
    <w:p w14:paraId="1476C7BF" w14:textId="77777777" w:rsidR="6E3CE5E4" w:rsidRDefault="6E3CE5E4" w:rsidP="6E3CE5E4">
      <w:pPr>
        <w:pStyle w:val="ListParagraph"/>
        <w:numPr>
          <w:ilvl w:val="0"/>
          <w:numId w:val="3"/>
        </w:numPr>
        <w:spacing w:after="0"/>
        <w:ind w:left="504" w:hanging="288"/>
        <w:rPr>
          <w:rFonts w:eastAsiaTheme="minorEastAsia"/>
        </w:rPr>
      </w:pPr>
      <w:r>
        <w:rPr>
          <w:rFonts w:eastAsiaTheme="minorEastAsia"/>
        </w:rPr>
        <w:t>Update request status through controlled state transitions.</w:t>
      </w:r>
    </w:p>
    <w:p w14:paraId="2BD9AF53" w14:textId="77777777" w:rsidR="6E3CE5E4" w:rsidRDefault="6E3CE5E4" w:rsidP="6E3CE5E4">
      <w:pPr>
        <w:pStyle w:val="ListParagraph"/>
        <w:numPr>
          <w:ilvl w:val="0"/>
          <w:numId w:val="3"/>
        </w:numPr>
        <w:spacing w:after="0"/>
        <w:ind w:left="504" w:hanging="288"/>
        <w:rPr>
          <w:rFonts w:eastAsiaTheme="minorEastAsia"/>
        </w:rPr>
      </w:pPr>
      <w:r>
        <w:rPr>
          <w:rFonts w:eastAsiaTheme="minorEastAsia"/>
        </w:rPr>
        <w:t>Record comments, actions taken and resolution information (append-only).</w:t>
      </w:r>
    </w:p>
    <w:p w14:paraId="5927BAD3" w14:textId="77777777" w:rsidR="6E3CE5E4" w:rsidRDefault="6E3CE5E4" w:rsidP="6E3CE5E4">
      <w:pPr>
        <w:pStyle w:val="ListParagraph"/>
        <w:numPr>
          <w:ilvl w:val="0"/>
          <w:numId w:val="3"/>
        </w:numPr>
        <w:spacing w:after="0"/>
        <w:ind w:left="504" w:hanging="288"/>
        <w:rPr>
          <w:rFonts w:eastAsiaTheme="minorEastAsia"/>
        </w:rPr>
      </w:pPr>
      <w:r>
        <w:rPr>
          <w:rFonts w:eastAsiaTheme="minorEastAsia"/>
        </w:rPr>
        <w:t xml:space="preserve">Resolve or close requests where </w:t>
      </w:r>
      <w:proofErr w:type="spellStart"/>
      <w:r>
        <w:rPr>
          <w:rFonts w:eastAsiaTheme="minorEastAsia"/>
        </w:rPr>
        <w:t>authorised</w:t>
      </w:r>
      <w:proofErr w:type="spellEnd"/>
      <w:r>
        <w:rPr>
          <w:rFonts w:eastAsiaTheme="minorEastAsia"/>
        </w:rPr>
        <w:t xml:space="preserve"> to do so.</w:t>
      </w:r>
    </w:p>
    <w:p w14:paraId="643708EA" w14:textId="77777777" w:rsidR="6E3CE5E4" w:rsidRDefault="6E3CE5E4" w:rsidP="6E3CE5E4">
      <w:pPr>
        <w:spacing w:after="120"/>
        <w:rPr>
          <w:rFonts w:eastAsiaTheme="minorEastAsia"/>
          <w:b/>
          <w:bCs/>
        </w:rPr>
      </w:pPr>
      <w:r>
        <w:rPr>
          <w:rFonts w:eastAsiaTheme="minorEastAsia"/>
          <w:b/>
          <w:bCs/>
        </w:rPr>
        <w:t>Management / oversight capabilities</w:t>
      </w:r>
    </w:p>
    <w:p w14:paraId="2E5DF82A" w14:textId="77777777" w:rsidR="6E3CE5E4" w:rsidRDefault="6E3CE5E4" w:rsidP="6E3CE5E4">
      <w:pPr>
        <w:pStyle w:val="ListParagraph"/>
        <w:numPr>
          <w:ilvl w:val="0"/>
          <w:numId w:val="3"/>
        </w:numPr>
        <w:spacing w:after="0"/>
        <w:ind w:left="504" w:hanging="288"/>
        <w:rPr>
          <w:rFonts w:eastAsiaTheme="minorEastAsia"/>
        </w:rPr>
      </w:pPr>
      <w:r>
        <w:rPr>
          <w:rFonts w:eastAsiaTheme="minorEastAsia"/>
        </w:rPr>
        <w:t>View aggregate service activity (open, overdue, resolved, closed).</w:t>
      </w:r>
    </w:p>
    <w:p w14:paraId="66062019" w14:textId="77777777" w:rsidR="6E3CE5E4" w:rsidRDefault="6E3CE5E4" w:rsidP="6E3CE5E4">
      <w:pPr>
        <w:pStyle w:val="ListParagraph"/>
        <w:numPr>
          <w:ilvl w:val="0"/>
          <w:numId w:val="3"/>
        </w:numPr>
        <w:spacing w:after="0"/>
        <w:ind w:left="504" w:hanging="288"/>
        <w:rPr>
          <w:rFonts w:eastAsiaTheme="minorEastAsia"/>
        </w:rPr>
      </w:pPr>
      <w:r>
        <w:rPr>
          <w:rFonts w:eastAsiaTheme="minorEastAsia"/>
        </w:rPr>
        <w:t>Filter activity by category, status and date range.</w:t>
      </w:r>
    </w:p>
    <w:p w14:paraId="140A4BCE" w14:textId="77777777" w:rsidR="6E3CE5E4" w:rsidRDefault="6E3CE5E4" w:rsidP="6E3CE5E4">
      <w:pPr>
        <w:pStyle w:val="ListParagraph"/>
        <w:numPr>
          <w:ilvl w:val="0"/>
          <w:numId w:val="3"/>
        </w:numPr>
        <w:spacing w:after="0"/>
        <w:ind w:left="504" w:hanging="288"/>
        <w:rPr>
          <w:rFonts w:eastAsiaTheme="minorEastAsia"/>
        </w:rPr>
      </w:pPr>
      <w:r>
        <w:rPr>
          <w:rFonts w:eastAsiaTheme="minorEastAsia"/>
        </w:rPr>
        <w:t>Access information sufficient to support accountability and basic service-performance review.</w:t>
      </w:r>
    </w:p>
    <w:p w14:paraId="6A0AE6D0" w14:textId="77777777" w:rsidR="6E3CE5E4" w:rsidRDefault="6E3CE5E4" w:rsidP="6E3CE5E4">
      <w:pPr>
        <w:spacing w:after="120"/>
        <w:rPr>
          <w:rFonts w:eastAsiaTheme="minorEastAsia"/>
          <w:b/>
          <w:bCs/>
        </w:rPr>
      </w:pPr>
      <w:r>
        <w:rPr>
          <w:rFonts w:eastAsiaTheme="minorEastAsia"/>
          <w:b/>
          <w:bCs/>
        </w:rPr>
        <w:t>Platform-wide controls</w:t>
      </w:r>
    </w:p>
    <w:p w14:paraId="3F45B69E" w14:textId="77777777" w:rsidR="6E3CE5E4" w:rsidRDefault="6E3CE5E4" w:rsidP="6E3CE5E4">
      <w:pPr>
        <w:pStyle w:val="ListParagraph"/>
        <w:numPr>
          <w:ilvl w:val="0"/>
          <w:numId w:val="3"/>
        </w:numPr>
        <w:spacing w:after="0"/>
        <w:ind w:left="504" w:hanging="288"/>
        <w:rPr>
          <w:rFonts w:eastAsiaTheme="minorEastAsia"/>
        </w:rPr>
      </w:pPr>
      <w:r>
        <w:rPr>
          <w:rFonts w:eastAsiaTheme="minorEastAsia"/>
        </w:rPr>
        <w:t>Authentication and Role-Based Access Control (RBAC) for Requester, Staff and Management roles.</w:t>
      </w:r>
    </w:p>
    <w:p w14:paraId="707BAB4E" w14:textId="77777777" w:rsidR="6E3CE5E4" w:rsidRDefault="6E3CE5E4" w:rsidP="6E3CE5E4">
      <w:pPr>
        <w:pStyle w:val="ListParagraph"/>
        <w:numPr>
          <w:ilvl w:val="0"/>
          <w:numId w:val="3"/>
        </w:numPr>
        <w:spacing w:after="0"/>
        <w:ind w:left="504" w:hanging="288"/>
        <w:rPr>
          <w:rFonts w:eastAsiaTheme="minorEastAsia"/>
        </w:rPr>
      </w:pPr>
      <w:r>
        <w:rPr>
          <w:rFonts w:eastAsiaTheme="minorEastAsia"/>
        </w:rPr>
        <w:t>Management-controlled, fixed category schema (CR-001) (requesters select from a controlled list, not free text).</w:t>
      </w:r>
    </w:p>
    <w:p w14:paraId="5367BC5B" w14:textId="77777777" w:rsidR="6E3CE5E4" w:rsidRDefault="6E3CE5E4" w:rsidP="6E3CE5E4">
      <w:pPr>
        <w:pStyle w:val="ListParagraph"/>
        <w:numPr>
          <w:ilvl w:val="0"/>
          <w:numId w:val="3"/>
        </w:numPr>
        <w:spacing w:after="0"/>
        <w:ind w:left="504" w:hanging="288"/>
        <w:rPr>
          <w:rFonts w:eastAsiaTheme="minorEastAsia"/>
        </w:rPr>
      </w:pPr>
      <w:r>
        <w:rPr>
          <w:rFonts w:eastAsiaTheme="minorEastAsia"/>
        </w:rPr>
        <w:t>An audit trail recording who changed what and when, for every status change.</w:t>
      </w:r>
    </w:p>
    <w:p w14:paraId="4DB1D3FD" w14:textId="77777777" w:rsidR="6E3CE5E4" w:rsidRDefault="6E3CE5E4" w:rsidP="6E3CE5E4">
      <w:pPr>
        <w:pStyle w:val="Heading2"/>
      </w:pPr>
      <w:bookmarkStart w:id="15" w:name="_Toc243252191"/>
      <w:r>
        <w:t>Out of Scope</w:t>
      </w:r>
      <w:bookmarkEnd w:id="15"/>
    </w:p>
    <w:p w14:paraId="3A1E5E16" w14:textId="77777777" w:rsidR="6E3CE5E4" w:rsidRDefault="6E3CE5E4" w:rsidP="6E3CE5E4">
      <w:pPr>
        <w:spacing w:after="120"/>
        <w:rPr>
          <w:rFonts w:eastAsiaTheme="minorEastAsia"/>
        </w:rPr>
      </w:pPr>
      <w:r>
        <w:rPr>
          <w:rFonts w:eastAsiaTheme="minorEastAsia"/>
        </w:rPr>
        <w:t xml:space="preserve">The following are explicitly excluded from the </w:t>
      </w:r>
      <w:proofErr w:type="spellStart"/>
      <w:r>
        <w:rPr>
          <w:rFonts w:eastAsiaTheme="minorEastAsia"/>
        </w:rPr>
        <w:t>CivicConnect</w:t>
      </w:r>
      <w:proofErr w:type="spellEnd"/>
      <w:r>
        <w:rPr>
          <w:rFonts w:eastAsiaTheme="minorEastAsia"/>
        </w:rPr>
        <w:t xml:space="preserve"> v1 commitment. They are not required to demonstrate the business problem is solved and each carries schedule, </w:t>
      </w:r>
      <w:r>
        <w:rPr>
          <w:rFonts w:eastAsiaTheme="minorEastAsia"/>
        </w:rPr>
        <w:lastRenderedPageBreak/>
        <w:t>cost, security or integration risk disproportionate to its value within the project's constraints.</w:t>
      </w:r>
    </w:p>
    <w:p w14:paraId="3A0C4F47" w14:textId="77777777" w:rsidR="6E3CE5E4" w:rsidRDefault="6E3CE5E4" w:rsidP="6E3CE5E4">
      <w:pPr>
        <w:pStyle w:val="ListParagraph"/>
        <w:numPr>
          <w:ilvl w:val="0"/>
          <w:numId w:val="2"/>
        </w:numPr>
        <w:spacing w:after="0"/>
        <w:ind w:left="504" w:hanging="288"/>
        <w:rPr>
          <w:rFonts w:eastAsiaTheme="minorEastAsia"/>
        </w:rPr>
      </w:pPr>
      <w:r>
        <w:rPr>
          <w:rFonts w:eastAsiaTheme="minorEastAsia"/>
        </w:rPr>
        <w:t>Automated multi-channel intake (WhatsApp, email parsing) - all requests enter through a single controlled web form.</w:t>
      </w:r>
    </w:p>
    <w:p w14:paraId="054A361B" w14:textId="77777777" w:rsidR="6E3CE5E4" w:rsidRDefault="6E3CE5E4" w:rsidP="6E3CE5E4">
      <w:pPr>
        <w:pStyle w:val="ListParagraph"/>
        <w:numPr>
          <w:ilvl w:val="0"/>
          <w:numId w:val="2"/>
        </w:numPr>
        <w:spacing w:after="0"/>
        <w:ind w:left="504" w:hanging="288"/>
        <w:rPr>
          <w:rFonts w:eastAsiaTheme="minorEastAsia"/>
        </w:rPr>
      </w:pPr>
      <w:r>
        <w:rPr>
          <w:rFonts w:eastAsiaTheme="minorEastAsia"/>
        </w:rPr>
        <w:t>Native mobile applications (iOS/Android) - a responsive web interface only.</w:t>
      </w:r>
    </w:p>
    <w:p w14:paraId="0B0A5F16" w14:textId="77777777" w:rsidR="6E3CE5E4" w:rsidRDefault="6E3CE5E4" w:rsidP="6E3CE5E4">
      <w:pPr>
        <w:pStyle w:val="ListParagraph"/>
        <w:numPr>
          <w:ilvl w:val="0"/>
          <w:numId w:val="2"/>
        </w:numPr>
        <w:spacing w:after="0"/>
        <w:ind w:left="504" w:hanging="288"/>
        <w:rPr>
          <w:rFonts w:eastAsiaTheme="minorEastAsia"/>
        </w:rPr>
      </w:pPr>
      <w:r>
        <w:rPr>
          <w:rFonts w:eastAsiaTheme="minorEastAsia"/>
        </w:rPr>
        <w:t>Payment processing or billing functionality.</w:t>
      </w:r>
    </w:p>
    <w:p w14:paraId="27EE8817" w14:textId="77777777" w:rsidR="6E3CE5E4" w:rsidRDefault="6E3CE5E4" w:rsidP="6E3CE5E4">
      <w:pPr>
        <w:pStyle w:val="ListParagraph"/>
        <w:numPr>
          <w:ilvl w:val="0"/>
          <w:numId w:val="2"/>
        </w:numPr>
        <w:spacing w:after="0"/>
        <w:ind w:left="504" w:hanging="288"/>
        <w:rPr>
          <w:rFonts w:eastAsiaTheme="minorEastAsia"/>
        </w:rPr>
      </w:pPr>
      <w:r>
        <w:rPr>
          <w:rFonts w:eastAsiaTheme="minorEastAsia"/>
        </w:rPr>
        <w:t>Multi-organization / multi-tenant support.</w:t>
      </w:r>
    </w:p>
    <w:p w14:paraId="04E79D92" w14:textId="77777777" w:rsidR="6E3CE5E4" w:rsidRDefault="6E3CE5E4" w:rsidP="6E3CE5E4">
      <w:pPr>
        <w:pStyle w:val="ListParagraph"/>
        <w:numPr>
          <w:ilvl w:val="0"/>
          <w:numId w:val="2"/>
        </w:numPr>
        <w:spacing w:after="0"/>
        <w:ind w:left="504" w:hanging="288"/>
        <w:rPr>
          <w:rFonts w:eastAsiaTheme="minorEastAsia"/>
        </w:rPr>
      </w:pPr>
      <w:r>
        <w:rPr>
          <w:rFonts w:eastAsiaTheme="minorEastAsia"/>
        </w:rPr>
        <w:t>Real-time chat/messaging between requester and staff.</w:t>
      </w:r>
    </w:p>
    <w:p w14:paraId="44949AE4" w14:textId="77777777" w:rsidR="6E3CE5E4" w:rsidRDefault="6E3CE5E4" w:rsidP="6E3CE5E4">
      <w:pPr>
        <w:pStyle w:val="ListParagraph"/>
        <w:numPr>
          <w:ilvl w:val="0"/>
          <w:numId w:val="2"/>
        </w:numPr>
        <w:spacing w:after="0"/>
        <w:ind w:left="504" w:hanging="288"/>
        <w:rPr>
          <w:rFonts w:eastAsiaTheme="minorEastAsia"/>
        </w:rPr>
      </w:pPr>
      <w:r>
        <w:rPr>
          <w:rFonts w:eastAsiaTheme="minorEastAsia"/>
        </w:rPr>
        <w:t>Automated SMS/push notifications (in-app status feedback only, see FR-004).</w:t>
      </w:r>
    </w:p>
    <w:p w14:paraId="14070728" w14:textId="77777777" w:rsidR="6E3CE5E4" w:rsidRDefault="6E3CE5E4" w:rsidP="6E3CE5E4">
      <w:pPr>
        <w:pStyle w:val="ListParagraph"/>
        <w:numPr>
          <w:ilvl w:val="0"/>
          <w:numId w:val="2"/>
        </w:numPr>
        <w:spacing w:after="0"/>
        <w:ind w:left="504" w:hanging="288"/>
        <w:rPr>
          <w:rFonts w:eastAsiaTheme="minorEastAsia"/>
        </w:rPr>
      </w:pPr>
      <w:r>
        <w:rPr>
          <w:rFonts w:eastAsiaTheme="minorEastAsia"/>
        </w:rPr>
        <w:t>Predictive analytics or business intelligence dashboards.</w:t>
      </w:r>
    </w:p>
    <w:p w14:paraId="6CAA3357" w14:textId="77777777" w:rsidR="6E3CE5E4" w:rsidRDefault="6E3CE5E4" w:rsidP="6E3CE5E4">
      <w:pPr>
        <w:pStyle w:val="ListParagraph"/>
        <w:numPr>
          <w:ilvl w:val="0"/>
          <w:numId w:val="2"/>
        </w:numPr>
        <w:spacing w:after="0"/>
        <w:ind w:left="504" w:hanging="288"/>
        <w:rPr>
          <w:rFonts w:eastAsiaTheme="minorEastAsia"/>
        </w:rPr>
      </w:pPr>
      <w:r>
        <w:rPr>
          <w:rFonts w:eastAsiaTheme="minorEastAsia"/>
        </w:rPr>
        <w:t>A public API for third-party integration.</w:t>
      </w:r>
    </w:p>
    <w:p w14:paraId="58807815" w14:textId="77777777" w:rsidR="6E3CE5E4" w:rsidRDefault="6E3CE5E4" w:rsidP="6E3CE5E4">
      <w:pPr>
        <w:pStyle w:val="ListParagraph"/>
        <w:numPr>
          <w:ilvl w:val="0"/>
          <w:numId w:val="2"/>
        </w:numPr>
        <w:spacing w:after="0"/>
        <w:ind w:left="504" w:hanging="288"/>
        <w:rPr>
          <w:rFonts w:eastAsiaTheme="minorEastAsia"/>
        </w:rPr>
      </w:pPr>
      <w:r>
        <w:rPr>
          <w:rFonts w:eastAsiaTheme="minorEastAsia"/>
        </w:rPr>
        <w:t>Multi-language/</w:t>
      </w:r>
      <w:proofErr w:type="spellStart"/>
      <w:r>
        <w:rPr>
          <w:rFonts w:eastAsiaTheme="minorEastAsia"/>
        </w:rPr>
        <w:t>localisation</w:t>
      </w:r>
      <w:proofErr w:type="spellEnd"/>
      <w:r>
        <w:rPr>
          <w:rFonts w:eastAsiaTheme="minorEastAsia"/>
        </w:rPr>
        <w:t xml:space="preserve"> support.</w:t>
      </w:r>
    </w:p>
    <w:p w14:paraId="538B919F" w14:textId="77777777" w:rsidR="6E3CE5E4" w:rsidRDefault="6E3CE5E4" w:rsidP="6E3CE5E4">
      <w:pPr>
        <w:pStyle w:val="Heading2"/>
      </w:pPr>
      <w:bookmarkStart w:id="16" w:name="_Toc243252192"/>
      <w:r>
        <w:t>Deferred / Future Scope</w:t>
      </w:r>
      <w:bookmarkEnd w:id="16"/>
    </w:p>
    <w:p w14:paraId="2C5E725B" w14:textId="77777777" w:rsidR="6E3CE5E4" w:rsidRDefault="6E3CE5E4" w:rsidP="6E3CE5E4">
      <w:pPr>
        <w:spacing w:after="120"/>
        <w:rPr>
          <w:rFonts w:eastAsiaTheme="minorEastAsia"/>
        </w:rPr>
      </w:pPr>
      <w:r>
        <w:rPr>
          <w:rFonts w:eastAsiaTheme="minorEastAsia"/>
        </w:rPr>
        <w:t xml:space="preserve">These items are </w:t>
      </w:r>
      <w:proofErr w:type="spellStart"/>
      <w:r>
        <w:rPr>
          <w:rFonts w:eastAsiaTheme="minorEastAsia"/>
        </w:rPr>
        <w:t>recognised</w:t>
      </w:r>
      <w:proofErr w:type="spellEnd"/>
      <w:r>
        <w:rPr>
          <w:rFonts w:eastAsiaTheme="minorEastAsia"/>
        </w:rPr>
        <w:t xml:space="preserve"> as valuable but are deliberately deferred because the evidence needed to commit to them (cost data, platform research, or downstream design decisions) is not yet available. They may be reconsidered through formal change control (Master Brief, Section 14) once that evidence exists.</w:t>
      </w:r>
    </w:p>
    <w:p w14:paraId="3E55CE9F" w14:textId="77777777" w:rsidR="6E3CE5E4" w:rsidRDefault="6E3CE5E4" w:rsidP="6E3CE5E4">
      <w:pPr>
        <w:pStyle w:val="ListParagraph"/>
        <w:numPr>
          <w:ilvl w:val="0"/>
          <w:numId w:val="1"/>
        </w:numPr>
        <w:spacing w:after="0"/>
        <w:ind w:left="504" w:hanging="288"/>
        <w:rPr>
          <w:rFonts w:eastAsiaTheme="minorEastAsia"/>
        </w:rPr>
      </w:pPr>
      <w:r>
        <w:rPr>
          <w:rFonts w:eastAsiaTheme="minorEastAsia"/>
        </w:rPr>
        <w:t>SMS/email notification channel, once a low-cost provider and its limits have been evaluated.</w:t>
      </w:r>
    </w:p>
    <w:p w14:paraId="7CE48120" w14:textId="77777777" w:rsidR="6E3CE5E4" w:rsidRDefault="6E3CE5E4" w:rsidP="6E3CE5E4">
      <w:pPr>
        <w:pStyle w:val="ListParagraph"/>
        <w:numPr>
          <w:ilvl w:val="0"/>
          <w:numId w:val="1"/>
        </w:numPr>
        <w:spacing w:after="0"/>
        <w:ind w:left="504" w:hanging="288"/>
        <w:rPr>
          <w:rFonts w:eastAsiaTheme="minorEastAsia"/>
        </w:rPr>
      </w:pPr>
      <w:r>
        <w:rPr>
          <w:rFonts w:eastAsiaTheme="minorEastAsia"/>
        </w:rPr>
        <w:t>Exportable/advanced reporting for management, once core reporting needs are validated with users.</w:t>
      </w:r>
    </w:p>
    <w:p w14:paraId="653AA0E2" w14:textId="77777777" w:rsidR="6E3CE5E4" w:rsidRDefault="6E3CE5E4" w:rsidP="6E3CE5E4">
      <w:pPr>
        <w:pStyle w:val="ListParagraph"/>
        <w:numPr>
          <w:ilvl w:val="0"/>
          <w:numId w:val="1"/>
        </w:numPr>
        <w:spacing w:after="0"/>
        <w:ind w:left="504" w:hanging="288"/>
        <w:rPr>
          <w:rFonts w:eastAsiaTheme="minorEastAsia"/>
        </w:rPr>
      </w:pPr>
      <w:r>
        <w:rPr>
          <w:rFonts w:eastAsiaTheme="minorEastAsia"/>
        </w:rPr>
        <w:t>Attachment hardening - file-size limits and virus/malware scanning.</w:t>
      </w:r>
    </w:p>
    <w:p w14:paraId="153AEC79" w14:textId="77777777" w:rsidR="6E3CE5E4" w:rsidRDefault="6E3CE5E4" w:rsidP="6E3CE5E4">
      <w:pPr>
        <w:pStyle w:val="ListParagraph"/>
        <w:numPr>
          <w:ilvl w:val="0"/>
          <w:numId w:val="1"/>
        </w:numPr>
        <w:spacing w:after="0"/>
        <w:ind w:left="504" w:hanging="288"/>
        <w:rPr>
          <w:rFonts w:eastAsiaTheme="minorEastAsia"/>
        </w:rPr>
      </w:pPr>
      <w:r>
        <w:rPr>
          <w:rFonts w:eastAsiaTheme="minorEastAsia"/>
        </w:rPr>
        <w:t>Automated escalation workflow for overdue requests.</w:t>
      </w:r>
    </w:p>
    <w:p w14:paraId="108EA6CA" w14:textId="77777777" w:rsidR="6E3CE5E4" w:rsidRDefault="6E3CE5E4" w:rsidP="6E3CE5E4">
      <w:pPr>
        <w:pStyle w:val="ListParagraph"/>
        <w:numPr>
          <w:ilvl w:val="0"/>
          <w:numId w:val="1"/>
        </w:numPr>
        <w:spacing w:after="0"/>
        <w:ind w:left="504" w:hanging="288"/>
        <w:rPr>
          <w:rFonts w:eastAsiaTheme="minorEastAsia"/>
        </w:rPr>
      </w:pPr>
      <w:r>
        <w:rPr>
          <w:rFonts w:eastAsiaTheme="minorEastAsia"/>
        </w:rPr>
        <w:t>Single sign-on (SSO) or self-service password reset.</w:t>
      </w:r>
    </w:p>
    <w:p w14:paraId="4BA15C23" w14:textId="77777777" w:rsidR="6E3CE5E4" w:rsidRDefault="6E3CE5E4" w:rsidP="6E3CE5E4">
      <w:pPr>
        <w:pStyle w:val="ListParagraph"/>
        <w:numPr>
          <w:ilvl w:val="0"/>
          <w:numId w:val="1"/>
        </w:numPr>
        <w:spacing w:after="0"/>
        <w:ind w:left="504" w:hanging="288"/>
        <w:rPr>
          <w:rFonts w:eastAsiaTheme="minorEastAsia"/>
        </w:rPr>
      </w:pPr>
      <w:r>
        <w:rPr>
          <w:rFonts w:eastAsiaTheme="minorEastAsia"/>
        </w:rPr>
        <w:t>Migration of historical data from existing spreadsheets/email records.</w:t>
      </w:r>
    </w:p>
    <w:p w14:paraId="085892DE" w14:textId="77777777" w:rsidR="6E3CE5E4" w:rsidRDefault="6E3CE5E4" w:rsidP="6E3CE5E4">
      <w:pPr>
        <w:pStyle w:val="Heading2"/>
      </w:pPr>
      <w:bookmarkStart w:id="17" w:name="_Toc243252193"/>
      <w:r>
        <w:t>Defended Exclusion: Automated Multi-Channel Intake</w:t>
      </w:r>
      <w:bookmarkEnd w:id="17"/>
    </w:p>
    <w:p w14:paraId="4907148E" w14:textId="77777777" w:rsidR="6E3CE5E4" w:rsidRDefault="6E3CE5E4" w:rsidP="6E3CE5E4">
      <w:pPr>
        <w:spacing w:after="120"/>
        <w:rPr>
          <w:rFonts w:eastAsiaTheme="minorEastAsia"/>
          <w:b/>
          <w:bCs/>
        </w:rPr>
      </w:pPr>
      <w:r>
        <w:rPr>
          <w:rFonts w:eastAsiaTheme="minorEastAsia"/>
          <w:b/>
          <w:bCs/>
        </w:rPr>
        <w:t xml:space="preserve">Exclusion: automated ingestion of requests from WhatsApp, email or telephone into </w:t>
      </w:r>
      <w:proofErr w:type="spellStart"/>
      <w:r>
        <w:rPr>
          <w:rFonts w:eastAsiaTheme="minorEastAsia"/>
          <w:b/>
          <w:bCs/>
        </w:rPr>
        <w:t>CivicConnect</w:t>
      </w:r>
      <w:proofErr w:type="spellEnd"/>
      <w:r>
        <w:rPr>
          <w:rFonts w:eastAsiaTheme="minorEastAsia"/>
          <w:b/>
          <w:bCs/>
        </w:rPr>
        <w:t xml:space="preserve"> is deliberately excluded from v1, all channels are consolidated into one controlled web-based intake point instead.</w:t>
      </w:r>
    </w:p>
    <w:p w14:paraId="2FAC777C" w14:textId="77777777" w:rsidR="6E3CE5E4" w:rsidRDefault="6E3CE5E4" w:rsidP="6E3CE5E4">
      <w:pPr>
        <w:spacing w:after="120"/>
        <w:rPr>
          <w:rFonts w:eastAsiaTheme="minorEastAsia"/>
        </w:rPr>
      </w:pPr>
      <w:r>
        <w:rPr>
          <w:rFonts w:eastAsiaTheme="minorEastAsia"/>
        </w:rPr>
        <w:t>Rationale: each additional channel introduces a third-party API dependency (e.g. WhatsApp Business API approval and cost), unstructured-message parsing risk (accuracy of extracting category, location and description), and a wider security surface for handling externally-sourced personal data. None of these are necessary to resolve the root business problem - duplication, lost visibility and weak accountability - which is solved as soon as every request, regardless of its origin, is logged once into a single controlled record.</w:t>
      </w:r>
    </w:p>
    <w:p w14:paraId="0670991B" w14:textId="77777777" w:rsidR="6E3CE5E4" w:rsidRDefault="6E3CE5E4" w:rsidP="6E3CE5E4">
      <w:pPr>
        <w:spacing w:after="120"/>
        <w:rPr>
          <w:rFonts w:eastAsiaTheme="minorEastAsia"/>
        </w:rPr>
      </w:pPr>
      <w:r>
        <w:rPr>
          <w:rFonts w:eastAsiaTheme="minorEastAsia"/>
        </w:rPr>
        <w:lastRenderedPageBreak/>
        <w:t>Ripple effects avoided by excluding it: schedule risk from external API approval delays and an unfamiliar integration's learning curve, recurring cost from message-platform tiers, additional security review for storing third-party message content and additional test surface for channel-specific failure modes. This is consistent with the Master Brief's scope-discipline principle that "a smaller, controlled, high-quality solution may demonstrate stronger Software Engineering than a larger unfinished solution."</w:t>
      </w:r>
    </w:p>
    <w:p w14:paraId="28AE581C" w14:textId="77777777" w:rsidR="005F3D42" w:rsidRDefault="6E3CE5E4" w:rsidP="002B4ECC">
      <w:pPr>
        <w:pStyle w:val="Heading1"/>
      </w:pPr>
      <w:bookmarkStart w:id="18" w:name="_Toc243252194"/>
      <w:r>
        <w:t>Requirements &amp; Acceptance Criteria</w:t>
      </w:r>
      <w:bookmarkEnd w:id="18"/>
    </w:p>
    <w:p w14:paraId="4376DF99" w14:textId="77777777" w:rsidR="002B4ECC" w:rsidRPr="002B4ECC" w:rsidRDefault="6E3CE5E4" w:rsidP="6E3CE5E4">
      <w:pPr>
        <w:spacing w:after="120"/>
      </w:pPr>
      <w:r>
        <w:rPr>
          <w:rFonts w:eastAsiaTheme="minorEastAsia"/>
        </w:rPr>
        <w:t xml:space="preserve">Requirements are derived directly from the Minimum Business Capabilities (Master Brief, Section 3) and the Scope Baseline above. Each functional requirement carries a unique ID, a source, a </w:t>
      </w:r>
      <w:proofErr w:type="spellStart"/>
      <w:r>
        <w:rPr>
          <w:rFonts w:eastAsiaTheme="minorEastAsia"/>
        </w:rPr>
        <w:t>MoSCoW</w:t>
      </w:r>
      <w:proofErr w:type="spellEnd"/>
      <w:r>
        <w:rPr>
          <w:rFonts w:eastAsiaTheme="minorEastAsia"/>
        </w:rPr>
        <w:t xml:space="preserve"> priority and testable acceptance criteria so it can be carried into the Initial RTM without rework. Priorities follow </w:t>
      </w:r>
      <w:proofErr w:type="spellStart"/>
      <w:r>
        <w:rPr>
          <w:rFonts w:eastAsiaTheme="minorEastAsia"/>
        </w:rPr>
        <w:t>MoSCoW</w:t>
      </w:r>
      <w:proofErr w:type="spellEnd"/>
      <w:r>
        <w:rPr>
          <w:rFonts w:eastAsiaTheme="minorEastAsia"/>
        </w:rPr>
        <w:t xml:space="preserve"> (Must / Should / Could / Won't-this-round).</w:t>
      </w:r>
    </w:p>
    <w:p w14:paraId="426CB79D" w14:textId="77777777" w:rsidR="6E3CE5E4" w:rsidRDefault="6E3CE5E4" w:rsidP="6E3CE5E4">
      <w:pPr>
        <w:pStyle w:val="Heading2"/>
      </w:pPr>
      <w:bookmarkStart w:id="19" w:name="_Toc243252195"/>
      <w:r>
        <w:t>Functional Requirements(FR)</w:t>
      </w:r>
      <w:bookmarkEnd w:id="19"/>
    </w:p>
    <w:tbl>
      <w:tblPr>
        <w:tblW w:w="0" w:type="auto"/>
        <w:tblLook w:val="04A0" w:firstRow="1" w:lastRow="0" w:firstColumn="1" w:lastColumn="0" w:noHBand="0" w:noVBand="1"/>
      </w:tblPr>
      <w:tblGrid>
        <w:gridCol w:w="535"/>
        <w:gridCol w:w="3489"/>
        <w:gridCol w:w="1276"/>
        <w:gridCol w:w="851"/>
        <w:gridCol w:w="2698"/>
      </w:tblGrid>
      <w:tr w:rsidR="00335C5D" w14:paraId="19AE2607" w14:textId="77777777" w:rsidTr="00335C5D">
        <w:trPr>
          <w:trHeight w:val="300"/>
        </w:trPr>
        <w:tc>
          <w:tcPr>
            <w:tcW w:w="535" w:type="dxa"/>
            <w:tcBorders>
              <w:top w:val="single" w:sz="8" w:space="0" w:color="auto"/>
              <w:left w:val="single" w:sz="8" w:space="0" w:color="auto"/>
              <w:bottom w:val="single" w:sz="8" w:space="0" w:color="auto"/>
              <w:right w:val="single" w:sz="8" w:space="0" w:color="auto"/>
            </w:tcBorders>
            <w:shd w:val="clear" w:color="auto" w:fill="002060"/>
            <w:tcMar>
              <w:top w:w="80" w:type="dxa"/>
              <w:left w:w="100" w:type="dxa"/>
              <w:bottom w:w="80" w:type="dxa"/>
              <w:right w:w="100" w:type="dxa"/>
            </w:tcMar>
          </w:tcPr>
          <w:p w14:paraId="5FCCE35E" w14:textId="77777777" w:rsidR="00335C5D" w:rsidRPr="00335C5D" w:rsidRDefault="00335C5D" w:rsidP="6E3CE5E4">
            <w:pPr>
              <w:spacing w:after="0"/>
              <w:rPr>
                <w:rFonts w:eastAsiaTheme="minorEastAsia"/>
                <w:b/>
                <w:bCs/>
                <w:color w:val="FFFFFF" w:themeColor="background1"/>
                <w:sz w:val="18"/>
                <w:szCs w:val="18"/>
              </w:rPr>
            </w:pPr>
            <w:r>
              <w:rPr>
                <w:rFonts w:eastAsiaTheme="minorEastAsia"/>
                <w:b/>
                <w:bCs/>
                <w:color w:val="FFFFFF" w:themeColor="background1"/>
                <w:sz w:val="18"/>
                <w:szCs w:val="18"/>
              </w:rPr>
              <w:t>ID</w:t>
            </w:r>
          </w:p>
        </w:tc>
        <w:tc>
          <w:tcPr>
            <w:tcW w:w="3424" w:type="dxa"/>
            <w:tcBorders>
              <w:top w:val="single" w:sz="8" w:space="0" w:color="auto"/>
              <w:left w:val="single" w:sz="8" w:space="0" w:color="auto"/>
              <w:bottom w:val="single" w:sz="8" w:space="0" w:color="auto"/>
              <w:right w:val="single" w:sz="8" w:space="0" w:color="auto"/>
            </w:tcBorders>
            <w:shd w:val="clear" w:color="auto" w:fill="002060"/>
            <w:tcMar>
              <w:top w:w="80" w:type="dxa"/>
              <w:left w:w="100" w:type="dxa"/>
              <w:bottom w:w="80" w:type="dxa"/>
              <w:right w:w="100" w:type="dxa"/>
            </w:tcMar>
          </w:tcPr>
          <w:p w14:paraId="523B651D" w14:textId="77777777" w:rsidR="00335C5D" w:rsidRPr="00335C5D" w:rsidRDefault="00335C5D" w:rsidP="6E3CE5E4">
            <w:pPr>
              <w:spacing w:after="0"/>
              <w:rPr>
                <w:rFonts w:eastAsiaTheme="minorEastAsia"/>
                <w:b/>
                <w:bCs/>
                <w:color w:val="FFFFFF" w:themeColor="background1"/>
                <w:sz w:val="18"/>
                <w:szCs w:val="18"/>
              </w:rPr>
            </w:pPr>
            <w:r>
              <w:rPr>
                <w:rFonts w:eastAsiaTheme="minorEastAsia"/>
                <w:b/>
                <w:bCs/>
                <w:color w:val="FFFFFF" w:themeColor="background1"/>
                <w:sz w:val="18"/>
                <w:szCs w:val="18"/>
              </w:rPr>
              <w:t>Requirement</w:t>
            </w:r>
          </w:p>
        </w:tc>
        <w:tc>
          <w:tcPr>
            <w:tcW w:w="1276" w:type="dxa"/>
            <w:tcBorders>
              <w:top w:val="single" w:sz="8" w:space="0" w:color="auto"/>
              <w:left w:val="single" w:sz="8" w:space="0" w:color="auto"/>
              <w:bottom w:val="single" w:sz="8" w:space="0" w:color="auto"/>
              <w:right w:val="single" w:sz="8" w:space="0" w:color="auto"/>
            </w:tcBorders>
            <w:shd w:val="clear" w:color="auto" w:fill="002060"/>
            <w:tcMar>
              <w:top w:w="80" w:type="dxa"/>
              <w:left w:w="100" w:type="dxa"/>
              <w:bottom w:w="80" w:type="dxa"/>
              <w:right w:w="100" w:type="dxa"/>
            </w:tcMar>
          </w:tcPr>
          <w:p w14:paraId="4BA2ECD1" w14:textId="77777777" w:rsidR="00335C5D" w:rsidRPr="00335C5D" w:rsidRDefault="00335C5D" w:rsidP="6E3CE5E4">
            <w:pPr>
              <w:spacing w:after="0"/>
              <w:rPr>
                <w:rFonts w:eastAsiaTheme="minorEastAsia"/>
                <w:b/>
                <w:bCs/>
                <w:color w:val="FFFFFF" w:themeColor="background1"/>
                <w:sz w:val="18"/>
                <w:szCs w:val="18"/>
              </w:rPr>
            </w:pPr>
            <w:r>
              <w:rPr>
                <w:rFonts w:eastAsiaTheme="minorEastAsia"/>
                <w:b/>
                <w:bCs/>
                <w:color w:val="FFFFFF" w:themeColor="background1"/>
                <w:sz w:val="18"/>
                <w:szCs w:val="18"/>
              </w:rPr>
              <w:t>Source</w:t>
            </w:r>
          </w:p>
        </w:tc>
        <w:tc>
          <w:tcPr>
            <w:tcW w:w="851" w:type="dxa"/>
            <w:tcBorders>
              <w:top w:val="single" w:sz="8" w:space="0" w:color="auto"/>
              <w:left w:val="single" w:sz="8" w:space="0" w:color="auto"/>
              <w:bottom w:val="single" w:sz="8" w:space="0" w:color="auto"/>
              <w:right w:val="single" w:sz="8" w:space="0" w:color="auto"/>
            </w:tcBorders>
            <w:shd w:val="clear" w:color="auto" w:fill="002060"/>
            <w:tcMar>
              <w:top w:w="80" w:type="dxa"/>
              <w:left w:w="100" w:type="dxa"/>
              <w:bottom w:w="80" w:type="dxa"/>
              <w:right w:w="100" w:type="dxa"/>
            </w:tcMar>
          </w:tcPr>
          <w:p w14:paraId="4463DB40" w14:textId="77777777" w:rsidR="00335C5D" w:rsidRPr="00335C5D" w:rsidRDefault="00335C5D" w:rsidP="6E3CE5E4">
            <w:pPr>
              <w:spacing w:after="0"/>
              <w:rPr>
                <w:rFonts w:eastAsiaTheme="minorEastAsia"/>
                <w:b/>
                <w:bCs/>
                <w:color w:val="FFFFFF" w:themeColor="background1"/>
                <w:sz w:val="18"/>
                <w:szCs w:val="18"/>
              </w:rPr>
            </w:pPr>
            <w:r>
              <w:rPr>
                <w:rFonts w:eastAsiaTheme="minorEastAsia"/>
                <w:b/>
                <w:bCs/>
                <w:color w:val="FFFFFF" w:themeColor="background1"/>
                <w:sz w:val="18"/>
                <w:szCs w:val="18"/>
              </w:rPr>
              <w:t>Priority</w:t>
            </w:r>
          </w:p>
        </w:tc>
        <w:tc>
          <w:tcPr>
            <w:tcW w:w="2698" w:type="dxa"/>
            <w:tcBorders>
              <w:top w:val="single" w:sz="8" w:space="0" w:color="auto"/>
              <w:left w:val="single" w:sz="8" w:space="0" w:color="auto"/>
              <w:bottom w:val="single" w:sz="8" w:space="0" w:color="auto"/>
              <w:right w:val="single" w:sz="8" w:space="0" w:color="auto"/>
            </w:tcBorders>
            <w:shd w:val="clear" w:color="auto" w:fill="002060"/>
            <w:tcMar>
              <w:top w:w="80" w:type="dxa"/>
              <w:left w:w="100" w:type="dxa"/>
              <w:bottom w:w="80" w:type="dxa"/>
              <w:right w:w="100" w:type="dxa"/>
            </w:tcMar>
          </w:tcPr>
          <w:p w14:paraId="45DF1179" w14:textId="77777777" w:rsidR="00335C5D" w:rsidRPr="00335C5D" w:rsidRDefault="00335C5D" w:rsidP="6E3CE5E4">
            <w:pPr>
              <w:spacing w:after="0"/>
              <w:rPr>
                <w:rFonts w:eastAsiaTheme="minorEastAsia"/>
                <w:b/>
                <w:bCs/>
                <w:color w:val="FFFFFF" w:themeColor="background1"/>
                <w:sz w:val="18"/>
                <w:szCs w:val="18"/>
              </w:rPr>
            </w:pPr>
            <w:r>
              <w:rPr>
                <w:rFonts w:eastAsiaTheme="minorEastAsia"/>
                <w:b/>
                <w:bCs/>
                <w:color w:val="FFFFFF" w:themeColor="background1"/>
                <w:sz w:val="18"/>
                <w:szCs w:val="18"/>
              </w:rPr>
              <w:t>Acceptance Criteria</w:t>
            </w:r>
          </w:p>
        </w:tc>
      </w:tr>
      <w:tr w:rsidR="00335C5D" w14:paraId="26F6FE74" w14:textId="77777777" w:rsidTr="00335C5D">
        <w:trPr>
          <w:trHeight w:val="300"/>
        </w:trPr>
        <w:tc>
          <w:tcPr>
            <w:tcW w:w="53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8F59091" w14:textId="77777777" w:rsidR="00335C5D" w:rsidRPr="00335C5D" w:rsidRDefault="00335C5D" w:rsidP="6E3CE5E4">
            <w:pPr>
              <w:spacing w:after="0"/>
              <w:rPr>
                <w:rFonts w:eastAsiaTheme="minorEastAsia"/>
                <w:sz w:val="18"/>
                <w:szCs w:val="18"/>
              </w:rPr>
            </w:pPr>
            <w:r>
              <w:rPr>
                <w:rFonts w:eastAsiaTheme="minorEastAsia"/>
                <w:sz w:val="18"/>
                <w:szCs w:val="18"/>
              </w:rPr>
              <w:t>FR-001</w:t>
            </w:r>
          </w:p>
        </w:tc>
        <w:tc>
          <w:tcPr>
            <w:tcW w:w="342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FB7E318" w14:textId="77777777" w:rsidR="00335C5D" w:rsidRPr="00335C5D" w:rsidRDefault="00335C5D" w:rsidP="6E3CE5E4">
            <w:pPr>
              <w:spacing w:after="0"/>
              <w:rPr>
                <w:rFonts w:eastAsiaTheme="minorEastAsia"/>
                <w:sz w:val="18"/>
                <w:szCs w:val="18"/>
              </w:rPr>
            </w:pPr>
            <w:r>
              <w:rPr>
                <w:rFonts w:eastAsiaTheme="minorEastAsia"/>
                <w:sz w:val="18"/>
                <w:szCs w:val="18"/>
              </w:rPr>
              <w:t>Requester submits a new service request (category, description, location, optional attachment).</w:t>
            </w:r>
          </w:p>
        </w:tc>
        <w:tc>
          <w:tcPr>
            <w:tcW w:w="127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C8FD016" w14:textId="77777777" w:rsidR="00335C5D" w:rsidRPr="00335C5D" w:rsidRDefault="00335C5D" w:rsidP="6E3CE5E4">
            <w:pPr>
              <w:spacing w:after="0"/>
              <w:rPr>
                <w:rFonts w:eastAsiaTheme="minorEastAsia"/>
                <w:sz w:val="18"/>
                <w:szCs w:val="18"/>
              </w:rPr>
            </w:pPr>
            <w:r>
              <w:rPr>
                <w:rFonts w:eastAsiaTheme="minorEastAsia"/>
                <w:sz w:val="18"/>
                <w:szCs w:val="18"/>
              </w:rPr>
              <w:t>Requester capability</w:t>
            </w:r>
          </w:p>
        </w:tc>
        <w:tc>
          <w:tcPr>
            <w:tcW w:w="85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42E9097" w14:textId="77777777" w:rsidR="00335C5D" w:rsidRPr="00335C5D" w:rsidRDefault="00335C5D" w:rsidP="6E3CE5E4">
            <w:pPr>
              <w:spacing w:after="0"/>
              <w:rPr>
                <w:rFonts w:eastAsiaTheme="minorEastAsia"/>
                <w:sz w:val="18"/>
                <w:szCs w:val="18"/>
              </w:rPr>
            </w:pPr>
            <w:r>
              <w:rPr>
                <w:rFonts w:eastAsiaTheme="minorEastAsia"/>
                <w:sz w:val="18"/>
                <w:szCs w:val="18"/>
              </w:rPr>
              <w:t>Must</w:t>
            </w:r>
          </w:p>
        </w:tc>
        <w:tc>
          <w:tcPr>
            <w:tcW w:w="269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96DDE54" w14:textId="77777777" w:rsidR="00335C5D" w:rsidRPr="00335C5D" w:rsidRDefault="00335C5D" w:rsidP="6E3CE5E4">
            <w:pPr>
              <w:spacing w:after="0"/>
              <w:rPr>
                <w:rFonts w:eastAsiaTheme="minorEastAsia"/>
                <w:sz w:val="18"/>
                <w:szCs w:val="18"/>
              </w:rPr>
            </w:pPr>
            <w:r>
              <w:rPr>
                <w:rFonts w:eastAsiaTheme="minorEastAsia"/>
                <w:sz w:val="18"/>
                <w:szCs w:val="18"/>
              </w:rPr>
              <w:t>Given a logged-in requester, when a request is submitted with all required fields, then the system creates it with a unique reference number, status "New" and a timestamp, and confirms submission on-screen.</w:t>
            </w:r>
          </w:p>
        </w:tc>
      </w:tr>
      <w:tr w:rsidR="00335C5D" w14:paraId="05225645" w14:textId="77777777" w:rsidTr="00335C5D">
        <w:trPr>
          <w:trHeight w:val="300"/>
        </w:trPr>
        <w:tc>
          <w:tcPr>
            <w:tcW w:w="53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C8C7BFC"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FR-002</w:t>
            </w:r>
          </w:p>
        </w:tc>
        <w:tc>
          <w:tcPr>
            <w:tcW w:w="342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47D5633"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Requester views the current status of a specific request.</w:t>
            </w:r>
          </w:p>
        </w:tc>
        <w:tc>
          <w:tcPr>
            <w:tcW w:w="127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760D2D8"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Requester capability</w:t>
            </w:r>
          </w:p>
        </w:tc>
        <w:tc>
          <w:tcPr>
            <w:tcW w:w="85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8858D06"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Must</w:t>
            </w:r>
          </w:p>
        </w:tc>
        <w:tc>
          <w:tcPr>
            <w:tcW w:w="269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67FEFE0"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Given a requester opens "My Requests" and selects a request, then current status, last-updated time and any staff-visible comments are displayed.</w:t>
            </w:r>
          </w:p>
        </w:tc>
      </w:tr>
      <w:tr w:rsidR="00335C5D" w14:paraId="7A4FBD45" w14:textId="77777777" w:rsidTr="00335C5D">
        <w:trPr>
          <w:trHeight w:val="300"/>
        </w:trPr>
        <w:tc>
          <w:tcPr>
            <w:tcW w:w="53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1544C24" w14:textId="77777777" w:rsidR="00335C5D" w:rsidRPr="00335C5D" w:rsidRDefault="00335C5D" w:rsidP="6E3CE5E4">
            <w:pPr>
              <w:spacing w:after="0"/>
              <w:rPr>
                <w:rFonts w:eastAsiaTheme="minorEastAsia"/>
                <w:sz w:val="18"/>
                <w:szCs w:val="18"/>
              </w:rPr>
            </w:pPr>
            <w:r>
              <w:rPr>
                <w:rFonts w:eastAsiaTheme="minorEastAsia"/>
                <w:sz w:val="18"/>
                <w:szCs w:val="18"/>
              </w:rPr>
              <w:t>FR-003</w:t>
            </w:r>
          </w:p>
        </w:tc>
        <w:tc>
          <w:tcPr>
            <w:tcW w:w="342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9F9C7F5" w14:textId="77777777" w:rsidR="00335C5D" w:rsidRPr="00335C5D" w:rsidRDefault="00335C5D" w:rsidP="6E3CE5E4">
            <w:pPr>
              <w:spacing w:after="0"/>
              <w:rPr>
                <w:rFonts w:eastAsiaTheme="minorEastAsia"/>
                <w:sz w:val="18"/>
                <w:szCs w:val="18"/>
              </w:rPr>
            </w:pPr>
            <w:r>
              <w:rPr>
                <w:rFonts w:eastAsiaTheme="minorEastAsia"/>
                <w:sz w:val="18"/>
                <w:szCs w:val="18"/>
              </w:rPr>
              <w:t>Requester views a history/list of previously submitted requests.</w:t>
            </w:r>
          </w:p>
        </w:tc>
        <w:tc>
          <w:tcPr>
            <w:tcW w:w="127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E78FBC4" w14:textId="77777777" w:rsidR="00335C5D" w:rsidRPr="00335C5D" w:rsidRDefault="00335C5D" w:rsidP="6E3CE5E4">
            <w:pPr>
              <w:spacing w:after="0"/>
              <w:rPr>
                <w:rFonts w:eastAsiaTheme="minorEastAsia"/>
                <w:sz w:val="18"/>
                <w:szCs w:val="18"/>
              </w:rPr>
            </w:pPr>
            <w:r>
              <w:rPr>
                <w:rFonts w:eastAsiaTheme="minorEastAsia"/>
                <w:sz w:val="18"/>
                <w:szCs w:val="18"/>
              </w:rPr>
              <w:t>Requester capability</w:t>
            </w:r>
          </w:p>
        </w:tc>
        <w:tc>
          <w:tcPr>
            <w:tcW w:w="85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25F480C" w14:textId="77777777" w:rsidR="00335C5D" w:rsidRPr="00335C5D" w:rsidRDefault="00335C5D" w:rsidP="6E3CE5E4">
            <w:pPr>
              <w:spacing w:after="0"/>
              <w:rPr>
                <w:rFonts w:eastAsiaTheme="minorEastAsia"/>
                <w:sz w:val="18"/>
                <w:szCs w:val="18"/>
              </w:rPr>
            </w:pPr>
            <w:r>
              <w:rPr>
                <w:rFonts w:eastAsiaTheme="minorEastAsia"/>
                <w:sz w:val="18"/>
                <w:szCs w:val="18"/>
              </w:rPr>
              <w:t>Must</w:t>
            </w:r>
          </w:p>
        </w:tc>
        <w:tc>
          <w:tcPr>
            <w:tcW w:w="269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C5BD6E4" w14:textId="77777777" w:rsidR="00335C5D" w:rsidRPr="00335C5D" w:rsidRDefault="00335C5D" w:rsidP="6E3CE5E4">
            <w:pPr>
              <w:spacing w:after="0"/>
              <w:rPr>
                <w:rFonts w:eastAsiaTheme="minorEastAsia"/>
                <w:sz w:val="18"/>
                <w:szCs w:val="18"/>
              </w:rPr>
            </w:pPr>
            <w:r>
              <w:rPr>
                <w:rFonts w:eastAsiaTheme="minorEastAsia"/>
                <w:sz w:val="18"/>
                <w:szCs w:val="18"/>
              </w:rPr>
              <w:t>Given a requester views their request list, then only their own requests are shown, sorted by date submitted (most recent first).</w:t>
            </w:r>
          </w:p>
        </w:tc>
      </w:tr>
      <w:tr w:rsidR="00335C5D" w14:paraId="2C71CDC9" w14:textId="77777777" w:rsidTr="00335C5D">
        <w:trPr>
          <w:trHeight w:val="300"/>
        </w:trPr>
        <w:tc>
          <w:tcPr>
            <w:tcW w:w="53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01CF51A"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FR-004</w:t>
            </w:r>
          </w:p>
        </w:tc>
        <w:tc>
          <w:tcPr>
            <w:tcW w:w="342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1F3DC28" w14:textId="77777777" w:rsidR="00F944AF" w:rsidRDefault="00555546">
            <w:pPr>
              <w:spacing w:after="0"/>
              <w:rPr>
                <w:rFonts w:eastAsiaTheme="minorEastAsia"/>
                <w:color w:val="000000" w:themeColor="text1"/>
                <w:sz w:val="18"/>
                <w:szCs w:val="18"/>
              </w:rPr>
            </w:pPr>
            <w:r>
              <w:rPr>
                <w:rFonts w:eastAsiaTheme="minorEastAsia"/>
                <w:color w:val="000000" w:themeColor="text1"/>
                <w:sz w:val="18"/>
                <w:szCs w:val="18"/>
              </w:rPr>
              <w:t>System gives the requester feedback when status changes (Assigned, In Progress, Resolved, Closed or Rejected).</w:t>
            </w:r>
          </w:p>
          <w:p w14:paraId="1351D216" w14:textId="77777777" w:rsidR="00F944AF" w:rsidRDefault="00555546">
            <w:pPr>
              <w:spacing w:after="0"/>
              <w:rPr>
                <w:rFonts w:eastAsiaTheme="minorEastAsia"/>
                <w:color w:val="000000" w:themeColor="text1"/>
                <w:sz w:val="18"/>
                <w:szCs w:val="18"/>
              </w:rPr>
            </w:pPr>
            <w:r>
              <w:rPr>
                <w:rFonts w:eastAsiaTheme="minorEastAsia"/>
                <w:i/>
                <w:iCs/>
                <w:color w:val="000000" w:themeColor="text1"/>
                <w:sz w:val="18"/>
                <w:szCs w:val="18"/>
              </w:rPr>
              <w:t>CR-005. Was: "(accepted/rejected/updated/completed)".</w:t>
            </w:r>
          </w:p>
        </w:tc>
        <w:tc>
          <w:tcPr>
            <w:tcW w:w="127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4F54A84"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Requester capability</w:t>
            </w:r>
          </w:p>
        </w:tc>
        <w:tc>
          <w:tcPr>
            <w:tcW w:w="85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1389075"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Should</w:t>
            </w:r>
          </w:p>
        </w:tc>
        <w:tc>
          <w:tcPr>
            <w:tcW w:w="269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20A9E90"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Given staff change a request's status, then the requester sees the updated status and any resolution note the next time they view the request or an in-app indicator.</w:t>
            </w:r>
          </w:p>
        </w:tc>
      </w:tr>
      <w:tr w:rsidR="00335C5D" w14:paraId="5058CC36" w14:textId="77777777" w:rsidTr="00335C5D">
        <w:trPr>
          <w:trHeight w:val="300"/>
        </w:trPr>
        <w:tc>
          <w:tcPr>
            <w:tcW w:w="53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4F058D6" w14:textId="77777777" w:rsidR="00335C5D" w:rsidRPr="00335C5D" w:rsidRDefault="00335C5D" w:rsidP="6E3CE5E4">
            <w:pPr>
              <w:spacing w:after="0"/>
              <w:rPr>
                <w:rFonts w:eastAsiaTheme="minorEastAsia"/>
                <w:sz w:val="18"/>
                <w:szCs w:val="18"/>
              </w:rPr>
            </w:pPr>
            <w:r>
              <w:rPr>
                <w:rFonts w:eastAsiaTheme="minorEastAsia"/>
                <w:sz w:val="18"/>
                <w:szCs w:val="18"/>
              </w:rPr>
              <w:t>FR-005</w:t>
            </w:r>
          </w:p>
        </w:tc>
        <w:tc>
          <w:tcPr>
            <w:tcW w:w="342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38CC1CA" w14:textId="77777777" w:rsidR="00F944AF" w:rsidRDefault="00555546">
            <w:pPr>
              <w:spacing w:after="0"/>
              <w:rPr>
                <w:rFonts w:eastAsiaTheme="minorEastAsia"/>
                <w:sz w:val="18"/>
                <w:szCs w:val="18"/>
              </w:rPr>
            </w:pPr>
            <w:r>
              <w:rPr>
                <w:rFonts w:eastAsiaTheme="minorEastAsia"/>
                <w:sz w:val="18"/>
                <w:szCs w:val="18"/>
              </w:rPr>
              <w:t>Staff view requests in the categories assigned to them by Management.</w:t>
            </w:r>
          </w:p>
          <w:p w14:paraId="39F33721" w14:textId="77777777" w:rsidR="00F944AF" w:rsidRDefault="00555546">
            <w:pPr>
              <w:spacing w:after="0"/>
              <w:rPr>
                <w:rFonts w:eastAsiaTheme="minorEastAsia"/>
                <w:sz w:val="18"/>
                <w:szCs w:val="18"/>
              </w:rPr>
            </w:pPr>
            <w:r>
              <w:rPr>
                <w:rFonts w:eastAsiaTheme="minorEastAsia"/>
                <w:i/>
                <w:iCs/>
                <w:sz w:val="18"/>
                <w:szCs w:val="18"/>
              </w:rPr>
              <w:t xml:space="preserve">CR-002. Was: "Staff view requests within their </w:t>
            </w:r>
            <w:proofErr w:type="spellStart"/>
            <w:r>
              <w:rPr>
                <w:rFonts w:eastAsiaTheme="minorEastAsia"/>
                <w:i/>
                <w:iCs/>
                <w:sz w:val="18"/>
                <w:szCs w:val="18"/>
              </w:rPr>
              <w:t>authorised</w:t>
            </w:r>
            <w:proofErr w:type="spellEnd"/>
            <w:r>
              <w:rPr>
                <w:rFonts w:eastAsiaTheme="minorEastAsia"/>
                <w:i/>
                <w:iCs/>
                <w:sz w:val="18"/>
                <w:szCs w:val="18"/>
              </w:rPr>
              <w:t xml:space="preserve"> scope."</w:t>
            </w:r>
          </w:p>
        </w:tc>
        <w:tc>
          <w:tcPr>
            <w:tcW w:w="127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296B12C" w14:textId="77777777" w:rsidR="00335C5D" w:rsidRPr="00335C5D" w:rsidRDefault="00335C5D" w:rsidP="6E3CE5E4">
            <w:pPr>
              <w:spacing w:after="0"/>
              <w:rPr>
                <w:rFonts w:eastAsiaTheme="minorEastAsia"/>
                <w:sz w:val="18"/>
                <w:szCs w:val="18"/>
              </w:rPr>
            </w:pPr>
            <w:r>
              <w:rPr>
                <w:rFonts w:eastAsiaTheme="minorEastAsia"/>
                <w:sz w:val="18"/>
                <w:szCs w:val="18"/>
              </w:rPr>
              <w:t>Staff capability</w:t>
            </w:r>
          </w:p>
        </w:tc>
        <w:tc>
          <w:tcPr>
            <w:tcW w:w="85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A17CA10" w14:textId="77777777" w:rsidR="00335C5D" w:rsidRPr="00335C5D" w:rsidRDefault="00335C5D" w:rsidP="6E3CE5E4">
            <w:pPr>
              <w:spacing w:after="0"/>
              <w:rPr>
                <w:rFonts w:eastAsiaTheme="minorEastAsia"/>
                <w:sz w:val="18"/>
                <w:szCs w:val="18"/>
              </w:rPr>
            </w:pPr>
            <w:r>
              <w:rPr>
                <w:rFonts w:eastAsiaTheme="minorEastAsia"/>
                <w:sz w:val="18"/>
                <w:szCs w:val="18"/>
              </w:rPr>
              <w:t>Must</w:t>
            </w:r>
          </w:p>
        </w:tc>
        <w:tc>
          <w:tcPr>
            <w:tcW w:w="269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DAFA2EC" w14:textId="77777777" w:rsidR="00F944AF" w:rsidRDefault="00555546">
            <w:pPr>
              <w:spacing w:after="0"/>
              <w:rPr>
                <w:rFonts w:eastAsiaTheme="minorEastAsia"/>
                <w:sz w:val="18"/>
                <w:szCs w:val="18"/>
              </w:rPr>
            </w:pPr>
            <w:r>
              <w:rPr>
                <w:rFonts w:eastAsiaTheme="minorEastAsia"/>
                <w:sz w:val="18"/>
                <w:szCs w:val="18"/>
              </w:rPr>
              <w:t xml:space="preserve">Given a staff member logs in, then only requests in the categories assigned to them by Management are listed; other requests are not visible and </w:t>
            </w:r>
            <w:r>
              <w:rPr>
                <w:rFonts w:eastAsiaTheme="minorEastAsia"/>
                <w:sz w:val="18"/>
                <w:szCs w:val="18"/>
              </w:rPr>
              <w:lastRenderedPageBreak/>
              <w:t>cannot be opened through the API.</w:t>
            </w:r>
          </w:p>
          <w:p w14:paraId="060A3325" w14:textId="77777777" w:rsidR="00F944AF" w:rsidRDefault="00555546">
            <w:pPr>
              <w:spacing w:after="0"/>
              <w:rPr>
                <w:rFonts w:eastAsiaTheme="minorEastAsia"/>
                <w:sz w:val="18"/>
                <w:szCs w:val="18"/>
              </w:rPr>
            </w:pPr>
            <w:r>
              <w:rPr>
                <w:rFonts w:eastAsiaTheme="minorEastAsia"/>
                <w:i/>
                <w:iCs/>
                <w:sz w:val="18"/>
                <w:szCs w:val="18"/>
              </w:rPr>
              <w:t>CR-002. Was: "...only requests within their assigned category/permission scope are listed, other requests are not visible."</w:t>
            </w:r>
          </w:p>
        </w:tc>
      </w:tr>
      <w:tr w:rsidR="00335C5D" w14:paraId="227FA960" w14:textId="77777777" w:rsidTr="00335C5D">
        <w:trPr>
          <w:trHeight w:val="300"/>
        </w:trPr>
        <w:tc>
          <w:tcPr>
            <w:tcW w:w="53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99F0F2D"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lastRenderedPageBreak/>
              <w:t>FR-006</w:t>
            </w:r>
          </w:p>
        </w:tc>
        <w:tc>
          <w:tcPr>
            <w:tcW w:w="342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6163033"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Staff search, filter and sort requests.</w:t>
            </w:r>
          </w:p>
        </w:tc>
        <w:tc>
          <w:tcPr>
            <w:tcW w:w="127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C44024B"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Staff capability</w:t>
            </w:r>
          </w:p>
        </w:tc>
        <w:tc>
          <w:tcPr>
            <w:tcW w:w="85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818FB6B"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Must</w:t>
            </w:r>
          </w:p>
        </w:tc>
        <w:tc>
          <w:tcPr>
            <w:tcW w:w="269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1722198"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Given a staff member applies a status/category/date filter or sort, then the list updates to match the criteria within 2 seconds under normal load.</w:t>
            </w:r>
          </w:p>
        </w:tc>
      </w:tr>
      <w:tr w:rsidR="00335C5D" w14:paraId="65BDFF08" w14:textId="77777777" w:rsidTr="00335C5D">
        <w:trPr>
          <w:trHeight w:val="300"/>
        </w:trPr>
        <w:tc>
          <w:tcPr>
            <w:tcW w:w="53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6918399" w14:textId="77777777" w:rsidR="00335C5D" w:rsidRPr="00335C5D" w:rsidRDefault="00335C5D" w:rsidP="6E3CE5E4">
            <w:pPr>
              <w:spacing w:after="0"/>
              <w:rPr>
                <w:rFonts w:eastAsiaTheme="minorEastAsia"/>
                <w:sz w:val="18"/>
                <w:szCs w:val="18"/>
              </w:rPr>
            </w:pPr>
            <w:r>
              <w:rPr>
                <w:rFonts w:eastAsiaTheme="minorEastAsia"/>
                <w:sz w:val="18"/>
                <w:szCs w:val="18"/>
              </w:rPr>
              <w:t>FR-007</w:t>
            </w:r>
          </w:p>
        </w:tc>
        <w:tc>
          <w:tcPr>
            <w:tcW w:w="342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7722F24" w14:textId="77777777" w:rsidR="00335C5D" w:rsidRPr="00335C5D" w:rsidRDefault="00335C5D" w:rsidP="6E3CE5E4">
            <w:pPr>
              <w:spacing w:after="0"/>
              <w:rPr>
                <w:rFonts w:eastAsiaTheme="minorEastAsia"/>
                <w:sz w:val="18"/>
                <w:szCs w:val="18"/>
              </w:rPr>
            </w:pPr>
            <w:r>
              <w:rPr>
                <w:rFonts w:eastAsiaTheme="minorEastAsia"/>
                <w:sz w:val="18"/>
                <w:szCs w:val="18"/>
              </w:rPr>
              <w:t>Staff view full request detail, including audit history.</w:t>
            </w:r>
          </w:p>
        </w:tc>
        <w:tc>
          <w:tcPr>
            <w:tcW w:w="127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2875883" w14:textId="77777777" w:rsidR="00335C5D" w:rsidRPr="00335C5D" w:rsidRDefault="00335C5D" w:rsidP="6E3CE5E4">
            <w:pPr>
              <w:spacing w:after="0"/>
              <w:rPr>
                <w:rFonts w:eastAsiaTheme="minorEastAsia"/>
                <w:sz w:val="18"/>
                <w:szCs w:val="18"/>
              </w:rPr>
            </w:pPr>
            <w:r>
              <w:rPr>
                <w:rFonts w:eastAsiaTheme="minorEastAsia"/>
                <w:sz w:val="18"/>
                <w:szCs w:val="18"/>
              </w:rPr>
              <w:t>Staff capability</w:t>
            </w:r>
          </w:p>
        </w:tc>
        <w:tc>
          <w:tcPr>
            <w:tcW w:w="85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D5B6AAA" w14:textId="77777777" w:rsidR="00335C5D" w:rsidRPr="00335C5D" w:rsidRDefault="00335C5D" w:rsidP="6E3CE5E4">
            <w:pPr>
              <w:spacing w:after="0"/>
              <w:rPr>
                <w:rFonts w:eastAsiaTheme="minorEastAsia"/>
                <w:sz w:val="18"/>
                <w:szCs w:val="18"/>
              </w:rPr>
            </w:pPr>
            <w:r>
              <w:rPr>
                <w:rFonts w:eastAsiaTheme="minorEastAsia"/>
                <w:sz w:val="18"/>
                <w:szCs w:val="18"/>
              </w:rPr>
              <w:t>Must</w:t>
            </w:r>
          </w:p>
        </w:tc>
        <w:tc>
          <w:tcPr>
            <w:tcW w:w="269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717C3C3" w14:textId="77777777" w:rsidR="00335C5D" w:rsidRPr="00335C5D" w:rsidRDefault="00335C5D" w:rsidP="6E3CE5E4">
            <w:pPr>
              <w:spacing w:after="0"/>
              <w:rPr>
                <w:rFonts w:eastAsiaTheme="minorEastAsia"/>
                <w:sz w:val="18"/>
                <w:szCs w:val="18"/>
              </w:rPr>
            </w:pPr>
            <w:r>
              <w:rPr>
                <w:rFonts w:eastAsiaTheme="minorEastAsia"/>
                <w:sz w:val="18"/>
                <w:szCs w:val="18"/>
              </w:rPr>
              <w:t>Given a staff member opens a request, then all submitted fields and a historical log of prior actions are displayed.</w:t>
            </w:r>
          </w:p>
        </w:tc>
      </w:tr>
      <w:tr w:rsidR="00335C5D" w14:paraId="1660DDF8" w14:textId="77777777" w:rsidTr="00335C5D">
        <w:trPr>
          <w:trHeight w:val="300"/>
        </w:trPr>
        <w:tc>
          <w:tcPr>
            <w:tcW w:w="53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4EDC506"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FR-008</w:t>
            </w:r>
          </w:p>
        </w:tc>
        <w:tc>
          <w:tcPr>
            <w:tcW w:w="342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0AC5F54"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Staff assign or accept responsibility for a request.</w:t>
            </w:r>
          </w:p>
        </w:tc>
        <w:tc>
          <w:tcPr>
            <w:tcW w:w="127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FD205CA"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Staff capability</w:t>
            </w:r>
          </w:p>
        </w:tc>
        <w:tc>
          <w:tcPr>
            <w:tcW w:w="85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734DBFD"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Must</w:t>
            </w:r>
          </w:p>
        </w:tc>
        <w:tc>
          <w:tcPr>
            <w:tcW w:w="269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1E86F4D" w14:textId="77777777" w:rsidR="00F944AF" w:rsidRDefault="00555546">
            <w:pPr>
              <w:spacing w:after="0"/>
              <w:rPr>
                <w:rFonts w:eastAsiaTheme="minorEastAsia"/>
                <w:color w:val="000000" w:themeColor="text1"/>
                <w:sz w:val="18"/>
                <w:szCs w:val="18"/>
              </w:rPr>
            </w:pPr>
            <w:r>
              <w:rPr>
                <w:sz w:val="18"/>
                <w:szCs w:val="18"/>
              </w:rPr>
              <w:t>Given an unassigned request within scope, when a staff member accepts it, then the request is marked assigned to that staff member with a timestamp.</w:t>
            </w:r>
          </w:p>
          <w:p w14:paraId="6D029025" w14:textId="77777777" w:rsidR="00F944AF" w:rsidRDefault="00555546">
            <w:pPr>
              <w:spacing w:after="0"/>
              <w:rPr>
                <w:rFonts w:eastAsiaTheme="minorEastAsia"/>
                <w:color w:val="000000" w:themeColor="text1"/>
                <w:sz w:val="18"/>
                <w:szCs w:val="18"/>
              </w:rPr>
            </w:pPr>
            <w:r>
              <w:rPr>
                <w:sz w:val="18"/>
                <w:szCs w:val="18"/>
              </w:rPr>
              <w:t>Given two handlers attempt to accept the same unassigned request at the same time, then exactly one succeeds and the other receives a message that the request is already assigned. (Added by CR-007.)</w:t>
            </w:r>
          </w:p>
        </w:tc>
      </w:tr>
      <w:tr w:rsidR="00335C5D" w14:paraId="1EC7560A" w14:textId="77777777" w:rsidTr="00335C5D">
        <w:trPr>
          <w:trHeight w:val="300"/>
        </w:trPr>
        <w:tc>
          <w:tcPr>
            <w:tcW w:w="53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D3036C2" w14:textId="77777777" w:rsidR="00335C5D" w:rsidRPr="00335C5D" w:rsidRDefault="00335C5D" w:rsidP="6E3CE5E4">
            <w:pPr>
              <w:spacing w:after="0"/>
              <w:rPr>
                <w:rFonts w:eastAsiaTheme="minorEastAsia"/>
                <w:sz w:val="18"/>
                <w:szCs w:val="18"/>
              </w:rPr>
            </w:pPr>
            <w:r>
              <w:rPr>
                <w:rFonts w:eastAsiaTheme="minorEastAsia"/>
                <w:sz w:val="18"/>
                <w:szCs w:val="18"/>
              </w:rPr>
              <w:t>FR-009</w:t>
            </w:r>
          </w:p>
        </w:tc>
        <w:tc>
          <w:tcPr>
            <w:tcW w:w="342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DB164C6" w14:textId="77777777" w:rsidR="00335C5D" w:rsidRPr="00335C5D" w:rsidRDefault="00335C5D" w:rsidP="6E3CE5E4">
            <w:pPr>
              <w:spacing w:after="0"/>
              <w:rPr>
                <w:rFonts w:eastAsiaTheme="minorEastAsia"/>
                <w:sz w:val="18"/>
                <w:szCs w:val="18"/>
              </w:rPr>
            </w:pPr>
            <w:r>
              <w:rPr>
                <w:rFonts w:eastAsiaTheme="minorEastAsia"/>
                <w:sz w:val="18"/>
                <w:szCs w:val="18"/>
              </w:rPr>
              <w:t>Staff update request status through controlled transitions.</w:t>
            </w:r>
          </w:p>
        </w:tc>
        <w:tc>
          <w:tcPr>
            <w:tcW w:w="127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973F7E3" w14:textId="77777777" w:rsidR="00335C5D" w:rsidRPr="00335C5D" w:rsidRDefault="00335C5D" w:rsidP="6E3CE5E4">
            <w:pPr>
              <w:spacing w:after="0"/>
              <w:rPr>
                <w:rFonts w:eastAsiaTheme="minorEastAsia"/>
                <w:sz w:val="18"/>
                <w:szCs w:val="18"/>
              </w:rPr>
            </w:pPr>
            <w:r>
              <w:rPr>
                <w:rFonts w:eastAsiaTheme="minorEastAsia"/>
                <w:sz w:val="18"/>
                <w:szCs w:val="18"/>
              </w:rPr>
              <w:t>Staff capability</w:t>
            </w:r>
          </w:p>
        </w:tc>
        <w:tc>
          <w:tcPr>
            <w:tcW w:w="85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0F9B83F" w14:textId="77777777" w:rsidR="00335C5D" w:rsidRPr="00335C5D" w:rsidRDefault="00335C5D" w:rsidP="6E3CE5E4">
            <w:pPr>
              <w:spacing w:after="0"/>
              <w:rPr>
                <w:rFonts w:eastAsiaTheme="minorEastAsia"/>
                <w:sz w:val="18"/>
                <w:szCs w:val="18"/>
              </w:rPr>
            </w:pPr>
            <w:r>
              <w:rPr>
                <w:rFonts w:eastAsiaTheme="minorEastAsia"/>
                <w:sz w:val="18"/>
                <w:szCs w:val="18"/>
              </w:rPr>
              <w:t>Must</w:t>
            </w:r>
          </w:p>
        </w:tc>
        <w:tc>
          <w:tcPr>
            <w:tcW w:w="269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71E4199" w14:textId="77777777" w:rsidR="00335C5D" w:rsidRPr="00335C5D" w:rsidRDefault="00335C5D" w:rsidP="6E3CE5E4">
            <w:pPr>
              <w:spacing w:after="0"/>
              <w:rPr>
                <w:rFonts w:eastAsiaTheme="minorEastAsia"/>
                <w:sz w:val="18"/>
                <w:szCs w:val="18"/>
              </w:rPr>
            </w:pPr>
            <w:r>
              <w:rPr>
                <w:rFonts w:eastAsiaTheme="minorEastAsia"/>
                <w:sz w:val="18"/>
                <w:szCs w:val="18"/>
              </w:rPr>
              <w:t>Given a defined status state machine (New - Assigned - In Progress - Resolved - Closed; New/Assigned - Rejected), an attempted transition outside this set is rejected with an explanatory message.</w:t>
            </w:r>
          </w:p>
        </w:tc>
      </w:tr>
      <w:tr w:rsidR="00335C5D" w14:paraId="1B6F7924" w14:textId="77777777" w:rsidTr="00335C5D">
        <w:trPr>
          <w:trHeight w:val="300"/>
        </w:trPr>
        <w:tc>
          <w:tcPr>
            <w:tcW w:w="53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03C6DBC"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FR-010</w:t>
            </w:r>
          </w:p>
        </w:tc>
        <w:tc>
          <w:tcPr>
            <w:tcW w:w="342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94AB6AB"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Staff record comments/resolution notes against a request.</w:t>
            </w:r>
          </w:p>
        </w:tc>
        <w:tc>
          <w:tcPr>
            <w:tcW w:w="127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24E6AC8"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Staff capability</w:t>
            </w:r>
          </w:p>
        </w:tc>
        <w:tc>
          <w:tcPr>
            <w:tcW w:w="85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5633805"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Must</w:t>
            </w:r>
          </w:p>
        </w:tc>
        <w:tc>
          <w:tcPr>
            <w:tcW w:w="269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A690EF4"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Given a staff member adds a comment, then it is stored with author and timestamp and cannot subsequently be edited or deleted (append-only).</w:t>
            </w:r>
          </w:p>
        </w:tc>
      </w:tr>
      <w:tr w:rsidR="00335C5D" w14:paraId="180FF520" w14:textId="77777777" w:rsidTr="00335C5D">
        <w:trPr>
          <w:trHeight w:val="300"/>
        </w:trPr>
        <w:tc>
          <w:tcPr>
            <w:tcW w:w="53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E870D08" w14:textId="77777777" w:rsidR="00335C5D" w:rsidRPr="00335C5D" w:rsidRDefault="00335C5D" w:rsidP="6E3CE5E4">
            <w:pPr>
              <w:spacing w:after="0"/>
              <w:rPr>
                <w:rFonts w:eastAsiaTheme="minorEastAsia"/>
                <w:sz w:val="18"/>
                <w:szCs w:val="18"/>
              </w:rPr>
            </w:pPr>
            <w:r>
              <w:rPr>
                <w:rFonts w:eastAsiaTheme="minorEastAsia"/>
                <w:sz w:val="18"/>
                <w:szCs w:val="18"/>
              </w:rPr>
              <w:t>FR-011</w:t>
            </w:r>
          </w:p>
        </w:tc>
        <w:tc>
          <w:tcPr>
            <w:tcW w:w="342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E0BB32A" w14:textId="77777777" w:rsidR="00335C5D" w:rsidRPr="00335C5D" w:rsidRDefault="00335C5D" w:rsidP="6E3CE5E4">
            <w:pPr>
              <w:spacing w:after="0"/>
              <w:rPr>
                <w:rFonts w:eastAsiaTheme="minorEastAsia"/>
                <w:sz w:val="18"/>
                <w:szCs w:val="18"/>
              </w:rPr>
            </w:pPr>
            <w:r>
              <w:rPr>
                <w:rFonts w:eastAsiaTheme="minorEastAsia"/>
                <w:sz w:val="18"/>
                <w:szCs w:val="18"/>
              </w:rPr>
              <w:t xml:space="preserve">Staff resolve or close </w:t>
            </w:r>
            <w:proofErr w:type="spellStart"/>
            <w:r>
              <w:rPr>
                <w:rFonts w:eastAsiaTheme="minorEastAsia"/>
                <w:sz w:val="18"/>
                <w:szCs w:val="18"/>
              </w:rPr>
              <w:t>authorised</w:t>
            </w:r>
            <w:proofErr w:type="spellEnd"/>
            <w:r>
              <w:rPr>
                <w:rFonts w:eastAsiaTheme="minorEastAsia"/>
                <w:sz w:val="18"/>
                <w:szCs w:val="18"/>
              </w:rPr>
              <w:t xml:space="preserve"> requests.</w:t>
            </w:r>
          </w:p>
        </w:tc>
        <w:tc>
          <w:tcPr>
            <w:tcW w:w="127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1E52221" w14:textId="77777777" w:rsidR="00335C5D" w:rsidRPr="00335C5D" w:rsidRDefault="00335C5D" w:rsidP="6E3CE5E4">
            <w:pPr>
              <w:spacing w:after="0"/>
              <w:rPr>
                <w:rFonts w:eastAsiaTheme="minorEastAsia"/>
                <w:sz w:val="18"/>
                <w:szCs w:val="18"/>
              </w:rPr>
            </w:pPr>
            <w:r>
              <w:rPr>
                <w:rFonts w:eastAsiaTheme="minorEastAsia"/>
                <w:sz w:val="18"/>
                <w:szCs w:val="18"/>
              </w:rPr>
              <w:t>Staff capability</w:t>
            </w:r>
          </w:p>
        </w:tc>
        <w:tc>
          <w:tcPr>
            <w:tcW w:w="85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E5B3DF5" w14:textId="77777777" w:rsidR="00335C5D" w:rsidRPr="00335C5D" w:rsidRDefault="00335C5D" w:rsidP="6E3CE5E4">
            <w:pPr>
              <w:spacing w:after="0"/>
              <w:rPr>
                <w:rFonts w:eastAsiaTheme="minorEastAsia"/>
                <w:sz w:val="18"/>
                <w:szCs w:val="18"/>
              </w:rPr>
            </w:pPr>
            <w:r>
              <w:rPr>
                <w:rFonts w:eastAsiaTheme="minorEastAsia"/>
                <w:sz w:val="18"/>
                <w:szCs w:val="18"/>
              </w:rPr>
              <w:t>Must</w:t>
            </w:r>
          </w:p>
        </w:tc>
        <w:tc>
          <w:tcPr>
            <w:tcW w:w="269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D649E0B" w14:textId="77777777" w:rsidR="00335C5D" w:rsidRPr="00335C5D" w:rsidRDefault="00335C5D" w:rsidP="6E3CE5E4">
            <w:pPr>
              <w:spacing w:after="0"/>
              <w:rPr>
                <w:rFonts w:eastAsiaTheme="minorEastAsia"/>
                <w:sz w:val="18"/>
                <w:szCs w:val="18"/>
              </w:rPr>
            </w:pPr>
            <w:r>
              <w:rPr>
                <w:rFonts w:eastAsiaTheme="minorEastAsia"/>
                <w:sz w:val="18"/>
                <w:szCs w:val="18"/>
              </w:rPr>
              <w:t>Given a staff member with close permission, when they close a request, then it becomes read-only and no further status changes are accepted.</w:t>
            </w:r>
          </w:p>
        </w:tc>
      </w:tr>
      <w:tr w:rsidR="00335C5D" w14:paraId="3B09EEA2" w14:textId="77777777" w:rsidTr="00335C5D">
        <w:trPr>
          <w:trHeight w:val="300"/>
        </w:trPr>
        <w:tc>
          <w:tcPr>
            <w:tcW w:w="53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73B7A1B"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FR-012</w:t>
            </w:r>
          </w:p>
        </w:tc>
        <w:tc>
          <w:tcPr>
            <w:tcW w:w="342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FC84176"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Management view aggregate service activity.</w:t>
            </w:r>
          </w:p>
        </w:tc>
        <w:tc>
          <w:tcPr>
            <w:tcW w:w="127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0843C09"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Management capability</w:t>
            </w:r>
          </w:p>
        </w:tc>
        <w:tc>
          <w:tcPr>
            <w:tcW w:w="85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BFFFBF7"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Should</w:t>
            </w:r>
          </w:p>
        </w:tc>
        <w:tc>
          <w:tcPr>
            <w:tcW w:w="269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671EC47" w14:textId="77777777" w:rsidR="00F944AF" w:rsidRDefault="00555546">
            <w:pPr>
              <w:spacing w:after="0"/>
              <w:rPr>
                <w:rFonts w:eastAsiaTheme="minorEastAsia"/>
                <w:color w:val="000000" w:themeColor="text1"/>
                <w:sz w:val="18"/>
                <w:szCs w:val="18"/>
              </w:rPr>
            </w:pPr>
            <w:r>
              <w:rPr>
                <w:rFonts w:eastAsiaTheme="minorEastAsia"/>
                <w:color w:val="000000" w:themeColor="text1"/>
                <w:sz w:val="18"/>
                <w:szCs w:val="18"/>
              </w:rPr>
              <w:t xml:space="preserve">Given a management user opens the activity view, then counts of open, overdue, resolved and closed requests </w:t>
            </w:r>
            <w:r>
              <w:rPr>
                <w:rFonts w:eastAsiaTheme="minorEastAsia"/>
                <w:color w:val="000000" w:themeColor="text1"/>
                <w:sz w:val="18"/>
                <w:szCs w:val="18"/>
              </w:rPr>
              <w:lastRenderedPageBreak/>
              <w:t>are displayed, current as of the last refresh.</w:t>
            </w:r>
          </w:p>
          <w:p w14:paraId="2B822674" w14:textId="77777777" w:rsidR="00F944AF" w:rsidRDefault="00555546">
            <w:pPr>
              <w:spacing w:after="0"/>
              <w:rPr>
                <w:rFonts w:eastAsiaTheme="minorEastAsia"/>
                <w:color w:val="000000" w:themeColor="text1"/>
                <w:sz w:val="18"/>
                <w:szCs w:val="18"/>
              </w:rPr>
            </w:pPr>
            <w:r>
              <w:rPr>
                <w:rFonts w:eastAsiaTheme="minorEastAsia"/>
                <w:color w:val="000000" w:themeColor="text1"/>
                <w:sz w:val="18"/>
                <w:szCs w:val="18"/>
              </w:rPr>
              <w:t xml:space="preserve">A request is overdue when it is not Resolved, Closed or Rejected within 7 calendar days of its </w:t>
            </w:r>
            <w:proofErr w:type="spellStart"/>
            <w:r>
              <w:rPr>
                <w:rFonts w:eastAsiaTheme="minorEastAsia"/>
                <w:color w:val="000000" w:themeColor="text1"/>
                <w:sz w:val="18"/>
                <w:szCs w:val="18"/>
              </w:rPr>
              <w:t>CreatedAt</w:t>
            </w:r>
            <w:proofErr w:type="spellEnd"/>
            <w:r>
              <w:rPr>
                <w:rFonts w:eastAsiaTheme="minorEastAsia"/>
                <w:color w:val="000000" w:themeColor="text1"/>
                <w:sz w:val="18"/>
                <w:szCs w:val="18"/>
              </w:rPr>
              <w:t xml:space="preserve"> date. (Added by CR-004.)</w:t>
            </w:r>
          </w:p>
        </w:tc>
      </w:tr>
      <w:tr w:rsidR="00335C5D" w14:paraId="4EBAF961" w14:textId="77777777" w:rsidTr="00335C5D">
        <w:trPr>
          <w:trHeight w:val="300"/>
        </w:trPr>
        <w:tc>
          <w:tcPr>
            <w:tcW w:w="53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7148310" w14:textId="77777777" w:rsidR="00335C5D" w:rsidRPr="00335C5D" w:rsidRDefault="00335C5D" w:rsidP="6E3CE5E4">
            <w:pPr>
              <w:spacing w:after="0"/>
              <w:rPr>
                <w:rFonts w:eastAsiaTheme="minorEastAsia"/>
                <w:sz w:val="18"/>
                <w:szCs w:val="18"/>
              </w:rPr>
            </w:pPr>
            <w:r>
              <w:rPr>
                <w:rFonts w:eastAsiaTheme="minorEastAsia"/>
                <w:sz w:val="18"/>
                <w:szCs w:val="18"/>
              </w:rPr>
              <w:lastRenderedPageBreak/>
              <w:t>FR-013</w:t>
            </w:r>
          </w:p>
        </w:tc>
        <w:tc>
          <w:tcPr>
            <w:tcW w:w="342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8F4B7DB" w14:textId="77777777" w:rsidR="00335C5D" w:rsidRPr="00335C5D" w:rsidRDefault="00335C5D" w:rsidP="6E3CE5E4">
            <w:pPr>
              <w:spacing w:after="0"/>
              <w:rPr>
                <w:rFonts w:eastAsiaTheme="minorEastAsia"/>
                <w:sz w:val="18"/>
                <w:szCs w:val="18"/>
              </w:rPr>
            </w:pPr>
            <w:r>
              <w:rPr>
                <w:rFonts w:eastAsiaTheme="minorEastAsia"/>
                <w:sz w:val="18"/>
                <w:szCs w:val="18"/>
              </w:rPr>
              <w:t>Management filter activity by category/status/date range.</w:t>
            </w:r>
          </w:p>
        </w:tc>
        <w:tc>
          <w:tcPr>
            <w:tcW w:w="127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F3E2B7F" w14:textId="77777777" w:rsidR="00335C5D" w:rsidRPr="00335C5D" w:rsidRDefault="00335C5D" w:rsidP="6E3CE5E4">
            <w:pPr>
              <w:spacing w:after="0"/>
              <w:rPr>
                <w:rFonts w:eastAsiaTheme="minorEastAsia"/>
                <w:sz w:val="18"/>
                <w:szCs w:val="18"/>
              </w:rPr>
            </w:pPr>
            <w:r>
              <w:rPr>
                <w:rFonts w:eastAsiaTheme="minorEastAsia"/>
                <w:sz w:val="18"/>
                <w:szCs w:val="18"/>
              </w:rPr>
              <w:t>Management capability</w:t>
            </w:r>
          </w:p>
        </w:tc>
        <w:tc>
          <w:tcPr>
            <w:tcW w:w="85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F175FEF" w14:textId="77777777" w:rsidR="00335C5D" w:rsidRPr="00335C5D" w:rsidRDefault="00335C5D" w:rsidP="6E3CE5E4">
            <w:pPr>
              <w:spacing w:after="0"/>
              <w:rPr>
                <w:rFonts w:eastAsiaTheme="minorEastAsia"/>
                <w:sz w:val="18"/>
                <w:szCs w:val="18"/>
              </w:rPr>
            </w:pPr>
            <w:r>
              <w:rPr>
                <w:rFonts w:eastAsiaTheme="minorEastAsia"/>
                <w:sz w:val="18"/>
                <w:szCs w:val="18"/>
              </w:rPr>
              <w:t>Should</w:t>
            </w:r>
          </w:p>
        </w:tc>
        <w:tc>
          <w:tcPr>
            <w:tcW w:w="269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EC82187" w14:textId="77777777" w:rsidR="00335C5D" w:rsidRPr="00335C5D" w:rsidRDefault="00335C5D" w:rsidP="6E3CE5E4">
            <w:pPr>
              <w:spacing w:after="0"/>
              <w:rPr>
                <w:rFonts w:eastAsiaTheme="minorEastAsia"/>
                <w:sz w:val="18"/>
                <w:szCs w:val="18"/>
              </w:rPr>
            </w:pPr>
            <w:r>
              <w:rPr>
                <w:rFonts w:eastAsiaTheme="minorEastAsia"/>
                <w:sz w:val="18"/>
                <w:szCs w:val="18"/>
              </w:rPr>
              <w:t>Given a management user applies a filter, then displayed counts and lists recalculate to match the selected criteria.</w:t>
            </w:r>
          </w:p>
        </w:tc>
      </w:tr>
      <w:tr w:rsidR="00335C5D" w14:paraId="0C209538" w14:textId="77777777" w:rsidTr="00335C5D">
        <w:trPr>
          <w:trHeight w:val="300"/>
        </w:trPr>
        <w:tc>
          <w:tcPr>
            <w:tcW w:w="53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5FDE70F"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FR-014</w:t>
            </w:r>
          </w:p>
        </w:tc>
        <w:tc>
          <w:tcPr>
            <w:tcW w:w="342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8962F13"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System enforces role-based access control on all functionality.</w:t>
            </w:r>
          </w:p>
        </w:tc>
        <w:tc>
          <w:tcPr>
            <w:tcW w:w="127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498B2DD"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Platform / Security constraint</w:t>
            </w:r>
          </w:p>
        </w:tc>
        <w:tc>
          <w:tcPr>
            <w:tcW w:w="85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1127C4A"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Must</w:t>
            </w:r>
          </w:p>
        </w:tc>
        <w:tc>
          <w:tcPr>
            <w:tcW w:w="269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D36D89C"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Given an unauthenticated or wrongly-</w:t>
            </w:r>
            <w:proofErr w:type="spellStart"/>
            <w:r>
              <w:rPr>
                <w:rFonts w:eastAsiaTheme="minorEastAsia"/>
                <w:color w:val="000000" w:themeColor="text1"/>
                <w:sz w:val="18"/>
                <w:szCs w:val="18"/>
              </w:rPr>
              <w:t>roled</w:t>
            </w:r>
            <w:proofErr w:type="spellEnd"/>
            <w:r>
              <w:rPr>
                <w:rFonts w:eastAsiaTheme="minorEastAsia"/>
                <w:color w:val="000000" w:themeColor="text1"/>
                <w:sz w:val="18"/>
                <w:szCs w:val="18"/>
              </w:rPr>
              <w:t xml:space="preserve"> user attempts to access a staff/management URL directly, then access is denied without exposing the underlying data.</w:t>
            </w:r>
          </w:p>
        </w:tc>
      </w:tr>
      <w:tr w:rsidR="00335C5D" w14:paraId="5BE195DC" w14:textId="77777777" w:rsidTr="00335C5D">
        <w:trPr>
          <w:trHeight w:val="300"/>
        </w:trPr>
        <w:tc>
          <w:tcPr>
            <w:tcW w:w="53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9092FD4" w14:textId="77777777" w:rsidR="00335C5D" w:rsidRPr="00335C5D" w:rsidRDefault="00335C5D" w:rsidP="6E3CE5E4">
            <w:pPr>
              <w:spacing w:after="0"/>
              <w:rPr>
                <w:rFonts w:eastAsiaTheme="minorEastAsia"/>
                <w:sz w:val="18"/>
                <w:szCs w:val="18"/>
              </w:rPr>
            </w:pPr>
            <w:r>
              <w:rPr>
                <w:rFonts w:eastAsiaTheme="minorEastAsia"/>
                <w:sz w:val="18"/>
                <w:szCs w:val="18"/>
              </w:rPr>
              <w:t>FR-015</w:t>
            </w:r>
          </w:p>
        </w:tc>
        <w:tc>
          <w:tcPr>
            <w:tcW w:w="342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07CB17B" w14:textId="77777777" w:rsidR="00F944AF" w:rsidRDefault="00555546">
            <w:pPr>
              <w:spacing w:after="0"/>
              <w:rPr>
                <w:rFonts w:eastAsiaTheme="minorEastAsia"/>
                <w:sz w:val="18"/>
                <w:szCs w:val="18"/>
              </w:rPr>
            </w:pPr>
            <w:r>
              <w:rPr>
                <w:rFonts w:eastAsiaTheme="minorEastAsia"/>
                <w:sz w:val="18"/>
                <w:szCs w:val="18"/>
              </w:rPr>
              <w:t>System maintains a controlled, Management-defined category schema.</w:t>
            </w:r>
          </w:p>
          <w:p w14:paraId="5AB190E0" w14:textId="77777777" w:rsidR="00F944AF" w:rsidRDefault="00555546">
            <w:pPr>
              <w:spacing w:after="0"/>
              <w:rPr>
                <w:rFonts w:eastAsiaTheme="minorEastAsia"/>
                <w:sz w:val="18"/>
                <w:szCs w:val="18"/>
              </w:rPr>
            </w:pPr>
            <w:r>
              <w:rPr>
                <w:rFonts w:eastAsiaTheme="minorEastAsia"/>
                <w:i/>
                <w:iCs/>
                <w:sz w:val="18"/>
                <w:szCs w:val="18"/>
              </w:rPr>
              <w:t>CR-001. Was: "admin-defined".</w:t>
            </w:r>
          </w:p>
        </w:tc>
        <w:tc>
          <w:tcPr>
            <w:tcW w:w="127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90FCF5E" w14:textId="77777777" w:rsidR="00335C5D" w:rsidRPr="00335C5D" w:rsidRDefault="00335C5D" w:rsidP="6E3CE5E4">
            <w:pPr>
              <w:spacing w:after="0"/>
              <w:rPr>
                <w:rFonts w:eastAsiaTheme="minorEastAsia"/>
                <w:sz w:val="18"/>
                <w:szCs w:val="18"/>
              </w:rPr>
            </w:pPr>
            <w:r>
              <w:rPr>
                <w:rFonts w:eastAsiaTheme="minorEastAsia"/>
                <w:sz w:val="18"/>
                <w:szCs w:val="18"/>
              </w:rPr>
              <w:t>Platform / Scope baseline</w:t>
            </w:r>
          </w:p>
        </w:tc>
        <w:tc>
          <w:tcPr>
            <w:tcW w:w="85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E933BDE" w14:textId="77777777" w:rsidR="00335C5D" w:rsidRPr="00335C5D" w:rsidRDefault="00335C5D" w:rsidP="6E3CE5E4">
            <w:pPr>
              <w:spacing w:after="0"/>
              <w:rPr>
                <w:rFonts w:eastAsiaTheme="minorEastAsia"/>
                <w:sz w:val="18"/>
                <w:szCs w:val="18"/>
              </w:rPr>
            </w:pPr>
            <w:r>
              <w:rPr>
                <w:rFonts w:eastAsiaTheme="minorEastAsia"/>
                <w:sz w:val="18"/>
                <w:szCs w:val="18"/>
              </w:rPr>
              <w:t>Must</w:t>
            </w:r>
          </w:p>
        </w:tc>
        <w:tc>
          <w:tcPr>
            <w:tcW w:w="269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16C6AA6" w14:textId="77777777" w:rsidR="00F944AF" w:rsidRDefault="00555546">
            <w:pPr>
              <w:spacing w:after="0"/>
              <w:rPr>
                <w:rFonts w:eastAsiaTheme="minorEastAsia"/>
                <w:sz w:val="18"/>
                <w:szCs w:val="18"/>
              </w:rPr>
            </w:pPr>
            <w:r>
              <w:rPr>
                <w:rFonts w:eastAsiaTheme="minorEastAsia"/>
                <w:sz w:val="18"/>
                <w:szCs w:val="18"/>
              </w:rPr>
              <w:t>Given a requester submits a request, then the category must be chosen from a list maintained by Management users; free-text category entry is not permitted.</w:t>
            </w:r>
          </w:p>
          <w:p w14:paraId="07442239" w14:textId="77777777" w:rsidR="00F944AF" w:rsidRDefault="00555546">
            <w:pPr>
              <w:spacing w:after="0"/>
              <w:rPr>
                <w:rFonts w:eastAsiaTheme="minorEastAsia"/>
                <w:sz w:val="18"/>
                <w:szCs w:val="18"/>
              </w:rPr>
            </w:pPr>
            <w:r>
              <w:rPr>
                <w:rFonts w:eastAsiaTheme="minorEastAsia"/>
                <w:i/>
                <w:iCs/>
                <w:sz w:val="18"/>
                <w:szCs w:val="18"/>
              </w:rPr>
              <w:t>CR-001. Was: "an admin-maintained list".</w:t>
            </w:r>
          </w:p>
        </w:tc>
      </w:tr>
      <w:tr w:rsidR="00335C5D" w14:paraId="14017075" w14:textId="77777777" w:rsidTr="00335C5D">
        <w:trPr>
          <w:trHeight w:val="300"/>
        </w:trPr>
        <w:tc>
          <w:tcPr>
            <w:tcW w:w="53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83EF8C1" w14:textId="77777777" w:rsidR="00335C5D" w:rsidRPr="00335C5D" w:rsidRDefault="00335C5D" w:rsidP="00161D52">
            <w:pPr>
              <w:spacing w:after="0"/>
              <w:rPr>
                <w:rFonts w:eastAsiaTheme="minorEastAsia"/>
                <w:sz w:val="18"/>
                <w:szCs w:val="18"/>
              </w:rPr>
            </w:pPr>
            <w:r>
              <w:rPr>
                <w:sz w:val="18"/>
                <w:szCs w:val="18"/>
              </w:rPr>
              <w:t>FR-016</w:t>
            </w:r>
          </w:p>
        </w:tc>
        <w:tc>
          <w:tcPr>
            <w:tcW w:w="342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2D9EA2B" w14:textId="77777777" w:rsidR="00335C5D" w:rsidRPr="00335C5D" w:rsidRDefault="00335C5D" w:rsidP="00161D52">
            <w:pPr>
              <w:spacing w:after="0"/>
              <w:rPr>
                <w:rFonts w:eastAsiaTheme="minorEastAsia"/>
                <w:sz w:val="18"/>
                <w:szCs w:val="18"/>
              </w:rPr>
            </w:pPr>
            <w:r>
              <w:rPr>
                <w:sz w:val="18"/>
                <w:szCs w:val="18"/>
              </w:rPr>
              <w:t>Management sets the priority of a request (Low, Medium, High).</w:t>
            </w:r>
          </w:p>
        </w:tc>
        <w:tc>
          <w:tcPr>
            <w:tcW w:w="127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CF93662" w14:textId="77777777" w:rsidR="00F944AF" w:rsidRDefault="00555546">
            <w:pPr>
              <w:spacing w:after="0"/>
              <w:rPr>
                <w:rFonts w:eastAsiaTheme="minorEastAsia"/>
                <w:sz w:val="18"/>
                <w:szCs w:val="18"/>
              </w:rPr>
            </w:pPr>
            <w:r>
              <w:rPr>
                <w:sz w:val="18"/>
                <w:szCs w:val="18"/>
              </w:rPr>
              <w:t>Management capability (CR-003)</w:t>
            </w:r>
          </w:p>
        </w:tc>
        <w:tc>
          <w:tcPr>
            <w:tcW w:w="85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FA82160" w14:textId="77777777" w:rsidR="00335C5D" w:rsidRPr="00335C5D" w:rsidRDefault="00335C5D" w:rsidP="00161D52">
            <w:pPr>
              <w:spacing w:after="0"/>
              <w:rPr>
                <w:rFonts w:eastAsiaTheme="minorEastAsia"/>
                <w:sz w:val="18"/>
                <w:szCs w:val="18"/>
              </w:rPr>
            </w:pPr>
            <w:r>
              <w:rPr>
                <w:sz w:val="18"/>
                <w:szCs w:val="18"/>
              </w:rPr>
              <w:t>Should</w:t>
            </w:r>
          </w:p>
        </w:tc>
        <w:tc>
          <w:tcPr>
            <w:tcW w:w="269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0151634" w14:textId="77777777" w:rsidR="00335C5D" w:rsidRPr="00335C5D" w:rsidRDefault="00335C5D" w:rsidP="00161D52">
            <w:pPr>
              <w:spacing w:after="0"/>
              <w:rPr>
                <w:rFonts w:eastAsiaTheme="minorEastAsia"/>
                <w:sz w:val="18"/>
                <w:szCs w:val="18"/>
              </w:rPr>
            </w:pPr>
            <w:r>
              <w:rPr>
                <w:sz w:val="18"/>
                <w:szCs w:val="18"/>
              </w:rPr>
              <w:t>Given a manager opens a request, when they set its priority, then the new priority is saved, shown in staff request lists and recorded in the audit trail. Other roles cannot change priority.</w:t>
            </w:r>
          </w:p>
        </w:tc>
      </w:tr>
    </w:tbl>
    <w:p w14:paraId="1643E863" w14:textId="77777777" w:rsidR="6E3CE5E4" w:rsidRDefault="6E3CE5E4" w:rsidP="6E3CE5E4">
      <w:pPr>
        <w:pStyle w:val="Heading2"/>
      </w:pPr>
      <w:bookmarkStart w:id="20" w:name="_Toc243252196"/>
      <w:r>
        <w:t>Non-Functional Requirements(NFR)</w:t>
      </w:r>
      <w:bookmarkEnd w:id="20"/>
    </w:p>
    <w:p w14:paraId="4636D410" w14:textId="77777777" w:rsidR="6E3CE5E4" w:rsidRDefault="6E3CE5E4" w:rsidP="6E3CE5E4">
      <w:pPr>
        <w:spacing w:after="120"/>
      </w:pPr>
      <w:r>
        <w:rPr>
          <w:rFonts w:ascii="Aptos" w:eastAsia="Aptos" w:hAnsi="Aptos" w:cs="Aptos"/>
        </w:rPr>
        <w:t>Non</w:t>
      </w:r>
      <w:r>
        <w:noBreakHyphen/>
      </w:r>
      <w:r>
        <w:rPr>
          <w:rFonts w:ascii="Aptos" w:eastAsia="Aptos" w:hAnsi="Aptos" w:cs="Aptos"/>
        </w:rPr>
        <w:t>functional requirements are defined so they can be verified with objective evidence during later milestones. Targets marked as design</w:t>
      </w:r>
      <w:r>
        <w:noBreakHyphen/>
      </w:r>
      <w:r>
        <w:rPr>
          <w:rFonts w:ascii="Aptos" w:eastAsia="Aptos" w:hAnsi="Aptos" w:cs="Aptos"/>
        </w:rPr>
        <w:t>stage are established now as baseline commitments, with the expectation that they will be validated through testing and monitoring.</w:t>
      </w:r>
    </w:p>
    <w:tbl>
      <w:tblPr>
        <w:tblW w:w="9016" w:type="dxa"/>
        <w:tblLook w:val="04A0" w:firstRow="1" w:lastRow="0" w:firstColumn="1" w:lastColumn="0" w:noHBand="0" w:noVBand="1"/>
      </w:tblPr>
      <w:tblGrid>
        <w:gridCol w:w="630"/>
        <w:gridCol w:w="1347"/>
        <w:gridCol w:w="2082"/>
        <w:gridCol w:w="3537"/>
        <w:gridCol w:w="1420"/>
      </w:tblGrid>
      <w:tr w:rsidR="6E3CE5E4" w14:paraId="2F2AFB94" w14:textId="77777777" w:rsidTr="00335C5D">
        <w:trPr>
          <w:trHeight w:val="300"/>
        </w:trPr>
        <w:tc>
          <w:tcPr>
            <w:tcW w:w="631" w:type="dxa"/>
            <w:tcBorders>
              <w:top w:val="single" w:sz="8" w:space="0" w:color="auto"/>
              <w:left w:val="single" w:sz="8" w:space="0" w:color="auto"/>
              <w:bottom w:val="single" w:sz="8" w:space="0" w:color="auto"/>
              <w:right w:val="single" w:sz="8" w:space="0" w:color="auto"/>
            </w:tcBorders>
            <w:shd w:val="clear" w:color="auto" w:fill="002060"/>
            <w:tcMar>
              <w:top w:w="80" w:type="dxa"/>
              <w:left w:w="100" w:type="dxa"/>
              <w:bottom w:w="80" w:type="dxa"/>
              <w:right w:w="100" w:type="dxa"/>
            </w:tcMar>
          </w:tcPr>
          <w:p w14:paraId="40724932" w14:textId="77777777" w:rsidR="6E3CE5E4" w:rsidRPr="00335C5D" w:rsidRDefault="6E3CE5E4" w:rsidP="6E3CE5E4">
            <w:pPr>
              <w:spacing w:after="0"/>
              <w:rPr>
                <w:rFonts w:eastAsiaTheme="minorEastAsia"/>
                <w:b/>
                <w:bCs/>
                <w:color w:val="FFFFFF" w:themeColor="background1"/>
                <w:sz w:val="18"/>
                <w:szCs w:val="18"/>
              </w:rPr>
            </w:pPr>
            <w:r>
              <w:rPr>
                <w:rFonts w:eastAsiaTheme="minorEastAsia"/>
                <w:b/>
                <w:bCs/>
                <w:color w:val="FFFFFF" w:themeColor="background1"/>
                <w:sz w:val="18"/>
                <w:szCs w:val="18"/>
              </w:rPr>
              <w:t>ID</w:t>
            </w:r>
          </w:p>
        </w:tc>
        <w:tc>
          <w:tcPr>
            <w:tcW w:w="1247" w:type="dxa"/>
            <w:tcBorders>
              <w:top w:val="single" w:sz="8" w:space="0" w:color="auto"/>
              <w:left w:val="single" w:sz="8" w:space="0" w:color="auto"/>
              <w:bottom w:val="single" w:sz="8" w:space="0" w:color="auto"/>
              <w:right w:val="single" w:sz="8" w:space="0" w:color="auto"/>
            </w:tcBorders>
            <w:shd w:val="clear" w:color="auto" w:fill="002060"/>
            <w:tcMar>
              <w:top w:w="80" w:type="dxa"/>
              <w:left w:w="100" w:type="dxa"/>
              <w:bottom w:w="80" w:type="dxa"/>
              <w:right w:w="100" w:type="dxa"/>
            </w:tcMar>
          </w:tcPr>
          <w:p w14:paraId="7B6EE5C4" w14:textId="77777777" w:rsidR="6E3CE5E4" w:rsidRPr="00335C5D" w:rsidRDefault="6E3CE5E4" w:rsidP="6E3CE5E4">
            <w:pPr>
              <w:spacing w:after="0"/>
              <w:rPr>
                <w:rFonts w:eastAsiaTheme="minorEastAsia"/>
                <w:b/>
                <w:bCs/>
                <w:color w:val="FFFFFF" w:themeColor="background1"/>
                <w:sz w:val="18"/>
                <w:szCs w:val="18"/>
              </w:rPr>
            </w:pPr>
            <w:r>
              <w:rPr>
                <w:rFonts w:eastAsiaTheme="minorEastAsia"/>
                <w:b/>
                <w:bCs/>
                <w:color w:val="FFFFFF" w:themeColor="background1"/>
                <w:sz w:val="18"/>
                <w:szCs w:val="18"/>
              </w:rPr>
              <w:t>Category</w:t>
            </w:r>
          </w:p>
        </w:tc>
        <w:tc>
          <w:tcPr>
            <w:tcW w:w="2102" w:type="dxa"/>
            <w:tcBorders>
              <w:top w:val="single" w:sz="8" w:space="0" w:color="auto"/>
              <w:left w:val="single" w:sz="8" w:space="0" w:color="auto"/>
              <w:bottom w:val="single" w:sz="8" w:space="0" w:color="auto"/>
              <w:right w:val="single" w:sz="8" w:space="0" w:color="auto"/>
            </w:tcBorders>
            <w:shd w:val="clear" w:color="auto" w:fill="002060"/>
            <w:tcMar>
              <w:top w:w="80" w:type="dxa"/>
              <w:left w:w="100" w:type="dxa"/>
              <w:bottom w:w="80" w:type="dxa"/>
              <w:right w:w="100" w:type="dxa"/>
            </w:tcMar>
          </w:tcPr>
          <w:p w14:paraId="687191E7" w14:textId="77777777" w:rsidR="6E3CE5E4" w:rsidRPr="00335C5D" w:rsidRDefault="6E3CE5E4" w:rsidP="6E3CE5E4">
            <w:pPr>
              <w:spacing w:after="0"/>
              <w:rPr>
                <w:rFonts w:eastAsiaTheme="minorEastAsia"/>
                <w:b/>
                <w:bCs/>
                <w:color w:val="FFFFFF" w:themeColor="background1"/>
                <w:sz w:val="18"/>
                <w:szCs w:val="18"/>
              </w:rPr>
            </w:pPr>
            <w:r>
              <w:rPr>
                <w:rFonts w:eastAsiaTheme="minorEastAsia"/>
                <w:b/>
                <w:bCs/>
                <w:color w:val="FFFFFF" w:themeColor="background1"/>
                <w:sz w:val="18"/>
                <w:szCs w:val="18"/>
              </w:rPr>
              <w:t>Requirement</w:t>
            </w:r>
          </w:p>
        </w:tc>
        <w:tc>
          <w:tcPr>
            <w:tcW w:w="3596" w:type="dxa"/>
            <w:tcBorders>
              <w:top w:val="single" w:sz="8" w:space="0" w:color="auto"/>
              <w:left w:val="single" w:sz="8" w:space="0" w:color="auto"/>
              <w:bottom w:val="single" w:sz="8" w:space="0" w:color="auto"/>
              <w:right w:val="single" w:sz="8" w:space="0" w:color="auto"/>
            </w:tcBorders>
            <w:shd w:val="clear" w:color="auto" w:fill="002060"/>
            <w:tcMar>
              <w:top w:w="80" w:type="dxa"/>
              <w:left w:w="100" w:type="dxa"/>
              <w:bottom w:w="80" w:type="dxa"/>
              <w:right w:w="100" w:type="dxa"/>
            </w:tcMar>
          </w:tcPr>
          <w:p w14:paraId="67F734F0" w14:textId="77777777" w:rsidR="6E3CE5E4" w:rsidRPr="00335C5D" w:rsidRDefault="6E3CE5E4" w:rsidP="6E3CE5E4">
            <w:pPr>
              <w:spacing w:after="0"/>
              <w:rPr>
                <w:rFonts w:eastAsiaTheme="minorEastAsia"/>
                <w:b/>
                <w:bCs/>
                <w:color w:val="FFFFFF" w:themeColor="background1"/>
                <w:sz w:val="18"/>
                <w:szCs w:val="18"/>
              </w:rPr>
            </w:pPr>
            <w:r>
              <w:rPr>
                <w:rFonts w:eastAsiaTheme="minorEastAsia"/>
                <w:b/>
                <w:bCs/>
                <w:color w:val="FFFFFF" w:themeColor="background1"/>
                <w:sz w:val="18"/>
                <w:szCs w:val="18"/>
              </w:rPr>
              <w:t>Acceptance Criteria / Measurable Target</w:t>
            </w:r>
          </w:p>
        </w:tc>
        <w:tc>
          <w:tcPr>
            <w:tcW w:w="1440" w:type="dxa"/>
            <w:tcBorders>
              <w:top w:val="single" w:sz="8" w:space="0" w:color="auto"/>
              <w:left w:val="single" w:sz="8" w:space="0" w:color="auto"/>
              <w:bottom w:val="single" w:sz="8" w:space="0" w:color="auto"/>
              <w:right w:val="single" w:sz="8" w:space="0" w:color="auto"/>
            </w:tcBorders>
            <w:shd w:val="clear" w:color="auto" w:fill="002060"/>
            <w:tcMar>
              <w:top w:w="80" w:type="dxa"/>
              <w:left w:w="100" w:type="dxa"/>
              <w:bottom w:w="80" w:type="dxa"/>
              <w:right w:w="100" w:type="dxa"/>
            </w:tcMar>
          </w:tcPr>
          <w:p w14:paraId="11B6DC38" w14:textId="77777777" w:rsidR="6FC0AB76" w:rsidRPr="00335C5D" w:rsidRDefault="6FC0AB76" w:rsidP="6FC0AB76">
            <w:pPr>
              <w:rPr>
                <w:color w:val="FFFFFF" w:themeColor="background1"/>
                <w:sz w:val="18"/>
                <w:szCs w:val="18"/>
              </w:rPr>
            </w:pPr>
            <w:r>
              <w:rPr>
                <w:rFonts w:eastAsiaTheme="minorEastAsia"/>
                <w:b/>
                <w:bCs/>
                <w:color w:val="FFFFFF" w:themeColor="background1"/>
                <w:sz w:val="18"/>
                <w:szCs w:val="18"/>
              </w:rPr>
              <w:t>Priority</w:t>
            </w:r>
          </w:p>
        </w:tc>
      </w:tr>
      <w:tr w:rsidR="6E3CE5E4" w14:paraId="2B5356A3" w14:textId="77777777" w:rsidTr="6FC0AB76">
        <w:trPr>
          <w:trHeight w:val="300"/>
        </w:trPr>
        <w:tc>
          <w:tcPr>
            <w:tcW w:w="63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F022F30" w14:textId="77777777" w:rsidR="6E3CE5E4" w:rsidRPr="00335C5D" w:rsidRDefault="6E3CE5E4" w:rsidP="6E3CE5E4">
            <w:pPr>
              <w:spacing w:after="0"/>
              <w:rPr>
                <w:rFonts w:eastAsiaTheme="minorEastAsia"/>
                <w:sz w:val="18"/>
                <w:szCs w:val="18"/>
              </w:rPr>
            </w:pPr>
            <w:r>
              <w:rPr>
                <w:rFonts w:eastAsiaTheme="minorEastAsia"/>
                <w:sz w:val="18"/>
                <w:szCs w:val="18"/>
              </w:rPr>
              <w:t>NFR-001</w:t>
            </w:r>
          </w:p>
        </w:tc>
        <w:tc>
          <w:tcPr>
            <w:tcW w:w="1247"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1D916C9" w14:textId="77777777" w:rsidR="6E3CE5E4" w:rsidRPr="00335C5D" w:rsidRDefault="6E3CE5E4" w:rsidP="6E3CE5E4">
            <w:pPr>
              <w:spacing w:after="0"/>
              <w:rPr>
                <w:rFonts w:eastAsiaTheme="minorEastAsia"/>
                <w:sz w:val="18"/>
                <w:szCs w:val="18"/>
              </w:rPr>
            </w:pPr>
            <w:r>
              <w:rPr>
                <w:rFonts w:eastAsiaTheme="minorEastAsia"/>
                <w:sz w:val="18"/>
                <w:szCs w:val="18"/>
              </w:rPr>
              <w:t>Performance</w:t>
            </w:r>
          </w:p>
        </w:tc>
        <w:tc>
          <w:tcPr>
            <w:tcW w:w="210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04BE865" w14:textId="77777777" w:rsidR="6E3CE5E4" w:rsidRPr="00335C5D" w:rsidRDefault="6E3CE5E4" w:rsidP="6E3CE5E4">
            <w:pPr>
              <w:spacing w:after="0"/>
              <w:rPr>
                <w:rFonts w:eastAsiaTheme="minorEastAsia"/>
                <w:sz w:val="18"/>
                <w:szCs w:val="18"/>
              </w:rPr>
            </w:pPr>
            <w:r>
              <w:rPr>
                <w:rFonts w:eastAsiaTheme="minorEastAsia"/>
                <w:sz w:val="18"/>
                <w:szCs w:val="18"/>
              </w:rPr>
              <w:t>Standard pages (request list, dashboard) respond promptly under normal project load.</w:t>
            </w:r>
          </w:p>
        </w:tc>
        <w:tc>
          <w:tcPr>
            <w:tcW w:w="359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B1F608E" w14:textId="77777777" w:rsidR="6E3CE5E4" w:rsidRPr="00335C5D" w:rsidRDefault="6E3CE5E4" w:rsidP="6E3CE5E4">
            <w:pPr>
              <w:spacing w:after="0"/>
              <w:rPr>
                <w:rFonts w:eastAsiaTheme="minorEastAsia"/>
                <w:sz w:val="18"/>
                <w:szCs w:val="18"/>
              </w:rPr>
            </w:pPr>
            <w:r>
              <w:rPr>
                <w:rFonts w:eastAsiaTheme="minorEastAsia"/>
                <w:sz w:val="18"/>
                <w:szCs w:val="18"/>
              </w:rPr>
              <w:t>95th-percentile page response ≤ 3 seconds at ≤ 20 concurrent users, measured and evidenced.</w:t>
            </w:r>
          </w:p>
        </w:tc>
        <w:tc>
          <w:tcPr>
            <w:tcW w:w="144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DC7F6C8" w14:textId="77777777" w:rsidR="6FC0AB76" w:rsidRPr="00335C5D" w:rsidRDefault="6FC0AB76" w:rsidP="6FC0AB76">
            <w:pPr>
              <w:rPr>
                <w:sz w:val="18"/>
                <w:szCs w:val="18"/>
              </w:rPr>
            </w:pPr>
            <w:r>
              <w:rPr>
                <w:rFonts w:eastAsiaTheme="minorEastAsia"/>
                <w:sz w:val="18"/>
                <w:szCs w:val="18"/>
              </w:rPr>
              <w:t>Should</w:t>
            </w:r>
          </w:p>
        </w:tc>
      </w:tr>
      <w:tr w:rsidR="6E3CE5E4" w14:paraId="68652AAE" w14:textId="77777777" w:rsidTr="6FC0AB76">
        <w:trPr>
          <w:trHeight w:val="300"/>
        </w:trPr>
        <w:tc>
          <w:tcPr>
            <w:tcW w:w="63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72F67FC" w14:textId="77777777" w:rsidR="6E3CE5E4" w:rsidRPr="00335C5D" w:rsidRDefault="6E3CE5E4" w:rsidP="6E3CE5E4">
            <w:pPr>
              <w:spacing w:after="0"/>
              <w:rPr>
                <w:rFonts w:eastAsiaTheme="minorEastAsia"/>
                <w:color w:val="000000" w:themeColor="text1"/>
                <w:sz w:val="18"/>
                <w:szCs w:val="18"/>
              </w:rPr>
            </w:pPr>
            <w:r>
              <w:rPr>
                <w:rFonts w:eastAsiaTheme="minorEastAsia"/>
                <w:color w:val="000000" w:themeColor="text1"/>
                <w:sz w:val="18"/>
                <w:szCs w:val="18"/>
              </w:rPr>
              <w:lastRenderedPageBreak/>
              <w:t>NFR-002</w:t>
            </w:r>
          </w:p>
        </w:tc>
        <w:tc>
          <w:tcPr>
            <w:tcW w:w="1247"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0B4EDF0" w14:textId="77777777" w:rsidR="6E3CE5E4" w:rsidRPr="00335C5D" w:rsidRDefault="6E3CE5E4" w:rsidP="6E3CE5E4">
            <w:pPr>
              <w:spacing w:after="0"/>
              <w:rPr>
                <w:rFonts w:eastAsiaTheme="minorEastAsia"/>
                <w:color w:val="000000" w:themeColor="text1"/>
                <w:sz w:val="18"/>
                <w:szCs w:val="18"/>
              </w:rPr>
            </w:pPr>
            <w:r>
              <w:rPr>
                <w:rFonts w:eastAsiaTheme="minorEastAsia"/>
                <w:color w:val="000000" w:themeColor="text1"/>
                <w:sz w:val="18"/>
                <w:szCs w:val="18"/>
              </w:rPr>
              <w:t>Security - Authentication</w:t>
            </w:r>
          </w:p>
        </w:tc>
        <w:tc>
          <w:tcPr>
            <w:tcW w:w="210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818DD4A" w14:textId="77777777" w:rsidR="6E3CE5E4" w:rsidRPr="00335C5D" w:rsidRDefault="6E3CE5E4" w:rsidP="6E3CE5E4">
            <w:pPr>
              <w:spacing w:after="0"/>
              <w:rPr>
                <w:rFonts w:eastAsiaTheme="minorEastAsia"/>
                <w:color w:val="000000" w:themeColor="text1"/>
                <w:sz w:val="18"/>
                <w:szCs w:val="18"/>
              </w:rPr>
            </w:pPr>
            <w:r>
              <w:rPr>
                <w:rFonts w:eastAsiaTheme="minorEastAsia"/>
                <w:color w:val="000000" w:themeColor="text1"/>
                <w:sz w:val="18"/>
                <w:szCs w:val="18"/>
              </w:rPr>
              <w:t>All users authenticate before accessing role-specific functionality, credentials are never stored or transmitted in plain text.</w:t>
            </w:r>
          </w:p>
        </w:tc>
        <w:tc>
          <w:tcPr>
            <w:tcW w:w="359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CEE3633" w14:textId="77777777" w:rsidR="00F944AF" w:rsidRDefault="00555546">
            <w:pPr>
              <w:spacing w:after="0"/>
              <w:rPr>
                <w:rFonts w:eastAsiaTheme="minorEastAsia"/>
                <w:color w:val="000000" w:themeColor="text1"/>
                <w:sz w:val="18"/>
                <w:szCs w:val="18"/>
              </w:rPr>
            </w:pPr>
            <w:r>
              <w:rPr>
                <w:rFonts w:eastAsiaTheme="minorEastAsia"/>
                <w:color w:val="000000" w:themeColor="text1"/>
                <w:sz w:val="18"/>
                <w:szCs w:val="18"/>
              </w:rPr>
              <w:t xml:space="preserve">Passwords stored using an industry-standard hashing algorithm (e.g. </w:t>
            </w:r>
            <w:proofErr w:type="spellStart"/>
            <w:r>
              <w:rPr>
                <w:rFonts w:eastAsiaTheme="minorEastAsia"/>
                <w:color w:val="000000" w:themeColor="text1"/>
                <w:sz w:val="18"/>
                <w:szCs w:val="18"/>
              </w:rPr>
              <w:t>bcrypt</w:t>
            </w:r>
            <w:proofErr w:type="spellEnd"/>
            <w:r>
              <w:rPr>
                <w:rFonts w:eastAsiaTheme="minorEastAsia"/>
                <w:color w:val="000000" w:themeColor="text1"/>
                <w:sz w:val="18"/>
                <w:szCs w:val="18"/>
              </w:rPr>
              <w:t>), verified by code/config review.</w:t>
            </w:r>
          </w:p>
          <w:p w14:paraId="39A225F5" w14:textId="77777777" w:rsidR="00F944AF" w:rsidRDefault="00555546">
            <w:pPr>
              <w:spacing w:after="0"/>
              <w:rPr>
                <w:rFonts w:eastAsiaTheme="minorEastAsia"/>
                <w:color w:val="000000" w:themeColor="text1"/>
                <w:sz w:val="18"/>
                <w:szCs w:val="18"/>
              </w:rPr>
            </w:pPr>
            <w:r>
              <w:rPr>
                <w:rFonts w:eastAsiaTheme="minorEastAsia"/>
                <w:color w:val="000000" w:themeColor="text1"/>
                <w:sz w:val="18"/>
                <w:szCs w:val="18"/>
              </w:rPr>
              <w:t xml:space="preserve">M2 (CR-006): passwords are hashed with </w:t>
            </w:r>
            <w:proofErr w:type="spellStart"/>
            <w:r>
              <w:rPr>
                <w:rFonts w:eastAsiaTheme="minorEastAsia"/>
                <w:color w:val="000000" w:themeColor="text1"/>
                <w:sz w:val="18"/>
                <w:szCs w:val="18"/>
              </w:rPr>
              <w:t>BCrypt</w:t>
            </w:r>
            <w:proofErr w:type="spellEnd"/>
            <w:r>
              <w:rPr>
                <w:rFonts w:eastAsiaTheme="minorEastAsia"/>
                <w:color w:val="000000" w:themeColor="text1"/>
                <w:sz w:val="18"/>
                <w:szCs w:val="18"/>
              </w:rPr>
              <w:t xml:space="preserve"> (Spring Security) and stored only in the </w:t>
            </w:r>
            <w:proofErr w:type="spellStart"/>
            <w:r>
              <w:rPr>
                <w:rFonts w:eastAsiaTheme="minorEastAsia"/>
                <w:color w:val="000000" w:themeColor="text1"/>
                <w:sz w:val="18"/>
                <w:szCs w:val="18"/>
              </w:rPr>
              <w:t>PasswordHash</w:t>
            </w:r>
            <w:proofErr w:type="spellEnd"/>
            <w:r>
              <w:rPr>
                <w:rFonts w:eastAsiaTheme="minorEastAsia"/>
                <w:color w:val="000000" w:themeColor="text1"/>
                <w:sz w:val="18"/>
                <w:szCs w:val="18"/>
              </w:rPr>
              <w:t xml:space="preserve"> column; verified by code review.</w:t>
            </w:r>
          </w:p>
        </w:tc>
        <w:tc>
          <w:tcPr>
            <w:tcW w:w="144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C970345" w14:textId="77777777" w:rsidR="6FC0AB76" w:rsidRPr="00335C5D" w:rsidRDefault="6FC0AB76" w:rsidP="6FC0AB76">
            <w:pPr>
              <w:rPr>
                <w:sz w:val="18"/>
                <w:szCs w:val="18"/>
              </w:rPr>
            </w:pPr>
            <w:r>
              <w:rPr>
                <w:rFonts w:eastAsiaTheme="minorEastAsia"/>
                <w:color w:val="000000" w:themeColor="text1"/>
                <w:sz w:val="18"/>
                <w:szCs w:val="18"/>
              </w:rPr>
              <w:t>Must</w:t>
            </w:r>
          </w:p>
        </w:tc>
      </w:tr>
      <w:tr w:rsidR="6E3CE5E4" w14:paraId="620ED1A9" w14:textId="77777777" w:rsidTr="6FC0AB76">
        <w:trPr>
          <w:trHeight w:val="300"/>
        </w:trPr>
        <w:tc>
          <w:tcPr>
            <w:tcW w:w="63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C235365" w14:textId="77777777" w:rsidR="6E3CE5E4" w:rsidRPr="00335C5D" w:rsidRDefault="6E3CE5E4" w:rsidP="6E3CE5E4">
            <w:pPr>
              <w:spacing w:after="0"/>
              <w:rPr>
                <w:rFonts w:eastAsiaTheme="minorEastAsia"/>
                <w:sz w:val="18"/>
                <w:szCs w:val="18"/>
              </w:rPr>
            </w:pPr>
            <w:r>
              <w:rPr>
                <w:rFonts w:eastAsiaTheme="minorEastAsia"/>
                <w:sz w:val="18"/>
                <w:szCs w:val="18"/>
              </w:rPr>
              <w:t>NFR-003</w:t>
            </w:r>
          </w:p>
        </w:tc>
        <w:tc>
          <w:tcPr>
            <w:tcW w:w="1247"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242F8AC" w14:textId="77777777" w:rsidR="6E3CE5E4" w:rsidRPr="00335C5D" w:rsidRDefault="6E3CE5E4" w:rsidP="6E3CE5E4">
            <w:pPr>
              <w:spacing w:after="0"/>
              <w:rPr>
                <w:rFonts w:eastAsiaTheme="minorEastAsia"/>
                <w:sz w:val="18"/>
                <w:szCs w:val="18"/>
              </w:rPr>
            </w:pPr>
            <w:r>
              <w:rPr>
                <w:rFonts w:eastAsiaTheme="minorEastAsia"/>
                <w:sz w:val="18"/>
                <w:szCs w:val="18"/>
              </w:rPr>
              <w:t xml:space="preserve">Security - </w:t>
            </w:r>
            <w:proofErr w:type="spellStart"/>
            <w:r>
              <w:rPr>
                <w:rFonts w:eastAsiaTheme="minorEastAsia"/>
                <w:sz w:val="18"/>
                <w:szCs w:val="18"/>
              </w:rPr>
              <w:t>Authorisation</w:t>
            </w:r>
            <w:proofErr w:type="spellEnd"/>
          </w:p>
        </w:tc>
        <w:tc>
          <w:tcPr>
            <w:tcW w:w="210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E4AB40E" w14:textId="77777777" w:rsidR="6E3CE5E4" w:rsidRPr="00335C5D" w:rsidRDefault="6E3CE5E4" w:rsidP="6E3CE5E4">
            <w:pPr>
              <w:spacing w:after="0"/>
              <w:rPr>
                <w:rFonts w:eastAsiaTheme="minorEastAsia"/>
                <w:sz w:val="18"/>
                <w:szCs w:val="18"/>
              </w:rPr>
            </w:pPr>
            <w:r>
              <w:rPr>
                <w:rFonts w:eastAsiaTheme="minorEastAsia"/>
                <w:sz w:val="18"/>
                <w:szCs w:val="18"/>
              </w:rPr>
              <w:t>RBAC is enforced at both the interface and the server/API layer, not the UI alone.</w:t>
            </w:r>
          </w:p>
        </w:tc>
        <w:tc>
          <w:tcPr>
            <w:tcW w:w="359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2EA4132" w14:textId="77777777" w:rsidR="6E3CE5E4" w:rsidRPr="00335C5D" w:rsidRDefault="6E3CE5E4" w:rsidP="6E3CE5E4">
            <w:pPr>
              <w:spacing w:after="0"/>
              <w:rPr>
                <w:rFonts w:eastAsiaTheme="minorEastAsia"/>
                <w:sz w:val="18"/>
                <w:szCs w:val="18"/>
              </w:rPr>
            </w:pPr>
            <w:r>
              <w:rPr>
                <w:rFonts w:eastAsiaTheme="minorEastAsia"/>
                <w:sz w:val="18"/>
                <w:szCs w:val="18"/>
              </w:rPr>
              <w:t>A direct request to a staff/management endpoint by a requester-role account is rejected (e.g. 403) rather than returning data.</w:t>
            </w:r>
          </w:p>
        </w:tc>
        <w:tc>
          <w:tcPr>
            <w:tcW w:w="144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FD3F946" w14:textId="77777777" w:rsidR="6FC0AB76" w:rsidRPr="00335C5D" w:rsidRDefault="6FC0AB76" w:rsidP="6FC0AB76">
            <w:pPr>
              <w:rPr>
                <w:sz w:val="18"/>
                <w:szCs w:val="18"/>
              </w:rPr>
            </w:pPr>
            <w:r>
              <w:rPr>
                <w:rFonts w:eastAsiaTheme="minorEastAsia"/>
                <w:sz w:val="18"/>
                <w:szCs w:val="18"/>
              </w:rPr>
              <w:t>Must</w:t>
            </w:r>
          </w:p>
        </w:tc>
      </w:tr>
      <w:tr w:rsidR="6E3CE5E4" w14:paraId="02386650" w14:textId="77777777" w:rsidTr="6FC0AB76">
        <w:trPr>
          <w:trHeight w:val="300"/>
        </w:trPr>
        <w:tc>
          <w:tcPr>
            <w:tcW w:w="63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D8E3B6D" w14:textId="77777777" w:rsidR="6E3CE5E4" w:rsidRPr="00335C5D" w:rsidRDefault="6E3CE5E4" w:rsidP="6E3CE5E4">
            <w:pPr>
              <w:spacing w:after="0"/>
              <w:rPr>
                <w:rFonts w:eastAsiaTheme="minorEastAsia"/>
                <w:color w:val="000000" w:themeColor="text1"/>
                <w:sz w:val="18"/>
                <w:szCs w:val="18"/>
              </w:rPr>
            </w:pPr>
            <w:r>
              <w:rPr>
                <w:rFonts w:eastAsiaTheme="minorEastAsia"/>
                <w:color w:val="000000" w:themeColor="text1"/>
                <w:sz w:val="18"/>
                <w:szCs w:val="18"/>
              </w:rPr>
              <w:t>NFR-004</w:t>
            </w:r>
          </w:p>
        </w:tc>
        <w:tc>
          <w:tcPr>
            <w:tcW w:w="1247"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48AA82E" w14:textId="77777777" w:rsidR="6E3CE5E4" w:rsidRPr="00335C5D" w:rsidRDefault="6E3CE5E4" w:rsidP="6E3CE5E4">
            <w:pPr>
              <w:spacing w:after="0"/>
              <w:rPr>
                <w:rFonts w:eastAsiaTheme="minorEastAsia"/>
                <w:color w:val="000000" w:themeColor="text1"/>
                <w:sz w:val="18"/>
                <w:szCs w:val="18"/>
              </w:rPr>
            </w:pPr>
            <w:r>
              <w:rPr>
                <w:rFonts w:eastAsiaTheme="minorEastAsia"/>
                <w:color w:val="000000" w:themeColor="text1"/>
                <w:sz w:val="18"/>
                <w:szCs w:val="18"/>
              </w:rPr>
              <w:t>Usability</w:t>
            </w:r>
          </w:p>
        </w:tc>
        <w:tc>
          <w:tcPr>
            <w:tcW w:w="210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662AF9F" w14:textId="77777777" w:rsidR="6E3CE5E4" w:rsidRPr="00335C5D" w:rsidRDefault="6E3CE5E4" w:rsidP="6E3CE5E4">
            <w:pPr>
              <w:spacing w:after="0"/>
              <w:rPr>
                <w:rFonts w:eastAsiaTheme="minorEastAsia"/>
                <w:color w:val="000000" w:themeColor="text1"/>
                <w:sz w:val="18"/>
                <w:szCs w:val="18"/>
              </w:rPr>
            </w:pPr>
            <w:r>
              <w:rPr>
                <w:rFonts w:eastAsiaTheme="minorEastAsia"/>
                <w:color w:val="000000" w:themeColor="text1"/>
                <w:sz w:val="18"/>
                <w:szCs w:val="18"/>
              </w:rPr>
              <w:t>A first-time requester can submit a request without external instructions.</w:t>
            </w:r>
          </w:p>
        </w:tc>
        <w:tc>
          <w:tcPr>
            <w:tcW w:w="359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2F84878" w14:textId="77777777" w:rsidR="6E3CE5E4" w:rsidRPr="00335C5D" w:rsidRDefault="6E3CE5E4" w:rsidP="6E3CE5E4">
            <w:pPr>
              <w:spacing w:after="0"/>
              <w:rPr>
                <w:rFonts w:eastAsiaTheme="minorEastAsia"/>
                <w:color w:val="000000" w:themeColor="text1"/>
                <w:sz w:val="18"/>
                <w:szCs w:val="18"/>
              </w:rPr>
            </w:pPr>
            <w:r>
              <w:rPr>
                <w:rFonts w:eastAsiaTheme="minorEastAsia"/>
                <w:color w:val="000000" w:themeColor="text1"/>
                <w:sz w:val="18"/>
                <w:szCs w:val="18"/>
              </w:rPr>
              <w:t>In an informal test with 3 non-team users, at least 2 of 3 complete request submission unaided within 5 minutes.</w:t>
            </w:r>
          </w:p>
        </w:tc>
        <w:tc>
          <w:tcPr>
            <w:tcW w:w="144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A00F80A" w14:textId="77777777" w:rsidR="6FC0AB76" w:rsidRPr="00335C5D" w:rsidRDefault="6FC0AB76" w:rsidP="6FC0AB76">
            <w:pPr>
              <w:rPr>
                <w:sz w:val="18"/>
                <w:szCs w:val="18"/>
              </w:rPr>
            </w:pPr>
            <w:r>
              <w:rPr>
                <w:rFonts w:eastAsiaTheme="minorEastAsia"/>
                <w:color w:val="000000" w:themeColor="text1"/>
                <w:sz w:val="18"/>
                <w:szCs w:val="18"/>
              </w:rPr>
              <w:t>Should</w:t>
            </w:r>
          </w:p>
        </w:tc>
      </w:tr>
      <w:tr w:rsidR="6E3CE5E4" w14:paraId="53D87412" w14:textId="77777777" w:rsidTr="6FC0AB76">
        <w:trPr>
          <w:trHeight w:val="300"/>
        </w:trPr>
        <w:tc>
          <w:tcPr>
            <w:tcW w:w="63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8B9B3E6" w14:textId="77777777" w:rsidR="6E3CE5E4" w:rsidRPr="00335C5D" w:rsidRDefault="6E3CE5E4" w:rsidP="6E3CE5E4">
            <w:pPr>
              <w:spacing w:after="0"/>
              <w:rPr>
                <w:rFonts w:eastAsiaTheme="minorEastAsia"/>
                <w:sz w:val="18"/>
                <w:szCs w:val="18"/>
              </w:rPr>
            </w:pPr>
            <w:r>
              <w:rPr>
                <w:rFonts w:eastAsiaTheme="minorEastAsia"/>
                <w:sz w:val="18"/>
                <w:szCs w:val="18"/>
              </w:rPr>
              <w:t>NFR-005</w:t>
            </w:r>
          </w:p>
        </w:tc>
        <w:tc>
          <w:tcPr>
            <w:tcW w:w="1247"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737582D" w14:textId="77777777" w:rsidR="6E3CE5E4" w:rsidRPr="00335C5D" w:rsidRDefault="6E3CE5E4" w:rsidP="6E3CE5E4">
            <w:pPr>
              <w:spacing w:after="0"/>
              <w:rPr>
                <w:rFonts w:eastAsiaTheme="minorEastAsia"/>
                <w:sz w:val="18"/>
                <w:szCs w:val="18"/>
              </w:rPr>
            </w:pPr>
            <w:r>
              <w:rPr>
                <w:rFonts w:eastAsiaTheme="minorEastAsia"/>
                <w:sz w:val="18"/>
                <w:szCs w:val="18"/>
              </w:rPr>
              <w:t>Availability</w:t>
            </w:r>
          </w:p>
        </w:tc>
        <w:tc>
          <w:tcPr>
            <w:tcW w:w="210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13E63C1" w14:textId="77777777" w:rsidR="6E3CE5E4" w:rsidRPr="00335C5D" w:rsidRDefault="6E3CE5E4" w:rsidP="6E3CE5E4">
            <w:pPr>
              <w:spacing w:after="0"/>
              <w:rPr>
                <w:rFonts w:eastAsiaTheme="minorEastAsia"/>
                <w:sz w:val="18"/>
                <w:szCs w:val="18"/>
              </w:rPr>
            </w:pPr>
            <w:r>
              <w:rPr>
                <w:rFonts w:eastAsiaTheme="minorEastAsia"/>
                <w:sz w:val="18"/>
                <w:szCs w:val="18"/>
              </w:rPr>
              <w:t>The system is available without unplanned downtime during scheduled demonstrations and milestone presentations.</w:t>
            </w:r>
          </w:p>
        </w:tc>
        <w:tc>
          <w:tcPr>
            <w:tcW w:w="359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185BFCE" w14:textId="77777777" w:rsidR="00F944AF" w:rsidRDefault="00555546">
            <w:pPr>
              <w:spacing w:after="0"/>
              <w:rPr>
                <w:rFonts w:eastAsiaTheme="minorEastAsia"/>
                <w:sz w:val="18"/>
                <w:szCs w:val="18"/>
              </w:rPr>
            </w:pPr>
            <w:r>
              <w:rPr>
                <w:rFonts w:eastAsiaTheme="minorEastAsia"/>
                <w:sz w:val="18"/>
                <w:szCs w:val="18"/>
              </w:rPr>
              <w:t>No unplanned outage during rehearsal or live presentation windows, evidenced by uptime/log check beforehand.</w:t>
            </w:r>
          </w:p>
          <w:p w14:paraId="531BE966" w14:textId="77777777" w:rsidR="00F944AF" w:rsidRDefault="00555546">
            <w:pPr>
              <w:spacing w:after="0"/>
              <w:rPr>
                <w:rFonts w:eastAsiaTheme="minorEastAsia"/>
                <w:sz w:val="18"/>
                <w:szCs w:val="18"/>
              </w:rPr>
            </w:pPr>
            <w:r>
              <w:rPr>
                <w:rFonts w:eastAsiaTheme="minorEastAsia"/>
                <w:sz w:val="18"/>
                <w:szCs w:val="18"/>
              </w:rPr>
              <w:t>M2 (CR-006): the database and application are health-checked the day before each rehearsal and presentation.</w:t>
            </w:r>
          </w:p>
        </w:tc>
        <w:tc>
          <w:tcPr>
            <w:tcW w:w="144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0D5C44B" w14:textId="77777777" w:rsidR="6FC0AB76" w:rsidRPr="00335C5D" w:rsidRDefault="6FC0AB76" w:rsidP="6FC0AB76">
            <w:pPr>
              <w:rPr>
                <w:sz w:val="18"/>
                <w:szCs w:val="18"/>
              </w:rPr>
            </w:pPr>
            <w:r>
              <w:rPr>
                <w:rFonts w:eastAsiaTheme="minorEastAsia"/>
                <w:sz w:val="18"/>
                <w:szCs w:val="18"/>
              </w:rPr>
              <w:t>Should</w:t>
            </w:r>
          </w:p>
        </w:tc>
      </w:tr>
      <w:tr w:rsidR="6E3CE5E4" w14:paraId="66CE6DA8" w14:textId="77777777" w:rsidTr="6FC0AB76">
        <w:trPr>
          <w:trHeight w:val="300"/>
        </w:trPr>
        <w:tc>
          <w:tcPr>
            <w:tcW w:w="63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1E9B613" w14:textId="77777777" w:rsidR="6E3CE5E4" w:rsidRPr="00335C5D" w:rsidRDefault="6E3CE5E4" w:rsidP="6E3CE5E4">
            <w:pPr>
              <w:spacing w:after="0"/>
              <w:rPr>
                <w:rFonts w:eastAsiaTheme="minorEastAsia"/>
                <w:color w:val="000000" w:themeColor="text1"/>
                <w:sz w:val="18"/>
                <w:szCs w:val="18"/>
              </w:rPr>
            </w:pPr>
            <w:r>
              <w:rPr>
                <w:rFonts w:eastAsiaTheme="minorEastAsia"/>
                <w:color w:val="000000" w:themeColor="text1"/>
                <w:sz w:val="18"/>
                <w:szCs w:val="18"/>
              </w:rPr>
              <w:t>NFR-006</w:t>
            </w:r>
          </w:p>
        </w:tc>
        <w:tc>
          <w:tcPr>
            <w:tcW w:w="1247"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DFAC114" w14:textId="77777777" w:rsidR="6E3CE5E4" w:rsidRPr="00335C5D" w:rsidRDefault="6E3CE5E4" w:rsidP="6E3CE5E4">
            <w:pPr>
              <w:spacing w:after="0"/>
              <w:rPr>
                <w:rFonts w:eastAsiaTheme="minorEastAsia"/>
                <w:color w:val="000000" w:themeColor="text1"/>
                <w:sz w:val="18"/>
                <w:szCs w:val="18"/>
              </w:rPr>
            </w:pPr>
            <w:r>
              <w:rPr>
                <w:rFonts w:eastAsiaTheme="minorEastAsia"/>
                <w:color w:val="000000" w:themeColor="text1"/>
                <w:sz w:val="18"/>
                <w:szCs w:val="18"/>
              </w:rPr>
              <w:t>Auditability</w:t>
            </w:r>
          </w:p>
        </w:tc>
        <w:tc>
          <w:tcPr>
            <w:tcW w:w="210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7CE15B9" w14:textId="77777777" w:rsidR="00F944AF" w:rsidRDefault="00555546">
            <w:pPr>
              <w:spacing w:after="0"/>
              <w:rPr>
                <w:rFonts w:eastAsiaTheme="minorEastAsia"/>
                <w:color w:val="000000" w:themeColor="text1"/>
                <w:sz w:val="18"/>
                <w:szCs w:val="18"/>
              </w:rPr>
            </w:pPr>
            <w:r>
              <w:rPr>
                <w:rFonts w:eastAsiaTheme="minorEastAsia"/>
                <w:color w:val="000000" w:themeColor="text1"/>
                <w:sz w:val="18"/>
                <w:szCs w:val="18"/>
              </w:rPr>
              <w:t>Every submission, status change, assignment and resolution action is logged with actor, timestamp and before/after state.</w:t>
            </w:r>
          </w:p>
          <w:p w14:paraId="482444FB" w14:textId="77777777" w:rsidR="00F944AF" w:rsidRDefault="00555546">
            <w:pPr>
              <w:spacing w:after="0"/>
              <w:rPr>
                <w:rFonts w:eastAsiaTheme="minorEastAsia"/>
                <w:color w:val="000000" w:themeColor="text1"/>
                <w:sz w:val="18"/>
                <w:szCs w:val="18"/>
              </w:rPr>
            </w:pPr>
            <w:r>
              <w:rPr>
                <w:rFonts w:eastAsiaTheme="minorEastAsia"/>
                <w:i/>
                <w:iCs/>
                <w:color w:val="000000" w:themeColor="text1"/>
                <w:sz w:val="18"/>
                <w:szCs w:val="18"/>
              </w:rPr>
              <w:t>CR-006. Was: "Every status change and resolution action is logged..."</w:t>
            </w:r>
          </w:p>
        </w:tc>
        <w:tc>
          <w:tcPr>
            <w:tcW w:w="359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27724CE" w14:textId="77777777" w:rsidR="6E3CE5E4" w:rsidRPr="00335C5D" w:rsidRDefault="6E3CE5E4" w:rsidP="6E3CE5E4">
            <w:pPr>
              <w:spacing w:after="0"/>
              <w:rPr>
                <w:rFonts w:eastAsiaTheme="minorEastAsia"/>
                <w:color w:val="000000" w:themeColor="text1"/>
                <w:sz w:val="18"/>
                <w:szCs w:val="18"/>
              </w:rPr>
            </w:pPr>
            <w:r>
              <w:rPr>
                <w:rFonts w:eastAsiaTheme="minorEastAsia"/>
                <w:color w:val="000000" w:themeColor="text1"/>
                <w:sz w:val="18"/>
                <w:szCs w:val="18"/>
              </w:rPr>
              <w:t>For a sample request, the audit log reconstructs its full lifecycle end-to-end without gaps.</w:t>
            </w:r>
          </w:p>
        </w:tc>
        <w:tc>
          <w:tcPr>
            <w:tcW w:w="144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FCBC196" w14:textId="77777777" w:rsidR="6FC0AB76" w:rsidRPr="00335C5D" w:rsidRDefault="6FC0AB76" w:rsidP="6FC0AB76">
            <w:pPr>
              <w:rPr>
                <w:sz w:val="18"/>
                <w:szCs w:val="18"/>
              </w:rPr>
            </w:pPr>
            <w:r>
              <w:rPr>
                <w:rFonts w:eastAsiaTheme="minorEastAsia"/>
                <w:color w:val="000000" w:themeColor="text1"/>
                <w:sz w:val="18"/>
                <w:szCs w:val="18"/>
              </w:rPr>
              <w:t>Must</w:t>
            </w:r>
          </w:p>
        </w:tc>
      </w:tr>
      <w:tr w:rsidR="6E3CE5E4" w14:paraId="004161FB" w14:textId="77777777" w:rsidTr="6FC0AB76">
        <w:trPr>
          <w:trHeight w:val="300"/>
        </w:trPr>
        <w:tc>
          <w:tcPr>
            <w:tcW w:w="63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851C1E4" w14:textId="77777777" w:rsidR="6E3CE5E4" w:rsidRPr="00335C5D" w:rsidRDefault="6E3CE5E4" w:rsidP="6E3CE5E4">
            <w:pPr>
              <w:spacing w:after="0"/>
              <w:rPr>
                <w:rFonts w:eastAsiaTheme="minorEastAsia"/>
                <w:sz w:val="18"/>
                <w:szCs w:val="18"/>
              </w:rPr>
            </w:pPr>
            <w:r>
              <w:rPr>
                <w:rFonts w:eastAsiaTheme="minorEastAsia"/>
                <w:sz w:val="18"/>
                <w:szCs w:val="18"/>
              </w:rPr>
              <w:t>NFR-007</w:t>
            </w:r>
          </w:p>
        </w:tc>
        <w:tc>
          <w:tcPr>
            <w:tcW w:w="1247"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38804F9" w14:textId="77777777" w:rsidR="6E3CE5E4" w:rsidRPr="00335C5D" w:rsidRDefault="6E3CE5E4" w:rsidP="6E3CE5E4">
            <w:pPr>
              <w:spacing w:after="0"/>
              <w:rPr>
                <w:rFonts w:eastAsiaTheme="minorEastAsia"/>
                <w:sz w:val="18"/>
                <w:szCs w:val="18"/>
              </w:rPr>
            </w:pPr>
            <w:r>
              <w:rPr>
                <w:rFonts w:eastAsiaTheme="minorEastAsia"/>
                <w:sz w:val="18"/>
                <w:szCs w:val="18"/>
              </w:rPr>
              <w:t>Data Integrity</w:t>
            </w:r>
          </w:p>
        </w:tc>
        <w:tc>
          <w:tcPr>
            <w:tcW w:w="210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4338053" w14:textId="77777777" w:rsidR="6E3CE5E4" w:rsidRPr="00335C5D" w:rsidRDefault="6E3CE5E4" w:rsidP="6E3CE5E4">
            <w:pPr>
              <w:spacing w:after="0"/>
              <w:rPr>
                <w:rFonts w:eastAsiaTheme="minorEastAsia"/>
                <w:sz w:val="18"/>
                <w:szCs w:val="18"/>
              </w:rPr>
            </w:pPr>
            <w:r>
              <w:rPr>
                <w:rFonts w:eastAsiaTheme="minorEastAsia"/>
                <w:sz w:val="18"/>
                <w:szCs w:val="18"/>
              </w:rPr>
              <w:t>A request record cannot be altered outside a controlled status transition without leaving an audit entry.</w:t>
            </w:r>
          </w:p>
        </w:tc>
        <w:tc>
          <w:tcPr>
            <w:tcW w:w="359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6CECF03" w14:textId="77777777" w:rsidR="6E3CE5E4" w:rsidRPr="00335C5D" w:rsidRDefault="6E3CE5E4" w:rsidP="6E3CE5E4">
            <w:pPr>
              <w:spacing w:after="0"/>
              <w:rPr>
                <w:rFonts w:eastAsiaTheme="minorEastAsia"/>
                <w:sz w:val="18"/>
                <w:szCs w:val="18"/>
              </w:rPr>
            </w:pPr>
            <w:r>
              <w:rPr>
                <w:rFonts w:eastAsiaTheme="minorEastAsia"/>
                <w:sz w:val="18"/>
                <w:szCs w:val="18"/>
              </w:rPr>
              <w:t>Any change to a request's core fields outside the defined workflow is either blocked or logged for review.</w:t>
            </w:r>
          </w:p>
        </w:tc>
        <w:tc>
          <w:tcPr>
            <w:tcW w:w="144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6E87E47" w14:textId="77777777" w:rsidR="6FC0AB76" w:rsidRPr="00335C5D" w:rsidRDefault="6FC0AB76" w:rsidP="6FC0AB76">
            <w:pPr>
              <w:rPr>
                <w:sz w:val="18"/>
                <w:szCs w:val="18"/>
              </w:rPr>
            </w:pPr>
            <w:r>
              <w:rPr>
                <w:rFonts w:eastAsiaTheme="minorEastAsia"/>
                <w:sz w:val="18"/>
                <w:szCs w:val="18"/>
              </w:rPr>
              <w:t>Must</w:t>
            </w:r>
          </w:p>
        </w:tc>
      </w:tr>
      <w:tr w:rsidR="6E3CE5E4" w14:paraId="2560688E" w14:textId="77777777" w:rsidTr="6FC0AB76">
        <w:trPr>
          <w:trHeight w:val="300"/>
        </w:trPr>
        <w:tc>
          <w:tcPr>
            <w:tcW w:w="63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7589B25" w14:textId="77777777" w:rsidR="6E3CE5E4" w:rsidRPr="00335C5D" w:rsidRDefault="6E3CE5E4" w:rsidP="6E3CE5E4">
            <w:pPr>
              <w:spacing w:after="0"/>
              <w:rPr>
                <w:rFonts w:eastAsiaTheme="minorEastAsia"/>
                <w:color w:val="000000" w:themeColor="text1"/>
                <w:sz w:val="18"/>
                <w:szCs w:val="18"/>
              </w:rPr>
            </w:pPr>
            <w:r>
              <w:rPr>
                <w:rFonts w:eastAsiaTheme="minorEastAsia"/>
                <w:color w:val="000000" w:themeColor="text1"/>
                <w:sz w:val="18"/>
                <w:szCs w:val="18"/>
              </w:rPr>
              <w:t>NFR-008</w:t>
            </w:r>
          </w:p>
        </w:tc>
        <w:tc>
          <w:tcPr>
            <w:tcW w:w="1247"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D44C6CA" w14:textId="77777777" w:rsidR="6E3CE5E4" w:rsidRPr="00335C5D" w:rsidRDefault="6E3CE5E4" w:rsidP="6E3CE5E4">
            <w:pPr>
              <w:spacing w:after="0"/>
              <w:rPr>
                <w:rFonts w:eastAsiaTheme="minorEastAsia"/>
                <w:color w:val="000000" w:themeColor="text1"/>
                <w:sz w:val="18"/>
                <w:szCs w:val="18"/>
              </w:rPr>
            </w:pPr>
            <w:r>
              <w:rPr>
                <w:rFonts w:eastAsiaTheme="minorEastAsia"/>
                <w:color w:val="000000" w:themeColor="text1"/>
                <w:sz w:val="18"/>
                <w:szCs w:val="18"/>
              </w:rPr>
              <w:t>Maintainability</w:t>
            </w:r>
          </w:p>
        </w:tc>
        <w:tc>
          <w:tcPr>
            <w:tcW w:w="210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28B0E45" w14:textId="77777777" w:rsidR="6E3CE5E4" w:rsidRPr="00335C5D" w:rsidRDefault="6E3CE5E4" w:rsidP="6E3CE5E4">
            <w:pPr>
              <w:spacing w:after="0"/>
              <w:rPr>
                <w:rFonts w:eastAsiaTheme="minorEastAsia"/>
                <w:color w:val="000000" w:themeColor="text1"/>
                <w:sz w:val="18"/>
                <w:szCs w:val="18"/>
              </w:rPr>
            </w:pPr>
            <w:r>
              <w:rPr>
                <w:rFonts w:eastAsiaTheme="minorEastAsia"/>
                <w:color w:val="000000" w:themeColor="text1"/>
                <w:sz w:val="18"/>
                <w:szCs w:val="18"/>
              </w:rPr>
              <w:t>The codebase follows a documented, consistent structure a new contributor can navigate.</w:t>
            </w:r>
          </w:p>
        </w:tc>
        <w:tc>
          <w:tcPr>
            <w:tcW w:w="359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BAF5392" w14:textId="77777777" w:rsidR="6E3CE5E4" w:rsidRPr="00335C5D" w:rsidRDefault="6E3CE5E4" w:rsidP="6E3CE5E4">
            <w:pPr>
              <w:spacing w:after="0"/>
              <w:rPr>
                <w:rFonts w:eastAsiaTheme="minorEastAsia"/>
                <w:color w:val="000000" w:themeColor="text1"/>
                <w:sz w:val="18"/>
                <w:szCs w:val="18"/>
              </w:rPr>
            </w:pPr>
            <w:r>
              <w:rPr>
                <w:rFonts w:eastAsiaTheme="minorEastAsia"/>
                <w:color w:val="000000" w:themeColor="text1"/>
                <w:sz w:val="18"/>
                <w:szCs w:val="18"/>
              </w:rPr>
              <w:t>Repository README documents structure, a team member unfamiliar with a module can locate the relevant code within a reasonable, agreed time.</w:t>
            </w:r>
          </w:p>
        </w:tc>
        <w:tc>
          <w:tcPr>
            <w:tcW w:w="144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025CE18" w14:textId="77777777" w:rsidR="6FC0AB76" w:rsidRPr="00335C5D" w:rsidRDefault="6FC0AB76" w:rsidP="6FC0AB76">
            <w:pPr>
              <w:rPr>
                <w:sz w:val="18"/>
                <w:szCs w:val="18"/>
              </w:rPr>
            </w:pPr>
            <w:r>
              <w:rPr>
                <w:rFonts w:eastAsiaTheme="minorEastAsia"/>
                <w:color w:val="000000" w:themeColor="text1"/>
                <w:sz w:val="18"/>
                <w:szCs w:val="18"/>
              </w:rPr>
              <w:t>Could</w:t>
            </w:r>
          </w:p>
        </w:tc>
      </w:tr>
      <w:tr w:rsidR="6E3CE5E4" w14:paraId="5A7B5A1B" w14:textId="77777777" w:rsidTr="6FC0AB76">
        <w:trPr>
          <w:trHeight w:val="300"/>
        </w:trPr>
        <w:tc>
          <w:tcPr>
            <w:tcW w:w="63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E97D065" w14:textId="77777777" w:rsidR="6E3CE5E4" w:rsidRPr="00335C5D" w:rsidRDefault="6E3CE5E4" w:rsidP="6E3CE5E4">
            <w:pPr>
              <w:spacing w:after="0"/>
              <w:rPr>
                <w:rFonts w:eastAsiaTheme="minorEastAsia"/>
                <w:sz w:val="18"/>
                <w:szCs w:val="18"/>
              </w:rPr>
            </w:pPr>
            <w:r>
              <w:rPr>
                <w:rFonts w:eastAsiaTheme="minorEastAsia"/>
                <w:sz w:val="18"/>
                <w:szCs w:val="18"/>
              </w:rPr>
              <w:t>NFR-009</w:t>
            </w:r>
          </w:p>
        </w:tc>
        <w:tc>
          <w:tcPr>
            <w:tcW w:w="1247"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122B777" w14:textId="77777777" w:rsidR="6E3CE5E4" w:rsidRPr="00335C5D" w:rsidRDefault="000841B9" w:rsidP="6E3CE5E4">
            <w:pPr>
              <w:spacing w:after="0"/>
              <w:rPr>
                <w:rFonts w:eastAsiaTheme="minorEastAsia"/>
                <w:sz w:val="18"/>
                <w:szCs w:val="18"/>
              </w:rPr>
            </w:pPr>
            <w:r>
              <w:rPr>
                <w:sz w:val="18"/>
                <w:szCs w:val="18"/>
              </w:rPr>
              <w:t>Scalability (design-stage)</w:t>
            </w:r>
          </w:p>
        </w:tc>
        <w:tc>
          <w:tcPr>
            <w:tcW w:w="210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BE524F9" w14:textId="77777777" w:rsidR="00F944AF" w:rsidRDefault="00555546">
            <w:pPr>
              <w:spacing w:after="0"/>
              <w:rPr>
                <w:rFonts w:eastAsiaTheme="minorEastAsia"/>
                <w:sz w:val="18"/>
                <w:szCs w:val="18"/>
              </w:rPr>
            </w:pPr>
            <w:r>
              <w:rPr>
                <w:rFonts w:eastAsiaTheme="minorEastAsia"/>
                <w:sz w:val="18"/>
                <w:szCs w:val="18"/>
              </w:rPr>
              <w:t>The data model anticipates growth beyond the pilot dataset (no hard-coded limits, categories Management-</w:t>
            </w:r>
            <w:r>
              <w:rPr>
                <w:rFonts w:eastAsiaTheme="minorEastAsia"/>
                <w:sz w:val="18"/>
                <w:szCs w:val="18"/>
              </w:rPr>
              <w:lastRenderedPageBreak/>
              <w:t>configurable, not hard-coded).</w:t>
            </w:r>
          </w:p>
          <w:p w14:paraId="30C84F02" w14:textId="77777777" w:rsidR="00F944AF" w:rsidRDefault="00555546">
            <w:pPr>
              <w:spacing w:after="0"/>
              <w:rPr>
                <w:rFonts w:eastAsiaTheme="minorEastAsia"/>
                <w:sz w:val="18"/>
                <w:szCs w:val="18"/>
              </w:rPr>
            </w:pPr>
            <w:r>
              <w:rPr>
                <w:rFonts w:eastAsiaTheme="minorEastAsia"/>
                <w:i/>
                <w:iCs/>
                <w:sz w:val="18"/>
                <w:szCs w:val="18"/>
              </w:rPr>
              <w:t>CR-001. Was: "categories admin-configurable".</w:t>
            </w:r>
          </w:p>
        </w:tc>
        <w:tc>
          <w:tcPr>
            <w:tcW w:w="359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F8BBE72" w14:textId="77777777" w:rsidR="00F944AF" w:rsidRDefault="00555546">
            <w:pPr>
              <w:spacing w:after="0"/>
              <w:rPr>
                <w:rFonts w:eastAsiaTheme="minorEastAsia"/>
                <w:sz w:val="18"/>
                <w:szCs w:val="18"/>
              </w:rPr>
            </w:pPr>
            <w:r>
              <w:rPr>
                <w:sz w:val="18"/>
                <w:szCs w:val="18"/>
              </w:rPr>
              <w:lastRenderedPageBreak/>
              <w:t>Confirmed at architecture review in Milestone 2, referenced now as a Forward Engineering Consideration.</w:t>
            </w:r>
          </w:p>
          <w:p w14:paraId="7F15D029" w14:textId="77777777" w:rsidR="00F944AF" w:rsidRDefault="00555546">
            <w:pPr>
              <w:spacing w:after="0"/>
              <w:rPr>
                <w:rFonts w:eastAsiaTheme="minorEastAsia"/>
                <w:sz w:val="18"/>
                <w:szCs w:val="18"/>
              </w:rPr>
            </w:pPr>
            <w:r>
              <w:rPr>
                <w:sz w:val="18"/>
                <w:szCs w:val="18"/>
              </w:rPr>
              <w:t xml:space="preserve">Confirmed at the M2 architecture review (CR-006): no hard-coded limits, categories stored as data, lists paged, and the database size monitored against the </w:t>
            </w:r>
            <w:proofErr w:type="spellStart"/>
            <w:r>
              <w:rPr>
                <w:sz w:val="18"/>
                <w:szCs w:val="18"/>
              </w:rPr>
              <w:lastRenderedPageBreak/>
              <w:t>Supabase</w:t>
            </w:r>
            <w:proofErr w:type="spellEnd"/>
            <w:r>
              <w:rPr>
                <w:sz w:val="18"/>
                <w:szCs w:val="18"/>
              </w:rPr>
              <w:t xml:space="preserve"> 500 MB limit (Data &amp; Persistence Baseline).</w:t>
            </w:r>
          </w:p>
        </w:tc>
        <w:tc>
          <w:tcPr>
            <w:tcW w:w="144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2DFB04E" w14:textId="77777777" w:rsidR="6FC0AB76" w:rsidRPr="00335C5D" w:rsidRDefault="6FC0AB76" w:rsidP="6FC0AB76">
            <w:pPr>
              <w:rPr>
                <w:sz w:val="18"/>
                <w:szCs w:val="18"/>
              </w:rPr>
            </w:pPr>
            <w:r>
              <w:rPr>
                <w:rFonts w:eastAsiaTheme="minorEastAsia"/>
                <w:sz w:val="18"/>
                <w:szCs w:val="18"/>
              </w:rPr>
              <w:lastRenderedPageBreak/>
              <w:t>Could</w:t>
            </w:r>
          </w:p>
        </w:tc>
      </w:tr>
    </w:tbl>
    <w:p w14:paraId="493C9960" w14:textId="77777777" w:rsidR="6E3CE5E4" w:rsidRDefault="6E3CE5E4" w:rsidP="6E3CE5E4">
      <w:pPr>
        <w:spacing w:after="120"/>
        <w:rPr>
          <w:rFonts w:ascii="Aptos" w:eastAsia="Aptos" w:hAnsi="Aptos" w:cs="Aptos"/>
        </w:rPr>
      </w:pPr>
    </w:p>
    <w:p w14:paraId="34D4C102" w14:textId="77777777" w:rsidR="005517AE" w:rsidRDefault="6E3CE5E4" w:rsidP="002B4ECC">
      <w:pPr>
        <w:pStyle w:val="Heading1"/>
      </w:pPr>
      <w:bookmarkStart w:id="21" w:name="_Toc243252197"/>
      <w:r>
        <w:t>Constraints</w:t>
      </w:r>
      <w:bookmarkEnd w:id="21"/>
    </w:p>
    <w:p w14:paraId="60FD27FE" w14:textId="77777777" w:rsidR="002B4ECC" w:rsidRPr="002B4ECC" w:rsidRDefault="6E3CE5E4" w:rsidP="6E3CE5E4">
      <w:pPr>
        <w:spacing w:after="120"/>
        <w:rPr>
          <w:rFonts w:eastAsiaTheme="minorEastAsia"/>
        </w:rPr>
      </w:pPr>
      <w:r>
        <w:rPr>
          <w:rFonts w:eastAsiaTheme="minorEastAsia"/>
        </w:rPr>
        <w:t>Constraints are treated as active engineering inputs, not administrative background - they must visibly influence scope, requirements and later architecture decisions (Master Brief, Section 4).</w:t>
      </w:r>
    </w:p>
    <w:tbl>
      <w:tblPr>
        <w:tblW w:w="0" w:type="auto"/>
        <w:tblLook w:val="04A0" w:firstRow="1" w:lastRow="0" w:firstColumn="1" w:lastColumn="0" w:noHBand="0" w:noVBand="1"/>
      </w:tblPr>
      <w:tblGrid>
        <w:gridCol w:w="1481"/>
        <w:gridCol w:w="4184"/>
        <w:gridCol w:w="3341"/>
      </w:tblGrid>
      <w:tr w:rsidR="6E3CE5E4" w14:paraId="00B51729" w14:textId="77777777" w:rsidTr="00335C5D">
        <w:trPr>
          <w:trHeight w:val="300"/>
        </w:trPr>
        <w:tc>
          <w:tcPr>
            <w:tcW w:w="1481" w:type="dxa"/>
            <w:tcBorders>
              <w:top w:val="single" w:sz="8" w:space="0" w:color="auto"/>
              <w:left w:val="single" w:sz="8" w:space="0" w:color="auto"/>
              <w:bottom w:val="single" w:sz="8" w:space="0" w:color="auto"/>
              <w:right w:val="single" w:sz="8" w:space="0" w:color="auto"/>
            </w:tcBorders>
            <w:shd w:val="clear" w:color="auto" w:fill="002060"/>
            <w:tcMar>
              <w:top w:w="80" w:type="dxa"/>
              <w:left w:w="100" w:type="dxa"/>
              <w:bottom w:w="80" w:type="dxa"/>
              <w:right w:w="100" w:type="dxa"/>
            </w:tcMar>
          </w:tcPr>
          <w:p w14:paraId="6AF412F0" w14:textId="77777777" w:rsidR="6E3CE5E4" w:rsidRPr="00335C5D" w:rsidRDefault="6E3CE5E4" w:rsidP="6E3CE5E4">
            <w:pPr>
              <w:spacing w:after="0"/>
              <w:rPr>
                <w:rFonts w:eastAsiaTheme="minorEastAsia"/>
                <w:b/>
                <w:bCs/>
                <w:color w:val="FFFFFF" w:themeColor="background1"/>
                <w:sz w:val="18"/>
                <w:szCs w:val="18"/>
              </w:rPr>
            </w:pPr>
            <w:r>
              <w:rPr>
                <w:rFonts w:eastAsiaTheme="minorEastAsia"/>
                <w:b/>
                <w:bCs/>
                <w:color w:val="FFFFFF" w:themeColor="background1"/>
                <w:sz w:val="18"/>
                <w:szCs w:val="18"/>
              </w:rPr>
              <w:t>Constraint</w:t>
            </w:r>
          </w:p>
        </w:tc>
        <w:tc>
          <w:tcPr>
            <w:tcW w:w="4184" w:type="dxa"/>
            <w:tcBorders>
              <w:top w:val="single" w:sz="8" w:space="0" w:color="auto"/>
              <w:left w:val="single" w:sz="8" w:space="0" w:color="auto"/>
              <w:bottom w:val="single" w:sz="8" w:space="0" w:color="auto"/>
              <w:right w:val="single" w:sz="8" w:space="0" w:color="auto"/>
            </w:tcBorders>
            <w:shd w:val="clear" w:color="auto" w:fill="002060"/>
            <w:tcMar>
              <w:top w:w="80" w:type="dxa"/>
              <w:left w:w="100" w:type="dxa"/>
              <w:bottom w:w="80" w:type="dxa"/>
              <w:right w:w="100" w:type="dxa"/>
            </w:tcMar>
          </w:tcPr>
          <w:p w14:paraId="30876EF5" w14:textId="77777777" w:rsidR="6E3CE5E4" w:rsidRPr="00335C5D" w:rsidRDefault="6E3CE5E4" w:rsidP="6E3CE5E4">
            <w:pPr>
              <w:spacing w:after="0"/>
              <w:rPr>
                <w:rFonts w:eastAsiaTheme="minorEastAsia"/>
                <w:b/>
                <w:bCs/>
                <w:color w:val="FFFFFF" w:themeColor="background1"/>
                <w:sz w:val="18"/>
                <w:szCs w:val="18"/>
              </w:rPr>
            </w:pPr>
            <w:proofErr w:type="spellStart"/>
            <w:r>
              <w:rPr>
                <w:rFonts w:eastAsiaTheme="minorEastAsia"/>
                <w:b/>
                <w:bCs/>
                <w:color w:val="FFFFFF" w:themeColor="background1"/>
                <w:sz w:val="18"/>
                <w:szCs w:val="18"/>
              </w:rPr>
              <w:t>CivicConnect</w:t>
            </w:r>
            <w:proofErr w:type="spellEnd"/>
            <w:r>
              <w:rPr>
                <w:rFonts w:eastAsiaTheme="minorEastAsia"/>
                <w:b/>
                <w:bCs/>
                <w:color w:val="FFFFFF" w:themeColor="background1"/>
                <w:sz w:val="18"/>
                <w:szCs w:val="18"/>
              </w:rPr>
              <w:t>-Specific Description</w:t>
            </w:r>
          </w:p>
        </w:tc>
        <w:tc>
          <w:tcPr>
            <w:tcW w:w="3341" w:type="dxa"/>
            <w:tcBorders>
              <w:top w:val="single" w:sz="8" w:space="0" w:color="auto"/>
              <w:left w:val="single" w:sz="8" w:space="0" w:color="auto"/>
              <w:bottom w:val="single" w:sz="8" w:space="0" w:color="auto"/>
              <w:right w:val="single" w:sz="8" w:space="0" w:color="auto"/>
            </w:tcBorders>
            <w:shd w:val="clear" w:color="auto" w:fill="002060"/>
            <w:tcMar>
              <w:top w:w="80" w:type="dxa"/>
              <w:left w:w="100" w:type="dxa"/>
              <w:bottom w:w="80" w:type="dxa"/>
              <w:right w:w="100" w:type="dxa"/>
            </w:tcMar>
          </w:tcPr>
          <w:p w14:paraId="56B88AE3" w14:textId="77777777" w:rsidR="6E3CE5E4" w:rsidRPr="00335C5D" w:rsidRDefault="6E3CE5E4" w:rsidP="6E3CE5E4">
            <w:pPr>
              <w:spacing w:after="0"/>
              <w:rPr>
                <w:rFonts w:eastAsiaTheme="minorEastAsia"/>
                <w:b/>
                <w:bCs/>
                <w:color w:val="FFFFFF" w:themeColor="background1"/>
                <w:sz w:val="18"/>
                <w:szCs w:val="18"/>
              </w:rPr>
            </w:pPr>
            <w:r>
              <w:rPr>
                <w:rFonts w:eastAsiaTheme="minorEastAsia"/>
                <w:b/>
                <w:bCs/>
                <w:color w:val="FFFFFF" w:themeColor="background1"/>
                <w:sz w:val="18"/>
                <w:szCs w:val="18"/>
              </w:rPr>
              <w:t>Engineering Implication</w:t>
            </w:r>
          </w:p>
        </w:tc>
      </w:tr>
      <w:tr w:rsidR="6E3CE5E4" w14:paraId="6F515422" w14:textId="77777777" w:rsidTr="003E1ACC">
        <w:trPr>
          <w:trHeight w:val="300"/>
        </w:trPr>
        <w:tc>
          <w:tcPr>
            <w:tcW w:w="148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E463A90" w14:textId="77777777" w:rsidR="6E3CE5E4" w:rsidRPr="00335C5D" w:rsidRDefault="6E3CE5E4" w:rsidP="6E3CE5E4">
            <w:pPr>
              <w:spacing w:after="0"/>
              <w:rPr>
                <w:rFonts w:eastAsiaTheme="minorEastAsia"/>
                <w:sz w:val="18"/>
                <w:szCs w:val="18"/>
              </w:rPr>
            </w:pPr>
            <w:r>
              <w:rPr>
                <w:rFonts w:eastAsiaTheme="minorEastAsia"/>
                <w:sz w:val="18"/>
                <w:szCs w:val="18"/>
              </w:rPr>
              <w:t>Scope</w:t>
            </w:r>
          </w:p>
        </w:tc>
        <w:tc>
          <w:tcPr>
            <w:tcW w:w="418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74188C5" w14:textId="77777777" w:rsidR="6E3CE5E4" w:rsidRPr="00335C5D" w:rsidRDefault="6E3CE5E4" w:rsidP="6E3CE5E4">
            <w:pPr>
              <w:spacing w:after="0"/>
              <w:rPr>
                <w:rFonts w:eastAsiaTheme="minorEastAsia"/>
                <w:sz w:val="18"/>
                <w:szCs w:val="18"/>
              </w:rPr>
            </w:pPr>
            <w:r>
              <w:rPr>
                <w:rFonts w:eastAsiaTheme="minorEastAsia"/>
                <w:sz w:val="18"/>
                <w:szCs w:val="18"/>
              </w:rPr>
              <w:t>The team commits to a controlled MVP covering the three capability groups (Requester, Staff, Management) defined in the Scope Baseline, nothing beyond that is committed without change control.</w:t>
            </w:r>
          </w:p>
        </w:tc>
        <w:tc>
          <w:tcPr>
            <w:tcW w:w="334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828C66F" w14:textId="77777777" w:rsidR="6E3CE5E4" w:rsidRPr="00335C5D" w:rsidRDefault="6E3CE5E4" w:rsidP="6E3CE5E4">
            <w:pPr>
              <w:spacing w:after="0"/>
              <w:rPr>
                <w:rFonts w:eastAsiaTheme="minorEastAsia"/>
                <w:sz w:val="18"/>
                <w:szCs w:val="18"/>
              </w:rPr>
            </w:pPr>
            <w:r>
              <w:rPr>
                <w:rFonts w:eastAsiaTheme="minorEastAsia"/>
                <w:sz w:val="18"/>
                <w:szCs w:val="18"/>
              </w:rPr>
              <w:t>Any proposed addition must be assessed for schedule/cost/security/risk impact before acceptance (Master Brief, Section 14) - it cannot be silently added mid-build.</w:t>
            </w:r>
          </w:p>
        </w:tc>
      </w:tr>
      <w:tr w:rsidR="6E3CE5E4" w14:paraId="710B8A80" w14:textId="77777777" w:rsidTr="003E1ACC">
        <w:trPr>
          <w:trHeight w:val="300"/>
        </w:trPr>
        <w:tc>
          <w:tcPr>
            <w:tcW w:w="148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E1584F4" w14:textId="77777777" w:rsidR="6E3CE5E4" w:rsidRPr="00335C5D" w:rsidRDefault="6E3CE5E4" w:rsidP="6E3CE5E4">
            <w:pPr>
              <w:spacing w:after="0"/>
              <w:rPr>
                <w:sz w:val="18"/>
                <w:szCs w:val="18"/>
              </w:rPr>
            </w:pPr>
            <w:r>
              <w:rPr>
                <w:rFonts w:eastAsiaTheme="minorEastAsia"/>
                <w:color w:val="000000" w:themeColor="text1"/>
                <w:sz w:val="18"/>
                <w:szCs w:val="18"/>
              </w:rPr>
              <w:t>Time</w:t>
            </w:r>
          </w:p>
        </w:tc>
        <w:tc>
          <w:tcPr>
            <w:tcW w:w="418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A9A4DFF" w14:textId="77777777" w:rsidR="6E3CE5E4" w:rsidRPr="00335C5D" w:rsidRDefault="6E3CE5E4" w:rsidP="6E3CE5E4">
            <w:pPr>
              <w:spacing w:after="0"/>
              <w:rPr>
                <w:rFonts w:eastAsiaTheme="minorEastAsia"/>
                <w:color w:val="000000" w:themeColor="text1"/>
                <w:sz w:val="18"/>
                <w:szCs w:val="18"/>
              </w:rPr>
            </w:pPr>
            <w:r>
              <w:rPr>
                <w:rFonts w:eastAsiaTheme="minorEastAsia"/>
                <w:color w:val="000000" w:themeColor="text1"/>
                <w:sz w:val="18"/>
                <w:szCs w:val="18"/>
              </w:rPr>
              <w:t>Delivery is fixed to SEN381 milestones within 2 months, with no built-in flexibility beyond formally accepted exceptional circumstances.</w:t>
            </w:r>
          </w:p>
        </w:tc>
        <w:tc>
          <w:tcPr>
            <w:tcW w:w="334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CAF02CF" w14:textId="77777777" w:rsidR="6E3CE5E4" w:rsidRPr="00335C5D" w:rsidRDefault="6E3CE5E4" w:rsidP="6E3CE5E4">
            <w:pPr>
              <w:spacing w:after="0"/>
              <w:rPr>
                <w:rFonts w:eastAsiaTheme="minorEastAsia"/>
                <w:color w:val="000000" w:themeColor="text1"/>
                <w:sz w:val="18"/>
                <w:szCs w:val="18"/>
              </w:rPr>
            </w:pPr>
            <w:r>
              <w:rPr>
                <w:rFonts w:eastAsiaTheme="minorEastAsia"/>
                <w:color w:val="000000" w:themeColor="text1"/>
                <w:sz w:val="18"/>
                <w:szCs w:val="18"/>
              </w:rPr>
              <w:t>Requirements and scope must be substantially settled at M1 so M2 architecture work is not delayed, unfamiliar technologies carry disproportionate schedule risk and must be flagged early.</w:t>
            </w:r>
          </w:p>
        </w:tc>
      </w:tr>
      <w:tr w:rsidR="003E1ACC" w14:paraId="25BC106E" w14:textId="77777777" w:rsidTr="003E1ACC">
        <w:trPr>
          <w:trHeight w:val="300"/>
        </w:trPr>
        <w:tc>
          <w:tcPr>
            <w:tcW w:w="148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2CD3F64" w14:textId="77777777" w:rsidR="003E1ACC" w:rsidRPr="00335C5D" w:rsidRDefault="003E1ACC" w:rsidP="6E3CE5E4">
            <w:pPr>
              <w:spacing w:after="0"/>
              <w:rPr>
                <w:rFonts w:eastAsiaTheme="minorEastAsia"/>
                <w:color w:val="000000" w:themeColor="text1"/>
                <w:sz w:val="18"/>
                <w:szCs w:val="18"/>
              </w:rPr>
            </w:pPr>
            <w:r>
              <w:rPr>
                <w:rFonts w:eastAsiaTheme="minorEastAsia"/>
                <w:color w:val="000000" w:themeColor="text1"/>
                <w:sz w:val="18"/>
                <w:szCs w:val="18"/>
              </w:rPr>
              <w:t>Time</w:t>
            </w:r>
          </w:p>
        </w:tc>
        <w:tc>
          <w:tcPr>
            <w:tcW w:w="418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705D8EF" w14:textId="77777777" w:rsidR="003E1ACC" w:rsidRPr="00335C5D" w:rsidRDefault="003E1ACC" w:rsidP="6E3CE5E4">
            <w:pPr>
              <w:spacing w:after="0"/>
              <w:rPr>
                <w:rFonts w:eastAsiaTheme="minorEastAsia"/>
                <w:color w:val="000000" w:themeColor="text1"/>
                <w:sz w:val="18"/>
                <w:szCs w:val="18"/>
                <w:lang w:val="en-ZA"/>
              </w:rPr>
            </w:pPr>
            <w:r>
              <w:rPr>
                <w:rFonts w:eastAsiaTheme="minorEastAsia"/>
                <w:color w:val="000000" w:themeColor="text1"/>
                <w:sz w:val="18"/>
                <w:szCs w:val="18"/>
                <w:lang w:val="en-ZA"/>
              </w:rPr>
              <w:t>Milestone 1 was due on 9 September 2026 (presented 10 September 2026). Milestone 2 is due on 30 September 2026 with a presentation on 1 October 2026, leaving three weeks after Milestone 1 submission for architecture and initial implementation work.</w:t>
            </w:r>
          </w:p>
        </w:tc>
        <w:tc>
          <w:tcPr>
            <w:tcW w:w="334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6604176" w14:textId="77777777" w:rsidR="003E1ACC" w:rsidRPr="00335C5D" w:rsidRDefault="003E1ACC" w:rsidP="6E3CE5E4">
            <w:pPr>
              <w:spacing w:after="0"/>
              <w:rPr>
                <w:rFonts w:eastAsiaTheme="minorEastAsia"/>
                <w:color w:val="000000" w:themeColor="text1"/>
                <w:sz w:val="18"/>
                <w:szCs w:val="18"/>
                <w:lang w:val="en-ZA"/>
              </w:rPr>
            </w:pPr>
            <w:r>
              <w:rPr>
                <w:rFonts w:eastAsiaTheme="minorEastAsia"/>
                <w:color w:val="000000" w:themeColor="text1"/>
                <w:sz w:val="18"/>
                <w:szCs w:val="18"/>
                <w:lang w:val="en-ZA"/>
              </w:rPr>
              <w:t>Architecture decisions must be finalized quickly and major requirement changes cannot be accommodated after M1.</w:t>
            </w:r>
          </w:p>
        </w:tc>
      </w:tr>
      <w:tr w:rsidR="003E1ACC" w14:paraId="50CBFDAC" w14:textId="77777777" w:rsidTr="003E1ACC">
        <w:trPr>
          <w:trHeight w:val="300"/>
        </w:trPr>
        <w:tc>
          <w:tcPr>
            <w:tcW w:w="148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ACF0728" w14:textId="77777777" w:rsidR="003E1ACC" w:rsidRPr="00335C5D" w:rsidRDefault="003E1ACC" w:rsidP="6E3CE5E4">
            <w:pPr>
              <w:spacing w:after="0"/>
              <w:rPr>
                <w:rFonts w:eastAsiaTheme="minorEastAsia"/>
                <w:color w:val="000000" w:themeColor="text1"/>
                <w:sz w:val="18"/>
                <w:szCs w:val="18"/>
              </w:rPr>
            </w:pPr>
            <w:r>
              <w:rPr>
                <w:rFonts w:eastAsiaTheme="minorEastAsia"/>
                <w:color w:val="000000" w:themeColor="text1"/>
                <w:sz w:val="18"/>
                <w:szCs w:val="18"/>
              </w:rPr>
              <w:t>Time</w:t>
            </w:r>
          </w:p>
        </w:tc>
        <w:tc>
          <w:tcPr>
            <w:tcW w:w="418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352500A" w14:textId="77777777" w:rsidR="003E1ACC" w:rsidRPr="00335C5D" w:rsidRDefault="003E1ACC" w:rsidP="6E3CE5E4">
            <w:pPr>
              <w:spacing w:after="0"/>
              <w:rPr>
                <w:rFonts w:eastAsiaTheme="minorEastAsia"/>
                <w:color w:val="000000" w:themeColor="text1"/>
                <w:sz w:val="18"/>
                <w:szCs w:val="18"/>
                <w:lang w:val="en-ZA"/>
              </w:rPr>
            </w:pPr>
            <w:r>
              <w:rPr>
                <w:rFonts w:eastAsiaTheme="minorEastAsia"/>
                <w:color w:val="000000" w:themeColor="text1"/>
                <w:sz w:val="18"/>
                <w:szCs w:val="18"/>
                <w:lang w:val="en-ZA"/>
              </w:rPr>
              <w:t>Milestone 3 is due on 14 October 2026 (presented 15 October 2026), the final project presentation is on 18 October 2026 and the project defence runs from 19 to 23 October 2026, leaving two weeks between M2 and M3 and under three weeks to the final presentation. M4 (study guide v3.0): M1 and M2 were presented the day after the due date (Thursday 10 September and Thursday 1 October 2026). M3 was presented as a video, submitted on Friday 16 October 2026 instead of the live presentation on 15 October. The final project is due on 18 October 2026 and the final project defence is in week 7 (19 to 22 October 2026).</w:t>
            </w:r>
          </w:p>
        </w:tc>
        <w:tc>
          <w:tcPr>
            <w:tcW w:w="334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7D5668C" w14:textId="77777777" w:rsidR="003E1ACC" w:rsidRPr="00335C5D" w:rsidRDefault="003E1ACC" w:rsidP="6E3CE5E4">
            <w:pPr>
              <w:spacing w:after="0"/>
              <w:rPr>
                <w:rFonts w:eastAsiaTheme="minorEastAsia"/>
                <w:color w:val="000000" w:themeColor="text1"/>
                <w:sz w:val="18"/>
                <w:szCs w:val="18"/>
                <w:lang w:val="en-ZA"/>
              </w:rPr>
            </w:pPr>
            <w:r>
              <w:rPr>
                <w:rFonts w:eastAsiaTheme="minorEastAsia"/>
                <w:color w:val="000000" w:themeColor="text1"/>
                <w:sz w:val="18"/>
                <w:szCs w:val="18"/>
                <w:lang w:val="en-ZA"/>
              </w:rPr>
              <w:t>Only essential functionality should be implemented; lower-priority features may need to be deferred to future scope.</w:t>
            </w:r>
          </w:p>
        </w:tc>
      </w:tr>
      <w:tr w:rsidR="003E1ACC" w14:paraId="6C5994E0" w14:textId="77777777" w:rsidTr="003E1ACC">
        <w:trPr>
          <w:trHeight w:val="300"/>
        </w:trPr>
        <w:tc>
          <w:tcPr>
            <w:tcW w:w="148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CCF9038" w14:textId="77777777" w:rsidR="003E1ACC" w:rsidRPr="00335C5D" w:rsidRDefault="003E1ACC" w:rsidP="6E3CE5E4">
            <w:pPr>
              <w:spacing w:after="0"/>
              <w:rPr>
                <w:rFonts w:eastAsiaTheme="minorEastAsia"/>
                <w:color w:val="000000" w:themeColor="text1"/>
                <w:sz w:val="18"/>
                <w:szCs w:val="18"/>
              </w:rPr>
            </w:pPr>
            <w:r>
              <w:rPr>
                <w:rFonts w:eastAsiaTheme="minorEastAsia"/>
                <w:color w:val="000000" w:themeColor="text1"/>
                <w:sz w:val="18"/>
                <w:szCs w:val="18"/>
              </w:rPr>
              <w:t>Time</w:t>
            </w:r>
          </w:p>
        </w:tc>
        <w:tc>
          <w:tcPr>
            <w:tcW w:w="418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1DC7AEE" w14:textId="77777777" w:rsidR="003E1ACC" w:rsidRPr="00335C5D" w:rsidRDefault="003E1ACC" w:rsidP="6E3CE5E4">
            <w:pPr>
              <w:spacing w:after="0"/>
              <w:rPr>
                <w:rFonts w:eastAsiaTheme="minorEastAsia"/>
                <w:color w:val="000000" w:themeColor="text1"/>
                <w:sz w:val="18"/>
                <w:szCs w:val="18"/>
                <w:lang w:val="en-ZA"/>
              </w:rPr>
            </w:pPr>
            <w:r>
              <w:rPr>
                <w:rFonts w:eastAsiaTheme="minorEastAsia"/>
                <w:color w:val="000000" w:themeColor="text1"/>
                <w:sz w:val="18"/>
                <w:szCs w:val="18"/>
                <w:lang w:val="en-ZA"/>
              </w:rPr>
              <w:t>Team members must simultaneously complete other SEN381 deliverables, including Assignments 2 and 3, during the project period.</w:t>
            </w:r>
          </w:p>
        </w:tc>
        <w:tc>
          <w:tcPr>
            <w:tcW w:w="334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264B3FD" w14:textId="77777777" w:rsidR="003E1ACC" w:rsidRPr="00335C5D" w:rsidRDefault="003E1ACC" w:rsidP="6E3CE5E4">
            <w:pPr>
              <w:spacing w:after="0"/>
              <w:rPr>
                <w:rFonts w:eastAsiaTheme="minorEastAsia"/>
                <w:color w:val="000000" w:themeColor="text1"/>
                <w:sz w:val="18"/>
                <w:szCs w:val="18"/>
                <w:lang w:val="en-ZA"/>
              </w:rPr>
            </w:pPr>
            <w:r>
              <w:rPr>
                <w:rFonts w:eastAsiaTheme="minorEastAsia"/>
                <w:color w:val="000000" w:themeColor="text1"/>
                <w:sz w:val="18"/>
                <w:szCs w:val="18"/>
                <w:lang w:val="en-ZA"/>
              </w:rPr>
              <w:t>Development activities must be planned around academic workload, reducing available development hours and increasing schedule risk.</w:t>
            </w:r>
          </w:p>
        </w:tc>
      </w:tr>
      <w:tr w:rsidR="6E3CE5E4" w14:paraId="24A83C4E" w14:textId="77777777" w:rsidTr="003E1ACC">
        <w:trPr>
          <w:trHeight w:val="300"/>
        </w:trPr>
        <w:tc>
          <w:tcPr>
            <w:tcW w:w="148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3B14D68" w14:textId="77777777" w:rsidR="6E3CE5E4" w:rsidRPr="00335C5D" w:rsidRDefault="6E3CE5E4" w:rsidP="6E3CE5E4">
            <w:pPr>
              <w:spacing w:after="0"/>
              <w:rPr>
                <w:rFonts w:eastAsiaTheme="minorEastAsia"/>
                <w:sz w:val="18"/>
                <w:szCs w:val="18"/>
              </w:rPr>
            </w:pPr>
            <w:r>
              <w:rPr>
                <w:rFonts w:eastAsiaTheme="minorEastAsia"/>
                <w:sz w:val="18"/>
                <w:szCs w:val="18"/>
              </w:rPr>
              <w:lastRenderedPageBreak/>
              <w:t>Cost / Resources</w:t>
            </w:r>
          </w:p>
        </w:tc>
        <w:tc>
          <w:tcPr>
            <w:tcW w:w="418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3F360AF" w14:textId="77777777" w:rsidR="6E3CE5E4" w:rsidRPr="00335C5D" w:rsidRDefault="6E3CE5E4" w:rsidP="6E3CE5E4">
            <w:pPr>
              <w:spacing w:after="0"/>
              <w:rPr>
                <w:rFonts w:eastAsiaTheme="minorEastAsia"/>
                <w:sz w:val="18"/>
                <w:szCs w:val="18"/>
              </w:rPr>
            </w:pPr>
            <w:r>
              <w:rPr>
                <w:rFonts w:eastAsiaTheme="minorEastAsia"/>
                <w:sz w:val="18"/>
                <w:szCs w:val="18"/>
              </w:rPr>
              <w:t>A 3-student team with no dedicated budget, the project must rely on free-tier or low-cost tooling and hosting.</w:t>
            </w:r>
          </w:p>
        </w:tc>
        <w:tc>
          <w:tcPr>
            <w:tcW w:w="334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AD0BB25" w14:textId="77777777" w:rsidR="6E3CE5E4" w:rsidRPr="00335C5D" w:rsidRDefault="6E3CE5E4" w:rsidP="6E3CE5E4">
            <w:pPr>
              <w:spacing w:after="0"/>
              <w:rPr>
                <w:rFonts w:eastAsiaTheme="minorEastAsia"/>
                <w:sz w:val="18"/>
                <w:szCs w:val="18"/>
              </w:rPr>
            </w:pPr>
            <w:r>
              <w:rPr>
                <w:rFonts w:eastAsiaTheme="minorEastAsia"/>
                <w:sz w:val="18"/>
                <w:szCs w:val="18"/>
              </w:rPr>
              <w:t>Technology and hosting choices at M2 must be checked against free-tier limits (storage, compute, request caps), limits must be documented as a Forward Engineering Consideration now.</w:t>
            </w:r>
          </w:p>
        </w:tc>
      </w:tr>
      <w:tr w:rsidR="003E1ACC" w14:paraId="6B9CDF66" w14:textId="77777777" w:rsidTr="003E1ACC">
        <w:trPr>
          <w:trHeight w:val="300"/>
        </w:trPr>
        <w:tc>
          <w:tcPr>
            <w:tcW w:w="148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51E4936" w14:textId="77777777" w:rsidR="003E1ACC" w:rsidRPr="00335C5D" w:rsidRDefault="003E1ACC" w:rsidP="6E3CE5E4">
            <w:pPr>
              <w:spacing w:after="0"/>
              <w:rPr>
                <w:rFonts w:eastAsiaTheme="minorEastAsia"/>
                <w:sz w:val="18"/>
                <w:szCs w:val="18"/>
              </w:rPr>
            </w:pPr>
            <w:r>
              <w:rPr>
                <w:rFonts w:eastAsiaTheme="minorEastAsia"/>
                <w:sz w:val="18"/>
                <w:szCs w:val="18"/>
              </w:rPr>
              <w:t>Cost / Resources</w:t>
            </w:r>
          </w:p>
        </w:tc>
        <w:tc>
          <w:tcPr>
            <w:tcW w:w="418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5EB8464" w14:textId="77777777" w:rsidR="003E1ACC" w:rsidRPr="00335C5D" w:rsidRDefault="003E1ACC" w:rsidP="6E3CE5E4">
            <w:pPr>
              <w:spacing w:after="0"/>
              <w:rPr>
                <w:rFonts w:eastAsiaTheme="minorEastAsia"/>
                <w:sz w:val="18"/>
                <w:szCs w:val="18"/>
                <w:lang w:val="en-ZA"/>
              </w:rPr>
            </w:pPr>
            <w:r>
              <w:rPr>
                <w:rFonts w:eastAsiaTheme="minorEastAsia"/>
                <w:sz w:val="18"/>
                <w:szCs w:val="18"/>
                <w:lang w:val="en-ZA"/>
              </w:rPr>
              <w:t>The project has no dedicated budget for premium development software, enterprise tools, or commercial services.</w:t>
            </w:r>
          </w:p>
        </w:tc>
        <w:tc>
          <w:tcPr>
            <w:tcW w:w="334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742E01F" w14:textId="77777777" w:rsidR="003E1ACC" w:rsidRPr="00335C5D" w:rsidRDefault="003E1ACC" w:rsidP="6E3CE5E4">
            <w:pPr>
              <w:spacing w:after="0"/>
              <w:rPr>
                <w:rFonts w:eastAsiaTheme="minorEastAsia"/>
                <w:sz w:val="18"/>
                <w:szCs w:val="18"/>
                <w:lang w:val="en-ZA"/>
              </w:rPr>
            </w:pPr>
            <w:r>
              <w:rPr>
                <w:rFonts w:eastAsiaTheme="minorEastAsia"/>
                <w:sz w:val="18"/>
                <w:szCs w:val="18"/>
                <w:lang w:val="en-ZA"/>
              </w:rPr>
              <w:t>Free and open-source software such as GitHub, Visual Studio Code, and free database solutions must be used wherever possible.</w:t>
            </w:r>
          </w:p>
        </w:tc>
      </w:tr>
      <w:tr w:rsidR="003E1ACC" w14:paraId="707CFA0D" w14:textId="77777777" w:rsidTr="003E1ACC">
        <w:trPr>
          <w:trHeight w:val="300"/>
        </w:trPr>
        <w:tc>
          <w:tcPr>
            <w:tcW w:w="148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C333999" w14:textId="77777777" w:rsidR="003E1ACC" w:rsidRPr="00335C5D" w:rsidRDefault="003E1ACC" w:rsidP="6E3CE5E4">
            <w:pPr>
              <w:spacing w:after="0"/>
              <w:rPr>
                <w:rFonts w:eastAsiaTheme="minorEastAsia"/>
                <w:color w:val="000000" w:themeColor="text1"/>
                <w:sz w:val="18"/>
                <w:szCs w:val="18"/>
              </w:rPr>
            </w:pPr>
            <w:r>
              <w:rPr>
                <w:rFonts w:eastAsiaTheme="minorEastAsia"/>
                <w:sz w:val="18"/>
                <w:szCs w:val="18"/>
              </w:rPr>
              <w:t>Cost / Resources</w:t>
            </w:r>
          </w:p>
        </w:tc>
        <w:tc>
          <w:tcPr>
            <w:tcW w:w="418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4359200" w14:textId="77777777" w:rsidR="003E1ACC" w:rsidRPr="00335C5D" w:rsidRDefault="003E1ACC" w:rsidP="6E3CE5E4">
            <w:pPr>
              <w:spacing w:after="0"/>
              <w:rPr>
                <w:rFonts w:eastAsiaTheme="minorEastAsia"/>
                <w:color w:val="000000" w:themeColor="text1"/>
                <w:sz w:val="18"/>
                <w:szCs w:val="18"/>
                <w:lang w:val="en-ZA"/>
              </w:rPr>
            </w:pPr>
            <w:r>
              <w:rPr>
                <w:rFonts w:eastAsiaTheme="minorEastAsia"/>
                <w:color w:val="000000" w:themeColor="text1"/>
                <w:sz w:val="18"/>
                <w:szCs w:val="18"/>
                <w:lang w:val="en-ZA"/>
              </w:rPr>
              <w:t>Commercial notification services such as SMS gateways, WhatsApp Business APIs, or paid email platforms may require subscription fees.</w:t>
            </w:r>
          </w:p>
        </w:tc>
        <w:tc>
          <w:tcPr>
            <w:tcW w:w="334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62EE7BD" w14:textId="77777777" w:rsidR="003E1ACC" w:rsidRPr="00335C5D" w:rsidRDefault="003E1ACC" w:rsidP="6E3CE5E4">
            <w:pPr>
              <w:spacing w:after="0"/>
              <w:rPr>
                <w:rFonts w:eastAsiaTheme="minorEastAsia"/>
                <w:color w:val="000000" w:themeColor="text1"/>
                <w:sz w:val="18"/>
                <w:szCs w:val="18"/>
                <w:lang w:val="en-ZA"/>
              </w:rPr>
            </w:pPr>
            <w:r>
              <w:rPr>
                <w:rFonts w:eastAsiaTheme="minorEastAsia"/>
                <w:color w:val="000000" w:themeColor="text1"/>
                <w:sz w:val="18"/>
                <w:szCs w:val="18"/>
                <w:lang w:val="en-ZA"/>
              </w:rPr>
              <w:t>Automated external notification features are excluded from the MVP and replaced with in-platform notifications.</w:t>
            </w:r>
          </w:p>
        </w:tc>
      </w:tr>
      <w:tr w:rsidR="003E1ACC" w14:paraId="3C44C813" w14:textId="77777777" w:rsidTr="003E1ACC">
        <w:trPr>
          <w:trHeight w:val="300"/>
        </w:trPr>
        <w:tc>
          <w:tcPr>
            <w:tcW w:w="148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591AE00" w14:textId="77777777" w:rsidR="003E1ACC" w:rsidRPr="00335C5D" w:rsidRDefault="003E1ACC" w:rsidP="6E3CE5E4">
            <w:pPr>
              <w:spacing w:after="0"/>
              <w:rPr>
                <w:rFonts w:eastAsiaTheme="minorEastAsia"/>
                <w:sz w:val="18"/>
                <w:szCs w:val="18"/>
              </w:rPr>
            </w:pPr>
            <w:r>
              <w:rPr>
                <w:rFonts w:eastAsiaTheme="minorEastAsia"/>
                <w:sz w:val="18"/>
                <w:szCs w:val="18"/>
              </w:rPr>
              <w:t>Cost / Resources</w:t>
            </w:r>
          </w:p>
        </w:tc>
        <w:tc>
          <w:tcPr>
            <w:tcW w:w="418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0CCF16B" w14:textId="77777777" w:rsidR="003E1ACC" w:rsidRPr="00335C5D" w:rsidRDefault="003E1ACC" w:rsidP="6E3CE5E4">
            <w:pPr>
              <w:spacing w:after="0"/>
              <w:rPr>
                <w:rFonts w:eastAsiaTheme="minorEastAsia"/>
                <w:color w:val="000000" w:themeColor="text1"/>
                <w:sz w:val="18"/>
                <w:szCs w:val="18"/>
                <w:lang w:val="en-ZA"/>
              </w:rPr>
            </w:pPr>
            <w:r>
              <w:rPr>
                <w:rFonts w:eastAsiaTheme="minorEastAsia"/>
                <w:color w:val="000000" w:themeColor="text1"/>
                <w:sz w:val="18"/>
                <w:szCs w:val="18"/>
                <w:lang w:val="en-ZA"/>
              </w:rPr>
              <w:t>Paid cloud hosting tiers and managed database services may exceed the team's available budget.</w:t>
            </w:r>
          </w:p>
        </w:tc>
        <w:tc>
          <w:tcPr>
            <w:tcW w:w="334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1567149" w14:textId="77777777" w:rsidR="003E1ACC" w:rsidRPr="00335C5D" w:rsidRDefault="003E1ACC" w:rsidP="6E3CE5E4">
            <w:pPr>
              <w:spacing w:after="0"/>
              <w:rPr>
                <w:rFonts w:eastAsiaTheme="minorEastAsia"/>
                <w:color w:val="000000" w:themeColor="text1"/>
                <w:sz w:val="18"/>
                <w:szCs w:val="18"/>
                <w:lang w:val="en-ZA"/>
              </w:rPr>
            </w:pPr>
            <w:r>
              <w:rPr>
                <w:rFonts w:eastAsiaTheme="minorEastAsia"/>
                <w:color w:val="000000" w:themeColor="text1"/>
                <w:sz w:val="18"/>
                <w:szCs w:val="18"/>
                <w:lang w:val="en-ZA"/>
              </w:rPr>
              <w:t>Hosting and deployment must remain within free-tier limits, and system design must consider storage, bandwidth, and compute restrictions.</w:t>
            </w:r>
          </w:p>
        </w:tc>
      </w:tr>
      <w:tr w:rsidR="6E3CE5E4" w14:paraId="78828587" w14:textId="77777777" w:rsidTr="003E1ACC">
        <w:trPr>
          <w:trHeight w:val="300"/>
        </w:trPr>
        <w:tc>
          <w:tcPr>
            <w:tcW w:w="148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5BC507A" w14:textId="77777777" w:rsidR="6E3CE5E4" w:rsidRPr="00335C5D" w:rsidRDefault="6E3CE5E4" w:rsidP="6E3CE5E4">
            <w:pPr>
              <w:spacing w:after="0"/>
              <w:rPr>
                <w:rFonts w:eastAsiaTheme="minorEastAsia"/>
                <w:color w:val="000000" w:themeColor="text1"/>
                <w:sz w:val="18"/>
                <w:szCs w:val="18"/>
              </w:rPr>
            </w:pPr>
            <w:r>
              <w:rPr>
                <w:rFonts w:eastAsiaTheme="minorEastAsia"/>
                <w:color w:val="000000" w:themeColor="text1"/>
                <w:sz w:val="18"/>
                <w:szCs w:val="18"/>
              </w:rPr>
              <w:t>Quality</w:t>
            </w:r>
          </w:p>
        </w:tc>
        <w:tc>
          <w:tcPr>
            <w:tcW w:w="418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4682E6A" w14:textId="77777777" w:rsidR="6E3CE5E4" w:rsidRPr="00335C5D" w:rsidRDefault="6E3CE5E4" w:rsidP="6E3CE5E4">
            <w:pPr>
              <w:spacing w:after="0"/>
              <w:rPr>
                <w:rFonts w:eastAsiaTheme="minorEastAsia"/>
                <w:color w:val="000000" w:themeColor="text1"/>
                <w:sz w:val="18"/>
                <w:szCs w:val="18"/>
              </w:rPr>
            </w:pPr>
            <w:r>
              <w:rPr>
                <w:rFonts w:eastAsiaTheme="minorEastAsia"/>
                <w:color w:val="000000" w:themeColor="text1"/>
                <w:sz w:val="18"/>
                <w:szCs w:val="18"/>
              </w:rPr>
              <w:t>Quality claims must ultimately be backed by measurable test/defect evidence at M3, not by assertion.</w:t>
            </w:r>
          </w:p>
        </w:tc>
        <w:tc>
          <w:tcPr>
            <w:tcW w:w="334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BC96708" w14:textId="77777777" w:rsidR="6E3CE5E4" w:rsidRPr="00335C5D" w:rsidRDefault="6E3CE5E4" w:rsidP="6E3CE5E4">
            <w:pPr>
              <w:spacing w:after="0"/>
              <w:rPr>
                <w:rFonts w:eastAsiaTheme="minorEastAsia"/>
                <w:color w:val="000000" w:themeColor="text1"/>
                <w:sz w:val="18"/>
                <w:szCs w:val="18"/>
              </w:rPr>
            </w:pPr>
            <w:r>
              <w:rPr>
                <w:rFonts w:eastAsiaTheme="minorEastAsia"/>
                <w:color w:val="000000" w:themeColor="text1"/>
                <w:sz w:val="18"/>
                <w:szCs w:val="18"/>
              </w:rPr>
              <w:t>Acceptance criteria must be written in testable form now (see Requirements &amp; Acceptance Criteria), vague criteria cannot later produce credible quality evidence.</w:t>
            </w:r>
          </w:p>
        </w:tc>
      </w:tr>
      <w:tr w:rsidR="6E3CE5E4" w14:paraId="7593709E" w14:textId="77777777" w:rsidTr="003E1ACC">
        <w:trPr>
          <w:trHeight w:val="300"/>
        </w:trPr>
        <w:tc>
          <w:tcPr>
            <w:tcW w:w="148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2499456" w14:textId="77777777" w:rsidR="6E3CE5E4" w:rsidRPr="00335C5D" w:rsidRDefault="6E3CE5E4" w:rsidP="6E3CE5E4">
            <w:pPr>
              <w:spacing w:after="0"/>
              <w:rPr>
                <w:rFonts w:eastAsiaTheme="minorEastAsia"/>
                <w:sz w:val="18"/>
                <w:szCs w:val="18"/>
              </w:rPr>
            </w:pPr>
            <w:r>
              <w:rPr>
                <w:rFonts w:eastAsiaTheme="minorEastAsia"/>
                <w:sz w:val="18"/>
                <w:szCs w:val="18"/>
              </w:rPr>
              <w:t>Security</w:t>
            </w:r>
          </w:p>
        </w:tc>
        <w:tc>
          <w:tcPr>
            <w:tcW w:w="418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BCC90AB" w14:textId="77777777" w:rsidR="6E3CE5E4" w:rsidRPr="00335C5D" w:rsidRDefault="6E3CE5E4" w:rsidP="6E3CE5E4">
            <w:pPr>
              <w:spacing w:after="0"/>
              <w:rPr>
                <w:rFonts w:eastAsiaTheme="minorEastAsia"/>
                <w:sz w:val="18"/>
                <w:szCs w:val="18"/>
              </w:rPr>
            </w:pPr>
            <w:r>
              <w:rPr>
                <w:rFonts w:eastAsiaTheme="minorEastAsia"/>
                <w:sz w:val="18"/>
                <w:szCs w:val="18"/>
              </w:rPr>
              <w:t>Requests and accounts contain personal data (contact details, request descriptions), security is a lifecycle-wide responsibility from M1, not a late add-on.</w:t>
            </w:r>
          </w:p>
        </w:tc>
        <w:tc>
          <w:tcPr>
            <w:tcW w:w="334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1D6B967" w14:textId="77777777" w:rsidR="6E3CE5E4" w:rsidRPr="00335C5D" w:rsidRDefault="6E3CE5E4" w:rsidP="6E3CE5E4">
            <w:pPr>
              <w:spacing w:after="0"/>
              <w:rPr>
                <w:rFonts w:eastAsiaTheme="minorEastAsia"/>
                <w:sz w:val="18"/>
                <w:szCs w:val="18"/>
              </w:rPr>
            </w:pPr>
            <w:r>
              <w:rPr>
                <w:rFonts w:eastAsiaTheme="minorEastAsia"/>
                <w:sz w:val="18"/>
                <w:szCs w:val="18"/>
              </w:rPr>
              <w:t>RBAC and audit-trail requirements (FR-014, NFR-002/003/006) must be baselined now - reworking access control after the data/UI layer is built is high-effort and high-risk.</w:t>
            </w:r>
          </w:p>
        </w:tc>
      </w:tr>
      <w:tr w:rsidR="6E3CE5E4" w14:paraId="5871D36C" w14:textId="77777777" w:rsidTr="003E1ACC">
        <w:trPr>
          <w:trHeight w:val="300"/>
        </w:trPr>
        <w:tc>
          <w:tcPr>
            <w:tcW w:w="148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4545330" w14:textId="77777777" w:rsidR="6E3CE5E4" w:rsidRPr="00335C5D" w:rsidRDefault="6E3CE5E4" w:rsidP="6E3CE5E4">
            <w:pPr>
              <w:spacing w:after="0"/>
              <w:rPr>
                <w:rFonts w:eastAsiaTheme="minorEastAsia"/>
                <w:color w:val="000000" w:themeColor="text1"/>
                <w:sz w:val="18"/>
                <w:szCs w:val="18"/>
              </w:rPr>
            </w:pPr>
            <w:r>
              <w:rPr>
                <w:rFonts w:eastAsiaTheme="minorEastAsia"/>
                <w:color w:val="000000" w:themeColor="text1"/>
                <w:sz w:val="18"/>
                <w:szCs w:val="18"/>
              </w:rPr>
              <w:t>Team capability</w:t>
            </w:r>
          </w:p>
        </w:tc>
        <w:tc>
          <w:tcPr>
            <w:tcW w:w="418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2082098" w14:textId="77777777" w:rsidR="6E3CE5E4" w:rsidRPr="00335C5D" w:rsidRDefault="6E3CE5E4" w:rsidP="6E3CE5E4">
            <w:pPr>
              <w:spacing w:after="0"/>
              <w:rPr>
                <w:rFonts w:eastAsiaTheme="minorEastAsia"/>
                <w:color w:val="000000" w:themeColor="text1"/>
                <w:sz w:val="18"/>
                <w:szCs w:val="18"/>
              </w:rPr>
            </w:pPr>
            <w:r>
              <w:rPr>
                <w:rFonts w:eastAsiaTheme="minorEastAsia"/>
                <w:color w:val="000000" w:themeColor="text1"/>
                <w:sz w:val="18"/>
                <w:szCs w:val="18"/>
              </w:rPr>
              <w:t xml:space="preserve">All three members are individually examinable on the full system, no member may </w:t>
            </w:r>
            <w:proofErr w:type="spellStart"/>
            <w:r>
              <w:rPr>
                <w:rFonts w:eastAsiaTheme="minorEastAsia"/>
                <w:color w:val="000000" w:themeColor="text1"/>
                <w:sz w:val="18"/>
                <w:szCs w:val="18"/>
              </w:rPr>
              <w:t>specialise</w:t>
            </w:r>
            <w:proofErr w:type="spellEnd"/>
            <w:r>
              <w:rPr>
                <w:rFonts w:eastAsiaTheme="minorEastAsia"/>
                <w:color w:val="000000" w:themeColor="text1"/>
                <w:sz w:val="18"/>
                <w:szCs w:val="18"/>
              </w:rPr>
              <w:t xml:space="preserve"> to the exclusion of understanding the whole.</w:t>
            </w:r>
          </w:p>
        </w:tc>
        <w:tc>
          <w:tcPr>
            <w:tcW w:w="334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CD73DFD" w14:textId="77777777" w:rsidR="6E3CE5E4" w:rsidRPr="00335C5D" w:rsidRDefault="6E3CE5E4" w:rsidP="6E3CE5E4">
            <w:pPr>
              <w:spacing w:after="0"/>
              <w:rPr>
                <w:rFonts w:eastAsiaTheme="minorEastAsia"/>
                <w:color w:val="000000" w:themeColor="text1"/>
                <w:sz w:val="18"/>
                <w:szCs w:val="18"/>
              </w:rPr>
            </w:pPr>
            <w:r>
              <w:rPr>
                <w:rFonts w:eastAsiaTheme="minorEastAsia"/>
                <w:color w:val="000000" w:themeColor="text1"/>
                <w:sz w:val="18"/>
                <w:szCs w:val="18"/>
              </w:rPr>
              <w:t>Documentation, requirement ownership and code must be reviewed across the team, not siloed - this also underpins the two-reviewer GitHub approval control.</w:t>
            </w:r>
          </w:p>
        </w:tc>
      </w:tr>
    </w:tbl>
    <w:p w14:paraId="21C8BF23" w14:textId="77777777" w:rsidR="002B4ECC" w:rsidRPr="002B4ECC" w:rsidRDefault="6E3CE5E4" w:rsidP="6E3CE5E4">
      <w:pPr>
        <w:pStyle w:val="Heading2"/>
      </w:pPr>
      <w:bookmarkStart w:id="22" w:name="_Toc243252198"/>
      <w:r>
        <w:t>Trade-off / Ripple-Effect Analysis</w:t>
      </w:r>
      <w:bookmarkEnd w:id="22"/>
    </w:p>
    <w:p w14:paraId="2D596095" w14:textId="77777777" w:rsidR="6E3CE5E4" w:rsidRDefault="6E3CE5E4" w:rsidP="6E3CE5E4">
      <w:pPr>
        <w:spacing w:after="120"/>
        <w:rPr>
          <w:rFonts w:eastAsiaTheme="minorEastAsia"/>
          <w:b/>
          <w:bCs/>
        </w:rPr>
      </w:pPr>
      <w:r>
        <w:rPr>
          <w:rFonts w:eastAsiaTheme="minorEastAsia"/>
          <w:b/>
          <w:bCs/>
        </w:rPr>
        <w:t>Selected interaction: Security constraint versus Schedule constraint.</w:t>
      </w:r>
    </w:p>
    <w:p w14:paraId="58DAF6D0" w14:textId="77777777" w:rsidR="6E3CE5E4" w:rsidRDefault="6E3CE5E4" w:rsidP="6E3CE5E4">
      <w:pPr>
        <w:spacing w:after="120"/>
        <w:rPr>
          <w:rFonts w:eastAsiaTheme="minorEastAsia"/>
        </w:rPr>
      </w:pPr>
      <w:r>
        <w:rPr>
          <w:rFonts w:eastAsiaTheme="minorEastAsia"/>
        </w:rPr>
        <w:t>Baselining RBAC and an audit trail from Milestone 1 (NFR-002, NFR-003, NFR-006) commits M2 development time to authentication and access-control work before any request-management feature can be demonstrated. This reduces the schedule available for additional functionality within a fixed timeline.</w:t>
      </w:r>
    </w:p>
    <w:p w14:paraId="633B7CBA" w14:textId="77777777" w:rsidR="6E3CE5E4" w:rsidRDefault="6E3CE5E4" w:rsidP="6E3CE5E4">
      <w:pPr>
        <w:spacing w:after="120"/>
        <w:rPr>
          <w:rFonts w:eastAsiaTheme="minorEastAsia"/>
        </w:rPr>
      </w:pPr>
      <w:r>
        <w:rPr>
          <w:rFonts w:eastAsiaTheme="minorEastAsia"/>
        </w:rPr>
        <w:t xml:space="preserve">The alternative - deferring access control to a later milestone to move faster now - was considered and rejected. Reworking </w:t>
      </w:r>
      <w:proofErr w:type="spellStart"/>
      <w:r>
        <w:rPr>
          <w:rFonts w:eastAsiaTheme="minorEastAsia"/>
        </w:rPr>
        <w:t>authorisation</w:t>
      </w:r>
      <w:proofErr w:type="spellEnd"/>
      <w:r>
        <w:rPr>
          <w:rFonts w:eastAsiaTheme="minorEastAsia"/>
        </w:rPr>
        <w:t xml:space="preserve"> into a data model and UI that were not designed for it is a well-understood source of rework: routes, queries and views built without role checks typically require re-architecture, not incremental patching, once RBAC is added. Given </w:t>
      </w:r>
      <w:proofErr w:type="spellStart"/>
      <w:r>
        <w:rPr>
          <w:rFonts w:eastAsiaTheme="minorEastAsia"/>
        </w:rPr>
        <w:t>CivicConnect</w:t>
      </w:r>
      <w:proofErr w:type="spellEnd"/>
      <w:r>
        <w:rPr>
          <w:rFonts w:eastAsiaTheme="minorEastAsia"/>
        </w:rPr>
        <w:t xml:space="preserve"> handles personal requester data, deferring this control also creates an unacceptable window of unmanaged risk.</w:t>
      </w:r>
    </w:p>
    <w:p w14:paraId="7C2CCC60" w14:textId="77777777" w:rsidR="6E3CE5E4" w:rsidRDefault="6E3CE5E4" w:rsidP="6E3CE5E4">
      <w:pPr>
        <w:spacing w:after="120"/>
        <w:rPr>
          <w:rFonts w:eastAsiaTheme="minorEastAsia"/>
        </w:rPr>
      </w:pPr>
      <w:r>
        <w:rPr>
          <w:rFonts w:eastAsiaTheme="minorEastAsia"/>
        </w:rPr>
        <w:lastRenderedPageBreak/>
        <w:t>Consequence accepted: a smaller initial feature set, in exchange for an auditable, access-controlled foundation that will not need to be re-architected later. This directly trades Scope against Security and Quality under a fixed Schedule constraint, consistent with the Master Brief's principle that a smaller, controlled, high-quality solution can demonstrate stronger Software Engineering than a larger, unfinished one (Section 3.1).</w:t>
      </w:r>
    </w:p>
    <w:p w14:paraId="5DA972CA" w14:textId="77777777" w:rsidR="6E3CE5E4" w:rsidRDefault="004F5689" w:rsidP="004F5689">
      <w:pPr>
        <w:pStyle w:val="Heading1"/>
      </w:pPr>
      <w:bookmarkStart w:id="23" w:name="_Toc243252199"/>
      <w:r>
        <w:t>Assumptions and Dependencies</w:t>
      </w:r>
      <w:bookmarkEnd w:id="23"/>
    </w:p>
    <w:p w14:paraId="48A58939" w14:textId="77777777" w:rsidR="004F5689" w:rsidRDefault="004F5689" w:rsidP="004F5689">
      <w:r>
        <w:t>These assumptions and dependencies were identified during Milestone 2. Each is linked to the decision or risk it affects so it can be revisited when evidence changes.</w:t>
      </w:r>
    </w:p>
    <w:tbl>
      <w:tblPr>
        <w:tblStyle w:val="TableGrid"/>
        <w:tblW w:w="0" w:type="auto"/>
        <w:tblLook w:val="04A0" w:firstRow="1" w:lastRow="0" w:firstColumn="1" w:lastColumn="0" w:noHBand="0" w:noVBand="1"/>
      </w:tblPr>
      <w:tblGrid>
        <w:gridCol w:w="988"/>
        <w:gridCol w:w="3520"/>
        <w:gridCol w:w="2858"/>
        <w:gridCol w:w="1650"/>
      </w:tblGrid>
      <w:tr w:rsidR="004F5689" w14:paraId="6D1FDAC6" w14:textId="77777777" w:rsidTr="004F5689">
        <w:tc>
          <w:tcPr>
            <w:tcW w:w="988" w:type="dxa"/>
            <w:shd w:val="clear" w:color="auto" w:fill="002060"/>
          </w:tcPr>
          <w:p w14:paraId="118E2162" w14:textId="77777777" w:rsidR="004F5689" w:rsidRPr="00335C5D" w:rsidRDefault="004F5689" w:rsidP="004F5689">
            <w:pPr>
              <w:rPr>
                <w:sz w:val="18"/>
                <w:szCs w:val="18"/>
              </w:rPr>
            </w:pPr>
            <w:r>
              <w:rPr>
                <w:sz w:val="18"/>
                <w:szCs w:val="18"/>
              </w:rPr>
              <w:t>ID</w:t>
            </w:r>
          </w:p>
        </w:tc>
        <w:tc>
          <w:tcPr>
            <w:tcW w:w="3520" w:type="dxa"/>
            <w:shd w:val="clear" w:color="auto" w:fill="002060"/>
          </w:tcPr>
          <w:p w14:paraId="14A35FA1" w14:textId="77777777" w:rsidR="004F5689" w:rsidRPr="00335C5D" w:rsidRDefault="004F5689" w:rsidP="004F5689">
            <w:pPr>
              <w:rPr>
                <w:sz w:val="18"/>
                <w:szCs w:val="18"/>
              </w:rPr>
            </w:pPr>
            <w:r>
              <w:rPr>
                <w:sz w:val="18"/>
                <w:szCs w:val="18"/>
              </w:rPr>
              <w:t>Assumption / Dependency</w:t>
            </w:r>
          </w:p>
        </w:tc>
        <w:tc>
          <w:tcPr>
            <w:tcW w:w="2858" w:type="dxa"/>
            <w:shd w:val="clear" w:color="auto" w:fill="002060"/>
          </w:tcPr>
          <w:p w14:paraId="5A9871B6" w14:textId="77777777" w:rsidR="004F5689" w:rsidRPr="00335C5D" w:rsidRDefault="004F5689" w:rsidP="004F5689">
            <w:pPr>
              <w:rPr>
                <w:sz w:val="18"/>
                <w:szCs w:val="18"/>
              </w:rPr>
            </w:pPr>
            <w:r>
              <w:rPr>
                <w:sz w:val="18"/>
                <w:szCs w:val="18"/>
              </w:rPr>
              <w:t>Why it matters</w:t>
            </w:r>
          </w:p>
        </w:tc>
        <w:tc>
          <w:tcPr>
            <w:tcW w:w="1650" w:type="dxa"/>
            <w:shd w:val="clear" w:color="auto" w:fill="002060"/>
          </w:tcPr>
          <w:p w14:paraId="254F453C" w14:textId="77777777" w:rsidR="004F5689" w:rsidRPr="00335C5D" w:rsidRDefault="004F5689" w:rsidP="004F5689">
            <w:pPr>
              <w:rPr>
                <w:sz w:val="18"/>
                <w:szCs w:val="18"/>
              </w:rPr>
            </w:pPr>
            <w:r>
              <w:rPr>
                <w:sz w:val="18"/>
                <w:szCs w:val="18"/>
              </w:rPr>
              <w:t>Link</w:t>
            </w:r>
          </w:p>
        </w:tc>
      </w:tr>
      <w:tr w:rsidR="004F5689" w14:paraId="7434684E" w14:textId="77777777" w:rsidTr="004F5689">
        <w:tc>
          <w:tcPr>
            <w:tcW w:w="988" w:type="dxa"/>
          </w:tcPr>
          <w:p w14:paraId="7A18BECF" w14:textId="77777777" w:rsidR="004F5689" w:rsidRPr="00335C5D" w:rsidRDefault="004F5689" w:rsidP="004F5689">
            <w:pPr>
              <w:rPr>
                <w:sz w:val="18"/>
                <w:szCs w:val="18"/>
              </w:rPr>
            </w:pPr>
            <w:r>
              <w:rPr>
                <w:sz w:val="18"/>
                <w:szCs w:val="18"/>
              </w:rPr>
              <w:t>A-01</w:t>
            </w:r>
          </w:p>
        </w:tc>
        <w:tc>
          <w:tcPr>
            <w:tcW w:w="3520" w:type="dxa"/>
          </w:tcPr>
          <w:p w14:paraId="225D0629" w14:textId="77777777" w:rsidR="004F5689" w:rsidRPr="00335C5D" w:rsidRDefault="004F5689" w:rsidP="004F5689">
            <w:pPr>
              <w:rPr>
                <w:sz w:val="18"/>
                <w:szCs w:val="18"/>
              </w:rPr>
            </w:pPr>
            <w:r>
              <w:rPr>
                <w:sz w:val="18"/>
                <w:szCs w:val="18"/>
              </w:rPr>
              <w:t xml:space="preserve">Pilot load stays at or below 20 concurrent users and under 10 000 requests a year. </w:t>
            </w:r>
            <w:proofErr w:type="spellStart"/>
            <w:r>
              <w:rPr>
                <w:sz w:val="18"/>
                <w:szCs w:val="18"/>
              </w:rPr>
              <w:t>CivicConnect</w:t>
            </w:r>
            <w:proofErr w:type="spellEnd"/>
            <w:r>
              <w:rPr>
                <w:sz w:val="18"/>
                <w:szCs w:val="18"/>
              </w:rPr>
              <w:t xml:space="preserve"> has not supplied real figures.</w:t>
            </w:r>
          </w:p>
        </w:tc>
        <w:tc>
          <w:tcPr>
            <w:tcW w:w="2858" w:type="dxa"/>
          </w:tcPr>
          <w:p w14:paraId="65C20937" w14:textId="77777777" w:rsidR="004F5689" w:rsidRPr="00335C5D" w:rsidRDefault="004F5689" w:rsidP="004F5689">
            <w:pPr>
              <w:rPr>
                <w:sz w:val="18"/>
                <w:szCs w:val="18"/>
              </w:rPr>
            </w:pPr>
            <w:r>
              <w:rPr>
                <w:sz w:val="18"/>
                <w:szCs w:val="18"/>
              </w:rPr>
              <w:t>Justifies one application instance and one database.</w:t>
            </w:r>
          </w:p>
        </w:tc>
        <w:tc>
          <w:tcPr>
            <w:tcW w:w="1650" w:type="dxa"/>
          </w:tcPr>
          <w:p w14:paraId="5FE87744" w14:textId="77777777" w:rsidR="004F5689" w:rsidRPr="00335C5D" w:rsidRDefault="004F5689" w:rsidP="004F5689">
            <w:pPr>
              <w:rPr>
                <w:sz w:val="18"/>
                <w:szCs w:val="18"/>
              </w:rPr>
            </w:pPr>
            <w:r>
              <w:rPr>
                <w:sz w:val="18"/>
                <w:szCs w:val="18"/>
              </w:rPr>
              <w:t>ASR-004, R-09</w:t>
            </w:r>
          </w:p>
        </w:tc>
      </w:tr>
      <w:tr w:rsidR="004F5689" w14:paraId="243E4FAF" w14:textId="77777777" w:rsidTr="004F5689">
        <w:tc>
          <w:tcPr>
            <w:tcW w:w="988" w:type="dxa"/>
          </w:tcPr>
          <w:p w14:paraId="19927B2A" w14:textId="77777777" w:rsidR="004F5689" w:rsidRPr="00335C5D" w:rsidRDefault="004F5689" w:rsidP="004F5689">
            <w:pPr>
              <w:rPr>
                <w:sz w:val="18"/>
                <w:szCs w:val="18"/>
              </w:rPr>
            </w:pPr>
            <w:r>
              <w:rPr>
                <w:sz w:val="18"/>
                <w:szCs w:val="18"/>
              </w:rPr>
              <w:t>A-02</w:t>
            </w:r>
          </w:p>
        </w:tc>
        <w:tc>
          <w:tcPr>
            <w:tcW w:w="3520" w:type="dxa"/>
          </w:tcPr>
          <w:p w14:paraId="238BB36E" w14:textId="77777777" w:rsidR="004F5689" w:rsidRPr="00335C5D" w:rsidRDefault="004F5689" w:rsidP="004F5689">
            <w:pPr>
              <w:rPr>
                <w:sz w:val="18"/>
                <w:szCs w:val="18"/>
              </w:rPr>
            </w:pPr>
            <w:r>
              <w:rPr>
                <w:sz w:val="18"/>
                <w:szCs w:val="18"/>
              </w:rPr>
              <w:t>Attachments are stored as a URL only (</w:t>
            </w:r>
            <w:proofErr w:type="spellStart"/>
            <w:r>
              <w:rPr>
                <w:sz w:val="18"/>
                <w:szCs w:val="18"/>
              </w:rPr>
              <w:t>AttachmentUrl</w:t>
            </w:r>
            <w:proofErr w:type="spellEnd"/>
            <w:r>
              <w:rPr>
                <w:sz w:val="18"/>
                <w:szCs w:val="18"/>
              </w:rPr>
              <w:t>). File storage and hardening stay in deferred scope.</w:t>
            </w:r>
          </w:p>
        </w:tc>
        <w:tc>
          <w:tcPr>
            <w:tcW w:w="2858" w:type="dxa"/>
          </w:tcPr>
          <w:p w14:paraId="416F4D24" w14:textId="77777777" w:rsidR="004F5689" w:rsidRPr="00335C5D" w:rsidRDefault="004F5689" w:rsidP="004F5689">
            <w:pPr>
              <w:rPr>
                <w:sz w:val="18"/>
                <w:szCs w:val="18"/>
              </w:rPr>
            </w:pPr>
            <w:r>
              <w:rPr>
                <w:sz w:val="18"/>
                <w:szCs w:val="18"/>
              </w:rPr>
              <w:t>Keeps the database small and avoids storing files on a free host.</w:t>
            </w:r>
          </w:p>
        </w:tc>
        <w:tc>
          <w:tcPr>
            <w:tcW w:w="1650" w:type="dxa"/>
          </w:tcPr>
          <w:p w14:paraId="65EF312C" w14:textId="77777777" w:rsidR="004F5689" w:rsidRPr="00335C5D" w:rsidRDefault="004F5689" w:rsidP="004F5689">
            <w:pPr>
              <w:rPr>
                <w:sz w:val="18"/>
                <w:szCs w:val="18"/>
              </w:rPr>
            </w:pPr>
            <w:r>
              <w:rPr>
                <w:sz w:val="18"/>
                <w:szCs w:val="18"/>
              </w:rPr>
              <w:t>Deferred Scope, Data &amp; Persistence</w:t>
            </w:r>
          </w:p>
        </w:tc>
      </w:tr>
      <w:tr w:rsidR="004F5689" w14:paraId="0969E04C" w14:textId="77777777" w:rsidTr="004F5689">
        <w:tc>
          <w:tcPr>
            <w:tcW w:w="988" w:type="dxa"/>
          </w:tcPr>
          <w:p w14:paraId="0583B93B" w14:textId="77777777" w:rsidR="004F5689" w:rsidRPr="00335C5D" w:rsidRDefault="004F5689" w:rsidP="004F5689">
            <w:pPr>
              <w:rPr>
                <w:sz w:val="18"/>
                <w:szCs w:val="18"/>
              </w:rPr>
            </w:pPr>
            <w:r>
              <w:rPr>
                <w:sz w:val="18"/>
                <w:szCs w:val="18"/>
              </w:rPr>
              <w:t>A-03</w:t>
            </w:r>
          </w:p>
        </w:tc>
        <w:tc>
          <w:tcPr>
            <w:tcW w:w="3520" w:type="dxa"/>
          </w:tcPr>
          <w:p w14:paraId="2965B8F1" w14:textId="77777777" w:rsidR="00F944AF" w:rsidRDefault="00555546">
            <w:pPr>
              <w:rPr>
                <w:sz w:val="18"/>
                <w:szCs w:val="18"/>
              </w:rPr>
            </w:pPr>
            <w:r>
              <w:rPr>
                <w:sz w:val="18"/>
                <w:szCs w:val="18"/>
              </w:rPr>
              <w:t>The team has used Java, but no team member has used Spring Boot or Angular before (corrected in v3.0, CR-013). The team has C#/ASP.NET and JavaScript/Node.js experience, but no one has used React either. The learning curve is accepted and managed through R-20 and D-02.</w:t>
            </w:r>
          </w:p>
        </w:tc>
        <w:tc>
          <w:tcPr>
            <w:tcW w:w="2858" w:type="dxa"/>
          </w:tcPr>
          <w:p w14:paraId="3E74CB58" w14:textId="77777777" w:rsidR="004F5689" w:rsidRPr="00335C5D" w:rsidRDefault="004F5689" w:rsidP="004F5689">
            <w:pPr>
              <w:rPr>
                <w:sz w:val="18"/>
                <w:szCs w:val="18"/>
              </w:rPr>
            </w:pPr>
            <w:r>
              <w:rPr>
                <w:sz w:val="18"/>
                <w:szCs w:val="18"/>
              </w:rPr>
              <w:t>Drives the technology choice and the learning-curve risk.</w:t>
            </w:r>
          </w:p>
        </w:tc>
        <w:tc>
          <w:tcPr>
            <w:tcW w:w="1650" w:type="dxa"/>
          </w:tcPr>
          <w:p w14:paraId="21A9C7FC" w14:textId="77777777" w:rsidR="004F5689" w:rsidRPr="00335C5D" w:rsidRDefault="004F5689" w:rsidP="004F5689">
            <w:pPr>
              <w:rPr>
                <w:sz w:val="18"/>
                <w:szCs w:val="18"/>
              </w:rPr>
            </w:pPr>
            <w:r>
              <w:rPr>
                <w:sz w:val="18"/>
                <w:szCs w:val="18"/>
              </w:rPr>
              <w:t>DEC-004, R-20</w:t>
            </w:r>
          </w:p>
        </w:tc>
      </w:tr>
      <w:tr w:rsidR="004F5689" w14:paraId="663692C2" w14:textId="77777777" w:rsidTr="004F5689">
        <w:tc>
          <w:tcPr>
            <w:tcW w:w="988" w:type="dxa"/>
          </w:tcPr>
          <w:p w14:paraId="3DCE7D9B" w14:textId="77777777" w:rsidR="004F5689" w:rsidRPr="00335C5D" w:rsidRDefault="004F5689" w:rsidP="004F5689">
            <w:pPr>
              <w:rPr>
                <w:sz w:val="18"/>
                <w:szCs w:val="18"/>
              </w:rPr>
            </w:pPr>
            <w:r>
              <w:rPr>
                <w:sz w:val="18"/>
                <w:szCs w:val="18"/>
              </w:rPr>
              <w:t>A-04</w:t>
            </w:r>
          </w:p>
        </w:tc>
        <w:tc>
          <w:tcPr>
            <w:tcW w:w="3520" w:type="dxa"/>
          </w:tcPr>
          <w:p w14:paraId="35B56D6A" w14:textId="77777777" w:rsidR="004F5689" w:rsidRPr="00335C5D" w:rsidRDefault="004F5689" w:rsidP="004F5689">
            <w:pPr>
              <w:rPr>
                <w:sz w:val="18"/>
                <w:szCs w:val="18"/>
              </w:rPr>
            </w:pPr>
            <w:r>
              <w:rPr>
                <w:sz w:val="18"/>
                <w:szCs w:val="18"/>
              </w:rPr>
              <w:t xml:space="preserve">The </w:t>
            </w:r>
            <w:proofErr w:type="spellStart"/>
            <w:r>
              <w:rPr>
                <w:sz w:val="18"/>
                <w:szCs w:val="18"/>
              </w:rPr>
              <w:t>Supabase</w:t>
            </w:r>
            <w:proofErr w:type="spellEnd"/>
            <w:r>
              <w:rPr>
                <w:sz w:val="18"/>
                <w:szCs w:val="18"/>
              </w:rPr>
              <w:t xml:space="preserve"> free plan stays available with the current limits (500 MB, pause after 1 week of inactivity, no automatic backups) (</w:t>
            </w:r>
            <w:proofErr w:type="spellStart"/>
            <w:r>
              <w:rPr>
                <w:sz w:val="18"/>
                <w:szCs w:val="18"/>
              </w:rPr>
              <w:t>Supabase</w:t>
            </w:r>
            <w:proofErr w:type="spellEnd"/>
            <w:r>
              <w:rPr>
                <w:sz w:val="18"/>
                <w:szCs w:val="18"/>
              </w:rPr>
              <w:t>, 2026a).</w:t>
            </w:r>
          </w:p>
        </w:tc>
        <w:tc>
          <w:tcPr>
            <w:tcW w:w="2858" w:type="dxa"/>
          </w:tcPr>
          <w:p w14:paraId="0C3347A3" w14:textId="77777777" w:rsidR="004F5689" w:rsidRPr="00335C5D" w:rsidRDefault="004F5689" w:rsidP="004F5689">
            <w:pPr>
              <w:rPr>
                <w:sz w:val="18"/>
                <w:szCs w:val="18"/>
              </w:rPr>
            </w:pPr>
            <w:r>
              <w:rPr>
                <w:sz w:val="18"/>
                <w:szCs w:val="18"/>
              </w:rPr>
              <w:t>The database tier depends on it.</w:t>
            </w:r>
          </w:p>
        </w:tc>
        <w:tc>
          <w:tcPr>
            <w:tcW w:w="1650" w:type="dxa"/>
          </w:tcPr>
          <w:p w14:paraId="265000AC" w14:textId="77777777" w:rsidR="004F5689" w:rsidRPr="00335C5D" w:rsidRDefault="004F5689" w:rsidP="004F5689">
            <w:pPr>
              <w:rPr>
                <w:sz w:val="18"/>
                <w:szCs w:val="18"/>
              </w:rPr>
            </w:pPr>
            <w:r>
              <w:rPr>
                <w:sz w:val="18"/>
                <w:szCs w:val="18"/>
              </w:rPr>
              <w:t>ARC-03, R-14</w:t>
            </w:r>
          </w:p>
        </w:tc>
      </w:tr>
      <w:tr w:rsidR="004F5689" w14:paraId="76C807C7" w14:textId="77777777" w:rsidTr="004F5689">
        <w:tc>
          <w:tcPr>
            <w:tcW w:w="988" w:type="dxa"/>
          </w:tcPr>
          <w:p w14:paraId="56A9193B" w14:textId="77777777" w:rsidR="004F5689" w:rsidRPr="00335C5D" w:rsidRDefault="004F5689" w:rsidP="004F5689">
            <w:pPr>
              <w:rPr>
                <w:sz w:val="18"/>
                <w:szCs w:val="18"/>
              </w:rPr>
            </w:pPr>
            <w:r>
              <w:rPr>
                <w:sz w:val="18"/>
                <w:szCs w:val="18"/>
              </w:rPr>
              <w:t>A-05</w:t>
            </w:r>
          </w:p>
        </w:tc>
        <w:tc>
          <w:tcPr>
            <w:tcW w:w="3520" w:type="dxa"/>
          </w:tcPr>
          <w:p w14:paraId="3039D6D5" w14:textId="77777777" w:rsidR="004F5689" w:rsidRPr="00335C5D" w:rsidRDefault="004F5689" w:rsidP="004F5689">
            <w:pPr>
              <w:rPr>
                <w:sz w:val="18"/>
                <w:szCs w:val="18"/>
              </w:rPr>
            </w:pPr>
            <w:r>
              <w:rPr>
                <w:sz w:val="18"/>
                <w:szCs w:val="18"/>
              </w:rPr>
              <w:t>A free application host that can run a Java 21 jar with about 512 MB of memory can be found before the final demo.</w:t>
            </w:r>
          </w:p>
        </w:tc>
        <w:tc>
          <w:tcPr>
            <w:tcW w:w="2858" w:type="dxa"/>
          </w:tcPr>
          <w:p w14:paraId="35F38085" w14:textId="77777777" w:rsidR="004F5689" w:rsidRPr="00335C5D" w:rsidRDefault="004F5689" w:rsidP="004F5689">
            <w:pPr>
              <w:rPr>
                <w:sz w:val="18"/>
                <w:szCs w:val="18"/>
              </w:rPr>
            </w:pPr>
            <w:r>
              <w:rPr>
                <w:sz w:val="18"/>
                <w:szCs w:val="18"/>
              </w:rPr>
              <w:t>The application tier depends on it.</w:t>
            </w:r>
          </w:p>
        </w:tc>
        <w:tc>
          <w:tcPr>
            <w:tcW w:w="1650" w:type="dxa"/>
          </w:tcPr>
          <w:p w14:paraId="599651AC" w14:textId="77777777" w:rsidR="004F5689" w:rsidRPr="00335C5D" w:rsidRDefault="004F5689" w:rsidP="004F5689">
            <w:pPr>
              <w:rPr>
                <w:sz w:val="18"/>
                <w:szCs w:val="18"/>
              </w:rPr>
            </w:pPr>
            <w:r>
              <w:rPr>
                <w:sz w:val="18"/>
                <w:szCs w:val="18"/>
              </w:rPr>
              <w:t>ARC-03, R-15</w:t>
            </w:r>
          </w:p>
        </w:tc>
      </w:tr>
      <w:tr w:rsidR="004F5689" w14:paraId="607D3187" w14:textId="77777777" w:rsidTr="004F5689">
        <w:tc>
          <w:tcPr>
            <w:tcW w:w="988" w:type="dxa"/>
          </w:tcPr>
          <w:p w14:paraId="72DF4464" w14:textId="77777777" w:rsidR="004F5689" w:rsidRPr="00335C5D" w:rsidRDefault="004F5689" w:rsidP="004F5689">
            <w:pPr>
              <w:rPr>
                <w:sz w:val="18"/>
                <w:szCs w:val="18"/>
              </w:rPr>
            </w:pPr>
            <w:r>
              <w:rPr>
                <w:sz w:val="18"/>
                <w:szCs w:val="18"/>
              </w:rPr>
              <w:t>D-01</w:t>
            </w:r>
          </w:p>
        </w:tc>
        <w:tc>
          <w:tcPr>
            <w:tcW w:w="3520" w:type="dxa"/>
          </w:tcPr>
          <w:p w14:paraId="7A4FAE21" w14:textId="77777777" w:rsidR="004F5689" w:rsidRPr="00335C5D" w:rsidRDefault="004F5689" w:rsidP="004F5689">
            <w:pPr>
              <w:rPr>
                <w:sz w:val="18"/>
                <w:szCs w:val="18"/>
              </w:rPr>
            </w:pPr>
            <w:proofErr w:type="spellStart"/>
            <w:r>
              <w:rPr>
                <w:sz w:val="18"/>
                <w:szCs w:val="18"/>
              </w:rPr>
              <w:t>Supabase</w:t>
            </w:r>
            <w:proofErr w:type="spellEnd"/>
            <w:r>
              <w:rPr>
                <w:sz w:val="18"/>
                <w:szCs w:val="18"/>
              </w:rPr>
              <w:t xml:space="preserve"> PostgreSQL 17 via the </w:t>
            </w:r>
            <w:proofErr w:type="spellStart"/>
            <w:r>
              <w:rPr>
                <w:sz w:val="18"/>
                <w:szCs w:val="18"/>
              </w:rPr>
              <w:t>Supavisor</w:t>
            </w:r>
            <w:proofErr w:type="spellEnd"/>
            <w:r>
              <w:rPr>
                <w:sz w:val="18"/>
                <w:szCs w:val="18"/>
              </w:rPr>
              <w:t xml:space="preserve"> session pooler. Not connected yet: the prototype runs against a local PostgreSQL 18.4 database, so Flyway SQL must stay compatible with PostgreSQL 17.</w:t>
            </w:r>
          </w:p>
        </w:tc>
        <w:tc>
          <w:tcPr>
            <w:tcW w:w="2858" w:type="dxa"/>
          </w:tcPr>
          <w:p w14:paraId="5DD8274A" w14:textId="77777777" w:rsidR="004F5689" w:rsidRPr="00335C5D" w:rsidRDefault="004F5689" w:rsidP="004F5689">
            <w:pPr>
              <w:rPr>
                <w:sz w:val="18"/>
                <w:szCs w:val="18"/>
              </w:rPr>
            </w:pPr>
            <w:r>
              <w:rPr>
                <w:sz w:val="18"/>
                <w:szCs w:val="18"/>
              </w:rPr>
              <w:t>Flyway runs on start-up, so the application cannot start without the database.</w:t>
            </w:r>
          </w:p>
        </w:tc>
        <w:tc>
          <w:tcPr>
            <w:tcW w:w="1650" w:type="dxa"/>
          </w:tcPr>
          <w:p w14:paraId="48683319" w14:textId="77777777" w:rsidR="004F5689" w:rsidRPr="00335C5D" w:rsidRDefault="004F5689" w:rsidP="004F5689">
            <w:pPr>
              <w:rPr>
                <w:sz w:val="18"/>
                <w:szCs w:val="18"/>
              </w:rPr>
            </w:pPr>
            <w:r>
              <w:rPr>
                <w:sz w:val="18"/>
                <w:szCs w:val="18"/>
              </w:rPr>
              <w:t>ARC-03, DEC-008</w:t>
            </w:r>
          </w:p>
        </w:tc>
      </w:tr>
      <w:tr w:rsidR="004F5689" w14:paraId="28EB3D81" w14:textId="77777777" w:rsidTr="004F5689">
        <w:tc>
          <w:tcPr>
            <w:tcW w:w="988" w:type="dxa"/>
          </w:tcPr>
          <w:p w14:paraId="3DE1F404" w14:textId="77777777" w:rsidR="004F5689" w:rsidRPr="00335C5D" w:rsidRDefault="004F5689" w:rsidP="004F5689">
            <w:pPr>
              <w:rPr>
                <w:sz w:val="18"/>
                <w:szCs w:val="18"/>
              </w:rPr>
            </w:pPr>
            <w:r>
              <w:rPr>
                <w:sz w:val="18"/>
                <w:szCs w:val="18"/>
              </w:rPr>
              <w:t>D-02</w:t>
            </w:r>
          </w:p>
        </w:tc>
        <w:tc>
          <w:tcPr>
            <w:tcW w:w="3520" w:type="dxa"/>
          </w:tcPr>
          <w:p w14:paraId="205B0D7B" w14:textId="77777777" w:rsidR="004F5689" w:rsidRPr="00335C5D" w:rsidRDefault="004F5689" w:rsidP="004F5689">
            <w:pPr>
              <w:rPr>
                <w:sz w:val="18"/>
                <w:szCs w:val="18"/>
              </w:rPr>
            </w:pPr>
            <w:r>
              <w:rPr>
                <w:sz w:val="18"/>
                <w:szCs w:val="18"/>
              </w:rPr>
              <w:t>Spring Boot 4.1 official documentation for configuration (many tutorials are still for Spring Boot 3).</w:t>
            </w:r>
          </w:p>
        </w:tc>
        <w:tc>
          <w:tcPr>
            <w:tcW w:w="2858" w:type="dxa"/>
          </w:tcPr>
          <w:p w14:paraId="6020DADC" w14:textId="77777777" w:rsidR="004F5689" w:rsidRPr="00335C5D" w:rsidRDefault="004F5689" w:rsidP="004F5689">
            <w:pPr>
              <w:rPr>
                <w:sz w:val="18"/>
                <w:szCs w:val="18"/>
              </w:rPr>
            </w:pPr>
            <w:r>
              <w:rPr>
                <w:sz w:val="18"/>
                <w:szCs w:val="18"/>
              </w:rPr>
              <w:t>Wrong configuration from old tutorials breaks Flyway and security set-up.</w:t>
            </w:r>
          </w:p>
        </w:tc>
        <w:tc>
          <w:tcPr>
            <w:tcW w:w="1650" w:type="dxa"/>
          </w:tcPr>
          <w:p w14:paraId="67790615" w14:textId="77777777" w:rsidR="004F5689" w:rsidRPr="00335C5D" w:rsidRDefault="004F5689" w:rsidP="004F5689">
            <w:pPr>
              <w:rPr>
                <w:sz w:val="18"/>
                <w:szCs w:val="18"/>
              </w:rPr>
            </w:pPr>
            <w:r>
              <w:rPr>
                <w:sz w:val="18"/>
                <w:szCs w:val="18"/>
              </w:rPr>
              <w:t>DEC-004, R-19</w:t>
            </w:r>
          </w:p>
        </w:tc>
      </w:tr>
    </w:tbl>
    <w:p w14:paraId="63A34A97" w14:textId="77777777" w:rsidR="00EA1BC7" w:rsidRDefault="00555546" w:rsidP="00897A6A">
      <w:pPr>
        <w:pStyle w:val="Heading2"/>
      </w:pPr>
      <w:bookmarkStart w:id="24" w:name="_Toc243252200"/>
      <w:r>
        <w:t>Exceptions and Differences from the above table:</w:t>
      </w:r>
      <w:bookmarkEnd w:id="24"/>
    </w:p>
    <w:p w14:paraId="0A715CB3" w14:textId="77777777" w:rsidR="00EA1BC7" w:rsidRDefault="00555546" w:rsidP="00667577">
      <w:r>
        <w:t>A-05: deployment is not yet implemented, and current project is halted on the staging phase until further instruction. The staging phase software is staged on Render (</w:t>
      </w:r>
      <w:r w:rsidRPr="00667577">
        <w:t>https://civicconnect-pxjj.onrender.com/login</w:t>
      </w:r>
      <w:r>
        <w:t xml:space="preserve">). The website is built from the branch “prod” and is updated automatically. However, future deployment is still intended to be a fixed jar release. </w:t>
      </w:r>
    </w:p>
    <w:p w14:paraId="39FDEA56" w14:textId="017A5D09" w:rsidR="00EA1BC7" w:rsidRDefault="00555546" w:rsidP="00675DFF">
      <w:r>
        <w:t xml:space="preserve">D-01: </w:t>
      </w:r>
      <w:proofErr w:type="spellStart"/>
      <w:r>
        <w:t>Supabase</w:t>
      </w:r>
      <w:proofErr w:type="spellEnd"/>
      <w:r>
        <w:t xml:space="preserve"> databases have been set up. There is one for testing that the main branch and all personal coding branches use and then a separate controlled one for </w:t>
      </w:r>
      <w:r>
        <w:lastRenderedPageBreak/>
        <w:t xml:space="preserve">staging. </w:t>
      </w:r>
      <w:r w:rsidR="00862261">
        <w:t xml:space="preserve">User login is not committed in the SQL build query for the prod database setup, instead queries to make users for log in and testing purposes is run in </w:t>
      </w:r>
      <w:proofErr w:type="spellStart"/>
      <w:r w:rsidR="00862261">
        <w:t>Supabase</w:t>
      </w:r>
      <w:proofErr w:type="spellEnd"/>
      <w:r w:rsidR="006C5103">
        <w:t xml:space="preserve"> directly and the details are sent to team members.</w:t>
      </w:r>
    </w:p>
    <w:p w14:paraId="5D13BEA1" w14:textId="10E4A48E" w:rsidR="00EA1BC7" w:rsidRDefault="00555546">
      <w:pPr>
        <w:rPr>
          <w:ins w:id="25" w:author="Chanri Du Randt" w:date="2026-10-18T14:12:00Z"/>
        </w:rPr>
        <w:sectPr w:rsidR="00EA1BC7">
          <w:footerReference w:type="default" r:id="rId10"/>
          <w:pgSz w:w="11906" w:h="16838"/>
          <w:pgMar w:top="1440" w:right="1440" w:bottom="1440" w:left="1440" w:header="708" w:footer="708" w:gutter="0"/>
          <w:cols w:space="708"/>
          <w:docGrid w:linePitch="360"/>
        </w:sectPr>
      </w:pPr>
      <w:r>
        <w:t>(CR-017</w:t>
      </w:r>
      <w:r w:rsidR="006C5103">
        <w:t>)</w:t>
      </w:r>
    </w:p>
    <w:p w14:paraId="626C9A04" w14:textId="77777777" w:rsidR="00F944AF" w:rsidRDefault="00F944AF">
      <w:pPr>
        <w:sectPr w:rsidR="00F944AF">
          <w:footerReference w:type="default" r:id="rId11"/>
          <w:pgSz w:w="11906" w:h="16838"/>
          <w:pgMar w:top="1440" w:right="1440" w:bottom="1440" w:left="1440" w:header="708" w:footer="708" w:gutter="0"/>
          <w:cols w:space="708"/>
          <w:docGrid w:linePitch="360"/>
        </w:sectPr>
      </w:pPr>
    </w:p>
    <w:p w14:paraId="7B5D7DCA" w14:textId="77777777" w:rsidR="001D59A9" w:rsidRDefault="005F16F0" w:rsidP="006C5103">
      <w:pPr>
        <w:pStyle w:val="Heading1"/>
        <w:numPr>
          <w:ilvl w:val="0"/>
          <w:numId w:val="0"/>
        </w:numPr>
      </w:pPr>
      <w:bookmarkStart w:id="26" w:name="_Toc243252201"/>
      <w:r>
        <w:lastRenderedPageBreak/>
        <w:t>Requirements Traceability Matrix (v3.0)</w:t>
      </w:r>
      <w:bookmarkEnd w:id="26"/>
    </w:p>
    <w:p w14:paraId="4CAFB5A1" w14:textId="77777777" w:rsidR="00F944AF" w:rsidRDefault="00555546">
      <w:r>
        <w:t>The RTM was extended at M2 with ASR, architecture, data, design/interface, technology, implementation and verification columns. M1 requirement IDs and wording are unchanged unless a change request (CR) is referenced. Because the matrix is too wide for one page, it is split into Table 1 (the requirement baseline) and Table 2 (the engineering evidence), both keyed on the same Requirement ID.</w:t>
      </w:r>
    </w:p>
    <w:p w14:paraId="0BD7B616" w14:textId="77777777" w:rsidR="00F944AF" w:rsidRDefault="00555546">
      <w:r>
        <w:t>Status values: Prototyped (unsecured prototype code exists that does not yet match the API contract) / Approved (baselined, no code yet) / Changed (CR-xxx) / New (CR-xxx) / In Development / Implemented / Confirmed. "Not Yet Implemented" and "Planned" are used where evidence legitimately does not exist yet. Endpoints marked "planned" are the intended interface and will be confirmed when built.</w:t>
      </w:r>
    </w:p>
    <w:p w14:paraId="6D71203D" w14:textId="77777777" w:rsidR="009B2676" w:rsidRDefault="00555546">
      <w:pPr>
        <w:spacing w:after="120"/>
      </w:pPr>
      <w:r>
        <w:rPr>
          <w:b/>
          <w:bCs/>
        </w:rPr>
        <w:t>M3 (v3.0):</w:t>
      </w:r>
      <w:r>
        <w:t xml:space="preserve"> Table 3 extends the matrix with the M3 trace - acceptance criterion, implementation, test cases, expected result, execution evidence and status/defect. Tables 1 and 2 keep their M2 content; only their status and evidence cells were updated, as tracked changes.</w:t>
      </w:r>
    </w:p>
    <w:p w14:paraId="27EEB17B" w14:textId="77777777" w:rsidR="00F944AF" w:rsidRDefault="00555546">
      <w:pPr>
        <w:pStyle w:val="Heading2"/>
      </w:pPr>
      <w:bookmarkStart w:id="27" w:name="_Toc243252202"/>
      <w:r>
        <w:t>Table 1 - Requirement baseline</w:t>
      </w:r>
      <w:bookmarkEnd w:id="27"/>
    </w:p>
    <w:tbl>
      <w:tblPr>
        <w:tblStyle w:val="TableGrid"/>
        <w:tblW w:w="0" w:type="auto"/>
        <w:tblLayout w:type="fixed"/>
        <w:tblLook w:val="04A0" w:firstRow="1" w:lastRow="0" w:firstColumn="1" w:lastColumn="0" w:noHBand="0" w:noVBand="1"/>
      </w:tblPr>
      <w:tblGrid>
        <w:gridCol w:w="850"/>
        <w:gridCol w:w="3572"/>
        <w:gridCol w:w="1701"/>
        <w:gridCol w:w="850"/>
        <w:gridCol w:w="4762"/>
        <w:gridCol w:w="1587"/>
        <w:gridCol w:w="1814"/>
      </w:tblGrid>
      <w:tr w:rsidR="00A7163C" w14:paraId="57D532C8" w14:textId="77777777">
        <w:trPr>
          <w:tblHeader/>
        </w:trPr>
        <w:tc>
          <w:tcPr>
            <w:tcW w:w="850" w:type="dxa"/>
            <w:shd w:val="clear" w:color="auto" w:fill="002060"/>
          </w:tcPr>
          <w:p w14:paraId="0B1B9620" w14:textId="77777777" w:rsidR="00380CD2" w:rsidRDefault="00555546">
            <w:r>
              <w:rPr>
                <w:b/>
                <w:color w:val="FFFFFF"/>
                <w:sz w:val="18"/>
              </w:rPr>
              <w:t>Req ID</w:t>
            </w:r>
          </w:p>
        </w:tc>
        <w:tc>
          <w:tcPr>
            <w:tcW w:w="3572" w:type="dxa"/>
            <w:shd w:val="clear" w:color="auto" w:fill="002060"/>
          </w:tcPr>
          <w:p w14:paraId="3C5B0651" w14:textId="77777777" w:rsidR="00380CD2" w:rsidRDefault="00555546">
            <w:r>
              <w:rPr>
                <w:b/>
                <w:color w:val="FFFFFF"/>
                <w:sz w:val="18"/>
              </w:rPr>
              <w:t>Requirement (current wording)</w:t>
            </w:r>
          </w:p>
        </w:tc>
        <w:tc>
          <w:tcPr>
            <w:tcW w:w="1701" w:type="dxa"/>
            <w:shd w:val="clear" w:color="auto" w:fill="002060"/>
          </w:tcPr>
          <w:p w14:paraId="0B0E3037" w14:textId="77777777" w:rsidR="00380CD2" w:rsidRDefault="00555546">
            <w:r>
              <w:rPr>
                <w:b/>
                <w:color w:val="FFFFFF"/>
                <w:sz w:val="18"/>
              </w:rPr>
              <w:t>Source / Stakeholder</w:t>
            </w:r>
          </w:p>
        </w:tc>
        <w:tc>
          <w:tcPr>
            <w:tcW w:w="850" w:type="dxa"/>
            <w:shd w:val="clear" w:color="auto" w:fill="002060"/>
          </w:tcPr>
          <w:p w14:paraId="3A5C58D7" w14:textId="77777777" w:rsidR="00380CD2" w:rsidRDefault="00555546">
            <w:r>
              <w:rPr>
                <w:b/>
                <w:color w:val="FFFFFF"/>
                <w:sz w:val="18"/>
              </w:rPr>
              <w:t>Priority</w:t>
            </w:r>
          </w:p>
        </w:tc>
        <w:tc>
          <w:tcPr>
            <w:tcW w:w="4762" w:type="dxa"/>
            <w:shd w:val="clear" w:color="auto" w:fill="002060"/>
          </w:tcPr>
          <w:p w14:paraId="03C9060D" w14:textId="77777777" w:rsidR="00380CD2" w:rsidRDefault="00555546">
            <w:r>
              <w:rPr>
                <w:b/>
                <w:color w:val="FFFFFF"/>
                <w:sz w:val="18"/>
              </w:rPr>
              <w:t>Acceptance criteria (measurable)</w:t>
            </w:r>
          </w:p>
        </w:tc>
        <w:tc>
          <w:tcPr>
            <w:tcW w:w="1587" w:type="dxa"/>
            <w:shd w:val="clear" w:color="auto" w:fill="002060"/>
          </w:tcPr>
          <w:p w14:paraId="51F9E14F" w14:textId="77777777" w:rsidR="00380CD2" w:rsidRDefault="00555546">
            <w:r>
              <w:rPr>
                <w:b/>
                <w:color w:val="FFFFFF"/>
                <w:sz w:val="18"/>
              </w:rPr>
              <w:t>Status</w:t>
            </w:r>
          </w:p>
        </w:tc>
        <w:tc>
          <w:tcPr>
            <w:tcW w:w="1814" w:type="dxa"/>
            <w:shd w:val="clear" w:color="auto" w:fill="002060"/>
          </w:tcPr>
          <w:p w14:paraId="7A458390" w14:textId="77777777" w:rsidR="00380CD2" w:rsidRDefault="00555546">
            <w:r>
              <w:rPr>
                <w:b/>
                <w:color w:val="FFFFFF"/>
                <w:sz w:val="18"/>
              </w:rPr>
              <w:t>Change / ADR ref</w:t>
            </w:r>
          </w:p>
        </w:tc>
      </w:tr>
      <w:tr w:rsidR="002E6F86" w14:paraId="588583DA" w14:textId="77777777">
        <w:trPr>
          <w:cantSplit/>
        </w:trPr>
        <w:tc>
          <w:tcPr>
            <w:tcW w:w="850" w:type="dxa"/>
          </w:tcPr>
          <w:p w14:paraId="290A0C15" w14:textId="77777777" w:rsidR="00380CD2" w:rsidRDefault="00555546" w:rsidP="002E6F86">
            <w:r>
              <w:rPr>
                <w:b/>
                <w:sz w:val="17"/>
              </w:rPr>
              <w:t>FR-001</w:t>
            </w:r>
          </w:p>
        </w:tc>
        <w:tc>
          <w:tcPr>
            <w:tcW w:w="3572" w:type="dxa"/>
          </w:tcPr>
          <w:p w14:paraId="017E4AEA" w14:textId="77777777" w:rsidR="00380CD2" w:rsidRDefault="00555546" w:rsidP="002E6F86">
            <w:r>
              <w:rPr>
                <w:sz w:val="17"/>
              </w:rPr>
              <w:t>Requester submits a new service request (category, description, location, optional attachment).</w:t>
            </w:r>
          </w:p>
        </w:tc>
        <w:tc>
          <w:tcPr>
            <w:tcW w:w="1701" w:type="dxa"/>
          </w:tcPr>
          <w:p w14:paraId="650C98D8" w14:textId="77777777" w:rsidR="00380CD2" w:rsidRDefault="00555546" w:rsidP="002E6F86">
            <w:r>
              <w:rPr>
                <w:sz w:val="17"/>
              </w:rPr>
              <w:t>Service Requester</w:t>
            </w:r>
          </w:p>
        </w:tc>
        <w:tc>
          <w:tcPr>
            <w:tcW w:w="850" w:type="dxa"/>
          </w:tcPr>
          <w:p w14:paraId="2F508C42" w14:textId="77777777" w:rsidR="00380CD2" w:rsidRDefault="00555546" w:rsidP="002E6F86">
            <w:r>
              <w:rPr>
                <w:sz w:val="17"/>
              </w:rPr>
              <w:t>Must</w:t>
            </w:r>
          </w:p>
        </w:tc>
        <w:tc>
          <w:tcPr>
            <w:tcW w:w="4762" w:type="dxa"/>
          </w:tcPr>
          <w:p w14:paraId="40219399" w14:textId="77777777" w:rsidR="00380CD2" w:rsidRDefault="00555546" w:rsidP="002E6F86">
            <w:r>
              <w:rPr>
                <w:sz w:val="17"/>
              </w:rPr>
              <w:t>Request created with a unique reference number, status "New" and a timestamp; submission confirmed on-screen.</w:t>
            </w:r>
          </w:p>
        </w:tc>
        <w:tc>
          <w:tcPr>
            <w:tcW w:w="1587" w:type="dxa"/>
          </w:tcPr>
          <w:p w14:paraId="63282354" w14:textId="77777777" w:rsidR="00380CD2" w:rsidRDefault="00555546" w:rsidP="002E6F86">
            <w:r>
              <w:rPr>
                <w:sz w:val="17"/>
                <w:szCs w:val="17"/>
              </w:rPr>
              <w:t>Implemented and verified (M3) - see Table 3</w:t>
            </w:r>
          </w:p>
        </w:tc>
        <w:tc>
          <w:tcPr>
            <w:tcW w:w="1814" w:type="dxa"/>
          </w:tcPr>
          <w:p w14:paraId="15E04A0D" w14:textId="77777777" w:rsidR="00380CD2" w:rsidRDefault="00555546" w:rsidP="002E6F86">
            <w:r>
              <w:rPr>
                <w:sz w:val="17"/>
              </w:rPr>
              <w:t>DEC-005, DEC-008</w:t>
            </w:r>
          </w:p>
        </w:tc>
      </w:tr>
      <w:tr w:rsidR="002E6F86" w14:paraId="46A24418" w14:textId="77777777">
        <w:trPr>
          <w:cantSplit/>
        </w:trPr>
        <w:tc>
          <w:tcPr>
            <w:tcW w:w="850" w:type="dxa"/>
          </w:tcPr>
          <w:p w14:paraId="152025B4" w14:textId="77777777" w:rsidR="00380CD2" w:rsidRDefault="00555546" w:rsidP="002E6F86">
            <w:r>
              <w:rPr>
                <w:b/>
                <w:sz w:val="17"/>
              </w:rPr>
              <w:t>FR-002</w:t>
            </w:r>
          </w:p>
        </w:tc>
        <w:tc>
          <w:tcPr>
            <w:tcW w:w="3572" w:type="dxa"/>
          </w:tcPr>
          <w:p w14:paraId="0D532643" w14:textId="77777777" w:rsidR="00380CD2" w:rsidRDefault="00555546" w:rsidP="002E6F86">
            <w:r>
              <w:rPr>
                <w:sz w:val="17"/>
              </w:rPr>
              <w:t>Requester views the current status of a specific request.</w:t>
            </w:r>
          </w:p>
        </w:tc>
        <w:tc>
          <w:tcPr>
            <w:tcW w:w="1701" w:type="dxa"/>
          </w:tcPr>
          <w:p w14:paraId="49EF90D6" w14:textId="77777777" w:rsidR="00380CD2" w:rsidRDefault="00555546" w:rsidP="002E6F86">
            <w:r>
              <w:rPr>
                <w:sz w:val="17"/>
              </w:rPr>
              <w:t>Service Requester</w:t>
            </w:r>
          </w:p>
        </w:tc>
        <w:tc>
          <w:tcPr>
            <w:tcW w:w="850" w:type="dxa"/>
          </w:tcPr>
          <w:p w14:paraId="069439F0" w14:textId="77777777" w:rsidR="00380CD2" w:rsidRDefault="00555546" w:rsidP="002E6F86">
            <w:r>
              <w:rPr>
                <w:sz w:val="17"/>
              </w:rPr>
              <w:t>Must</w:t>
            </w:r>
          </w:p>
        </w:tc>
        <w:tc>
          <w:tcPr>
            <w:tcW w:w="4762" w:type="dxa"/>
          </w:tcPr>
          <w:p w14:paraId="7F7F57A4" w14:textId="77777777" w:rsidR="00380CD2" w:rsidRDefault="00555546" w:rsidP="002E6F86">
            <w:r>
              <w:rPr>
                <w:sz w:val="17"/>
              </w:rPr>
              <w:t>Current status, last-updated time and staff-visible comments displayed.</w:t>
            </w:r>
          </w:p>
        </w:tc>
        <w:tc>
          <w:tcPr>
            <w:tcW w:w="1587" w:type="dxa"/>
          </w:tcPr>
          <w:p w14:paraId="53523C44" w14:textId="77777777" w:rsidR="00380CD2" w:rsidRDefault="00555546" w:rsidP="002E6F86">
            <w:r>
              <w:rPr>
                <w:sz w:val="17"/>
                <w:szCs w:val="17"/>
              </w:rPr>
              <w:t>Implemented and verified (M3) - see Table 3</w:t>
            </w:r>
          </w:p>
        </w:tc>
        <w:tc>
          <w:tcPr>
            <w:tcW w:w="1814" w:type="dxa"/>
          </w:tcPr>
          <w:p w14:paraId="14DEE921" w14:textId="77777777" w:rsidR="00380CD2" w:rsidRDefault="00555546" w:rsidP="002E6F86">
            <w:r>
              <w:rPr>
                <w:sz w:val="17"/>
              </w:rPr>
              <w:t>ARC-01</w:t>
            </w:r>
          </w:p>
        </w:tc>
      </w:tr>
      <w:tr w:rsidR="002E6F86" w14:paraId="7E76B472" w14:textId="77777777">
        <w:trPr>
          <w:cantSplit/>
        </w:trPr>
        <w:tc>
          <w:tcPr>
            <w:tcW w:w="850" w:type="dxa"/>
          </w:tcPr>
          <w:p w14:paraId="5A1B33E5" w14:textId="77777777" w:rsidR="00380CD2" w:rsidRDefault="00555546" w:rsidP="002E6F86">
            <w:r>
              <w:rPr>
                <w:b/>
                <w:sz w:val="17"/>
              </w:rPr>
              <w:t>FR-003</w:t>
            </w:r>
          </w:p>
        </w:tc>
        <w:tc>
          <w:tcPr>
            <w:tcW w:w="3572" w:type="dxa"/>
          </w:tcPr>
          <w:p w14:paraId="60A2B699" w14:textId="77777777" w:rsidR="00380CD2" w:rsidRDefault="00555546" w:rsidP="002E6F86">
            <w:r>
              <w:rPr>
                <w:sz w:val="17"/>
              </w:rPr>
              <w:t>Requester views a history/list of previously submitted requests.</w:t>
            </w:r>
          </w:p>
        </w:tc>
        <w:tc>
          <w:tcPr>
            <w:tcW w:w="1701" w:type="dxa"/>
          </w:tcPr>
          <w:p w14:paraId="5D4406B0" w14:textId="77777777" w:rsidR="00380CD2" w:rsidRDefault="00555546" w:rsidP="002E6F86">
            <w:r>
              <w:rPr>
                <w:sz w:val="17"/>
              </w:rPr>
              <w:t>Service Requester</w:t>
            </w:r>
          </w:p>
        </w:tc>
        <w:tc>
          <w:tcPr>
            <w:tcW w:w="850" w:type="dxa"/>
          </w:tcPr>
          <w:p w14:paraId="15C1787D" w14:textId="77777777" w:rsidR="00380CD2" w:rsidRDefault="00555546" w:rsidP="002E6F86">
            <w:r>
              <w:rPr>
                <w:sz w:val="17"/>
              </w:rPr>
              <w:t>Must</w:t>
            </w:r>
          </w:p>
        </w:tc>
        <w:tc>
          <w:tcPr>
            <w:tcW w:w="4762" w:type="dxa"/>
          </w:tcPr>
          <w:p w14:paraId="3A381220" w14:textId="77777777" w:rsidR="00380CD2" w:rsidRDefault="00555546" w:rsidP="002E6F86">
            <w:r>
              <w:rPr>
                <w:sz w:val="17"/>
              </w:rPr>
              <w:t>Only own requests shown, most recent first.</w:t>
            </w:r>
          </w:p>
        </w:tc>
        <w:tc>
          <w:tcPr>
            <w:tcW w:w="1587" w:type="dxa"/>
          </w:tcPr>
          <w:p w14:paraId="141C30BE" w14:textId="77777777" w:rsidR="00380CD2" w:rsidRDefault="00555546" w:rsidP="002E6F86">
            <w:r>
              <w:rPr>
                <w:sz w:val="17"/>
                <w:szCs w:val="17"/>
              </w:rPr>
              <w:t>Implemented and verified (M3) - see Table 3</w:t>
            </w:r>
          </w:p>
        </w:tc>
        <w:tc>
          <w:tcPr>
            <w:tcW w:w="1814" w:type="dxa"/>
          </w:tcPr>
          <w:p w14:paraId="188697B5" w14:textId="77777777" w:rsidR="00380CD2" w:rsidRDefault="00555546" w:rsidP="002E6F86">
            <w:r>
              <w:rPr>
                <w:sz w:val="17"/>
              </w:rPr>
              <w:t>DEC-002</w:t>
            </w:r>
          </w:p>
        </w:tc>
      </w:tr>
      <w:tr w:rsidR="002E6F86" w14:paraId="35B870D9" w14:textId="77777777">
        <w:trPr>
          <w:cantSplit/>
        </w:trPr>
        <w:tc>
          <w:tcPr>
            <w:tcW w:w="850" w:type="dxa"/>
          </w:tcPr>
          <w:p w14:paraId="2AF5745F" w14:textId="77777777" w:rsidR="00380CD2" w:rsidRDefault="00555546" w:rsidP="002E6F86">
            <w:r>
              <w:rPr>
                <w:b/>
                <w:sz w:val="17"/>
              </w:rPr>
              <w:t>FR-004</w:t>
            </w:r>
          </w:p>
        </w:tc>
        <w:tc>
          <w:tcPr>
            <w:tcW w:w="3572" w:type="dxa"/>
          </w:tcPr>
          <w:p w14:paraId="257E3D33" w14:textId="77777777" w:rsidR="00380CD2" w:rsidRDefault="00555546" w:rsidP="002E6F86">
            <w:r>
              <w:rPr>
                <w:sz w:val="17"/>
              </w:rPr>
              <w:t>System gives the requester feedback when status changes (Assigned, In Progress, Resolved, Closed or Rejected).</w:t>
            </w:r>
          </w:p>
        </w:tc>
        <w:tc>
          <w:tcPr>
            <w:tcW w:w="1701" w:type="dxa"/>
          </w:tcPr>
          <w:p w14:paraId="76FE9B73" w14:textId="77777777" w:rsidR="00380CD2" w:rsidRDefault="00555546" w:rsidP="002E6F86">
            <w:r>
              <w:rPr>
                <w:sz w:val="17"/>
              </w:rPr>
              <w:t>Service Requester</w:t>
            </w:r>
          </w:p>
        </w:tc>
        <w:tc>
          <w:tcPr>
            <w:tcW w:w="850" w:type="dxa"/>
          </w:tcPr>
          <w:p w14:paraId="209E8763" w14:textId="77777777" w:rsidR="00380CD2" w:rsidRDefault="00555546" w:rsidP="002E6F86">
            <w:r>
              <w:rPr>
                <w:sz w:val="17"/>
              </w:rPr>
              <w:t>Should</w:t>
            </w:r>
          </w:p>
        </w:tc>
        <w:tc>
          <w:tcPr>
            <w:tcW w:w="4762" w:type="dxa"/>
          </w:tcPr>
          <w:p w14:paraId="7CBC9722" w14:textId="77777777" w:rsidR="00380CD2" w:rsidRDefault="00555546">
            <w:r>
              <w:rPr>
                <w:sz w:val="17"/>
              </w:rPr>
              <w:t>Updated status and any resolution note shown the next time the requester views the request or an in-app indicator.</w:t>
            </w:r>
          </w:p>
        </w:tc>
        <w:tc>
          <w:tcPr>
            <w:tcW w:w="1587" w:type="dxa"/>
          </w:tcPr>
          <w:p w14:paraId="69FF0011" w14:textId="77777777" w:rsidR="00380CD2" w:rsidRDefault="00555546" w:rsidP="002E6F86">
            <w:r>
              <w:rPr>
                <w:sz w:val="17"/>
                <w:szCs w:val="17"/>
              </w:rPr>
              <w:t>Implemented and verified (M3) - see Table 3</w:t>
            </w:r>
          </w:p>
        </w:tc>
        <w:tc>
          <w:tcPr>
            <w:tcW w:w="1814" w:type="dxa"/>
          </w:tcPr>
          <w:p w14:paraId="76B26ACF" w14:textId="77777777" w:rsidR="00380CD2" w:rsidRDefault="00555546" w:rsidP="002E6F86">
            <w:r>
              <w:rPr>
                <w:sz w:val="17"/>
              </w:rPr>
              <w:t>CR-005, DEC-001</w:t>
            </w:r>
          </w:p>
        </w:tc>
      </w:tr>
      <w:tr w:rsidR="002E6F86" w14:paraId="7D70231E" w14:textId="77777777">
        <w:trPr>
          <w:cantSplit/>
        </w:trPr>
        <w:tc>
          <w:tcPr>
            <w:tcW w:w="850" w:type="dxa"/>
          </w:tcPr>
          <w:p w14:paraId="7FCE132A" w14:textId="77777777" w:rsidR="00380CD2" w:rsidRDefault="00555546" w:rsidP="002E6F86">
            <w:r>
              <w:rPr>
                <w:b/>
                <w:sz w:val="17"/>
              </w:rPr>
              <w:t>FR-005</w:t>
            </w:r>
          </w:p>
        </w:tc>
        <w:tc>
          <w:tcPr>
            <w:tcW w:w="3572" w:type="dxa"/>
          </w:tcPr>
          <w:p w14:paraId="1FC22666" w14:textId="77777777" w:rsidR="00380CD2" w:rsidRDefault="00555546" w:rsidP="002E6F86">
            <w:r>
              <w:rPr>
                <w:sz w:val="17"/>
              </w:rPr>
              <w:t>Staff view requests in the categories assigned to them by Management.</w:t>
            </w:r>
          </w:p>
        </w:tc>
        <w:tc>
          <w:tcPr>
            <w:tcW w:w="1701" w:type="dxa"/>
          </w:tcPr>
          <w:p w14:paraId="7647DF82" w14:textId="77777777" w:rsidR="00380CD2" w:rsidRDefault="00555546" w:rsidP="002E6F86">
            <w:r>
              <w:rPr>
                <w:sz w:val="17"/>
              </w:rPr>
              <w:t>Service Handler</w:t>
            </w:r>
          </w:p>
        </w:tc>
        <w:tc>
          <w:tcPr>
            <w:tcW w:w="850" w:type="dxa"/>
          </w:tcPr>
          <w:p w14:paraId="3E5670DE" w14:textId="77777777" w:rsidR="00380CD2" w:rsidRDefault="00555546" w:rsidP="002E6F86">
            <w:r>
              <w:rPr>
                <w:sz w:val="17"/>
              </w:rPr>
              <w:t>Must</w:t>
            </w:r>
          </w:p>
        </w:tc>
        <w:tc>
          <w:tcPr>
            <w:tcW w:w="4762" w:type="dxa"/>
          </w:tcPr>
          <w:p w14:paraId="1534CB32" w14:textId="77777777" w:rsidR="00380CD2" w:rsidRDefault="00555546" w:rsidP="002E6F86">
            <w:r>
              <w:rPr>
                <w:sz w:val="17"/>
              </w:rPr>
              <w:t>Only requests in assigned categories are listed; other requests are not visible and cannot be opened through the API.</w:t>
            </w:r>
          </w:p>
        </w:tc>
        <w:tc>
          <w:tcPr>
            <w:tcW w:w="1587" w:type="dxa"/>
          </w:tcPr>
          <w:p w14:paraId="2563E8C6" w14:textId="77777777" w:rsidR="00380CD2" w:rsidRDefault="00555546" w:rsidP="002E6F86">
            <w:r>
              <w:rPr>
                <w:sz w:val="17"/>
                <w:szCs w:val="17"/>
              </w:rPr>
              <w:t>Implemented and verified (M3) - see Table 3</w:t>
            </w:r>
          </w:p>
        </w:tc>
        <w:tc>
          <w:tcPr>
            <w:tcW w:w="1814" w:type="dxa"/>
          </w:tcPr>
          <w:p w14:paraId="04E5C2D5" w14:textId="77777777" w:rsidR="00380CD2" w:rsidRDefault="00555546" w:rsidP="002E6F86">
            <w:r>
              <w:rPr>
                <w:sz w:val="17"/>
              </w:rPr>
              <w:t>CR-002, DEC-002</w:t>
            </w:r>
          </w:p>
        </w:tc>
      </w:tr>
      <w:tr w:rsidR="002E6F86" w14:paraId="21B3975A" w14:textId="77777777">
        <w:trPr>
          <w:cantSplit/>
        </w:trPr>
        <w:tc>
          <w:tcPr>
            <w:tcW w:w="850" w:type="dxa"/>
          </w:tcPr>
          <w:p w14:paraId="52002983" w14:textId="77777777" w:rsidR="00380CD2" w:rsidRDefault="00555546" w:rsidP="002E6F86">
            <w:r>
              <w:rPr>
                <w:b/>
                <w:sz w:val="17"/>
              </w:rPr>
              <w:t>FR-006</w:t>
            </w:r>
          </w:p>
        </w:tc>
        <w:tc>
          <w:tcPr>
            <w:tcW w:w="3572" w:type="dxa"/>
          </w:tcPr>
          <w:p w14:paraId="6B456AEB" w14:textId="77777777" w:rsidR="00380CD2" w:rsidRDefault="00555546" w:rsidP="002E6F86">
            <w:r>
              <w:rPr>
                <w:sz w:val="17"/>
              </w:rPr>
              <w:t>Staff search, filter and sort requests.</w:t>
            </w:r>
          </w:p>
        </w:tc>
        <w:tc>
          <w:tcPr>
            <w:tcW w:w="1701" w:type="dxa"/>
          </w:tcPr>
          <w:p w14:paraId="61239B87" w14:textId="77777777" w:rsidR="00380CD2" w:rsidRDefault="00555546" w:rsidP="002E6F86">
            <w:r>
              <w:rPr>
                <w:sz w:val="17"/>
              </w:rPr>
              <w:t>Service Handler</w:t>
            </w:r>
          </w:p>
        </w:tc>
        <w:tc>
          <w:tcPr>
            <w:tcW w:w="850" w:type="dxa"/>
          </w:tcPr>
          <w:p w14:paraId="2E126216" w14:textId="77777777" w:rsidR="00380CD2" w:rsidRDefault="00555546" w:rsidP="002E6F86">
            <w:r>
              <w:rPr>
                <w:sz w:val="17"/>
              </w:rPr>
              <w:t>Must</w:t>
            </w:r>
          </w:p>
        </w:tc>
        <w:tc>
          <w:tcPr>
            <w:tcW w:w="4762" w:type="dxa"/>
          </w:tcPr>
          <w:p w14:paraId="1249A9E1" w14:textId="77777777" w:rsidR="00380CD2" w:rsidRDefault="00555546" w:rsidP="002E6F86">
            <w:r>
              <w:rPr>
                <w:sz w:val="17"/>
              </w:rPr>
              <w:t>List updates to match status/category/date filter or sort within 2 seconds under normal load.</w:t>
            </w:r>
          </w:p>
        </w:tc>
        <w:tc>
          <w:tcPr>
            <w:tcW w:w="1587" w:type="dxa"/>
          </w:tcPr>
          <w:p w14:paraId="2F06E5F2" w14:textId="77777777" w:rsidR="00380CD2" w:rsidRDefault="00555546" w:rsidP="002E6F86">
            <w:r>
              <w:rPr>
                <w:sz w:val="17"/>
                <w:szCs w:val="17"/>
              </w:rPr>
              <w:t>Implemented (M3) - filter/sort verified; keyword search open (TD-04)</w:t>
            </w:r>
          </w:p>
        </w:tc>
        <w:tc>
          <w:tcPr>
            <w:tcW w:w="1814" w:type="dxa"/>
          </w:tcPr>
          <w:p w14:paraId="36B03A26" w14:textId="77777777" w:rsidR="00380CD2" w:rsidRDefault="00555546" w:rsidP="002E6F86">
            <w:r>
              <w:rPr>
                <w:sz w:val="17"/>
              </w:rPr>
              <w:t>ASR-004</w:t>
            </w:r>
          </w:p>
        </w:tc>
      </w:tr>
      <w:tr w:rsidR="002E6F86" w14:paraId="6AC80075" w14:textId="77777777">
        <w:trPr>
          <w:cantSplit/>
        </w:trPr>
        <w:tc>
          <w:tcPr>
            <w:tcW w:w="850" w:type="dxa"/>
          </w:tcPr>
          <w:p w14:paraId="01C21F7B" w14:textId="77777777" w:rsidR="00380CD2" w:rsidRDefault="00555546" w:rsidP="002E6F86">
            <w:r>
              <w:rPr>
                <w:b/>
                <w:sz w:val="17"/>
              </w:rPr>
              <w:lastRenderedPageBreak/>
              <w:t>FR-007</w:t>
            </w:r>
          </w:p>
        </w:tc>
        <w:tc>
          <w:tcPr>
            <w:tcW w:w="3572" w:type="dxa"/>
          </w:tcPr>
          <w:p w14:paraId="0F3E659D" w14:textId="77777777" w:rsidR="00380CD2" w:rsidRDefault="00555546" w:rsidP="002E6F86">
            <w:r>
              <w:rPr>
                <w:sz w:val="17"/>
              </w:rPr>
              <w:t>Staff view full request detail, including audit history.</w:t>
            </w:r>
          </w:p>
        </w:tc>
        <w:tc>
          <w:tcPr>
            <w:tcW w:w="1701" w:type="dxa"/>
          </w:tcPr>
          <w:p w14:paraId="67CCE6CA" w14:textId="77777777" w:rsidR="00380CD2" w:rsidRDefault="00555546" w:rsidP="002E6F86">
            <w:r>
              <w:rPr>
                <w:sz w:val="17"/>
              </w:rPr>
              <w:t>Service Handler</w:t>
            </w:r>
          </w:p>
        </w:tc>
        <w:tc>
          <w:tcPr>
            <w:tcW w:w="850" w:type="dxa"/>
          </w:tcPr>
          <w:p w14:paraId="3ABED16A" w14:textId="77777777" w:rsidR="00380CD2" w:rsidRDefault="00555546" w:rsidP="002E6F86">
            <w:r>
              <w:rPr>
                <w:sz w:val="17"/>
              </w:rPr>
              <w:t>Must</w:t>
            </w:r>
          </w:p>
        </w:tc>
        <w:tc>
          <w:tcPr>
            <w:tcW w:w="4762" w:type="dxa"/>
          </w:tcPr>
          <w:p w14:paraId="457496EA" w14:textId="77777777" w:rsidR="00380CD2" w:rsidRDefault="00555546" w:rsidP="002E6F86">
            <w:r>
              <w:rPr>
                <w:sz w:val="17"/>
              </w:rPr>
              <w:t>All submitted fields and a historical log of prior actions displayed.</w:t>
            </w:r>
          </w:p>
        </w:tc>
        <w:tc>
          <w:tcPr>
            <w:tcW w:w="1587" w:type="dxa"/>
          </w:tcPr>
          <w:p w14:paraId="24CE6CD2" w14:textId="77777777" w:rsidR="00380CD2" w:rsidRDefault="00555546" w:rsidP="002E6F86">
            <w:r>
              <w:rPr>
                <w:sz w:val="17"/>
                <w:szCs w:val="17"/>
              </w:rPr>
              <w:t>Implemented and verified (M3) - see Table 3</w:t>
            </w:r>
          </w:p>
        </w:tc>
        <w:tc>
          <w:tcPr>
            <w:tcW w:w="1814" w:type="dxa"/>
          </w:tcPr>
          <w:p w14:paraId="1E3177A7" w14:textId="77777777" w:rsidR="00380CD2" w:rsidRDefault="00555546" w:rsidP="002E6F86">
            <w:r>
              <w:rPr>
                <w:sz w:val="17"/>
              </w:rPr>
              <w:t>DEC-007</w:t>
            </w:r>
          </w:p>
        </w:tc>
      </w:tr>
      <w:tr w:rsidR="002E6F86" w14:paraId="5B607452" w14:textId="77777777">
        <w:trPr>
          <w:cantSplit/>
        </w:trPr>
        <w:tc>
          <w:tcPr>
            <w:tcW w:w="850" w:type="dxa"/>
          </w:tcPr>
          <w:p w14:paraId="15C66A97" w14:textId="77777777" w:rsidR="00380CD2" w:rsidRDefault="00555546" w:rsidP="002E6F86">
            <w:r>
              <w:rPr>
                <w:b/>
                <w:sz w:val="17"/>
              </w:rPr>
              <w:t>FR-008</w:t>
            </w:r>
          </w:p>
        </w:tc>
        <w:tc>
          <w:tcPr>
            <w:tcW w:w="3572" w:type="dxa"/>
          </w:tcPr>
          <w:p w14:paraId="77F3CD7D" w14:textId="77777777" w:rsidR="00380CD2" w:rsidRDefault="00555546" w:rsidP="002E6F86">
            <w:r>
              <w:rPr>
                <w:sz w:val="17"/>
              </w:rPr>
              <w:t>Staff assign or accept responsibility for a request.</w:t>
            </w:r>
          </w:p>
        </w:tc>
        <w:tc>
          <w:tcPr>
            <w:tcW w:w="1701" w:type="dxa"/>
          </w:tcPr>
          <w:p w14:paraId="5F1F1BCF" w14:textId="77777777" w:rsidR="00380CD2" w:rsidRDefault="00555546" w:rsidP="002E6F86">
            <w:r>
              <w:rPr>
                <w:sz w:val="17"/>
              </w:rPr>
              <w:t>Service Handler</w:t>
            </w:r>
          </w:p>
        </w:tc>
        <w:tc>
          <w:tcPr>
            <w:tcW w:w="850" w:type="dxa"/>
          </w:tcPr>
          <w:p w14:paraId="477AC784" w14:textId="77777777" w:rsidR="00380CD2" w:rsidRDefault="00555546" w:rsidP="002E6F86">
            <w:r>
              <w:rPr>
                <w:sz w:val="17"/>
              </w:rPr>
              <w:t>Must</w:t>
            </w:r>
          </w:p>
        </w:tc>
        <w:tc>
          <w:tcPr>
            <w:tcW w:w="4762" w:type="dxa"/>
          </w:tcPr>
          <w:p w14:paraId="4C44DB55" w14:textId="77777777" w:rsidR="00380CD2" w:rsidRDefault="00555546">
            <w:r>
              <w:rPr>
                <w:sz w:val="17"/>
              </w:rPr>
              <w:t>Request marked assigned to that staff member with a timestamp; when two handlers accept at the same time, exactly one succeeds and the other receives a message that the request is already assigned.</w:t>
            </w:r>
          </w:p>
        </w:tc>
        <w:tc>
          <w:tcPr>
            <w:tcW w:w="1587" w:type="dxa"/>
          </w:tcPr>
          <w:p w14:paraId="089F378E" w14:textId="77777777" w:rsidR="00F944AF" w:rsidRDefault="00555546">
            <w:r>
              <w:rPr>
                <w:sz w:val="17"/>
                <w:szCs w:val="17"/>
              </w:rPr>
              <w:t>Implemented and verified (M3) - see Table 3</w:t>
            </w:r>
          </w:p>
        </w:tc>
        <w:tc>
          <w:tcPr>
            <w:tcW w:w="1814" w:type="dxa"/>
          </w:tcPr>
          <w:p w14:paraId="5F22F6BC" w14:textId="77777777" w:rsidR="00F944AF" w:rsidRDefault="00555546">
            <w:r>
              <w:rPr>
                <w:sz w:val="17"/>
              </w:rPr>
              <w:t>CR-007, DEC-006</w:t>
            </w:r>
          </w:p>
        </w:tc>
      </w:tr>
      <w:tr w:rsidR="002E6F86" w14:paraId="3240FE8D" w14:textId="77777777">
        <w:trPr>
          <w:cantSplit/>
        </w:trPr>
        <w:tc>
          <w:tcPr>
            <w:tcW w:w="850" w:type="dxa"/>
          </w:tcPr>
          <w:p w14:paraId="1E5B4874" w14:textId="77777777" w:rsidR="00380CD2" w:rsidRDefault="00555546" w:rsidP="002E6F86">
            <w:r>
              <w:rPr>
                <w:b/>
                <w:sz w:val="17"/>
              </w:rPr>
              <w:t>FR-009</w:t>
            </w:r>
          </w:p>
        </w:tc>
        <w:tc>
          <w:tcPr>
            <w:tcW w:w="3572" w:type="dxa"/>
          </w:tcPr>
          <w:p w14:paraId="2EF75BBD" w14:textId="77777777" w:rsidR="00380CD2" w:rsidRDefault="00555546" w:rsidP="002E6F86">
            <w:r>
              <w:rPr>
                <w:sz w:val="17"/>
              </w:rPr>
              <w:t>Staff update request status through controlled transitions.</w:t>
            </w:r>
          </w:p>
        </w:tc>
        <w:tc>
          <w:tcPr>
            <w:tcW w:w="1701" w:type="dxa"/>
          </w:tcPr>
          <w:p w14:paraId="62873414" w14:textId="77777777" w:rsidR="00380CD2" w:rsidRDefault="00555546" w:rsidP="002E6F86">
            <w:r>
              <w:rPr>
                <w:sz w:val="17"/>
              </w:rPr>
              <w:t>Service Handler</w:t>
            </w:r>
          </w:p>
        </w:tc>
        <w:tc>
          <w:tcPr>
            <w:tcW w:w="850" w:type="dxa"/>
          </w:tcPr>
          <w:p w14:paraId="77E5DBF9" w14:textId="77777777" w:rsidR="00380CD2" w:rsidRDefault="00555546" w:rsidP="002E6F86">
            <w:r>
              <w:rPr>
                <w:sz w:val="17"/>
              </w:rPr>
              <w:t>Must</w:t>
            </w:r>
          </w:p>
        </w:tc>
        <w:tc>
          <w:tcPr>
            <w:tcW w:w="4762" w:type="dxa"/>
          </w:tcPr>
          <w:p w14:paraId="4834D133" w14:textId="77777777" w:rsidR="00380CD2" w:rsidRDefault="00555546" w:rsidP="002E6F86">
            <w:r>
              <w:rPr>
                <w:sz w:val="17"/>
              </w:rPr>
              <w:t>Transition outside New - Assigned - In Progress - Resolved - Closed (New/Assigned - Rejected) is rejected with an explanatory message.</w:t>
            </w:r>
          </w:p>
        </w:tc>
        <w:tc>
          <w:tcPr>
            <w:tcW w:w="1587" w:type="dxa"/>
          </w:tcPr>
          <w:p w14:paraId="2D4A612D" w14:textId="77777777" w:rsidR="00380CD2" w:rsidRDefault="00555546" w:rsidP="002E6F86">
            <w:r>
              <w:rPr>
                <w:sz w:val="17"/>
                <w:szCs w:val="17"/>
              </w:rPr>
              <w:t>Implemented and verified (M3) - see Table 3</w:t>
            </w:r>
          </w:p>
        </w:tc>
        <w:tc>
          <w:tcPr>
            <w:tcW w:w="1814" w:type="dxa"/>
          </w:tcPr>
          <w:p w14:paraId="197ED869" w14:textId="77777777" w:rsidR="00F944AF" w:rsidRDefault="00555546">
            <w:r>
              <w:rPr>
                <w:sz w:val="17"/>
              </w:rPr>
              <w:t>ARC-02, DEC-006, DEC-011</w:t>
            </w:r>
          </w:p>
        </w:tc>
      </w:tr>
      <w:tr w:rsidR="002E6F86" w14:paraId="2C1F6335" w14:textId="77777777">
        <w:trPr>
          <w:cantSplit/>
        </w:trPr>
        <w:tc>
          <w:tcPr>
            <w:tcW w:w="850" w:type="dxa"/>
          </w:tcPr>
          <w:p w14:paraId="027228DD" w14:textId="77777777" w:rsidR="00380CD2" w:rsidRDefault="00555546" w:rsidP="002E6F86">
            <w:r>
              <w:rPr>
                <w:b/>
                <w:sz w:val="17"/>
              </w:rPr>
              <w:t>FR-010</w:t>
            </w:r>
          </w:p>
        </w:tc>
        <w:tc>
          <w:tcPr>
            <w:tcW w:w="3572" w:type="dxa"/>
          </w:tcPr>
          <w:p w14:paraId="70965E41" w14:textId="77777777" w:rsidR="00380CD2" w:rsidRDefault="00555546" w:rsidP="002E6F86">
            <w:r>
              <w:rPr>
                <w:sz w:val="17"/>
              </w:rPr>
              <w:t>Staff record comments/resolution notes against a request (append-only).</w:t>
            </w:r>
          </w:p>
        </w:tc>
        <w:tc>
          <w:tcPr>
            <w:tcW w:w="1701" w:type="dxa"/>
          </w:tcPr>
          <w:p w14:paraId="53AAD7C1" w14:textId="77777777" w:rsidR="00380CD2" w:rsidRDefault="00555546" w:rsidP="002E6F86">
            <w:r>
              <w:rPr>
                <w:sz w:val="17"/>
              </w:rPr>
              <w:t>Service Handler</w:t>
            </w:r>
          </w:p>
        </w:tc>
        <w:tc>
          <w:tcPr>
            <w:tcW w:w="850" w:type="dxa"/>
          </w:tcPr>
          <w:p w14:paraId="5C23E67F" w14:textId="77777777" w:rsidR="00380CD2" w:rsidRDefault="00555546" w:rsidP="002E6F86">
            <w:r>
              <w:rPr>
                <w:sz w:val="17"/>
              </w:rPr>
              <w:t>Must</w:t>
            </w:r>
          </w:p>
        </w:tc>
        <w:tc>
          <w:tcPr>
            <w:tcW w:w="4762" w:type="dxa"/>
          </w:tcPr>
          <w:p w14:paraId="684E78BD" w14:textId="77777777" w:rsidR="00380CD2" w:rsidRDefault="00555546" w:rsidP="002E6F86">
            <w:r>
              <w:rPr>
                <w:sz w:val="17"/>
              </w:rPr>
              <w:t>Comment stored with author and timestamp; cannot be edited or deleted.</w:t>
            </w:r>
          </w:p>
        </w:tc>
        <w:tc>
          <w:tcPr>
            <w:tcW w:w="1587" w:type="dxa"/>
          </w:tcPr>
          <w:p w14:paraId="257AEC5D" w14:textId="77777777" w:rsidR="00380CD2" w:rsidRDefault="00555546" w:rsidP="002E6F86">
            <w:r>
              <w:rPr>
                <w:sz w:val="17"/>
                <w:szCs w:val="17"/>
              </w:rPr>
              <w:t>Implemented and verified (M3) - see Table 3</w:t>
            </w:r>
          </w:p>
        </w:tc>
        <w:tc>
          <w:tcPr>
            <w:tcW w:w="1814" w:type="dxa"/>
          </w:tcPr>
          <w:p w14:paraId="77CA6F5E" w14:textId="77777777" w:rsidR="00380CD2" w:rsidRDefault="00555546" w:rsidP="002E6F86">
            <w:r>
              <w:rPr>
                <w:sz w:val="17"/>
              </w:rPr>
              <w:t>DEC-007</w:t>
            </w:r>
          </w:p>
        </w:tc>
      </w:tr>
      <w:tr w:rsidR="002E6F86" w14:paraId="208E716B" w14:textId="77777777">
        <w:trPr>
          <w:cantSplit/>
        </w:trPr>
        <w:tc>
          <w:tcPr>
            <w:tcW w:w="850" w:type="dxa"/>
          </w:tcPr>
          <w:p w14:paraId="4B2DBE0C" w14:textId="77777777" w:rsidR="00380CD2" w:rsidRDefault="00555546" w:rsidP="002E6F86">
            <w:r>
              <w:rPr>
                <w:b/>
                <w:sz w:val="17"/>
              </w:rPr>
              <w:t>FR-011</w:t>
            </w:r>
          </w:p>
        </w:tc>
        <w:tc>
          <w:tcPr>
            <w:tcW w:w="3572" w:type="dxa"/>
          </w:tcPr>
          <w:p w14:paraId="34E0AB60" w14:textId="77777777" w:rsidR="00380CD2" w:rsidRDefault="00555546" w:rsidP="002E6F86">
            <w:r>
              <w:rPr>
                <w:sz w:val="17"/>
              </w:rPr>
              <w:t xml:space="preserve">Staff resolve or close </w:t>
            </w:r>
            <w:proofErr w:type="spellStart"/>
            <w:r>
              <w:rPr>
                <w:sz w:val="17"/>
              </w:rPr>
              <w:t>authorised</w:t>
            </w:r>
            <w:proofErr w:type="spellEnd"/>
            <w:r>
              <w:rPr>
                <w:sz w:val="17"/>
              </w:rPr>
              <w:t xml:space="preserve"> requests.</w:t>
            </w:r>
          </w:p>
        </w:tc>
        <w:tc>
          <w:tcPr>
            <w:tcW w:w="1701" w:type="dxa"/>
          </w:tcPr>
          <w:p w14:paraId="2A1B53A0" w14:textId="77777777" w:rsidR="00380CD2" w:rsidRDefault="00555546" w:rsidP="002E6F86">
            <w:r>
              <w:rPr>
                <w:sz w:val="17"/>
              </w:rPr>
              <w:t>Service Handler</w:t>
            </w:r>
          </w:p>
        </w:tc>
        <w:tc>
          <w:tcPr>
            <w:tcW w:w="850" w:type="dxa"/>
          </w:tcPr>
          <w:p w14:paraId="7563DB1E" w14:textId="77777777" w:rsidR="00380CD2" w:rsidRDefault="00555546" w:rsidP="002E6F86">
            <w:r>
              <w:rPr>
                <w:sz w:val="17"/>
              </w:rPr>
              <w:t>Must</w:t>
            </w:r>
          </w:p>
        </w:tc>
        <w:tc>
          <w:tcPr>
            <w:tcW w:w="4762" w:type="dxa"/>
          </w:tcPr>
          <w:p w14:paraId="12D9FE5E" w14:textId="77777777" w:rsidR="00380CD2" w:rsidRDefault="00555546" w:rsidP="002E6F86">
            <w:r>
              <w:rPr>
                <w:sz w:val="17"/>
              </w:rPr>
              <w:t>Closed request becomes read-only; no further status changes accepted.</w:t>
            </w:r>
          </w:p>
        </w:tc>
        <w:tc>
          <w:tcPr>
            <w:tcW w:w="1587" w:type="dxa"/>
          </w:tcPr>
          <w:p w14:paraId="5000285A" w14:textId="77777777" w:rsidR="00380CD2" w:rsidRDefault="00555546" w:rsidP="002E6F86">
            <w:r>
              <w:rPr>
                <w:sz w:val="17"/>
                <w:szCs w:val="17"/>
              </w:rPr>
              <w:t>Implemented and verified (M3) - see Table 3</w:t>
            </w:r>
          </w:p>
        </w:tc>
        <w:tc>
          <w:tcPr>
            <w:tcW w:w="1814" w:type="dxa"/>
          </w:tcPr>
          <w:p w14:paraId="3118D41F" w14:textId="77777777" w:rsidR="00380CD2" w:rsidRDefault="00555546" w:rsidP="002E6F86">
            <w:r>
              <w:rPr>
                <w:sz w:val="17"/>
              </w:rPr>
              <w:t>DEC-006</w:t>
            </w:r>
          </w:p>
        </w:tc>
      </w:tr>
      <w:tr w:rsidR="002E6F86" w14:paraId="6AAF4F7D" w14:textId="77777777">
        <w:trPr>
          <w:cantSplit/>
        </w:trPr>
        <w:tc>
          <w:tcPr>
            <w:tcW w:w="850" w:type="dxa"/>
          </w:tcPr>
          <w:p w14:paraId="13A1ECA4" w14:textId="77777777" w:rsidR="00380CD2" w:rsidRDefault="00555546" w:rsidP="002E6F86">
            <w:r>
              <w:rPr>
                <w:b/>
                <w:sz w:val="17"/>
              </w:rPr>
              <w:t>FR-012</w:t>
            </w:r>
          </w:p>
        </w:tc>
        <w:tc>
          <w:tcPr>
            <w:tcW w:w="3572" w:type="dxa"/>
          </w:tcPr>
          <w:p w14:paraId="46001017" w14:textId="77777777" w:rsidR="00380CD2" w:rsidRDefault="00555546" w:rsidP="002E6F86">
            <w:r>
              <w:rPr>
                <w:sz w:val="17"/>
              </w:rPr>
              <w:t>Management view aggregate service activity (open, overdue, resolved, closed).</w:t>
            </w:r>
          </w:p>
        </w:tc>
        <w:tc>
          <w:tcPr>
            <w:tcW w:w="1701" w:type="dxa"/>
          </w:tcPr>
          <w:p w14:paraId="0B762B42" w14:textId="77777777" w:rsidR="00380CD2" w:rsidRDefault="00555546" w:rsidP="002E6F86">
            <w:proofErr w:type="spellStart"/>
            <w:r>
              <w:rPr>
                <w:sz w:val="17"/>
              </w:rPr>
              <w:t>CivicConnect</w:t>
            </w:r>
            <w:proofErr w:type="spellEnd"/>
            <w:r>
              <w:rPr>
                <w:sz w:val="17"/>
              </w:rPr>
              <w:t xml:space="preserve"> Management</w:t>
            </w:r>
          </w:p>
        </w:tc>
        <w:tc>
          <w:tcPr>
            <w:tcW w:w="850" w:type="dxa"/>
          </w:tcPr>
          <w:p w14:paraId="4F6641D7" w14:textId="77777777" w:rsidR="00380CD2" w:rsidRDefault="00555546" w:rsidP="002E6F86">
            <w:r>
              <w:rPr>
                <w:sz w:val="17"/>
              </w:rPr>
              <w:t>Should</w:t>
            </w:r>
          </w:p>
        </w:tc>
        <w:tc>
          <w:tcPr>
            <w:tcW w:w="4762" w:type="dxa"/>
          </w:tcPr>
          <w:p w14:paraId="20F8BE28" w14:textId="77777777" w:rsidR="00380CD2" w:rsidRDefault="00555546" w:rsidP="002E6F86">
            <w:r>
              <w:rPr>
                <w:sz w:val="17"/>
              </w:rPr>
              <w:t xml:space="preserve">Counts displayed as of last refresh; overdue = not Resolved/Closed/Rejected within 7 calendar days of </w:t>
            </w:r>
            <w:proofErr w:type="spellStart"/>
            <w:r>
              <w:rPr>
                <w:sz w:val="17"/>
              </w:rPr>
              <w:t>CreatedAt</w:t>
            </w:r>
            <w:proofErr w:type="spellEnd"/>
            <w:r>
              <w:rPr>
                <w:sz w:val="17"/>
              </w:rPr>
              <w:t>.</w:t>
            </w:r>
          </w:p>
        </w:tc>
        <w:tc>
          <w:tcPr>
            <w:tcW w:w="1587" w:type="dxa"/>
          </w:tcPr>
          <w:p w14:paraId="01A3D156" w14:textId="77777777" w:rsidR="00380CD2" w:rsidRDefault="00555546" w:rsidP="002E6F86">
            <w:r>
              <w:rPr>
                <w:sz w:val="17"/>
                <w:szCs w:val="17"/>
              </w:rPr>
              <w:t>Implemented and verified (M3) - see Table 3</w:t>
            </w:r>
          </w:p>
        </w:tc>
        <w:tc>
          <w:tcPr>
            <w:tcW w:w="1814" w:type="dxa"/>
          </w:tcPr>
          <w:p w14:paraId="04A28AB1" w14:textId="77777777" w:rsidR="00380CD2" w:rsidRDefault="00555546" w:rsidP="002E6F86">
            <w:r>
              <w:rPr>
                <w:sz w:val="17"/>
              </w:rPr>
              <w:t>CR-004</w:t>
            </w:r>
          </w:p>
        </w:tc>
      </w:tr>
      <w:tr w:rsidR="002E6F86" w14:paraId="2ED2AAE3" w14:textId="77777777">
        <w:trPr>
          <w:cantSplit/>
        </w:trPr>
        <w:tc>
          <w:tcPr>
            <w:tcW w:w="850" w:type="dxa"/>
          </w:tcPr>
          <w:p w14:paraId="628953AB" w14:textId="77777777" w:rsidR="00380CD2" w:rsidRDefault="00555546" w:rsidP="002E6F86">
            <w:r>
              <w:rPr>
                <w:b/>
                <w:sz w:val="17"/>
              </w:rPr>
              <w:t>FR-013</w:t>
            </w:r>
          </w:p>
        </w:tc>
        <w:tc>
          <w:tcPr>
            <w:tcW w:w="3572" w:type="dxa"/>
          </w:tcPr>
          <w:p w14:paraId="495BBF3B" w14:textId="77777777" w:rsidR="00380CD2" w:rsidRDefault="00555546" w:rsidP="002E6F86">
            <w:r>
              <w:rPr>
                <w:sz w:val="17"/>
              </w:rPr>
              <w:t>Management filter activity by category, status and date range.</w:t>
            </w:r>
          </w:p>
        </w:tc>
        <w:tc>
          <w:tcPr>
            <w:tcW w:w="1701" w:type="dxa"/>
          </w:tcPr>
          <w:p w14:paraId="5FC41ACA" w14:textId="77777777" w:rsidR="00380CD2" w:rsidRDefault="00555546" w:rsidP="002E6F86">
            <w:proofErr w:type="spellStart"/>
            <w:r>
              <w:rPr>
                <w:sz w:val="17"/>
              </w:rPr>
              <w:t>CivicConnect</w:t>
            </w:r>
            <w:proofErr w:type="spellEnd"/>
            <w:r>
              <w:rPr>
                <w:sz w:val="17"/>
              </w:rPr>
              <w:t xml:space="preserve"> Management</w:t>
            </w:r>
          </w:p>
        </w:tc>
        <w:tc>
          <w:tcPr>
            <w:tcW w:w="850" w:type="dxa"/>
          </w:tcPr>
          <w:p w14:paraId="0144A7DB" w14:textId="77777777" w:rsidR="00380CD2" w:rsidRDefault="00555546" w:rsidP="002E6F86">
            <w:r>
              <w:rPr>
                <w:sz w:val="17"/>
              </w:rPr>
              <w:t>Should</w:t>
            </w:r>
          </w:p>
        </w:tc>
        <w:tc>
          <w:tcPr>
            <w:tcW w:w="4762" w:type="dxa"/>
          </w:tcPr>
          <w:p w14:paraId="41E82253" w14:textId="77777777" w:rsidR="00380CD2" w:rsidRDefault="00555546" w:rsidP="002E6F86">
            <w:r>
              <w:rPr>
                <w:sz w:val="17"/>
              </w:rPr>
              <w:t>Counts and lists recalculate to match the selected criteria.</w:t>
            </w:r>
          </w:p>
        </w:tc>
        <w:tc>
          <w:tcPr>
            <w:tcW w:w="1587" w:type="dxa"/>
          </w:tcPr>
          <w:p w14:paraId="0179929D" w14:textId="77777777" w:rsidR="00380CD2" w:rsidRDefault="00555546" w:rsidP="002E6F86">
            <w:r>
              <w:rPr>
                <w:sz w:val="17"/>
                <w:szCs w:val="17"/>
              </w:rPr>
              <w:t>Implemented and verified (M3) - see Table 3</w:t>
            </w:r>
          </w:p>
        </w:tc>
        <w:tc>
          <w:tcPr>
            <w:tcW w:w="1814" w:type="dxa"/>
          </w:tcPr>
          <w:p w14:paraId="2FFA426A" w14:textId="77777777" w:rsidR="00380CD2" w:rsidRDefault="00555546" w:rsidP="002E6F86">
            <w:r>
              <w:rPr>
                <w:sz w:val="17"/>
              </w:rPr>
              <w:t>ASR-004</w:t>
            </w:r>
          </w:p>
        </w:tc>
      </w:tr>
      <w:tr w:rsidR="002E6F86" w14:paraId="67DB5184" w14:textId="77777777">
        <w:trPr>
          <w:cantSplit/>
        </w:trPr>
        <w:tc>
          <w:tcPr>
            <w:tcW w:w="850" w:type="dxa"/>
          </w:tcPr>
          <w:p w14:paraId="62F2854A" w14:textId="77777777" w:rsidR="00380CD2" w:rsidRDefault="00555546" w:rsidP="002E6F86">
            <w:r>
              <w:rPr>
                <w:b/>
                <w:sz w:val="17"/>
              </w:rPr>
              <w:t>FR-014</w:t>
            </w:r>
          </w:p>
        </w:tc>
        <w:tc>
          <w:tcPr>
            <w:tcW w:w="3572" w:type="dxa"/>
          </w:tcPr>
          <w:p w14:paraId="0CF060A2" w14:textId="77777777" w:rsidR="00380CD2" w:rsidRDefault="00555546" w:rsidP="002E6F86">
            <w:r>
              <w:rPr>
                <w:sz w:val="17"/>
              </w:rPr>
              <w:t>System enforces role-based access control on all functionality.</w:t>
            </w:r>
          </w:p>
        </w:tc>
        <w:tc>
          <w:tcPr>
            <w:tcW w:w="1701" w:type="dxa"/>
          </w:tcPr>
          <w:p w14:paraId="7CB7E27E" w14:textId="77777777" w:rsidR="00380CD2" w:rsidRDefault="00555546">
            <w:r>
              <w:rPr>
                <w:sz w:val="17"/>
              </w:rPr>
              <w:t>Platform / Security constraint (POPIA)</w:t>
            </w:r>
          </w:p>
        </w:tc>
        <w:tc>
          <w:tcPr>
            <w:tcW w:w="850" w:type="dxa"/>
          </w:tcPr>
          <w:p w14:paraId="3578EC18" w14:textId="77777777" w:rsidR="00380CD2" w:rsidRDefault="00555546" w:rsidP="002E6F86">
            <w:r>
              <w:rPr>
                <w:sz w:val="17"/>
              </w:rPr>
              <w:t>Must</w:t>
            </w:r>
          </w:p>
        </w:tc>
        <w:tc>
          <w:tcPr>
            <w:tcW w:w="4762" w:type="dxa"/>
          </w:tcPr>
          <w:p w14:paraId="7B0612FB" w14:textId="77777777" w:rsidR="00380CD2" w:rsidRDefault="00555546" w:rsidP="002E6F86">
            <w:r>
              <w:rPr>
                <w:sz w:val="17"/>
              </w:rPr>
              <w:t>Unauthenticated or wrongly-</w:t>
            </w:r>
            <w:proofErr w:type="spellStart"/>
            <w:r>
              <w:rPr>
                <w:sz w:val="17"/>
              </w:rPr>
              <w:t>roled</w:t>
            </w:r>
            <w:proofErr w:type="spellEnd"/>
            <w:r>
              <w:rPr>
                <w:sz w:val="17"/>
              </w:rPr>
              <w:t xml:space="preserve"> direct URL/API access is denied without exposing data.</w:t>
            </w:r>
          </w:p>
        </w:tc>
        <w:tc>
          <w:tcPr>
            <w:tcW w:w="1587" w:type="dxa"/>
          </w:tcPr>
          <w:p w14:paraId="33132537" w14:textId="77777777" w:rsidR="00380CD2" w:rsidRDefault="00555546" w:rsidP="002E6F86">
            <w:r>
              <w:rPr>
                <w:sz w:val="17"/>
                <w:szCs w:val="17"/>
              </w:rPr>
              <w:t>Implemented and verified (M3) - see Table 3</w:t>
            </w:r>
          </w:p>
        </w:tc>
        <w:tc>
          <w:tcPr>
            <w:tcW w:w="1814" w:type="dxa"/>
          </w:tcPr>
          <w:p w14:paraId="0087768B" w14:textId="77777777" w:rsidR="00F944AF" w:rsidRDefault="00555546">
            <w:r>
              <w:rPr>
                <w:sz w:val="17"/>
              </w:rPr>
              <w:t>DEC-002, DEC-004, DEC-010</w:t>
            </w:r>
          </w:p>
        </w:tc>
      </w:tr>
      <w:tr w:rsidR="002E6F86" w14:paraId="0F48D6CB" w14:textId="77777777">
        <w:trPr>
          <w:cantSplit/>
        </w:trPr>
        <w:tc>
          <w:tcPr>
            <w:tcW w:w="850" w:type="dxa"/>
          </w:tcPr>
          <w:p w14:paraId="63D3166F" w14:textId="77777777" w:rsidR="00380CD2" w:rsidRDefault="00555546" w:rsidP="002E6F86">
            <w:r>
              <w:rPr>
                <w:b/>
                <w:sz w:val="17"/>
              </w:rPr>
              <w:t>FR-015</w:t>
            </w:r>
          </w:p>
        </w:tc>
        <w:tc>
          <w:tcPr>
            <w:tcW w:w="3572" w:type="dxa"/>
          </w:tcPr>
          <w:p w14:paraId="341091B1" w14:textId="77777777" w:rsidR="00380CD2" w:rsidRDefault="00555546" w:rsidP="002E6F86">
            <w:r>
              <w:rPr>
                <w:sz w:val="17"/>
              </w:rPr>
              <w:t>System maintains a controlled, Management-defined category schema.</w:t>
            </w:r>
          </w:p>
        </w:tc>
        <w:tc>
          <w:tcPr>
            <w:tcW w:w="1701" w:type="dxa"/>
          </w:tcPr>
          <w:p w14:paraId="7AB20651" w14:textId="77777777" w:rsidR="00380CD2" w:rsidRDefault="00555546" w:rsidP="002E6F86">
            <w:r>
              <w:rPr>
                <w:sz w:val="17"/>
              </w:rPr>
              <w:t>Platform / Scope Baseline</w:t>
            </w:r>
          </w:p>
        </w:tc>
        <w:tc>
          <w:tcPr>
            <w:tcW w:w="850" w:type="dxa"/>
          </w:tcPr>
          <w:p w14:paraId="1AA95B85" w14:textId="77777777" w:rsidR="00380CD2" w:rsidRDefault="00555546" w:rsidP="002E6F86">
            <w:r>
              <w:rPr>
                <w:sz w:val="17"/>
              </w:rPr>
              <w:t>Must</w:t>
            </w:r>
          </w:p>
        </w:tc>
        <w:tc>
          <w:tcPr>
            <w:tcW w:w="4762" w:type="dxa"/>
          </w:tcPr>
          <w:p w14:paraId="6E28CE29" w14:textId="77777777" w:rsidR="00380CD2" w:rsidRDefault="00555546" w:rsidP="002E6F86">
            <w:r>
              <w:rPr>
                <w:sz w:val="17"/>
              </w:rPr>
              <w:t>Category chosen from a list maintained by Management; no free-text category.</w:t>
            </w:r>
          </w:p>
        </w:tc>
        <w:tc>
          <w:tcPr>
            <w:tcW w:w="1587" w:type="dxa"/>
          </w:tcPr>
          <w:p w14:paraId="2E79FAB9" w14:textId="77777777" w:rsidR="00380CD2" w:rsidRDefault="00555546" w:rsidP="002E6F86">
            <w:r>
              <w:rPr>
                <w:sz w:val="17"/>
                <w:szCs w:val="17"/>
              </w:rPr>
              <w:t>Implemented and verified (M3) - see Table 3</w:t>
            </w:r>
          </w:p>
        </w:tc>
        <w:tc>
          <w:tcPr>
            <w:tcW w:w="1814" w:type="dxa"/>
          </w:tcPr>
          <w:p w14:paraId="1894608E" w14:textId="77777777" w:rsidR="00380CD2" w:rsidRDefault="00555546" w:rsidP="002E6F86">
            <w:r>
              <w:rPr>
                <w:sz w:val="17"/>
              </w:rPr>
              <w:t>CR-001, DEC-008</w:t>
            </w:r>
          </w:p>
        </w:tc>
      </w:tr>
      <w:tr w:rsidR="002E6F86" w14:paraId="2F92DF03" w14:textId="77777777">
        <w:trPr>
          <w:cantSplit/>
        </w:trPr>
        <w:tc>
          <w:tcPr>
            <w:tcW w:w="850" w:type="dxa"/>
          </w:tcPr>
          <w:p w14:paraId="7864EDDA" w14:textId="77777777" w:rsidR="00380CD2" w:rsidRDefault="00555546" w:rsidP="002E6F86">
            <w:r>
              <w:rPr>
                <w:b/>
                <w:sz w:val="17"/>
              </w:rPr>
              <w:t>FR-016</w:t>
            </w:r>
          </w:p>
        </w:tc>
        <w:tc>
          <w:tcPr>
            <w:tcW w:w="3572" w:type="dxa"/>
          </w:tcPr>
          <w:p w14:paraId="5305C8AB" w14:textId="77777777" w:rsidR="00380CD2" w:rsidRDefault="00555546" w:rsidP="002E6F86">
            <w:r>
              <w:rPr>
                <w:sz w:val="17"/>
              </w:rPr>
              <w:t>Management set the priority of a request (Low / Medium / High).</w:t>
            </w:r>
          </w:p>
        </w:tc>
        <w:tc>
          <w:tcPr>
            <w:tcW w:w="1701" w:type="dxa"/>
          </w:tcPr>
          <w:p w14:paraId="1FF0275B" w14:textId="77777777" w:rsidR="00380CD2" w:rsidRDefault="00555546" w:rsidP="002E6F86">
            <w:proofErr w:type="spellStart"/>
            <w:r>
              <w:rPr>
                <w:sz w:val="17"/>
              </w:rPr>
              <w:t>CivicConnect</w:t>
            </w:r>
            <w:proofErr w:type="spellEnd"/>
            <w:r>
              <w:rPr>
                <w:sz w:val="17"/>
              </w:rPr>
              <w:t xml:space="preserve"> Management (DEC-003)</w:t>
            </w:r>
          </w:p>
        </w:tc>
        <w:tc>
          <w:tcPr>
            <w:tcW w:w="850" w:type="dxa"/>
          </w:tcPr>
          <w:p w14:paraId="5B22A2BA" w14:textId="77777777" w:rsidR="00380CD2" w:rsidRDefault="00555546" w:rsidP="002E6F86">
            <w:r>
              <w:rPr>
                <w:sz w:val="17"/>
              </w:rPr>
              <w:t>Should</w:t>
            </w:r>
          </w:p>
        </w:tc>
        <w:tc>
          <w:tcPr>
            <w:tcW w:w="4762" w:type="dxa"/>
          </w:tcPr>
          <w:p w14:paraId="5AC99D26" w14:textId="77777777" w:rsidR="00380CD2" w:rsidRDefault="00555546" w:rsidP="002E6F86">
            <w:r>
              <w:rPr>
                <w:sz w:val="17"/>
              </w:rPr>
              <w:t>Priority saved, shown to staff in the request list and recorded in the audit trail; staff and requesters cannot change it.</w:t>
            </w:r>
          </w:p>
        </w:tc>
        <w:tc>
          <w:tcPr>
            <w:tcW w:w="1587" w:type="dxa"/>
          </w:tcPr>
          <w:p w14:paraId="039EA402" w14:textId="77777777" w:rsidR="00380CD2" w:rsidRDefault="00555546" w:rsidP="002E6F86">
            <w:r>
              <w:rPr>
                <w:sz w:val="17"/>
                <w:szCs w:val="17"/>
              </w:rPr>
              <w:t>Implemented and verified (M3) - see Table 3</w:t>
            </w:r>
          </w:p>
        </w:tc>
        <w:tc>
          <w:tcPr>
            <w:tcW w:w="1814" w:type="dxa"/>
          </w:tcPr>
          <w:p w14:paraId="78069519" w14:textId="77777777" w:rsidR="00380CD2" w:rsidRDefault="00555546">
            <w:r>
              <w:rPr>
                <w:sz w:val="17"/>
              </w:rPr>
              <w:t>CR-003, DEC-003, DEC-012</w:t>
            </w:r>
          </w:p>
        </w:tc>
      </w:tr>
      <w:tr w:rsidR="002E6F86" w14:paraId="0F02415D" w14:textId="77777777">
        <w:trPr>
          <w:cantSplit/>
        </w:trPr>
        <w:tc>
          <w:tcPr>
            <w:tcW w:w="850" w:type="dxa"/>
          </w:tcPr>
          <w:p w14:paraId="3082448B" w14:textId="77777777" w:rsidR="00380CD2" w:rsidRDefault="00555546" w:rsidP="002E6F86">
            <w:r>
              <w:rPr>
                <w:b/>
                <w:sz w:val="17"/>
              </w:rPr>
              <w:t>NFR-001</w:t>
            </w:r>
          </w:p>
        </w:tc>
        <w:tc>
          <w:tcPr>
            <w:tcW w:w="3572" w:type="dxa"/>
          </w:tcPr>
          <w:p w14:paraId="108C42CB" w14:textId="77777777" w:rsidR="00380CD2" w:rsidRDefault="00555546" w:rsidP="002E6F86">
            <w:r>
              <w:rPr>
                <w:sz w:val="17"/>
              </w:rPr>
              <w:t>Standard pages respond promptly under normal project load.</w:t>
            </w:r>
          </w:p>
        </w:tc>
        <w:tc>
          <w:tcPr>
            <w:tcW w:w="1701" w:type="dxa"/>
          </w:tcPr>
          <w:p w14:paraId="6FEB255C" w14:textId="77777777" w:rsidR="00380CD2" w:rsidRDefault="00555546" w:rsidP="002E6F86">
            <w:r>
              <w:rPr>
                <w:sz w:val="17"/>
              </w:rPr>
              <w:t>Quality constraint</w:t>
            </w:r>
          </w:p>
        </w:tc>
        <w:tc>
          <w:tcPr>
            <w:tcW w:w="850" w:type="dxa"/>
          </w:tcPr>
          <w:p w14:paraId="2B051C6E" w14:textId="77777777" w:rsidR="00380CD2" w:rsidRDefault="00555546" w:rsidP="002E6F86">
            <w:r>
              <w:rPr>
                <w:sz w:val="17"/>
              </w:rPr>
              <w:t>Should</w:t>
            </w:r>
          </w:p>
        </w:tc>
        <w:tc>
          <w:tcPr>
            <w:tcW w:w="4762" w:type="dxa"/>
          </w:tcPr>
          <w:p w14:paraId="7E2071E9" w14:textId="77777777" w:rsidR="00380CD2" w:rsidRDefault="00555546" w:rsidP="002E6F86">
            <w:r>
              <w:rPr>
                <w:sz w:val="17"/>
              </w:rPr>
              <w:t>95th-percentile response 3 seconds or less at up to 20 concurrent users.</w:t>
            </w:r>
          </w:p>
        </w:tc>
        <w:tc>
          <w:tcPr>
            <w:tcW w:w="1587" w:type="dxa"/>
          </w:tcPr>
          <w:p w14:paraId="3DBF0290" w14:textId="77777777" w:rsidR="00380CD2" w:rsidRDefault="00555546" w:rsidP="002E6F86">
            <w:r>
              <w:rPr>
                <w:sz w:val="17"/>
                <w:szCs w:val="17"/>
              </w:rPr>
              <w:t>Measured (M3) - local run passed; staging run open</w:t>
            </w:r>
          </w:p>
        </w:tc>
        <w:tc>
          <w:tcPr>
            <w:tcW w:w="1814" w:type="dxa"/>
          </w:tcPr>
          <w:p w14:paraId="63D21F29" w14:textId="77777777" w:rsidR="00380CD2" w:rsidRDefault="00555546" w:rsidP="002E6F86">
            <w:r>
              <w:rPr>
                <w:sz w:val="17"/>
              </w:rPr>
              <w:t>ASR-004</w:t>
            </w:r>
          </w:p>
        </w:tc>
      </w:tr>
      <w:tr w:rsidR="002E6F86" w14:paraId="6A783EAB" w14:textId="77777777">
        <w:trPr>
          <w:cantSplit/>
        </w:trPr>
        <w:tc>
          <w:tcPr>
            <w:tcW w:w="850" w:type="dxa"/>
          </w:tcPr>
          <w:p w14:paraId="64923B9D" w14:textId="77777777" w:rsidR="00380CD2" w:rsidRDefault="00555546" w:rsidP="002E6F86">
            <w:r>
              <w:rPr>
                <w:b/>
                <w:sz w:val="17"/>
              </w:rPr>
              <w:t>NFR-002</w:t>
            </w:r>
          </w:p>
        </w:tc>
        <w:tc>
          <w:tcPr>
            <w:tcW w:w="3572" w:type="dxa"/>
          </w:tcPr>
          <w:p w14:paraId="5905E407" w14:textId="77777777" w:rsidR="00380CD2" w:rsidRDefault="00555546" w:rsidP="002E6F86">
            <w:r>
              <w:rPr>
                <w:sz w:val="17"/>
              </w:rPr>
              <w:t>All users authenticate; credentials never stored/transmitted in plain text.</w:t>
            </w:r>
          </w:p>
        </w:tc>
        <w:tc>
          <w:tcPr>
            <w:tcW w:w="1701" w:type="dxa"/>
          </w:tcPr>
          <w:p w14:paraId="5209D342" w14:textId="77777777" w:rsidR="00380CD2" w:rsidRDefault="00555546" w:rsidP="002E6F86">
            <w:r>
              <w:rPr>
                <w:sz w:val="17"/>
              </w:rPr>
              <w:t>Government (POPIA) / Security</w:t>
            </w:r>
          </w:p>
        </w:tc>
        <w:tc>
          <w:tcPr>
            <w:tcW w:w="850" w:type="dxa"/>
          </w:tcPr>
          <w:p w14:paraId="5DFA6856" w14:textId="77777777" w:rsidR="00380CD2" w:rsidRDefault="00555546" w:rsidP="002E6F86">
            <w:r>
              <w:rPr>
                <w:sz w:val="17"/>
              </w:rPr>
              <w:t>Must</w:t>
            </w:r>
          </w:p>
        </w:tc>
        <w:tc>
          <w:tcPr>
            <w:tcW w:w="4762" w:type="dxa"/>
          </w:tcPr>
          <w:p w14:paraId="6A819184" w14:textId="77777777" w:rsidR="00380CD2" w:rsidRDefault="00555546" w:rsidP="002E6F86">
            <w:r>
              <w:rPr>
                <w:sz w:val="17"/>
              </w:rPr>
              <w:t xml:space="preserve">Passwords hashed with </w:t>
            </w:r>
            <w:proofErr w:type="spellStart"/>
            <w:r>
              <w:rPr>
                <w:sz w:val="17"/>
              </w:rPr>
              <w:t>BCrypt</w:t>
            </w:r>
            <w:proofErr w:type="spellEnd"/>
            <w:r>
              <w:rPr>
                <w:sz w:val="17"/>
              </w:rPr>
              <w:t xml:space="preserve"> (Spring Security) and stored only in </w:t>
            </w:r>
            <w:proofErr w:type="spellStart"/>
            <w:r>
              <w:rPr>
                <w:sz w:val="17"/>
              </w:rPr>
              <w:t>PasswordHash</w:t>
            </w:r>
            <w:proofErr w:type="spellEnd"/>
            <w:r>
              <w:rPr>
                <w:sz w:val="17"/>
              </w:rPr>
              <w:t>; verified by code review.</w:t>
            </w:r>
          </w:p>
        </w:tc>
        <w:tc>
          <w:tcPr>
            <w:tcW w:w="1587" w:type="dxa"/>
          </w:tcPr>
          <w:p w14:paraId="07B872D6" w14:textId="77777777" w:rsidR="00380CD2" w:rsidRDefault="00555546" w:rsidP="002E6F86">
            <w:r>
              <w:rPr>
                <w:sz w:val="17"/>
                <w:szCs w:val="17"/>
              </w:rPr>
              <w:t>Implemented and verified (M3) - see Table 3</w:t>
            </w:r>
          </w:p>
        </w:tc>
        <w:tc>
          <w:tcPr>
            <w:tcW w:w="1814" w:type="dxa"/>
          </w:tcPr>
          <w:p w14:paraId="4A1A3536" w14:textId="77777777" w:rsidR="00F944AF" w:rsidRDefault="00555546">
            <w:r>
              <w:rPr>
                <w:sz w:val="17"/>
              </w:rPr>
              <w:t>CR-006, DEC-004, DEC-010</w:t>
            </w:r>
          </w:p>
        </w:tc>
      </w:tr>
      <w:tr w:rsidR="002E6F86" w14:paraId="0DA12976" w14:textId="77777777">
        <w:trPr>
          <w:cantSplit/>
        </w:trPr>
        <w:tc>
          <w:tcPr>
            <w:tcW w:w="850" w:type="dxa"/>
          </w:tcPr>
          <w:p w14:paraId="22090F19" w14:textId="77777777" w:rsidR="00380CD2" w:rsidRDefault="00555546" w:rsidP="002E6F86">
            <w:r>
              <w:rPr>
                <w:b/>
                <w:sz w:val="17"/>
              </w:rPr>
              <w:t>NFR-003</w:t>
            </w:r>
          </w:p>
        </w:tc>
        <w:tc>
          <w:tcPr>
            <w:tcW w:w="3572" w:type="dxa"/>
          </w:tcPr>
          <w:p w14:paraId="5094F7EA" w14:textId="77777777" w:rsidR="00380CD2" w:rsidRDefault="00555546" w:rsidP="002E6F86">
            <w:r>
              <w:rPr>
                <w:sz w:val="17"/>
              </w:rPr>
              <w:t>RBAC enforced at interface and server/API layer, not UI alone.</w:t>
            </w:r>
          </w:p>
        </w:tc>
        <w:tc>
          <w:tcPr>
            <w:tcW w:w="1701" w:type="dxa"/>
          </w:tcPr>
          <w:p w14:paraId="7DF7B0EF" w14:textId="77777777" w:rsidR="00380CD2" w:rsidRDefault="00555546" w:rsidP="002E6F86">
            <w:r>
              <w:rPr>
                <w:sz w:val="17"/>
              </w:rPr>
              <w:t>Security constraint</w:t>
            </w:r>
          </w:p>
        </w:tc>
        <w:tc>
          <w:tcPr>
            <w:tcW w:w="850" w:type="dxa"/>
          </w:tcPr>
          <w:p w14:paraId="224BB45E" w14:textId="77777777" w:rsidR="00380CD2" w:rsidRDefault="00555546" w:rsidP="002E6F86">
            <w:r>
              <w:rPr>
                <w:sz w:val="17"/>
              </w:rPr>
              <w:t>Must</w:t>
            </w:r>
          </w:p>
        </w:tc>
        <w:tc>
          <w:tcPr>
            <w:tcW w:w="4762" w:type="dxa"/>
          </w:tcPr>
          <w:p w14:paraId="4D533138" w14:textId="77777777" w:rsidR="00380CD2" w:rsidRDefault="00555546" w:rsidP="002E6F86">
            <w:r>
              <w:rPr>
                <w:sz w:val="17"/>
              </w:rPr>
              <w:t>Direct staff/management endpoint call with a requester-role token returns 403 and no data.</w:t>
            </w:r>
          </w:p>
        </w:tc>
        <w:tc>
          <w:tcPr>
            <w:tcW w:w="1587" w:type="dxa"/>
          </w:tcPr>
          <w:p w14:paraId="0B941E98" w14:textId="77777777" w:rsidR="00380CD2" w:rsidRDefault="00555546" w:rsidP="002E6F86">
            <w:r>
              <w:rPr>
                <w:sz w:val="17"/>
                <w:szCs w:val="17"/>
              </w:rPr>
              <w:t>Implemented and verified (M3) - see Table 3</w:t>
            </w:r>
          </w:p>
        </w:tc>
        <w:tc>
          <w:tcPr>
            <w:tcW w:w="1814" w:type="dxa"/>
          </w:tcPr>
          <w:p w14:paraId="4C665A40" w14:textId="77777777" w:rsidR="00380CD2" w:rsidRDefault="00555546" w:rsidP="002E6F86">
            <w:r>
              <w:rPr>
                <w:sz w:val="17"/>
              </w:rPr>
              <w:t>ARC-01</w:t>
            </w:r>
          </w:p>
        </w:tc>
      </w:tr>
      <w:tr w:rsidR="002E6F86" w14:paraId="19A11085" w14:textId="77777777">
        <w:trPr>
          <w:cantSplit/>
        </w:trPr>
        <w:tc>
          <w:tcPr>
            <w:tcW w:w="850" w:type="dxa"/>
          </w:tcPr>
          <w:p w14:paraId="7AC05008" w14:textId="77777777" w:rsidR="00380CD2" w:rsidRDefault="00555546" w:rsidP="002E6F86">
            <w:r>
              <w:rPr>
                <w:b/>
                <w:sz w:val="17"/>
              </w:rPr>
              <w:lastRenderedPageBreak/>
              <w:t>NFR-004</w:t>
            </w:r>
          </w:p>
        </w:tc>
        <w:tc>
          <w:tcPr>
            <w:tcW w:w="3572" w:type="dxa"/>
          </w:tcPr>
          <w:p w14:paraId="3ECB3DA4" w14:textId="77777777" w:rsidR="00380CD2" w:rsidRDefault="00555546" w:rsidP="002E6F86">
            <w:r>
              <w:rPr>
                <w:sz w:val="17"/>
              </w:rPr>
              <w:t>First-time requester can submit a request without external instructions.</w:t>
            </w:r>
          </w:p>
        </w:tc>
        <w:tc>
          <w:tcPr>
            <w:tcW w:w="1701" w:type="dxa"/>
          </w:tcPr>
          <w:p w14:paraId="16088470" w14:textId="77777777" w:rsidR="00380CD2" w:rsidRDefault="00555546" w:rsidP="002E6F86">
            <w:r>
              <w:rPr>
                <w:sz w:val="17"/>
              </w:rPr>
              <w:t>Service Requester</w:t>
            </w:r>
          </w:p>
        </w:tc>
        <w:tc>
          <w:tcPr>
            <w:tcW w:w="850" w:type="dxa"/>
          </w:tcPr>
          <w:p w14:paraId="5FCD7794" w14:textId="77777777" w:rsidR="00380CD2" w:rsidRDefault="00555546" w:rsidP="002E6F86">
            <w:r>
              <w:rPr>
                <w:sz w:val="17"/>
              </w:rPr>
              <w:t>Should</w:t>
            </w:r>
          </w:p>
        </w:tc>
        <w:tc>
          <w:tcPr>
            <w:tcW w:w="4762" w:type="dxa"/>
          </w:tcPr>
          <w:p w14:paraId="68716020" w14:textId="77777777" w:rsidR="00380CD2" w:rsidRDefault="00555546" w:rsidP="002E6F86">
            <w:r>
              <w:rPr>
                <w:sz w:val="17"/>
              </w:rPr>
              <w:t>2 of 3 non-team users complete submission unaided within 5 minutes.</w:t>
            </w:r>
          </w:p>
        </w:tc>
        <w:tc>
          <w:tcPr>
            <w:tcW w:w="1587" w:type="dxa"/>
          </w:tcPr>
          <w:p w14:paraId="60819306" w14:textId="69272D7D" w:rsidR="00380CD2" w:rsidRDefault="00555546" w:rsidP="002E6F86">
            <w:r>
              <w:rPr>
                <w:sz w:val="17"/>
                <w:szCs w:val="17"/>
              </w:rPr>
              <w:t>Deferred- current staging environment needs to be prepared for testers due to slow startup time, making completely unaided request impossible as coordination is needed between developer and tester.</w:t>
            </w:r>
          </w:p>
        </w:tc>
        <w:tc>
          <w:tcPr>
            <w:tcW w:w="1814" w:type="dxa"/>
          </w:tcPr>
          <w:p w14:paraId="65F2407E" w14:textId="38045841" w:rsidR="00380CD2" w:rsidRDefault="00555546" w:rsidP="002E6F86">
            <w:r>
              <w:rPr>
                <w:sz w:val="17"/>
              </w:rPr>
              <w:t>CR-014</w:t>
            </w:r>
          </w:p>
        </w:tc>
      </w:tr>
      <w:tr w:rsidR="002E6F86" w14:paraId="71018C3C" w14:textId="77777777">
        <w:trPr>
          <w:cantSplit/>
        </w:trPr>
        <w:tc>
          <w:tcPr>
            <w:tcW w:w="850" w:type="dxa"/>
          </w:tcPr>
          <w:p w14:paraId="530383A0" w14:textId="77777777" w:rsidR="00380CD2" w:rsidRDefault="00555546" w:rsidP="002E6F86">
            <w:r>
              <w:rPr>
                <w:b/>
                <w:sz w:val="17"/>
              </w:rPr>
              <w:t>NFR-005</w:t>
            </w:r>
          </w:p>
        </w:tc>
        <w:tc>
          <w:tcPr>
            <w:tcW w:w="3572" w:type="dxa"/>
          </w:tcPr>
          <w:p w14:paraId="48DD6BA3" w14:textId="77777777" w:rsidR="00380CD2" w:rsidRDefault="00555546" w:rsidP="002E6F86">
            <w:r>
              <w:rPr>
                <w:sz w:val="17"/>
              </w:rPr>
              <w:t>System available without unplanned downtime during demonstrations.</w:t>
            </w:r>
          </w:p>
        </w:tc>
        <w:tc>
          <w:tcPr>
            <w:tcW w:w="1701" w:type="dxa"/>
          </w:tcPr>
          <w:p w14:paraId="7177363C" w14:textId="77777777" w:rsidR="00380CD2" w:rsidRDefault="00555546" w:rsidP="002E6F86">
            <w:r>
              <w:rPr>
                <w:sz w:val="17"/>
              </w:rPr>
              <w:t>Milestone/presentation constraint</w:t>
            </w:r>
          </w:p>
        </w:tc>
        <w:tc>
          <w:tcPr>
            <w:tcW w:w="850" w:type="dxa"/>
          </w:tcPr>
          <w:p w14:paraId="05689CD4" w14:textId="77777777" w:rsidR="00380CD2" w:rsidRDefault="00555546" w:rsidP="002E6F86">
            <w:r>
              <w:rPr>
                <w:sz w:val="17"/>
              </w:rPr>
              <w:t>Should</w:t>
            </w:r>
          </w:p>
        </w:tc>
        <w:tc>
          <w:tcPr>
            <w:tcW w:w="4762" w:type="dxa"/>
          </w:tcPr>
          <w:p w14:paraId="19551C67" w14:textId="77777777" w:rsidR="00380CD2" w:rsidRDefault="00555546" w:rsidP="002E6F86">
            <w:r>
              <w:rPr>
                <w:sz w:val="17"/>
              </w:rPr>
              <w:t>No unplanned outage during rehearsal/live windows; database and app health-checked the day before each.</w:t>
            </w:r>
          </w:p>
        </w:tc>
        <w:tc>
          <w:tcPr>
            <w:tcW w:w="1587" w:type="dxa"/>
          </w:tcPr>
          <w:p w14:paraId="712F5569" w14:textId="77777777" w:rsidR="00380CD2" w:rsidRDefault="00555546" w:rsidP="002E6F86">
            <w:r>
              <w:rPr>
                <w:sz w:val="17"/>
                <w:szCs w:val="17"/>
              </w:rPr>
              <w:t>Partly implemented (M3) - 503 handling done; health check is a team step</w:t>
            </w:r>
          </w:p>
        </w:tc>
        <w:tc>
          <w:tcPr>
            <w:tcW w:w="1814" w:type="dxa"/>
          </w:tcPr>
          <w:p w14:paraId="3FEC8D9D" w14:textId="77777777" w:rsidR="00F944AF" w:rsidRDefault="00555546">
            <w:r>
              <w:rPr>
                <w:sz w:val="17"/>
              </w:rPr>
              <w:t>CR-006, ARC-03, R-14</w:t>
            </w:r>
          </w:p>
        </w:tc>
      </w:tr>
      <w:tr w:rsidR="002E6F86" w14:paraId="26B62B3F" w14:textId="77777777">
        <w:trPr>
          <w:cantSplit/>
        </w:trPr>
        <w:tc>
          <w:tcPr>
            <w:tcW w:w="850" w:type="dxa"/>
          </w:tcPr>
          <w:p w14:paraId="636DCF95" w14:textId="77777777" w:rsidR="00380CD2" w:rsidRDefault="00555546" w:rsidP="002E6F86">
            <w:r>
              <w:rPr>
                <w:b/>
                <w:sz w:val="17"/>
              </w:rPr>
              <w:t>NFR-006</w:t>
            </w:r>
          </w:p>
        </w:tc>
        <w:tc>
          <w:tcPr>
            <w:tcW w:w="3572" w:type="dxa"/>
          </w:tcPr>
          <w:p w14:paraId="06C175A7" w14:textId="77777777" w:rsidR="00380CD2" w:rsidRDefault="00555546" w:rsidP="002E6F86">
            <w:r>
              <w:rPr>
                <w:sz w:val="17"/>
              </w:rPr>
              <w:t>Every submission, status change, assignment and resolution action is logged with actor, timestamp and before/after state.</w:t>
            </w:r>
          </w:p>
        </w:tc>
        <w:tc>
          <w:tcPr>
            <w:tcW w:w="1701" w:type="dxa"/>
          </w:tcPr>
          <w:p w14:paraId="46CB3812" w14:textId="77777777" w:rsidR="00380CD2" w:rsidRDefault="00555546" w:rsidP="002E6F86">
            <w:proofErr w:type="spellStart"/>
            <w:r>
              <w:rPr>
                <w:sz w:val="17"/>
              </w:rPr>
              <w:t>CivicConnect</w:t>
            </w:r>
            <w:proofErr w:type="spellEnd"/>
            <w:r>
              <w:rPr>
                <w:sz w:val="17"/>
              </w:rPr>
              <w:t xml:space="preserve"> Management</w:t>
            </w:r>
          </w:p>
        </w:tc>
        <w:tc>
          <w:tcPr>
            <w:tcW w:w="850" w:type="dxa"/>
          </w:tcPr>
          <w:p w14:paraId="7D32F16A" w14:textId="77777777" w:rsidR="00380CD2" w:rsidRDefault="00555546" w:rsidP="002E6F86">
            <w:r>
              <w:rPr>
                <w:sz w:val="17"/>
              </w:rPr>
              <w:t>Must</w:t>
            </w:r>
          </w:p>
        </w:tc>
        <w:tc>
          <w:tcPr>
            <w:tcW w:w="4762" w:type="dxa"/>
          </w:tcPr>
          <w:p w14:paraId="26645869" w14:textId="77777777" w:rsidR="00380CD2" w:rsidRDefault="00555546" w:rsidP="002E6F86">
            <w:r>
              <w:rPr>
                <w:sz w:val="17"/>
              </w:rPr>
              <w:t>Audit log for a sample request rebuilds its full lifecycle without gaps.</w:t>
            </w:r>
          </w:p>
        </w:tc>
        <w:tc>
          <w:tcPr>
            <w:tcW w:w="1587" w:type="dxa"/>
          </w:tcPr>
          <w:p w14:paraId="72A07302" w14:textId="77777777" w:rsidR="00380CD2" w:rsidRDefault="00555546" w:rsidP="002E6F86">
            <w:r>
              <w:rPr>
                <w:sz w:val="17"/>
                <w:szCs w:val="17"/>
              </w:rPr>
              <w:t>Implemented and verified (M3) - see Table 3</w:t>
            </w:r>
          </w:p>
        </w:tc>
        <w:tc>
          <w:tcPr>
            <w:tcW w:w="1814" w:type="dxa"/>
          </w:tcPr>
          <w:p w14:paraId="1068FCC7" w14:textId="77777777" w:rsidR="00F944AF" w:rsidRDefault="00555546">
            <w:r>
              <w:rPr>
                <w:sz w:val="17"/>
              </w:rPr>
              <w:t>CR-006, DEC-007, DEC-012</w:t>
            </w:r>
          </w:p>
        </w:tc>
      </w:tr>
      <w:tr w:rsidR="002E6F86" w14:paraId="49685C95" w14:textId="77777777">
        <w:trPr>
          <w:cantSplit/>
        </w:trPr>
        <w:tc>
          <w:tcPr>
            <w:tcW w:w="850" w:type="dxa"/>
          </w:tcPr>
          <w:p w14:paraId="35A5D845" w14:textId="77777777" w:rsidR="00380CD2" w:rsidRDefault="00555546" w:rsidP="002E6F86">
            <w:r>
              <w:rPr>
                <w:b/>
                <w:sz w:val="17"/>
              </w:rPr>
              <w:t>NFR-007</w:t>
            </w:r>
          </w:p>
        </w:tc>
        <w:tc>
          <w:tcPr>
            <w:tcW w:w="3572" w:type="dxa"/>
          </w:tcPr>
          <w:p w14:paraId="36669460" w14:textId="77777777" w:rsidR="00380CD2" w:rsidRDefault="00555546" w:rsidP="002E6F86">
            <w:r>
              <w:rPr>
                <w:sz w:val="17"/>
              </w:rPr>
              <w:t>A request record cannot be altered outside a controlled transition without an audit entry.</w:t>
            </w:r>
          </w:p>
        </w:tc>
        <w:tc>
          <w:tcPr>
            <w:tcW w:w="1701" w:type="dxa"/>
          </w:tcPr>
          <w:p w14:paraId="18570164" w14:textId="77777777" w:rsidR="00380CD2" w:rsidRDefault="00555546" w:rsidP="002E6F86">
            <w:r>
              <w:rPr>
                <w:sz w:val="17"/>
              </w:rPr>
              <w:t>Security / Quality constraint</w:t>
            </w:r>
          </w:p>
        </w:tc>
        <w:tc>
          <w:tcPr>
            <w:tcW w:w="850" w:type="dxa"/>
          </w:tcPr>
          <w:p w14:paraId="5CDD1CFD" w14:textId="77777777" w:rsidR="00380CD2" w:rsidRDefault="00555546" w:rsidP="002E6F86">
            <w:r>
              <w:rPr>
                <w:sz w:val="17"/>
              </w:rPr>
              <w:t>Must</w:t>
            </w:r>
          </w:p>
        </w:tc>
        <w:tc>
          <w:tcPr>
            <w:tcW w:w="4762" w:type="dxa"/>
          </w:tcPr>
          <w:p w14:paraId="29ADF093" w14:textId="77777777" w:rsidR="00380CD2" w:rsidRDefault="00555546" w:rsidP="002E6F86">
            <w:r>
              <w:rPr>
                <w:sz w:val="17"/>
              </w:rPr>
              <w:t>Out-of-workflow change is blocked or logged.</w:t>
            </w:r>
          </w:p>
        </w:tc>
        <w:tc>
          <w:tcPr>
            <w:tcW w:w="1587" w:type="dxa"/>
          </w:tcPr>
          <w:p w14:paraId="10F30901" w14:textId="77777777" w:rsidR="00380CD2" w:rsidRDefault="00555546" w:rsidP="002E6F86">
            <w:r>
              <w:rPr>
                <w:sz w:val="17"/>
                <w:szCs w:val="17"/>
              </w:rPr>
              <w:t>Implemented and verified (M3) - see Table 3</w:t>
            </w:r>
          </w:p>
        </w:tc>
        <w:tc>
          <w:tcPr>
            <w:tcW w:w="1814" w:type="dxa"/>
          </w:tcPr>
          <w:p w14:paraId="56AD176C" w14:textId="77777777" w:rsidR="00380CD2" w:rsidRDefault="00555546" w:rsidP="002E6F86">
            <w:r>
              <w:rPr>
                <w:sz w:val="17"/>
              </w:rPr>
              <w:t>DEC-006, DEC-007</w:t>
            </w:r>
          </w:p>
        </w:tc>
      </w:tr>
      <w:tr w:rsidR="002E6F86" w14:paraId="39AF1F86" w14:textId="77777777">
        <w:trPr>
          <w:cantSplit/>
        </w:trPr>
        <w:tc>
          <w:tcPr>
            <w:tcW w:w="850" w:type="dxa"/>
          </w:tcPr>
          <w:p w14:paraId="43B48B82" w14:textId="77777777" w:rsidR="00380CD2" w:rsidRDefault="00555546" w:rsidP="002E6F86">
            <w:r>
              <w:rPr>
                <w:b/>
                <w:sz w:val="17"/>
              </w:rPr>
              <w:t>NFR-008</w:t>
            </w:r>
          </w:p>
        </w:tc>
        <w:tc>
          <w:tcPr>
            <w:tcW w:w="3572" w:type="dxa"/>
          </w:tcPr>
          <w:p w14:paraId="0058C9BB" w14:textId="77777777" w:rsidR="00380CD2" w:rsidRDefault="00555546" w:rsidP="002E6F86">
            <w:r>
              <w:rPr>
                <w:sz w:val="17"/>
              </w:rPr>
              <w:t>Codebase follows a documented, consistent structure a new contributor can navigate.</w:t>
            </w:r>
          </w:p>
        </w:tc>
        <w:tc>
          <w:tcPr>
            <w:tcW w:w="1701" w:type="dxa"/>
          </w:tcPr>
          <w:p w14:paraId="693FB3B1" w14:textId="77777777" w:rsidR="00380CD2" w:rsidRDefault="00555546" w:rsidP="002E6F86">
            <w:r>
              <w:rPr>
                <w:sz w:val="17"/>
              </w:rPr>
              <w:t>Team capability constraint</w:t>
            </w:r>
          </w:p>
        </w:tc>
        <w:tc>
          <w:tcPr>
            <w:tcW w:w="850" w:type="dxa"/>
          </w:tcPr>
          <w:p w14:paraId="4BDD8650" w14:textId="77777777" w:rsidR="00380CD2" w:rsidRDefault="00555546" w:rsidP="002E6F86">
            <w:r>
              <w:rPr>
                <w:sz w:val="17"/>
              </w:rPr>
              <w:t>Could</w:t>
            </w:r>
          </w:p>
        </w:tc>
        <w:tc>
          <w:tcPr>
            <w:tcW w:w="4762" w:type="dxa"/>
          </w:tcPr>
          <w:p w14:paraId="0C767A57" w14:textId="77777777" w:rsidR="00380CD2" w:rsidRDefault="00555546" w:rsidP="002E6F86">
            <w:r>
              <w:rPr>
                <w:sz w:val="17"/>
              </w:rPr>
              <w:t>README documents structure; module code can be located within an agreed time.</w:t>
            </w:r>
          </w:p>
        </w:tc>
        <w:tc>
          <w:tcPr>
            <w:tcW w:w="1587" w:type="dxa"/>
          </w:tcPr>
          <w:p w14:paraId="384015D3" w14:textId="77777777" w:rsidR="00380CD2" w:rsidRDefault="00555546">
            <w:r>
              <w:rPr>
                <w:sz w:val="17"/>
                <w:szCs w:val="17"/>
              </w:rPr>
              <w:t>Open (M3) - README needs updating (TD-09)</w:t>
            </w:r>
          </w:p>
        </w:tc>
        <w:tc>
          <w:tcPr>
            <w:tcW w:w="1814" w:type="dxa"/>
          </w:tcPr>
          <w:p w14:paraId="0D921EAA" w14:textId="77777777" w:rsidR="00380CD2" w:rsidRDefault="00555546" w:rsidP="002E6F86">
            <w:r>
              <w:rPr>
                <w:sz w:val="17"/>
              </w:rPr>
              <w:t>ARC-02</w:t>
            </w:r>
          </w:p>
        </w:tc>
      </w:tr>
      <w:tr w:rsidR="002E6F86" w14:paraId="7CBFB400" w14:textId="77777777">
        <w:trPr>
          <w:cantSplit/>
        </w:trPr>
        <w:tc>
          <w:tcPr>
            <w:tcW w:w="850" w:type="dxa"/>
          </w:tcPr>
          <w:p w14:paraId="0E592143" w14:textId="77777777" w:rsidR="00380CD2" w:rsidRDefault="00555546" w:rsidP="002E6F86">
            <w:r>
              <w:rPr>
                <w:b/>
                <w:sz w:val="17"/>
              </w:rPr>
              <w:t>NFR-009</w:t>
            </w:r>
          </w:p>
        </w:tc>
        <w:tc>
          <w:tcPr>
            <w:tcW w:w="3572" w:type="dxa"/>
          </w:tcPr>
          <w:p w14:paraId="0C5DC90E" w14:textId="77777777" w:rsidR="00380CD2" w:rsidRDefault="00555546" w:rsidP="002E6F86">
            <w:r>
              <w:rPr>
                <w:sz w:val="17"/>
              </w:rPr>
              <w:t>Data model anticipates growth beyond the pilot dataset.</w:t>
            </w:r>
          </w:p>
        </w:tc>
        <w:tc>
          <w:tcPr>
            <w:tcW w:w="1701" w:type="dxa"/>
          </w:tcPr>
          <w:p w14:paraId="04F6DD08" w14:textId="77777777" w:rsidR="00380CD2" w:rsidRDefault="00555546" w:rsidP="002E6F86">
            <w:proofErr w:type="spellStart"/>
            <w:r>
              <w:rPr>
                <w:sz w:val="17"/>
              </w:rPr>
              <w:t>CivicConnect</w:t>
            </w:r>
            <w:proofErr w:type="spellEnd"/>
            <w:r>
              <w:rPr>
                <w:sz w:val="17"/>
              </w:rPr>
              <w:t xml:space="preserve"> Management</w:t>
            </w:r>
          </w:p>
        </w:tc>
        <w:tc>
          <w:tcPr>
            <w:tcW w:w="850" w:type="dxa"/>
          </w:tcPr>
          <w:p w14:paraId="0D8A1F33" w14:textId="77777777" w:rsidR="00380CD2" w:rsidRDefault="00555546" w:rsidP="002E6F86">
            <w:r>
              <w:rPr>
                <w:sz w:val="17"/>
              </w:rPr>
              <w:t>Could</w:t>
            </w:r>
          </w:p>
        </w:tc>
        <w:tc>
          <w:tcPr>
            <w:tcW w:w="4762" w:type="dxa"/>
          </w:tcPr>
          <w:p w14:paraId="06DBB036" w14:textId="77777777" w:rsidR="00F944AF" w:rsidRDefault="00555546">
            <w:r>
              <w:rPr>
                <w:sz w:val="17"/>
              </w:rPr>
              <w:t xml:space="preserve">No hard-coded limits, categories Management-configurable, lists paged, database size monitored against the </w:t>
            </w:r>
            <w:proofErr w:type="spellStart"/>
            <w:r>
              <w:rPr>
                <w:sz w:val="17"/>
              </w:rPr>
              <w:t>Supabase</w:t>
            </w:r>
            <w:proofErr w:type="spellEnd"/>
            <w:r>
              <w:rPr>
                <w:sz w:val="17"/>
              </w:rPr>
              <w:t xml:space="preserve"> 500 MB limit.</w:t>
            </w:r>
          </w:p>
        </w:tc>
        <w:tc>
          <w:tcPr>
            <w:tcW w:w="1587" w:type="dxa"/>
          </w:tcPr>
          <w:p w14:paraId="3503C270" w14:textId="77777777" w:rsidR="00380CD2" w:rsidRDefault="00555546">
            <w:r>
              <w:rPr>
                <w:sz w:val="17"/>
                <w:szCs w:val="17"/>
              </w:rPr>
              <w:t>Implemented and verified (M3) - see Table 3</w:t>
            </w:r>
          </w:p>
        </w:tc>
        <w:tc>
          <w:tcPr>
            <w:tcW w:w="1814" w:type="dxa"/>
          </w:tcPr>
          <w:p w14:paraId="6C470CB7" w14:textId="77777777" w:rsidR="00F944AF" w:rsidRDefault="00555546">
            <w:r>
              <w:rPr>
                <w:sz w:val="17"/>
              </w:rPr>
              <w:t>CR-001, CR-006, DEC-005</w:t>
            </w:r>
          </w:p>
        </w:tc>
      </w:tr>
    </w:tbl>
    <w:p w14:paraId="61695703" w14:textId="77777777" w:rsidR="00F944AF" w:rsidRDefault="00F944AF"/>
    <w:p w14:paraId="213C0767" w14:textId="77777777" w:rsidR="00F944AF" w:rsidRDefault="00555546">
      <w:pPr>
        <w:pStyle w:val="Heading2"/>
      </w:pPr>
      <w:bookmarkStart w:id="28" w:name="_Toc243252203"/>
      <w:r>
        <w:lastRenderedPageBreak/>
        <w:t>Table 2 - Engineering evidence</w:t>
      </w:r>
      <w:bookmarkEnd w:id="28"/>
    </w:p>
    <w:tbl>
      <w:tblPr>
        <w:tblStyle w:val="TableGrid"/>
        <w:tblW w:w="0" w:type="auto"/>
        <w:tblLayout w:type="fixed"/>
        <w:tblLook w:val="04A0" w:firstRow="1" w:lastRow="0" w:firstColumn="1" w:lastColumn="0" w:noHBand="0" w:noVBand="1"/>
      </w:tblPr>
      <w:tblGrid>
        <w:gridCol w:w="794"/>
        <w:gridCol w:w="964"/>
        <w:gridCol w:w="1474"/>
        <w:gridCol w:w="2381"/>
        <w:gridCol w:w="2438"/>
        <w:gridCol w:w="1531"/>
        <w:gridCol w:w="1928"/>
        <w:gridCol w:w="1871"/>
        <w:gridCol w:w="1757"/>
      </w:tblGrid>
      <w:tr w:rsidR="00A7163C" w14:paraId="021EEB77" w14:textId="77777777">
        <w:trPr>
          <w:tblHeader/>
        </w:trPr>
        <w:tc>
          <w:tcPr>
            <w:tcW w:w="794" w:type="dxa"/>
            <w:shd w:val="clear" w:color="auto" w:fill="002060"/>
          </w:tcPr>
          <w:p w14:paraId="16F4B0D2" w14:textId="77777777" w:rsidR="00380CD2" w:rsidRDefault="00555546">
            <w:r>
              <w:rPr>
                <w:b/>
                <w:color w:val="FFFFFF"/>
                <w:sz w:val="18"/>
              </w:rPr>
              <w:t>Req ID</w:t>
            </w:r>
          </w:p>
        </w:tc>
        <w:tc>
          <w:tcPr>
            <w:tcW w:w="964" w:type="dxa"/>
            <w:shd w:val="clear" w:color="auto" w:fill="002060"/>
          </w:tcPr>
          <w:p w14:paraId="443016D2" w14:textId="77777777" w:rsidR="00380CD2" w:rsidRDefault="00555546">
            <w:r>
              <w:rPr>
                <w:b/>
                <w:color w:val="FFFFFF"/>
                <w:sz w:val="18"/>
              </w:rPr>
              <w:t>ASR link</w:t>
            </w:r>
          </w:p>
        </w:tc>
        <w:tc>
          <w:tcPr>
            <w:tcW w:w="1474" w:type="dxa"/>
            <w:shd w:val="clear" w:color="auto" w:fill="002060"/>
          </w:tcPr>
          <w:p w14:paraId="03E8486A" w14:textId="77777777" w:rsidR="00380CD2" w:rsidRDefault="00555546">
            <w:r>
              <w:rPr>
                <w:b/>
                <w:color w:val="FFFFFF"/>
                <w:sz w:val="18"/>
              </w:rPr>
              <w:t>Architecture / module</w:t>
            </w:r>
          </w:p>
        </w:tc>
        <w:tc>
          <w:tcPr>
            <w:tcW w:w="2381" w:type="dxa"/>
            <w:shd w:val="clear" w:color="auto" w:fill="002060"/>
          </w:tcPr>
          <w:p w14:paraId="012EC0FC" w14:textId="77777777" w:rsidR="00380CD2" w:rsidRDefault="00555546">
            <w:r>
              <w:rPr>
                <w:b/>
                <w:color w:val="FFFFFF"/>
                <w:sz w:val="18"/>
              </w:rPr>
              <w:t>Data / persistence impact</w:t>
            </w:r>
          </w:p>
        </w:tc>
        <w:tc>
          <w:tcPr>
            <w:tcW w:w="2438" w:type="dxa"/>
            <w:shd w:val="clear" w:color="auto" w:fill="002060"/>
          </w:tcPr>
          <w:p w14:paraId="79AE390B" w14:textId="77777777" w:rsidR="00380CD2" w:rsidRDefault="00555546">
            <w:r>
              <w:rPr>
                <w:b/>
                <w:color w:val="FFFFFF"/>
                <w:sz w:val="18"/>
              </w:rPr>
              <w:t>Design / interface decision</w:t>
            </w:r>
          </w:p>
        </w:tc>
        <w:tc>
          <w:tcPr>
            <w:tcW w:w="1531" w:type="dxa"/>
            <w:shd w:val="clear" w:color="auto" w:fill="002060"/>
          </w:tcPr>
          <w:p w14:paraId="2BCF4F5D" w14:textId="77777777" w:rsidR="00380CD2" w:rsidRDefault="00555546">
            <w:r>
              <w:rPr>
                <w:b/>
                <w:color w:val="FFFFFF"/>
                <w:sz w:val="18"/>
              </w:rPr>
              <w:t>Technology decision</w:t>
            </w:r>
          </w:p>
        </w:tc>
        <w:tc>
          <w:tcPr>
            <w:tcW w:w="1928" w:type="dxa"/>
            <w:shd w:val="clear" w:color="auto" w:fill="002060"/>
          </w:tcPr>
          <w:p w14:paraId="4B24653F" w14:textId="77777777" w:rsidR="00380CD2" w:rsidRDefault="00555546">
            <w:r>
              <w:rPr>
                <w:b/>
                <w:color w:val="FFFFFF"/>
                <w:sz w:val="18"/>
              </w:rPr>
              <w:t>Implementation evidence</w:t>
            </w:r>
          </w:p>
        </w:tc>
        <w:tc>
          <w:tcPr>
            <w:tcW w:w="1871" w:type="dxa"/>
            <w:shd w:val="clear" w:color="auto" w:fill="002060"/>
          </w:tcPr>
          <w:p w14:paraId="4E4D0025" w14:textId="77777777" w:rsidR="00380CD2" w:rsidRDefault="00555546">
            <w:r>
              <w:rPr>
                <w:b/>
                <w:color w:val="FFFFFF"/>
                <w:sz w:val="18"/>
              </w:rPr>
              <w:t>Verification evidence</w:t>
            </w:r>
          </w:p>
        </w:tc>
        <w:tc>
          <w:tcPr>
            <w:tcW w:w="1757" w:type="dxa"/>
            <w:shd w:val="clear" w:color="auto" w:fill="002060"/>
          </w:tcPr>
          <w:p w14:paraId="7B0B789C" w14:textId="77777777" w:rsidR="00380CD2" w:rsidRDefault="00555546">
            <w:r>
              <w:rPr>
                <w:b/>
                <w:color w:val="FFFFFF"/>
                <w:sz w:val="18"/>
              </w:rPr>
              <w:t>ADR / risk ref</w:t>
            </w:r>
          </w:p>
        </w:tc>
      </w:tr>
      <w:tr w:rsidR="00660B2E" w14:paraId="6C88CEED" w14:textId="77777777">
        <w:trPr>
          <w:cantSplit/>
        </w:trPr>
        <w:tc>
          <w:tcPr>
            <w:tcW w:w="794" w:type="dxa"/>
          </w:tcPr>
          <w:p w14:paraId="773BF231" w14:textId="77777777" w:rsidR="00380CD2" w:rsidRDefault="00555546" w:rsidP="00660B2E">
            <w:r>
              <w:rPr>
                <w:b/>
                <w:sz w:val="17"/>
              </w:rPr>
              <w:t>FR-001</w:t>
            </w:r>
          </w:p>
        </w:tc>
        <w:tc>
          <w:tcPr>
            <w:tcW w:w="964" w:type="dxa"/>
          </w:tcPr>
          <w:p w14:paraId="51C74A52" w14:textId="77777777" w:rsidR="00380CD2" w:rsidRDefault="00555546" w:rsidP="00660B2E">
            <w:r>
              <w:rPr>
                <w:sz w:val="17"/>
              </w:rPr>
              <w:t>ASR-002, ASR-005</w:t>
            </w:r>
          </w:p>
        </w:tc>
        <w:tc>
          <w:tcPr>
            <w:tcW w:w="1474" w:type="dxa"/>
          </w:tcPr>
          <w:p w14:paraId="657B1AC2" w14:textId="77777777" w:rsidR="00380CD2" w:rsidRDefault="00555546" w:rsidP="00660B2E">
            <w:r>
              <w:rPr>
                <w:sz w:val="17"/>
              </w:rPr>
              <w:t>Requests (</w:t>
            </w:r>
            <w:proofErr w:type="spellStart"/>
            <w:r>
              <w:rPr>
                <w:sz w:val="17"/>
              </w:rPr>
              <w:t>RequestController</w:t>
            </w:r>
            <w:proofErr w:type="spellEnd"/>
            <w:r>
              <w:rPr>
                <w:sz w:val="17"/>
              </w:rPr>
              <w:t xml:space="preserve">, </w:t>
            </w:r>
            <w:proofErr w:type="spellStart"/>
            <w:r>
              <w:rPr>
                <w:sz w:val="17"/>
              </w:rPr>
              <w:t>RequestService</w:t>
            </w:r>
            <w:proofErr w:type="spellEnd"/>
            <w:r>
              <w:rPr>
                <w:sz w:val="17"/>
              </w:rPr>
              <w:t>)</w:t>
            </w:r>
          </w:p>
        </w:tc>
        <w:tc>
          <w:tcPr>
            <w:tcW w:w="2381" w:type="dxa"/>
          </w:tcPr>
          <w:p w14:paraId="3EBE5EB1" w14:textId="77777777" w:rsidR="00380CD2" w:rsidRDefault="00555546" w:rsidP="00660B2E">
            <w:r>
              <w:rPr>
                <w:sz w:val="17"/>
              </w:rPr>
              <w:t xml:space="preserve">Insert Request (Status New, </w:t>
            </w:r>
            <w:proofErr w:type="spellStart"/>
            <w:r>
              <w:rPr>
                <w:sz w:val="17"/>
              </w:rPr>
              <w:t>RefNum</w:t>
            </w:r>
            <w:proofErr w:type="spellEnd"/>
            <w:r>
              <w:rPr>
                <w:sz w:val="17"/>
              </w:rPr>
              <w:t xml:space="preserve"> unique, </w:t>
            </w:r>
            <w:proofErr w:type="spellStart"/>
            <w:r>
              <w:rPr>
                <w:sz w:val="17"/>
              </w:rPr>
              <w:t>CatId</w:t>
            </w:r>
            <w:proofErr w:type="spellEnd"/>
            <w:r>
              <w:rPr>
                <w:sz w:val="17"/>
              </w:rPr>
              <w:t xml:space="preserve"> and </w:t>
            </w:r>
            <w:proofErr w:type="spellStart"/>
            <w:r>
              <w:rPr>
                <w:sz w:val="17"/>
              </w:rPr>
              <w:t>RequesterId</w:t>
            </w:r>
            <w:proofErr w:type="spellEnd"/>
            <w:r>
              <w:rPr>
                <w:sz w:val="17"/>
              </w:rPr>
              <w:t xml:space="preserve"> FKs) and </w:t>
            </w:r>
            <w:proofErr w:type="spellStart"/>
            <w:r>
              <w:rPr>
                <w:sz w:val="17"/>
              </w:rPr>
              <w:t>AuditEntry</w:t>
            </w:r>
            <w:proofErr w:type="spellEnd"/>
            <w:r>
              <w:rPr>
                <w:sz w:val="17"/>
              </w:rPr>
              <w:t xml:space="preserve"> CREATED (</w:t>
            </w:r>
            <w:proofErr w:type="spellStart"/>
            <w:r>
              <w:rPr>
                <w:sz w:val="17"/>
              </w:rPr>
              <w:t>ClientId</w:t>
            </w:r>
            <w:proofErr w:type="spellEnd"/>
            <w:r>
              <w:rPr>
                <w:sz w:val="17"/>
              </w:rPr>
              <w:t>) in one transaction.</w:t>
            </w:r>
          </w:p>
        </w:tc>
        <w:tc>
          <w:tcPr>
            <w:tcW w:w="2438" w:type="dxa"/>
          </w:tcPr>
          <w:p w14:paraId="28437A74" w14:textId="77777777" w:rsidR="00F944AF" w:rsidRDefault="00555546">
            <w:r>
              <w:rPr>
                <w:sz w:val="17"/>
              </w:rPr>
              <w:t>API-04 POST /</w:t>
            </w:r>
            <w:proofErr w:type="spellStart"/>
            <w:r>
              <w:rPr>
                <w:sz w:val="17"/>
              </w:rPr>
              <w:t>api</w:t>
            </w:r>
            <w:proofErr w:type="spellEnd"/>
            <w:r>
              <w:rPr>
                <w:sz w:val="17"/>
              </w:rPr>
              <w:t xml:space="preserve">/v1/requests (DEC-009); DTO validated server-side; </w:t>
            </w:r>
            <w:proofErr w:type="spellStart"/>
            <w:r>
              <w:rPr>
                <w:sz w:val="17"/>
              </w:rPr>
              <w:t>RefNum</w:t>
            </w:r>
            <w:proofErr w:type="spellEnd"/>
            <w:r>
              <w:rPr>
                <w:sz w:val="17"/>
              </w:rPr>
              <w:t xml:space="preserve"> generated by the service.</w:t>
            </w:r>
          </w:p>
        </w:tc>
        <w:tc>
          <w:tcPr>
            <w:tcW w:w="1531" w:type="dxa"/>
          </w:tcPr>
          <w:p w14:paraId="3FBD78ED" w14:textId="77777777" w:rsidR="00380CD2" w:rsidRDefault="00555546" w:rsidP="00660B2E">
            <w:r>
              <w:rPr>
                <w:sz w:val="17"/>
              </w:rPr>
              <w:t>Spring Web, Spring Data JPA, Bean Validation, PostgreSQL (DEC-004, DEC-005)</w:t>
            </w:r>
          </w:p>
        </w:tc>
        <w:tc>
          <w:tcPr>
            <w:tcW w:w="1928" w:type="dxa"/>
          </w:tcPr>
          <w:p w14:paraId="62D4EC32" w14:textId="77777777" w:rsidR="00380CD2" w:rsidRDefault="00555546" w:rsidP="00660B2E">
            <w:r>
              <w:rPr>
                <w:sz w:val="17"/>
                <w:szCs w:val="17"/>
              </w:rPr>
              <w:t>Implemented (M3) - see Table 3</w:t>
            </w:r>
          </w:p>
        </w:tc>
        <w:tc>
          <w:tcPr>
            <w:tcW w:w="1871" w:type="dxa"/>
          </w:tcPr>
          <w:p w14:paraId="1D761AAD" w14:textId="77777777" w:rsidR="00380CD2" w:rsidRDefault="00555546" w:rsidP="00660B2E">
            <w:r>
              <w:rPr>
                <w:sz w:val="17"/>
                <w:szCs w:val="17"/>
              </w:rPr>
              <w:t>See Table 3</w:t>
            </w:r>
          </w:p>
        </w:tc>
        <w:tc>
          <w:tcPr>
            <w:tcW w:w="1757" w:type="dxa"/>
          </w:tcPr>
          <w:p w14:paraId="56EA1086" w14:textId="77777777" w:rsidR="00F944AF" w:rsidRDefault="00555546">
            <w:r>
              <w:rPr>
                <w:sz w:val="17"/>
              </w:rPr>
              <w:t>DEC-005, DEC-006, DEC-008, DEC-009, R-22</w:t>
            </w:r>
          </w:p>
        </w:tc>
      </w:tr>
      <w:tr w:rsidR="00660B2E" w14:paraId="04201FBD" w14:textId="77777777">
        <w:trPr>
          <w:cantSplit/>
        </w:trPr>
        <w:tc>
          <w:tcPr>
            <w:tcW w:w="794" w:type="dxa"/>
          </w:tcPr>
          <w:p w14:paraId="577749AA" w14:textId="77777777" w:rsidR="00380CD2" w:rsidRDefault="00555546" w:rsidP="00660B2E">
            <w:r>
              <w:rPr>
                <w:b/>
                <w:sz w:val="17"/>
              </w:rPr>
              <w:t>FR-002</w:t>
            </w:r>
          </w:p>
        </w:tc>
        <w:tc>
          <w:tcPr>
            <w:tcW w:w="964" w:type="dxa"/>
          </w:tcPr>
          <w:p w14:paraId="1651EA6F" w14:textId="77777777" w:rsidR="00380CD2" w:rsidRDefault="00555546" w:rsidP="00660B2E">
            <w:r>
              <w:rPr>
                <w:sz w:val="17"/>
              </w:rPr>
              <w:t>ASR-001</w:t>
            </w:r>
          </w:p>
        </w:tc>
        <w:tc>
          <w:tcPr>
            <w:tcW w:w="1474" w:type="dxa"/>
          </w:tcPr>
          <w:p w14:paraId="5F9B5879" w14:textId="77777777" w:rsidR="00380CD2" w:rsidRDefault="00555546" w:rsidP="00660B2E">
            <w:r>
              <w:rPr>
                <w:sz w:val="17"/>
              </w:rPr>
              <w:t>Requests</w:t>
            </w:r>
          </w:p>
        </w:tc>
        <w:tc>
          <w:tcPr>
            <w:tcW w:w="2381" w:type="dxa"/>
          </w:tcPr>
          <w:p w14:paraId="659E03FB" w14:textId="77777777" w:rsidR="00380CD2" w:rsidRDefault="00555546" w:rsidP="00660B2E">
            <w:r>
              <w:rPr>
                <w:sz w:val="17"/>
              </w:rPr>
              <w:t xml:space="preserve">Read Request by id where </w:t>
            </w:r>
            <w:proofErr w:type="spellStart"/>
            <w:r>
              <w:rPr>
                <w:sz w:val="17"/>
              </w:rPr>
              <w:t>RequesterId</w:t>
            </w:r>
            <w:proofErr w:type="spellEnd"/>
            <w:r>
              <w:rPr>
                <w:sz w:val="17"/>
              </w:rPr>
              <w:t xml:space="preserve"> = logged-in client.</w:t>
            </w:r>
          </w:p>
        </w:tc>
        <w:tc>
          <w:tcPr>
            <w:tcW w:w="2438" w:type="dxa"/>
          </w:tcPr>
          <w:p w14:paraId="7A0B8ED8" w14:textId="77777777" w:rsidR="00F944AF" w:rsidRDefault="00555546">
            <w:r>
              <w:rPr>
                <w:sz w:val="17"/>
              </w:rPr>
              <w:t>API-06 GET /</w:t>
            </w:r>
            <w:proofErr w:type="spellStart"/>
            <w:r>
              <w:rPr>
                <w:sz w:val="17"/>
              </w:rPr>
              <w:t>api</w:t>
            </w:r>
            <w:proofErr w:type="spellEnd"/>
            <w:r>
              <w:rPr>
                <w:sz w:val="17"/>
              </w:rPr>
              <w:t>/v1/requests/{id} with ownership check; another client's request returns 404 (DEC-009).</w:t>
            </w:r>
          </w:p>
        </w:tc>
        <w:tc>
          <w:tcPr>
            <w:tcW w:w="1531" w:type="dxa"/>
          </w:tcPr>
          <w:p w14:paraId="2873EC6E" w14:textId="77777777" w:rsidR="00380CD2" w:rsidRDefault="00555546" w:rsidP="00660B2E">
            <w:r>
              <w:rPr>
                <w:sz w:val="17"/>
              </w:rPr>
              <w:t>Spring Web, JPA</w:t>
            </w:r>
          </w:p>
        </w:tc>
        <w:tc>
          <w:tcPr>
            <w:tcW w:w="1928" w:type="dxa"/>
          </w:tcPr>
          <w:p w14:paraId="02420A76" w14:textId="77777777" w:rsidR="00380CD2" w:rsidRDefault="00555546" w:rsidP="00660B2E">
            <w:r>
              <w:rPr>
                <w:sz w:val="17"/>
                <w:szCs w:val="17"/>
              </w:rPr>
              <w:t>Implemented (M3) - see Table 3</w:t>
            </w:r>
          </w:p>
        </w:tc>
        <w:tc>
          <w:tcPr>
            <w:tcW w:w="1871" w:type="dxa"/>
          </w:tcPr>
          <w:p w14:paraId="3A9803D2" w14:textId="77777777" w:rsidR="00380CD2" w:rsidRDefault="00555546" w:rsidP="00660B2E">
            <w:r>
              <w:rPr>
                <w:sz w:val="17"/>
                <w:szCs w:val="17"/>
              </w:rPr>
              <w:t>See Table 3</w:t>
            </w:r>
          </w:p>
        </w:tc>
        <w:tc>
          <w:tcPr>
            <w:tcW w:w="1757" w:type="dxa"/>
          </w:tcPr>
          <w:p w14:paraId="74D7568C" w14:textId="77777777" w:rsidR="00F944AF" w:rsidRDefault="00555546">
            <w:r>
              <w:rPr>
                <w:sz w:val="17"/>
              </w:rPr>
              <w:t>ARC-01, DEC-002, DEC-009, DEC-010, R-10</w:t>
            </w:r>
          </w:p>
        </w:tc>
      </w:tr>
      <w:tr w:rsidR="00660B2E" w14:paraId="56AAFA5F" w14:textId="77777777">
        <w:trPr>
          <w:cantSplit/>
        </w:trPr>
        <w:tc>
          <w:tcPr>
            <w:tcW w:w="794" w:type="dxa"/>
          </w:tcPr>
          <w:p w14:paraId="5F6E5845" w14:textId="77777777" w:rsidR="00380CD2" w:rsidRDefault="00555546" w:rsidP="00660B2E">
            <w:r>
              <w:rPr>
                <w:b/>
                <w:sz w:val="17"/>
              </w:rPr>
              <w:t>FR-003</w:t>
            </w:r>
          </w:p>
        </w:tc>
        <w:tc>
          <w:tcPr>
            <w:tcW w:w="964" w:type="dxa"/>
          </w:tcPr>
          <w:p w14:paraId="273D3B44" w14:textId="77777777" w:rsidR="00380CD2" w:rsidRDefault="00555546" w:rsidP="00660B2E">
            <w:r>
              <w:rPr>
                <w:sz w:val="17"/>
              </w:rPr>
              <w:t>ASR-001, ASR-004</w:t>
            </w:r>
          </w:p>
        </w:tc>
        <w:tc>
          <w:tcPr>
            <w:tcW w:w="1474" w:type="dxa"/>
          </w:tcPr>
          <w:p w14:paraId="73175E44" w14:textId="77777777" w:rsidR="00380CD2" w:rsidRDefault="00555546" w:rsidP="00660B2E">
            <w:r>
              <w:rPr>
                <w:sz w:val="17"/>
              </w:rPr>
              <w:t>Requests</w:t>
            </w:r>
          </w:p>
        </w:tc>
        <w:tc>
          <w:tcPr>
            <w:tcW w:w="2381" w:type="dxa"/>
          </w:tcPr>
          <w:p w14:paraId="62884A3E" w14:textId="77777777" w:rsidR="00380CD2" w:rsidRDefault="00555546" w:rsidP="00660B2E">
            <w:r>
              <w:rPr>
                <w:sz w:val="17"/>
              </w:rPr>
              <w:t>Index on (</w:t>
            </w:r>
            <w:proofErr w:type="spellStart"/>
            <w:r>
              <w:rPr>
                <w:sz w:val="17"/>
              </w:rPr>
              <w:t>RequesterId</w:t>
            </w:r>
            <w:proofErr w:type="spellEnd"/>
            <w:r>
              <w:rPr>
                <w:sz w:val="17"/>
              </w:rPr>
              <w:t xml:space="preserve">, </w:t>
            </w:r>
            <w:proofErr w:type="spellStart"/>
            <w:r>
              <w:rPr>
                <w:sz w:val="17"/>
              </w:rPr>
              <w:t>CreatedAt</w:t>
            </w:r>
            <w:proofErr w:type="spellEnd"/>
            <w:r>
              <w:rPr>
                <w:sz w:val="17"/>
              </w:rPr>
              <w:t>); paged in the database.</w:t>
            </w:r>
          </w:p>
        </w:tc>
        <w:tc>
          <w:tcPr>
            <w:tcW w:w="2438" w:type="dxa"/>
          </w:tcPr>
          <w:p w14:paraId="219509F6" w14:textId="77777777" w:rsidR="00F944AF" w:rsidRDefault="00555546">
            <w:r>
              <w:rPr>
                <w:sz w:val="17"/>
              </w:rPr>
              <w:t>API-05 GET /</w:t>
            </w:r>
            <w:proofErr w:type="spellStart"/>
            <w:r>
              <w:rPr>
                <w:sz w:val="17"/>
              </w:rPr>
              <w:t>api</w:t>
            </w:r>
            <w:proofErr w:type="spellEnd"/>
            <w:r>
              <w:rPr>
                <w:sz w:val="17"/>
              </w:rPr>
              <w:t>/v1/requests/</w:t>
            </w:r>
            <w:proofErr w:type="spellStart"/>
            <w:r>
              <w:rPr>
                <w:sz w:val="17"/>
              </w:rPr>
              <w:t>mine?page</w:t>
            </w:r>
            <w:proofErr w:type="spellEnd"/>
            <w:r>
              <w:rPr>
                <w:sz w:val="17"/>
              </w:rPr>
              <w:t>=&amp;size= (DEC-009).</w:t>
            </w:r>
          </w:p>
        </w:tc>
        <w:tc>
          <w:tcPr>
            <w:tcW w:w="1531" w:type="dxa"/>
          </w:tcPr>
          <w:p w14:paraId="6DABE93F" w14:textId="77777777" w:rsidR="00380CD2" w:rsidRDefault="00555546" w:rsidP="00660B2E">
            <w:r>
              <w:rPr>
                <w:sz w:val="17"/>
              </w:rPr>
              <w:t>Spring Data Pageable</w:t>
            </w:r>
          </w:p>
        </w:tc>
        <w:tc>
          <w:tcPr>
            <w:tcW w:w="1928" w:type="dxa"/>
          </w:tcPr>
          <w:p w14:paraId="77200FA4" w14:textId="77777777" w:rsidR="00380CD2" w:rsidRDefault="00555546" w:rsidP="00660B2E">
            <w:r>
              <w:rPr>
                <w:sz w:val="17"/>
                <w:szCs w:val="17"/>
              </w:rPr>
              <w:t>Implemented (M3) - see Table 3</w:t>
            </w:r>
          </w:p>
        </w:tc>
        <w:tc>
          <w:tcPr>
            <w:tcW w:w="1871" w:type="dxa"/>
          </w:tcPr>
          <w:p w14:paraId="24050D3A" w14:textId="77777777" w:rsidR="00380CD2" w:rsidRDefault="00555546" w:rsidP="00660B2E">
            <w:r>
              <w:rPr>
                <w:sz w:val="17"/>
                <w:szCs w:val="17"/>
              </w:rPr>
              <w:t>See Table 3</w:t>
            </w:r>
          </w:p>
        </w:tc>
        <w:tc>
          <w:tcPr>
            <w:tcW w:w="1757" w:type="dxa"/>
          </w:tcPr>
          <w:p w14:paraId="70D92D47" w14:textId="77777777" w:rsidR="00F944AF" w:rsidRDefault="00555546">
            <w:r>
              <w:rPr>
                <w:sz w:val="17"/>
              </w:rPr>
              <w:t>DEC-005, DEC-009</w:t>
            </w:r>
          </w:p>
        </w:tc>
      </w:tr>
      <w:tr w:rsidR="00660B2E" w14:paraId="716D4B0E" w14:textId="77777777">
        <w:trPr>
          <w:cantSplit/>
        </w:trPr>
        <w:tc>
          <w:tcPr>
            <w:tcW w:w="794" w:type="dxa"/>
          </w:tcPr>
          <w:p w14:paraId="7853F8D5" w14:textId="77777777" w:rsidR="00380CD2" w:rsidRDefault="00555546" w:rsidP="00660B2E">
            <w:r>
              <w:rPr>
                <w:b/>
                <w:sz w:val="17"/>
              </w:rPr>
              <w:t>FR-004</w:t>
            </w:r>
          </w:p>
        </w:tc>
        <w:tc>
          <w:tcPr>
            <w:tcW w:w="964" w:type="dxa"/>
          </w:tcPr>
          <w:p w14:paraId="487DF9EA" w14:textId="77777777" w:rsidR="00380CD2" w:rsidRDefault="00555546" w:rsidP="00660B2E">
            <w:r>
              <w:rPr>
                <w:sz w:val="17"/>
              </w:rPr>
              <w:t>ASR-006</w:t>
            </w:r>
          </w:p>
        </w:tc>
        <w:tc>
          <w:tcPr>
            <w:tcW w:w="1474" w:type="dxa"/>
          </w:tcPr>
          <w:p w14:paraId="23E96DA3" w14:textId="77777777" w:rsidR="00380CD2" w:rsidRDefault="00555546" w:rsidP="00660B2E">
            <w:r>
              <w:rPr>
                <w:sz w:val="17"/>
              </w:rPr>
              <w:t>Requests + Angular request-detail view</w:t>
            </w:r>
          </w:p>
        </w:tc>
        <w:tc>
          <w:tcPr>
            <w:tcW w:w="2381" w:type="dxa"/>
          </w:tcPr>
          <w:p w14:paraId="4D1FC1B5" w14:textId="77777777" w:rsidR="00380CD2" w:rsidRDefault="00555546" w:rsidP="00660B2E">
            <w:r>
              <w:rPr>
                <w:sz w:val="17"/>
              </w:rPr>
              <w:t xml:space="preserve">Reads </w:t>
            </w:r>
            <w:proofErr w:type="spellStart"/>
            <w:r>
              <w:rPr>
                <w:sz w:val="17"/>
              </w:rPr>
              <w:t>Request.Status</w:t>
            </w:r>
            <w:proofErr w:type="spellEnd"/>
            <w:r>
              <w:rPr>
                <w:sz w:val="17"/>
              </w:rPr>
              <w:t xml:space="preserve"> and </w:t>
            </w:r>
            <w:proofErr w:type="spellStart"/>
            <w:r>
              <w:rPr>
                <w:sz w:val="17"/>
              </w:rPr>
              <w:t>AuditEntry</w:t>
            </w:r>
            <w:proofErr w:type="spellEnd"/>
            <w:r>
              <w:rPr>
                <w:sz w:val="17"/>
              </w:rPr>
              <w:t>.</w:t>
            </w:r>
          </w:p>
        </w:tc>
        <w:tc>
          <w:tcPr>
            <w:tcW w:w="2438" w:type="dxa"/>
          </w:tcPr>
          <w:p w14:paraId="56571F22" w14:textId="77777777" w:rsidR="00F944AF" w:rsidRDefault="00555546">
            <w:r>
              <w:rPr>
                <w:sz w:val="17"/>
              </w:rPr>
              <w:t xml:space="preserve">API-06 shows status and requester-visible comments on the next view (no push - out of scope). </w:t>
            </w:r>
            <w:proofErr w:type="spellStart"/>
            <w:r>
              <w:rPr>
                <w:sz w:val="17"/>
              </w:rPr>
              <w:t>RequestStatusChangedEvent</w:t>
            </w:r>
            <w:proofErr w:type="spellEnd"/>
            <w:r>
              <w:rPr>
                <w:sz w:val="17"/>
              </w:rPr>
              <w:t xml:space="preserve"> is the extension point for later notifications (DEC-012). M4: no status-change event exists since C-02; see TD-14.</w:t>
            </w:r>
          </w:p>
        </w:tc>
        <w:tc>
          <w:tcPr>
            <w:tcW w:w="1531" w:type="dxa"/>
          </w:tcPr>
          <w:p w14:paraId="67524825" w14:textId="77777777" w:rsidR="00380CD2" w:rsidRDefault="00555546" w:rsidP="00660B2E">
            <w:r>
              <w:rPr>
                <w:sz w:val="17"/>
              </w:rPr>
              <w:t>Angular</w:t>
            </w:r>
          </w:p>
        </w:tc>
        <w:tc>
          <w:tcPr>
            <w:tcW w:w="1928" w:type="dxa"/>
          </w:tcPr>
          <w:p w14:paraId="5AA6A9C0" w14:textId="77777777" w:rsidR="00380CD2" w:rsidRDefault="00555546" w:rsidP="00660B2E">
            <w:r>
              <w:rPr>
                <w:sz w:val="17"/>
                <w:szCs w:val="17"/>
              </w:rPr>
              <w:t>Implemented (M3) - see Table 3</w:t>
            </w:r>
          </w:p>
        </w:tc>
        <w:tc>
          <w:tcPr>
            <w:tcW w:w="1871" w:type="dxa"/>
          </w:tcPr>
          <w:p w14:paraId="46CB23AF" w14:textId="77777777" w:rsidR="00380CD2" w:rsidRDefault="00555546" w:rsidP="00660B2E">
            <w:r>
              <w:rPr>
                <w:sz w:val="17"/>
                <w:szCs w:val="17"/>
              </w:rPr>
              <w:t>See Table 3</w:t>
            </w:r>
          </w:p>
        </w:tc>
        <w:tc>
          <w:tcPr>
            <w:tcW w:w="1757" w:type="dxa"/>
          </w:tcPr>
          <w:p w14:paraId="7A24D0DB" w14:textId="77777777" w:rsidR="00F944AF" w:rsidRDefault="00555546">
            <w:r>
              <w:rPr>
                <w:sz w:val="17"/>
              </w:rPr>
              <w:t>DEC-001 M2 update, DEC-012, CR-005</w:t>
            </w:r>
          </w:p>
        </w:tc>
      </w:tr>
      <w:tr w:rsidR="00660B2E" w14:paraId="5CFD19B2" w14:textId="77777777">
        <w:trPr>
          <w:cantSplit/>
        </w:trPr>
        <w:tc>
          <w:tcPr>
            <w:tcW w:w="794" w:type="dxa"/>
          </w:tcPr>
          <w:p w14:paraId="08E54EB3" w14:textId="77777777" w:rsidR="00380CD2" w:rsidRDefault="00555546" w:rsidP="00660B2E">
            <w:r>
              <w:rPr>
                <w:b/>
                <w:sz w:val="17"/>
              </w:rPr>
              <w:t>FR-005</w:t>
            </w:r>
          </w:p>
        </w:tc>
        <w:tc>
          <w:tcPr>
            <w:tcW w:w="964" w:type="dxa"/>
          </w:tcPr>
          <w:p w14:paraId="6008F12F" w14:textId="77777777" w:rsidR="00380CD2" w:rsidRDefault="00555546" w:rsidP="00660B2E">
            <w:r>
              <w:rPr>
                <w:sz w:val="17"/>
              </w:rPr>
              <w:t>ASR-001</w:t>
            </w:r>
          </w:p>
        </w:tc>
        <w:tc>
          <w:tcPr>
            <w:tcW w:w="1474" w:type="dxa"/>
          </w:tcPr>
          <w:p w14:paraId="52196ED7" w14:textId="77777777" w:rsidR="00380CD2" w:rsidRDefault="00555546" w:rsidP="00660B2E">
            <w:r>
              <w:rPr>
                <w:sz w:val="17"/>
              </w:rPr>
              <w:t>Access + Requests</w:t>
            </w:r>
          </w:p>
        </w:tc>
        <w:tc>
          <w:tcPr>
            <w:tcW w:w="2381" w:type="dxa"/>
          </w:tcPr>
          <w:p w14:paraId="34BE14FC" w14:textId="77777777" w:rsidR="00380CD2" w:rsidRDefault="00555546" w:rsidP="00660B2E">
            <w:proofErr w:type="spellStart"/>
            <w:r>
              <w:rPr>
                <w:sz w:val="17"/>
              </w:rPr>
              <w:t>EmployeeCategory</w:t>
            </w:r>
            <w:proofErr w:type="spellEnd"/>
            <w:r>
              <w:rPr>
                <w:sz w:val="17"/>
              </w:rPr>
              <w:t xml:space="preserve"> junction table; list queries filter </w:t>
            </w:r>
            <w:proofErr w:type="spellStart"/>
            <w:r>
              <w:rPr>
                <w:sz w:val="17"/>
              </w:rPr>
              <w:t>CatId</w:t>
            </w:r>
            <w:proofErr w:type="spellEnd"/>
            <w:r>
              <w:rPr>
                <w:sz w:val="17"/>
              </w:rPr>
              <w:t xml:space="preserve"> in the handler's categories.</w:t>
            </w:r>
          </w:p>
        </w:tc>
        <w:tc>
          <w:tcPr>
            <w:tcW w:w="2438" w:type="dxa"/>
          </w:tcPr>
          <w:p w14:paraId="7B37CA14" w14:textId="77777777" w:rsidR="00F944AF" w:rsidRDefault="00555546">
            <w:r>
              <w:rPr>
                <w:sz w:val="17"/>
              </w:rPr>
              <w:t>API-07 GET /</w:t>
            </w:r>
            <w:proofErr w:type="spellStart"/>
            <w:r>
              <w:rPr>
                <w:sz w:val="17"/>
              </w:rPr>
              <w:t>api</w:t>
            </w:r>
            <w:proofErr w:type="spellEnd"/>
            <w:r>
              <w:rPr>
                <w:sz w:val="17"/>
              </w:rPr>
              <w:t>/v1/requests limited to the handler's categories; API-16 GET/PUT /</w:t>
            </w:r>
            <w:proofErr w:type="spellStart"/>
            <w:r>
              <w:rPr>
                <w:sz w:val="17"/>
              </w:rPr>
              <w:t>api</w:t>
            </w:r>
            <w:proofErr w:type="spellEnd"/>
            <w:r>
              <w:rPr>
                <w:sz w:val="17"/>
              </w:rPr>
              <w:t>/v1/employees/{id}/categories (Management). Requests calls the Access module service to check category scope; never reads Access tables directly.</w:t>
            </w:r>
          </w:p>
        </w:tc>
        <w:tc>
          <w:tcPr>
            <w:tcW w:w="1531" w:type="dxa"/>
          </w:tcPr>
          <w:p w14:paraId="26506CDC" w14:textId="77777777" w:rsidR="00380CD2" w:rsidRDefault="00555546" w:rsidP="00660B2E">
            <w:r>
              <w:rPr>
                <w:sz w:val="17"/>
              </w:rPr>
              <w:t>Spring Security, JPA</w:t>
            </w:r>
          </w:p>
        </w:tc>
        <w:tc>
          <w:tcPr>
            <w:tcW w:w="1928" w:type="dxa"/>
          </w:tcPr>
          <w:p w14:paraId="766CF6AE" w14:textId="77777777" w:rsidR="00380CD2" w:rsidRDefault="00555546" w:rsidP="00660B2E">
            <w:r>
              <w:rPr>
                <w:sz w:val="17"/>
                <w:szCs w:val="17"/>
              </w:rPr>
              <w:t>Implemented (M3) - see Table 3</w:t>
            </w:r>
          </w:p>
        </w:tc>
        <w:tc>
          <w:tcPr>
            <w:tcW w:w="1871" w:type="dxa"/>
          </w:tcPr>
          <w:p w14:paraId="4D406B58" w14:textId="77777777" w:rsidR="00380CD2" w:rsidRDefault="00555546" w:rsidP="00660B2E">
            <w:r>
              <w:rPr>
                <w:sz w:val="17"/>
                <w:szCs w:val="17"/>
              </w:rPr>
              <w:t>See Table 3</w:t>
            </w:r>
          </w:p>
        </w:tc>
        <w:tc>
          <w:tcPr>
            <w:tcW w:w="1757" w:type="dxa"/>
          </w:tcPr>
          <w:p w14:paraId="3B62EBCE" w14:textId="77777777" w:rsidR="00F944AF" w:rsidRDefault="00555546">
            <w:r>
              <w:rPr>
                <w:sz w:val="17"/>
              </w:rPr>
              <w:t>DEC-002, DEC-009, DEC-010, ARC-01, ARC-02, CR-002, R-10</w:t>
            </w:r>
          </w:p>
        </w:tc>
      </w:tr>
      <w:tr w:rsidR="00660B2E" w14:paraId="1A0D9AF6" w14:textId="77777777">
        <w:trPr>
          <w:cantSplit/>
        </w:trPr>
        <w:tc>
          <w:tcPr>
            <w:tcW w:w="794" w:type="dxa"/>
          </w:tcPr>
          <w:p w14:paraId="74CFB606" w14:textId="77777777" w:rsidR="00380CD2" w:rsidRDefault="00555546" w:rsidP="00660B2E">
            <w:r>
              <w:rPr>
                <w:b/>
                <w:sz w:val="17"/>
              </w:rPr>
              <w:t>FR-006</w:t>
            </w:r>
          </w:p>
        </w:tc>
        <w:tc>
          <w:tcPr>
            <w:tcW w:w="964" w:type="dxa"/>
          </w:tcPr>
          <w:p w14:paraId="5F8707C1" w14:textId="77777777" w:rsidR="00380CD2" w:rsidRDefault="00555546" w:rsidP="00660B2E">
            <w:r>
              <w:rPr>
                <w:sz w:val="17"/>
              </w:rPr>
              <w:t>ASR-004</w:t>
            </w:r>
          </w:p>
        </w:tc>
        <w:tc>
          <w:tcPr>
            <w:tcW w:w="1474" w:type="dxa"/>
          </w:tcPr>
          <w:p w14:paraId="5A414F74" w14:textId="77777777" w:rsidR="00380CD2" w:rsidRDefault="00555546" w:rsidP="00660B2E">
            <w:r>
              <w:rPr>
                <w:sz w:val="17"/>
              </w:rPr>
              <w:t>Requests</w:t>
            </w:r>
          </w:p>
        </w:tc>
        <w:tc>
          <w:tcPr>
            <w:tcW w:w="2381" w:type="dxa"/>
          </w:tcPr>
          <w:p w14:paraId="1691F4E7" w14:textId="77777777" w:rsidR="00380CD2" w:rsidRDefault="00555546" w:rsidP="00660B2E">
            <w:r>
              <w:rPr>
                <w:sz w:val="17"/>
              </w:rPr>
              <w:t>Composite index (</w:t>
            </w:r>
            <w:proofErr w:type="spellStart"/>
            <w:r>
              <w:rPr>
                <w:sz w:val="17"/>
              </w:rPr>
              <w:t>CatId</w:t>
            </w:r>
            <w:proofErr w:type="spellEnd"/>
            <w:r>
              <w:rPr>
                <w:sz w:val="17"/>
              </w:rPr>
              <w:t xml:space="preserve">, Status, </w:t>
            </w:r>
            <w:proofErr w:type="spellStart"/>
            <w:r>
              <w:rPr>
                <w:sz w:val="17"/>
              </w:rPr>
              <w:t>CreatedAt</w:t>
            </w:r>
            <w:proofErr w:type="spellEnd"/>
            <w:r>
              <w:rPr>
                <w:sz w:val="17"/>
              </w:rPr>
              <w:t>); paging in the database.</w:t>
            </w:r>
          </w:p>
        </w:tc>
        <w:tc>
          <w:tcPr>
            <w:tcW w:w="2438" w:type="dxa"/>
          </w:tcPr>
          <w:p w14:paraId="786CFAA3" w14:textId="77777777" w:rsidR="00F944AF" w:rsidRDefault="00555546">
            <w:r>
              <w:rPr>
                <w:sz w:val="17"/>
              </w:rPr>
              <w:t>API-07 GET /</w:t>
            </w:r>
            <w:proofErr w:type="spellStart"/>
            <w:r>
              <w:rPr>
                <w:sz w:val="17"/>
              </w:rPr>
              <w:t>api</w:t>
            </w:r>
            <w:proofErr w:type="spellEnd"/>
            <w:r>
              <w:rPr>
                <w:sz w:val="17"/>
              </w:rPr>
              <w:t>/v1/</w:t>
            </w:r>
            <w:proofErr w:type="spellStart"/>
            <w:r>
              <w:rPr>
                <w:sz w:val="17"/>
              </w:rPr>
              <w:t>requests?status</w:t>
            </w:r>
            <w:proofErr w:type="spellEnd"/>
            <w:r>
              <w:rPr>
                <w:sz w:val="17"/>
              </w:rPr>
              <w:t>=&amp;</w:t>
            </w:r>
            <w:proofErr w:type="spellStart"/>
            <w:r>
              <w:rPr>
                <w:sz w:val="17"/>
              </w:rPr>
              <w:t>categoryId</w:t>
            </w:r>
            <w:proofErr w:type="spellEnd"/>
            <w:r>
              <w:rPr>
                <w:sz w:val="17"/>
              </w:rPr>
              <w:t>=&amp;from=&amp;to=&amp;page=&amp;size=&amp;sort= (DEC-009).</w:t>
            </w:r>
          </w:p>
        </w:tc>
        <w:tc>
          <w:tcPr>
            <w:tcW w:w="1531" w:type="dxa"/>
          </w:tcPr>
          <w:p w14:paraId="07D82C50" w14:textId="77777777" w:rsidR="00380CD2" w:rsidRDefault="00555546" w:rsidP="00660B2E">
            <w:r>
              <w:rPr>
                <w:sz w:val="17"/>
              </w:rPr>
              <w:t>Spring Data Pageable</w:t>
            </w:r>
          </w:p>
        </w:tc>
        <w:tc>
          <w:tcPr>
            <w:tcW w:w="1928" w:type="dxa"/>
          </w:tcPr>
          <w:p w14:paraId="0B28BE86" w14:textId="77777777" w:rsidR="00380CD2" w:rsidRDefault="00555546" w:rsidP="00660B2E">
            <w:r>
              <w:rPr>
                <w:sz w:val="17"/>
                <w:szCs w:val="17"/>
              </w:rPr>
              <w:t>Implemented (M3) - see Table 3</w:t>
            </w:r>
          </w:p>
        </w:tc>
        <w:tc>
          <w:tcPr>
            <w:tcW w:w="1871" w:type="dxa"/>
          </w:tcPr>
          <w:p w14:paraId="3521DCC4" w14:textId="77777777" w:rsidR="00380CD2" w:rsidRDefault="00555546" w:rsidP="00660B2E">
            <w:r>
              <w:rPr>
                <w:sz w:val="17"/>
                <w:szCs w:val="17"/>
              </w:rPr>
              <w:t>See Table 3</w:t>
            </w:r>
          </w:p>
        </w:tc>
        <w:tc>
          <w:tcPr>
            <w:tcW w:w="1757" w:type="dxa"/>
          </w:tcPr>
          <w:p w14:paraId="6F1F2CFB" w14:textId="77777777" w:rsidR="00F944AF" w:rsidRDefault="00555546">
            <w:r>
              <w:rPr>
                <w:sz w:val="17"/>
              </w:rPr>
              <w:t>DEC-005, DEC-008, DEC-009</w:t>
            </w:r>
          </w:p>
        </w:tc>
      </w:tr>
      <w:tr w:rsidR="00660B2E" w14:paraId="7214E475" w14:textId="77777777">
        <w:trPr>
          <w:cantSplit/>
        </w:trPr>
        <w:tc>
          <w:tcPr>
            <w:tcW w:w="794" w:type="dxa"/>
          </w:tcPr>
          <w:p w14:paraId="16FE99EC" w14:textId="77777777" w:rsidR="00380CD2" w:rsidRDefault="00555546" w:rsidP="00660B2E">
            <w:r>
              <w:rPr>
                <w:b/>
                <w:sz w:val="17"/>
              </w:rPr>
              <w:t>FR-007</w:t>
            </w:r>
          </w:p>
        </w:tc>
        <w:tc>
          <w:tcPr>
            <w:tcW w:w="964" w:type="dxa"/>
          </w:tcPr>
          <w:p w14:paraId="4063C24F" w14:textId="77777777" w:rsidR="00380CD2" w:rsidRDefault="00555546" w:rsidP="00660B2E">
            <w:r>
              <w:rPr>
                <w:sz w:val="17"/>
              </w:rPr>
              <w:t>ASR-003</w:t>
            </w:r>
          </w:p>
        </w:tc>
        <w:tc>
          <w:tcPr>
            <w:tcW w:w="1474" w:type="dxa"/>
          </w:tcPr>
          <w:p w14:paraId="4E2226CB" w14:textId="77777777" w:rsidR="00380CD2" w:rsidRDefault="00555546" w:rsidP="00660B2E">
            <w:r>
              <w:rPr>
                <w:sz w:val="17"/>
              </w:rPr>
              <w:t>Requests</w:t>
            </w:r>
          </w:p>
        </w:tc>
        <w:tc>
          <w:tcPr>
            <w:tcW w:w="2381" w:type="dxa"/>
          </w:tcPr>
          <w:p w14:paraId="0F370846" w14:textId="77777777" w:rsidR="00380CD2" w:rsidRDefault="00555546" w:rsidP="00660B2E">
            <w:proofErr w:type="spellStart"/>
            <w:r>
              <w:rPr>
                <w:sz w:val="17"/>
              </w:rPr>
              <w:t>AuditEntry</w:t>
            </w:r>
            <w:proofErr w:type="spellEnd"/>
            <w:r>
              <w:rPr>
                <w:sz w:val="17"/>
              </w:rPr>
              <w:t xml:space="preserve"> read by index (</w:t>
            </w:r>
            <w:proofErr w:type="spellStart"/>
            <w:r>
              <w:rPr>
                <w:sz w:val="17"/>
              </w:rPr>
              <w:t>ReqId</w:t>
            </w:r>
            <w:proofErr w:type="spellEnd"/>
            <w:r>
              <w:rPr>
                <w:sz w:val="17"/>
              </w:rPr>
              <w:t xml:space="preserve">, </w:t>
            </w:r>
            <w:proofErr w:type="spellStart"/>
            <w:r>
              <w:rPr>
                <w:sz w:val="17"/>
              </w:rPr>
              <w:t>CreatedAt</w:t>
            </w:r>
            <w:proofErr w:type="spellEnd"/>
            <w:r>
              <w:rPr>
                <w:sz w:val="17"/>
              </w:rPr>
              <w:t>).</w:t>
            </w:r>
          </w:p>
        </w:tc>
        <w:tc>
          <w:tcPr>
            <w:tcW w:w="2438" w:type="dxa"/>
          </w:tcPr>
          <w:p w14:paraId="4D4526B1" w14:textId="77777777" w:rsidR="00F944AF" w:rsidRDefault="00555546">
            <w:r>
              <w:rPr>
                <w:sz w:val="17"/>
              </w:rPr>
              <w:t>API-06 request detail plus API-11 GET /</w:t>
            </w:r>
            <w:proofErr w:type="spellStart"/>
            <w:r>
              <w:rPr>
                <w:sz w:val="17"/>
              </w:rPr>
              <w:t>api</w:t>
            </w:r>
            <w:proofErr w:type="spellEnd"/>
            <w:r>
              <w:rPr>
                <w:sz w:val="17"/>
              </w:rPr>
              <w:t>/v1/requests/{id}/audit.</w:t>
            </w:r>
          </w:p>
        </w:tc>
        <w:tc>
          <w:tcPr>
            <w:tcW w:w="1531" w:type="dxa"/>
          </w:tcPr>
          <w:p w14:paraId="70EA3628" w14:textId="77777777" w:rsidR="00380CD2" w:rsidRDefault="00555546" w:rsidP="00660B2E">
            <w:r>
              <w:rPr>
                <w:sz w:val="17"/>
              </w:rPr>
              <w:t>JPA</w:t>
            </w:r>
          </w:p>
        </w:tc>
        <w:tc>
          <w:tcPr>
            <w:tcW w:w="1928" w:type="dxa"/>
          </w:tcPr>
          <w:p w14:paraId="642C7EE9" w14:textId="77777777" w:rsidR="00380CD2" w:rsidRDefault="00555546" w:rsidP="00660B2E">
            <w:r>
              <w:rPr>
                <w:sz w:val="17"/>
                <w:szCs w:val="17"/>
              </w:rPr>
              <w:t>Implemented (M3) - see Table 3</w:t>
            </w:r>
          </w:p>
        </w:tc>
        <w:tc>
          <w:tcPr>
            <w:tcW w:w="1871" w:type="dxa"/>
          </w:tcPr>
          <w:p w14:paraId="1A0D9D85" w14:textId="77777777" w:rsidR="00380CD2" w:rsidRDefault="00555546" w:rsidP="00660B2E">
            <w:r>
              <w:rPr>
                <w:sz w:val="17"/>
                <w:szCs w:val="17"/>
              </w:rPr>
              <w:t>See Table 3</w:t>
            </w:r>
          </w:p>
        </w:tc>
        <w:tc>
          <w:tcPr>
            <w:tcW w:w="1757" w:type="dxa"/>
          </w:tcPr>
          <w:p w14:paraId="1760A7DF" w14:textId="77777777" w:rsidR="00F944AF" w:rsidRDefault="00555546">
            <w:r>
              <w:rPr>
                <w:sz w:val="17"/>
              </w:rPr>
              <w:t>DEC-007, DEC-009, DEC-012</w:t>
            </w:r>
          </w:p>
        </w:tc>
      </w:tr>
      <w:tr w:rsidR="00660B2E" w14:paraId="3092A2EB" w14:textId="77777777">
        <w:trPr>
          <w:cantSplit/>
        </w:trPr>
        <w:tc>
          <w:tcPr>
            <w:tcW w:w="794" w:type="dxa"/>
          </w:tcPr>
          <w:p w14:paraId="268D6387" w14:textId="77777777" w:rsidR="00380CD2" w:rsidRDefault="00555546" w:rsidP="00660B2E">
            <w:r>
              <w:rPr>
                <w:b/>
                <w:sz w:val="17"/>
              </w:rPr>
              <w:lastRenderedPageBreak/>
              <w:t>FR-008</w:t>
            </w:r>
          </w:p>
        </w:tc>
        <w:tc>
          <w:tcPr>
            <w:tcW w:w="964" w:type="dxa"/>
          </w:tcPr>
          <w:p w14:paraId="192FF1CF" w14:textId="77777777" w:rsidR="00380CD2" w:rsidRDefault="00555546" w:rsidP="00660B2E">
            <w:r>
              <w:rPr>
                <w:sz w:val="17"/>
              </w:rPr>
              <w:t>ASR-002</w:t>
            </w:r>
          </w:p>
        </w:tc>
        <w:tc>
          <w:tcPr>
            <w:tcW w:w="1474" w:type="dxa"/>
          </w:tcPr>
          <w:p w14:paraId="5F5C5BC7" w14:textId="77777777" w:rsidR="00380CD2" w:rsidRDefault="00555546" w:rsidP="00660B2E">
            <w:r>
              <w:rPr>
                <w:sz w:val="17"/>
              </w:rPr>
              <w:t>Requests</w:t>
            </w:r>
          </w:p>
        </w:tc>
        <w:tc>
          <w:tcPr>
            <w:tcW w:w="2381" w:type="dxa"/>
          </w:tcPr>
          <w:p w14:paraId="7539C95E" w14:textId="77777777" w:rsidR="00380CD2" w:rsidRDefault="00555546" w:rsidP="00660B2E">
            <w:proofErr w:type="spellStart"/>
            <w:r>
              <w:rPr>
                <w:sz w:val="17"/>
              </w:rPr>
              <w:t>RequestHandler</w:t>
            </w:r>
            <w:proofErr w:type="spellEnd"/>
            <w:r>
              <w:rPr>
                <w:sz w:val="17"/>
              </w:rPr>
              <w:t xml:space="preserve"> row; partial unique index (one active handler); </w:t>
            </w:r>
            <w:proofErr w:type="spellStart"/>
            <w:r>
              <w:rPr>
                <w:sz w:val="17"/>
              </w:rPr>
              <w:t>Request.Version</w:t>
            </w:r>
            <w:proofErr w:type="spellEnd"/>
            <w:r>
              <w:rPr>
                <w:sz w:val="17"/>
              </w:rPr>
              <w:t>.</w:t>
            </w:r>
          </w:p>
        </w:tc>
        <w:tc>
          <w:tcPr>
            <w:tcW w:w="2438" w:type="dxa"/>
          </w:tcPr>
          <w:p w14:paraId="44EF0074" w14:textId="77777777" w:rsidR="00380CD2" w:rsidRDefault="00555546">
            <w:r>
              <w:rPr>
                <w:sz w:val="17"/>
              </w:rPr>
              <w:t>API-08 POST /</w:t>
            </w:r>
            <w:proofErr w:type="spellStart"/>
            <w:r>
              <w:rPr>
                <w:sz w:val="17"/>
              </w:rPr>
              <w:t>api</w:t>
            </w:r>
            <w:proofErr w:type="spellEnd"/>
            <w:r>
              <w:rPr>
                <w:sz w:val="17"/>
              </w:rPr>
              <w:t xml:space="preserve">/v1/requests/{id}/assignment with {version}; stale version returns 409 VERSION_CONFLICT, an existing active handler returns 409 ALREADY_ASSIGNED. Publishes </w:t>
            </w:r>
            <w:proofErr w:type="spellStart"/>
            <w:r>
              <w:rPr>
                <w:sz w:val="17"/>
              </w:rPr>
              <w:t>RequestAssignedEvent</w:t>
            </w:r>
            <w:proofErr w:type="spellEnd"/>
            <w:r>
              <w:rPr>
                <w:sz w:val="17"/>
              </w:rPr>
              <w:t xml:space="preserve"> (DEC-012).</w:t>
            </w:r>
          </w:p>
        </w:tc>
        <w:tc>
          <w:tcPr>
            <w:tcW w:w="1531" w:type="dxa"/>
          </w:tcPr>
          <w:p w14:paraId="1FF12BCC" w14:textId="77777777" w:rsidR="00380CD2" w:rsidRDefault="00555546" w:rsidP="00660B2E">
            <w:r>
              <w:rPr>
                <w:sz w:val="17"/>
              </w:rPr>
              <w:t>JPA @Version, @Transactional</w:t>
            </w:r>
          </w:p>
        </w:tc>
        <w:tc>
          <w:tcPr>
            <w:tcW w:w="1928" w:type="dxa"/>
          </w:tcPr>
          <w:p w14:paraId="0229F9CB" w14:textId="77777777" w:rsidR="00380CD2" w:rsidRDefault="00555546" w:rsidP="00660B2E">
            <w:r>
              <w:rPr>
                <w:sz w:val="17"/>
                <w:szCs w:val="17"/>
              </w:rPr>
              <w:t>Implemented (M3) - see Table 3</w:t>
            </w:r>
          </w:p>
        </w:tc>
        <w:tc>
          <w:tcPr>
            <w:tcW w:w="1871" w:type="dxa"/>
          </w:tcPr>
          <w:p w14:paraId="1F609B91" w14:textId="77777777" w:rsidR="00380CD2" w:rsidRDefault="00555546" w:rsidP="00660B2E">
            <w:r>
              <w:rPr>
                <w:sz w:val="17"/>
                <w:szCs w:val="17"/>
              </w:rPr>
              <w:t>See Table 3</w:t>
            </w:r>
          </w:p>
        </w:tc>
        <w:tc>
          <w:tcPr>
            <w:tcW w:w="1757" w:type="dxa"/>
          </w:tcPr>
          <w:p w14:paraId="583CD3B5" w14:textId="77777777" w:rsidR="00F944AF" w:rsidRDefault="00555546">
            <w:r>
              <w:rPr>
                <w:sz w:val="17"/>
              </w:rPr>
              <w:t>DEC-006, DEC-012, CR-007, R-17</w:t>
            </w:r>
          </w:p>
        </w:tc>
      </w:tr>
      <w:tr w:rsidR="00660B2E" w14:paraId="3C21B0AB" w14:textId="77777777">
        <w:trPr>
          <w:cantSplit/>
        </w:trPr>
        <w:tc>
          <w:tcPr>
            <w:tcW w:w="794" w:type="dxa"/>
          </w:tcPr>
          <w:p w14:paraId="0480D4E3" w14:textId="77777777" w:rsidR="00380CD2" w:rsidRDefault="00555546" w:rsidP="00660B2E">
            <w:r>
              <w:rPr>
                <w:b/>
                <w:sz w:val="17"/>
              </w:rPr>
              <w:t>FR-009</w:t>
            </w:r>
          </w:p>
        </w:tc>
        <w:tc>
          <w:tcPr>
            <w:tcW w:w="964" w:type="dxa"/>
          </w:tcPr>
          <w:p w14:paraId="5D73AED4" w14:textId="77777777" w:rsidR="00380CD2" w:rsidRDefault="00555546" w:rsidP="00660B2E">
            <w:r>
              <w:rPr>
                <w:sz w:val="17"/>
              </w:rPr>
              <w:t>ASR-002, ASR-003</w:t>
            </w:r>
          </w:p>
        </w:tc>
        <w:tc>
          <w:tcPr>
            <w:tcW w:w="1474" w:type="dxa"/>
          </w:tcPr>
          <w:p w14:paraId="3A06D4DB" w14:textId="77777777" w:rsidR="00380CD2" w:rsidRDefault="00555546" w:rsidP="00660B2E">
            <w:r>
              <w:rPr>
                <w:sz w:val="17"/>
              </w:rPr>
              <w:t xml:space="preserve">Requests (state machine in </w:t>
            </w:r>
            <w:proofErr w:type="spellStart"/>
            <w:r>
              <w:rPr>
                <w:sz w:val="17"/>
              </w:rPr>
              <w:t>RequestService</w:t>
            </w:r>
            <w:proofErr w:type="spellEnd"/>
            <w:r>
              <w:rPr>
                <w:sz w:val="17"/>
              </w:rPr>
              <w:t>)</w:t>
            </w:r>
          </w:p>
        </w:tc>
        <w:tc>
          <w:tcPr>
            <w:tcW w:w="2381" w:type="dxa"/>
          </w:tcPr>
          <w:p w14:paraId="3320A73B" w14:textId="77777777" w:rsidR="00380CD2" w:rsidRDefault="00555546" w:rsidP="00660B2E">
            <w:r>
              <w:rPr>
                <w:sz w:val="17"/>
              </w:rPr>
              <w:t xml:space="preserve">CHECK on </w:t>
            </w:r>
            <w:proofErr w:type="spellStart"/>
            <w:r>
              <w:rPr>
                <w:sz w:val="17"/>
              </w:rPr>
              <w:t>Request.Status</w:t>
            </w:r>
            <w:proofErr w:type="spellEnd"/>
            <w:r>
              <w:rPr>
                <w:sz w:val="17"/>
              </w:rPr>
              <w:t xml:space="preserve">; Version; </w:t>
            </w:r>
            <w:proofErr w:type="spellStart"/>
            <w:r>
              <w:rPr>
                <w:sz w:val="17"/>
              </w:rPr>
              <w:t>AuditEntry</w:t>
            </w:r>
            <w:proofErr w:type="spellEnd"/>
            <w:r>
              <w:rPr>
                <w:sz w:val="17"/>
              </w:rPr>
              <w:t xml:space="preserve"> with </w:t>
            </w:r>
            <w:proofErr w:type="spellStart"/>
            <w:r>
              <w:rPr>
                <w:sz w:val="17"/>
              </w:rPr>
              <w:t>FromStatus</w:t>
            </w:r>
            <w:proofErr w:type="spellEnd"/>
            <w:r>
              <w:rPr>
                <w:sz w:val="17"/>
              </w:rPr>
              <w:t>/</w:t>
            </w:r>
            <w:proofErr w:type="spellStart"/>
            <w:r>
              <w:rPr>
                <w:sz w:val="17"/>
              </w:rPr>
              <w:t>ToStatus</w:t>
            </w:r>
            <w:proofErr w:type="spellEnd"/>
            <w:r>
              <w:rPr>
                <w:sz w:val="17"/>
              </w:rPr>
              <w:t xml:space="preserve"> written in the same transaction.</w:t>
            </w:r>
          </w:p>
        </w:tc>
        <w:tc>
          <w:tcPr>
            <w:tcW w:w="2438" w:type="dxa"/>
          </w:tcPr>
          <w:p w14:paraId="06BC5BD4" w14:textId="77777777" w:rsidR="00380CD2" w:rsidRDefault="00555546">
            <w:proofErr w:type="spellStart"/>
            <w:r>
              <w:rPr>
                <w:sz w:val="17"/>
              </w:rPr>
              <w:t>TransitionPolicy</w:t>
            </w:r>
            <w:proofErr w:type="spellEnd"/>
            <w:r>
              <w:rPr>
                <w:sz w:val="17"/>
              </w:rPr>
              <w:t xml:space="preserve"> - table-driven transition map (DEC-011), which also supplies </w:t>
            </w:r>
            <w:proofErr w:type="spellStart"/>
            <w:r>
              <w:rPr>
                <w:sz w:val="17"/>
              </w:rPr>
              <w:t>allowedTransitions</w:t>
            </w:r>
            <w:proofErr w:type="spellEnd"/>
            <w:r>
              <w:rPr>
                <w:sz w:val="17"/>
              </w:rPr>
              <w:t xml:space="preserve"> to API-06. API-09 PATCH /</w:t>
            </w:r>
            <w:proofErr w:type="spellStart"/>
            <w:r>
              <w:rPr>
                <w:sz w:val="17"/>
              </w:rPr>
              <w:t>api</w:t>
            </w:r>
            <w:proofErr w:type="spellEnd"/>
            <w:r>
              <w:rPr>
                <w:sz w:val="17"/>
              </w:rPr>
              <w:t>/v1/requests/{id}/status; invalid transition 422, conflict 409.</w:t>
            </w:r>
          </w:p>
        </w:tc>
        <w:tc>
          <w:tcPr>
            <w:tcW w:w="1531" w:type="dxa"/>
          </w:tcPr>
          <w:p w14:paraId="031B7BE2" w14:textId="77777777" w:rsidR="00380CD2" w:rsidRDefault="00555546" w:rsidP="00660B2E">
            <w:r>
              <w:rPr>
                <w:sz w:val="17"/>
              </w:rPr>
              <w:t>Spring Boot, JPA, PostgreSQL</w:t>
            </w:r>
          </w:p>
        </w:tc>
        <w:tc>
          <w:tcPr>
            <w:tcW w:w="1928" w:type="dxa"/>
          </w:tcPr>
          <w:p w14:paraId="506C327D" w14:textId="77777777" w:rsidR="00380CD2" w:rsidRDefault="00555546">
            <w:r>
              <w:rPr>
                <w:sz w:val="17"/>
                <w:szCs w:val="17"/>
              </w:rPr>
              <w:t>Implemented (M3) - see Table 3</w:t>
            </w:r>
          </w:p>
        </w:tc>
        <w:tc>
          <w:tcPr>
            <w:tcW w:w="1871" w:type="dxa"/>
          </w:tcPr>
          <w:p w14:paraId="61D9D7C0" w14:textId="77777777" w:rsidR="00380CD2" w:rsidRDefault="00555546" w:rsidP="00660B2E">
            <w:r>
              <w:rPr>
                <w:sz w:val="17"/>
                <w:szCs w:val="17"/>
              </w:rPr>
              <w:t>See Table 3</w:t>
            </w:r>
          </w:p>
        </w:tc>
        <w:tc>
          <w:tcPr>
            <w:tcW w:w="1757" w:type="dxa"/>
          </w:tcPr>
          <w:p w14:paraId="7D36D8A2" w14:textId="77777777" w:rsidR="00F944AF" w:rsidRDefault="00555546">
            <w:r>
              <w:rPr>
                <w:sz w:val="17"/>
              </w:rPr>
              <w:t>ARC-02, DEC-006, DEC-007, DEC-011, DEC-012, R-16, R-17, R-18</w:t>
            </w:r>
          </w:p>
        </w:tc>
      </w:tr>
      <w:tr w:rsidR="00660B2E" w14:paraId="6569DC9B" w14:textId="77777777">
        <w:trPr>
          <w:cantSplit/>
        </w:trPr>
        <w:tc>
          <w:tcPr>
            <w:tcW w:w="794" w:type="dxa"/>
          </w:tcPr>
          <w:p w14:paraId="738366A9" w14:textId="77777777" w:rsidR="00380CD2" w:rsidRDefault="00555546" w:rsidP="00660B2E">
            <w:r>
              <w:rPr>
                <w:b/>
                <w:sz w:val="17"/>
              </w:rPr>
              <w:t>FR-010</w:t>
            </w:r>
          </w:p>
        </w:tc>
        <w:tc>
          <w:tcPr>
            <w:tcW w:w="964" w:type="dxa"/>
          </w:tcPr>
          <w:p w14:paraId="130659BC" w14:textId="77777777" w:rsidR="00380CD2" w:rsidRDefault="00555546" w:rsidP="00660B2E">
            <w:r>
              <w:rPr>
                <w:sz w:val="17"/>
              </w:rPr>
              <w:t>ASR-003</w:t>
            </w:r>
          </w:p>
        </w:tc>
        <w:tc>
          <w:tcPr>
            <w:tcW w:w="1474" w:type="dxa"/>
          </w:tcPr>
          <w:p w14:paraId="75AD29FB" w14:textId="77777777" w:rsidR="00380CD2" w:rsidRDefault="00555546" w:rsidP="00660B2E">
            <w:r>
              <w:rPr>
                <w:sz w:val="17"/>
              </w:rPr>
              <w:t>Requests</w:t>
            </w:r>
          </w:p>
        </w:tc>
        <w:tc>
          <w:tcPr>
            <w:tcW w:w="2381" w:type="dxa"/>
          </w:tcPr>
          <w:p w14:paraId="0F30743A" w14:textId="77777777" w:rsidR="00380CD2" w:rsidRDefault="00555546" w:rsidP="00660B2E">
            <w:proofErr w:type="spellStart"/>
            <w:r>
              <w:rPr>
                <w:sz w:val="17"/>
              </w:rPr>
              <w:t>AuditEntry</w:t>
            </w:r>
            <w:proofErr w:type="spellEnd"/>
            <w:r>
              <w:rPr>
                <w:sz w:val="17"/>
              </w:rPr>
              <w:t xml:space="preserve"> type COMMENT, insert only; trigger blocks UPDATE/DELETE.</w:t>
            </w:r>
          </w:p>
        </w:tc>
        <w:tc>
          <w:tcPr>
            <w:tcW w:w="2438" w:type="dxa"/>
          </w:tcPr>
          <w:p w14:paraId="50E79A3A" w14:textId="77777777" w:rsidR="00F944AF" w:rsidRDefault="00555546">
            <w:r>
              <w:rPr>
                <w:sz w:val="17"/>
              </w:rPr>
              <w:t>API-10 POST /</w:t>
            </w:r>
            <w:proofErr w:type="spellStart"/>
            <w:r>
              <w:rPr>
                <w:sz w:val="17"/>
              </w:rPr>
              <w:t>api</w:t>
            </w:r>
            <w:proofErr w:type="spellEnd"/>
            <w:r>
              <w:rPr>
                <w:sz w:val="17"/>
              </w:rPr>
              <w:t>/v1/requests/{id}/comments; no edit/delete endpoint.</w:t>
            </w:r>
          </w:p>
        </w:tc>
        <w:tc>
          <w:tcPr>
            <w:tcW w:w="1531" w:type="dxa"/>
          </w:tcPr>
          <w:p w14:paraId="60149602" w14:textId="77777777" w:rsidR="00380CD2" w:rsidRDefault="00555546" w:rsidP="00660B2E">
            <w:r>
              <w:rPr>
                <w:sz w:val="17"/>
              </w:rPr>
              <w:t>JPA @Immutable, Flyway trigger</w:t>
            </w:r>
          </w:p>
        </w:tc>
        <w:tc>
          <w:tcPr>
            <w:tcW w:w="1928" w:type="dxa"/>
          </w:tcPr>
          <w:p w14:paraId="10CBBCFF" w14:textId="77777777" w:rsidR="00380CD2" w:rsidRDefault="00555546" w:rsidP="00660B2E">
            <w:r>
              <w:rPr>
                <w:sz w:val="17"/>
                <w:szCs w:val="17"/>
              </w:rPr>
              <w:t>Implemented (M3) - see Table 3</w:t>
            </w:r>
          </w:p>
        </w:tc>
        <w:tc>
          <w:tcPr>
            <w:tcW w:w="1871" w:type="dxa"/>
          </w:tcPr>
          <w:p w14:paraId="731E362F" w14:textId="77777777" w:rsidR="00380CD2" w:rsidRDefault="00555546" w:rsidP="00660B2E">
            <w:r>
              <w:rPr>
                <w:sz w:val="17"/>
                <w:szCs w:val="17"/>
              </w:rPr>
              <w:t>See Table 3</w:t>
            </w:r>
          </w:p>
        </w:tc>
        <w:tc>
          <w:tcPr>
            <w:tcW w:w="1757" w:type="dxa"/>
          </w:tcPr>
          <w:p w14:paraId="6911A813" w14:textId="77777777" w:rsidR="00F944AF" w:rsidRDefault="00555546">
            <w:r>
              <w:rPr>
                <w:sz w:val="17"/>
              </w:rPr>
              <w:t>DEC-007, DEC-009</w:t>
            </w:r>
          </w:p>
        </w:tc>
      </w:tr>
      <w:tr w:rsidR="00660B2E" w14:paraId="3ABC638B" w14:textId="77777777">
        <w:trPr>
          <w:cantSplit/>
        </w:trPr>
        <w:tc>
          <w:tcPr>
            <w:tcW w:w="794" w:type="dxa"/>
          </w:tcPr>
          <w:p w14:paraId="2941223E" w14:textId="77777777" w:rsidR="00380CD2" w:rsidRDefault="00555546" w:rsidP="00660B2E">
            <w:r>
              <w:rPr>
                <w:b/>
                <w:sz w:val="17"/>
              </w:rPr>
              <w:t>FR-011</w:t>
            </w:r>
          </w:p>
        </w:tc>
        <w:tc>
          <w:tcPr>
            <w:tcW w:w="964" w:type="dxa"/>
          </w:tcPr>
          <w:p w14:paraId="42CB68A2" w14:textId="77777777" w:rsidR="00380CD2" w:rsidRDefault="00555546" w:rsidP="00660B2E">
            <w:r>
              <w:rPr>
                <w:sz w:val="17"/>
              </w:rPr>
              <w:t>ASR-002</w:t>
            </w:r>
          </w:p>
        </w:tc>
        <w:tc>
          <w:tcPr>
            <w:tcW w:w="1474" w:type="dxa"/>
          </w:tcPr>
          <w:p w14:paraId="1079ECF7" w14:textId="77777777" w:rsidR="00380CD2" w:rsidRDefault="00555546" w:rsidP="00660B2E">
            <w:r>
              <w:rPr>
                <w:sz w:val="17"/>
              </w:rPr>
              <w:t>Requests</w:t>
            </w:r>
          </w:p>
        </w:tc>
        <w:tc>
          <w:tcPr>
            <w:tcW w:w="2381" w:type="dxa"/>
          </w:tcPr>
          <w:p w14:paraId="3084789A" w14:textId="77777777" w:rsidR="00380CD2" w:rsidRDefault="00555546" w:rsidP="00660B2E">
            <w:proofErr w:type="spellStart"/>
            <w:r>
              <w:rPr>
                <w:sz w:val="17"/>
              </w:rPr>
              <w:t>ClosedAt</w:t>
            </w:r>
            <w:proofErr w:type="spellEnd"/>
            <w:r>
              <w:rPr>
                <w:sz w:val="17"/>
              </w:rPr>
              <w:t xml:space="preserve"> set; service rejects changes when Closed/Rejected.</w:t>
            </w:r>
          </w:p>
        </w:tc>
        <w:tc>
          <w:tcPr>
            <w:tcW w:w="2438" w:type="dxa"/>
          </w:tcPr>
          <w:p w14:paraId="6513809D" w14:textId="77777777" w:rsidR="00F944AF" w:rsidRDefault="00555546">
            <w:r>
              <w:rPr>
                <w:sz w:val="17"/>
              </w:rPr>
              <w:t>API-09 PATCH /</w:t>
            </w:r>
            <w:proofErr w:type="spellStart"/>
            <w:r>
              <w:rPr>
                <w:sz w:val="17"/>
              </w:rPr>
              <w:t>api</w:t>
            </w:r>
            <w:proofErr w:type="spellEnd"/>
            <w:r>
              <w:rPr>
                <w:sz w:val="17"/>
              </w:rPr>
              <w:t xml:space="preserve">/v1/requests/{id}/status (MANAGER or </w:t>
            </w:r>
            <w:proofErr w:type="spellStart"/>
            <w:r>
              <w:rPr>
                <w:sz w:val="17"/>
              </w:rPr>
              <w:t>authorised</w:t>
            </w:r>
            <w:proofErr w:type="spellEnd"/>
            <w:r>
              <w:rPr>
                <w:sz w:val="17"/>
              </w:rPr>
              <w:t xml:space="preserve"> HANDLER); Closed and Rejected are terminal in </w:t>
            </w:r>
            <w:proofErr w:type="spellStart"/>
            <w:r>
              <w:rPr>
                <w:sz w:val="17"/>
              </w:rPr>
              <w:t>TransitionPolicy</w:t>
            </w:r>
            <w:proofErr w:type="spellEnd"/>
            <w:r>
              <w:rPr>
                <w:sz w:val="17"/>
              </w:rPr>
              <w:t xml:space="preserve"> (DEC-011).</w:t>
            </w:r>
          </w:p>
        </w:tc>
        <w:tc>
          <w:tcPr>
            <w:tcW w:w="1531" w:type="dxa"/>
          </w:tcPr>
          <w:p w14:paraId="3839EA9E" w14:textId="77777777" w:rsidR="00380CD2" w:rsidRDefault="00555546" w:rsidP="00660B2E">
            <w:r>
              <w:rPr>
                <w:sz w:val="17"/>
              </w:rPr>
              <w:t>JPA</w:t>
            </w:r>
          </w:p>
        </w:tc>
        <w:tc>
          <w:tcPr>
            <w:tcW w:w="1928" w:type="dxa"/>
          </w:tcPr>
          <w:p w14:paraId="20EA723D" w14:textId="77777777" w:rsidR="00380CD2" w:rsidRDefault="00555546" w:rsidP="00660B2E">
            <w:r>
              <w:rPr>
                <w:sz w:val="17"/>
                <w:szCs w:val="17"/>
              </w:rPr>
              <w:t>Implemented (M3) - see Table 3</w:t>
            </w:r>
          </w:p>
        </w:tc>
        <w:tc>
          <w:tcPr>
            <w:tcW w:w="1871" w:type="dxa"/>
          </w:tcPr>
          <w:p w14:paraId="5D2D4289" w14:textId="77777777" w:rsidR="00380CD2" w:rsidRDefault="00555546" w:rsidP="00660B2E">
            <w:r>
              <w:rPr>
                <w:sz w:val="17"/>
                <w:szCs w:val="17"/>
              </w:rPr>
              <w:t>See Table 3</w:t>
            </w:r>
          </w:p>
        </w:tc>
        <w:tc>
          <w:tcPr>
            <w:tcW w:w="1757" w:type="dxa"/>
          </w:tcPr>
          <w:p w14:paraId="2C5E5A56" w14:textId="77777777" w:rsidR="00F944AF" w:rsidRDefault="00555546">
            <w:r>
              <w:rPr>
                <w:sz w:val="17"/>
              </w:rPr>
              <w:t>DEC-006, DEC-011</w:t>
            </w:r>
          </w:p>
        </w:tc>
      </w:tr>
      <w:tr w:rsidR="00660B2E" w14:paraId="33F23E81" w14:textId="77777777">
        <w:trPr>
          <w:cantSplit/>
        </w:trPr>
        <w:tc>
          <w:tcPr>
            <w:tcW w:w="794" w:type="dxa"/>
          </w:tcPr>
          <w:p w14:paraId="68439E37" w14:textId="77777777" w:rsidR="00380CD2" w:rsidRDefault="00555546" w:rsidP="00660B2E">
            <w:r>
              <w:rPr>
                <w:b/>
                <w:sz w:val="17"/>
              </w:rPr>
              <w:t>FR-012</w:t>
            </w:r>
          </w:p>
        </w:tc>
        <w:tc>
          <w:tcPr>
            <w:tcW w:w="964" w:type="dxa"/>
          </w:tcPr>
          <w:p w14:paraId="05199234" w14:textId="77777777" w:rsidR="00380CD2" w:rsidRDefault="00555546" w:rsidP="00660B2E">
            <w:r>
              <w:rPr>
                <w:sz w:val="17"/>
              </w:rPr>
              <w:t>ASR-004, ASR-005</w:t>
            </w:r>
          </w:p>
        </w:tc>
        <w:tc>
          <w:tcPr>
            <w:tcW w:w="1474" w:type="dxa"/>
          </w:tcPr>
          <w:p w14:paraId="410A8FC9" w14:textId="77777777" w:rsidR="00380CD2" w:rsidRDefault="00555546" w:rsidP="00660B2E">
            <w:r>
              <w:rPr>
                <w:sz w:val="17"/>
              </w:rPr>
              <w:t>Reporting (read-only)</w:t>
            </w:r>
          </w:p>
        </w:tc>
        <w:tc>
          <w:tcPr>
            <w:tcW w:w="2381" w:type="dxa"/>
          </w:tcPr>
          <w:p w14:paraId="4D3AE304" w14:textId="77777777" w:rsidR="00380CD2" w:rsidRDefault="00555546" w:rsidP="00660B2E">
            <w:r>
              <w:rPr>
                <w:sz w:val="17"/>
              </w:rPr>
              <w:t xml:space="preserve">Aggregate counts only, no personal fields; index (Status, </w:t>
            </w:r>
            <w:proofErr w:type="spellStart"/>
            <w:r>
              <w:rPr>
                <w:sz w:val="17"/>
              </w:rPr>
              <w:t>CreatedAt</w:t>
            </w:r>
            <w:proofErr w:type="spellEnd"/>
            <w:r>
              <w:rPr>
                <w:sz w:val="17"/>
              </w:rPr>
              <w:t>).</w:t>
            </w:r>
          </w:p>
        </w:tc>
        <w:tc>
          <w:tcPr>
            <w:tcW w:w="2438" w:type="dxa"/>
          </w:tcPr>
          <w:p w14:paraId="6723F7DA" w14:textId="77777777" w:rsidR="00F944AF" w:rsidRDefault="00555546">
            <w:r>
              <w:rPr>
                <w:sz w:val="17"/>
              </w:rPr>
              <w:t>API-17 GET /</w:t>
            </w:r>
            <w:proofErr w:type="spellStart"/>
            <w:r>
              <w:rPr>
                <w:sz w:val="17"/>
              </w:rPr>
              <w:t>api</w:t>
            </w:r>
            <w:proofErr w:type="spellEnd"/>
            <w:r>
              <w:rPr>
                <w:sz w:val="17"/>
              </w:rPr>
              <w:t>/v1/reports/activity (counts only).</w:t>
            </w:r>
          </w:p>
        </w:tc>
        <w:tc>
          <w:tcPr>
            <w:tcW w:w="1531" w:type="dxa"/>
          </w:tcPr>
          <w:p w14:paraId="69E85982" w14:textId="77777777" w:rsidR="00380CD2" w:rsidRDefault="00555546" w:rsidP="00660B2E">
            <w:r>
              <w:rPr>
                <w:sz w:val="17"/>
              </w:rPr>
              <w:t>JPA queries</w:t>
            </w:r>
          </w:p>
        </w:tc>
        <w:tc>
          <w:tcPr>
            <w:tcW w:w="1928" w:type="dxa"/>
          </w:tcPr>
          <w:p w14:paraId="11BEBEF9" w14:textId="77777777" w:rsidR="00380CD2" w:rsidRDefault="00555546" w:rsidP="00660B2E">
            <w:r>
              <w:rPr>
                <w:sz w:val="17"/>
                <w:szCs w:val="17"/>
              </w:rPr>
              <w:t>Implemented (M3) - see Table 3</w:t>
            </w:r>
          </w:p>
        </w:tc>
        <w:tc>
          <w:tcPr>
            <w:tcW w:w="1871" w:type="dxa"/>
          </w:tcPr>
          <w:p w14:paraId="5DB11BC4" w14:textId="77777777" w:rsidR="00380CD2" w:rsidRDefault="00555546" w:rsidP="00660B2E">
            <w:r>
              <w:rPr>
                <w:sz w:val="17"/>
                <w:szCs w:val="17"/>
              </w:rPr>
              <w:t>See Table 3</w:t>
            </w:r>
          </w:p>
        </w:tc>
        <w:tc>
          <w:tcPr>
            <w:tcW w:w="1757" w:type="dxa"/>
          </w:tcPr>
          <w:p w14:paraId="6E8308B7" w14:textId="77777777" w:rsidR="00F944AF" w:rsidRDefault="00555546">
            <w:r>
              <w:rPr>
                <w:sz w:val="17"/>
              </w:rPr>
              <w:t>DEC-009, R-03, CR-004</w:t>
            </w:r>
          </w:p>
        </w:tc>
      </w:tr>
      <w:tr w:rsidR="00660B2E" w14:paraId="78EE6B94" w14:textId="77777777">
        <w:trPr>
          <w:cantSplit/>
        </w:trPr>
        <w:tc>
          <w:tcPr>
            <w:tcW w:w="794" w:type="dxa"/>
          </w:tcPr>
          <w:p w14:paraId="6F54B599" w14:textId="77777777" w:rsidR="00380CD2" w:rsidRDefault="00555546" w:rsidP="00660B2E">
            <w:r>
              <w:rPr>
                <w:b/>
                <w:sz w:val="17"/>
              </w:rPr>
              <w:t>FR-013</w:t>
            </w:r>
          </w:p>
        </w:tc>
        <w:tc>
          <w:tcPr>
            <w:tcW w:w="964" w:type="dxa"/>
          </w:tcPr>
          <w:p w14:paraId="1FC7AD83" w14:textId="77777777" w:rsidR="00380CD2" w:rsidRDefault="00555546" w:rsidP="00660B2E">
            <w:r>
              <w:rPr>
                <w:sz w:val="17"/>
              </w:rPr>
              <w:t>ASR-004</w:t>
            </w:r>
          </w:p>
        </w:tc>
        <w:tc>
          <w:tcPr>
            <w:tcW w:w="1474" w:type="dxa"/>
          </w:tcPr>
          <w:p w14:paraId="4A58490A" w14:textId="77777777" w:rsidR="00380CD2" w:rsidRDefault="00555546" w:rsidP="00660B2E">
            <w:r>
              <w:rPr>
                <w:sz w:val="17"/>
              </w:rPr>
              <w:t>Reporting (read-only)</w:t>
            </w:r>
          </w:p>
        </w:tc>
        <w:tc>
          <w:tcPr>
            <w:tcW w:w="2381" w:type="dxa"/>
          </w:tcPr>
          <w:p w14:paraId="37F6E54B" w14:textId="77777777" w:rsidR="00380CD2" w:rsidRDefault="00555546" w:rsidP="00660B2E">
            <w:r>
              <w:rPr>
                <w:sz w:val="17"/>
              </w:rPr>
              <w:t>Same aggregate queries with filters.</w:t>
            </w:r>
          </w:p>
        </w:tc>
        <w:tc>
          <w:tcPr>
            <w:tcW w:w="2438" w:type="dxa"/>
          </w:tcPr>
          <w:p w14:paraId="15C72DDD" w14:textId="77777777" w:rsidR="00F944AF" w:rsidRDefault="00555546">
            <w:r>
              <w:rPr>
                <w:sz w:val="17"/>
              </w:rPr>
              <w:t>API-17 GET /</w:t>
            </w:r>
            <w:proofErr w:type="spellStart"/>
            <w:r>
              <w:rPr>
                <w:sz w:val="17"/>
              </w:rPr>
              <w:t>api</w:t>
            </w:r>
            <w:proofErr w:type="spellEnd"/>
            <w:r>
              <w:rPr>
                <w:sz w:val="17"/>
              </w:rPr>
              <w:t>/v1/reports/</w:t>
            </w:r>
            <w:proofErr w:type="spellStart"/>
            <w:r>
              <w:rPr>
                <w:sz w:val="17"/>
              </w:rPr>
              <w:t>activity?from</w:t>
            </w:r>
            <w:proofErr w:type="spellEnd"/>
            <w:r>
              <w:rPr>
                <w:sz w:val="17"/>
              </w:rPr>
              <w:t>=&amp;to=&amp;</w:t>
            </w:r>
            <w:proofErr w:type="spellStart"/>
            <w:r>
              <w:rPr>
                <w:sz w:val="17"/>
              </w:rPr>
              <w:t>categoryId</w:t>
            </w:r>
            <w:proofErr w:type="spellEnd"/>
            <w:r>
              <w:rPr>
                <w:sz w:val="17"/>
              </w:rPr>
              <w:t>=&amp;status=</w:t>
            </w:r>
          </w:p>
        </w:tc>
        <w:tc>
          <w:tcPr>
            <w:tcW w:w="1531" w:type="dxa"/>
          </w:tcPr>
          <w:p w14:paraId="153732EE" w14:textId="77777777" w:rsidR="00380CD2" w:rsidRDefault="00555546" w:rsidP="00660B2E">
            <w:r>
              <w:rPr>
                <w:sz w:val="17"/>
              </w:rPr>
              <w:t>JPA queries</w:t>
            </w:r>
          </w:p>
        </w:tc>
        <w:tc>
          <w:tcPr>
            <w:tcW w:w="1928" w:type="dxa"/>
          </w:tcPr>
          <w:p w14:paraId="01A99E6B" w14:textId="77777777" w:rsidR="00380CD2" w:rsidRDefault="00555546" w:rsidP="00660B2E">
            <w:r>
              <w:rPr>
                <w:sz w:val="17"/>
                <w:szCs w:val="17"/>
              </w:rPr>
              <w:t>Implemented (M3) - see Table 3</w:t>
            </w:r>
          </w:p>
        </w:tc>
        <w:tc>
          <w:tcPr>
            <w:tcW w:w="1871" w:type="dxa"/>
          </w:tcPr>
          <w:p w14:paraId="632F2D0F" w14:textId="77777777" w:rsidR="00380CD2" w:rsidRDefault="00555546" w:rsidP="00660B2E">
            <w:r>
              <w:rPr>
                <w:sz w:val="17"/>
                <w:szCs w:val="17"/>
              </w:rPr>
              <w:t>See Table 3</w:t>
            </w:r>
          </w:p>
        </w:tc>
        <w:tc>
          <w:tcPr>
            <w:tcW w:w="1757" w:type="dxa"/>
          </w:tcPr>
          <w:p w14:paraId="23E08F83" w14:textId="77777777" w:rsidR="00F944AF" w:rsidRDefault="00555546">
            <w:r>
              <w:rPr>
                <w:sz w:val="17"/>
              </w:rPr>
              <w:t>DEC-009, ASR-004</w:t>
            </w:r>
          </w:p>
        </w:tc>
      </w:tr>
      <w:tr w:rsidR="00660B2E" w14:paraId="711636CC" w14:textId="77777777">
        <w:trPr>
          <w:cantSplit/>
        </w:trPr>
        <w:tc>
          <w:tcPr>
            <w:tcW w:w="794" w:type="dxa"/>
          </w:tcPr>
          <w:p w14:paraId="6DA2088B" w14:textId="77777777" w:rsidR="00380CD2" w:rsidRDefault="00555546" w:rsidP="00660B2E">
            <w:r>
              <w:rPr>
                <w:b/>
                <w:sz w:val="17"/>
              </w:rPr>
              <w:t>FR-014</w:t>
            </w:r>
          </w:p>
        </w:tc>
        <w:tc>
          <w:tcPr>
            <w:tcW w:w="964" w:type="dxa"/>
          </w:tcPr>
          <w:p w14:paraId="7C2EBF64" w14:textId="77777777" w:rsidR="00380CD2" w:rsidRDefault="00555546" w:rsidP="00660B2E">
            <w:r>
              <w:rPr>
                <w:sz w:val="17"/>
              </w:rPr>
              <w:t>ASR-001</w:t>
            </w:r>
          </w:p>
        </w:tc>
        <w:tc>
          <w:tcPr>
            <w:tcW w:w="1474" w:type="dxa"/>
          </w:tcPr>
          <w:p w14:paraId="28716C1F" w14:textId="77777777" w:rsidR="00380CD2" w:rsidRDefault="00555546" w:rsidP="00660B2E">
            <w:r>
              <w:rPr>
                <w:sz w:val="17"/>
              </w:rPr>
              <w:t>Access (Spring Security filter chain)</w:t>
            </w:r>
          </w:p>
        </w:tc>
        <w:tc>
          <w:tcPr>
            <w:tcW w:w="2381" w:type="dxa"/>
          </w:tcPr>
          <w:p w14:paraId="224DA06E" w14:textId="77777777" w:rsidR="00380CD2" w:rsidRDefault="00555546" w:rsidP="00660B2E">
            <w:proofErr w:type="spellStart"/>
            <w:r>
              <w:rPr>
                <w:sz w:val="17"/>
              </w:rPr>
              <w:t>Employee.Role</w:t>
            </w:r>
            <w:proofErr w:type="spellEnd"/>
            <w:r>
              <w:rPr>
                <w:sz w:val="17"/>
              </w:rPr>
              <w:t>; clients are REQUESTER.</w:t>
            </w:r>
          </w:p>
        </w:tc>
        <w:tc>
          <w:tcPr>
            <w:tcW w:w="2438" w:type="dxa"/>
          </w:tcPr>
          <w:p w14:paraId="17105429" w14:textId="77777777" w:rsidR="00F944AF" w:rsidRDefault="00555546">
            <w:r>
              <w:rPr>
                <w:sz w:val="17"/>
              </w:rPr>
              <w:t>API-02 POST /</w:t>
            </w:r>
            <w:proofErr w:type="spellStart"/>
            <w:r>
              <w:rPr>
                <w:sz w:val="17"/>
              </w:rPr>
              <w:t>api</w:t>
            </w:r>
            <w:proofErr w:type="spellEnd"/>
            <w:r>
              <w:rPr>
                <w:sz w:val="17"/>
              </w:rPr>
              <w:t>/v1/auth/login and API-03 GET /</w:t>
            </w:r>
            <w:proofErr w:type="spellStart"/>
            <w:r>
              <w:rPr>
                <w:sz w:val="17"/>
              </w:rPr>
              <w:t>api</w:t>
            </w:r>
            <w:proofErr w:type="spellEnd"/>
            <w:r>
              <w:rPr>
                <w:sz w:val="17"/>
              </w:rPr>
              <w:t>/v1/auth/me; JWT bearer token validated on every call (DEC-010); role rules per path; Angular route guards are UI only.</w:t>
            </w:r>
          </w:p>
        </w:tc>
        <w:tc>
          <w:tcPr>
            <w:tcW w:w="1531" w:type="dxa"/>
          </w:tcPr>
          <w:p w14:paraId="68796536" w14:textId="77777777" w:rsidR="00F944AF" w:rsidRDefault="00555546">
            <w:r>
              <w:rPr>
                <w:sz w:val="17"/>
              </w:rPr>
              <w:t>Spring Security, OAuth2 Resource Server (JWT)</w:t>
            </w:r>
          </w:p>
        </w:tc>
        <w:tc>
          <w:tcPr>
            <w:tcW w:w="1928" w:type="dxa"/>
          </w:tcPr>
          <w:p w14:paraId="142CAAED" w14:textId="77777777" w:rsidR="00380CD2" w:rsidRDefault="00555546" w:rsidP="00660B2E">
            <w:r>
              <w:rPr>
                <w:sz w:val="17"/>
                <w:szCs w:val="17"/>
              </w:rPr>
              <w:t>Implemented (M3) - see Table 3</w:t>
            </w:r>
          </w:p>
        </w:tc>
        <w:tc>
          <w:tcPr>
            <w:tcW w:w="1871" w:type="dxa"/>
          </w:tcPr>
          <w:p w14:paraId="10A60591" w14:textId="77777777" w:rsidR="00380CD2" w:rsidRDefault="00555546" w:rsidP="00660B2E">
            <w:r>
              <w:rPr>
                <w:sz w:val="17"/>
                <w:szCs w:val="17"/>
              </w:rPr>
              <w:t>See Table 3</w:t>
            </w:r>
          </w:p>
        </w:tc>
        <w:tc>
          <w:tcPr>
            <w:tcW w:w="1757" w:type="dxa"/>
          </w:tcPr>
          <w:p w14:paraId="4C303962" w14:textId="77777777" w:rsidR="00F944AF" w:rsidRDefault="00555546">
            <w:r>
              <w:rPr>
                <w:sz w:val="17"/>
              </w:rPr>
              <w:t>ARC-01, DEC-002, DEC-004, DEC-010, R-10, R-11</w:t>
            </w:r>
          </w:p>
        </w:tc>
      </w:tr>
      <w:tr w:rsidR="00660B2E" w14:paraId="62C02038" w14:textId="77777777">
        <w:trPr>
          <w:cantSplit/>
        </w:trPr>
        <w:tc>
          <w:tcPr>
            <w:tcW w:w="794" w:type="dxa"/>
          </w:tcPr>
          <w:p w14:paraId="7C4113E9" w14:textId="77777777" w:rsidR="00380CD2" w:rsidRDefault="00555546" w:rsidP="00660B2E">
            <w:r>
              <w:rPr>
                <w:b/>
                <w:sz w:val="17"/>
              </w:rPr>
              <w:lastRenderedPageBreak/>
              <w:t>FR-015</w:t>
            </w:r>
          </w:p>
        </w:tc>
        <w:tc>
          <w:tcPr>
            <w:tcW w:w="964" w:type="dxa"/>
          </w:tcPr>
          <w:p w14:paraId="67A5CFBF" w14:textId="77777777" w:rsidR="00380CD2" w:rsidRDefault="00555546" w:rsidP="00660B2E">
            <w:r>
              <w:rPr>
                <w:sz w:val="17"/>
              </w:rPr>
              <w:t>ASR-002</w:t>
            </w:r>
          </w:p>
        </w:tc>
        <w:tc>
          <w:tcPr>
            <w:tcW w:w="1474" w:type="dxa"/>
          </w:tcPr>
          <w:p w14:paraId="5F1FC733" w14:textId="77777777" w:rsidR="00380CD2" w:rsidRDefault="00555546" w:rsidP="00660B2E">
            <w:r>
              <w:rPr>
                <w:sz w:val="17"/>
              </w:rPr>
              <w:t>Requests (reference data)</w:t>
            </w:r>
          </w:p>
        </w:tc>
        <w:tc>
          <w:tcPr>
            <w:tcW w:w="2381" w:type="dxa"/>
          </w:tcPr>
          <w:p w14:paraId="6129D02F" w14:textId="77777777" w:rsidR="00380CD2" w:rsidRDefault="00555546" w:rsidP="00660B2E">
            <w:r>
              <w:rPr>
                <w:sz w:val="17"/>
              </w:rPr>
              <w:t xml:space="preserve">Category table, Active flag, </w:t>
            </w:r>
            <w:proofErr w:type="spellStart"/>
            <w:r>
              <w:rPr>
                <w:sz w:val="17"/>
              </w:rPr>
              <w:t>CatName</w:t>
            </w:r>
            <w:proofErr w:type="spellEnd"/>
            <w:r>
              <w:rPr>
                <w:sz w:val="17"/>
              </w:rPr>
              <w:t xml:space="preserve"> unique, FK from Request; seeded by Flyway.</w:t>
            </w:r>
          </w:p>
        </w:tc>
        <w:tc>
          <w:tcPr>
            <w:tcW w:w="2438" w:type="dxa"/>
          </w:tcPr>
          <w:p w14:paraId="1C24810E" w14:textId="77777777" w:rsidR="00F944AF" w:rsidRDefault="00555546">
            <w:r>
              <w:rPr>
                <w:sz w:val="17"/>
              </w:rPr>
              <w:t>API-13 GET, API-14 POST, API-15 PATCH /</w:t>
            </w:r>
            <w:proofErr w:type="spellStart"/>
            <w:r>
              <w:rPr>
                <w:sz w:val="17"/>
              </w:rPr>
              <w:t>api</w:t>
            </w:r>
            <w:proofErr w:type="spellEnd"/>
            <w:r>
              <w:rPr>
                <w:sz w:val="17"/>
              </w:rPr>
              <w:t>/v1/categories; create/update Management only; no delete - categories are deactivated.</w:t>
            </w:r>
          </w:p>
        </w:tc>
        <w:tc>
          <w:tcPr>
            <w:tcW w:w="1531" w:type="dxa"/>
          </w:tcPr>
          <w:p w14:paraId="3F77B1BB" w14:textId="77777777" w:rsidR="00380CD2" w:rsidRDefault="00555546" w:rsidP="00660B2E">
            <w:r>
              <w:rPr>
                <w:sz w:val="17"/>
              </w:rPr>
              <w:t>Flyway, JPA</w:t>
            </w:r>
          </w:p>
        </w:tc>
        <w:tc>
          <w:tcPr>
            <w:tcW w:w="1928" w:type="dxa"/>
          </w:tcPr>
          <w:p w14:paraId="6DEA1CE3" w14:textId="77777777" w:rsidR="00380CD2" w:rsidRDefault="00555546">
            <w:r>
              <w:rPr>
                <w:sz w:val="17"/>
                <w:szCs w:val="17"/>
              </w:rPr>
              <w:t>Implemented (M3) - see Table 3</w:t>
            </w:r>
          </w:p>
        </w:tc>
        <w:tc>
          <w:tcPr>
            <w:tcW w:w="1871" w:type="dxa"/>
          </w:tcPr>
          <w:p w14:paraId="49631505" w14:textId="77777777" w:rsidR="00380CD2" w:rsidRDefault="00555546" w:rsidP="00660B2E">
            <w:r>
              <w:rPr>
                <w:sz w:val="17"/>
                <w:szCs w:val="17"/>
              </w:rPr>
              <w:t>See Table 3</w:t>
            </w:r>
          </w:p>
        </w:tc>
        <w:tc>
          <w:tcPr>
            <w:tcW w:w="1757" w:type="dxa"/>
          </w:tcPr>
          <w:p w14:paraId="792A31A9" w14:textId="77777777" w:rsidR="00F944AF" w:rsidRDefault="00555546">
            <w:r>
              <w:rPr>
                <w:sz w:val="17"/>
              </w:rPr>
              <w:t>DEC-008, DEC-009, CR-001, R-13</w:t>
            </w:r>
          </w:p>
        </w:tc>
      </w:tr>
      <w:tr w:rsidR="00660B2E" w14:paraId="7E56843E" w14:textId="77777777">
        <w:trPr>
          <w:cantSplit/>
        </w:trPr>
        <w:tc>
          <w:tcPr>
            <w:tcW w:w="794" w:type="dxa"/>
          </w:tcPr>
          <w:p w14:paraId="7FA1000C" w14:textId="77777777" w:rsidR="00380CD2" w:rsidRDefault="00555546" w:rsidP="00660B2E">
            <w:r>
              <w:rPr>
                <w:b/>
                <w:sz w:val="17"/>
              </w:rPr>
              <w:t>FR-016</w:t>
            </w:r>
          </w:p>
        </w:tc>
        <w:tc>
          <w:tcPr>
            <w:tcW w:w="964" w:type="dxa"/>
          </w:tcPr>
          <w:p w14:paraId="5E8BC84A" w14:textId="77777777" w:rsidR="00380CD2" w:rsidRDefault="00555546">
            <w:r>
              <w:rPr>
                <w:sz w:val="17"/>
              </w:rPr>
              <w:t>ASR-003</w:t>
            </w:r>
          </w:p>
        </w:tc>
        <w:tc>
          <w:tcPr>
            <w:tcW w:w="1474" w:type="dxa"/>
          </w:tcPr>
          <w:p w14:paraId="338FA982" w14:textId="77777777" w:rsidR="00380CD2" w:rsidRDefault="00555546" w:rsidP="00660B2E">
            <w:r>
              <w:rPr>
                <w:sz w:val="17"/>
              </w:rPr>
              <w:t>Requests</w:t>
            </w:r>
          </w:p>
        </w:tc>
        <w:tc>
          <w:tcPr>
            <w:tcW w:w="2381" w:type="dxa"/>
          </w:tcPr>
          <w:p w14:paraId="2966A5E9" w14:textId="77777777" w:rsidR="00380CD2" w:rsidRDefault="00555546">
            <w:proofErr w:type="spellStart"/>
            <w:r>
              <w:rPr>
                <w:sz w:val="17"/>
              </w:rPr>
              <w:t>Request.Priority</w:t>
            </w:r>
            <w:proofErr w:type="spellEnd"/>
            <w:r>
              <w:rPr>
                <w:sz w:val="17"/>
              </w:rPr>
              <w:t xml:space="preserve">; </w:t>
            </w:r>
            <w:proofErr w:type="spellStart"/>
            <w:r>
              <w:rPr>
                <w:sz w:val="17"/>
              </w:rPr>
              <w:t>AuditEntry</w:t>
            </w:r>
            <w:proofErr w:type="spellEnd"/>
            <w:r>
              <w:rPr>
                <w:sz w:val="17"/>
              </w:rPr>
              <w:t xml:space="preserve"> of type PRIORITY_CHANGE written by </w:t>
            </w:r>
            <w:proofErr w:type="spellStart"/>
            <w:r>
              <w:rPr>
                <w:sz w:val="17"/>
              </w:rPr>
              <w:t>AuditListener</w:t>
            </w:r>
            <w:proofErr w:type="spellEnd"/>
            <w:r>
              <w:rPr>
                <w:sz w:val="17"/>
              </w:rPr>
              <w:t xml:space="preserve"> (DEC-012).</w:t>
            </w:r>
          </w:p>
        </w:tc>
        <w:tc>
          <w:tcPr>
            <w:tcW w:w="2438" w:type="dxa"/>
          </w:tcPr>
          <w:p w14:paraId="61F7B2A2" w14:textId="77777777" w:rsidR="00F944AF" w:rsidRDefault="00555546">
            <w:r>
              <w:rPr>
                <w:sz w:val="17"/>
              </w:rPr>
              <w:t>API-12 PATCH /</w:t>
            </w:r>
            <w:proofErr w:type="spellStart"/>
            <w:r>
              <w:rPr>
                <w:sz w:val="17"/>
              </w:rPr>
              <w:t>api</w:t>
            </w:r>
            <w:proofErr w:type="spellEnd"/>
            <w:r>
              <w:rPr>
                <w:sz w:val="17"/>
              </w:rPr>
              <w:t>/v1/requests/{id}/priority (MANAGER only).</w:t>
            </w:r>
          </w:p>
        </w:tc>
        <w:tc>
          <w:tcPr>
            <w:tcW w:w="1531" w:type="dxa"/>
          </w:tcPr>
          <w:p w14:paraId="768CECA1" w14:textId="77777777" w:rsidR="00380CD2" w:rsidRDefault="00555546" w:rsidP="00660B2E">
            <w:r>
              <w:rPr>
                <w:sz w:val="17"/>
              </w:rPr>
              <w:t>Spring Security, JPA</w:t>
            </w:r>
          </w:p>
        </w:tc>
        <w:tc>
          <w:tcPr>
            <w:tcW w:w="1928" w:type="dxa"/>
          </w:tcPr>
          <w:p w14:paraId="175EDF64" w14:textId="77777777" w:rsidR="00380CD2" w:rsidRDefault="00555546" w:rsidP="00660B2E">
            <w:r>
              <w:rPr>
                <w:sz w:val="17"/>
                <w:szCs w:val="17"/>
              </w:rPr>
              <w:t>Implemented (M3) - see Table 3</w:t>
            </w:r>
          </w:p>
        </w:tc>
        <w:tc>
          <w:tcPr>
            <w:tcW w:w="1871" w:type="dxa"/>
          </w:tcPr>
          <w:p w14:paraId="2DACBF65" w14:textId="77777777" w:rsidR="00380CD2" w:rsidRDefault="00555546" w:rsidP="00660B2E">
            <w:r>
              <w:rPr>
                <w:sz w:val="17"/>
                <w:szCs w:val="17"/>
              </w:rPr>
              <w:t>See Table 3</w:t>
            </w:r>
          </w:p>
        </w:tc>
        <w:tc>
          <w:tcPr>
            <w:tcW w:w="1757" w:type="dxa"/>
          </w:tcPr>
          <w:p w14:paraId="573744C8" w14:textId="77777777" w:rsidR="00380CD2" w:rsidRDefault="00555546">
            <w:r>
              <w:rPr>
                <w:sz w:val="17"/>
              </w:rPr>
              <w:t>DEC-003, DEC-009, DEC-012, CR-003</w:t>
            </w:r>
          </w:p>
        </w:tc>
      </w:tr>
      <w:tr w:rsidR="00660B2E" w14:paraId="38BB6786" w14:textId="77777777">
        <w:trPr>
          <w:cantSplit/>
        </w:trPr>
        <w:tc>
          <w:tcPr>
            <w:tcW w:w="794" w:type="dxa"/>
          </w:tcPr>
          <w:p w14:paraId="581C4BB0" w14:textId="77777777" w:rsidR="00380CD2" w:rsidRDefault="00555546" w:rsidP="00660B2E">
            <w:r>
              <w:rPr>
                <w:b/>
                <w:sz w:val="17"/>
              </w:rPr>
              <w:t>NFR-001</w:t>
            </w:r>
          </w:p>
        </w:tc>
        <w:tc>
          <w:tcPr>
            <w:tcW w:w="964" w:type="dxa"/>
          </w:tcPr>
          <w:p w14:paraId="509080DE" w14:textId="77777777" w:rsidR="00380CD2" w:rsidRDefault="00555546" w:rsidP="00660B2E">
            <w:r>
              <w:rPr>
                <w:sz w:val="17"/>
              </w:rPr>
              <w:t>ASR-004</w:t>
            </w:r>
          </w:p>
        </w:tc>
        <w:tc>
          <w:tcPr>
            <w:tcW w:w="1474" w:type="dxa"/>
          </w:tcPr>
          <w:p w14:paraId="52ACADFF" w14:textId="77777777" w:rsidR="00380CD2" w:rsidRDefault="00555546" w:rsidP="00660B2E">
            <w:r>
              <w:rPr>
                <w:sz w:val="17"/>
              </w:rPr>
              <w:t>All modules</w:t>
            </w:r>
          </w:p>
        </w:tc>
        <w:tc>
          <w:tcPr>
            <w:tcW w:w="2381" w:type="dxa"/>
          </w:tcPr>
          <w:p w14:paraId="459BF850" w14:textId="77777777" w:rsidR="00380CD2" w:rsidRDefault="00555546" w:rsidP="00660B2E">
            <w:r>
              <w:rPr>
                <w:sz w:val="17"/>
              </w:rPr>
              <w:t>Indexes and paging above.</w:t>
            </w:r>
          </w:p>
        </w:tc>
        <w:tc>
          <w:tcPr>
            <w:tcW w:w="2438" w:type="dxa"/>
          </w:tcPr>
          <w:p w14:paraId="0B91E564" w14:textId="77777777" w:rsidR="00F944AF" w:rsidRDefault="00555546">
            <w:r>
              <w:rPr>
                <w:sz w:val="17"/>
              </w:rPr>
              <w:t>Paging on all list endpoints (API conventions: maximum page size 100).</w:t>
            </w:r>
          </w:p>
        </w:tc>
        <w:tc>
          <w:tcPr>
            <w:tcW w:w="1531" w:type="dxa"/>
          </w:tcPr>
          <w:p w14:paraId="7719D603" w14:textId="77777777" w:rsidR="00380CD2" w:rsidRDefault="00555546" w:rsidP="00660B2E">
            <w:proofErr w:type="spellStart"/>
            <w:r>
              <w:rPr>
                <w:sz w:val="17"/>
              </w:rPr>
              <w:t>HikariCP</w:t>
            </w:r>
            <w:proofErr w:type="spellEnd"/>
            <w:r>
              <w:rPr>
                <w:sz w:val="17"/>
              </w:rPr>
              <w:t>, PostgreSQL</w:t>
            </w:r>
          </w:p>
        </w:tc>
        <w:tc>
          <w:tcPr>
            <w:tcW w:w="1928" w:type="dxa"/>
          </w:tcPr>
          <w:p w14:paraId="35342322" w14:textId="77777777" w:rsidR="00380CD2" w:rsidRDefault="00555546" w:rsidP="00660B2E">
            <w:r>
              <w:rPr>
                <w:sz w:val="17"/>
                <w:szCs w:val="17"/>
              </w:rPr>
              <w:t>Implemented (M3) - see Table 3</w:t>
            </w:r>
          </w:p>
        </w:tc>
        <w:tc>
          <w:tcPr>
            <w:tcW w:w="1871" w:type="dxa"/>
          </w:tcPr>
          <w:p w14:paraId="2C349483" w14:textId="77777777" w:rsidR="00380CD2" w:rsidRDefault="00555546" w:rsidP="00660B2E">
            <w:r>
              <w:rPr>
                <w:sz w:val="17"/>
                <w:szCs w:val="17"/>
              </w:rPr>
              <w:t>See Table 3</w:t>
            </w:r>
          </w:p>
        </w:tc>
        <w:tc>
          <w:tcPr>
            <w:tcW w:w="1757" w:type="dxa"/>
          </w:tcPr>
          <w:p w14:paraId="7832322A" w14:textId="77777777" w:rsidR="00F944AF" w:rsidRDefault="00555546">
            <w:r>
              <w:rPr>
                <w:sz w:val="17"/>
              </w:rPr>
              <w:t>ARC-02, DEC-009</w:t>
            </w:r>
          </w:p>
        </w:tc>
      </w:tr>
      <w:tr w:rsidR="00660B2E" w14:paraId="40EBE568" w14:textId="77777777">
        <w:trPr>
          <w:cantSplit/>
        </w:trPr>
        <w:tc>
          <w:tcPr>
            <w:tcW w:w="794" w:type="dxa"/>
          </w:tcPr>
          <w:p w14:paraId="087F59AC" w14:textId="77777777" w:rsidR="00380CD2" w:rsidRDefault="00555546" w:rsidP="00660B2E">
            <w:r>
              <w:rPr>
                <w:b/>
                <w:sz w:val="17"/>
              </w:rPr>
              <w:t>NFR-002</w:t>
            </w:r>
          </w:p>
        </w:tc>
        <w:tc>
          <w:tcPr>
            <w:tcW w:w="964" w:type="dxa"/>
          </w:tcPr>
          <w:p w14:paraId="189FD4BB" w14:textId="77777777" w:rsidR="00380CD2" w:rsidRDefault="00555546" w:rsidP="00660B2E">
            <w:r>
              <w:rPr>
                <w:sz w:val="17"/>
              </w:rPr>
              <w:t>ASR-001</w:t>
            </w:r>
          </w:p>
        </w:tc>
        <w:tc>
          <w:tcPr>
            <w:tcW w:w="1474" w:type="dxa"/>
          </w:tcPr>
          <w:p w14:paraId="46B0DB15" w14:textId="77777777" w:rsidR="00380CD2" w:rsidRDefault="00555546" w:rsidP="00660B2E">
            <w:r>
              <w:rPr>
                <w:sz w:val="17"/>
              </w:rPr>
              <w:t>Access</w:t>
            </w:r>
          </w:p>
        </w:tc>
        <w:tc>
          <w:tcPr>
            <w:tcW w:w="2381" w:type="dxa"/>
          </w:tcPr>
          <w:p w14:paraId="09D1839B" w14:textId="77777777" w:rsidR="00380CD2" w:rsidRDefault="00555546" w:rsidP="00660B2E">
            <w:proofErr w:type="spellStart"/>
            <w:r>
              <w:rPr>
                <w:sz w:val="17"/>
              </w:rPr>
              <w:t>PasswordHash</w:t>
            </w:r>
            <w:proofErr w:type="spellEnd"/>
            <w:r>
              <w:rPr>
                <w:sz w:val="17"/>
              </w:rPr>
              <w:t xml:space="preserve"> column only.</w:t>
            </w:r>
          </w:p>
        </w:tc>
        <w:tc>
          <w:tcPr>
            <w:tcW w:w="2438" w:type="dxa"/>
          </w:tcPr>
          <w:p w14:paraId="45B29605" w14:textId="77777777" w:rsidR="00F944AF" w:rsidRDefault="00555546">
            <w:r>
              <w:rPr>
                <w:sz w:val="17"/>
              </w:rPr>
              <w:t>API-01 POST /</w:t>
            </w:r>
            <w:proofErr w:type="spellStart"/>
            <w:r>
              <w:rPr>
                <w:sz w:val="17"/>
              </w:rPr>
              <w:t>api</w:t>
            </w:r>
            <w:proofErr w:type="spellEnd"/>
            <w:r>
              <w:rPr>
                <w:sz w:val="17"/>
              </w:rPr>
              <w:t>/v1/auth/register and API-02 POST /</w:t>
            </w:r>
            <w:proofErr w:type="spellStart"/>
            <w:r>
              <w:rPr>
                <w:sz w:val="17"/>
              </w:rPr>
              <w:t>api</w:t>
            </w:r>
            <w:proofErr w:type="spellEnd"/>
            <w:r>
              <w:rPr>
                <w:sz w:val="17"/>
              </w:rPr>
              <w:t xml:space="preserve">/v1/auth/login; </w:t>
            </w:r>
            <w:proofErr w:type="spellStart"/>
            <w:r>
              <w:rPr>
                <w:sz w:val="17"/>
              </w:rPr>
              <w:t>BCrypt</w:t>
            </w:r>
            <w:proofErr w:type="spellEnd"/>
            <w:r>
              <w:rPr>
                <w:sz w:val="17"/>
              </w:rPr>
              <w:t xml:space="preserve"> hash; signed JWT (DEC-010).</w:t>
            </w:r>
          </w:p>
        </w:tc>
        <w:tc>
          <w:tcPr>
            <w:tcW w:w="1531" w:type="dxa"/>
          </w:tcPr>
          <w:p w14:paraId="6F3206F2" w14:textId="77777777" w:rsidR="00F944AF" w:rsidRDefault="00555546">
            <w:r>
              <w:rPr>
                <w:sz w:val="17"/>
              </w:rPr>
              <w:t xml:space="preserve">Spring Security </w:t>
            </w:r>
            <w:proofErr w:type="spellStart"/>
            <w:r>
              <w:rPr>
                <w:sz w:val="17"/>
              </w:rPr>
              <w:t>BCrypt</w:t>
            </w:r>
            <w:proofErr w:type="spellEnd"/>
            <w:r>
              <w:rPr>
                <w:sz w:val="17"/>
              </w:rPr>
              <w:t>, OAuth2 Resource Server (JWT)</w:t>
            </w:r>
          </w:p>
        </w:tc>
        <w:tc>
          <w:tcPr>
            <w:tcW w:w="1928" w:type="dxa"/>
          </w:tcPr>
          <w:p w14:paraId="6D41568A" w14:textId="77777777" w:rsidR="00380CD2" w:rsidRDefault="00555546" w:rsidP="00660B2E">
            <w:r>
              <w:rPr>
                <w:sz w:val="17"/>
                <w:szCs w:val="17"/>
              </w:rPr>
              <w:t>Implemented (M3) - see Table 3</w:t>
            </w:r>
          </w:p>
        </w:tc>
        <w:tc>
          <w:tcPr>
            <w:tcW w:w="1871" w:type="dxa"/>
          </w:tcPr>
          <w:p w14:paraId="7EA1EA3C" w14:textId="77777777" w:rsidR="00380CD2" w:rsidRDefault="00555546" w:rsidP="00660B2E">
            <w:r>
              <w:rPr>
                <w:sz w:val="17"/>
                <w:szCs w:val="17"/>
              </w:rPr>
              <w:t>See Table 3</w:t>
            </w:r>
          </w:p>
        </w:tc>
        <w:tc>
          <w:tcPr>
            <w:tcW w:w="1757" w:type="dxa"/>
          </w:tcPr>
          <w:p w14:paraId="24A3F49D" w14:textId="77777777" w:rsidR="00F944AF" w:rsidRDefault="00555546">
            <w:r>
              <w:rPr>
                <w:sz w:val="17"/>
              </w:rPr>
              <w:t>DEC-004, DEC-010, R-11</w:t>
            </w:r>
          </w:p>
        </w:tc>
      </w:tr>
      <w:tr w:rsidR="00660B2E" w14:paraId="3AD3E422" w14:textId="77777777">
        <w:trPr>
          <w:cantSplit/>
        </w:trPr>
        <w:tc>
          <w:tcPr>
            <w:tcW w:w="794" w:type="dxa"/>
          </w:tcPr>
          <w:p w14:paraId="34CC8D5D" w14:textId="77777777" w:rsidR="00380CD2" w:rsidRDefault="00555546" w:rsidP="00660B2E">
            <w:r>
              <w:rPr>
                <w:b/>
                <w:sz w:val="17"/>
              </w:rPr>
              <w:t>NFR-003</w:t>
            </w:r>
          </w:p>
        </w:tc>
        <w:tc>
          <w:tcPr>
            <w:tcW w:w="964" w:type="dxa"/>
          </w:tcPr>
          <w:p w14:paraId="265806AC" w14:textId="77777777" w:rsidR="00380CD2" w:rsidRDefault="00555546" w:rsidP="00660B2E">
            <w:r>
              <w:rPr>
                <w:sz w:val="17"/>
              </w:rPr>
              <w:t>ASR-001</w:t>
            </w:r>
          </w:p>
        </w:tc>
        <w:tc>
          <w:tcPr>
            <w:tcW w:w="1474" w:type="dxa"/>
          </w:tcPr>
          <w:p w14:paraId="1A04BED1" w14:textId="77777777" w:rsidR="00380CD2" w:rsidRDefault="00555546" w:rsidP="00660B2E">
            <w:r>
              <w:rPr>
                <w:sz w:val="17"/>
              </w:rPr>
              <w:t>Access</w:t>
            </w:r>
          </w:p>
        </w:tc>
        <w:tc>
          <w:tcPr>
            <w:tcW w:w="2381" w:type="dxa"/>
          </w:tcPr>
          <w:p w14:paraId="43191298" w14:textId="77777777" w:rsidR="00380CD2" w:rsidRDefault="00555546" w:rsidP="00660B2E">
            <w:r>
              <w:rPr>
                <w:sz w:val="17"/>
              </w:rPr>
              <w:t>-</w:t>
            </w:r>
          </w:p>
        </w:tc>
        <w:tc>
          <w:tcPr>
            <w:tcW w:w="2438" w:type="dxa"/>
          </w:tcPr>
          <w:p w14:paraId="33EB33AD" w14:textId="77777777" w:rsidR="00F944AF" w:rsidRDefault="00555546">
            <w:r>
              <w:rPr>
                <w:sz w:val="17"/>
              </w:rPr>
              <w:t>URL/role rules plus @PreAuthorize, and object-level checks in the service layer (API &amp; Integration Design, the "Validation and Security at the Boundary" section).</w:t>
            </w:r>
          </w:p>
        </w:tc>
        <w:tc>
          <w:tcPr>
            <w:tcW w:w="1531" w:type="dxa"/>
          </w:tcPr>
          <w:p w14:paraId="612A413F" w14:textId="77777777" w:rsidR="00380CD2" w:rsidRDefault="00555546" w:rsidP="00660B2E">
            <w:r>
              <w:rPr>
                <w:sz w:val="17"/>
              </w:rPr>
              <w:t>Spring Security</w:t>
            </w:r>
          </w:p>
        </w:tc>
        <w:tc>
          <w:tcPr>
            <w:tcW w:w="1928" w:type="dxa"/>
          </w:tcPr>
          <w:p w14:paraId="2D160014" w14:textId="77777777" w:rsidR="00380CD2" w:rsidRDefault="00555546" w:rsidP="00660B2E">
            <w:r>
              <w:rPr>
                <w:sz w:val="17"/>
                <w:szCs w:val="17"/>
              </w:rPr>
              <w:t>Implemented (M3) - see Table 3</w:t>
            </w:r>
          </w:p>
        </w:tc>
        <w:tc>
          <w:tcPr>
            <w:tcW w:w="1871" w:type="dxa"/>
          </w:tcPr>
          <w:p w14:paraId="400DD236" w14:textId="77777777" w:rsidR="00380CD2" w:rsidRDefault="00555546" w:rsidP="00660B2E">
            <w:r>
              <w:rPr>
                <w:sz w:val="17"/>
                <w:szCs w:val="17"/>
              </w:rPr>
              <w:t>See Table 3</w:t>
            </w:r>
          </w:p>
        </w:tc>
        <w:tc>
          <w:tcPr>
            <w:tcW w:w="1757" w:type="dxa"/>
          </w:tcPr>
          <w:p w14:paraId="6D463E60" w14:textId="77777777" w:rsidR="00F944AF" w:rsidRDefault="00555546">
            <w:r>
              <w:rPr>
                <w:sz w:val="17"/>
              </w:rPr>
              <w:t>ARC-01, DEC-010, R-10</w:t>
            </w:r>
          </w:p>
        </w:tc>
      </w:tr>
      <w:tr w:rsidR="00660B2E" w14:paraId="5C5079DA" w14:textId="77777777">
        <w:trPr>
          <w:cantSplit/>
        </w:trPr>
        <w:tc>
          <w:tcPr>
            <w:tcW w:w="794" w:type="dxa"/>
          </w:tcPr>
          <w:p w14:paraId="6DE3BE8C" w14:textId="77777777" w:rsidR="00380CD2" w:rsidRDefault="00555546" w:rsidP="00660B2E">
            <w:r>
              <w:rPr>
                <w:b/>
                <w:sz w:val="17"/>
              </w:rPr>
              <w:t>NFR-004</w:t>
            </w:r>
          </w:p>
        </w:tc>
        <w:tc>
          <w:tcPr>
            <w:tcW w:w="964" w:type="dxa"/>
          </w:tcPr>
          <w:p w14:paraId="5511E4AA" w14:textId="77777777" w:rsidR="00380CD2" w:rsidRDefault="00555546" w:rsidP="00660B2E">
            <w:r>
              <w:rPr>
                <w:sz w:val="17"/>
              </w:rPr>
              <w:t>-</w:t>
            </w:r>
          </w:p>
        </w:tc>
        <w:tc>
          <w:tcPr>
            <w:tcW w:w="1474" w:type="dxa"/>
          </w:tcPr>
          <w:p w14:paraId="2A7E2580" w14:textId="77777777" w:rsidR="00F944AF" w:rsidRDefault="00555546">
            <w:r>
              <w:rPr>
                <w:sz w:val="17"/>
              </w:rPr>
              <w:t>Angular front end (User Interface Design)</w:t>
            </w:r>
          </w:p>
        </w:tc>
        <w:tc>
          <w:tcPr>
            <w:tcW w:w="2381" w:type="dxa"/>
          </w:tcPr>
          <w:p w14:paraId="44716DE0" w14:textId="77777777" w:rsidR="00380CD2" w:rsidRDefault="00555546" w:rsidP="00660B2E">
            <w:r>
              <w:rPr>
                <w:sz w:val="17"/>
              </w:rPr>
              <w:t>-</w:t>
            </w:r>
          </w:p>
        </w:tc>
        <w:tc>
          <w:tcPr>
            <w:tcW w:w="2438" w:type="dxa"/>
          </w:tcPr>
          <w:p w14:paraId="4E910410" w14:textId="77777777" w:rsidR="00F944AF" w:rsidRDefault="00555546">
            <w:r>
              <w:rPr>
                <w:sz w:val="17"/>
              </w:rPr>
              <w:t>Wireframe 1: one short form, plain labels, inline validation messages (Figure 4).</w:t>
            </w:r>
          </w:p>
        </w:tc>
        <w:tc>
          <w:tcPr>
            <w:tcW w:w="1531" w:type="dxa"/>
          </w:tcPr>
          <w:p w14:paraId="2C55C3EA" w14:textId="77777777" w:rsidR="00380CD2" w:rsidRDefault="00555546" w:rsidP="00660B2E">
            <w:r>
              <w:rPr>
                <w:sz w:val="17"/>
              </w:rPr>
              <w:t>Angular</w:t>
            </w:r>
          </w:p>
        </w:tc>
        <w:tc>
          <w:tcPr>
            <w:tcW w:w="1928" w:type="dxa"/>
          </w:tcPr>
          <w:p w14:paraId="7149A346" w14:textId="77777777" w:rsidR="00380CD2" w:rsidRDefault="00555546" w:rsidP="00660B2E">
            <w:r>
              <w:rPr>
                <w:sz w:val="17"/>
                <w:szCs w:val="17"/>
              </w:rPr>
              <w:t>Requester screens built (M3)</w:t>
            </w:r>
          </w:p>
        </w:tc>
        <w:tc>
          <w:tcPr>
            <w:tcW w:w="1871" w:type="dxa"/>
          </w:tcPr>
          <w:p w14:paraId="3109A845" w14:textId="77777777" w:rsidR="00380CD2" w:rsidRDefault="00555546" w:rsidP="00660B2E">
            <w:r>
              <w:rPr>
                <w:sz w:val="17"/>
                <w:szCs w:val="17"/>
              </w:rPr>
              <w:t>Informal 3-user test not run yet</w:t>
            </w:r>
          </w:p>
        </w:tc>
        <w:tc>
          <w:tcPr>
            <w:tcW w:w="1757" w:type="dxa"/>
          </w:tcPr>
          <w:p w14:paraId="5A893203" w14:textId="77777777" w:rsidR="00F944AF" w:rsidRDefault="00555546">
            <w:r>
              <w:rPr>
                <w:sz w:val="17"/>
              </w:rPr>
              <w:t>User Interface Design, DEC-009</w:t>
            </w:r>
          </w:p>
        </w:tc>
      </w:tr>
      <w:tr w:rsidR="00660B2E" w14:paraId="52AA8BB1" w14:textId="77777777">
        <w:trPr>
          <w:cantSplit/>
        </w:trPr>
        <w:tc>
          <w:tcPr>
            <w:tcW w:w="794" w:type="dxa"/>
          </w:tcPr>
          <w:p w14:paraId="165F7518" w14:textId="77777777" w:rsidR="00380CD2" w:rsidRDefault="00555546" w:rsidP="00660B2E">
            <w:r>
              <w:rPr>
                <w:b/>
                <w:sz w:val="17"/>
              </w:rPr>
              <w:t>NFR-005</w:t>
            </w:r>
          </w:p>
        </w:tc>
        <w:tc>
          <w:tcPr>
            <w:tcW w:w="964" w:type="dxa"/>
          </w:tcPr>
          <w:p w14:paraId="671BC57A" w14:textId="77777777" w:rsidR="00380CD2" w:rsidRDefault="00555546" w:rsidP="00660B2E">
            <w:r>
              <w:rPr>
                <w:sz w:val="17"/>
              </w:rPr>
              <w:t>ASR-007</w:t>
            </w:r>
          </w:p>
        </w:tc>
        <w:tc>
          <w:tcPr>
            <w:tcW w:w="1474" w:type="dxa"/>
          </w:tcPr>
          <w:p w14:paraId="2F73B628" w14:textId="77777777" w:rsidR="00380CD2" w:rsidRDefault="00555546" w:rsidP="00660B2E">
            <w:r>
              <w:rPr>
                <w:sz w:val="17"/>
              </w:rPr>
              <w:t>Deployment (ARC-03)</w:t>
            </w:r>
          </w:p>
        </w:tc>
        <w:tc>
          <w:tcPr>
            <w:tcW w:w="2381" w:type="dxa"/>
          </w:tcPr>
          <w:p w14:paraId="051FF866" w14:textId="77777777" w:rsidR="00380CD2" w:rsidRDefault="00555546" w:rsidP="00660B2E">
            <w:proofErr w:type="spellStart"/>
            <w:r>
              <w:rPr>
                <w:sz w:val="17"/>
              </w:rPr>
              <w:t>Supabase</w:t>
            </w:r>
            <w:proofErr w:type="spellEnd"/>
            <w:r>
              <w:rPr>
                <w:sz w:val="17"/>
              </w:rPr>
              <w:t xml:space="preserve"> free plan: pauses after 1 week idle; manual </w:t>
            </w:r>
            <w:proofErr w:type="spellStart"/>
            <w:r>
              <w:rPr>
                <w:sz w:val="17"/>
              </w:rPr>
              <w:t>pg_dump</w:t>
            </w:r>
            <w:proofErr w:type="spellEnd"/>
            <w:r>
              <w:rPr>
                <w:sz w:val="17"/>
              </w:rPr>
              <w:t xml:space="preserve"> backups.</w:t>
            </w:r>
          </w:p>
        </w:tc>
        <w:tc>
          <w:tcPr>
            <w:tcW w:w="2438" w:type="dxa"/>
          </w:tcPr>
          <w:p w14:paraId="368908B1" w14:textId="77777777" w:rsidR="00F944AF" w:rsidRDefault="00555546">
            <w:r>
              <w:rPr>
                <w:sz w:val="17"/>
              </w:rPr>
              <w:t>503 SERVICE_UNAVAILABLE when the database is unreachable (error model).</w:t>
            </w:r>
          </w:p>
        </w:tc>
        <w:tc>
          <w:tcPr>
            <w:tcW w:w="1531" w:type="dxa"/>
          </w:tcPr>
          <w:p w14:paraId="421F4B83" w14:textId="77777777" w:rsidR="00380CD2" w:rsidRDefault="00555546" w:rsidP="00660B2E">
            <w:proofErr w:type="spellStart"/>
            <w:r>
              <w:rPr>
                <w:sz w:val="17"/>
              </w:rPr>
              <w:t>Supabase</w:t>
            </w:r>
            <w:proofErr w:type="spellEnd"/>
            <w:r>
              <w:rPr>
                <w:sz w:val="17"/>
              </w:rPr>
              <w:t>; app host deferred</w:t>
            </w:r>
          </w:p>
        </w:tc>
        <w:tc>
          <w:tcPr>
            <w:tcW w:w="1928" w:type="dxa"/>
          </w:tcPr>
          <w:p w14:paraId="45A0B8EE" w14:textId="77777777" w:rsidR="00380CD2" w:rsidRDefault="00555546" w:rsidP="00660B2E">
            <w:r>
              <w:rPr>
                <w:sz w:val="17"/>
                <w:szCs w:val="17"/>
              </w:rPr>
              <w:t>Implemented (M3) - see Table 3</w:t>
            </w:r>
          </w:p>
        </w:tc>
        <w:tc>
          <w:tcPr>
            <w:tcW w:w="1871" w:type="dxa"/>
          </w:tcPr>
          <w:p w14:paraId="41E36238" w14:textId="77777777" w:rsidR="00380CD2" w:rsidRDefault="00555546" w:rsidP="00660B2E">
            <w:r>
              <w:rPr>
                <w:sz w:val="17"/>
                <w:szCs w:val="17"/>
              </w:rPr>
              <w:t>See Table 3</w:t>
            </w:r>
          </w:p>
        </w:tc>
        <w:tc>
          <w:tcPr>
            <w:tcW w:w="1757" w:type="dxa"/>
          </w:tcPr>
          <w:p w14:paraId="4B3BDD6D" w14:textId="77777777" w:rsidR="00F944AF" w:rsidRDefault="00555546">
            <w:r>
              <w:rPr>
                <w:sz w:val="17"/>
              </w:rPr>
              <w:t>ARC-03, R-14, R-15</w:t>
            </w:r>
          </w:p>
        </w:tc>
      </w:tr>
      <w:tr w:rsidR="00660B2E" w14:paraId="2F71DB6B" w14:textId="77777777">
        <w:trPr>
          <w:cantSplit/>
        </w:trPr>
        <w:tc>
          <w:tcPr>
            <w:tcW w:w="794" w:type="dxa"/>
          </w:tcPr>
          <w:p w14:paraId="73BDF11F" w14:textId="77777777" w:rsidR="00380CD2" w:rsidRDefault="00555546" w:rsidP="00660B2E">
            <w:r>
              <w:rPr>
                <w:b/>
                <w:sz w:val="17"/>
              </w:rPr>
              <w:t>NFR-006</w:t>
            </w:r>
          </w:p>
        </w:tc>
        <w:tc>
          <w:tcPr>
            <w:tcW w:w="964" w:type="dxa"/>
          </w:tcPr>
          <w:p w14:paraId="58D81AB6" w14:textId="77777777" w:rsidR="00380CD2" w:rsidRDefault="00555546" w:rsidP="00660B2E">
            <w:r>
              <w:rPr>
                <w:sz w:val="17"/>
              </w:rPr>
              <w:t>ASR-003</w:t>
            </w:r>
          </w:p>
        </w:tc>
        <w:tc>
          <w:tcPr>
            <w:tcW w:w="1474" w:type="dxa"/>
          </w:tcPr>
          <w:p w14:paraId="75859A0C" w14:textId="77777777" w:rsidR="00380CD2" w:rsidRDefault="00555546" w:rsidP="00660B2E">
            <w:r>
              <w:rPr>
                <w:sz w:val="17"/>
              </w:rPr>
              <w:t>Requests</w:t>
            </w:r>
          </w:p>
        </w:tc>
        <w:tc>
          <w:tcPr>
            <w:tcW w:w="2381" w:type="dxa"/>
          </w:tcPr>
          <w:p w14:paraId="2173A7B6" w14:textId="77777777" w:rsidR="00380CD2" w:rsidRDefault="00555546" w:rsidP="00660B2E">
            <w:proofErr w:type="spellStart"/>
            <w:r>
              <w:rPr>
                <w:sz w:val="17"/>
              </w:rPr>
              <w:t>AuditEntry</w:t>
            </w:r>
            <w:proofErr w:type="spellEnd"/>
            <w:r>
              <w:rPr>
                <w:sz w:val="17"/>
              </w:rPr>
              <w:t xml:space="preserve"> actor (</w:t>
            </w:r>
            <w:proofErr w:type="spellStart"/>
            <w:r>
              <w:rPr>
                <w:sz w:val="17"/>
              </w:rPr>
              <w:t>EmpId</w:t>
            </w:r>
            <w:proofErr w:type="spellEnd"/>
            <w:r>
              <w:rPr>
                <w:sz w:val="17"/>
              </w:rPr>
              <w:t xml:space="preserve"> or </w:t>
            </w:r>
            <w:proofErr w:type="spellStart"/>
            <w:r>
              <w:rPr>
                <w:sz w:val="17"/>
              </w:rPr>
              <w:t>ClientId</w:t>
            </w:r>
            <w:proofErr w:type="spellEnd"/>
            <w:r>
              <w:rPr>
                <w:sz w:val="17"/>
              </w:rPr>
              <w:t xml:space="preserve">, CHECK), </w:t>
            </w:r>
            <w:proofErr w:type="spellStart"/>
            <w:r>
              <w:rPr>
                <w:sz w:val="17"/>
              </w:rPr>
              <w:t>FromStatus</w:t>
            </w:r>
            <w:proofErr w:type="spellEnd"/>
            <w:r>
              <w:rPr>
                <w:sz w:val="17"/>
              </w:rPr>
              <w:t>/</w:t>
            </w:r>
            <w:proofErr w:type="spellStart"/>
            <w:r>
              <w:rPr>
                <w:sz w:val="17"/>
              </w:rPr>
              <w:t>ToStatus</w:t>
            </w:r>
            <w:proofErr w:type="spellEnd"/>
            <w:r>
              <w:rPr>
                <w:sz w:val="17"/>
              </w:rPr>
              <w:t>.</w:t>
            </w:r>
          </w:p>
        </w:tc>
        <w:tc>
          <w:tcPr>
            <w:tcW w:w="2438" w:type="dxa"/>
          </w:tcPr>
          <w:p w14:paraId="6CF5B393" w14:textId="77777777" w:rsidR="00F944AF" w:rsidRDefault="00555546">
            <w:proofErr w:type="spellStart"/>
            <w:r>
              <w:rPr>
                <w:sz w:val="17"/>
              </w:rPr>
              <w:t>AuditListener</w:t>
            </w:r>
            <w:proofErr w:type="spellEnd"/>
            <w:r>
              <w:rPr>
                <w:sz w:val="17"/>
              </w:rPr>
              <w:t xml:space="preserve"> (Observer through Spring application events) writes the audit entry inside the same transaction as the change (DEC-012).</w:t>
            </w:r>
          </w:p>
        </w:tc>
        <w:tc>
          <w:tcPr>
            <w:tcW w:w="1531" w:type="dxa"/>
          </w:tcPr>
          <w:p w14:paraId="28F71307" w14:textId="77777777" w:rsidR="00F944AF" w:rsidRDefault="00555546">
            <w:r>
              <w:rPr>
                <w:sz w:val="17"/>
              </w:rPr>
              <w:t>Spring application events, JPA</w:t>
            </w:r>
          </w:p>
        </w:tc>
        <w:tc>
          <w:tcPr>
            <w:tcW w:w="1928" w:type="dxa"/>
          </w:tcPr>
          <w:p w14:paraId="29A1BA80" w14:textId="77777777" w:rsidR="00380CD2" w:rsidRDefault="00555546" w:rsidP="00660B2E">
            <w:r>
              <w:rPr>
                <w:sz w:val="17"/>
                <w:szCs w:val="17"/>
              </w:rPr>
              <w:t>Implemented (M3) - see Table 3</w:t>
            </w:r>
          </w:p>
        </w:tc>
        <w:tc>
          <w:tcPr>
            <w:tcW w:w="1871" w:type="dxa"/>
          </w:tcPr>
          <w:p w14:paraId="3C7C9ADD" w14:textId="77777777" w:rsidR="00380CD2" w:rsidRDefault="00555546" w:rsidP="00660B2E">
            <w:r>
              <w:rPr>
                <w:sz w:val="17"/>
                <w:szCs w:val="17"/>
              </w:rPr>
              <w:t>See Table 3</w:t>
            </w:r>
          </w:p>
        </w:tc>
        <w:tc>
          <w:tcPr>
            <w:tcW w:w="1757" w:type="dxa"/>
          </w:tcPr>
          <w:p w14:paraId="134DEC60" w14:textId="77777777" w:rsidR="00F944AF" w:rsidRDefault="00555546">
            <w:r>
              <w:rPr>
                <w:sz w:val="17"/>
              </w:rPr>
              <w:t>DEC-006, DEC-007, DEC-012, R-18</w:t>
            </w:r>
          </w:p>
        </w:tc>
      </w:tr>
      <w:tr w:rsidR="00660B2E" w14:paraId="1E19E198" w14:textId="77777777">
        <w:trPr>
          <w:cantSplit/>
        </w:trPr>
        <w:tc>
          <w:tcPr>
            <w:tcW w:w="794" w:type="dxa"/>
          </w:tcPr>
          <w:p w14:paraId="3DFB68B8" w14:textId="77777777" w:rsidR="00380CD2" w:rsidRDefault="00555546" w:rsidP="00660B2E">
            <w:r>
              <w:rPr>
                <w:b/>
                <w:sz w:val="17"/>
              </w:rPr>
              <w:t>NFR-007</w:t>
            </w:r>
          </w:p>
        </w:tc>
        <w:tc>
          <w:tcPr>
            <w:tcW w:w="964" w:type="dxa"/>
          </w:tcPr>
          <w:p w14:paraId="70ED344E" w14:textId="77777777" w:rsidR="00380CD2" w:rsidRDefault="00555546" w:rsidP="00660B2E">
            <w:r>
              <w:rPr>
                <w:sz w:val="17"/>
              </w:rPr>
              <w:t>ASR-002, ASR-003</w:t>
            </w:r>
          </w:p>
        </w:tc>
        <w:tc>
          <w:tcPr>
            <w:tcW w:w="1474" w:type="dxa"/>
          </w:tcPr>
          <w:p w14:paraId="56FC8FE4" w14:textId="77777777" w:rsidR="00380CD2" w:rsidRDefault="00555546" w:rsidP="00660B2E">
            <w:r>
              <w:rPr>
                <w:sz w:val="17"/>
              </w:rPr>
              <w:t>Requests</w:t>
            </w:r>
          </w:p>
        </w:tc>
        <w:tc>
          <w:tcPr>
            <w:tcW w:w="2381" w:type="dxa"/>
          </w:tcPr>
          <w:p w14:paraId="32290BE6" w14:textId="77777777" w:rsidR="00380CD2" w:rsidRDefault="00555546" w:rsidP="00660B2E">
            <w:r>
              <w:rPr>
                <w:sz w:val="17"/>
              </w:rPr>
              <w:t>CHECK constraint, audit trigger, Version.</w:t>
            </w:r>
          </w:p>
        </w:tc>
        <w:tc>
          <w:tcPr>
            <w:tcW w:w="2438" w:type="dxa"/>
          </w:tcPr>
          <w:p w14:paraId="6BBA49DF" w14:textId="77777777" w:rsidR="00F944AF" w:rsidRDefault="00555546">
            <w:r>
              <w:rPr>
                <w:sz w:val="17"/>
              </w:rPr>
              <w:t xml:space="preserve">All writes only through </w:t>
            </w:r>
            <w:proofErr w:type="spellStart"/>
            <w:r>
              <w:rPr>
                <w:sz w:val="17"/>
              </w:rPr>
              <w:t>RequestService</w:t>
            </w:r>
            <w:proofErr w:type="spellEnd"/>
            <w:r>
              <w:rPr>
                <w:sz w:val="17"/>
              </w:rPr>
              <w:t xml:space="preserve">; transitions checked by </w:t>
            </w:r>
            <w:proofErr w:type="spellStart"/>
            <w:r>
              <w:rPr>
                <w:sz w:val="17"/>
              </w:rPr>
              <w:t>TransitionPolicy</w:t>
            </w:r>
            <w:proofErr w:type="spellEnd"/>
            <w:r>
              <w:rPr>
                <w:sz w:val="17"/>
              </w:rPr>
              <w:t xml:space="preserve"> (DEC-011).</w:t>
            </w:r>
          </w:p>
        </w:tc>
        <w:tc>
          <w:tcPr>
            <w:tcW w:w="1531" w:type="dxa"/>
          </w:tcPr>
          <w:p w14:paraId="64B0EF9D" w14:textId="77777777" w:rsidR="00380CD2" w:rsidRDefault="00555546" w:rsidP="00660B2E">
            <w:r>
              <w:rPr>
                <w:sz w:val="17"/>
              </w:rPr>
              <w:t>JPA, PostgreSQL</w:t>
            </w:r>
          </w:p>
        </w:tc>
        <w:tc>
          <w:tcPr>
            <w:tcW w:w="1928" w:type="dxa"/>
          </w:tcPr>
          <w:p w14:paraId="72E540C2" w14:textId="77777777" w:rsidR="00380CD2" w:rsidRDefault="00555546" w:rsidP="00660B2E">
            <w:r>
              <w:rPr>
                <w:sz w:val="17"/>
                <w:szCs w:val="17"/>
              </w:rPr>
              <w:t>Implemented (M3) - see Table 3</w:t>
            </w:r>
          </w:p>
        </w:tc>
        <w:tc>
          <w:tcPr>
            <w:tcW w:w="1871" w:type="dxa"/>
          </w:tcPr>
          <w:p w14:paraId="5FF253CD" w14:textId="77777777" w:rsidR="00380CD2" w:rsidRDefault="00555546" w:rsidP="00660B2E">
            <w:r>
              <w:rPr>
                <w:sz w:val="17"/>
                <w:szCs w:val="17"/>
              </w:rPr>
              <w:t>See Table 3</w:t>
            </w:r>
          </w:p>
        </w:tc>
        <w:tc>
          <w:tcPr>
            <w:tcW w:w="1757" w:type="dxa"/>
          </w:tcPr>
          <w:p w14:paraId="6E85CD17" w14:textId="77777777" w:rsidR="00F944AF" w:rsidRDefault="00555546">
            <w:r>
              <w:rPr>
                <w:sz w:val="17"/>
              </w:rPr>
              <w:t>DEC-006, DEC-007, DEC-011, R-18</w:t>
            </w:r>
          </w:p>
        </w:tc>
      </w:tr>
      <w:tr w:rsidR="00660B2E" w14:paraId="4FD0009F" w14:textId="77777777">
        <w:trPr>
          <w:cantSplit/>
        </w:trPr>
        <w:tc>
          <w:tcPr>
            <w:tcW w:w="794" w:type="dxa"/>
          </w:tcPr>
          <w:p w14:paraId="61F04FF8" w14:textId="77777777" w:rsidR="00380CD2" w:rsidRDefault="00555546" w:rsidP="00660B2E">
            <w:r>
              <w:rPr>
                <w:b/>
                <w:sz w:val="17"/>
              </w:rPr>
              <w:lastRenderedPageBreak/>
              <w:t>NFR-008</w:t>
            </w:r>
          </w:p>
        </w:tc>
        <w:tc>
          <w:tcPr>
            <w:tcW w:w="964" w:type="dxa"/>
          </w:tcPr>
          <w:p w14:paraId="5B38CF6F" w14:textId="77777777" w:rsidR="00380CD2" w:rsidRDefault="00555546" w:rsidP="00660B2E">
            <w:r>
              <w:rPr>
                <w:sz w:val="17"/>
              </w:rPr>
              <w:t>-</w:t>
            </w:r>
          </w:p>
        </w:tc>
        <w:tc>
          <w:tcPr>
            <w:tcW w:w="1474" w:type="dxa"/>
          </w:tcPr>
          <w:p w14:paraId="2D7AB635" w14:textId="77777777" w:rsidR="00380CD2" w:rsidRDefault="00555546" w:rsidP="00660B2E">
            <w:r>
              <w:rPr>
                <w:sz w:val="17"/>
              </w:rPr>
              <w:t>All modules (packages per module)</w:t>
            </w:r>
          </w:p>
        </w:tc>
        <w:tc>
          <w:tcPr>
            <w:tcW w:w="2381" w:type="dxa"/>
          </w:tcPr>
          <w:p w14:paraId="57ACE3C6" w14:textId="77777777" w:rsidR="00380CD2" w:rsidRDefault="00555546" w:rsidP="00660B2E">
            <w:r>
              <w:rPr>
                <w:sz w:val="17"/>
              </w:rPr>
              <w:t>-</w:t>
            </w:r>
          </w:p>
        </w:tc>
        <w:tc>
          <w:tcPr>
            <w:tcW w:w="2438" w:type="dxa"/>
          </w:tcPr>
          <w:p w14:paraId="1EAAF893" w14:textId="77777777" w:rsidR="00F944AF" w:rsidRDefault="00555546">
            <w:r>
              <w:rPr>
                <w:sz w:val="17"/>
              </w:rPr>
              <w:t>Modules call each other only through public services; CI build check on every PR (DEC-013).</w:t>
            </w:r>
          </w:p>
        </w:tc>
        <w:tc>
          <w:tcPr>
            <w:tcW w:w="1531" w:type="dxa"/>
          </w:tcPr>
          <w:p w14:paraId="200EEA7C" w14:textId="77777777" w:rsidR="00380CD2" w:rsidRDefault="00555546" w:rsidP="00660B2E">
            <w:r>
              <w:rPr>
                <w:sz w:val="17"/>
              </w:rPr>
              <w:t>Maven, README</w:t>
            </w:r>
          </w:p>
        </w:tc>
        <w:tc>
          <w:tcPr>
            <w:tcW w:w="1928" w:type="dxa"/>
          </w:tcPr>
          <w:p w14:paraId="77464AAB" w14:textId="77777777" w:rsidR="00380CD2" w:rsidRDefault="00555546">
            <w:r>
              <w:rPr>
                <w:sz w:val="17"/>
                <w:szCs w:val="17"/>
              </w:rPr>
              <w:t>Implemented (M3) - see Table 3</w:t>
            </w:r>
          </w:p>
        </w:tc>
        <w:tc>
          <w:tcPr>
            <w:tcW w:w="1871" w:type="dxa"/>
          </w:tcPr>
          <w:p w14:paraId="5EAB8817" w14:textId="77777777" w:rsidR="00380CD2" w:rsidRDefault="00555546" w:rsidP="00660B2E">
            <w:r>
              <w:rPr>
                <w:sz w:val="17"/>
                <w:szCs w:val="17"/>
              </w:rPr>
              <w:t>See Table 3</w:t>
            </w:r>
          </w:p>
        </w:tc>
        <w:tc>
          <w:tcPr>
            <w:tcW w:w="1757" w:type="dxa"/>
          </w:tcPr>
          <w:p w14:paraId="7590D1DD" w14:textId="77777777" w:rsidR="00F944AF" w:rsidRDefault="00555546">
            <w:r>
              <w:rPr>
                <w:sz w:val="17"/>
              </w:rPr>
              <w:t>ARC-02, DEC-013, R-16</w:t>
            </w:r>
          </w:p>
        </w:tc>
      </w:tr>
      <w:tr w:rsidR="00660B2E" w14:paraId="591F9AE7" w14:textId="77777777">
        <w:trPr>
          <w:cantSplit/>
        </w:trPr>
        <w:tc>
          <w:tcPr>
            <w:tcW w:w="794" w:type="dxa"/>
          </w:tcPr>
          <w:p w14:paraId="79B4BEFB" w14:textId="77777777" w:rsidR="00380CD2" w:rsidRDefault="00555546" w:rsidP="00660B2E">
            <w:r>
              <w:rPr>
                <w:b/>
                <w:sz w:val="17"/>
              </w:rPr>
              <w:t>NFR-009</w:t>
            </w:r>
          </w:p>
        </w:tc>
        <w:tc>
          <w:tcPr>
            <w:tcW w:w="964" w:type="dxa"/>
          </w:tcPr>
          <w:p w14:paraId="260FA09E" w14:textId="77777777" w:rsidR="00380CD2" w:rsidRDefault="00555546" w:rsidP="00660B2E">
            <w:r>
              <w:rPr>
                <w:sz w:val="17"/>
              </w:rPr>
              <w:t>ASR-004</w:t>
            </w:r>
          </w:p>
        </w:tc>
        <w:tc>
          <w:tcPr>
            <w:tcW w:w="1474" w:type="dxa"/>
          </w:tcPr>
          <w:p w14:paraId="40918392" w14:textId="77777777" w:rsidR="00380CD2" w:rsidRDefault="00555546" w:rsidP="00660B2E">
            <w:r>
              <w:rPr>
                <w:sz w:val="17"/>
              </w:rPr>
              <w:t>Requests, Reporting</w:t>
            </w:r>
          </w:p>
        </w:tc>
        <w:tc>
          <w:tcPr>
            <w:tcW w:w="2381" w:type="dxa"/>
          </w:tcPr>
          <w:p w14:paraId="29715E65" w14:textId="77777777" w:rsidR="00380CD2" w:rsidRDefault="00555546" w:rsidP="00660B2E">
            <w:r>
              <w:rPr>
                <w:sz w:val="17"/>
              </w:rPr>
              <w:t>No hard-coded limits; Category table; size monitored vs 500 MB.</w:t>
            </w:r>
          </w:p>
        </w:tc>
        <w:tc>
          <w:tcPr>
            <w:tcW w:w="2438" w:type="dxa"/>
          </w:tcPr>
          <w:p w14:paraId="7D3F00CF" w14:textId="77777777" w:rsidR="00F944AF" w:rsidRDefault="00555546">
            <w:r>
              <w:rPr>
                <w:sz w:val="17"/>
              </w:rPr>
              <w:t>Paging on all list endpoints (API conventions).</w:t>
            </w:r>
          </w:p>
        </w:tc>
        <w:tc>
          <w:tcPr>
            <w:tcW w:w="1531" w:type="dxa"/>
          </w:tcPr>
          <w:p w14:paraId="750F0746" w14:textId="77777777" w:rsidR="00380CD2" w:rsidRDefault="00555546" w:rsidP="00660B2E">
            <w:r>
              <w:rPr>
                <w:sz w:val="17"/>
              </w:rPr>
              <w:t>PostgreSQL, Flyway</w:t>
            </w:r>
          </w:p>
        </w:tc>
        <w:tc>
          <w:tcPr>
            <w:tcW w:w="1928" w:type="dxa"/>
          </w:tcPr>
          <w:p w14:paraId="5C96EEDB" w14:textId="77777777" w:rsidR="00380CD2" w:rsidRDefault="00555546" w:rsidP="00660B2E">
            <w:r>
              <w:rPr>
                <w:sz w:val="17"/>
                <w:szCs w:val="17"/>
              </w:rPr>
              <w:t>Implemented (M3) - see Table 3</w:t>
            </w:r>
          </w:p>
        </w:tc>
        <w:tc>
          <w:tcPr>
            <w:tcW w:w="1871" w:type="dxa"/>
          </w:tcPr>
          <w:p w14:paraId="25562D17" w14:textId="77777777" w:rsidR="00380CD2" w:rsidRDefault="00555546" w:rsidP="00660B2E">
            <w:r>
              <w:rPr>
                <w:sz w:val="17"/>
                <w:szCs w:val="17"/>
              </w:rPr>
              <w:t>See Table 3</w:t>
            </w:r>
          </w:p>
        </w:tc>
        <w:tc>
          <w:tcPr>
            <w:tcW w:w="1757" w:type="dxa"/>
          </w:tcPr>
          <w:p w14:paraId="760C838C" w14:textId="77777777" w:rsidR="00380CD2" w:rsidRDefault="00555546">
            <w:r>
              <w:rPr>
                <w:sz w:val="17"/>
              </w:rPr>
              <w:t>DEC-005, DEC-008, M2 Architecture Review</w:t>
            </w:r>
          </w:p>
        </w:tc>
      </w:tr>
    </w:tbl>
    <w:p w14:paraId="2C86724D" w14:textId="77777777" w:rsidR="009B2676" w:rsidRDefault="00555546">
      <w:pPr>
        <w:pStyle w:val="Heading2"/>
      </w:pPr>
      <w:bookmarkStart w:id="29" w:name="_Toc243252204"/>
      <w:r>
        <w:t>Table 3 - M3 implementation and verification (RTM v3.0)</w:t>
      </w:r>
      <w:bookmarkEnd w:id="29"/>
    </w:p>
    <w:p w14:paraId="3CDBBA68" w14:textId="10A9BBE8" w:rsidR="009B2676" w:rsidRDefault="00555546">
      <w:pPr>
        <w:spacing w:after="120"/>
      </w:pPr>
      <w:r>
        <w:t>File locations and line numbers for every test and class named in this document are listed in the Test and Code Reference Index (section 27.10), taken from the final release commit.</w:t>
      </w:r>
    </w:p>
    <w:p w14:paraId="0AF7CD41" w14:textId="77777777" w:rsidR="009B2676" w:rsidRDefault="00555546">
      <w:pPr>
        <w:spacing w:after="120"/>
      </w:pPr>
      <w:r>
        <w:t xml:space="preserve">Each row continues the requirement in Tables 1 and 2. Test names are JUnit test methods or display names in </w:t>
      </w:r>
      <w:proofErr w:type="spellStart"/>
      <w:r>
        <w:t>civicconnect</w:t>
      </w:r>
      <w:proofErr w:type="spellEnd"/>
      <w:r>
        <w:t>-backend/</w:t>
      </w:r>
      <w:proofErr w:type="spellStart"/>
      <w:r>
        <w:t>src</w:t>
      </w:r>
      <w:proofErr w:type="spellEnd"/>
      <w:r>
        <w:t xml:space="preserve">/test, Angular specs in </w:t>
      </w:r>
      <w:proofErr w:type="spellStart"/>
      <w:r>
        <w:t>civicconnect</w:t>
      </w:r>
      <w:proofErr w:type="spellEnd"/>
      <w:r>
        <w:t>-frontend/</w:t>
      </w:r>
      <w:proofErr w:type="spellStart"/>
      <w:r>
        <w:t>src</w:t>
      </w:r>
      <w:proofErr w:type="spellEnd"/>
      <w:r>
        <w:t xml:space="preserve">, and Playwright tests in </w:t>
      </w:r>
      <w:proofErr w:type="spellStart"/>
      <w:r>
        <w:t>civicconnect</w:t>
      </w:r>
      <w:proofErr w:type="spellEnd"/>
      <w:r>
        <w:t xml:space="preserve">-frontend/e2e (E2E-01 to E2E-03). Defects (D-xx) and technical debt (TD-xx) are in the Milestone 3 Evidence Index (Defects and Quality Interpretation). Execution evidence: "CI Backend job (surefire + </w:t>
      </w:r>
      <w:proofErr w:type="spellStart"/>
      <w:r>
        <w:t>JaCoCo</w:t>
      </w:r>
      <w:proofErr w:type="spellEnd"/>
      <w:r>
        <w:t xml:space="preserve"> report)" is the Backend job of the CI workflow - Maven Surefire runs the unit and integration tests and </w:t>
      </w:r>
      <w:proofErr w:type="spellStart"/>
      <w:r>
        <w:t>JaCoCo</w:t>
      </w:r>
      <w:proofErr w:type="spellEnd"/>
      <w:r>
        <w:t xml:space="preserve"> measures coverage; both reports are uploaded with the run as the artifact backend-test-reports. "CI End-to-end job (Playwright report)" is the End-to-end job; its Playwright report is the artifact e2e-reports. Release run for v3.0.0-rc1: </w:t>
      </w:r>
      <w:hyperlink r:id="rId12" w:history="1">
        <w:r w:rsidR="006C5103" w:rsidRPr="005D3455">
          <w:rPr>
            <w:rStyle w:val="Hyperlink"/>
          </w:rPr>
          <w:t>https://github.com/ClarissaBierman/SEN381-Project-CivicConnect/actions/runs/38951977445</w:t>
        </w:r>
      </w:hyperlink>
      <w:r>
        <w:t>.</w:t>
      </w:r>
      <w:r w:rsidR="006C5103">
        <w:t xml:space="preserve"> </w:t>
      </w:r>
      <w:r w:rsidR="009B75F3">
        <w:t xml:space="preserve">M4: “Final outcome(M4) column gives each acceptance criterion its final release </w:t>
      </w:r>
      <w:r w:rsidR="009B75F3" w:rsidRPr="009B75F3">
        <w:rPr>
          <w:highlight w:val="yellow"/>
        </w:rPr>
        <w:t>[tag e.g. v4.0.0]</w:t>
      </w:r>
      <w:r w:rsidR="009B75F3">
        <w:t xml:space="preserve"> (commit</w:t>
      </w:r>
      <w:r w:rsidR="009B75F3" w:rsidRPr="009B75F3">
        <w:rPr>
          <w:highlight w:val="yellow"/>
        </w:rPr>
        <w:t>[hash]</w:t>
      </w:r>
      <w:r w:rsidR="009B75F3">
        <w:t xml:space="preserve">, confirmed by CI run </w:t>
      </w:r>
      <w:r w:rsidR="009B75F3" w:rsidRPr="009B75F3">
        <w:rPr>
          <w:highlight w:val="yellow"/>
        </w:rPr>
        <w:t>[#number]</w:t>
      </w:r>
      <w:r w:rsidR="009B75F3">
        <w:t xml:space="preserve"> on that commit and the manual test log (Summary ant Test build sheets). Earlier columns are kept unchanged as the M3 record.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83"/>
        <w:gridCol w:w="2063"/>
        <w:gridCol w:w="1985"/>
        <w:gridCol w:w="2693"/>
        <w:gridCol w:w="2551"/>
        <w:gridCol w:w="1985"/>
        <w:gridCol w:w="1843"/>
        <w:gridCol w:w="1525"/>
      </w:tblGrid>
      <w:tr w:rsidR="005C1BC9" w14:paraId="6C9BB716" w14:textId="77777777" w:rsidTr="009B75F3">
        <w:trPr>
          <w:cantSplit/>
          <w:tblHeader/>
        </w:trPr>
        <w:tc>
          <w:tcPr>
            <w:tcW w:w="160" w:type="pct"/>
            <w:shd w:val="clear" w:color="auto" w:fill="002060"/>
            <w:tcMar>
              <w:top w:w="40" w:type="dxa"/>
              <w:left w:w="90" w:type="dxa"/>
              <w:bottom w:w="40" w:type="dxa"/>
              <w:right w:w="90" w:type="dxa"/>
            </w:tcMar>
          </w:tcPr>
          <w:p w14:paraId="548AF7BB" w14:textId="77777777" w:rsidR="005C1BC9" w:rsidRDefault="005C1BC9">
            <w:pPr>
              <w:spacing w:after="40"/>
            </w:pPr>
            <w:r>
              <w:rPr>
                <w:b/>
                <w:bCs/>
                <w:color w:val="FFFFFF"/>
                <w:sz w:val="18"/>
                <w:szCs w:val="18"/>
              </w:rPr>
              <w:t>Req ID</w:t>
            </w:r>
          </w:p>
        </w:tc>
        <w:tc>
          <w:tcPr>
            <w:tcW w:w="682" w:type="pct"/>
            <w:shd w:val="clear" w:color="auto" w:fill="002060"/>
            <w:tcMar>
              <w:top w:w="40" w:type="dxa"/>
              <w:left w:w="90" w:type="dxa"/>
              <w:bottom w:w="40" w:type="dxa"/>
              <w:right w:w="90" w:type="dxa"/>
            </w:tcMar>
          </w:tcPr>
          <w:p w14:paraId="724E9380" w14:textId="77777777" w:rsidR="005C1BC9" w:rsidRDefault="005C1BC9">
            <w:pPr>
              <w:spacing w:after="40"/>
            </w:pPr>
            <w:r>
              <w:rPr>
                <w:b/>
                <w:bCs/>
                <w:color w:val="FFFFFF"/>
                <w:sz w:val="18"/>
                <w:szCs w:val="18"/>
              </w:rPr>
              <w:t>Acceptance criterion (short)</w:t>
            </w:r>
          </w:p>
        </w:tc>
        <w:tc>
          <w:tcPr>
            <w:tcW w:w="656" w:type="pct"/>
            <w:shd w:val="clear" w:color="auto" w:fill="002060"/>
            <w:tcMar>
              <w:top w:w="40" w:type="dxa"/>
              <w:left w:w="90" w:type="dxa"/>
              <w:bottom w:w="40" w:type="dxa"/>
              <w:right w:w="90" w:type="dxa"/>
            </w:tcMar>
          </w:tcPr>
          <w:p w14:paraId="4B7D9C25" w14:textId="77777777" w:rsidR="005C1BC9" w:rsidRDefault="005C1BC9">
            <w:pPr>
              <w:spacing w:after="40"/>
            </w:pPr>
            <w:r>
              <w:rPr>
                <w:b/>
                <w:bCs/>
                <w:color w:val="FFFFFF"/>
                <w:sz w:val="18"/>
                <w:szCs w:val="18"/>
              </w:rPr>
              <w:t>Implementation / component</w:t>
            </w:r>
          </w:p>
        </w:tc>
        <w:tc>
          <w:tcPr>
            <w:tcW w:w="890" w:type="pct"/>
            <w:shd w:val="clear" w:color="auto" w:fill="002060"/>
            <w:tcMar>
              <w:top w:w="40" w:type="dxa"/>
              <w:left w:w="90" w:type="dxa"/>
              <w:bottom w:w="40" w:type="dxa"/>
              <w:right w:w="90" w:type="dxa"/>
            </w:tcMar>
          </w:tcPr>
          <w:p w14:paraId="2CDC2104" w14:textId="77777777" w:rsidR="005C1BC9" w:rsidRDefault="005C1BC9">
            <w:pPr>
              <w:spacing w:after="40"/>
            </w:pPr>
            <w:r>
              <w:rPr>
                <w:b/>
                <w:bCs/>
                <w:color w:val="FFFFFF"/>
                <w:sz w:val="18"/>
                <w:szCs w:val="18"/>
              </w:rPr>
              <w:t>Test case(s)</w:t>
            </w:r>
          </w:p>
        </w:tc>
        <w:tc>
          <w:tcPr>
            <w:tcW w:w="843" w:type="pct"/>
            <w:shd w:val="clear" w:color="auto" w:fill="002060"/>
            <w:tcMar>
              <w:top w:w="40" w:type="dxa"/>
              <w:left w:w="90" w:type="dxa"/>
              <w:bottom w:w="40" w:type="dxa"/>
              <w:right w:w="90" w:type="dxa"/>
            </w:tcMar>
          </w:tcPr>
          <w:p w14:paraId="13EB6DAC" w14:textId="77777777" w:rsidR="005C1BC9" w:rsidRDefault="005C1BC9">
            <w:pPr>
              <w:spacing w:after="40"/>
            </w:pPr>
            <w:r>
              <w:rPr>
                <w:b/>
                <w:bCs/>
                <w:color w:val="FFFFFF"/>
                <w:sz w:val="18"/>
                <w:szCs w:val="18"/>
              </w:rPr>
              <w:t>Expected result</w:t>
            </w:r>
          </w:p>
        </w:tc>
        <w:tc>
          <w:tcPr>
            <w:tcW w:w="656" w:type="pct"/>
            <w:shd w:val="clear" w:color="auto" w:fill="002060"/>
            <w:tcMar>
              <w:top w:w="40" w:type="dxa"/>
              <w:left w:w="90" w:type="dxa"/>
              <w:bottom w:w="40" w:type="dxa"/>
              <w:right w:w="90" w:type="dxa"/>
            </w:tcMar>
          </w:tcPr>
          <w:p w14:paraId="49DB2372" w14:textId="77777777" w:rsidR="005C1BC9" w:rsidRDefault="005C1BC9">
            <w:pPr>
              <w:spacing w:after="40"/>
            </w:pPr>
            <w:r>
              <w:rPr>
                <w:b/>
                <w:bCs/>
                <w:color w:val="FFFFFF"/>
                <w:sz w:val="18"/>
                <w:szCs w:val="18"/>
              </w:rPr>
              <w:t>Execution evidence</w:t>
            </w:r>
          </w:p>
        </w:tc>
        <w:tc>
          <w:tcPr>
            <w:tcW w:w="609" w:type="pct"/>
            <w:shd w:val="clear" w:color="auto" w:fill="002060"/>
            <w:tcMar>
              <w:top w:w="40" w:type="dxa"/>
              <w:left w:w="90" w:type="dxa"/>
              <w:bottom w:w="40" w:type="dxa"/>
              <w:right w:w="90" w:type="dxa"/>
            </w:tcMar>
          </w:tcPr>
          <w:p w14:paraId="76EB9C96" w14:textId="77777777" w:rsidR="005C1BC9" w:rsidRDefault="005C1BC9">
            <w:pPr>
              <w:spacing w:after="40"/>
            </w:pPr>
            <w:r>
              <w:rPr>
                <w:b/>
                <w:bCs/>
                <w:color w:val="FFFFFF"/>
                <w:sz w:val="18"/>
                <w:szCs w:val="18"/>
              </w:rPr>
              <w:t>Status / defect</w:t>
            </w:r>
          </w:p>
        </w:tc>
        <w:tc>
          <w:tcPr>
            <w:tcW w:w="504" w:type="pct"/>
            <w:shd w:val="clear" w:color="auto" w:fill="002060"/>
          </w:tcPr>
          <w:p w14:paraId="47E30DF8" w14:textId="77777777" w:rsidR="005C1BC9" w:rsidRDefault="005C1BC9">
            <w:pPr>
              <w:spacing w:after="40"/>
              <w:rPr>
                <w:b/>
                <w:bCs/>
                <w:color w:val="FFFFFF"/>
                <w:sz w:val="18"/>
                <w:szCs w:val="18"/>
              </w:rPr>
            </w:pPr>
            <w:r>
              <w:rPr>
                <w:b/>
                <w:bCs/>
                <w:color w:val="FFFFFF"/>
                <w:sz w:val="18"/>
                <w:szCs w:val="18"/>
              </w:rPr>
              <w:t>Final outcome (M4)</w:t>
            </w:r>
          </w:p>
        </w:tc>
      </w:tr>
      <w:tr w:rsidR="009B75F3" w14:paraId="49E9F009" w14:textId="77777777" w:rsidTr="009B75F3">
        <w:trPr>
          <w:cantSplit/>
        </w:trPr>
        <w:tc>
          <w:tcPr>
            <w:tcW w:w="160" w:type="pct"/>
            <w:shd w:val="clear" w:color="auto" w:fill="DEEAF6"/>
            <w:tcMar>
              <w:top w:w="40" w:type="dxa"/>
              <w:left w:w="90" w:type="dxa"/>
              <w:bottom w:w="40" w:type="dxa"/>
              <w:right w:w="90" w:type="dxa"/>
            </w:tcMar>
          </w:tcPr>
          <w:p w14:paraId="2CCBB896" w14:textId="77777777" w:rsidR="009B75F3" w:rsidRDefault="009B75F3" w:rsidP="009B75F3">
            <w:pPr>
              <w:spacing w:after="40"/>
            </w:pPr>
            <w:r>
              <w:rPr>
                <w:sz w:val="18"/>
                <w:szCs w:val="18"/>
              </w:rPr>
              <w:t>FR-001</w:t>
            </w:r>
          </w:p>
        </w:tc>
        <w:tc>
          <w:tcPr>
            <w:tcW w:w="682" w:type="pct"/>
            <w:tcMar>
              <w:top w:w="40" w:type="dxa"/>
              <w:left w:w="90" w:type="dxa"/>
              <w:bottom w:w="40" w:type="dxa"/>
              <w:right w:w="90" w:type="dxa"/>
            </w:tcMar>
          </w:tcPr>
          <w:p w14:paraId="1E75140F" w14:textId="77777777" w:rsidR="009B75F3" w:rsidRDefault="009B75F3" w:rsidP="009B75F3">
            <w:pPr>
              <w:spacing w:after="40"/>
            </w:pPr>
            <w:r>
              <w:rPr>
                <w:sz w:val="18"/>
                <w:szCs w:val="18"/>
              </w:rPr>
              <w:t>Request created with unique reference, status New and time; confirmed on screen</w:t>
            </w:r>
          </w:p>
        </w:tc>
        <w:tc>
          <w:tcPr>
            <w:tcW w:w="656" w:type="pct"/>
            <w:tcMar>
              <w:top w:w="40" w:type="dxa"/>
              <w:left w:w="90" w:type="dxa"/>
              <w:bottom w:w="40" w:type="dxa"/>
              <w:right w:w="90" w:type="dxa"/>
            </w:tcMar>
          </w:tcPr>
          <w:p w14:paraId="0C8F3475" w14:textId="77777777" w:rsidR="009B75F3" w:rsidRDefault="009B75F3" w:rsidP="009B75F3">
            <w:pPr>
              <w:spacing w:after="40"/>
            </w:pPr>
            <w:proofErr w:type="spellStart"/>
            <w:r>
              <w:rPr>
                <w:sz w:val="18"/>
                <w:szCs w:val="18"/>
              </w:rPr>
              <w:t>RequestService.create</w:t>
            </w:r>
            <w:proofErr w:type="spellEnd"/>
            <w:r>
              <w:rPr>
                <w:sz w:val="18"/>
                <w:szCs w:val="18"/>
              </w:rPr>
              <w:t>; requester page</w:t>
            </w:r>
          </w:p>
        </w:tc>
        <w:tc>
          <w:tcPr>
            <w:tcW w:w="890" w:type="pct"/>
            <w:tcMar>
              <w:top w:w="40" w:type="dxa"/>
              <w:left w:w="90" w:type="dxa"/>
              <w:bottom w:w="40" w:type="dxa"/>
              <w:right w:w="90" w:type="dxa"/>
            </w:tcMar>
          </w:tcPr>
          <w:p w14:paraId="6CDC1809" w14:textId="77777777" w:rsidR="009B75F3" w:rsidRDefault="009B75F3" w:rsidP="009B75F3">
            <w:pPr>
              <w:spacing w:after="40"/>
            </w:pPr>
            <w:proofErr w:type="spellStart"/>
            <w:r>
              <w:rPr>
                <w:sz w:val="18"/>
                <w:szCs w:val="18"/>
              </w:rPr>
              <w:t>RequestServiceTest</w:t>
            </w:r>
            <w:proofErr w:type="spellEnd"/>
            <w:r>
              <w:rPr>
                <w:sz w:val="18"/>
                <w:szCs w:val="18"/>
              </w:rPr>
              <w:t xml:space="preserve"> (submit sets ref, requester, status); </w:t>
            </w:r>
            <w:proofErr w:type="spellStart"/>
            <w:r>
              <w:rPr>
                <w:sz w:val="18"/>
                <w:szCs w:val="18"/>
              </w:rPr>
              <w:t>fullLifecycleIsAudited</w:t>
            </w:r>
            <w:proofErr w:type="spellEnd"/>
            <w:r>
              <w:rPr>
                <w:sz w:val="18"/>
                <w:szCs w:val="18"/>
              </w:rPr>
              <w:t xml:space="preserve">; E2E-01; </w:t>
            </w:r>
            <w:proofErr w:type="spellStart"/>
            <w:r>
              <w:rPr>
                <w:sz w:val="18"/>
                <w:szCs w:val="18"/>
              </w:rPr>
              <w:t>descriptionBoundaries</w:t>
            </w:r>
            <w:proofErr w:type="spellEnd"/>
            <w:r>
              <w:rPr>
                <w:sz w:val="18"/>
                <w:szCs w:val="18"/>
              </w:rPr>
              <w:t xml:space="preserve">; </w:t>
            </w:r>
            <w:proofErr w:type="spellStart"/>
            <w:r>
              <w:rPr>
                <w:sz w:val="18"/>
                <w:szCs w:val="18"/>
              </w:rPr>
              <w:t>locationBoundaries</w:t>
            </w:r>
            <w:proofErr w:type="spellEnd"/>
          </w:p>
        </w:tc>
        <w:tc>
          <w:tcPr>
            <w:tcW w:w="843" w:type="pct"/>
            <w:tcMar>
              <w:top w:w="40" w:type="dxa"/>
              <w:left w:w="90" w:type="dxa"/>
              <w:bottom w:w="40" w:type="dxa"/>
              <w:right w:w="90" w:type="dxa"/>
            </w:tcMar>
          </w:tcPr>
          <w:p w14:paraId="5292FF90" w14:textId="77777777" w:rsidR="009B75F3" w:rsidRDefault="009B75F3" w:rsidP="009B75F3">
            <w:pPr>
              <w:spacing w:after="40"/>
            </w:pPr>
            <w:r>
              <w:rPr>
                <w:sz w:val="18"/>
                <w:szCs w:val="18"/>
              </w:rPr>
              <w:t>Ref CC-</w:t>
            </w:r>
            <w:proofErr w:type="spellStart"/>
            <w:r>
              <w:rPr>
                <w:sz w:val="18"/>
                <w:szCs w:val="18"/>
              </w:rPr>
              <w:t>yyyy</w:t>
            </w:r>
            <w:proofErr w:type="spellEnd"/>
            <w:r>
              <w:rPr>
                <w:sz w:val="18"/>
                <w:szCs w:val="18"/>
              </w:rPr>
              <w:t>-</w:t>
            </w:r>
            <w:proofErr w:type="spellStart"/>
            <w:r>
              <w:rPr>
                <w:sz w:val="18"/>
                <w:szCs w:val="18"/>
              </w:rPr>
              <w:t>nnnnnn</w:t>
            </w:r>
            <w:proofErr w:type="spellEnd"/>
            <w:r>
              <w:rPr>
                <w:sz w:val="18"/>
                <w:szCs w:val="18"/>
              </w:rPr>
              <w:t xml:space="preserve">, status NEW, </w:t>
            </w:r>
            <w:proofErr w:type="spellStart"/>
            <w:r>
              <w:rPr>
                <w:sz w:val="18"/>
                <w:szCs w:val="18"/>
              </w:rPr>
              <w:t>createdAt</w:t>
            </w:r>
            <w:proofErr w:type="spellEnd"/>
            <w:r>
              <w:rPr>
                <w:sz w:val="18"/>
                <w:szCs w:val="18"/>
              </w:rPr>
              <w:t xml:space="preserve"> in UTC, confirmation shown</w:t>
            </w:r>
          </w:p>
        </w:tc>
        <w:tc>
          <w:tcPr>
            <w:tcW w:w="656" w:type="pct"/>
            <w:tcMar>
              <w:top w:w="40" w:type="dxa"/>
              <w:left w:w="90" w:type="dxa"/>
              <w:bottom w:w="40" w:type="dxa"/>
              <w:right w:w="90" w:type="dxa"/>
            </w:tcMar>
          </w:tcPr>
          <w:p w14:paraId="6C631F89" w14:textId="77777777" w:rsidR="009B75F3" w:rsidRDefault="009B75F3" w:rsidP="009B75F3">
            <w:pPr>
              <w:spacing w:after="40"/>
            </w:pPr>
            <w:r>
              <w:rPr>
                <w:sz w:val="18"/>
                <w:szCs w:val="18"/>
              </w:rPr>
              <w:t xml:space="preserve">CI Backend job (surefire + </w:t>
            </w:r>
            <w:proofErr w:type="spellStart"/>
            <w:r>
              <w:rPr>
                <w:sz w:val="18"/>
                <w:szCs w:val="18"/>
              </w:rPr>
              <w:t>JaCoCo</w:t>
            </w:r>
            <w:proofErr w:type="spellEnd"/>
            <w:r>
              <w:rPr>
                <w:sz w:val="18"/>
                <w:szCs w:val="18"/>
              </w:rPr>
              <w:t xml:space="preserve"> report); CI End-to-end job (Playwright report)</w:t>
            </w:r>
          </w:p>
        </w:tc>
        <w:tc>
          <w:tcPr>
            <w:tcW w:w="609" w:type="pct"/>
            <w:tcMar>
              <w:top w:w="40" w:type="dxa"/>
              <w:left w:w="90" w:type="dxa"/>
              <w:bottom w:w="40" w:type="dxa"/>
              <w:right w:w="90" w:type="dxa"/>
            </w:tcMar>
          </w:tcPr>
          <w:p w14:paraId="31BDBE03" w14:textId="77777777" w:rsidR="009B75F3" w:rsidRDefault="009B75F3" w:rsidP="009B75F3">
            <w:pPr>
              <w:spacing w:after="40"/>
            </w:pPr>
            <w:r>
              <w:rPr>
                <w:sz w:val="18"/>
                <w:szCs w:val="18"/>
              </w:rPr>
              <w:t>Verified</w:t>
            </w:r>
          </w:p>
        </w:tc>
        <w:tc>
          <w:tcPr>
            <w:tcW w:w="504" w:type="pct"/>
          </w:tcPr>
          <w:p w14:paraId="572F3AA7" w14:textId="77777777" w:rsidR="009B75F3" w:rsidRDefault="009B75F3" w:rsidP="009B75F3">
            <w:pPr>
              <w:spacing w:after="40"/>
              <w:rPr>
                <w:sz w:val="18"/>
                <w:szCs w:val="18"/>
              </w:rPr>
            </w:pPr>
            <w:r>
              <w:rPr>
                <w:sz w:val="17"/>
                <w:szCs w:val="17"/>
              </w:rPr>
              <w:t>Met - MT-09, MT-10; E2E-01</w:t>
            </w:r>
          </w:p>
        </w:tc>
      </w:tr>
      <w:tr w:rsidR="009B75F3" w14:paraId="5063E2AB" w14:textId="77777777" w:rsidTr="009B75F3">
        <w:trPr>
          <w:cantSplit/>
        </w:trPr>
        <w:tc>
          <w:tcPr>
            <w:tcW w:w="160" w:type="pct"/>
            <w:shd w:val="clear" w:color="auto" w:fill="DEEAF6"/>
            <w:tcMar>
              <w:top w:w="40" w:type="dxa"/>
              <w:left w:w="90" w:type="dxa"/>
              <w:bottom w:w="40" w:type="dxa"/>
              <w:right w:w="90" w:type="dxa"/>
            </w:tcMar>
          </w:tcPr>
          <w:p w14:paraId="2EAA5B2B" w14:textId="77777777" w:rsidR="009B75F3" w:rsidRDefault="009B75F3" w:rsidP="009B75F3">
            <w:pPr>
              <w:spacing w:after="40"/>
            </w:pPr>
            <w:r>
              <w:rPr>
                <w:sz w:val="18"/>
                <w:szCs w:val="18"/>
              </w:rPr>
              <w:lastRenderedPageBreak/>
              <w:t>FR-002</w:t>
            </w:r>
          </w:p>
        </w:tc>
        <w:tc>
          <w:tcPr>
            <w:tcW w:w="682" w:type="pct"/>
            <w:tcMar>
              <w:top w:w="40" w:type="dxa"/>
              <w:left w:w="90" w:type="dxa"/>
              <w:bottom w:w="40" w:type="dxa"/>
              <w:right w:w="90" w:type="dxa"/>
            </w:tcMar>
          </w:tcPr>
          <w:p w14:paraId="5878488D" w14:textId="77777777" w:rsidR="009B75F3" w:rsidRDefault="009B75F3" w:rsidP="009B75F3">
            <w:pPr>
              <w:spacing w:after="40"/>
            </w:pPr>
            <w:r>
              <w:rPr>
                <w:sz w:val="18"/>
                <w:szCs w:val="18"/>
              </w:rPr>
              <w:t>Current status, last updated and staff-visible comments shown</w:t>
            </w:r>
          </w:p>
        </w:tc>
        <w:tc>
          <w:tcPr>
            <w:tcW w:w="656" w:type="pct"/>
            <w:tcMar>
              <w:top w:w="40" w:type="dxa"/>
              <w:left w:w="90" w:type="dxa"/>
              <w:bottom w:w="40" w:type="dxa"/>
              <w:right w:w="90" w:type="dxa"/>
            </w:tcMar>
          </w:tcPr>
          <w:p w14:paraId="19843173" w14:textId="77777777" w:rsidR="009B75F3" w:rsidRDefault="009B75F3" w:rsidP="009B75F3">
            <w:pPr>
              <w:spacing w:after="40"/>
            </w:pPr>
            <w:proofErr w:type="spellStart"/>
            <w:r>
              <w:rPr>
                <w:sz w:val="18"/>
                <w:szCs w:val="18"/>
              </w:rPr>
              <w:t>RequestService.get</w:t>
            </w:r>
            <w:proofErr w:type="spellEnd"/>
            <w:r>
              <w:rPr>
                <w:sz w:val="18"/>
                <w:szCs w:val="18"/>
              </w:rPr>
              <w:t xml:space="preserve">; </w:t>
            </w:r>
            <w:proofErr w:type="spellStart"/>
            <w:r>
              <w:rPr>
                <w:sz w:val="18"/>
                <w:szCs w:val="18"/>
              </w:rPr>
              <w:t>CommentViews</w:t>
            </w:r>
            <w:proofErr w:type="spellEnd"/>
          </w:p>
        </w:tc>
        <w:tc>
          <w:tcPr>
            <w:tcW w:w="890" w:type="pct"/>
            <w:tcMar>
              <w:top w:w="40" w:type="dxa"/>
              <w:left w:w="90" w:type="dxa"/>
              <w:bottom w:w="40" w:type="dxa"/>
              <w:right w:w="90" w:type="dxa"/>
            </w:tcMar>
          </w:tcPr>
          <w:p w14:paraId="7F69D5A6" w14:textId="77777777" w:rsidR="009B75F3" w:rsidRDefault="009B75F3" w:rsidP="009B75F3">
            <w:pPr>
              <w:spacing w:after="40"/>
            </w:pPr>
            <w:proofErr w:type="spellStart"/>
            <w:r>
              <w:rPr>
                <w:sz w:val="18"/>
                <w:szCs w:val="18"/>
              </w:rPr>
              <w:t>RequestServiceTest</w:t>
            </w:r>
            <w:proofErr w:type="spellEnd"/>
            <w:r>
              <w:rPr>
                <w:sz w:val="18"/>
                <w:szCs w:val="18"/>
              </w:rPr>
              <w:t xml:space="preserve"> (requesters only receive visible comments); E2E-01</w:t>
            </w:r>
          </w:p>
        </w:tc>
        <w:tc>
          <w:tcPr>
            <w:tcW w:w="843" w:type="pct"/>
            <w:tcMar>
              <w:top w:w="40" w:type="dxa"/>
              <w:left w:w="90" w:type="dxa"/>
              <w:bottom w:w="40" w:type="dxa"/>
              <w:right w:w="90" w:type="dxa"/>
            </w:tcMar>
          </w:tcPr>
          <w:p w14:paraId="1A364F72" w14:textId="77777777" w:rsidR="009B75F3" w:rsidRDefault="009B75F3" w:rsidP="009B75F3">
            <w:pPr>
              <w:spacing w:after="40"/>
            </w:pPr>
            <w:r>
              <w:rPr>
                <w:sz w:val="18"/>
                <w:szCs w:val="18"/>
              </w:rPr>
              <w:t>Only comments marked visible; no staff names</w:t>
            </w:r>
          </w:p>
        </w:tc>
        <w:tc>
          <w:tcPr>
            <w:tcW w:w="656" w:type="pct"/>
            <w:tcMar>
              <w:top w:w="40" w:type="dxa"/>
              <w:left w:w="90" w:type="dxa"/>
              <w:bottom w:w="40" w:type="dxa"/>
              <w:right w:w="90" w:type="dxa"/>
            </w:tcMar>
          </w:tcPr>
          <w:p w14:paraId="309291EC" w14:textId="77777777" w:rsidR="009B75F3" w:rsidRDefault="009B75F3" w:rsidP="009B75F3">
            <w:pPr>
              <w:spacing w:after="40"/>
            </w:pPr>
            <w:r>
              <w:rPr>
                <w:sz w:val="18"/>
                <w:szCs w:val="18"/>
              </w:rPr>
              <w:t xml:space="preserve">CI Backend job (surefire + </w:t>
            </w:r>
            <w:proofErr w:type="spellStart"/>
            <w:r>
              <w:rPr>
                <w:sz w:val="18"/>
                <w:szCs w:val="18"/>
              </w:rPr>
              <w:t>JaCoCo</w:t>
            </w:r>
            <w:proofErr w:type="spellEnd"/>
            <w:r>
              <w:rPr>
                <w:sz w:val="18"/>
                <w:szCs w:val="18"/>
              </w:rPr>
              <w:t xml:space="preserve"> report); CI End-to-end job (Playwright report)</w:t>
            </w:r>
          </w:p>
        </w:tc>
        <w:tc>
          <w:tcPr>
            <w:tcW w:w="609" w:type="pct"/>
            <w:tcMar>
              <w:top w:w="40" w:type="dxa"/>
              <w:left w:w="90" w:type="dxa"/>
              <w:bottom w:w="40" w:type="dxa"/>
              <w:right w:w="90" w:type="dxa"/>
            </w:tcMar>
          </w:tcPr>
          <w:p w14:paraId="01F4C57B" w14:textId="77777777" w:rsidR="009B75F3" w:rsidRDefault="009B75F3" w:rsidP="009B75F3">
            <w:pPr>
              <w:spacing w:after="40"/>
            </w:pPr>
            <w:r>
              <w:rPr>
                <w:sz w:val="18"/>
                <w:szCs w:val="18"/>
              </w:rPr>
              <w:t>Verified</w:t>
            </w:r>
          </w:p>
        </w:tc>
        <w:tc>
          <w:tcPr>
            <w:tcW w:w="504" w:type="pct"/>
          </w:tcPr>
          <w:p w14:paraId="2648C2BF" w14:textId="77777777" w:rsidR="009B75F3" w:rsidRDefault="009B75F3" w:rsidP="009B75F3">
            <w:pPr>
              <w:spacing w:after="40"/>
              <w:rPr>
                <w:sz w:val="18"/>
                <w:szCs w:val="18"/>
              </w:rPr>
            </w:pPr>
            <w:r>
              <w:rPr>
                <w:sz w:val="17"/>
                <w:szCs w:val="17"/>
              </w:rPr>
              <w:t>Met - MT-11; E2E-01</w:t>
            </w:r>
          </w:p>
        </w:tc>
      </w:tr>
      <w:tr w:rsidR="009B75F3" w14:paraId="52FC96F0" w14:textId="77777777" w:rsidTr="009B75F3">
        <w:trPr>
          <w:cantSplit/>
        </w:trPr>
        <w:tc>
          <w:tcPr>
            <w:tcW w:w="160" w:type="pct"/>
            <w:shd w:val="clear" w:color="auto" w:fill="DEEAF6"/>
            <w:tcMar>
              <w:top w:w="40" w:type="dxa"/>
              <w:left w:w="90" w:type="dxa"/>
              <w:bottom w:w="40" w:type="dxa"/>
              <w:right w:w="90" w:type="dxa"/>
            </w:tcMar>
          </w:tcPr>
          <w:p w14:paraId="22FB9D54" w14:textId="77777777" w:rsidR="009B75F3" w:rsidRDefault="009B75F3" w:rsidP="009B75F3">
            <w:pPr>
              <w:spacing w:after="40"/>
            </w:pPr>
            <w:r>
              <w:rPr>
                <w:sz w:val="18"/>
                <w:szCs w:val="18"/>
              </w:rPr>
              <w:t>FR-003</w:t>
            </w:r>
          </w:p>
        </w:tc>
        <w:tc>
          <w:tcPr>
            <w:tcW w:w="682" w:type="pct"/>
            <w:tcMar>
              <w:top w:w="40" w:type="dxa"/>
              <w:left w:w="90" w:type="dxa"/>
              <w:bottom w:w="40" w:type="dxa"/>
              <w:right w:w="90" w:type="dxa"/>
            </w:tcMar>
          </w:tcPr>
          <w:p w14:paraId="29CF65E0" w14:textId="77777777" w:rsidR="009B75F3" w:rsidRDefault="009B75F3" w:rsidP="009B75F3">
            <w:pPr>
              <w:spacing w:after="40"/>
            </w:pPr>
            <w:r>
              <w:rPr>
                <w:sz w:val="18"/>
                <w:szCs w:val="18"/>
              </w:rPr>
              <w:t>Only own requests, newest first</w:t>
            </w:r>
          </w:p>
        </w:tc>
        <w:tc>
          <w:tcPr>
            <w:tcW w:w="656" w:type="pct"/>
            <w:tcMar>
              <w:top w:w="40" w:type="dxa"/>
              <w:left w:w="90" w:type="dxa"/>
              <w:bottom w:w="40" w:type="dxa"/>
              <w:right w:w="90" w:type="dxa"/>
            </w:tcMar>
          </w:tcPr>
          <w:p w14:paraId="14840B5C" w14:textId="77777777" w:rsidR="009B75F3" w:rsidRDefault="009B75F3" w:rsidP="009B75F3">
            <w:pPr>
              <w:spacing w:after="40"/>
            </w:pPr>
            <w:proofErr w:type="spellStart"/>
            <w:r>
              <w:rPr>
                <w:sz w:val="18"/>
                <w:szCs w:val="18"/>
              </w:rPr>
              <w:t>RequestService.mine</w:t>
            </w:r>
            <w:proofErr w:type="spellEnd"/>
            <w:r>
              <w:rPr>
                <w:sz w:val="18"/>
                <w:szCs w:val="18"/>
              </w:rPr>
              <w:t xml:space="preserve"> (paged); requester page with pager</w:t>
            </w:r>
          </w:p>
        </w:tc>
        <w:tc>
          <w:tcPr>
            <w:tcW w:w="890" w:type="pct"/>
            <w:tcMar>
              <w:top w:w="40" w:type="dxa"/>
              <w:left w:w="90" w:type="dxa"/>
              <w:bottom w:w="40" w:type="dxa"/>
              <w:right w:w="90" w:type="dxa"/>
            </w:tcMar>
          </w:tcPr>
          <w:p w14:paraId="28B478C1" w14:textId="77777777" w:rsidR="009B75F3" w:rsidRDefault="009B75F3" w:rsidP="009B75F3">
            <w:pPr>
              <w:spacing w:after="40"/>
            </w:pPr>
            <w:proofErr w:type="spellStart"/>
            <w:r>
              <w:rPr>
                <w:sz w:val="18"/>
                <w:szCs w:val="18"/>
              </w:rPr>
              <w:t>requesterSeesOnlyOwnRequests</w:t>
            </w:r>
            <w:proofErr w:type="spellEnd"/>
            <w:r>
              <w:rPr>
                <w:sz w:val="18"/>
                <w:szCs w:val="18"/>
              </w:rPr>
              <w:t xml:space="preserve">; </w:t>
            </w:r>
            <w:proofErr w:type="spellStart"/>
            <w:r>
              <w:rPr>
                <w:sz w:val="18"/>
                <w:szCs w:val="18"/>
              </w:rPr>
              <w:t>mineHasNoHandler</w:t>
            </w:r>
            <w:proofErr w:type="spellEnd"/>
            <w:r>
              <w:rPr>
                <w:sz w:val="18"/>
                <w:szCs w:val="18"/>
              </w:rPr>
              <w:t>; E2E-02</w:t>
            </w:r>
          </w:p>
        </w:tc>
        <w:tc>
          <w:tcPr>
            <w:tcW w:w="843" w:type="pct"/>
            <w:tcMar>
              <w:top w:w="40" w:type="dxa"/>
              <w:left w:w="90" w:type="dxa"/>
              <w:bottom w:w="40" w:type="dxa"/>
              <w:right w:w="90" w:type="dxa"/>
            </w:tcMar>
          </w:tcPr>
          <w:p w14:paraId="2E893DA9" w14:textId="77777777" w:rsidR="009B75F3" w:rsidRDefault="009B75F3" w:rsidP="009B75F3">
            <w:pPr>
              <w:spacing w:after="40"/>
            </w:pPr>
            <w:r>
              <w:rPr>
                <w:sz w:val="18"/>
                <w:szCs w:val="18"/>
              </w:rPr>
              <w:t>Another requester's request never listed or opened (404)</w:t>
            </w:r>
          </w:p>
        </w:tc>
        <w:tc>
          <w:tcPr>
            <w:tcW w:w="656" w:type="pct"/>
            <w:tcMar>
              <w:top w:w="40" w:type="dxa"/>
              <w:left w:w="90" w:type="dxa"/>
              <w:bottom w:w="40" w:type="dxa"/>
              <w:right w:w="90" w:type="dxa"/>
            </w:tcMar>
          </w:tcPr>
          <w:p w14:paraId="620F430D" w14:textId="77777777" w:rsidR="009B75F3" w:rsidRDefault="009B75F3" w:rsidP="009B75F3">
            <w:pPr>
              <w:spacing w:after="40"/>
            </w:pPr>
            <w:r>
              <w:rPr>
                <w:sz w:val="18"/>
                <w:szCs w:val="18"/>
              </w:rPr>
              <w:t xml:space="preserve">CI Backend job (surefire + </w:t>
            </w:r>
            <w:proofErr w:type="spellStart"/>
            <w:r>
              <w:rPr>
                <w:sz w:val="18"/>
                <w:szCs w:val="18"/>
              </w:rPr>
              <w:t>JaCoCo</w:t>
            </w:r>
            <w:proofErr w:type="spellEnd"/>
            <w:r>
              <w:rPr>
                <w:sz w:val="18"/>
                <w:szCs w:val="18"/>
              </w:rPr>
              <w:t xml:space="preserve"> report); CI End-to-end job (Playwright report)</w:t>
            </w:r>
          </w:p>
        </w:tc>
        <w:tc>
          <w:tcPr>
            <w:tcW w:w="609" w:type="pct"/>
            <w:tcMar>
              <w:top w:w="40" w:type="dxa"/>
              <w:left w:w="90" w:type="dxa"/>
              <w:bottom w:w="40" w:type="dxa"/>
              <w:right w:w="90" w:type="dxa"/>
            </w:tcMar>
          </w:tcPr>
          <w:p w14:paraId="7E8C2E93" w14:textId="77777777" w:rsidR="009B75F3" w:rsidRDefault="009B75F3" w:rsidP="009B75F3">
            <w:pPr>
              <w:spacing w:after="40"/>
            </w:pPr>
            <w:r>
              <w:rPr>
                <w:sz w:val="18"/>
                <w:szCs w:val="18"/>
              </w:rPr>
              <w:t>Verified</w:t>
            </w:r>
          </w:p>
        </w:tc>
        <w:tc>
          <w:tcPr>
            <w:tcW w:w="504" w:type="pct"/>
          </w:tcPr>
          <w:p w14:paraId="62E3A9F9" w14:textId="77777777" w:rsidR="009B75F3" w:rsidRDefault="009B75F3" w:rsidP="009B75F3">
            <w:pPr>
              <w:spacing w:after="40"/>
              <w:rPr>
                <w:sz w:val="18"/>
                <w:szCs w:val="18"/>
              </w:rPr>
            </w:pPr>
            <w:r>
              <w:rPr>
                <w:sz w:val="17"/>
                <w:szCs w:val="17"/>
              </w:rPr>
              <w:t xml:space="preserve">Met - E2E-02; </w:t>
            </w:r>
            <w:proofErr w:type="spellStart"/>
            <w:r>
              <w:rPr>
                <w:sz w:val="17"/>
                <w:szCs w:val="17"/>
              </w:rPr>
              <w:t>requesterSeesOnlyOwnRequests</w:t>
            </w:r>
            <w:proofErr w:type="spellEnd"/>
          </w:p>
        </w:tc>
      </w:tr>
      <w:tr w:rsidR="009B75F3" w14:paraId="7F5CE546" w14:textId="77777777" w:rsidTr="009B75F3">
        <w:trPr>
          <w:cantSplit/>
        </w:trPr>
        <w:tc>
          <w:tcPr>
            <w:tcW w:w="160" w:type="pct"/>
            <w:shd w:val="clear" w:color="auto" w:fill="DEEAF6"/>
            <w:tcMar>
              <w:top w:w="40" w:type="dxa"/>
              <w:left w:w="90" w:type="dxa"/>
              <w:bottom w:w="40" w:type="dxa"/>
              <w:right w:w="90" w:type="dxa"/>
            </w:tcMar>
          </w:tcPr>
          <w:p w14:paraId="3F375B17" w14:textId="77777777" w:rsidR="009B75F3" w:rsidRDefault="009B75F3" w:rsidP="009B75F3">
            <w:pPr>
              <w:spacing w:after="40"/>
            </w:pPr>
            <w:r>
              <w:rPr>
                <w:sz w:val="18"/>
                <w:szCs w:val="18"/>
              </w:rPr>
              <w:t>FR-004</w:t>
            </w:r>
          </w:p>
        </w:tc>
        <w:tc>
          <w:tcPr>
            <w:tcW w:w="682" w:type="pct"/>
            <w:tcMar>
              <w:top w:w="40" w:type="dxa"/>
              <w:left w:w="90" w:type="dxa"/>
              <w:bottom w:w="40" w:type="dxa"/>
              <w:right w:w="90" w:type="dxa"/>
            </w:tcMar>
          </w:tcPr>
          <w:p w14:paraId="49AE5C65" w14:textId="77777777" w:rsidR="009B75F3" w:rsidRDefault="009B75F3" w:rsidP="009B75F3">
            <w:pPr>
              <w:spacing w:after="40"/>
            </w:pPr>
            <w:r>
              <w:rPr>
                <w:sz w:val="18"/>
                <w:szCs w:val="18"/>
              </w:rPr>
              <w:t>Updated status and resolution note shown on the next view</w:t>
            </w:r>
          </w:p>
        </w:tc>
        <w:tc>
          <w:tcPr>
            <w:tcW w:w="656" w:type="pct"/>
            <w:tcMar>
              <w:top w:w="40" w:type="dxa"/>
              <w:left w:w="90" w:type="dxa"/>
              <w:bottom w:w="40" w:type="dxa"/>
              <w:right w:w="90" w:type="dxa"/>
            </w:tcMar>
          </w:tcPr>
          <w:p w14:paraId="411B5CC4" w14:textId="77777777" w:rsidR="009B75F3" w:rsidRDefault="009B75F3" w:rsidP="009B75F3">
            <w:pPr>
              <w:spacing w:after="40"/>
            </w:pPr>
            <w:proofErr w:type="spellStart"/>
            <w:r>
              <w:rPr>
                <w:sz w:val="18"/>
                <w:szCs w:val="18"/>
              </w:rPr>
              <w:t>statusHistory</w:t>
            </w:r>
            <w:proofErr w:type="spellEnd"/>
            <w:r>
              <w:rPr>
                <w:sz w:val="18"/>
                <w:szCs w:val="18"/>
              </w:rPr>
              <w:t xml:space="preserve"> from V5 </w:t>
            </w:r>
            <w:proofErr w:type="spellStart"/>
            <w:r>
              <w:rPr>
                <w:sz w:val="18"/>
                <w:szCs w:val="18"/>
              </w:rPr>
              <w:t>request_status_history</w:t>
            </w:r>
            <w:proofErr w:type="spellEnd"/>
            <w:r>
              <w:rPr>
                <w:sz w:val="18"/>
                <w:szCs w:val="18"/>
              </w:rPr>
              <w:t>; requester updates list</w:t>
            </w:r>
          </w:p>
        </w:tc>
        <w:tc>
          <w:tcPr>
            <w:tcW w:w="890" w:type="pct"/>
            <w:tcMar>
              <w:top w:w="40" w:type="dxa"/>
              <w:left w:w="90" w:type="dxa"/>
              <w:bottom w:w="40" w:type="dxa"/>
              <w:right w:w="90" w:type="dxa"/>
            </w:tcMar>
          </w:tcPr>
          <w:p w14:paraId="51C2AF62" w14:textId="77777777" w:rsidR="009B75F3" w:rsidRDefault="009B75F3" w:rsidP="009B75F3">
            <w:pPr>
              <w:spacing w:after="40"/>
            </w:pPr>
            <w:proofErr w:type="spellStart"/>
            <w:r>
              <w:rPr>
                <w:sz w:val="18"/>
                <w:szCs w:val="18"/>
              </w:rPr>
              <w:t>statusHistory</w:t>
            </w:r>
            <w:proofErr w:type="spellEnd"/>
            <w:r>
              <w:rPr>
                <w:sz w:val="18"/>
                <w:szCs w:val="18"/>
              </w:rPr>
              <w:t xml:space="preserve">; </w:t>
            </w:r>
            <w:proofErr w:type="spellStart"/>
            <w:r>
              <w:rPr>
                <w:sz w:val="18"/>
                <w:szCs w:val="18"/>
              </w:rPr>
              <w:t>statusHistoryAndAllowedTransitions</w:t>
            </w:r>
            <w:proofErr w:type="spellEnd"/>
            <w:r>
              <w:rPr>
                <w:sz w:val="18"/>
                <w:szCs w:val="18"/>
              </w:rPr>
              <w:t>; request-</w:t>
            </w:r>
            <w:proofErr w:type="spellStart"/>
            <w:r>
              <w:rPr>
                <w:sz w:val="18"/>
                <w:szCs w:val="18"/>
              </w:rPr>
              <w:t>api.service.spec</w:t>
            </w:r>
            <w:proofErr w:type="spellEnd"/>
            <w:r>
              <w:rPr>
                <w:sz w:val="18"/>
                <w:szCs w:val="18"/>
              </w:rPr>
              <w:t>; E2E-01</w:t>
            </w:r>
          </w:p>
        </w:tc>
        <w:tc>
          <w:tcPr>
            <w:tcW w:w="843" w:type="pct"/>
            <w:tcMar>
              <w:top w:w="40" w:type="dxa"/>
              <w:left w:w="90" w:type="dxa"/>
              <w:bottom w:w="40" w:type="dxa"/>
              <w:right w:w="90" w:type="dxa"/>
            </w:tcMar>
          </w:tcPr>
          <w:p w14:paraId="34CF16D2" w14:textId="77777777" w:rsidR="009B75F3" w:rsidRDefault="009B75F3" w:rsidP="009B75F3">
            <w:pPr>
              <w:spacing w:after="40"/>
            </w:pPr>
            <w:r>
              <w:rPr>
                <w:sz w:val="18"/>
                <w:szCs w:val="18"/>
              </w:rPr>
              <w:t>Every status with its time, visible notes, newest first</w:t>
            </w:r>
          </w:p>
        </w:tc>
        <w:tc>
          <w:tcPr>
            <w:tcW w:w="656" w:type="pct"/>
            <w:tcMar>
              <w:top w:w="40" w:type="dxa"/>
              <w:left w:w="90" w:type="dxa"/>
              <w:bottom w:w="40" w:type="dxa"/>
              <w:right w:w="90" w:type="dxa"/>
            </w:tcMar>
          </w:tcPr>
          <w:p w14:paraId="07AB566D" w14:textId="77777777" w:rsidR="009B75F3" w:rsidRDefault="009B75F3" w:rsidP="009B75F3">
            <w:pPr>
              <w:spacing w:after="40"/>
            </w:pPr>
            <w:r>
              <w:rPr>
                <w:sz w:val="18"/>
                <w:szCs w:val="18"/>
              </w:rPr>
              <w:t xml:space="preserve">CI Backend job (surefire + </w:t>
            </w:r>
            <w:proofErr w:type="spellStart"/>
            <w:r>
              <w:rPr>
                <w:sz w:val="18"/>
                <w:szCs w:val="18"/>
              </w:rPr>
              <w:t>JaCoCo</w:t>
            </w:r>
            <w:proofErr w:type="spellEnd"/>
            <w:r>
              <w:rPr>
                <w:sz w:val="18"/>
                <w:szCs w:val="18"/>
              </w:rPr>
              <w:t xml:space="preserve"> report); Frontend job; CI End-to-end job (Playwright report)</w:t>
            </w:r>
          </w:p>
        </w:tc>
        <w:tc>
          <w:tcPr>
            <w:tcW w:w="609" w:type="pct"/>
            <w:tcMar>
              <w:top w:w="40" w:type="dxa"/>
              <w:left w:w="90" w:type="dxa"/>
              <w:bottom w:w="40" w:type="dxa"/>
              <w:right w:w="90" w:type="dxa"/>
            </w:tcMar>
          </w:tcPr>
          <w:p w14:paraId="531F48CC" w14:textId="77777777" w:rsidR="009B75F3" w:rsidRDefault="009B75F3" w:rsidP="009B75F3">
            <w:pPr>
              <w:spacing w:after="40"/>
            </w:pPr>
            <w:r>
              <w:rPr>
                <w:sz w:val="18"/>
                <w:szCs w:val="18"/>
              </w:rPr>
              <w:t>Verified (D-12 fixed)</w:t>
            </w:r>
          </w:p>
        </w:tc>
        <w:tc>
          <w:tcPr>
            <w:tcW w:w="504" w:type="pct"/>
          </w:tcPr>
          <w:p w14:paraId="72389299" w14:textId="77777777" w:rsidR="009B75F3" w:rsidRDefault="009B75F3" w:rsidP="009B75F3">
            <w:pPr>
              <w:spacing w:after="40"/>
              <w:rPr>
                <w:sz w:val="18"/>
                <w:szCs w:val="18"/>
              </w:rPr>
            </w:pPr>
            <w:r>
              <w:rPr>
                <w:sz w:val="17"/>
                <w:szCs w:val="17"/>
              </w:rPr>
              <w:t>Met - MT-11; E2E-01 (in-app only, CR-005)</w:t>
            </w:r>
          </w:p>
        </w:tc>
      </w:tr>
      <w:tr w:rsidR="009B75F3" w14:paraId="07A3E4B1" w14:textId="77777777" w:rsidTr="009B75F3">
        <w:trPr>
          <w:cantSplit/>
        </w:trPr>
        <w:tc>
          <w:tcPr>
            <w:tcW w:w="160" w:type="pct"/>
            <w:shd w:val="clear" w:color="auto" w:fill="DEEAF6"/>
            <w:tcMar>
              <w:top w:w="40" w:type="dxa"/>
              <w:left w:w="90" w:type="dxa"/>
              <w:bottom w:w="40" w:type="dxa"/>
              <w:right w:w="90" w:type="dxa"/>
            </w:tcMar>
          </w:tcPr>
          <w:p w14:paraId="29D4ABA3" w14:textId="77777777" w:rsidR="009B75F3" w:rsidRDefault="009B75F3" w:rsidP="009B75F3">
            <w:pPr>
              <w:spacing w:after="40"/>
            </w:pPr>
            <w:r>
              <w:rPr>
                <w:sz w:val="18"/>
                <w:szCs w:val="18"/>
              </w:rPr>
              <w:t>FR-005</w:t>
            </w:r>
          </w:p>
        </w:tc>
        <w:tc>
          <w:tcPr>
            <w:tcW w:w="682" w:type="pct"/>
            <w:tcMar>
              <w:top w:w="40" w:type="dxa"/>
              <w:left w:w="90" w:type="dxa"/>
              <w:bottom w:w="40" w:type="dxa"/>
              <w:right w:w="90" w:type="dxa"/>
            </w:tcMar>
          </w:tcPr>
          <w:p w14:paraId="5EC953C5" w14:textId="77777777" w:rsidR="009B75F3" w:rsidRDefault="009B75F3" w:rsidP="009B75F3">
            <w:pPr>
              <w:spacing w:after="40"/>
            </w:pPr>
            <w:r>
              <w:rPr>
                <w:sz w:val="18"/>
                <w:szCs w:val="18"/>
              </w:rPr>
              <w:t>Only requests in assigned categories; others not openable through the API</w:t>
            </w:r>
          </w:p>
        </w:tc>
        <w:tc>
          <w:tcPr>
            <w:tcW w:w="656" w:type="pct"/>
            <w:tcMar>
              <w:top w:w="40" w:type="dxa"/>
              <w:left w:w="90" w:type="dxa"/>
              <w:bottom w:w="40" w:type="dxa"/>
              <w:right w:w="90" w:type="dxa"/>
            </w:tcMar>
          </w:tcPr>
          <w:p w14:paraId="6C9F9850" w14:textId="77777777" w:rsidR="009B75F3" w:rsidRDefault="009B75F3" w:rsidP="009B75F3">
            <w:pPr>
              <w:spacing w:after="40"/>
            </w:pPr>
            <w:proofErr w:type="spellStart"/>
            <w:r>
              <w:rPr>
                <w:sz w:val="18"/>
                <w:szCs w:val="18"/>
              </w:rPr>
              <w:t>RequestAccess.checkStaffScope</w:t>
            </w:r>
            <w:proofErr w:type="spellEnd"/>
            <w:r>
              <w:rPr>
                <w:sz w:val="18"/>
                <w:szCs w:val="18"/>
              </w:rPr>
              <w:t>; category scope in list</w:t>
            </w:r>
          </w:p>
        </w:tc>
        <w:tc>
          <w:tcPr>
            <w:tcW w:w="890" w:type="pct"/>
            <w:tcMar>
              <w:top w:w="40" w:type="dxa"/>
              <w:left w:w="90" w:type="dxa"/>
              <w:bottom w:w="40" w:type="dxa"/>
              <w:right w:w="90" w:type="dxa"/>
            </w:tcMar>
          </w:tcPr>
          <w:p w14:paraId="41A3168B" w14:textId="77777777" w:rsidR="009B75F3" w:rsidRDefault="009B75F3" w:rsidP="009B75F3">
            <w:pPr>
              <w:spacing w:after="40"/>
            </w:pPr>
            <w:proofErr w:type="spellStart"/>
            <w:r>
              <w:rPr>
                <w:sz w:val="18"/>
                <w:szCs w:val="18"/>
              </w:rPr>
              <w:t>staffListIsScoped</w:t>
            </w:r>
            <w:proofErr w:type="spellEnd"/>
            <w:r>
              <w:rPr>
                <w:sz w:val="18"/>
                <w:szCs w:val="18"/>
              </w:rPr>
              <w:t xml:space="preserve">; </w:t>
            </w:r>
            <w:proofErr w:type="spellStart"/>
            <w:r>
              <w:rPr>
                <w:sz w:val="18"/>
                <w:szCs w:val="18"/>
              </w:rPr>
              <w:t>RequestServiceTest</w:t>
            </w:r>
            <w:proofErr w:type="spellEnd"/>
            <w:r>
              <w:rPr>
                <w:sz w:val="18"/>
                <w:szCs w:val="18"/>
              </w:rPr>
              <w:t xml:space="preserve"> (outside categories); </w:t>
            </w:r>
            <w:proofErr w:type="spellStart"/>
            <w:r>
              <w:rPr>
                <w:sz w:val="18"/>
                <w:szCs w:val="18"/>
              </w:rPr>
              <w:t>removingCategoryReleasesRequests</w:t>
            </w:r>
            <w:proofErr w:type="spellEnd"/>
          </w:p>
        </w:tc>
        <w:tc>
          <w:tcPr>
            <w:tcW w:w="843" w:type="pct"/>
            <w:tcMar>
              <w:top w:w="40" w:type="dxa"/>
              <w:left w:w="90" w:type="dxa"/>
              <w:bottom w:w="40" w:type="dxa"/>
              <w:right w:w="90" w:type="dxa"/>
            </w:tcMar>
          </w:tcPr>
          <w:p w14:paraId="28A4B87A" w14:textId="77777777" w:rsidR="009B75F3" w:rsidRDefault="009B75F3" w:rsidP="009B75F3">
            <w:pPr>
              <w:spacing w:after="40"/>
            </w:pPr>
            <w:r>
              <w:rPr>
                <w:sz w:val="18"/>
                <w:szCs w:val="18"/>
              </w:rPr>
              <w:t>403 outside scope; list limited to scope</w:t>
            </w:r>
          </w:p>
        </w:tc>
        <w:tc>
          <w:tcPr>
            <w:tcW w:w="656" w:type="pct"/>
            <w:tcMar>
              <w:top w:w="40" w:type="dxa"/>
              <w:left w:w="90" w:type="dxa"/>
              <w:bottom w:w="40" w:type="dxa"/>
              <w:right w:w="90" w:type="dxa"/>
            </w:tcMar>
          </w:tcPr>
          <w:p w14:paraId="5245DBF6" w14:textId="77777777" w:rsidR="009B75F3" w:rsidRDefault="009B75F3" w:rsidP="009B75F3">
            <w:pPr>
              <w:spacing w:after="40"/>
            </w:pPr>
            <w:r>
              <w:rPr>
                <w:sz w:val="18"/>
                <w:szCs w:val="18"/>
              </w:rPr>
              <w:t xml:space="preserve">CI Backend job (surefire + </w:t>
            </w:r>
            <w:proofErr w:type="spellStart"/>
            <w:r>
              <w:rPr>
                <w:sz w:val="18"/>
                <w:szCs w:val="18"/>
              </w:rPr>
              <w:t>JaCoCo</w:t>
            </w:r>
            <w:proofErr w:type="spellEnd"/>
            <w:r>
              <w:rPr>
                <w:sz w:val="18"/>
                <w:szCs w:val="18"/>
              </w:rPr>
              <w:t xml:space="preserve"> report)</w:t>
            </w:r>
          </w:p>
        </w:tc>
        <w:tc>
          <w:tcPr>
            <w:tcW w:w="609" w:type="pct"/>
            <w:tcMar>
              <w:top w:w="40" w:type="dxa"/>
              <w:left w:w="90" w:type="dxa"/>
              <w:bottom w:w="40" w:type="dxa"/>
              <w:right w:w="90" w:type="dxa"/>
            </w:tcMar>
          </w:tcPr>
          <w:p w14:paraId="5D145CAF" w14:textId="77777777" w:rsidR="009B75F3" w:rsidRDefault="009B75F3" w:rsidP="009B75F3">
            <w:pPr>
              <w:spacing w:after="40"/>
            </w:pPr>
            <w:r>
              <w:rPr>
                <w:sz w:val="18"/>
                <w:szCs w:val="18"/>
              </w:rPr>
              <w:t>Verified</w:t>
            </w:r>
          </w:p>
        </w:tc>
        <w:tc>
          <w:tcPr>
            <w:tcW w:w="504" w:type="pct"/>
          </w:tcPr>
          <w:p w14:paraId="71348A20" w14:textId="77777777" w:rsidR="009B75F3" w:rsidRDefault="009B75F3" w:rsidP="009B75F3">
            <w:pPr>
              <w:spacing w:after="40"/>
              <w:rPr>
                <w:sz w:val="18"/>
                <w:szCs w:val="18"/>
              </w:rPr>
            </w:pPr>
            <w:r>
              <w:rPr>
                <w:sz w:val="17"/>
                <w:szCs w:val="17"/>
              </w:rPr>
              <w:t xml:space="preserve">Met - MT-14, MT-27; </w:t>
            </w:r>
            <w:proofErr w:type="spellStart"/>
            <w:r>
              <w:rPr>
                <w:sz w:val="17"/>
                <w:szCs w:val="17"/>
              </w:rPr>
              <w:t>staffListIsScoped</w:t>
            </w:r>
            <w:proofErr w:type="spellEnd"/>
          </w:p>
        </w:tc>
      </w:tr>
      <w:tr w:rsidR="009B75F3" w14:paraId="0B18C8FE" w14:textId="77777777" w:rsidTr="009B75F3">
        <w:trPr>
          <w:cantSplit/>
        </w:trPr>
        <w:tc>
          <w:tcPr>
            <w:tcW w:w="160" w:type="pct"/>
            <w:shd w:val="clear" w:color="auto" w:fill="DEEAF6"/>
            <w:tcMar>
              <w:top w:w="40" w:type="dxa"/>
              <w:left w:w="90" w:type="dxa"/>
              <w:bottom w:w="40" w:type="dxa"/>
              <w:right w:w="90" w:type="dxa"/>
            </w:tcMar>
          </w:tcPr>
          <w:p w14:paraId="3588FF8B" w14:textId="77777777" w:rsidR="009B75F3" w:rsidRDefault="009B75F3" w:rsidP="009B75F3">
            <w:pPr>
              <w:spacing w:after="40"/>
            </w:pPr>
            <w:r>
              <w:rPr>
                <w:sz w:val="18"/>
                <w:szCs w:val="18"/>
              </w:rPr>
              <w:t>FR-006</w:t>
            </w:r>
          </w:p>
        </w:tc>
        <w:tc>
          <w:tcPr>
            <w:tcW w:w="682" w:type="pct"/>
            <w:tcMar>
              <w:top w:w="40" w:type="dxa"/>
              <w:left w:w="90" w:type="dxa"/>
              <w:bottom w:w="40" w:type="dxa"/>
              <w:right w:w="90" w:type="dxa"/>
            </w:tcMar>
          </w:tcPr>
          <w:p w14:paraId="63C03589" w14:textId="77777777" w:rsidR="009B75F3" w:rsidRDefault="009B75F3" w:rsidP="009B75F3">
            <w:pPr>
              <w:spacing w:after="40"/>
            </w:pPr>
            <w:r>
              <w:rPr>
                <w:sz w:val="18"/>
                <w:szCs w:val="18"/>
              </w:rPr>
              <w:t>Filter/sort result within 2 s</w:t>
            </w:r>
          </w:p>
        </w:tc>
        <w:tc>
          <w:tcPr>
            <w:tcW w:w="656" w:type="pct"/>
            <w:tcMar>
              <w:top w:w="40" w:type="dxa"/>
              <w:left w:w="90" w:type="dxa"/>
              <w:bottom w:w="40" w:type="dxa"/>
              <w:right w:w="90" w:type="dxa"/>
            </w:tcMar>
          </w:tcPr>
          <w:p w14:paraId="5FD2B1E4" w14:textId="77777777" w:rsidR="009B75F3" w:rsidRDefault="009B75F3" w:rsidP="009B75F3">
            <w:pPr>
              <w:spacing w:after="40"/>
            </w:pPr>
            <w:proofErr w:type="spellStart"/>
            <w:r>
              <w:rPr>
                <w:sz w:val="18"/>
                <w:szCs w:val="18"/>
              </w:rPr>
              <w:t>RequestSpecs</w:t>
            </w:r>
            <w:proofErr w:type="spellEnd"/>
            <w:r>
              <w:rPr>
                <w:sz w:val="18"/>
                <w:szCs w:val="18"/>
              </w:rPr>
              <w:t xml:space="preserve"> (filters, priority order); queue page</w:t>
            </w:r>
          </w:p>
        </w:tc>
        <w:tc>
          <w:tcPr>
            <w:tcW w:w="890" w:type="pct"/>
            <w:tcMar>
              <w:top w:w="40" w:type="dxa"/>
              <w:left w:w="90" w:type="dxa"/>
              <w:bottom w:w="40" w:type="dxa"/>
              <w:right w:w="90" w:type="dxa"/>
            </w:tcMar>
          </w:tcPr>
          <w:p w14:paraId="30FF71F6" w14:textId="77777777" w:rsidR="009B75F3" w:rsidRDefault="009B75F3" w:rsidP="009B75F3">
            <w:pPr>
              <w:spacing w:after="40"/>
            </w:pPr>
            <w:proofErr w:type="spellStart"/>
            <w:r>
              <w:rPr>
                <w:sz w:val="18"/>
                <w:szCs w:val="18"/>
              </w:rPr>
              <w:t>managerListAppliesFiltersAndNames</w:t>
            </w:r>
            <w:proofErr w:type="spellEnd"/>
            <w:r>
              <w:rPr>
                <w:sz w:val="18"/>
                <w:szCs w:val="18"/>
              </w:rPr>
              <w:t xml:space="preserve">; </w:t>
            </w:r>
            <w:proofErr w:type="spellStart"/>
            <w:r>
              <w:rPr>
                <w:sz w:val="18"/>
                <w:szCs w:val="18"/>
              </w:rPr>
              <w:t>prioritySortOrder</w:t>
            </w:r>
            <w:proofErr w:type="spellEnd"/>
            <w:r>
              <w:rPr>
                <w:sz w:val="18"/>
                <w:szCs w:val="18"/>
              </w:rPr>
              <w:t xml:space="preserve">; </w:t>
            </w:r>
            <w:proofErr w:type="spellStart"/>
            <w:r>
              <w:rPr>
                <w:sz w:val="18"/>
                <w:szCs w:val="18"/>
              </w:rPr>
              <w:t>openAndUnassignedFilters</w:t>
            </w:r>
            <w:proofErr w:type="spellEnd"/>
            <w:r>
              <w:rPr>
                <w:sz w:val="18"/>
                <w:szCs w:val="18"/>
              </w:rPr>
              <w:t>; k6 pilot run</w:t>
            </w:r>
          </w:p>
        </w:tc>
        <w:tc>
          <w:tcPr>
            <w:tcW w:w="843" w:type="pct"/>
            <w:tcMar>
              <w:top w:w="40" w:type="dxa"/>
              <w:left w:w="90" w:type="dxa"/>
              <w:bottom w:w="40" w:type="dxa"/>
              <w:right w:w="90" w:type="dxa"/>
            </w:tcMar>
          </w:tcPr>
          <w:p w14:paraId="52C3C70D" w14:textId="77777777" w:rsidR="009B75F3" w:rsidRDefault="009B75F3" w:rsidP="009B75F3">
            <w:pPr>
              <w:spacing w:after="40"/>
            </w:pPr>
            <w:r>
              <w:rPr>
                <w:sz w:val="18"/>
                <w:szCs w:val="18"/>
              </w:rPr>
              <w:t>Correct rows and order; p95 under 2 s at 20 users</w:t>
            </w:r>
          </w:p>
        </w:tc>
        <w:tc>
          <w:tcPr>
            <w:tcW w:w="656" w:type="pct"/>
            <w:tcMar>
              <w:top w:w="40" w:type="dxa"/>
              <w:left w:w="90" w:type="dxa"/>
              <w:bottom w:w="40" w:type="dxa"/>
              <w:right w:w="90" w:type="dxa"/>
            </w:tcMar>
          </w:tcPr>
          <w:p w14:paraId="3BB83203" w14:textId="77777777" w:rsidR="009B75F3" w:rsidRDefault="009B75F3" w:rsidP="009B75F3">
            <w:pPr>
              <w:spacing w:after="40"/>
            </w:pPr>
            <w:r>
              <w:rPr>
                <w:sz w:val="18"/>
                <w:szCs w:val="18"/>
              </w:rPr>
              <w:t xml:space="preserve">CI Backend job (surefire + </w:t>
            </w:r>
            <w:proofErr w:type="spellStart"/>
            <w:r>
              <w:rPr>
                <w:sz w:val="18"/>
                <w:szCs w:val="18"/>
              </w:rPr>
              <w:t>JaCoCo</w:t>
            </w:r>
            <w:proofErr w:type="spellEnd"/>
            <w:r>
              <w:rPr>
                <w:sz w:val="18"/>
                <w:szCs w:val="18"/>
              </w:rPr>
              <w:t xml:space="preserve"> report); perf/README.md</w:t>
            </w:r>
          </w:p>
        </w:tc>
        <w:tc>
          <w:tcPr>
            <w:tcW w:w="609" w:type="pct"/>
            <w:tcMar>
              <w:top w:w="40" w:type="dxa"/>
              <w:left w:w="90" w:type="dxa"/>
              <w:bottom w:w="40" w:type="dxa"/>
              <w:right w:w="90" w:type="dxa"/>
            </w:tcMar>
          </w:tcPr>
          <w:p w14:paraId="24637356" w14:textId="77777777" w:rsidR="009B75F3" w:rsidRDefault="009B75F3" w:rsidP="009B75F3">
            <w:pPr>
              <w:spacing w:after="40"/>
            </w:pPr>
            <w:r>
              <w:rPr>
                <w:sz w:val="18"/>
                <w:szCs w:val="18"/>
              </w:rPr>
              <w:t>Verified for filter/sort (D-07 fixed); search open (TD-04)</w:t>
            </w:r>
          </w:p>
        </w:tc>
        <w:tc>
          <w:tcPr>
            <w:tcW w:w="504" w:type="pct"/>
          </w:tcPr>
          <w:p w14:paraId="164C6058" w14:textId="77777777" w:rsidR="009B75F3" w:rsidRDefault="009B75F3" w:rsidP="009B75F3">
            <w:pPr>
              <w:spacing w:after="40"/>
              <w:rPr>
                <w:sz w:val="18"/>
                <w:szCs w:val="18"/>
              </w:rPr>
            </w:pPr>
            <w:r>
              <w:rPr>
                <w:sz w:val="17"/>
                <w:szCs w:val="17"/>
              </w:rPr>
              <w:t xml:space="preserve">Met (filter/sort ≤ 2 s: k6 p95 29.8 </w:t>
            </w:r>
            <w:proofErr w:type="spellStart"/>
            <w:r>
              <w:rPr>
                <w:sz w:val="17"/>
                <w:szCs w:val="17"/>
              </w:rPr>
              <w:t>ms</w:t>
            </w:r>
            <w:proofErr w:type="spellEnd"/>
            <w:r>
              <w:rPr>
                <w:sz w:val="17"/>
                <w:szCs w:val="17"/>
              </w:rPr>
              <w:t>; MT-15). Requirement partially implemented: free-text search not built (TD-04)</w:t>
            </w:r>
          </w:p>
        </w:tc>
      </w:tr>
      <w:tr w:rsidR="009B75F3" w14:paraId="08308E86" w14:textId="77777777" w:rsidTr="009B75F3">
        <w:trPr>
          <w:cantSplit/>
        </w:trPr>
        <w:tc>
          <w:tcPr>
            <w:tcW w:w="160" w:type="pct"/>
            <w:shd w:val="clear" w:color="auto" w:fill="DEEAF6"/>
            <w:tcMar>
              <w:top w:w="40" w:type="dxa"/>
              <w:left w:w="90" w:type="dxa"/>
              <w:bottom w:w="40" w:type="dxa"/>
              <w:right w:w="90" w:type="dxa"/>
            </w:tcMar>
          </w:tcPr>
          <w:p w14:paraId="50E37484" w14:textId="77777777" w:rsidR="009B75F3" w:rsidRDefault="009B75F3" w:rsidP="009B75F3">
            <w:pPr>
              <w:spacing w:after="40"/>
            </w:pPr>
            <w:r>
              <w:rPr>
                <w:sz w:val="18"/>
                <w:szCs w:val="18"/>
              </w:rPr>
              <w:t>FR-007</w:t>
            </w:r>
          </w:p>
        </w:tc>
        <w:tc>
          <w:tcPr>
            <w:tcW w:w="682" w:type="pct"/>
            <w:tcMar>
              <w:top w:w="40" w:type="dxa"/>
              <w:left w:w="90" w:type="dxa"/>
              <w:bottom w:w="40" w:type="dxa"/>
              <w:right w:w="90" w:type="dxa"/>
            </w:tcMar>
          </w:tcPr>
          <w:p w14:paraId="40F9C74A" w14:textId="77777777" w:rsidR="009B75F3" w:rsidRDefault="009B75F3" w:rsidP="009B75F3">
            <w:pPr>
              <w:spacing w:after="40"/>
            </w:pPr>
            <w:r>
              <w:rPr>
                <w:sz w:val="18"/>
                <w:szCs w:val="18"/>
              </w:rPr>
              <w:t>All fields and a log of prior actions shown</w:t>
            </w:r>
          </w:p>
        </w:tc>
        <w:tc>
          <w:tcPr>
            <w:tcW w:w="656" w:type="pct"/>
            <w:tcMar>
              <w:top w:w="40" w:type="dxa"/>
              <w:left w:w="90" w:type="dxa"/>
              <w:bottom w:w="40" w:type="dxa"/>
              <w:right w:w="90" w:type="dxa"/>
            </w:tcMar>
          </w:tcPr>
          <w:p w14:paraId="495F4BD5" w14:textId="77777777" w:rsidR="009B75F3" w:rsidRDefault="009B75F3" w:rsidP="009B75F3">
            <w:pPr>
              <w:spacing w:after="40"/>
            </w:pPr>
            <w:proofErr w:type="spellStart"/>
            <w:r>
              <w:rPr>
                <w:sz w:val="18"/>
                <w:szCs w:val="18"/>
              </w:rPr>
              <w:t>AuditService.forRequest</w:t>
            </w:r>
            <w:proofErr w:type="spellEnd"/>
            <w:r>
              <w:rPr>
                <w:sz w:val="18"/>
                <w:szCs w:val="18"/>
              </w:rPr>
              <w:t xml:space="preserve"> (from the audit trigger)</w:t>
            </w:r>
          </w:p>
        </w:tc>
        <w:tc>
          <w:tcPr>
            <w:tcW w:w="890" w:type="pct"/>
            <w:tcMar>
              <w:top w:w="40" w:type="dxa"/>
              <w:left w:w="90" w:type="dxa"/>
              <w:bottom w:w="40" w:type="dxa"/>
              <w:right w:w="90" w:type="dxa"/>
            </w:tcMar>
          </w:tcPr>
          <w:p w14:paraId="67ECFE12" w14:textId="77777777" w:rsidR="009B75F3" w:rsidRDefault="009B75F3" w:rsidP="009B75F3">
            <w:pPr>
              <w:spacing w:after="40"/>
            </w:pPr>
            <w:proofErr w:type="spellStart"/>
            <w:r>
              <w:rPr>
                <w:sz w:val="18"/>
                <w:szCs w:val="18"/>
              </w:rPr>
              <w:t>priorityAndHistory</w:t>
            </w:r>
            <w:proofErr w:type="spellEnd"/>
            <w:r>
              <w:rPr>
                <w:sz w:val="18"/>
                <w:szCs w:val="18"/>
              </w:rPr>
              <w:t xml:space="preserve">; </w:t>
            </w:r>
            <w:proofErr w:type="spellStart"/>
            <w:r>
              <w:rPr>
                <w:sz w:val="18"/>
                <w:szCs w:val="18"/>
              </w:rPr>
              <w:t>fullLifecycleIsAudited</w:t>
            </w:r>
            <w:proofErr w:type="spellEnd"/>
            <w:r>
              <w:rPr>
                <w:sz w:val="18"/>
                <w:szCs w:val="18"/>
              </w:rPr>
              <w:t>; E2E-01</w:t>
            </w:r>
          </w:p>
        </w:tc>
        <w:tc>
          <w:tcPr>
            <w:tcW w:w="843" w:type="pct"/>
            <w:tcMar>
              <w:top w:w="40" w:type="dxa"/>
              <w:left w:w="90" w:type="dxa"/>
              <w:bottom w:w="40" w:type="dxa"/>
              <w:right w:w="90" w:type="dxa"/>
            </w:tcMar>
          </w:tcPr>
          <w:p w14:paraId="09DBF4A0" w14:textId="77777777" w:rsidR="009B75F3" w:rsidRDefault="009B75F3" w:rsidP="009B75F3">
            <w:pPr>
              <w:spacing w:after="40"/>
            </w:pPr>
            <w:r>
              <w:rPr>
                <w:sz w:val="18"/>
                <w:szCs w:val="18"/>
              </w:rPr>
              <w:t>Actor, time and before/after status for every step</w:t>
            </w:r>
          </w:p>
        </w:tc>
        <w:tc>
          <w:tcPr>
            <w:tcW w:w="656" w:type="pct"/>
            <w:tcMar>
              <w:top w:w="40" w:type="dxa"/>
              <w:left w:w="90" w:type="dxa"/>
              <w:bottom w:w="40" w:type="dxa"/>
              <w:right w:w="90" w:type="dxa"/>
            </w:tcMar>
          </w:tcPr>
          <w:p w14:paraId="564449CF" w14:textId="77777777" w:rsidR="009B75F3" w:rsidRDefault="009B75F3" w:rsidP="009B75F3">
            <w:pPr>
              <w:spacing w:after="40"/>
            </w:pPr>
            <w:r>
              <w:rPr>
                <w:sz w:val="18"/>
                <w:szCs w:val="18"/>
              </w:rPr>
              <w:t xml:space="preserve">CI Backend job (surefire + </w:t>
            </w:r>
            <w:proofErr w:type="spellStart"/>
            <w:r>
              <w:rPr>
                <w:sz w:val="18"/>
                <w:szCs w:val="18"/>
              </w:rPr>
              <w:t>JaCoCo</w:t>
            </w:r>
            <w:proofErr w:type="spellEnd"/>
            <w:r>
              <w:rPr>
                <w:sz w:val="18"/>
                <w:szCs w:val="18"/>
              </w:rPr>
              <w:t xml:space="preserve"> report); CI End-to-end job (Playwright report)</w:t>
            </w:r>
          </w:p>
        </w:tc>
        <w:tc>
          <w:tcPr>
            <w:tcW w:w="609" w:type="pct"/>
            <w:tcMar>
              <w:top w:w="40" w:type="dxa"/>
              <w:left w:w="90" w:type="dxa"/>
              <w:bottom w:w="40" w:type="dxa"/>
              <w:right w:w="90" w:type="dxa"/>
            </w:tcMar>
          </w:tcPr>
          <w:p w14:paraId="14D06012" w14:textId="77777777" w:rsidR="009B75F3" w:rsidRDefault="009B75F3" w:rsidP="009B75F3">
            <w:pPr>
              <w:spacing w:after="40"/>
            </w:pPr>
            <w:r>
              <w:rPr>
                <w:sz w:val="18"/>
                <w:szCs w:val="18"/>
              </w:rPr>
              <w:t>Verified</w:t>
            </w:r>
          </w:p>
        </w:tc>
        <w:tc>
          <w:tcPr>
            <w:tcW w:w="504" w:type="pct"/>
          </w:tcPr>
          <w:p w14:paraId="19024C29" w14:textId="77777777" w:rsidR="009B75F3" w:rsidRDefault="009B75F3" w:rsidP="009B75F3">
            <w:pPr>
              <w:spacing w:after="40"/>
              <w:rPr>
                <w:sz w:val="18"/>
                <w:szCs w:val="18"/>
              </w:rPr>
            </w:pPr>
            <w:r>
              <w:rPr>
                <w:sz w:val="17"/>
                <w:szCs w:val="17"/>
              </w:rPr>
              <w:t xml:space="preserve">Met - MT-21; </w:t>
            </w:r>
            <w:proofErr w:type="spellStart"/>
            <w:r>
              <w:rPr>
                <w:sz w:val="17"/>
                <w:szCs w:val="17"/>
              </w:rPr>
              <w:t>fullLifecycleIsAudited</w:t>
            </w:r>
            <w:proofErr w:type="spellEnd"/>
          </w:p>
        </w:tc>
      </w:tr>
      <w:tr w:rsidR="009B75F3" w14:paraId="356D0B13" w14:textId="77777777" w:rsidTr="009B75F3">
        <w:trPr>
          <w:cantSplit/>
        </w:trPr>
        <w:tc>
          <w:tcPr>
            <w:tcW w:w="160" w:type="pct"/>
            <w:shd w:val="clear" w:color="auto" w:fill="DEEAF6"/>
            <w:tcMar>
              <w:top w:w="40" w:type="dxa"/>
              <w:left w:w="90" w:type="dxa"/>
              <w:bottom w:w="40" w:type="dxa"/>
              <w:right w:w="90" w:type="dxa"/>
            </w:tcMar>
          </w:tcPr>
          <w:p w14:paraId="49D8650C" w14:textId="77777777" w:rsidR="009B75F3" w:rsidRDefault="009B75F3" w:rsidP="009B75F3">
            <w:pPr>
              <w:spacing w:after="40"/>
            </w:pPr>
            <w:r>
              <w:rPr>
                <w:sz w:val="18"/>
                <w:szCs w:val="18"/>
              </w:rPr>
              <w:lastRenderedPageBreak/>
              <w:t>FR-008</w:t>
            </w:r>
          </w:p>
        </w:tc>
        <w:tc>
          <w:tcPr>
            <w:tcW w:w="682" w:type="pct"/>
            <w:tcMar>
              <w:top w:w="40" w:type="dxa"/>
              <w:left w:w="90" w:type="dxa"/>
              <w:bottom w:w="40" w:type="dxa"/>
              <w:right w:w="90" w:type="dxa"/>
            </w:tcMar>
          </w:tcPr>
          <w:p w14:paraId="0DA96A4F" w14:textId="77777777" w:rsidR="009B75F3" w:rsidRDefault="009B75F3" w:rsidP="009B75F3">
            <w:pPr>
              <w:spacing w:after="40"/>
            </w:pPr>
            <w:r>
              <w:rPr>
                <w:sz w:val="18"/>
                <w:szCs w:val="18"/>
              </w:rPr>
              <w:t>Assigned with time; two simultaneous accepts: one succeeds, the other is told</w:t>
            </w:r>
          </w:p>
        </w:tc>
        <w:tc>
          <w:tcPr>
            <w:tcW w:w="656" w:type="pct"/>
            <w:tcMar>
              <w:top w:w="40" w:type="dxa"/>
              <w:left w:w="90" w:type="dxa"/>
              <w:bottom w:w="40" w:type="dxa"/>
              <w:right w:w="90" w:type="dxa"/>
            </w:tcMar>
          </w:tcPr>
          <w:p w14:paraId="37601039" w14:textId="77777777" w:rsidR="009B75F3" w:rsidRDefault="009B75F3" w:rsidP="009B75F3">
            <w:pPr>
              <w:spacing w:after="40"/>
            </w:pPr>
            <w:proofErr w:type="spellStart"/>
            <w:r>
              <w:rPr>
                <w:sz w:val="18"/>
                <w:szCs w:val="18"/>
              </w:rPr>
              <w:t>RequestService.assign</w:t>
            </w:r>
            <w:proofErr w:type="spellEnd"/>
            <w:r>
              <w:rPr>
                <w:sz w:val="18"/>
                <w:szCs w:val="18"/>
              </w:rPr>
              <w:t>; row lock; partial unique index</w:t>
            </w:r>
          </w:p>
        </w:tc>
        <w:tc>
          <w:tcPr>
            <w:tcW w:w="890" w:type="pct"/>
            <w:tcMar>
              <w:top w:w="40" w:type="dxa"/>
              <w:left w:w="90" w:type="dxa"/>
              <w:bottom w:w="40" w:type="dxa"/>
              <w:right w:w="90" w:type="dxa"/>
            </w:tcMar>
          </w:tcPr>
          <w:p w14:paraId="7B5B2508" w14:textId="77777777" w:rsidR="009B75F3" w:rsidRDefault="009B75F3" w:rsidP="009B75F3">
            <w:pPr>
              <w:spacing w:after="40"/>
            </w:pPr>
            <w:proofErr w:type="spellStart"/>
            <w:r>
              <w:rPr>
                <w:sz w:val="18"/>
                <w:szCs w:val="18"/>
              </w:rPr>
              <w:t>databaseAllowsOneActiveHandler</w:t>
            </w:r>
            <w:proofErr w:type="spellEnd"/>
            <w:r>
              <w:rPr>
                <w:sz w:val="18"/>
                <w:szCs w:val="18"/>
              </w:rPr>
              <w:t xml:space="preserve">; </w:t>
            </w:r>
            <w:proofErr w:type="spellStart"/>
            <w:r>
              <w:rPr>
                <w:sz w:val="18"/>
                <w:szCs w:val="18"/>
              </w:rPr>
              <w:t>RequestServiceTest</w:t>
            </w:r>
            <w:proofErr w:type="spellEnd"/>
            <w:r>
              <w:rPr>
                <w:sz w:val="18"/>
                <w:szCs w:val="18"/>
              </w:rPr>
              <w:t xml:space="preserve"> (already assigned, lost race); E2E-01</w:t>
            </w:r>
          </w:p>
        </w:tc>
        <w:tc>
          <w:tcPr>
            <w:tcW w:w="843" w:type="pct"/>
            <w:tcMar>
              <w:top w:w="40" w:type="dxa"/>
              <w:left w:w="90" w:type="dxa"/>
              <w:bottom w:w="40" w:type="dxa"/>
              <w:right w:w="90" w:type="dxa"/>
            </w:tcMar>
          </w:tcPr>
          <w:p w14:paraId="72A8AB4D" w14:textId="77777777" w:rsidR="009B75F3" w:rsidRDefault="009B75F3" w:rsidP="009B75F3">
            <w:pPr>
              <w:spacing w:after="40"/>
            </w:pPr>
            <w:r>
              <w:rPr>
                <w:sz w:val="18"/>
                <w:szCs w:val="18"/>
              </w:rPr>
              <w:t>Second accept gets 409 ALREADY_ASSIGNED</w:t>
            </w:r>
          </w:p>
        </w:tc>
        <w:tc>
          <w:tcPr>
            <w:tcW w:w="656" w:type="pct"/>
            <w:tcMar>
              <w:top w:w="40" w:type="dxa"/>
              <w:left w:w="90" w:type="dxa"/>
              <w:bottom w:w="40" w:type="dxa"/>
              <w:right w:w="90" w:type="dxa"/>
            </w:tcMar>
          </w:tcPr>
          <w:p w14:paraId="4BC08B81" w14:textId="77777777" w:rsidR="009B75F3" w:rsidRDefault="009B75F3" w:rsidP="009B75F3">
            <w:pPr>
              <w:spacing w:after="40"/>
            </w:pPr>
            <w:r>
              <w:rPr>
                <w:sz w:val="18"/>
                <w:szCs w:val="18"/>
              </w:rPr>
              <w:t xml:space="preserve">CI Backend job (surefire + </w:t>
            </w:r>
            <w:proofErr w:type="spellStart"/>
            <w:r>
              <w:rPr>
                <w:sz w:val="18"/>
                <w:szCs w:val="18"/>
              </w:rPr>
              <w:t>JaCoCo</w:t>
            </w:r>
            <w:proofErr w:type="spellEnd"/>
            <w:r>
              <w:rPr>
                <w:sz w:val="18"/>
                <w:szCs w:val="18"/>
              </w:rPr>
              <w:t xml:space="preserve"> report); CI End-to-end job (Playwright report)</w:t>
            </w:r>
          </w:p>
        </w:tc>
        <w:tc>
          <w:tcPr>
            <w:tcW w:w="609" w:type="pct"/>
            <w:tcMar>
              <w:top w:w="40" w:type="dxa"/>
              <w:left w:w="90" w:type="dxa"/>
              <w:bottom w:w="40" w:type="dxa"/>
              <w:right w:w="90" w:type="dxa"/>
            </w:tcMar>
          </w:tcPr>
          <w:p w14:paraId="34B4A84F" w14:textId="77777777" w:rsidR="009B75F3" w:rsidRDefault="009B75F3" w:rsidP="009B75F3">
            <w:pPr>
              <w:spacing w:after="40"/>
            </w:pPr>
            <w:r>
              <w:rPr>
                <w:sz w:val="18"/>
                <w:szCs w:val="18"/>
              </w:rPr>
              <w:t>Verified (</w:t>
            </w:r>
            <w:proofErr w:type="spellStart"/>
            <w:r>
              <w:rPr>
                <w:sz w:val="18"/>
                <w:szCs w:val="18"/>
              </w:rPr>
              <w:t>ConcurrencyIntegrationTest.concurrentAcceptsOneWin</w:t>
            </w:r>
            <w:r w:rsidR="00AD4388">
              <w:rPr>
                <w:sz w:val="18"/>
                <w:szCs w:val="18"/>
              </w:rPr>
              <w:t>s</w:t>
            </w:r>
            <w:proofErr w:type="spellEnd"/>
            <w:r>
              <w:rPr>
                <w:sz w:val="18"/>
                <w:szCs w:val="18"/>
              </w:rPr>
              <w:t>: two accepts at once, the second gets ALREADY_ASSIGNED – MT-17)</w:t>
            </w:r>
          </w:p>
        </w:tc>
        <w:tc>
          <w:tcPr>
            <w:tcW w:w="504" w:type="pct"/>
          </w:tcPr>
          <w:p w14:paraId="11A9AD61" w14:textId="77777777" w:rsidR="009B75F3" w:rsidRDefault="009B75F3" w:rsidP="009B75F3">
            <w:pPr>
              <w:spacing w:after="40"/>
              <w:rPr>
                <w:sz w:val="18"/>
                <w:szCs w:val="18"/>
              </w:rPr>
            </w:pPr>
            <w:r>
              <w:rPr>
                <w:sz w:val="17"/>
                <w:szCs w:val="17"/>
              </w:rPr>
              <w:t xml:space="preserve">Met (both criteria) - </w:t>
            </w:r>
            <w:proofErr w:type="spellStart"/>
            <w:r>
              <w:rPr>
                <w:sz w:val="17"/>
                <w:szCs w:val="17"/>
              </w:rPr>
              <w:t>ConcurrencyIntegrationTest</w:t>
            </w:r>
            <w:proofErr w:type="spellEnd"/>
            <w:r>
              <w:rPr>
                <w:sz w:val="17"/>
                <w:szCs w:val="17"/>
              </w:rPr>
              <w:t>; MT-16, MT-17</w:t>
            </w:r>
          </w:p>
        </w:tc>
      </w:tr>
      <w:tr w:rsidR="009B75F3" w14:paraId="1B8B1B3B" w14:textId="77777777" w:rsidTr="009B75F3">
        <w:trPr>
          <w:cantSplit/>
        </w:trPr>
        <w:tc>
          <w:tcPr>
            <w:tcW w:w="160" w:type="pct"/>
            <w:shd w:val="clear" w:color="auto" w:fill="DEEAF6"/>
            <w:tcMar>
              <w:top w:w="40" w:type="dxa"/>
              <w:left w:w="90" w:type="dxa"/>
              <w:bottom w:w="40" w:type="dxa"/>
              <w:right w:w="90" w:type="dxa"/>
            </w:tcMar>
          </w:tcPr>
          <w:p w14:paraId="334EB185" w14:textId="77777777" w:rsidR="009B75F3" w:rsidRDefault="009B75F3" w:rsidP="009B75F3">
            <w:pPr>
              <w:spacing w:after="40"/>
            </w:pPr>
            <w:r>
              <w:rPr>
                <w:sz w:val="18"/>
                <w:szCs w:val="18"/>
              </w:rPr>
              <w:t>FR-009</w:t>
            </w:r>
          </w:p>
        </w:tc>
        <w:tc>
          <w:tcPr>
            <w:tcW w:w="682" w:type="pct"/>
            <w:tcMar>
              <w:top w:w="40" w:type="dxa"/>
              <w:left w:w="90" w:type="dxa"/>
              <w:bottom w:w="40" w:type="dxa"/>
              <w:right w:w="90" w:type="dxa"/>
            </w:tcMar>
          </w:tcPr>
          <w:p w14:paraId="6CFCF815" w14:textId="77777777" w:rsidR="009B75F3" w:rsidRDefault="009B75F3" w:rsidP="009B75F3">
            <w:pPr>
              <w:spacing w:after="40"/>
            </w:pPr>
            <w:r>
              <w:rPr>
                <w:sz w:val="18"/>
                <w:szCs w:val="18"/>
              </w:rPr>
              <w:t>Transitions outside the state machine rejected with a message</w:t>
            </w:r>
          </w:p>
        </w:tc>
        <w:tc>
          <w:tcPr>
            <w:tcW w:w="656" w:type="pct"/>
            <w:tcMar>
              <w:top w:w="40" w:type="dxa"/>
              <w:left w:w="90" w:type="dxa"/>
              <w:bottom w:w="40" w:type="dxa"/>
              <w:right w:w="90" w:type="dxa"/>
            </w:tcMar>
          </w:tcPr>
          <w:p w14:paraId="3FC62362" w14:textId="77777777" w:rsidR="009B75F3" w:rsidRDefault="009B75F3" w:rsidP="009B75F3">
            <w:pPr>
              <w:spacing w:after="40"/>
            </w:pPr>
            <w:proofErr w:type="spellStart"/>
            <w:r>
              <w:rPr>
                <w:sz w:val="18"/>
                <w:szCs w:val="18"/>
              </w:rPr>
              <w:t>TransitionPolicy</w:t>
            </w:r>
            <w:proofErr w:type="spellEnd"/>
            <w:r>
              <w:rPr>
                <w:sz w:val="18"/>
                <w:szCs w:val="18"/>
              </w:rPr>
              <w:t xml:space="preserve">; </w:t>
            </w:r>
            <w:proofErr w:type="spellStart"/>
            <w:r>
              <w:rPr>
                <w:sz w:val="18"/>
                <w:szCs w:val="18"/>
              </w:rPr>
              <w:t>changeStatus</w:t>
            </w:r>
            <w:proofErr w:type="spellEnd"/>
          </w:p>
        </w:tc>
        <w:tc>
          <w:tcPr>
            <w:tcW w:w="890" w:type="pct"/>
            <w:tcMar>
              <w:top w:w="40" w:type="dxa"/>
              <w:left w:w="90" w:type="dxa"/>
              <w:bottom w:w="40" w:type="dxa"/>
              <w:right w:w="90" w:type="dxa"/>
            </w:tcMar>
          </w:tcPr>
          <w:p w14:paraId="2F4833DB" w14:textId="77777777" w:rsidR="009B75F3" w:rsidRDefault="009B75F3" w:rsidP="009B75F3">
            <w:pPr>
              <w:spacing w:after="40"/>
            </w:pPr>
            <w:r>
              <w:rPr>
                <w:sz w:val="18"/>
                <w:szCs w:val="18"/>
              </w:rPr>
              <w:t xml:space="preserve">TransitionPolicyTest; </w:t>
            </w:r>
            <w:proofErr w:type="spellStart"/>
            <w:r>
              <w:rPr>
                <w:sz w:val="18"/>
                <w:szCs w:val="18"/>
              </w:rPr>
              <w:t>RequestServiceTest</w:t>
            </w:r>
            <w:proofErr w:type="spellEnd"/>
            <w:r>
              <w:rPr>
                <w:sz w:val="18"/>
                <w:szCs w:val="18"/>
              </w:rPr>
              <w:t xml:space="preserve"> (cannot skip steps); </w:t>
            </w:r>
            <w:proofErr w:type="spellStart"/>
            <w:r>
              <w:rPr>
                <w:sz w:val="18"/>
                <w:szCs w:val="18"/>
              </w:rPr>
              <w:t>allowedTransitionsDependOnTheUser</w:t>
            </w:r>
            <w:proofErr w:type="spellEnd"/>
            <w:r>
              <w:rPr>
                <w:sz w:val="18"/>
                <w:szCs w:val="18"/>
              </w:rPr>
              <w:t xml:space="preserve">; E2E-01; </w:t>
            </w:r>
            <w:proofErr w:type="spellStart"/>
            <w:r>
              <w:rPr>
                <w:sz w:val="18"/>
                <w:szCs w:val="18"/>
              </w:rPr>
              <w:t>statusChangePartitions</w:t>
            </w:r>
            <w:proofErr w:type="spellEnd"/>
          </w:p>
        </w:tc>
        <w:tc>
          <w:tcPr>
            <w:tcW w:w="843" w:type="pct"/>
            <w:tcMar>
              <w:top w:w="40" w:type="dxa"/>
              <w:left w:w="90" w:type="dxa"/>
              <w:bottom w:w="40" w:type="dxa"/>
              <w:right w:w="90" w:type="dxa"/>
            </w:tcMar>
          </w:tcPr>
          <w:p w14:paraId="7FFA1672" w14:textId="77777777" w:rsidR="009B75F3" w:rsidRDefault="009B75F3" w:rsidP="009B75F3">
            <w:pPr>
              <w:spacing w:after="40"/>
            </w:pPr>
            <w:r>
              <w:rPr>
                <w:sz w:val="18"/>
                <w:szCs w:val="18"/>
              </w:rPr>
              <w:t>422 INVALID_TRANSITION; only allowed statuses offered</w:t>
            </w:r>
          </w:p>
        </w:tc>
        <w:tc>
          <w:tcPr>
            <w:tcW w:w="656" w:type="pct"/>
            <w:tcMar>
              <w:top w:w="40" w:type="dxa"/>
              <w:left w:w="90" w:type="dxa"/>
              <w:bottom w:w="40" w:type="dxa"/>
              <w:right w:w="90" w:type="dxa"/>
            </w:tcMar>
          </w:tcPr>
          <w:p w14:paraId="383C14F7" w14:textId="77777777" w:rsidR="009B75F3" w:rsidRDefault="009B75F3" w:rsidP="009B75F3">
            <w:pPr>
              <w:spacing w:after="40"/>
            </w:pPr>
            <w:r>
              <w:rPr>
                <w:sz w:val="18"/>
                <w:szCs w:val="18"/>
              </w:rPr>
              <w:t xml:space="preserve">CI Backend job (surefire + </w:t>
            </w:r>
            <w:proofErr w:type="spellStart"/>
            <w:r>
              <w:rPr>
                <w:sz w:val="18"/>
                <w:szCs w:val="18"/>
              </w:rPr>
              <w:t>JaCoCo</w:t>
            </w:r>
            <w:proofErr w:type="spellEnd"/>
            <w:r>
              <w:rPr>
                <w:sz w:val="18"/>
                <w:szCs w:val="18"/>
              </w:rPr>
              <w:t xml:space="preserve"> report); CI End-to-end job (Playwright report)</w:t>
            </w:r>
          </w:p>
        </w:tc>
        <w:tc>
          <w:tcPr>
            <w:tcW w:w="609" w:type="pct"/>
            <w:tcMar>
              <w:top w:w="40" w:type="dxa"/>
              <w:left w:w="90" w:type="dxa"/>
              <w:bottom w:w="40" w:type="dxa"/>
              <w:right w:w="90" w:type="dxa"/>
            </w:tcMar>
          </w:tcPr>
          <w:p w14:paraId="73FD23D1" w14:textId="77777777" w:rsidR="009B75F3" w:rsidRDefault="009B75F3" w:rsidP="009B75F3">
            <w:pPr>
              <w:spacing w:after="40"/>
            </w:pPr>
            <w:r>
              <w:rPr>
                <w:sz w:val="18"/>
                <w:szCs w:val="18"/>
              </w:rPr>
              <w:t>Verified (D-08, D-11 fixed)</w:t>
            </w:r>
          </w:p>
        </w:tc>
        <w:tc>
          <w:tcPr>
            <w:tcW w:w="504" w:type="pct"/>
          </w:tcPr>
          <w:p w14:paraId="5153EBD5" w14:textId="77777777" w:rsidR="009B75F3" w:rsidRDefault="009B75F3" w:rsidP="009B75F3">
            <w:pPr>
              <w:spacing w:after="40"/>
              <w:rPr>
                <w:sz w:val="18"/>
                <w:szCs w:val="18"/>
              </w:rPr>
            </w:pPr>
            <w:r>
              <w:rPr>
                <w:sz w:val="17"/>
                <w:szCs w:val="17"/>
              </w:rPr>
              <w:t xml:space="preserve">Met - MT-18; E2E-01; </w:t>
            </w:r>
            <w:proofErr w:type="spellStart"/>
            <w:r>
              <w:rPr>
                <w:sz w:val="17"/>
                <w:szCs w:val="17"/>
              </w:rPr>
              <w:t>statusChangePartitions</w:t>
            </w:r>
            <w:proofErr w:type="spellEnd"/>
          </w:p>
        </w:tc>
      </w:tr>
      <w:tr w:rsidR="009B75F3" w14:paraId="1474995F" w14:textId="77777777" w:rsidTr="009B75F3">
        <w:trPr>
          <w:cantSplit/>
        </w:trPr>
        <w:tc>
          <w:tcPr>
            <w:tcW w:w="160" w:type="pct"/>
            <w:shd w:val="clear" w:color="auto" w:fill="DEEAF6"/>
            <w:tcMar>
              <w:top w:w="40" w:type="dxa"/>
              <w:left w:w="90" w:type="dxa"/>
              <w:bottom w:w="40" w:type="dxa"/>
              <w:right w:w="90" w:type="dxa"/>
            </w:tcMar>
          </w:tcPr>
          <w:p w14:paraId="42A05989" w14:textId="77777777" w:rsidR="009B75F3" w:rsidRDefault="009B75F3" w:rsidP="009B75F3">
            <w:pPr>
              <w:spacing w:after="40"/>
            </w:pPr>
            <w:r>
              <w:rPr>
                <w:sz w:val="18"/>
                <w:szCs w:val="18"/>
              </w:rPr>
              <w:t>FR-010</w:t>
            </w:r>
          </w:p>
        </w:tc>
        <w:tc>
          <w:tcPr>
            <w:tcW w:w="682" w:type="pct"/>
            <w:tcMar>
              <w:top w:w="40" w:type="dxa"/>
              <w:left w:w="90" w:type="dxa"/>
              <w:bottom w:w="40" w:type="dxa"/>
              <w:right w:w="90" w:type="dxa"/>
            </w:tcMar>
          </w:tcPr>
          <w:p w14:paraId="1C97B1F7" w14:textId="77777777" w:rsidR="009B75F3" w:rsidRDefault="009B75F3" w:rsidP="009B75F3">
            <w:pPr>
              <w:spacing w:after="40"/>
            </w:pPr>
            <w:r>
              <w:rPr>
                <w:sz w:val="18"/>
                <w:szCs w:val="18"/>
              </w:rPr>
              <w:t>Comment stored with author and time; cannot be edited or deleted</w:t>
            </w:r>
          </w:p>
        </w:tc>
        <w:tc>
          <w:tcPr>
            <w:tcW w:w="656" w:type="pct"/>
            <w:tcMar>
              <w:top w:w="40" w:type="dxa"/>
              <w:left w:w="90" w:type="dxa"/>
              <w:bottom w:w="40" w:type="dxa"/>
              <w:right w:w="90" w:type="dxa"/>
            </w:tcMar>
          </w:tcPr>
          <w:p w14:paraId="0293185E" w14:textId="77777777" w:rsidR="009B75F3" w:rsidRDefault="009B75F3" w:rsidP="009B75F3">
            <w:pPr>
              <w:spacing w:after="40"/>
            </w:pPr>
            <w:proofErr w:type="spellStart"/>
            <w:r>
              <w:rPr>
                <w:sz w:val="18"/>
                <w:szCs w:val="18"/>
              </w:rPr>
              <w:t>CommentService</w:t>
            </w:r>
            <w:proofErr w:type="spellEnd"/>
            <w:r>
              <w:rPr>
                <w:sz w:val="18"/>
                <w:szCs w:val="18"/>
              </w:rPr>
              <w:t>; append-only trigger</w:t>
            </w:r>
          </w:p>
        </w:tc>
        <w:tc>
          <w:tcPr>
            <w:tcW w:w="890" w:type="pct"/>
            <w:tcMar>
              <w:top w:w="40" w:type="dxa"/>
              <w:left w:w="90" w:type="dxa"/>
              <w:bottom w:w="40" w:type="dxa"/>
              <w:right w:w="90" w:type="dxa"/>
            </w:tcMar>
          </w:tcPr>
          <w:p w14:paraId="601A7423" w14:textId="77777777" w:rsidR="009B75F3" w:rsidRDefault="009B75F3" w:rsidP="009B75F3">
            <w:pPr>
              <w:spacing w:after="40"/>
            </w:pPr>
            <w:proofErr w:type="spellStart"/>
            <w:r>
              <w:rPr>
                <w:sz w:val="18"/>
                <w:szCs w:val="18"/>
              </w:rPr>
              <w:t>CommentServiceTest</w:t>
            </w:r>
            <w:proofErr w:type="spellEnd"/>
            <w:r>
              <w:rPr>
                <w:sz w:val="18"/>
                <w:szCs w:val="18"/>
              </w:rPr>
              <w:t xml:space="preserve">; </w:t>
            </w:r>
            <w:proofErr w:type="spellStart"/>
            <w:r>
              <w:rPr>
                <w:sz w:val="18"/>
                <w:szCs w:val="18"/>
              </w:rPr>
              <w:t>fullLifecycleIsAudited</w:t>
            </w:r>
            <w:proofErr w:type="spellEnd"/>
            <w:r>
              <w:rPr>
                <w:sz w:val="18"/>
                <w:szCs w:val="18"/>
              </w:rPr>
              <w:t>; E2E-01</w:t>
            </w:r>
          </w:p>
        </w:tc>
        <w:tc>
          <w:tcPr>
            <w:tcW w:w="843" w:type="pct"/>
            <w:tcMar>
              <w:top w:w="40" w:type="dxa"/>
              <w:left w:w="90" w:type="dxa"/>
              <w:bottom w:w="40" w:type="dxa"/>
              <w:right w:w="90" w:type="dxa"/>
            </w:tcMar>
          </w:tcPr>
          <w:p w14:paraId="71E64013" w14:textId="77777777" w:rsidR="009B75F3" w:rsidRDefault="009B75F3" w:rsidP="009B75F3">
            <w:pPr>
              <w:spacing w:after="40"/>
            </w:pPr>
            <w:r>
              <w:rPr>
                <w:sz w:val="18"/>
                <w:szCs w:val="18"/>
              </w:rPr>
              <w:t>Comment saved; UPDATE/DELETE refused by the database</w:t>
            </w:r>
          </w:p>
        </w:tc>
        <w:tc>
          <w:tcPr>
            <w:tcW w:w="656" w:type="pct"/>
            <w:tcMar>
              <w:top w:w="40" w:type="dxa"/>
              <w:left w:w="90" w:type="dxa"/>
              <w:bottom w:w="40" w:type="dxa"/>
              <w:right w:w="90" w:type="dxa"/>
            </w:tcMar>
          </w:tcPr>
          <w:p w14:paraId="2935162F" w14:textId="77777777" w:rsidR="009B75F3" w:rsidRDefault="009B75F3" w:rsidP="009B75F3">
            <w:pPr>
              <w:spacing w:after="40"/>
            </w:pPr>
            <w:r>
              <w:rPr>
                <w:sz w:val="18"/>
                <w:szCs w:val="18"/>
              </w:rPr>
              <w:t xml:space="preserve">CI Backend job (surefire + </w:t>
            </w:r>
            <w:proofErr w:type="spellStart"/>
            <w:r>
              <w:rPr>
                <w:sz w:val="18"/>
                <w:szCs w:val="18"/>
              </w:rPr>
              <w:t>JaCoCo</w:t>
            </w:r>
            <w:proofErr w:type="spellEnd"/>
            <w:r>
              <w:rPr>
                <w:sz w:val="18"/>
                <w:szCs w:val="18"/>
              </w:rPr>
              <w:t xml:space="preserve"> report); CI End-to-end job (Playwright report)</w:t>
            </w:r>
          </w:p>
        </w:tc>
        <w:tc>
          <w:tcPr>
            <w:tcW w:w="609" w:type="pct"/>
            <w:tcMar>
              <w:top w:w="40" w:type="dxa"/>
              <w:left w:w="90" w:type="dxa"/>
              <w:bottom w:w="40" w:type="dxa"/>
              <w:right w:w="90" w:type="dxa"/>
            </w:tcMar>
          </w:tcPr>
          <w:p w14:paraId="74A0D785" w14:textId="77777777" w:rsidR="009B75F3" w:rsidRDefault="009B75F3" w:rsidP="009B75F3">
            <w:pPr>
              <w:spacing w:after="40"/>
            </w:pPr>
            <w:r>
              <w:rPr>
                <w:sz w:val="18"/>
                <w:szCs w:val="18"/>
              </w:rPr>
              <w:t>Verified (D-13 fixed)</w:t>
            </w:r>
          </w:p>
        </w:tc>
        <w:tc>
          <w:tcPr>
            <w:tcW w:w="504" w:type="pct"/>
          </w:tcPr>
          <w:p w14:paraId="59791056" w14:textId="77777777" w:rsidR="009B75F3" w:rsidRDefault="009B75F3" w:rsidP="009B75F3">
            <w:pPr>
              <w:spacing w:after="40"/>
              <w:rPr>
                <w:sz w:val="18"/>
                <w:szCs w:val="18"/>
              </w:rPr>
            </w:pPr>
            <w:r>
              <w:rPr>
                <w:sz w:val="17"/>
                <w:szCs w:val="17"/>
              </w:rPr>
              <w:t>Met - MT-19. Limitation: staff notes list does not label visible vs internal notes</w:t>
            </w:r>
          </w:p>
        </w:tc>
      </w:tr>
      <w:tr w:rsidR="009B75F3" w14:paraId="528817C9" w14:textId="77777777" w:rsidTr="009B75F3">
        <w:trPr>
          <w:cantSplit/>
        </w:trPr>
        <w:tc>
          <w:tcPr>
            <w:tcW w:w="160" w:type="pct"/>
            <w:shd w:val="clear" w:color="auto" w:fill="DEEAF6"/>
            <w:tcMar>
              <w:top w:w="40" w:type="dxa"/>
              <w:left w:w="90" w:type="dxa"/>
              <w:bottom w:w="40" w:type="dxa"/>
              <w:right w:w="90" w:type="dxa"/>
            </w:tcMar>
          </w:tcPr>
          <w:p w14:paraId="582C9B17" w14:textId="77777777" w:rsidR="009B75F3" w:rsidRDefault="009B75F3" w:rsidP="009B75F3">
            <w:pPr>
              <w:spacing w:after="40"/>
            </w:pPr>
            <w:r>
              <w:rPr>
                <w:sz w:val="18"/>
                <w:szCs w:val="18"/>
              </w:rPr>
              <w:t>FR-011</w:t>
            </w:r>
          </w:p>
        </w:tc>
        <w:tc>
          <w:tcPr>
            <w:tcW w:w="682" w:type="pct"/>
            <w:tcMar>
              <w:top w:w="40" w:type="dxa"/>
              <w:left w:w="90" w:type="dxa"/>
              <w:bottom w:w="40" w:type="dxa"/>
              <w:right w:w="90" w:type="dxa"/>
            </w:tcMar>
          </w:tcPr>
          <w:p w14:paraId="4246A96E" w14:textId="77777777" w:rsidR="009B75F3" w:rsidRDefault="009B75F3" w:rsidP="009B75F3">
            <w:pPr>
              <w:spacing w:after="40"/>
            </w:pPr>
            <w:r>
              <w:rPr>
                <w:sz w:val="18"/>
                <w:szCs w:val="18"/>
              </w:rPr>
              <w:t>Closed and rejected requests are read-only</w:t>
            </w:r>
          </w:p>
        </w:tc>
        <w:tc>
          <w:tcPr>
            <w:tcW w:w="656" w:type="pct"/>
            <w:tcMar>
              <w:top w:w="40" w:type="dxa"/>
              <w:left w:w="90" w:type="dxa"/>
              <w:bottom w:w="40" w:type="dxa"/>
              <w:right w:w="90" w:type="dxa"/>
            </w:tcMar>
          </w:tcPr>
          <w:p w14:paraId="2BDEC644" w14:textId="77777777" w:rsidR="009B75F3" w:rsidRDefault="009B75F3" w:rsidP="009B75F3">
            <w:pPr>
              <w:spacing w:after="40"/>
            </w:pPr>
            <w:r>
              <w:rPr>
                <w:sz w:val="18"/>
                <w:szCs w:val="18"/>
              </w:rPr>
              <w:t xml:space="preserve">Terminal checks in </w:t>
            </w:r>
            <w:proofErr w:type="spellStart"/>
            <w:r>
              <w:rPr>
                <w:sz w:val="18"/>
                <w:szCs w:val="18"/>
              </w:rPr>
              <w:t>RequestService</w:t>
            </w:r>
            <w:proofErr w:type="spellEnd"/>
            <w:r>
              <w:rPr>
                <w:sz w:val="18"/>
                <w:szCs w:val="18"/>
              </w:rPr>
              <w:t xml:space="preserve"> and </w:t>
            </w:r>
            <w:proofErr w:type="spellStart"/>
            <w:r>
              <w:rPr>
                <w:sz w:val="18"/>
                <w:szCs w:val="18"/>
              </w:rPr>
              <w:t>CommentService</w:t>
            </w:r>
            <w:proofErr w:type="spellEnd"/>
          </w:p>
        </w:tc>
        <w:tc>
          <w:tcPr>
            <w:tcW w:w="890" w:type="pct"/>
            <w:tcMar>
              <w:top w:w="40" w:type="dxa"/>
              <w:left w:w="90" w:type="dxa"/>
              <w:bottom w:w="40" w:type="dxa"/>
              <w:right w:w="90" w:type="dxa"/>
            </w:tcMar>
          </w:tcPr>
          <w:p w14:paraId="1C68E85C" w14:textId="77777777" w:rsidR="009B75F3" w:rsidRDefault="009B75F3" w:rsidP="009B75F3">
            <w:pPr>
              <w:spacing w:after="40"/>
            </w:pPr>
            <w:proofErr w:type="spellStart"/>
            <w:r>
              <w:rPr>
                <w:sz w:val="18"/>
                <w:szCs w:val="18"/>
              </w:rPr>
              <w:t>RequestServiceTest</w:t>
            </w:r>
            <w:proofErr w:type="spellEnd"/>
            <w:r>
              <w:rPr>
                <w:sz w:val="18"/>
                <w:szCs w:val="18"/>
              </w:rPr>
              <w:t xml:space="preserve"> (read-only); </w:t>
            </w:r>
            <w:proofErr w:type="spellStart"/>
            <w:r>
              <w:rPr>
                <w:sz w:val="18"/>
                <w:szCs w:val="18"/>
              </w:rPr>
              <w:t>cannotCommentOnClosedRequest</w:t>
            </w:r>
            <w:proofErr w:type="spellEnd"/>
            <w:r>
              <w:rPr>
                <w:sz w:val="18"/>
                <w:szCs w:val="18"/>
              </w:rPr>
              <w:t xml:space="preserve">; </w:t>
            </w:r>
            <w:proofErr w:type="spellStart"/>
            <w:r>
              <w:rPr>
                <w:sz w:val="18"/>
                <w:szCs w:val="18"/>
              </w:rPr>
              <w:t>deactivationTakesEffectImmediately</w:t>
            </w:r>
            <w:proofErr w:type="spellEnd"/>
          </w:p>
        </w:tc>
        <w:tc>
          <w:tcPr>
            <w:tcW w:w="843" w:type="pct"/>
            <w:tcMar>
              <w:top w:w="40" w:type="dxa"/>
              <w:left w:w="90" w:type="dxa"/>
              <w:bottom w:w="40" w:type="dxa"/>
              <w:right w:w="90" w:type="dxa"/>
            </w:tcMar>
          </w:tcPr>
          <w:p w14:paraId="7FA6DA19" w14:textId="77777777" w:rsidR="009B75F3" w:rsidRDefault="009B75F3" w:rsidP="009B75F3">
            <w:pPr>
              <w:spacing w:after="40"/>
            </w:pPr>
            <w:r>
              <w:rPr>
                <w:sz w:val="18"/>
                <w:szCs w:val="18"/>
              </w:rPr>
              <w:t>422 REQUEST_CLOSED; handler removal leaves closed requests unchanged</w:t>
            </w:r>
          </w:p>
        </w:tc>
        <w:tc>
          <w:tcPr>
            <w:tcW w:w="656" w:type="pct"/>
            <w:tcMar>
              <w:top w:w="40" w:type="dxa"/>
              <w:left w:w="90" w:type="dxa"/>
              <w:bottom w:w="40" w:type="dxa"/>
              <w:right w:w="90" w:type="dxa"/>
            </w:tcMar>
          </w:tcPr>
          <w:p w14:paraId="3F09F8A1" w14:textId="77777777" w:rsidR="009B75F3" w:rsidRDefault="009B75F3" w:rsidP="009B75F3">
            <w:pPr>
              <w:spacing w:after="40"/>
            </w:pPr>
            <w:r>
              <w:rPr>
                <w:sz w:val="18"/>
                <w:szCs w:val="18"/>
              </w:rPr>
              <w:t xml:space="preserve">CI Backend job (surefire + </w:t>
            </w:r>
            <w:proofErr w:type="spellStart"/>
            <w:r>
              <w:rPr>
                <w:sz w:val="18"/>
                <w:szCs w:val="18"/>
              </w:rPr>
              <w:t>JaCoCo</w:t>
            </w:r>
            <w:proofErr w:type="spellEnd"/>
            <w:r>
              <w:rPr>
                <w:sz w:val="18"/>
                <w:szCs w:val="18"/>
              </w:rPr>
              <w:t xml:space="preserve"> report)</w:t>
            </w:r>
          </w:p>
        </w:tc>
        <w:tc>
          <w:tcPr>
            <w:tcW w:w="609" w:type="pct"/>
            <w:tcMar>
              <w:top w:w="40" w:type="dxa"/>
              <w:left w:w="90" w:type="dxa"/>
              <w:bottom w:w="40" w:type="dxa"/>
              <w:right w:w="90" w:type="dxa"/>
            </w:tcMar>
          </w:tcPr>
          <w:p w14:paraId="7C940297" w14:textId="77777777" w:rsidR="009B75F3" w:rsidRDefault="009B75F3" w:rsidP="009B75F3">
            <w:pPr>
              <w:spacing w:after="40"/>
            </w:pPr>
            <w:r>
              <w:rPr>
                <w:sz w:val="18"/>
                <w:szCs w:val="18"/>
              </w:rPr>
              <w:t>Verified (D-05 fixed)</w:t>
            </w:r>
          </w:p>
        </w:tc>
        <w:tc>
          <w:tcPr>
            <w:tcW w:w="504" w:type="pct"/>
          </w:tcPr>
          <w:p w14:paraId="55344D58" w14:textId="77777777" w:rsidR="009B75F3" w:rsidRDefault="009B75F3" w:rsidP="009B75F3">
            <w:pPr>
              <w:spacing w:after="40"/>
              <w:rPr>
                <w:sz w:val="18"/>
                <w:szCs w:val="18"/>
              </w:rPr>
            </w:pPr>
            <w:r>
              <w:rPr>
                <w:sz w:val="17"/>
                <w:szCs w:val="17"/>
              </w:rPr>
              <w:t>Met - MT-20</w:t>
            </w:r>
          </w:p>
        </w:tc>
      </w:tr>
      <w:tr w:rsidR="009B75F3" w14:paraId="45BF40DD" w14:textId="77777777" w:rsidTr="009B75F3">
        <w:trPr>
          <w:cantSplit/>
        </w:trPr>
        <w:tc>
          <w:tcPr>
            <w:tcW w:w="160" w:type="pct"/>
            <w:shd w:val="clear" w:color="auto" w:fill="DEEAF6"/>
            <w:tcMar>
              <w:top w:w="40" w:type="dxa"/>
              <w:left w:w="90" w:type="dxa"/>
              <w:bottom w:w="40" w:type="dxa"/>
              <w:right w:w="90" w:type="dxa"/>
            </w:tcMar>
          </w:tcPr>
          <w:p w14:paraId="4A056CA9" w14:textId="77777777" w:rsidR="009B75F3" w:rsidRDefault="009B75F3" w:rsidP="009B75F3">
            <w:pPr>
              <w:spacing w:after="40"/>
            </w:pPr>
            <w:r>
              <w:rPr>
                <w:sz w:val="18"/>
                <w:szCs w:val="18"/>
              </w:rPr>
              <w:t>FR-012</w:t>
            </w:r>
          </w:p>
        </w:tc>
        <w:tc>
          <w:tcPr>
            <w:tcW w:w="682" w:type="pct"/>
            <w:tcMar>
              <w:top w:w="40" w:type="dxa"/>
              <w:left w:w="90" w:type="dxa"/>
              <w:bottom w:w="40" w:type="dxa"/>
              <w:right w:w="90" w:type="dxa"/>
            </w:tcMar>
          </w:tcPr>
          <w:p w14:paraId="4D2665C9" w14:textId="77777777" w:rsidR="009B75F3" w:rsidRDefault="009B75F3" w:rsidP="009B75F3">
            <w:pPr>
              <w:spacing w:after="40"/>
            </w:pPr>
            <w:r>
              <w:rPr>
                <w:sz w:val="18"/>
                <w:szCs w:val="18"/>
              </w:rPr>
              <w:t>Open, overdue, resolved, closed counts (overdue = 7 days)</w:t>
            </w:r>
          </w:p>
        </w:tc>
        <w:tc>
          <w:tcPr>
            <w:tcW w:w="656" w:type="pct"/>
            <w:tcMar>
              <w:top w:w="40" w:type="dxa"/>
              <w:left w:w="90" w:type="dxa"/>
              <w:bottom w:w="40" w:type="dxa"/>
              <w:right w:w="90" w:type="dxa"/>
            </w:tcMar>
          </w:tcPr>
          <w:p w14:paraId="551BBA6B" w14:textId="77777777" w:rsidR="009B75F3" w:rsidRDefault="009B75F3" w:rsidP="009B75F3">
            <w:pPr>
              <w:spacing w:after="40"/>
            </w:pPr>
            <w:proofErr w:type="spellStart"/>
            <w:r>
              <w:rPr>
                <w:sz w:val="18"/>
                <w:szCs w:val="18"/>
              </w:rPr>
              <w:t>ReportService</w:t>
            </w:r>
            <w:proofErr w:type="spellEnd"/>
            <w:r>
              <w:rPr>
                <w:sz w:val="18"/>
                <w:szCs w:val="18"/>
              </w:rPr>
              <w:t xml:space="preserve">; </w:t>
            </w:r>
            <w:proofErr w:type="spellStart"/>
            <w:r>
              <w:rPr>
                <w:sz w:val="18"/>
                <w:szCs w:val="18"/>
              </w:rPr>
              <w:t>ReportRepository</w:t>
            </w:r>
            <w:proofErr w:type="spellEnd"/>
          </w:p>
        </w:tc>
        <w:tc>
          <w:tcPr>
            <w:tcW w:w="890" w:type="pct"/>
            <w:tcMar>
              <w:top w:w="40" w:type="dxa"/>
              <w:left w:w="90" w:type="dxa"/>
              <w:bottom w:w="40" w:type="dxa"/>
              <w:right w:w="90" w:type="dxa"/>
            </w:tcMar>
          </w:tcPr>
          <w:p w14:paraId="23CB7204" w14:textId="77777777" w:rsidR="009B75F3" w:rsidRDefault="009B75F3" w:rsidP="009B75F3">
            <w:pPr>
              <w:spacing w:after="40"/>
            </w:pPr>
            <w:proofErr w:type="spellStart"/>
            <w:r>
              <w:rPr>
                <w:sz w:val="18"/>
                <w:szCs w:val="18"/>
              </w:rPr>
              <w:t>ReportRepositoryTest</w:t>
            </w:r>
            <w:proofErr w:type="spellEnd"/>
            <w:r>
              <w:rPr>
                <w:sz w:val="18"/>
                <w:szCs w:val="18"/>
              </w:rPr>
              <w:t xml:space="preserve">; </w:t>
            </w:r>
            <w:proofErr w:type="spellStart"/>
            <w:r>
              <w:rPr>
                <w:sz w:val="18"/>
                <w:szCs w:val="18"/>
              </w:rPr>
              <w:t>ReportServiceTest</w:t>
            </w:r>
            <w:proofErr w:type="spellEnd"/>
            <w:r>
              <w:rPr>
                <w:sz w:val="18"/>
                <w:szCs w:val="18"/>
              </w:rPr>
              <w:t xml:space="preserve">; </w:t>
            </w:r>
            <w:proofErr w:type="spellStart"/>
            <w:r>
              <w:rPr>
                <w:sz w:val="18"/>
                <w:szCs w:val="18"/>
              </w:rPr>
              <w:t>activityReport</w:t>
            </w:r>
            <w:proofErr w:type="spellEnd"/>
            <w:r>
              <w:rPr>
                <w:sz w:val="18"/>
                <w:szCs w:val="18"/>
              </w:rPr>
              <w:t xml:space="preserve">; </w:t>
            </w:r>
            <w:proofErr w:type="spellStart"/>
            <w:r>
              <w:rPr>
                <w:sz w:val="18"/>
                <w:szCs w:val="18"/>
              </w:rPr>
              <w:t>overdueBoundary</w:t>
            </w:r>
            <w:proofErr w:type="spellEnd"/>
          </w:p>
        </w:tc>
        <w:tc>
          <w:tcPr>
            <w:tcW w:w="843" w:type="pct"/>
            <w:tcMar>
              <w:top w:w="40" w:type="dxa"/>
              <w:left w:w="90" w:type="dxa"/>
              <w:bottom w:w="40" w:type="dxa"/>
              <w:right w:w="90" w:type="dxa"/>
            </w:tcMar>
          </w:tcPr>
          <w:p w14:paraId="4EE1C072" w14:textId="77777777" w:rsidR="009B75F3" w:rsidRDefault="009B75F3" w:rsidP="009B75F3">
            <w:pPr>
              <w:spacing w:after="40"/>
            </w:pPr>
            <w:r>
              <w:rPr>
                <w:sz w:val="18"/>
                <w:szCs w:val="18"/>
              </w:rPr>
              <w:t>Counts only, no personal fields; open exactly 7 days is not overdue, one second later it is</w:t>
            </w:r>
          </w:p>
        </w:tc>
        <w:tc>
          <w:tcPr>
            <w:tcW w:w="656" w:type="pct"/>
            <w:tcMar>
              <w:top w:w="40" w:type="dxa"/>
              <w:left w:w="90" w:type="dxa"/>
              <w:bottom w:w="40" w:type="dxa"/>
              <w:right w:w="90" w:type="dxa"/>
            </w:tcMar>
          </w:tcPr>
          <w:p w14:paraId="45A0A9B5" w14:textId="77777777" w:rsidR="009B75F3" w:rsidRDefault="009B75F3" w:rsidP="009B75F3">
            <w:pPr>
              <w:spacing w:after="40"/>
            </w:pPr>
            <w:r>
              <w:rPr>
                <w:sz w:val="18"/>
                <w:szCs w:val="18"/>
              </w:rPr>
              <w:t xml:space="preserve">CI Backend job (surefire + </w:t>
            </w:r>
            <w:proofErr w:type="spellStart"/>
            <w:r>
              <w:rPr>
                <w:sz w:val="18"/>
                <w:szCs w:val="18"/>
              </w:rPr>
              <w:t>JaCoCo</w:t>
            </w:r>
            <w:proofErr w:type="spellEnd"/>
            <w:r>
              <w:rPr>
                <w:sz w:val="18"/>
                <w:szCs w:val="18"/>
              </w:rPr>
              <w:t xml:space="preserve"> report)</w:t>
            </w:r>
          </w:p>
        </w:tc>
        <w:tc>
          <w:tcPr>
            <w:tcW w:w="609" w:type="pct"/>
            <w:tcMar>
              <w:top w:w="40" w:type="dxa"/>
              <w:left w:w="90" w:type="dxa"/>
              <w:bottom w:w="40" w:type="dxa"/>
              <w:right w:w="90" w:type="dxa"/>
            </w:tcMar>
          </w:tcPr>
          <w:p w14:paraId="3F9B6BDB" w14:textId="77777777" w:rsidR="009B75F3" w:rsidRDefault="009B75F3" w:rsidP="009B75F3">
            <w:pPr>
              <w:spacing w:after="40"/>
            </w:pPr>
            <w:r>
              <w:rPr>
                <w:sz w:val="18"/>
                <w:szCs w:val="18"/>
              </w:rPr>
              <w:t xml:space="preserve">Verified (D-42 found by </w:t>
            </w:r>
            <w:proofErr w:type="spellStart"/>
            <w:r>
              <w:rPr>
                <w:sz w:val="18"/>
                <w:szCs w:val="18"/>
              </w:rPr>
              <w:t>overdueBoundary</w:t>
            </w:r>
            <w:proofErr w:type="spellEnd"/>
            <w:r>
              <w:rPr>
                <w:sz w:val="18"/>
                <w:szCs w:val="18"/>
              </w:rPr>
              <w:t xml:space="preserve"> and fixed)</w:t>
            </w:r>
          </w:p>
        </w:tc>
        <w:tc>
          <w:tcPr>
            <w:tcW w:w="504" w:type="pct"/>
          </w:tcPr>
          <w:p w14:paraId="48858800" w14:textId="77777777" w:rsidR="009B75F3" w:rsidRDefault="009B75F3" w:rsidP="009B75F3">
            <w:pPr>
              <w:spacing w:after="40"/>
              <w:rPr>
                <w:sz w:val="18"/>
                <w:szCs w:val="18"/>
              </w:rPr>
            </w:pPr>
            <w:r>
              <w:rPr>
                <w:sz w:val="17"/>
                <w:szCs w:val="17"/>
              </w:rPr>
              <w:t xml:space="preserve">Met (both criteria) - MT-24; </w:t>
            </w:r>
            <w:proofErr w:type="spellStart"/>
            <w:r>
              <w:rPr>
                <w:sz w:val="17"/>
                <w:szCs w:val="17"/>
              </w:rPr>
              <w:t>overdueBoundary</w:t>
            </w:r>
            <w:proofErr w:type="spellEnd"/>
          </w:p>
        </w:tc>
      </w:tr>
      <w:tr w:rsidR="009B75F3" w14:paraId="113910AF" w14:textId="77777777" w:rsidTr="009B75F3">
        <w:trPr>
          <w:cantSplit/>
        </w:trPr>
        <w:tc>
          <w:tcPr>
            <w:tcW w:w="160" w:type="pct"/>
            <w:shd w:val="clear" w:color="auto" w:fill="DEEAF6"/>
            <w:tcMar>
              <w:top w:w="40" w:type="dxa"/>
              <w:left w:w="90" w:type="dxa"/>
              <w:bottom w:w="40" w:type="dxa"/>
              <w:right w:w="90" w:type="dxa"/>
            </w:tcMar>
          </w:tcPr>
          <w:p w14:paraId="55284875" w14:textId="77777777" w:rsidR="009B75F3" w:rsidRDefault="009B75F3" w:rsidP="009B75F3">
            <w:pPr>
              <w:spacing w:after="40"/>
            </w:pPr>
            <w:r>
              <w:rPr>
                <w:sz w:val="18"/>
                <w:szCs w:val="18"/>
              </w:rPr>
              <w:lastRenderedPageBreak/>
              <w:t>FR-013</w:t>
            </w:r>
          </w:p>
        </w:tc>
        <w:tc>
          <w:tcPr>
            <w:tcW w:w="682" w:type="pct"/>
            <w:tcMar>
              <w:top w:w="40" w:type="dxa"/>
              <w:left w:w="90" w:type="dxa"/>
              <w:bottom w:w="40" w:type="dxa"/>
              <w:right w:w="90" w:type="dxa"/>
            </w:tcMar>
          </w:tcPr>
          <w:p w14:paraId="0570991C" w14:textId="77777777" w:rsidR="009B75F3" w:rsidRDefault="009B75F3" w:rsidP="009B75F3">
            <w:pPr>
              <w:spacing w:after="40"/>
            </w:pPr>
            <w:r>
              <w:rPr>
                <w:sz w:val="18"/>
                <w:szCs w:val="18"/>
              </w:rPr>
              <w:t>Counts and lists follow the selected filters</w:t>
            </w:r>
          </w:p>
        </w:tc>
        <w:tc>
          <w:tcPr>
            <w:tcW w:w="656" w:type="pct"/>
            <w:tcMar>
              <w:top w:w="40" w:type="dxa"/>
              <w:left w:w="90" w:type="dxa"/>
              <w:bottom w:w="40" w:type="dxa"/>
              <w:right w:w="90" w:type="dxa"/>
            </w:tcMar>
          </w:tcPr>
          <w:p w14:paraId="4BAE6A2A" w14:textId="77777777" w:rsidR="009B75F3" w:rsidRDefault="009B75F3" w:rsidP="009B75F3">
            <w:pPr>
              <w:spacing w:after="40"/>
            </w:pPr>
            <w:r>
              <w:rPr>
                <w:sz w:val="18"/>
                <w:szCs w:val="18"/>
              </w:rPr>
              <w:t>Report filters; activity page lists</w:t>
            </w:r>
          </w:p>
        </w:tc>
        <w:tc>
          <w:tcPr>
            <w:tcW w:w="890" w:type="pct"/>
            <w:tcMar>
              <w:top w:w="40" w:type="dxa"/>
              <w:left w:w="90" w:type="dxa"/>
              <w:bottom w:w="40" w:type="dxa"/>
              <w:right w:w="90" w:type="dxa"/>
            </w:tcMar>
          </w:tcPr>
          <w:p w14:paraId="7D2BA06D" w14:textId="77777777" w:rsidR="009B75F3" w:rsidRDefault="009B75F3" w:rsidP="009B75F3">
            <w:pPr>
              <w:spacing w:after="40"/>
            </w:pPr>
            <w:proofErr w:type="spellStart"/>
            <w:r>
              <w:rPr>
                <w:sz w:val="18"/>
                <w:szCs w:val="18"/>
              </w:rPr>
              <w:t>ReportServiceTest</w:t>
            </w:r>
            <w:proofErr w:type="spellEnd"/>
            <w:r>
              <w:rPr>
                <w:sz w:val="18"/>
                <w:szCs w:val="18"/>
              </w:rPr>
              <w:t xml:space="preserve">; </w:t>
            </w:r>
            <w:proofErr w:type="spellStart"/>
            <w:r>
              <w:rPr>
                <w:sz w:val="18"/>
                <w:szCs w:val="18"/>
              </w:rPr>
              <w:t>openAndUnassignedFilters</w:t>
            </w:r>
            <w:proofErr w:type="spellEnd"/>
            <w:r>
              <w:rPr>
                <w:sz w:val="18"/>
                <w:szCs w:val="18"/>
              </w:rPr>
              <w:t>; activity-</w:t>
            </w:r>
            <w:proofErr w:type="spellStart"/>
            <w:r>
              <w:rPr>
                <w:sz w:val="18"/>
                <w:szCs w:val="18"/>
              </w:rPr>
              <w:t>page.spec</w:t>
            </w:r>
            <w:proofErr w:type="spellEnd"/>
            <w:r>
              <w:rPr>
                <w:sz w:val="18"/>
                <w:szCs w:val="18"/>
              </w:rPr>
              <w:t xml:space="preserve"> (status filter)</w:t>
            </w:r>
          </w:p>
        </w:tc>
        <w:tc>
          <w:tcPr>
            <w:tcW w:w="843" w:type="pct"/>
            <w:tcMar>
              <w:top w:w="40" w:type="dxa"/>
              <w:left w:w="90" w:type="dxa"/>
              <w:bottom w:w="40" w:type="dxa"/>
              <w:right w:w="90" w:type="dxa"/>
            </w:tcMar>
          </w:tcPr>
          <w:p w14:paraId="0DB66744" w14:textId="77777777" w:rsidR="009B75F3" w:rsidRDefault="009B75F3" w:rsidP="009B75F3">
            <w:pPr>
              <w:spacing w:after="40"/>
            </w:pPr>
            <w:r>
              <w:rPr>
                <w:sz w:val="18"/>
                <w:szCs w:val="18"/>
              </w:rPr>
              <w:t>Counts and open-request lists match the filters</w:t>
            </w:r>
          </w:p>
        </w:tc>
        <w:tc>
          <w:tcPr>
            <w:tcW w:w="656" w:type="pct"/>
            <w:tcMar>
              <w:top w:w="40" w:type="dxa"/>
              <w:left w:w="90" w:type="dxa"/>
              <w:bottom w:w="40" w:type="dxa"/>
              <w:right w:w="90" w:type="dxa"/>
            </w:tcMar>
          </w:tcPr>
          <w:p w14:paraId="29A4644F" w14:textId="77777777" w:rsidR="009B75F3" w:rsidRDefault="009B75F3" w:rsidP="009B75F3">
            <w:pPr>
              <w:spacing w:after="40"/>
            </w:pPr>
            <w:r>
              <w:rPr>
                <w:sz w:val="18"/>
                <w:szCs w:val="18"/>
              </w:rPr>
              <w:t xml:space="preserve">CI Backend job (surefire + </w:t>
            </w:r>
            <w:proofErr w:type="spellStart"/>
            <w:r>
              <w:rPr>
                <w:sz w:val="18"/>
                <w:szCs w:val="18"/>
              </w:rPr>
              <w:t>JaCoCo</w:t>
            </w:r>
            <w:proofErr w:type="spellEnd"/>
            <w:r>
              <w:rPr>
                <w:sz w:val="18"/>
                <w:szCs w:val="18"/>
              </w:rPr>
              <w:t xml:space="preserve"> report); Frontend job</w:t>
            </w:r>
          </w:p>
        </w:tc>
        <w:tc>
          <w:tcPr>
            <w:tcW w:w="609" w:type="pct"/>
            <w:tcMar>
              <w:top w:w="40" w:type="dxa"/>
              <w:left w:w="90" w:type="dxa"/>
              <w:bottom w:w="40" w:type="dxa"/>
              <w:right w:w="90" w:type="dxa"/>
            </w:tcMar>
          </w:tcPr>
          <w:p w14:paraId="22A904EA" w14:textId="77777777" w:rsidR="009B75F3" w:rsidRDefault="009B75F3" w:rsidP="009B75F3">
            <w:pPr>
              <w:spacing w:after="40"/>
            </w:pPr>
            <w:r>
              <w:rPr>
                <w:sz w:val="18"/>
                <w:szCs w:val="18"/>
              </w:rPr>
              <w:t>Verified (D-10 and D-41 fixed)</w:t>
            </w:r>
          </w:p>
        </w:tc>
        <w:tc>
          <w:tcPr>
            <w:tcW w:w="504" w:type="pct"/>
          </w:tcPr>
          <w:p w14:paraId="492E5328" w14:textId="77777777" w:rsidR="009B75F3" w:rsidRDefault="009B75F3" w:rsidP="009B75F3">
            <w:pPr>
              <w:spacing w:after="40"/>
              <w:rPr>
                <w:sz w:val="18"/>
                <w:szCs w:val="18"/>
              </w:rPr>
            </w:pPr>
            <w:r>
              <w:rPr>
                <w:sz w:val="17"/>
                <w:szCs w:val="17"/>
              </w:rPr>
              <w:t>Met - MT-25; activity-</w:t>
            </w:r>
            <w:proofErr w:type="spellStart"/>
            <w:r>
              <w:rPr>
                <w:sz w:val="17"/>
                <w:szCs w:val="17"/>
              </w:rPr>
              <w:t>page.spec</w:t>
            </w:r>
            <w:proofErr w:type="spellEnd"/>
            <w:r>
              <w:rPr>
                <w:sz w:val="17"/>
                <w:szCs w:val="17"/>
              </w:rPr>
              <w:t xml:space="preserve"> (D-41 fixed, PR #32)</w:t>
            </w:r>
          </w:p>
        </w:tc>
      </w:tr>
      <w:tr w:rsidR="009B75F3" w14:paraId="713DF008" w14:textId="77777777" w:rsidTr="009B75F3">
        <w:trPr>
          <w:cantSplit/>
        </w:trPr>
        <w:tc>
          <w:tcPr>
            <w:tcW w:w="160" w:type="pct"/>
            <w:shd w:val="clear" w:color="auto" w:fill="DEEAF6"/>
            <w:tcMar>
              <w:top w:w="40" w:type="dxa"/>
              <w:left w:w="90" w:type="dxa"/>
              <w:bottom w:w="40" w:type="dxa"/>
              <w:right w:w="90" w:type="dxa"/>
            </w:tcMar>
          </w:tcPr>
          <w:p w14:paraId="5541B34F" w14:textId="77777777" w:rsidR="009B75F3" w:rsidRDefault="009B75F3" w:rsidP="009B75F3">
            <w:pPr>
              <w:spacing w:after="40"/>
            </w:pPr>
            <w:r>
              <w:rPr>
                <w:sz w:val="18"/>
                <w:szCs w:val="18"/>
              </w:rPr>
              <w:t>FR-014</w:t>
            </w:r>
          </w:p>
        </w:tc>
        <w:tc>
          <w:tcPr>
            <w:tcW w:w="682" w:type="pct"/>
            <w:tcMar>
              <w:top w:w="40" w:type="dxa"/>
              <w:left w:w="90" w:type="dxa"/>
              <w:bottom w:w="40" w:type="dxa"/>
              <w:right w:w="90" w:type="dxa"/>
            </w:tcMar>
          </w:tcPr>
          <w:p w14:paraId="5488BE35" w14:textId="77777777" w:rsidR="009B75F3" w:rsidRDefault="009B75F3" w:rsidP="009B75F3">
            <w:pPr>
              <w:spacing w:after="40"/>
            </w:pPr>
            <w:r>
              <w:rPr>
                <w:sz w:val="18"/>
                <w:szCs w:val="18"/>
              </w:rPr>
              <w:t>Users log in; each role reaches only its screens</w:t>
            </w:r>
          </w:p>
        </w:tc>
        <w:tc>
          <w:tcPr>
            <w:tcW w:w="656" w:type="pct"/>
            <w:tcMar>
              <w:top w:w="40" w:type="dxa"/>
              <w:left w:w="90" w:type="dxa"/>
              <w:bottom w:w="40" w:type="dxa"/>
              <w:right w:w="90" w:type="dxa"/>
            </w:tcMar>
          </w:tcPr>
          <w:p w14:paraId="1CF5CF4C" w14:textId="77777777" w:rsidR="009B75F3" w:rsidRDefault="009B75F3" w:rsidP="009B75F3">
            <w:pPr>
              <w:spacing w:after="40"/>
            </w:pPr>
            <w:proofErr w:type="spellStart"/>
            <w:r>
              <w:rPr>
                <w:sz w:val="18"/>
                <w:szCs w:val="18"/>
              </w:rPr>
              <w:t>AuthService</w:t>
            </w:r>
            <w:proofErr w:type="spellEnd"/>
            <w:r>
              <w:rPr>
                <w:sz w:val="18"/>
                <w:szCs w:val="18"/>
              </w:rPr>
              <w:t xml:space="preserve">; </w:t>
            </w:r>
            <w:proofErr w:type="spellStart"/>
            <w:r>
              <w:rPr>
                <w:sz w:val="18"/>
                <w:szCs w:val="18"/>
              </w:rPr>
              <w:t>JwtService</w:t>
            </w:r>
            <w:proofErr w:type="spellEnd"/>
            <w:r>
              <w:rPr>
                <w:sz w:val="18"/>
                <w:szCs w:val="18"/>
              </w:rPr>
              <w:t>; role guard</w:t>
            </w:r>
          </w:p>
        </w:tc>
        <w:tc>
          <w:tcPr>
            <w:tcW w:w="890" w:type="pct"/>
            <w:tcMar>
              <w:top w:w="40" w:type="dxa"/>
              <w:left w:w="90" w:type="dxa"/>
              <w:bottom w:w="40" w:type="dxa"/>
              <w:right w:w="90" w:type="dxa"/>
            </w:tcMar>
          </w:tcPr>
          <w:p w14:paraId="1D1E5A7F" w14:textId="77777777" w:rsidR="009B75F3" w:rsidRDefault="009B75F3" w:rsidP="009B75F3">
            <w:pPr>
              <w:spacing w:after="40"/>
            </w:pPr>
            <w:proofErr w:type="spellStart"/>
            <w:r>
              <w:rPr>
                <w:sz w:val="18"/>
                <w:szCs w:val="18"/>
              </w:rPr>
              <w:t>AuthServiceTest</w:t>
            </w:r>
            <w:proofErr w:type="spellEnd"/>
            <w:r>
              <w:rPr>
                <w:sz w:val="18"/>
                <w:szCs w:val="18"/>
              </w:rPr>
              <w:t xml:space="preserve">; </w:t>
            </w:r>
            <w:proofErr w:type="spellStart"/>
            <w:r>
              <w:rPr>
                <w:sz w:val="18"/>
                <w:szCs w:val="18"/>
              </w:rPr>
              <w:t>JwtSecurityTest</w:t>
            </w:r>
            <w:proofErr w:type="spellEnd"/>
            <w:r>
              <w:rPr>
                <w:sz w:val="18"/>
                <w:szCs w:val="18"/>
              </w:rPr>
              <w:t xml:space="preserve">; </w:t>
            </w:r>
            <w:proofErr w:type="spellStart"/>
            <w:r>
              <w:rPr>
                <w:sz w:val="18"/>
                <w:szCs w:val="18"/>
              </w:rPr>
              <w:t>defaultManagerCanLogIn</w:t>
            </w:r>
            <w:proofErr w:type="spellEnd"/>
            <w:r>
              <w:rPr>
                <w:sz w:val="18"/>
                <w:szCs w:val="18"/>
              </w:rPr>
              <w:t>; E2E-01 to E2E-03</w:t>
            </w:r>
          </w:p>
        </w:tc>
        <w:tc>
          <w:tcPr>
            <w:tcW w:w="843" w:type="pct"/>
            <w:tcMar>
              <w:top w:w="40" w:type="dxa"/>
              <w:left w:w="90" w:type="dxa"/>
              <w:bottom w:w="40" w:type="dxa"/>
              <w:right w:w="90" w:type="dxa"/>
            </w:tcMar>
          </w:tcPr>
          <w:p w14:paraId="30828358" w14:textId="77777777" w:rsidR="009B75F3" w:rsidRDefault="009B75F3" w:rsidP="009B75F3">
            <w:pPr>
              <w:spacing w:after="40"/>
            </w:pPr>
            <w:r>
              <w:rPr>
                <w:sz w:val="18"/>
                <w:szCs w:val="18"/>
              </w:rPr>
              <w:t>Token with role; wrong role 403</w:t>
            </w:r>
          </w:p>
        </w:tc>
        <w:tc>
          <w:tcPr>
            <w:tcW w:w="656" w:type="pct"/>
            <w:tcMar>
              <w:top w:w="40" w:type="dxa"/>
              <w:left w:w="90" w:type="dxa"/>
              <w:bottom w:w="40" w:type="dxa"/>
              <w:right w:w="90" w:type="dxa"/>
            </w:tcMar>
          </w:tcPr>
          <w:p w14:paraId="19F58C35" w14:textId="77777777" w:rsidR="009B75F3" w:rsidRDefault="009B75F3" w:rsidP="009B75F3">
            <w:pPr>
              <w:spacing w:after="40"/>
            </w:pPr>
            <w:r>
              <w:rPr>
                <w:sz w:val="18"/>
                <w:szCs w:val="18"/>
              </w:rPr>
              <w:t xml:space="preserve">CI Backend job (surefire + </w:t>
            </w:r>
            <w:proofErr w:type="spellStart"/>
            <w:r>
              <w:rPr>
                <w:sz w:val="18"/>
                <w:szCs w:val="18"/>
              </w:rPr>
              <w:t>JaCoCo</w:t>
            </w:r>
            <w:proofErr w:type="spellEnd"/>
            <w:r>
              <w:rPr>
                <w:sz w:val="18"/>
                <w:szCs w:val="18"/>
              </w:rPr>
              <w:t xml:space="preserve"> report); CI End-to-end job (Playwright report)</w:t>
            </w:r>
          </w:p>
        </w:tc>
        <w:tc>
          <w:tcPr>
            <w:tcW w:w="609" w:type="pct"/>
            <w:tcMar>
              <w:top w:w="40" w:type="dxa"/>
              <w:left w:w="90" w:type="dxa"/>
              <w:bottom w:w="40" w:type="dxa"/>
              <w:right w:w="90" w:type="dxa"/>
            </w:tcMar>
          </w:tcPr>
          <w:p w14:paraId="7C107A6F" w14:textId="77777777" w:rsidR="009B75F3" w:rsidRDefault="009B75F3" w:rsidP="009B75F3">
            <w:pPr>
              <w:spacing w:after="40"/>
            </w:pPr>
            <w:r>
              <w:rPr>
                <w:sz w:val="18"/>
                <w:szCs w:val="18"/>
              </w:rPr>
              <w:t>Verified</w:t>
            </w:r>
          </w:p>
        </w:tc>
        <w:tc>
          <w:tcPr>
            <w:tcW w:w="504" w:type="pct"/>
          </w:tcPr>
          <w:p w14:paraId="1F35E279" w14:textId="77777777" w:rsidR="009B75F3" w:rsidRDefault="009B75F3" w:rsidP="009B75F3">
            <w:pPr>
              <w:spacing w:after="40"/>
              <w:rPr>
                <w:sz w:val="18"/>
                <w:szCs w:val="18"/>
              </w:rPr>
            </w:pPr>
            <w:r>
              <w:rPr>
                <w:sz w:val="17"/>
                <w:szCs w:val="17"/>
              </w:rPr>
              <w:t>Met - MT-01 to MT-06; E2E-02</w:t>
            </w:r>
          </w:p>
        </w:tc>
      </w:tr>
      <w:tr w:rsidR="009B75F3" w14:paraId="039DA3AF" w14:textId="77777777" w:rsidTr="009B75F3">
        <w:trPr>
          <w:cantSplit/>
        </w:trPr>
        <w:tc>
          <w:tcPr>
            <w:tcW w:w="160" w:type="pct"/>
            <w:shd w:val="clear" w:color="auto" w:fill="DEEAF6"/>
            <w:tcMar>
              <w:top w:w="40" w:type="dxa"/>
              <w:left w:w="90" w:type="dxa"/>
              <w:bottom w:w="40" w:type="dxa"/>
              <w:right w:w="90" w:type="dxa"/>
            </w:tcMar>
          </w:tcPr>
          <w:p w14:paraId="702E45F5" w14:textId="77777777" w:rsidR="009B75F3" w:rsidRDefault="009B75F3" w:rsidP="009B75F3">
            <w:pPr>
              <w:spacing w:after="40"/>
            </w:pPr>
            <w:r>
              <w:rPr>
                <w:sz w:val="18"/>
                <w:szCs w:val="18"/>
              </w:rPr>
              <w:t>FR-015</w:t>
            </w:r>
          </w:p>
        </w:tc>
        <w:tc>
          <w:tcPr>
            <w:tcW w:w="682" w:type="pct"/>
            <w:tcMar>
              <w:top w:w="40" w:type="dxa"/>
              <w:left w:w="90" w:type="dxa"/>
              <w:bottom w:w="40" w:type="dxa"/>
              <w:right w:w="90" w:type="dxa"/>
            </w:tcMar>
          </w:tcPr>
          <w:p w14:paraId="3A3ECD4D" w14:textId="77777777" w:rsidR="009B75F3" w:rsidRDefault="009B75F3" w:rsidP="009B75F3">
            <w:pPr>
              <w:spacing w:after="40"/>
            </w:pPr>
            <w:r>
              <w:rPr>
                <w:sz w:val="18"/>
                <w:szCs w:val="18"/>
              </w:rPr>
              <w:t>Management-controlled category list; inactive hidden from requesters</w:t>
            </w:r>
          </w:p>
        </w:tc>
        <w:tc>
          <w:tcPr>
            <w:tcW w:w="656" w:type="pct"/>
            <w:tcMar>
              <w:top w:w="40" w:type="dxa"/>
              <w:left w:w="90" w:type="dxa"/>
              <w:bottom w:w="40" w:type="dxa"/>
              <w:right w:w="90" w:type="dxa"/>
            </w:tcMar>
          </w:tcPr>
          <w:p w14:paraId="1656E236" w14:textId="77777777" w:rsidR="009B75F3" w:rsidRDefault="009B75F3" w:rsidP="009B75F3">
            <w:pPr>
              <w:spacing w:after="40"/>
            </w:pPr>
            <w:proofErr w:type="spellStart"/>
            <w:r>
              <w:rPr>
                <w:sz w:val="18"/>
                <w:szCs w:val="18"/>
              </w:rPr>
              <w:t>CategoryService</w:t>
            </w:r>
            <w:proofErr w:type="spellEnd"/>
            <w:r>
              <w:rPr>
                <w:sz w:val="18"/>
                <w:szCs w:val="18"/>
              </w:rPr>
              <w:t>; categories page</w:t>
            </w:r>
          </w:p>
        </w:tc>
        <w:tc>
          <w:tcPr>
            <w:tcW w:w="890" w:type="pct"/>
            <w:tcMar>
              <w:top w:w="40" w:type="dxa"/>
              <w:left w:w="90" w:type="dxa"/>
              <w:bottom w:w="40" w:type="dxa"/>
              <w:right w:w="90" w:type="dxa"/>
            </w:tcMar>
          </w:tcPr>
          <w:p w14:paraId="1E30DFED" w14:textId="77777777" w:rsidR="009B75F3" w:rsidRDefault="009B75F3" w:rsidP="009B75F3">
            <w:pPr>
              <w:spacing w:after="40"/>
            </w:pPr>
            <w:proofErr w:type="spellStart"/>
            <w:r>
              <w:rPr>
                <w:sz w:val="18"/>
                <w:szCs w:val="18"/>
              </w:rPr>
              <w:t>CategoryServiceTest</w:t>
            </w:r>
            <w:proofErr w:type="spellEnd"/>
            <w:r>
              <w:rPr>
                <w:sz w:val="18"/>
                <w:szCs w:val="18"/>
              </w:rPr>
              <w:t xml:space="preserve">; </w:t>
            </w:r>
            <w:proofErr w:type="spellStart"/>
            <w:r>
              <w:rPr>
                <w:sz w:val="18"/>
                <w:szCs w:val="18"/>
              </w:rPr>
              <w:t>inactiveCategoryHidden</w:t>
            </w:r>
            <w:proofErr w:type="spellEnd"/>
            <w:r>
              <w:rPr>
                <w:sz w:val="18"/>
                <w:szCs w:val="18"/>
              </w:rPr>
              <w:t xml:space="preserve">; </w:t>
            </w:r>
            <w:proofErr w:type="spellStart"/>
            <w:r>
              <w:rPr>
                <w:sz w:val="18"/>
                <w:szCs w:val="18"/>
              </w:rPr>
              <w:t>categoryPartitions</w:t>
            </w:r>
            <w:proofErr w:type="spellEnd"/>
          </w:p>
        </w:tc>
        <w:tc>
          <w:tcPr>
            <w:tcW w:w="843" w:type="pct"/>
            <w:tcMar>
              <w:top w:w="40" w:type="dxa"/>
              <w:left w:w="90" w:type="dxa"/>
              <w:bottom w:w="40" w:type="dxa"/>
              <w:right w:w="90" w:type="dxa"/>
            </w:tcMar>
          </w:tcPr>
          <w:p w14:paraId="540B4450" w14:textId="77777777" w:rsidR="009B75F3" w:rsidRDefault="009B75F3" w:rsidP="009B75F3">
            <w:pPr>
              <w:spacing w:after="40"/>
            </w:pPr>
            <w:r>
              <w:rPr>
                <w:sz w:val="18"/>
                <w:szCs w:val="18"/>
              </w:rPr>
              <w:t>Inactive categories not offered and not openable by requesters</w:t>
            </w:r>
          </w:p>
        </w:tc>
        <w:tc>
          <w:tcPr>
            <w:tcW w:w="656" w:type="pct"/>
            <w:tcMar>
              <w:top w:w="40" w:type="dxa"/>
              <w:left w:w="90" w:type="dxa"/>
              <w:bottom w:w="40" w:type="dxa"/>
              <w:right w:w="90" w:type="dxa"/>
            </w:tcMar>
          </w:tcPr>
          <w:p w14:paraId="4F489A43" w14:textId="77777777" w:rsidR="009B75F3" w:rsidRDefault="009B75F3" w:rsidP="009B75F3">
            <w:pPr>
              <w:spacing w:after="40"/>
            </w:pPr>
            <w:r>
              <w:rPr>
                <w:sz w:val="18"/>
                <w:szCs w:val="18"/>
              </w:rPr>
              <w:t xml:space="preserve">CI Backend job (surefire + </w:t>
            </w:r>
            <w:proofErr w:type="spellStart"/>
            <w:r>
              <w:rPr>
                <w:sz w:val="18"/>
                <w:szCs w:val="18"/>
              </w:rPr>
              <w:t>JaCoCo</w:t>
            </w:r>
            <w:proofErr w:type="spellEnd"/>
            <w:r>
              <w:rPr>
                <w:sz w:val="18"/>
                <w:szCs w:val="18"/>
              </w:rPr>
              <w:t xml:space="preserve"> report)</w:t>
            </w:r>
          </w:p>
        </w:tc>
        <w:tc>
          <w:tcPr>
            <w:tcW w:w="609" w:type="pct"/>
            <w:tcMar>
              <w:top w:w="40" w:type="dxa"/>
              <w:left w:w="90" w:type="dxa"/>
              <w:bottom w:w="40" w:type="dxa"/>
              <w:right w:w="90" w:type="dxa"/>
            </w:tcMar>
          </w:tcPr>
          <w:p w14:paraId="2F52D714" w14:textId="77777777" w:rsidR="009B75F3" w:rsidRDefault="009B75F3" w:rsidP="009B75F3">
            <w:pPr>
              <w:spacing w:after="40"/>
            </w:pPr>
            <w:r>
              <w:rPr>
                <w:sz w:val="18"/>
                <w:szCs w:val="18"/>
              </w:rPr>
              <w:t>Verified</w:t>
            </w:r>
          </w:p>
        </w:tc>
        <w:tc>
          <w:tcPr>
            <w:tcW w:w="504" w:type="pct"/>
          </w:tcPr>
          <w:p w14:paraId="1811F2D5" w14:textId="77777777" w:rsidR="009B75F3" w:rsidRDefault="009B75F3" w:rsidP="009B75F3">
            <w:pPr>
              <w:spacing w:after="40"/>
              <w:rPr>
                <w:sz w:val="18"/>
                <w:szCs w:val="18"/>
              </w:rPr>
            </w:pPr>
            <w:r>
              <w:rPr>
                <w:sz w:val="17"/>
                <w:szCs w:val="17"/>
              </w:rPr>
              <w:t xml:space="preserve">Met - MT-12, MT-26; </w:t>
            </w:r>
            <w:proofErr w:type="spellStart"/>
            <w:r>
              <w:rPr>
                <w:sz w:val="17"/>
                <w:szCs w:val="17"/>
              </w:rPr>
              <w:t>categoryPartitions</w:t>
            </w:r>
            <w:proofErr w:type="spellEnd"/>
          </w:p>
        </w:tc>
      </w:tr>
      <w:tr w:rsidR="009B75F3" w14:paraId="695521CE" w14:textId="77777777" w:rsidTr="009B75F3">
        <w:trPr>
          <w:cantSplit/>
        </w:trPr>
        <w:tc>
          <w:tcPr>
            <w:tcW w:w="160" w:type="pct"/>
            <w:shd w:val="clear" w:color="auto" w:fill="DEEAF6"/>
            <w:tcMar>
              <w:top w:w="40" w:type="dxa"/>
              <w:left w:w="90" w:type="dxa"/>
              <w:bottom w:w="40" w:type="dxa"/>
              <w:right w:w="90" w:type="dxa"/>
            </w:tcMar>
          </w:tcPr>
          <w:p w14:paraId="519D1CEE" w14:textId="77777777" w:rsidR="009B75F3" w:rsidRDefault="009B75F3" w:rsidP="009B75F3">
            <w:pPr>
              <w:spacing w:after="40"/>
            </w:pPr>
            <w:r>
              <w:rPr>
                <w:sz w:val="18"/>
                <w:szCs w:val="18"/>
              </w:rPr>
              <w:t>FR-016</w:t>
            </w:r>
          </w:p>
        </w:tc>
        <w:tc>
          <w:tcPr>
            <w:tcW w:w="682" w:type="pct"/>
            <w:tcMar>
              <w:top w:w="40" w:type="dxa"/>
              <w:left w:w="90" w:type="dxa"/>
              <w:bottom w:w="40" w:type="dxa"/>
              <w:right w:w="90" w:type="dxa"/>
            </w:tcMar>
          </w:tcPr>
          <w:p w14:paraId="136BC4AF" w14:textId="77777777" w:rsidR="009B75F3" w:rsidRDefault="009B75F3" w:rsidP="009B75F3">
            <w:pPr>
              <w:spacing w:after="40"/>
            </w:pPr>
            <w:r>
              <w:rPr>
                <w:sz w:val="18"/>
                <w:szCs w:val="18"/>
              </w:rPr>
              <w:t>Priority set by Management only, shown in lists, audited</w:t>
            </w:r>
          </w:p>
        </w:tc>
        <w:tc>
          <w:tcPr>
            <w:tcW w:w="656" w:type="pct"/>
            <w:tcMar>
              <w:top w:w="40" w:type="dxa"/>
              <w:left w:w="90" w:type="dxa"/>
              <w:bottom w:w="40" w:type="dxa"/>
              <w:right w:w="90" w:type="dxa"/>
            </w:tcMar>
          </w:tcPr>
          <w:p w14:paraId="28652878" w14:textId="77777777" w:rsidR="009B75F3" w:rsidRDefault="009B75F3" w:rsidP="009B75F3">
            <w:pPr>
              <w:spacing w:after="40"/>
            </w:pPr>
            <w:proofErr w:type="spellStart"/>
            <w:r>
              <w:rPr>
                <w:sz w:val="18"/>
                <w:szCs w:val="18"/>
              </w:rPr>
              <w:t>RequestService.setPriority</w:t>
            </w:r>
            <w:proofErr w:type="spellEnd"/>
            <w:r>
              <w:rPr>
                <w:sz w:val="18"/>
                <w:szCs w:val="18"/>
              </w:rPr>
              <w:t>; V4 migration</w:t>
            </w:r>
          </w:p>
        </w:tc>
        <w:tc>
          <w:tcPr>
            <w:tcW w:w="890" w:type="pct"/>
            <w:tcMar>
              <w:top w:w="40" w:type="dxa"/>
              <w:left w:w="90" w:type="dxa"/>
              <w:bottom w:w="40" w:type="dxa"/>
              <w:right w:w="90" w:type="dxa"/>
            </w:tcMar>
          </w:tcPr>
          <w:p w14:paraId="4BCE5497" w14:textId="77777777" w:rsidR="009B75F3" w:rsidRDefault="009B75F3" w:rsidP="009B75F3">
            <w:pPr>
              <w:spacing w:after="40"/>
            </w:pPr>
            <w:proofErr w:type="spellStart"/>
            <w:r>
              <w:rPr>
                <w:sz w:val="18"/>
                <w:szCs w:val="18"/>
              </w:rPr>
              <w:t>priorityAndHistory</w:t>
            </w:r>
            <w:proofErr w:type="spellEnd"/>
            <w:r>
              <w:rPr>
                <w:sz w:val="18"/>
                <w:szCs w:val="18"/>
              </w:rPr>
              <w:t xml:space="preserve">; </w:t>
            </w:r>
            <w:proofErr w:type="spellStart"/>
            <w:r>
              <w:rPr>
                <w:sz w:val="18"/>
                <w:szCs w:val="18"/>
              </w:rPr>
              <w:t>prioritySortOrder</w:t>
            </w:r>
            <w:proofErr w:type="spellEnd"/>
            <w:r>
              <w:rPr>
                <w:sz w:val="18"/>
                <w:szCs w:val="18"/>
              </w:rPr>
              <w:t xml:space="preserve">; </w:t>
            </w:r>
            <w:proofErr w:type="spellStart"/>
            <w:r>
              <w:rPr>
                <w:sz w:val="18"/>
                <w:szCs w:val="18"/>
              </w:rPr>
              <w:t>priorityPartitions</w:t>
            </w:r>
            <w:proofErr w:type="spellEnd"/>
          </w:p>
        </w:tc>
        <w:tc>
          <w:tcPr>
            <w:tcW w:w="843" w:type="pct"/>
            <w:tcMar>
              <w:top w:w="40" w:type="dxa"/>
              <w:left w:w="90" w:type="dxa"/>
              <w:bottom w:w="40" w:type="dxa"/>
              <w:right w:w="90" w:type="dxa"/>
            </w:tcMar>
          </w:tcPr>
          <w:p w14:paraId="45900C42" w14:textId="77777777" w:rsidR="009B75F3" w:rsidRDefault="009B75F3" w:rsidP="009B75F3">
            <w:pPr>
              <w:spacing w:after="40"/>
            </w:pPr>
            <w:r>
              <w:rPr>
                <w:sz w:val="18"/>
                <w:szCs w:val="18"/>
              </w:rPr>
              <w:t>Staff get 403; history shows who set it</w:t>
            </w:r>
          </w:p>
        </w:tc>
        <w:tc>
          <w:tcPr>
            <w:tcW w:w="656" w:type="pct"/>
            <w:tcMar>
              <w:top w:w="40" w:type="dxa"/>
              <w:left w:w="90" w:type="dxa"/>
              <w:bottom w:w="40" w:type="dxa"/>
              <w:right w:w="90" w:type="dxa"/>
            </w:tcMar>
          </w:tcPr>
          <w:p w14:paraId="42330CEE" w14:textId="77777777" w:rsidR="009B75F3" w:rsidRDefault="009B75F3" w:rsidP="009B75F3">
            <w:pPr>
              <w:spacing w:after="40"/>
            </w:pPr>
            <w:r>
              <w:rPr>
                <w:sz w:val="18"/>
                <w:szCs w:val="18"/>
              </w:rPr>
              <w:t xml:space="preserve">CI Backend job (surefire + </w:t>
            </w:r>
            <w:proofErr w:type="spellStart"/>
            <w:r>
              <w:rPr>
                <w:sz w:val="18"/>
                <w:szCs w:val="18"/>
              </w:rPr>
              <w:t>JaCoCo</w:t>
            </w:r>
            <w:proofErr w:type="spellEnd"/>
            <w:r>
              <w:rPr>
                <w:sz w:val="18"/>
                <w:szCs w:val="18"/>
              </w:rPr>
              <w:t xml:space="preserve"> report)</w:t>
            </w:r>
          </w:p>
        </w:tc>
        <w:tc>
          <w:tcPr>
            <w:tcW w:w="609" w:type="pct"/>
            <w:tcMar>
              <w:top w:w="40" w:type="dxa"/>
              <w:left w:w="90" w:type="dxa"/>
              <w:bottom w:w="40" w:type="dxa"/>
              <w:right w:w="90" w:type="dxa"/>
            </w:tcMar>
          </w:tcPr>
          <w:p w14:paraId="3B83CED8" w14:textId="77777777" w:rsidR="009B75F3" w:rsidRDefault="009B75F3" w:rsidP="009B75F3">
            <w:pPr>
              <w:spacing w:after="40"/>
            </w:pPr>
            <w:r>
              <w:rPr>
                <w:sz w:val="18"/>
                <w:szCs w:val="18"/>
              </w:rPr>
              <w:t>Verified</w:t>
            </w:r>
          </w:p>
        </w:tc>
        <w:tc>
          <w:tcPr>
            <w:tcW w:w="504" w:type="pct"/>
          </w:tcPr>
          <w:p w14:paraId="4AA2F9C7" w14:textId="77777777" w:rsidR="009B75F3" w:rsidRDefault="009B75F3" w:rsidP="009B75F3">
            <w:pPr>
              <w:spacing w:after="40"/>
              <w:rPr>
                <w:sz w:val="18"/>
                <w:szCs w:val="18"/>
              </w:rPr>
            </w:pPr>
            <w:r>
              <w:rPr>
                <w:sz w:val="17"/>
                <w:szCs w:val="17"/>
              </w:rPr>
              <w:t xml:space="preserve">Met - MT-23; </w:t>
            </w:r>
            <w:proofErr w:type="spellStart"/>
            <w:r>
              <w:rPr>
                <w:sz w:val="17"/>
                <w:szCs w:val="17"/>
              </w:rPr>
              <w:t>priorityPartitions</w:t>
            </w:r>
            <w:proofErr w:type="spellEnd"/>
          </w:p>
        </w:tc>
      </w:tr>
      <w:tr w:rsidR="009B75F3" w14:paraId="025E49C5" w14:textId="77777777" w:rsidTr="009B75F3">
        <w:trPr>
          <w:cantSplit/>
        </w:trPr>
        <w:tc>
          <w:tcPr>
            <w:tcW w:w="160" w:type="pct"/>
            <w:shd w:val="clear" w:color="auto" w:fill="DEEAF6"/>
            <w:tcMar>
              <w:top w:w="40" w:type="dxa"/>
              <w:left w:w="90" w:type="dxa"/>
              <w:bottom w:w="40" w:type="dxa"/>
              <w:right w:w="90" w:type="dxa"/>
            </w:tcMar>
          </w:tcPr>
          <w:p w14:paraId="01FEC5DD" w14:textId="77777777" w:rsidR="009B75F3" w:rsidRDefault="009B75F3" w:rsidP="009B75F3">
            <w:pPr>
              <w:spacing w:after="40"/>
            </w:pPr>
            <w:r>
              <w:rPr>
                <w:sz w:val="18"/>
                <w:szCs w:val="18"/>
              </w:rPr>
              <w:t>NFR-001</w:t>
            </w:r>
          </w:p>
        </w:tc>
        <w:tc>
          <w:tcPr>
            <w:tcW w:w="682" w:type="pct"/>
            <w:tcMar>
              <w:top w:w="40" w:type="dxa"/>
              <w:left w:w="90" w:type="dxa"/>
              <w:bottom w:w="40" w:type="dxa"/>
              <w:right w:w="90" w:type="dxa"/>
            </w:tcMar>
          </w:tcPr>
          <w:p w14:paraId="25F96396" w14:textId="77777777" w:rsidR="009B75F3" w:rsidRDefault="009B75F3" w:rsidP="009B75F3">
            <w:pPr>
              <w:spacing w:after="40"/>
            </w:pPr>
            <w:r>
              <w:rPr>
                <w:sz w:val="18"/>
                <w:szCs w:val="18"/>
              </w:rPr>
              <w:t>p95 at most 3 s at up to 20 users</w:t>
            </w:r>
          </w:p>
        </w:tc>
        <w:tc>
          <w:tcPr>
            <w:tcW w:w="656" w:type="pct"/>
            <w:tcMar>
              <w:top w:w="40" w:type="dxa"/>
              <w:left w:w="90" w:type="dxa"/>
              <w:bottom w:w="40" w:type="dxa"/>
              <w:right w:w="90" w:type="dxa"/>
            </w:tcMar>
          </w:tcPr>
          <w:p w14:paraId="6B6E4317" w14:textId="77777777" w:rsidR="009B75F3" w:rsidRDefault="009B75F3" w:rsidP="009B75F3">
            <w:pPr>
              <w:spacing w:after="40"/>
            </w:pPr>
            <w:r>
              <w:rPr>
                <w:sz w:val="18"/>
                <w:szCs w:val="18"/>
              </w:rPr>
              <w:t>Paging in the database; (</w:t>
            </w:r>
            <w:proofErr w:type="spellStart"/>
            <w:r>
              <w:rPr>
                <w:sz w:val="18"/>
                <w:szCs w:val="18"/>
              </w:rPr>
              <w:t>cat_id</w:t>
            </w:r>
            <w:proofErr w:type="spellEnd"/>
            <w:r>
              <w:rPr>
                <w:sz w:val="18"/>
                <w:szCs w:val="18"/>
              </w:rPr>
              <w:t xml:space="preserve">, status, </w:t>
            </w:r>
            <w:proofErr w:type="spellStart"/>
            <w:r>
              <w:rPr>
                <w:sz w:val="18"/>
                <w:szCs w:val="18"/>
              </w:rPr>
              <w:t>created_at</w:t>
            </w:r>
            <w:proofErr w:type="spellEnd"/>
            <w:r>
              <w:rPr>
                <w:sz w:val="18"/>
                <w:szCs w:val="18"/>
              </w:rPr>
              <w:t>) index</w:t>
            </w:r>
          </w:p>
        </w:tc>
        <w:tc>
          <w:tcPr>
            <w:tcW w:w="890" w:type="pct"/>
            <w:tcMar>
              <w:top w:w="40" w:type="dxa"/>
              <w:left w:w="90" w:type="dxa"/>
              <w:bottom w:w="40" w:type="dxa"/>
              <w:right w:w="90" w:type="dxa"/>
            </w:tcMar>
          </w:tcPr>
          <w:p w14:paraId="0010B2C9" w14:textId="77777777" w:rsidR="009B75F3" w:rsidRDefault="009B75F3" w:rsidP="009B75F3">
            <w:pPr>
              <w:spacing w:after="40"/>
            </w:pPr>
            <w:r>
              <w:rPr>
                <w:sz w:val="18"/>
                <w:szCs w:val="18"/>
              </w:rPr>
              <w:t>k6 request-list pilot run</w:t>
            </w:r>
          </w:p>
        </w:tc>
        <w:tc>
          <w:tcPr>
            <w:tcW w:w="843" w:type="pct"/>
            <w:tcMar>
              <w:top w:w="40" w:type="dxa"/>
              <w:left w:w="90" w:type="dxa"/>
              <w:bottom w:w="40" w:type="dxa"/>
              <w:right w:w="90" w:type="dxa"/>
            </w:tcMar>
          </w:tcPr>
          <w:p w14:paraId="1BA76C03" w14:textId="77777777" w:rsidR="009B75F3" w:rsidRDefault="009B75F3" w:rsidP="009B75F3">
            <w:pPr>
              <w:spacing w:after="40"/>
            </w:pPr>
            <w:r>
              <w:rPr>
                <w:sz w:val="18"/>
                <w:szCs w:val="18"/>
              </w:rPr>
              <w:t>p95 below 2 s (stricter FR-006 target)</w:t>
            </w:r>
          </w:p>
        </w:tc>
        <w:tc>
          <w:tcPr>
            <w:tcW w:w="656" w:type="pct"/>
            <w:tcMar>
              <w:top w:w="40" w:type="dxa"/>
              <w:left w:w="90" w:type="dxa"/>
              <w:bottom w:w="40" w:type="dxa"/>
              <w:right w:w="90" w:type="dxa"/>
            </w:tcMar>
          </w:tcPr>
          <w:p w14:paraId="00E78244" w14:textId="77777777" w:rsidR="009B75F3" w:rsidRDefault="009B75F3" w:rsidP="009B75F3">
            <w:pPr>
              <w:spacing w:after="40"/>
            </w:pPr>
            <w:r>
              <w:rPr>
                <w:sz w:val="18"/>
                <w:szCs w:val="18"/>
              </w:rPr>
              <w:t>perf/results/*.</w:t>
            </w:r>
            <w:proofErr w:type="spellStart"/>
            <w:r>
              <w:rPr>
                <w:sz w:val="18"/>
                <w:szCs w:val="18"/>
              </w:rPr>
              <w:t>json</w:t>
            </w:r>
            <w:proofErr w:type="spellEnd"/>
            <w:r>
              <w:rPr>
                <w:sz w:val="18"/>
                <w:szCs w:val="18"/>
              </w:rPr>
              <w:t>; perf/README.md</w:t>
            </w:r>
          </w:p>
        </w:tc>
        <w:tc>
          <w:tcPr>
            <w:tcW w:w="609" w:type="pct"/>
            <w:tcMar>
              <w:top w:w="40" w:type="dxa"/>
              <w:left w:w="90" w:type="dxa"/>
              <w:bottom w:w="40" w:type="dxa"/>
              <w:right w:w="90" w:type="dxa"/>
            </w:tcMar>
          </w:tcPr>
          <w:p w14:paraId="4C7D1D47" w14:textId="77777777" w:rsidR="009B75F3" w:rsidRDefault="009B75F3" w:rsidP="009B75F3">
            <w:pPr>
              <w:spacing w:after="40"/>
            </w:pPr>
            <w:r>
              <w:rPr>
                <w:sz w:val="18"/>
                <w:szCs w:val="18"/>
              </w:rPr>
              <w:t xml:space="preserve">Met locally (p95 29.8 </w:t>
            </w:r>
            <w:proofErr w:type="spellStart"/>
            <w:r>
              <w:rPr>
                <w:sz w:val="18"/>
                <w:szCs w:val="18"/>
              </w:rPr>
              <w:t>ms</w:t>
            </w:r>
            <w:proofErr w:type="spellEnd"/>
            <w:r>
              <w:rPr>
                <w:sz w:val="18"/>
                <w:szCs w:val="18"/>
              </w:rPr>
              <w:t>, repeated on a second machine); staging run open (R-26)</w:t>
            </w:r>
          </w:p>
        </w:tc>
        <w:tc>
          <w:tcPr>
            <w:tcW w:w="504" w:type="pct"/>
          </w:tcPr>
          <w:p w14:paraId="76D91DEF" w14:textId="77777777" w:rsidR="009B75F3" w:rsidRDefault="009B75F3" w:rsidP="009B75F3">
            <w:pPr>
              <w:spacing w:after="40"/>
              <w:rPr>
                <w:sz w:val="18"/>
                <w:szCs w:val="18"/>
              </w:rPr>
            </w:pPr>
            <w:r w:rsidRPr="009B75F3">
              <w:rPr>
                <w:sz w:val="17"/>
                <w:szCs w:val="17"/>
              </w:rPr>
              <w:t>Partially met</w:t>
            </w:r>
            <w:r>
              <w:rPr>
                <w:sz w:val="17"/>
                <w:szCs w:val="17"/>
              </w:rPr>
              <w:t xml:space="preserve"> - local k6 p95 29.8 </w:t>
            </w:r>
            <w:proofErr w:type="spellStart"/>
            <w:r>
              <w:rPr>
                <w:sz w:val="17"/>
                <w:szCs w:val="17"/>
              </w:rPr>
              <w:t>ms</w:t>
            </w:r>
            <w:proofErr w:type="spellEnd"/>
            <w:r>
              <w:rPr>
                <w:sz w:val="17"/>
                <w:szCs w:val="17"/>
              </w:rPr>
              <w:t xml:space="preserve"> at 20 users; not measured on Render (R-26)</w:t>
            </w:r>
          </w:p>
        </w:tc>
      </w:tr>
      <w:tr w:rsidR="009B75F3" w14:paraId="2E921A19" w14:textId="77777777" w:rsidTr="009B75F3">
        <w:trPr>
          <w:cantSplit/>
        </w:trPr>
        <w:tc>
          <w:tcPr>
            <w:tcW w:w="160" w:type="pct"/>
            <w:shd w:val="clear" w:color="auto" w:fill="DEEAF6"/>
            <w:tcMar>
              <w:top w:w="40" w:type="dxa"/>
              <w:left w:w="90" w:type="dxa"/>
              <w:bottom w:w="40" w:type="dxa"/>
              <w:right w:w="90" w:type="dxa"/>
            </w:tcMar>
          </w:tcPr>
          <w:p w14:paraId="7640CC6D" w14:textId="77777777" w:rsidR="009B75F3" w:rsidRDefault="009B75F3" w:rsidP="009B75F3">
            <w:pPr>
              <w:spacing w:after="40"/>
            </w:pPr>
            <w:r>
              <w:rPr>
                <w:sz w:val="18"/>
                <w:szCs w:val="18"/>
              </w:rPr>
              <w:t>NFR-002</w:t>
            </w:r>
          </w:p>
        </w:tc>
        <w:tc>
          <w:tcPr>
            <w:tcW w:w="682" w:type="pct"/>
            <w:tcMar>
              <w:top w:w="40" w:type="dxa"/>
              <w:left w:w="90" w:type="dxa"/>
              <w:bottom w:w="40" w:type="dxa"/>
              <w:right w:w="90" w:type="dxa"/>
            </w:tcMar>
          </w:tcPr>
          <w:p w14:paraId="2EEF64D7" w14:textId="77777777" w:rsidR="009B75F3" w:rsidRDefault="009B75F3" w:rsidP="009B75F3">
            <w:pPr>
              <w:spacing w:after="40"/>
            </w:pPr>
            <w:r>
              <w:rPr>
                <w:sz w:val="18"/>
                <w:szCs w:val="18"/>
              </w:rPr>
              <w:t xml:space="preserve">Passwords hashed with </w:t>
            </w:r>
            <w:proofErr w:type="spellStart"/>
            <w:r>
              <w:rPr>
                <w:sz w:val="18"/>
                <w:szCs w:val="18"/>
              </w:rPr>
              <w:t>BCrypt</w:t>
            </w:r>
            <w:proofErr w:type="spellEnd"/>
            <w:r>
              <w:rPr>
                <w:sz w:val="18"/>
                <w:szCs w:val="18"/>
              </w:rPr>
              <w:t>, never returned</w:t>
            </w:r>
          </w:p>
        </w:tc>
        <w:tc>
          <w:tcPr>
            <w:tcW w:w="656" w:type="pct"/>
            <w:tcMar>
              <w:top w:w="40" w:type="dxa"/>
              <w:left w:w="90" w:type="dxa"/>
              <w:bottom w:w="40" w:type="dxa"/>
              <w:right w:w="90" w:type="dxa"/>
            </w:tcMar>
          </w:tcPr>
          <w:p w14:paraId="30FC6499" w14:textId="77777777" w:rsidR="009B75F3" w:rsidRDefault="009B75F3" w:rsidP="009B75F3">
            <w:pPr>
              <w:spacing w:after="40"/>
            </w:pPr>
            <w:proofErr w:type="spellStart"/>
            <w:r>
              <w:rPr>
                <w:sz w:val="18"/>
                <w:szCs w:val="18"/>
              </w:rPr>
              <w:t>BCryptPasswordEncoder</w:t>
            </w:r>
            <w:proofErr w:type="spellEnd"/>
            <w:r>
              <w:rPr>
                <w:sz w:val="18"/>
                <w:szCs w:val="18"/>
              </w:rPr>
              <w:t>; @MaxBytes(72)</w:t>
            </w:r>
          </w:p>
        </w:tc>
        <w:tc>
          <w:tcPr>
            <w:tcW w:w="890" w:type="pct"/>
            <w:tcMar>
              <w:top w:w="40" w:type="dxa"/>
              <w:left w:w="90" w:type="dxa"/>
              <w:bottom w:w="40" w:type="dxa"/>
              <w:right w:w="90" w:type="dxa"/>
            </w:tcMar>
          </w:tcPr>
          <w:p w14:paraId="5DAC08EA" w14:textId="77777777" w:rsidR="009B75F3" w:rsidRDefault="009B75F3" w:rsidP="009B75F3">
            <w:pPr>
              <w:spacing w:after="40"/>
            </w:pPr>
            <w:proofErr w:type="spellStart"/>
            <w:r>
              <w:rPr>
                <w:sz w:val="18"/>
                <w:szCs w:val="18"/>
              </w:rPr>
              <w:t>AuthServiceTest</w:t>
            </w:r>
            <w:proofErr w:type="spellEnd"/>
            <w:r>
              <w:rPr>
                <w:sz w:val="18"/>
                <w:szCs w:val="18"/>
              </w:rPr>
              <w:t xml:space="preserve">; </w:t>
            </w:r>
            <w:proofErr w:type="spellStart"/>
            <w:r>
              <w:rPr>
                <w:sz w:val="18"/>
                <w:szCs w:val="18"/>
              </w:rPr>
              <w:t>registrationNeverLeaksPassword</w:t>
            </w:r>
            <w:proofErr w:type="spellEnd"/>
            <w:r>
              <w:rPr>
                <w:sz w:val="18"/>
                <w:szCs w:val="18"/>
              </w:rPr>
              <w:t xml:space="preserve">; </w:t>
            </w:r>
            <w:proofErr w:type="spellStart"/>
            <w:r>
              <w:rPr>
                <w:sz w:val="18"/>
                <w:szCs w:val="18"/>
              </w:rPr>
              <w:t>ResponsesNeverContainPasswordsTest</w:t>
            </w:r>
            <w:proofErr w:type="spellEnd"/>
            <w:r>
              <w:rPr>
                <w:sz w:val="18"/>
                <w:szCs w:val="18"/>
              </w:rPr>
              <w:t xml:space="preserve">; </w:t>
            </w:r>
            <w:proofErr w:type="spellStart"/>
            <w:r>
              <w:rPr>
                <w:sz w:val="18"/>
                <w:szCs w:val="18"/>
              </w:rPr>
              <w:t>MaxBytesValidatorTest</w:t>
            </w:r>
            <w:proofErr w:type="spellEnd"/>
          </w:p>
        </w:tc>
        <w:tc>
          <w:tcPr>
            <w:tcW w:w="843" w:type="pct"/>
            <w:tcMar>
              <w:top w:w="40" w:type="dxa"/>
              <w:left w:w="90" w:type="dxa"/>
              <w:bottom w:w="40" w:type="dxa"/>
              <w:right w:w="90" w:type="dxa"/>
            </w:tcMar>
          </w:tcPr>
          <w:p w14:paraId="2BDECFDA" w14:textId="77777777" w:rsidR="009B75F3" w:rsidRDefault="009B75F3" w:rsidP="009B75F3">
            <w:pPr>
              <w:spacing w:after="40"/>
            </w:pPr>
            <w:r>
              <w:rPr>
                <w:sz w:val="18"/>
                <w:szCs w:val="18"/>
              </w:rPr>
              <w:t>Hash stored; no password in any response or audit row</w:t>
            </w:r>
          </w:p>
        </w:tc>
        <w:tc>
          <w:tcPr>
            <w:tcW w:w="656" w:type="pct"/>
            <w:tcMar>
              <w:top w:w="40" w:type="dxa"/>
              <w:left w:w="90" w:type="dxa"/>
              <w:bottom w:w="40" w:type="dxa"/>
              <w:right w:w="90" w:type="dxa"/>
            </w:tcMar>
          </w:tcPr>
          <w:p w14:paraId="1DD8A5AE" w14:textId="77777777" w:rsidR="009B75F3" w:rsidRDefault="009B75F3" w:rsidP="009B75F3">
            <w:pPr>
              <w:spacing w:after="40"/>
            </w:pPr>
            <w:r>
              <w:rPr>
                <w:sz w:val="18"/>
                <w:szCs w:val="18"/>
              </w:rPr>
              <w:t xml:space="preserve">CI Backend job (surefire + </w:t>
            </w:r>
            <w:proofErr w:type="spellStart"/>
            <w:r>
              <w:rPr>
                <w:sz w:val="18"/>
                <w:szCs w:val="18"/>
              </w:rPr>
              <w:t>JaCoCo</w:t>
            </w:r>
            <w:proofErr w:type="spellEnd"/>
            <w:r>
              <w:rPr>
                <w:sz w:val="18"/>
                <w:szCs w:val="18"/>
              </w:rPr>
              <w:t xml:space="preserve"> report)</w:t>
            </w:r>
          </w:p>
        </w:tc>
        <w:tc>
          <w:tcPr>
            <w:tcW w:w="609" w:type="pct"/>
            <w:tcMar>
              <w:top w:w="40" w:type="dxa"/>
              <w:left w:w="90" w:type="dxa"/>
              <w:bottom w:w="40" w:type="dxa"/>
              <w:right w:w="90" w:type="dxa"/>
            </w:tcMar>
          </w:tcPr>
          <w:p w14:paraId="1B58C2A1" w14:textId="77777777" w:rsidR="009B75F3" w:rsidRDefault="009B75F3" w:rsidP="009B75F3">
            <w:pPr>
              <w:spacing w:after="40"/>
            </w:pPr>
            <w:r>
              <w:rPr>
                <w:sz w:val="18"/>
                <w:szCs w:val="18"/>
              </w:rPr>
              <w:t>Verified</w:t>
            </w:r>
          </w:p>
        </w:tc>
        <w:tc>
          <w:tcPr>
            <w:tcW w:w="504" w:type="pct"/>
          </w:tcPr>
          <w:p w14:paraId="372F59BB" w14:textId="77777777" w:rsidR="009B75F3" w:rsidRDefault="009B75F3" w:rsidP="009B75F3">
            <w:pPr>
              <w:spacing w:after="40"/>
              <w:rPr>
                <w:sz w:val="18"/>
                <w:szCs w:val="18"/>
              </w:rPr>
            </w:pPr>
            <w:r>
              <w:rPr>
                <w:sz w:val="17"/>
                <w:szCs w:val="17"/>
              </w:rPr>
              <w:t xml:space="preserve">Met - </w:t>
            </w:r>
            <w:proofErr w:type="spellStart"/>
            <w:r>
              <w:rPr>
                <w:sz w:val="17"/>
                <w:szCs w:val="17"/>
              </w:rPr>
              <w:t>AuthServiceTest</w:t>
            </w:r>
            <w:proofErr w:type="spellEnd"/>
            <w:r>
              <w:rPr>
                <w:sz w:val="17"/>
                <w:szCs w:val="17"/>
              </w:rPr>
              <w:t xml:space="preserve">; </w:t>
            </w:r>
            <w:proofErr w:type="spellStart"/>
            <w:r>
              <w:rPr>
                <w:sz w:val="17"/>
                <w:szCs w:val="17"/>
              </w:rPr>
              <w:t>ResponsesNeverContainPasswordsTest</w:t>
            </w:r>
            <w:proofErr w:type="spellEnd"/>
          </w:p>
        </w:tc>
      </w:tr>
      <w:tr w:rsidR="009B75F3" w14:paraId="4C31501C" w14:textId="77777777" w:rsidTr="009B75F3">
        <w:trPr>
          <w:cantSplit/>
        </w:trPr>
        <w:tc>
          <w:tcPr>
            <w:tcW w:w="160" w:type="pct"/>
            <w:shd w:val="clear" w:color="auto" w:fill="DEEAF6"/>
            <w:tcMar>
              <w:top w:w="40" w:type="dxa"/>
              <w:left w:w="90" w:type="dxa"/>
              <w:bottom w:w="40" w:type="dxa"/>
              <w:right w:w="90" w:type="dxa"/>
            </w:tcMar>
          </w:tcPr>
          <w:p w14:paraId="36000FA4" w14:textId="77777777" w:rsidR="009B75F3" w:rsidRDefault="009B75F3" w:rsidP="009B75F3">
            <w:pPr>
              <w:spacing w:after="40"/>
            </w:pPr>
            <w:r>
              <w:rPr>
                <w:sz w:val="18"/>
                <w:szCs w:val="18"/>
              </w:rPr>
              <w:t>NFR-003</w:t>
            </w:r>
          </w:p>
        </w:tc>
        <w:tc>
          <w:tcPr>
            <w:tcW w:w="682" w:type="pct"/>
            <w:tcMar>
              <w:top w:w="40" w:type="dxa"/>
              <w:left w:w="90" w:type="dxa"/>
              <w:bottom w:w="40" w:type="dxa"/>
              <w:right w:w="90" w:type="dxa"/>
            </w:tcMar>
          </w:tcPr>
          <w:p w14:paraId="3B64E942" w14:textId="77777777" w:rsidR="009B75F3" w:rsidRDefault="009B75F3" w:rsidP="009B75F3">
            <w:pPr>
              <w:spacing w:after="40"/>
            </w:pPr>
            <w:r>
              <w:rPr>
                <w:sz w:val="18"/>
                <w:szCs w:val="18"/>
              </w:rPr>
              <w:t>A requester calling a staff endpoint gets 403, not data</w:t>
            </w:r>
          </w:p>
        </w:tc>
        <w:tc>
          <w:tcPr>
            <w:tcW w:w="656" w:type="pct"/>
            <w:tcMar>
              <w:top w:w="40" w:type="dxa"/>
              <w:left w:w="90" w:type="dxa"/>
              <w:bottom w:w="40" w:type="dxa"/>
              <w:right w:w="90" w:type="dxa"/>
            </w:tcMar>
          </w:tcPr>
          <w:p w14:paraId="29556B49" w14:textId="77777777" w:rsidR="009B75F3" w:rsidRDefault="009B75F3" w:rsidP="009B75F3">
            <w:pPr>
              <w:spacing w:after="40"/>
            </w:pPr>
            <w:r>
              <w:rPr>
                <w:sz w:val="18"/>
                <w:szCs w:val="18"/>
              </w:rPr>
              <w:t>@PreAuthorize; database roles (C-03)</w:t>
            </w:r>
          </w:p>
        </w:tc>
        <w:tc>
          <w:tcPr>
            <w:tcW w:w="890" w:type="pct"/>
            <w:tcMar>
              <w:top w:w="40" w:type="dxa"/>
              <w:left w:w="90" w:type="dxa"/>
              <w:bottom w:w="40" w:type="dxa"/>
              <w:right w:w="90" w:type="dxa"/>
            </w:tcMar>
          </w:tcPr>
          <w:p w14:paraId="4D018EFC" w14:textId="77777777" w:rsidR="009B75F3" w:rsidRDefault="009B75F3" w:rsidP="009B75F3">
            <w:pPr>
              <w:spacing w:after="40"/>
            </w:pPr>
            <w:proofErr w:type="spellStart"/>
            <w:r>
              <w:rPr>
                <w:sz w:val="18"/>
                <w:szCs w:val="18"/>
              </w:rPr>
              <w:t>requesterCannotUseStaffEndpoints</w:t>
            </w:r>
            <w:proofErr w:type="spellEnd"/>
            <w:r>
              <w:rPr>
                <w:sz w:val="18"/>
                <w:szCs w:val="18"/>
              </w:rPr>
              <w:t xml:space="preserve">; </w:t>
            </w:r>
            <w:proofErr w:type="spellStart"/>
            <w:r>
              <w:rPr>
                <w:sz w:val="18"/>
                <w:szCs w:val="18"/>
              </w:rPr>
              <w:t>databaseRoleBlocksRequester</w:t>
            </w:r>
            <w:proofErr w:type="spellEnd"/>
            <w:r>
              <w:rPr>
                <w:sz w:val="18"/>
                <w:szCs w:val="18"/>
              </w:rPr>
              <w:t>; E2E-02</w:t>
            </w:r>
          </w:p>
        </w:tc>
        <w:tc>
          <w:tcPr>
            <w:tcW w:w="843" w:type="pct"/>
            <w:tcMar>
              <w:top w:w="40" w:type="dxa"/>
              <w:left w:w="90" w:type="dxa"/>
              <w:bottom w:w="40" w:type="dxa"/>
              <w:right w:w="90" w:type="dxa"/>
            </w:tcMar>
          </w:tcPr>
          <w:p w14:paraId="4FD72D9E" w14:textId="77777777" w:rsidR="009B75F3" w:rsidRDefault="009B75F3" w:rsidP="009B75F3">
            <w:pPr>
              <w:spacing w:after="40"/>
            </w:pPr>
            <w:r>
              <w:rPr>
                <w:sz w:val="18"/>
                <w:szCs w:val="18"/>
              </w:rPr>
              <w:t>403 FORBIDDEN; database refuses too</w:t>
            </w:r>
          </w:p>
        </w:tc>
        <w:tc>
          <w:tcPr>
            <w:tcW w:w="656" w:type="pct"/>
            <w:tcMar>
              <w:top w:w="40" w:type="dxa"/>
              <w:left w:w="90" w:type="dxa"/>
              <w:bottom w:w="40" w:type="dxa"/>
              <w:right w:w="90" w:type="dxa"/>
            </w:tcMar>
          </w:tcPr>
          <w:p w14:paraId="0CFDD899" w14:textId="77777777" w:rsidR="009B75F3" w:rsidRDefault="009B75F3" w:rsidP="009B75F3">
            <w:pPr>
              <w:spacing w:after="40"/>
            </w:pPr>
            <w:r>
              <w:rPr>
                <w:sz w:val="18"/>
                <w:szCs w:val="18"/>
              </w:rPr>
              <w:t xml:space="preserve">CI Backend job (surefire + </w:t>
            </w:r>
            <w:proofErr w:type="spellStart"/>
            <w:r>
              <w:rPr>
                <w:sz w:val="18"/>
                <w:szCs w:val="18"/>
              </w:rPr>
              <w:t>JaCoCo</w:t>
            </w:r>
            <w:proofErr w:type="spellEnd"/>
            <w:r>
              <w:rPr>
                <w:sz w:val="18"/>
                <w:szCs w:val="18"/>
              </w:rPr>
              <w:t xml:space="preserve"> report); CI End-to-end job (Playwright report)</w:t>
            </w:r>
          </w:p>
        </w:tc>
        <w:tc>
          <w:tcPr>
            <w:tcW w:w="609" w:type="pct"/>
            <w:tcMar>
              <w:top w:w="40" w:type="dxa"/>
              <w:left w:w="90" w:type="dxa"/>
              <w:bottom w:w="40" w:type="dxa"/>
              <w:right w:w="90" w:type="dxa"/>
            </w:tcMar>
          </w:tcPr>
          <w:p w14:paraId="016B2307" w14:textId="77777777" w:rsidR="009B75F3" w:rsidRDefault="009B75F3" w:rsidP="009B75F3">
            <w:pPr>
              <w:spacing w:after="40"/>
            </w:pPr>
            <w:r>
              <w:rPr>
                <w:sz w:val="18"/>
                <w:szCs w:val="18"/>
              </w:rPr>
              <w:t>Verified</w:t>
            </w:r>
          </w:p>
        </w:tc>
        <w:tc>
          <w:tcPr>
            <w:tcW w:w="504" w:type="pct"/>
          </w:tcPr>
          <w:p w14:paraId="062B74ED" w14:textId="77777777" w:rsidR="009B75F3" w:rsidRDefault="009B75F3" w:rsidP="009B75F3">
            <w:pPr>
              <w:spacing w:after="40"/>
              <w:rPr>
                <w:sz w:val="18"/>
                <w:szCs w:val="18"/>
              </w:rPr>
            </w:pPr>
            <w:r>
              <w:rPr>
                <w:sz w:val="17"/>
                <w:szCs w:val="17"/>
              </w:rPr>
              <w:t xml:space="preserve">Met - E2E-02; MT-05; </w:t>
            </w:r>
            <w:proofErr w:type="spellStart"/>
            <w:r>
              <w:rPr>
                <w:sz w:val="17"/>
                <w:szCs w:val="17"/>
              </w:rPr>
              <w:t>databaseRoleBlocksRequester</w:t>
            </w:r>
            <w:proofErr w:type="spellEnd"/>
          </w:p>
        </w:tc>
      </w:tr>
      <w:tr w:rsidR="009B75F3" w14:paraId="146E005C" w14:textId="77777777" w:rsidTr="009B75F3">
        <w:trPr>
          <w:cantSplit/>
        </w:trPr>
        <w:tc>
          <w:tcPr>
            <w:tcW w:w="160" w:type="pct"/>
            <w:shd w:val="clear" w:color="auto" w:fill="DEEAF6"/>
            <w:tcMar>
              <w:top w:w="40" w:type="dxa"/>
              <w:left w:w="90" w:type="dxa"/>
              <w:bottom w:w="40" w:type="dxa"/>
              <w:right w:w="90" w:type="dxa"/>
            </w:tcMar>
          </w:tcPr>
          <w:p w14:paraId="1ADB275C" w14:textId="77777777" w:rsidR="009B75F3" w:rsidRDefault="009B75F3" w:rsidP="009B75F3">
            <w:pPr>
              <w:spacing w:after="40"/>
            </w:pPr>
            <w:r>
              <w:rPr>
                <w:sz w:val="18"/>
                <w:szCs w:val="18"/>
              </w:rPr>
              <w:lastRenderedPageBreak/>
              <w:t>NFR-004</w:t>
            </w:r>
          </w:p>
        </w:tc>
        <w:tc>
          <w:tcPr>
            <w:tcW w:w="682" w:type="pct"/>
            <w:tcMar>
              <w:top w:w="40" w:type="dxa"/>
              <w:left w:w="90" w:type="dxa"/>
              <w:bottom w:w="40" w:type="dxa"/>
              <w:right w:w="90" w:type="dxa"/>
            </w:tcMar>
          </w:tcPr>
          <w:p w14:paraId="6481BF33" w14:textId="77777777" w:rsidR="009B75F3" w:rsidRDefault="009B75F3" w:rsidP="009B75F3">
            <w:pPr>
              <w:spacing w:after="40"/>
            </w:pPr>
            <w:r>
              <w:rPr>
                <w:sz w:val="18"/>
                <w:szCs w:val="18"/>
              </w:rPr>
              <w:t>2 of 3 first-time users submit unaided within 5 minutes</w:t>
            </w:r>
          </w:p>
        </w:tc>
        <w:tc>
          <w:tcPr>
            <w:tcW w:w="656" w:type="pct"/>
            <w:tcMar>
              <w:top w:w="40" w:type="dxa"/>
              <w:left w:w="90" w:type="dxa"/>
              <w:bottom w:w="40" w:type="dxa"/>
              <w:right w:w="90" w:type="dxa"/>
            </w:tcMar>
          </w:tcPr>
          <w:p w14:paraId="6090EC01" w14:textId="77777777" w:rsidR="009B75F3" w:rsidRDefault="009B75F3" w:rsidP="009B75F3">
            <w:pPr>
              <w:spacing w:after="40"/>
            </w:pPr>
            <w:r>
              <w:rPr>
                <w:sz w:val="18"/>
                <w:szCs w:val="18"/>
              </w:rPr>
              <w:t>Requester page (one short form)</w:t>
            </w:r>
          </w:p>
        </w:tc>
        <w:tc>
          <w:tcPr>
            <w:tcW w:w="890" w:type="pct"/>
            <w:tcMar>
              <w:top w:w="40" w:type="dxa"/>
              <w:left w:w="90" w:type="dxa"/>
              <w:bottom w:w="40" w:type="dxa"/>
              <w:right w:w="90" w:type="dxa"/>
            </w:tcMar>
          </w:tcPr>
          <w:p w14:paraId="32BAD275" w14:textId="77777777" w:rsidR="009B75F3" w:rsidRDefault="009B75F3" w:rsidP="009B75F3">
            <w:pPr>
              <w:spacing w:after="40"/>
            </w:pPr>
            <w:r>
              <w:rPr>
                <w:sz w:val="18"/>
                <w:szCs w:val="18"/>
              </w:rPr>
              <w:t>MT-33 in the manual test log</w:t>
            </w:r>
          </w:p>
        </w:tc>
        <w:tc>
          <w:tcPr>
            <w:tcW w:w="843" w:type="pct"/>
            <w:tcMar>
              <w:top w:w="40" w:type="dxa"/>
              <w:left w:w="90" w:type="dxa"/>
              <w:bottom w:w="40" w:type="dxa"/>
              <w:right w:w="90" w:type="dxa"/>
            </w:tcMar>
          </w:tcPr>
          <w:p w14:paraId="4428A227" w14:textId="77777777" w:rsidR="009B75F3" w:rsidRDefault="009B75F3" w:rsidP="009B75F3">
            <w:pPr>
              <w:spacing w:after="40"/>
            </w:pPr>
            <w:r>
              <w:rPr>
                <w:sz w:val="18"/>
                <w:szCs w:val="18"/>
              </w:rPr>
              <w:t>-</w:t>
            </w:r>
          </w:p>
        </w:tc>
        <w:tc>
          <w:tcPr>
            <w:tcW w:w="656" w:type="pct"/>
            <w:tcMar>
              <w:top w:w="40" w:type="dxa"/>
              <w:left w:w="90" w:type="dxa"/>
              <w:bottom w:w="40" w:type="dxa"/>
              <w:right w:w="90" w:type="dxa"/>
            </w:tcMar>
          </w:tcPr>
          <w:p w14:paraId="65E18F3A" w14:textId="77777777" w:rsidR="009B75F3" w:rsidRDefault="009B75F3" w:rsidP="009B75F3">
            <w:pPr>
              <w:spacing w:after="40"/>
            </w:pPr>
            <w:r>
              <w:rPr>
                <w:sz w:val="18"/>
                <w:szCs w:val="18"/>
              </w:rPr>
              <w:t>-</w:t>
            </w:r>
          </w:p>
        </w:tc>
        <w:tc>
          <w:tcPr>
            <w:tcW w:w="609" w:type="pct"/>
            <w:tcMar>
              <w:top w:w="40" w:type="dxa"/>
              <w:left w:w="90" w:type="dxa"/>
              <w:bottom w:w="40" w:type="dxa"/>
              <w:right w:w="90" w:type="dxa"/>
            </w:tcMar>
          </w:tcPr>
          <w:p w14:paraId="194094D7" w14:textId="5A9A706C" w:rsidR="009B75F3" w:rsidRPr="005C1BC9" w:rsidRDefault="009B75F3" w:rsidP="009B75F3">
            <w:pPr>
              <w:spacing w:after="40"/>
              <w:rPr>
                <w:highlight w:val="yellow"/>
              </w:rPr>
            </w:pPr>
            <w:r>
              <w:rPr>
                <w:sz w:val="18"/>
                <w:szCs w:val="18"/>
              </w:rPr>
              <w:t>Deferred (CR-014): the staging site must first be prepared so testers can start unaided (slow start-up of the free instance); MT-33 not run</w:t>
            </w:r>
          </w:p>
        </w:tc>
        <w:tc>
          <w:tcPr>
            <w:tcW w:w="504" w:type="pct"/>
          </w:tcPr>
          <w:p w14:paraId="5D9ABDBE" w14:textId="7F050559" w:rsidR="009B75F3" w:rsidRPr="005C1BC9" w:rsidRDefault="009B75F3" w:rsidP="009B75F3">
            <w:pPr>
              <w:spacing w:after="40"/>
              <w:rPr>
                <w:sz w:val="18"/>
                <w:szCs w:val="18"/>
                <w:highlight w:val="yellow"/>
              </w:rPr>
            </w:pPr>
            <w:r w:rsidRPr="006C5103">
              <w:rPr>
                <w:b/>
                <w:bCs/>
                <w:sz w:val="17"/>
                <w:szCs w:val="17"/>
              </w:rPr>
              <w:t xml:space="preserve"> Not met</w:t>
            </w:r>
            <w:r w:rsidR="006C5103">
              <w:rPr>
                <w:b/>
                <w:bCs/>
                <w:sz w:val="17"/>
                <w:szCs w:val="17"/>
              </w:rPr>
              <w:t xml:space="preserve"> </w:t>
            </w:r>
            <w:r>
              <w:rPr>
                <w:sz w:val="17"/>
                <w:szCs w:val="17"/>
              </w:rPr>
              <w:t>- MT-33</w:t>
            </w:r>
          </w:p>
        </w:tc>
      </w:tr>
      <w:tr w:rsidR="009B75F3" w14:paraId="4A20741C" w14:textId="77777777" w:rsidTr="009B75F3">
        <w:trPr>
          <w:cantSplit/>
        </w:trPr>
        <w:tc>
          <w:tcPr>
            <w:tcW w:w="160" w:type="pct"/>
            <w:shd w:val="clear" w:color="auto" w:fill="DEEAF6"/>
            <w:tcMar>
              <w:top w:w="40" w:type="dxa"/>
              <w:left w:w="90" w:type="dxa"/>
              <w:bottom w:w="40" w:type="dxa"/>
              <w:right w:w="90" w:type="dxa"/>
            </w:tcMar>
          </w:tcPr>
          <w:p w14:paraId="5B109732" w14:textId="77777777" w:rsidR="009B75F3" w:rsidRDefault="009B75F3" w:rsidP="009B75F3">
            <w:pPr>
              <w:spacing w:after="40"/>
            </w:pPr>
            <w:r>
              <w:rPr>
                <w:sz w:val="18"/>
                <w:szCs w:val="18"/>
              </w:rPr>
              <w:t>NFR-005</w:t>
            </w:r>
          </w:p>
        </w:tc>
        <w:tc>
          <w:tcPr>
            <w:tcW w:w="682" w:type="pct"/>
            <w:tcMar>
              <w:top w:w="40" w:type="dxa"/>
              <w:left w:w="90" w:type="dxa"/>
              <w:bottom w:w="40" w:type="dxa"/>
              <w:right w:w="90" w:type="dxa"/>
            </w:tcMar>
          </w:tcPr>
          <w:p w14:paraId="268547D6" w14:textId="77777777" w:rsidR="009B75F3" w:rsidRDefault="009B75F3" w:rsidP="009B75F3">
            <w:pPr>
              <w:spacing w:after="40"/>
            </w:pPr>
            <w:r>
              <w:rPr>
                <w:sz w:val="18"/>
                <w:szCs w:val="18"/>
              </w:rPr>
              <w:t>No unplanned outage during demos</w:t>
            </w:r>
          </w:p>
        </w:tc>
        <w:tc>
          <w:tcPr>
            <w:tcW w:w="656" w:type="pct"/>
            <w:tcMar>
              <w:top w:w="40" w:type="dxa"/>
              <w:left w:w="90" w:type="dxa"/>
              <w:bottom w:w="40" w:type="dxa"/>
              <w:right w:w="90" w:type="dxa"/>
            </w:tcMar>
          </w:tcPr>
          <w:p w14:paraId="62219B15" w14:textId="77777777" w:rsidR="009B75F3" w:rsidRDefault="009B75F3" w:rsidP="009B75F3">
            <w:pPr>
              <w:spacing w:after="40"/>
            </w:pPr>
            <w:r>
              <w:rPr>
                <w:sz w:val="18"/>
                <w:szCs w:val="18"/>
              </w:rPr>
              <w:t>503 for database outages (D-06); health check</w:t>
            </w:r>
          </w:p>
        </w:tc>
        <w:tc>
          <w:tcPr>
            <w:tcW w:w="890" w:type="pct"/>
            <w:tcMar>
              <w:top w:w="40" w:type="dxa"/>
              <w:left w:w="90" w:type="dxa"/>
              <w:bottom w:w="40" w:type="dxa"/>
              <w:right w:w="90" w:type="dxa"/>
            </w:tcMar>
          </w:tcPr>
          <w:p w14:paraId="3E475344" w14:textId="77777777" w:rsidR="009B75F3" w:rsidRDefault="009B75F3" w:rsidP="009B75F3">
            <w:pPr>
              <w:spacing w:after="40"/>
            </w:pPr>
            <w:proofErr w:type="spellStart"/>
            <w:r>
              <w:rPr>
                <w:sz w:val="18"/>
                <w:szCs w:val="18"/>
              </w:rPr>
              <w:t>FilterErrorHandlerTest</w:t>
            </w:r>
            <w:proofErr w:type="spellEnd"/>
            <w:r>
              <w:rPr>
                <w:sz w:val="18"/>
                <w:szCs w:val="18"/>
              </w:rPr>
              <w:t xml:space="preserve">; </w:t>
            </w:r>
            <w:proofErr w:type="spellStart"/>
            <w:r>
              <w:rPr>
                <w:sz w:val="18"/>
                <w:szCs w:val="18"/>
              </w:rPr>
              <w:t>ErrorHandlingTest</w:t>
            </w:r>
            <w:proofErr w:type="spellEnd"/>
          </w:p>
        </w:tc>
        <w:tc>
          <w:tcPr>
            <w:tcW w:w="843" w:type="pct"/>
            <w:tcMar>
              <w:top w:w="40" w:type="dxa"/>
              <w:left w:w="90" w:type="dxa"/>
              <w:bottom w:w="40" w:type="dxa"/>
              <w:right w:w="90" w:type="dxa"/>
            </w:tcMar>
          </w:tcPr>
          <w:p w14:paraId="51521AFD" w14:textId="77777777" w:rsidR="009B75F3" w:rsidRDefault="009B75F3" w:rsidP="009B75F3">
            <w:pPr>
              <w:spacing w:after="40"/>
            </w:pPr>
            <w:r>
              <w:rPr>
                <w:sz w:val="18"/>
                <w:szCs w:val="18"/>
              </w:rPr>
              <w:t>503 SERVICE_UNAVAILABLE instead of 500</w:t>
            </w:r>
          </w:p>
        </w:tc>
        <w:tc>
          <w:tcPr>
            <w:tcW w:w="656" w:type="pct"/>
            <w:tcMar>
              <w:top w:w="40" w:type="dxa"/>
              <w:left w:w="90" w:type="dxa"/>
              <w:bottom w:w="40" w:type="dxa"/>
              <w:right w:w="90" w:type="dxa"/>
            </w:tcMar>
          </w:tcPr>
          <w:p w14:paraId="55E23A18" w14:textId="77777777" w:rsidR="009B75F3" w:rsidRDefault="009B75F3" w:rsidP="009B75F3">
            <w:pPr>
              <w:spacing w:after="40"/>
            </w:pPr>
            <w:r>
              <w:rPr>
                <w:sz w:val="18"/>
                <w:szCs w:val="18"/>
              </w:rPr>
              <w:t xml:space="preserve">CI Backend job (surefire + </w:t>
            </w:r>
            <w:proofErr w:type="spellStart"/>
            <w:r>
              <w:rPr>
                <w:sz w:val="18"/>
                <w:szCs w:val="18"/>
              </w:rPr>
              <w:t>JaCoCo</w:t>
            </w:r>
            <w:proofErr w:type="spellEnd"/>
            <w:r>
              <w:rPr>
                <w:sz w:val="18"/>
                <w:szCs w:val="18"/>
              </w:rPr>
              <w:t xml:space="preserve"> report)</w:t>
            </w:r>
          </w:p>
        </w:tc>
        <w:tc>
          <w:tcPr>
            <w:tcW w:w="609" w:type="pct"/>
            <w:tcMar>
              <w:top w:w="40" w:type="dxa"/>
              <w:left w:w="90" w:type="dxa"/>
              <w:bottom w:w="40" w:type="dxa"/>
              <w:right w:w="90" w:type="dxa"/>
            </w:tcMar>
          </w:tcPr>
          <w:p w14:paraId="62DB90EB" w14:textId="77777777" w:rsidR="009B75F3" w:rsidRDefault="009B75F3" w:rsidP="009B75F3">
            <w:pPr>
              <w:spacing w:after="40"/>
            </w:pPr>
            <w:r>
              <w:rPr>
                <w:sz w:val="18"/>
                <w:szCs w:val="18"/>
              </w:rPr>
              <w:t xml:space="preserve">Verified (M3): 503 handling tested; both </w:t>
            </w:r>
            <w:proofErr w:type="spellStart"/>
            <w:r>
              <w:rPr>
                <w:sz w:val="18"/>
                <w:szCs w:val="18"/>
              </w:rPr>
              <w:t>Supabase</w:t>
            </w:r>
            <w:proofErr w:type="spellEnd"/>
            <w:r>
              <w:rPr>
                <w:sz w:val="18"/>
                <w:szCs w:val="18"/>
              </w:rPr>
              <w:t xml:space="preserve"> databases health-checked on 16/10/2026 (staging /</w:t>
            </w:r>
            <w:proofErr w:type="spellStart"/>
            <w:r>
              <w:rPr>
                <w:sz w:val="18"/>
                <w:szCs w:val="18"/>
              </w:rPr>
              <w:t>api</w:t>
            </w:r>
            <w:proofErr w:type="spellEnd"/>
            <w:r>
              <w:rPr>
                <w:sz w:val="18"/>
                <w:szCs w:val="18"/>
              </w:rPr>
              <w:t>/v1/health: database UP)</w:t>
            </w:r>
          </w:p>
        </w:tc>
        <w:tc>
          <w:tcPr>
            <w:tcW w:w="504" w:type="pct"/>
          </w:tcPr>
          <w:p w14:paraId="1C537E49" w14:textId="251A5813" w:rsidR="009B75F3" w:rsidRDefault="009B75F3" w:rsidP="009B75F3">
            <w:pPr>
              <w:spacing w:after="40"/>
              <w:rPr>
                <w:sz w:val="18"/>
                <w:szCs w:val="18"/>
              </w:rPr>
            </w:pPr>
            <w:r>
              <w:rPr>
                <w:sz w:val="17"/>
                <w:szCs w:val="17"/>
              </w:rPr>
              <w:t>Met - health check before the final demo</w:t>
            </w:r>
            <w:r w:rsidR="006C5103">
              <w:rPr>
                <w:sz w:val="17"/>
                <w:szCs w:val="17"/>
              </w:rPr>
              <w:t xml:space="preserve"> (to be done the morning of the demo, 20/10/2026)</w:t>
            </w:r>
            <w:r>
              <w:rPr>
                <w:sz w:val="17"/>
                <w:szCs w:val="17"/>
              </w:rPr>
              <w:t>; 503 handling tested. D-39 fixed 18/10/2026 (pooler pool size 20)</w:t>
            </w:r>
          </w:p>
        </w:tc>
      </w:tr>
      <w:tr w:rsidR="009B75F3" w14:paraId="5C02323D" w14:textId="77777777" w:rsidTr="009B75F3">
        <w:trPr>
          <w:cantSplit/>
        </w:trPr>
        <w:tc>
          <w:tcPr>
            <w:tcW w:w="160" w:type="pct"/>
            <w:shd w:val="clear" w:color="auto" w:fill="DEEAF6"/>
            <w:tcMar>
              <w:top w:w="40" w:type="dxa"/>
              <w:left w:w="90" w:type="dxa"/>
              <w:bottom w:w="40" w:type="dxa"/>
              <w:right w:w="90" w:type="dxa"/>
            </w:tcMar>
          </w:tcPr>
          <w:p w14:paraId="5A133BD9" w14:textId="77777777" w:rsidR="009B75F3" w:rsidRDefault="009B75F3" w:rsidP="009B75F3">
            <w:pPr>
              <w:spacing w:after="40"/>
            </w:pPr>
            <w:r>
              <w:rPr>
                <w:sz w:val="18"/>
                <w:szCs w:val="18"/>
              </w:rPr>
              <w:t>NFR-006</w:t>
            </w:r>
          </w:p>
        </w:tc>
        <w:tc>
          <w:tcPr>
            <w:tcW w:w="682" w:type="pct"/>
            <w:tcMar>
              <w:top w:w="40" w:type="dxa"/>
              <w:left w:w="90" w:type="dxa"/>
              <w:bottom w:w="40" w:type="dxa"/>
              <w:right w:w="90" w:type="dxa"/>
            </w:tcMar>
          </w:tcPr>
          <w:p w14:paraId="2EEBE054" w14:textId="77777777" w:rsidR="009B75F3" w:rsidRDefault="009B75F3" w:rsidP="009B75F3">
            <w:pPr>
              <w:spacing w:after="40"/>
            </w:pPr>
            <w:r>
              <w:rPr>
                <w:sz w:val="18"/>
                <w:szCs w:val="18"/>
              </w:rPr>
              <w:t>The audit log rebuilds a request's full lifecycle</w:t>
            </w:r>
          </w:p>
        </w:tc>
        <w:tc>
          <w:tcPr>
            <w:tcW w:w="656" w:type="pct"/>
            <w:tcMar>
              <w:top w:w="40" w:type="dxa"/>
              <w:left w:w="90" w:type="dxa"/>
              <w:bottom w:w="40" w:type="dxa"/>
              <w:right w:w="90" w:type="dxa"/>
            </w:tcMar>
          </w:tcPr>
          <w:p w14:paraId="2A09D0F5" w14:textId="77777777" w:rsidR="009B75F3" w:rsidRDefault="009B75F3" w:rsidP="009B75F3">
            <w:pPr>
              <w:spacing w:after="40"/>
            </w:pPr>
            <w:r>
              <w:rPr>
                <w:sz w:val="18"/>
                <w:szCs w:val="18"/>
              </w:rPr>
              <w:t xml:space="preserve">Audit trigger (C-02); </w:t>
            </w:r>
            <w:proofErr w:type="spellStart"/>
            <w:r>
              <w:rPr>
                <w:sz w:val="18"/>
                <w:szCs w:val="18"/>
              </w:rPr>
              <w:t>AuditService</w:t>
            </w:r>
            <w:proofErr w:type="spellEnd"/>
          </w:p>
        </w:tc>
        <w:tc>
          <w:tcPr>
            <w:tcW w:w="890" w:type="pct"/>
            <w:tcMar>
              <w:top w:w="40" w:type="dxa"/>
              <w:left w:w="90" w:type="dxa"/>
              <w:bottom w:w="40" w:type="dxa"/>
              <w:right w:w="90" w:type="dxa"/>
            </w:tcMar>
          </w:tcPr>
          <w:p w14:paraId="55A203B2" w14:textId="77777777" w:rsidR="009B75F3" w:rsidRDefault="009B75F3" w:rsidP="009B75F3">
            <w:pPr>
              <w:spacing w:after="40"/>
            </w:pPr>
            <w:proofErr w:type="spellStart"/>
            <w:r>
              <w:rPr>
                <w:sz w:val="18"/>
                <w:szCs w:val="18"/>
              </w:rPr>
              <w:t>fullLifecycleIsAudited</w:t>
            </w:r>
            <w:proofErr w:type="spellEnd"/>
            <w:r>
              <w:rPr>
                <w:sz w:val="18"/>
                <w:szCs w:val="18"/>
              </w:rPr>
              <w:t xml:space="preserve">; </w:t>
            </w:r>
            <w:proofErr w:type="spellStart"/>
            <w:r>
              <w:rPr>
                <w:sz w:val="18"/>
                <w:szCs w:val="18"/>
              </w:rPr>
              <w:t>priorityAndHistory</w:t>
            </w:r>
            <w:proofErr w:type="spellEnd"/>
            <w:r>
              <w:rPr>
                <w:sz w:val="18"/>
                <w:szCs w:val="18"/>
              </w:rPr>
              <w:t xml:space="preserve">; </w:t>
            </w:r>
            <w:proofErr w:type="spellStart"/>
            <w:r>
              <w:rPr>
                <w:sz w:val="18"/>
                <w:szCs w:val="18"/>
              </w:rPr>
              <w:t>statusHistory</w:t>
            </w:r>
            <w:proofErr w:type="spellEnd"/>
          </w:p>
        </w:tc>
        <w:tc>
          <w:tcPr>
            <w:tcW w:w="843" w:type="pct"/>
            <w:tcMar>
              <w:top w:w="40" w:type="dxa"/>
              <w:left w:w="90" w:type="dxa"/>
              <w:bottom w:w="40" w:type="dxa"/>
              <w:right w:w="90" w:type="dxa"/>
            </w:tcMar>
          </w:tcPr>
          <w:p w14:paraId="4374A273" w14:textId="77777777" w:rsidR="009B75F3" w:rsidRDefault="009B75F3" w:rsidP="009B75F3">
            <w:pPr>
              <w:spacing w:after="40"/>
            </w:pPr>
            <w:r>
              <w:rPr>
                <w:sz w:val="18"/>
                <w:szCs w:val="18"/>
              </w:rPr>
              <w:t>Every step with actor and time</w:t>
            </w:r>
          </w:p>
        </w:tc>
        <w:tc>
          <w:tcPr>
            <w:tcW w:w="656" w:type="pct"/>
            <w:tcMar>
              <w:top w:w="40" w:type="dxa"/>
              <w:left w:w="90" w:type="dxa"/>
              <w:bottom w:w="40" w:type="dxa"/>
              <w:right w:w="90" w:type="dxa"/>
            </w:tcMar>
          </w:tcPr>
          <w:p w14:paraId="6C88E6FF" w14:textId="77777777" w:rsidR="009B75F3" w:rsidRDefault="009B75F3" w:rsidP="009B75F3">
            <w:pPr>
              <w:spacing w:after="40"/>
            </w:pPr>
            <w:r>
              <w:rPr>
                <w:sz w:val="18"/>
                <w:szCs w:val="18"/>
              </w:rPr>
              <w:t xml:space="preserve">CI Backend job (surefire + </w:t>
            </w:r>
            <w:proofErr w:type="spellStart"/>
            <w:r>
              <w:rPr>
                <w:sz w:val="18"/>
                <w:szCs w:val="18"/>
              </w:rPr>
              <w:t>JaCoCo</w:t>
            </w:r>
            <w:proofErr w:type="spellEnd"/>
            <w:r>
              <w:rPr>
                <w:sz w:val="18"/>
                <w:szCs w:val="18"/>
              </w:rPr>
              <w:t xml:space="preserve"> report)</w:t>
            </w:r>
          </w:p>
        </w:tc>
        <w:tc>
          <w:tcPr>
            <w:tcW w:w="609" w:type="pct"/>
            <w:tcMar>
              <w:top w:w="40" w:type="dxa"/>
              <w:left w:w="90" w:type="dxa"/>
              <w:bottom w:w="40" w:type="dxa"/>
              <w:right w:w="90" w:type="dxa"/>
            </w:tcMar>
          </w:tcPr>
          <w:p w14:paraId="5B12C0F1" w14:textId="77777777" w:rsidR="009B75F3" w:rsidRDefault="009B75F3" w:rsidP="009B75F3">
            <w:pPr>
              <w:spacing w:after="40"/>
            </w:pPr>
            <w:r>
              <w:rPr>
                <w:sz w:val="18"/>
                <w:szCs w:val="18"/>
              </w:rPr>
              <w:t>Verified</w:t>
            </w:r>
          </w:p>
        </w:tc>
        <w:tc>
          <w:tcPr>
            <w:tcW w:w="504" w:type="pct"/>
          </w:tcPr>
          <w:p w14:paraId="7980C493" w14:textId="77777777" w:rsidR="009B75F3" w:rsidRDefault="009B75F3" w:rsidP="009B75F3">
            <w:pPr>
              <w:spacing w:after="40"/>
              <w:rPr>
                <w:sz w:val="18"/>
                <w:szCs w:val="18"/>
              </w:rPr>
            </w:pPr>
            <w:r>
              <w:rPr>
                <w:sz w:val="17"/>
                <w:szCs w:val="17"/>
              </w:rPr>
              <w:t xml:space="preserve">Met - MT-21; </w:t>
            </w:r>
            <w:proofErr w:type="spellStart"/>
            <w:r>
              <w:rPr>
                <w:sz w:val="17"/>
                <w:szCs w:val="17"/>
              </w:rPr>
              <w:t>fullLifecycleIsAudited</w:t>
            </w:r>
            <w:proofErr w:type="spellEnd"/>
          </w:p>
        </w:tc>
      </w:tr>
      <w:tr w:rsidR="009B75F3" w14:paraId="63EC4B66" w14:textId="77777777" w:rsidTr="009B75F3">
        <w:trPr>
          <w:cantSplit/>
        </w:trPr>
        <w:tc>
          <w:tcPr>
            <w:tcW w:w="160" w:type="pct"/>
            <w:shd w:val="clear" w:color="auto" w:fill="DEEAF6"/>
            <w:tcMar>
              <w:top w:w="40" w:type="dxa"/>
              <w:left w:w="90" w:type="dxa"/>
              <w:bottom w:w="40" w:type="dxa"/>
              <w:right w:w="90" w:type="dxa"/>
            </w:tcMar>
          </w:tcPr>
          <w:p w14:paraId="5B4E2B4B" w14:textId="77777777" w:rsidR="009B75F3" w:rsidRDefault="009B75F3" w:rsidP="009B75F3">
            <w:pPr>
              <w:spacing w:after="40"/>
            </w:pPr>
            <w:r>
              <w:rPr>
                <w:sz w:val="18"/>
                <w:szCs w:val="18"/>
              </w:rPr>
              <w:t>NFR-007</w:t>
            </w:r>
          </w:p>
        </w:tc>
        <w:tc>
          <w:tcPr>
            <w:tcW w:w="682" w:type="pct"/>
            <w:tcMar>
              <w:top w:w="40" w:type="dxa"/>
              <w:left w:w="90" w:type="dxa"/>
              <w:bottom w:w="40" w:type="dxa"/>
              <w:right w:w="90" w:type="dxa"/>
            </w:tcMar>
          </w:tcPr>
          <w:p w14:paraId="60DFD3FB" w14:textId="77777777" w:rsidR="009B75F3" w:rsidRDefault="009B75F3" w:rsidP="009B75F3">
            <w:pPr>
              <w:spacing w:after="40"/>
            </w:pPr>
            <w:r>
              <w:rPr>
                <w:sz w:val="18"/>
                <w:szCs w:val="18"/>
              </w:rPr>
              <w:t>Changes outside the workflow are blocked or logged</w:t>
            </w:r>
          </w:p>
        </w:tc>
        <w:tc>
          <w:tcPr>
            <w:tcW w:w="656" w:type="pct"/>
            <w:tcMar>
              <w:top w:w="40" w:type="dxa"/>
              <w:left w:w="90" w:type="dxa"/>
              <w:bottom w:w="40" w:type="dxa"/>
              <w:right w:w="90" w:type="dxa"/>
            </w:tcMar>
          </w:tcPr>
          <w:p w14:paraId="05D42811" w14:textId="77777777" w:rsidR="009B75F3" w:rsidRDefault="009B75F3" w:rsidP="009B75F3">
            <w:pPr>
              <w:spacing w:after="40"/>
            </w:pPr>
            <w:r>
              <w:rPr>
                <w:sz w:val="18"/>
                <w:szCs w:val="18"/>
              </w:rPr>
              <w:t>Append-only triggers; state machine; row lock</w:t>
            </w:r>
          </w:p>
        </w:tc>
        <w:tc>
          <w:tcPr>
            <w:tcW w:w="890" w:type="pct"/>
            <w:tcMar>
              <w:top w:w="40" w:type="dxa"/>
              <w:left w:w="90" w:type="dxa"/>
              <w:bottom w:w="40" w:type="dxa"/>
              <w:right w:w="90" w:type="dxa"/>
            </w:tcMar>
          </w:tcPr>
          <w:p w14:paraId="3711CC86" w14:textId="77777777" w:rsidR="009B75F3" w:rsidRDefault="009B75F3" w:rsidP="009B75F3">
            <w:pPr>
              <w:spacing w:after="40"/>
            </w:pPr>
            <w:proofErr w:type="spellStart"/>
            <w:r>
              <w:rPr>
                <w:sz w:val="18"/>
                <w:szCs w:val="18"/>
              </w:rPr>
              <w:t>auditTrailAndNotesAreAppendOnly</w:t>
            </w:r>
            <w:proofErr w:type="spellEnd"/>
            <w:r>
              <w:rPr>
                <w:sz w:val="18"/>
                <w:szCs w:val="18"/>
              </w:rPr>
              <w:t xml:space="preserve">; TransitionPolicyTest; </w:t>
            </w:r>
            <w:proofErr w:type="spellStart"/>
            <w:r>
              <w:rPr>
                <w:sz w:val="18"/>
                <w:szCs w:val="18"/>
              </w:rPr>
              <w:t>databaseRoleBlocksRequester</w:t>
            </w:r>
            <w:proofErr w:type="spellEnd"/>
          </w:p>
        </w:tc>
        <w:tc>
          <w:tcPr>
            <w:tcW w:w="843" w:type="pct"/>
            <w:tcMar>
              <w:top w:w="40" w:type="dxa"/>
              <w:left w:w="90" w:type="dxa"/>
              <w:bottom w:w="40" w:type="dxa"/>
              <w:right w:w="90" w:type="dxa"/>
            </w:tcMar>
          </w:tcPr>
          <w:p w14:paraId="40DFFAEF" w14:textId="77777777" w:rsidR="009B75F3" w:rsidRDefault="009B75F3" w:rsidP="009B75F3">
            <w:pPr>
              <w:spacing w:after="40"/>
            </w:pPr>
            <w:r>
              <w:rPr>
                <w:sz w:val="18"/>
                <w:szCs w:val="18"/>
              </w:rPr>
              <w:t>Database refuses UPDATE/DELETE of audit rows</w:t>
            </w:r>
          </w:p>
        </w:tc>
        <w:tc>
          <w:tcPr>
            <w:tcW w:w="656" w:type="pct"/>
            <w:tcMar>
              <w:top w:w="40" w:type="dxa"/>
              <w:left w:w="90" w:type="dxa"/>
              <w:bottom w:w="40" w:type="dxa"/>
              <w:right w:w="90" w:type="dxa"/>
            </w:tcMar>
          </w:tcPr>
          <w:p w14:paraId="6BAA7CE3" w14:textId="77777777" w:rsidR="009B75F3" w:rsidRDefault="009B75F3" w:rsidP="009B75F3">
            <w:pPr>
              <w:spacing w:after="40"/>
            </w:pPr>
            <w:r>
              <w:rPr>
                <w:sz w:val="18"/>
                <w:szCs w:val="18"/>
              </w:rPr>
              <w:t xml:space="preserve">CI Backend job (surefire + </w:t>
            </w:r>
            <w:proofErr w:type="spellStart"/>
            <w:r>
              <w:rPr>
                <w:sz w:val="18"/>
                <w:szCs w:val="18"/>
              </w:rPr>
              <w:t>JaCoCo</w:t>
            </w:r>
            <w:proofErr w:type="spellEnd"/>
            <w:r>
              <w:rPr>
                <w:sz w:val="18"/>
                <w:szCs w:val="18"/>
              </w:rPr>
              <w:t xml:space="preserve"> report)</w:t>
            </w:r>
          </w:p>
        </w:tc>
        <w:tc>
          <w:tcPr>
            <w:tcW w:w="609" w:type="pct"/>
            <w:tcMar>
              <w:top w:w="40" w:type="dxa"/>
              <w:left w:w="90" w:type="dxa"/>
              <w:bottom w:w="40" w:type="dxa"/>
              <w:right w:w="90" w:type="dxa"/>
            </w:tcMar>
          </w:tcPr>
          <w:p w14:paraId="0685F70C" w14:textId="77777777" w:rsidR="009B75F3" w:rsidRDefault="009B75F3" w:rsidP="009B75F3">
            <w:pPr>
              <w:spacing w:after="40"/>
            </w:pPr>
            <w:r>
              <w:rPr>
                <w:sz w:val="18"/>
                <w:szCs w:val="18"/>
              </w:rPr>
              <w:t>Verified</w:t>
            </w:r>
          </w:p>
        </w:tc>
        <w:tc>
          <w:tcPr>
            <w:tcW w:w="504" w:type="pct"/>
          </w:tcPr>
          <w:p w14:paraId="5C632E19" w14:textId="77777777" w:rsidR="009B75F3" w:rsidRDefault="009B75F3" w:rsidP="009B75F3">
            <w:pPr>
              <w:spacing w:after="40"/>
              <w:rPr>
                <w:sz w:val="18"/>
                <w:szCs w:val="18"/>
              </w:rPr>
            </w:pPr>
            <w:r>
              <w:rPr>
                <w:sz w:val="17"/>
                <w:szCs w:val="17"/>
              </w:rPr>
              <w:t xml:space="preserve">Met - </w:t>
            </w:r>
            <w:proofErr w:type="spellStart"/>
            <w:r>
              <w:rPr>
                <w:sz w:val="17"/>
                <w:szCs w:val="17"/>
              </w:rPr>
              <w:t>auditTrailAndNotesAreAppendOnly</w:t>
            </w:r>
            <w:proofErr w:type="spellEnd"/>
            <w:r>
              <w:rPr>
                <w:sz w:val="17"/>
                <w:szCs w:val="17"/>
              </w:rPr>
              <w:t xml:space="preserve">; </w:t>
            </w:r>
            <w:proofErr w:type="spellStart"/>
            <w:r>
              <w:rPr>
                <w:sz w:val="17"/>
                <w:szCs w:val="17"/>
              </w:rPr>
              <w:t>databaseRoleBlocksRequester</w:t>
            </w:r>
            <w:proofErr w:type="spellEnd"/>
          </w:p>
        </w:tc>
      </w:tr>
      <w:tr w:rsidR="009B75F3" w14:paraId="11B636C9" w14:textId="77777777" w:rsidTr="009B75F3">
        <w:trPr>
          <w:cantSplit/>
        </w:trPr>
        <w:tc>
          <w:tcPr>
            <w:tcW w:w="160" w:type="pct"/>
            <w:shd w:val="clear" w:color="auto" w:fill="DEEAF6"/>
            <w:tcMar>
              <w:top w:w="40" w:type="dxa"/>
              <w:left w:w="90" w:type="dxa"/>
              <w:bottom w:w="40" w:type="dxa"/>
              <w:right w:w="90" w:type="dxa"/>
            </w:tcMar>
          </w:tcPr>
          <w:p w14:paraId="7B156B7B" w14:textId="77777777" w:rsidR="009B75F3" w:rsidRDefault="009B75F3" w:rsidP="009B75F3">
            <w:pPr>
              <w:spacing w:after="40"/>
            </w:pPr>
            <w:r>
              <w:rPr>
                <w:sz w:val="18"/>
                <w:szCs w:val="18"/>
              </w:rPr>
              <w:t>NFR-008</w:t>
            </w:r>
          </w:p>
        </w:tc>
        <w:tc>
          <w:tcPr>
            <w:tcW w:w="682" w:type="pct"/>
            <w:tcMar>
              <w:top w:w="40" w:type="dxa"/>
              <w:left w:w="90" w:type="dxa"/>
              <w:bottom w:w="40" w:type="dxa"/>
              <w:right w:w="90" w:type="dxa"/>
            </w:tcMar>
          </w:tcPr>
          <w:p w14:paraId="7FC94F4E" w14:textId="77777777" w:rsidR="009B75F3" w:rsidRDefault="009B75F3" w:rsidP="009B75F3">
            <w:pPr>
              <w:spacing w:after="40"/>
            </w:pPr>
            <w:r>
              <w:rPr>
                <w:sz w:val="18"/>
                <w:szCs w:val="18"/>
              </w:rPr>
              <w:t>README documents the structure</w:t>
            </w:r>
          </w:p>
        </w:tc>
        <w:tc>
          <w:tcPr>
            <w:tcW w:w="656" w:type="pct"/>
            <w:tcMar>
              <w:top w:w="40" w:type="dxa"/>
              <w:left w:w="90" w:type="dxa"/>
              <w:bottom w:w="40" w:type="dxa"/>
              <w:right w:w="90" w:type="dxa"/>
            </w:tcMar>
          </w:tcPr>
          <w:p w14:paraId="68F46CD4" w14:textId="77777777" w:rsidR="009B75F3" w:rsidRDefault="009B75F3" w:rsidP="009B75F3">
            <w:pPr>
              <w:spacing w:after="40"/>
            </w:pPr>
            <w:r>
              <w:rPr>
                <w:sz w:val="18"/>
                <w:szCs w:val="18"/>
              </w:rPr>
              <w:t>Module packages (access, requests, reporting, common)</w:t>
            </w:r>
          </w:p>
        </w:tc>
        <w:tc>
          <w:tcPr>
            <w:tcW w:w="890" w:type="pct"/>
            <w:tcMar>
              <w:top w:w="40" w:type="dxa"/>
              <w:left w:w="90" w:type="dxa"/>
              <w:bottom w:w="40" w:type="dxa"/>
              <w:right w:w="90" w:type="dxa"/>
            </w:tcMar>
          </w:tcPr>
          <w:p w14:paraId="03FFE6D9" w14:textId="77777777" w:rsidR="009B75F3" w:rsidRDefault="009B75F3" w:rsidP="009B75F3">
            <w:pPr>
              <w:spacing w:after="40"/>
            </w:pPr>
            <w:r>
              <w:rPr>
                <w:sz w:val="18"/>
                <w:szCs w:val="18"/>
              </w:rPr>
              <w:t>README.md checked against the repository (16/10/2026)</w:t>
            </w:r>
          </w:p>
        </w:tc>
        <w:tc>
          <w:tcPr>
            <w:tcW w:w="843" w:type="pct"/>
            <w:tcMar>
              <w:top w:w="40" w:type="dxa"/>
              <w:left w:w="90" w:type="dxa"/>
              <w:bottom w:w="40" w:type="dxa"/>
              <w:right w:w="90" w:type="dxa"/>
            </w:tcMar>
          </w:tcPr>
          <w:p w14:paraId="0B47C08B" w14:textId="77777777" w:rsidR="009B75F3" w:rsidRDefault="009B75F3" w:rsidP="009B75F3">
            <w:pPr>
              <w:spacing w:after="40"/>
            </w:pPr>
            <w:r>
              <w:rPr>
                <w:sz w:val="18"/>
                <w:szCs w:val="18"/>
              </w:rPr>
              <w:t>README describes the structure, setup, tests, CI and release flow of the code</w:t>
            </w:r>
          </w:p>
        </w:tc>
        <w:tc>
          <w:tcPr>
            <w:tcW w:w="656" w:type="pct"/>
            <w:tcMar>
              <w:top w:w="40" w:type="dxa"/>
              <w:left w:w="90" w:type="dxa"/>
              <w:bottom w:w="40" w:type="dxa"/>
              <w:right w:w="90" w:type="dxa"/>
            </w:tcMar>
          </w:tcPr>
          <w:p w14:paraId="5AB24054" w14:textId="77777777" w:rsidR="009B75F3" w:rsidRDefault="009B75F3" w:rsidP="009B75F3">
            <w:pPr>
              <w:spacing w:after="40"/>
            </w:pPr>
            <w:r>
              <w:rPr>
                <w:sz w:val="18"/>
                <w:szCs w:val="18"/>
              </w:rPr>
              <w:t>README.md</w:t>
            </w:r>
          </w:p>
        </w:tc>
        <w:tc>
          <w:tcPr>
            <w:tcW w:w="609" w:type="pct"/>
            <w:tcMar>
              <w:top w:w="40" w:type="dxa"/>
              <w:left w:w="90" w:type="dxa"/>
              <w:bottom w:w="40" w:type="dxa"/>
              <w:right w:w="90" w:type="dxa"/>
            </w:tcMar>
          </w:tcPr>
          <w:p w14:paraId="035ABA53" w14:textId="77777777" w:rsidR="009B75F3" w:rsidRDefault="009B75F3" w:rsidP="009B75F3">
            <w:pPr>
              <w:spacing w:after="40"/>
            </w:pPr>
            <w:r>
              <w:rPr>
                <w:sz w:val="18"/>
                <w:szCs w:val="18"/>
              </w:rPr>
              <w:t>Implemented - README rewritten (TD-09)</w:t>
            </w:r>
          </w:p>
        </w:tc>
        <w:tc>
          <w:tcPr>
            <w:tcW w:w="504" w:type="pct"/>
          </w:tcPr>
          <w:p w14:paraId="4AAAB388" w14:textId="77777777" w:rsidR="009B75F3" w:rsidRDefault="009B75F3" w:rsidP="009B75F3">
            <w:pPr>
              <w:spacing w:after="40"/>
              <w:rPr>
                <w:sz w:val="18"/>
                <w:szCs w:val="18"/>
              </w:rPr>
            </w:pPr>
            <w:r>
              <w:rPr>
                <w:sz w:val="17"/>
                <w:szCs w:val="17"/>
              </w:rPr>
              <w:t>Met - README.md (TD-09)</w:t>
            </w:r>
          </w:p>
        </w:tc>
      </w:tr>
      <w:tr w:rsidR="009B75F3" w14:paraId="2C09E0B4" w14:textId="77777777" w:rsidTr="009B75F3">
        <w:trPr>
          <w:cantSplit/>
        </w:trPr>
        <w:tc>
          <w:tcPr>
            <w:tcW w:w="160" w:type="pct"/>
            <w:shd w:val="clear" w:color="auto" w:fill="DEEAF6"/>
            <w:tcMar>
              <w:top w:w="40" w:type="dxa"/>
              <w:left w:w="90" w:type="dxa"/>
              <w:bottom w:w="40" w:type="dxa"/>
              <w:right w:w="90" w:type="dxa"/>
            </w:tcMar>
          </w:tcPr>
          <w:p w14:paraId="16607059" w14:textId="77777777" w:rsidR="009B75F3" w:rsidRDefault="009B75F3" w:rsidP="009B75F3">
            <w:pPr>
              <w:spacing w:after="40"/>
            </w:pPr>
            <w:r>
              <w:rPr>
                <w:sz w:val="18"/>
                <w:szCs w:val="18"/>
              </w:rPr>
              <w:lastRenderedPageBreak/>
              <w:t>NFR-009</w:t>
            </w:r>
          </w:p>
        </w:tc>
        <w:tc>
          <w:tcPr>
            <w:tcW w:w="682" w:type="pct"/>
            <w:tcMar>
              <w:top w:w="40" w:type="dxa"/>
              <w:left w:w="90" w:type="dxa"/>
              <w:bottom w:w="40" w:type="dxa"/>
              <w:right w:w="90" w:type="dxa"/>
            </w:tcMar>
          </w:tcPr>
          <w:p w14:paraId="0CC2CA12" w14:textId="77777777" w:rsidR="009B75F3" w:rsidRDefault="009B75F3" w:rsidP="009B75F3">
            <w:pPr>
              <w:spacing w:after="40"/>
            </w:pPr>
            <w:r>
              <w:rPr>
                <w:sz w:val="18"/>
                <w:szCs w:val="18"/>
              </w:rPr>
              <w:t>No hard-coded limits; lists paged</w:t>
            </w:r>
          </w:p>
        </w:tc>
        <w:tc>
          <w:tcPr>
            <w:tcW w:w="656" w:type="pct"/>
            <w:tcMar>
              <w:top w:w="40" w:type="dxa"/>
              <w:left w:w="90" w:type="dxa"/>
              <w:bottom w:w="40" w:type="dxa"/>
              <w:right w:w="90" w:type="dxa"/>
            </w:tcMar>
          </w:tcPr>
          <w:p w14:paraId="27CECFCF" w14:textId="77777777" w:rsidR="009B75F3" w:rsidRDefault="009B75F3" w:rsidP="009B75F3">
            <w:pPr>
              <w:spacing w:after="40"/>
            </w:pPr>
            <w:r>
              <w:rPr>
                <w:sz w:val="18"/>
                <w:szCs w:val="18"/>
              </w:rPr>
              <w:t>Paging on every list (max 100); categories as data</w:t>
            </w:r>
          </w:p>
        </w:tc>
        <w:tc>
          <w:tcPr>
            <w:tcW w:w="890" w:type="pct"/>
            <w:tcMar>
              <w:top w:w="40" w:type="dxa"/>
              <w:left w:w="90" w:type="dxa"/>
              <w:bottom w:w="40" w:type="dxa"/>
              <w:right w:w="90" w:type="dxa"/>
            </w:tcMar>
          </w:tcPr>
          <w:p w14:paraId="440705AD" w14:textId="77777777" w:rsidR="009B75F3" w:rsidRDefault="009B75F3" w:rsidP="009B75F3">
            <w:pPr>
              <w:spacing w:after="40"/>
            </w:pPr>
            <w:proofErr w:type="spellStart"/>
            <w:r>
              <w:rPr>
                <w:sz w:val="18"/>
                <w:szCs w:val="18"/>
              </w:rPr>
              <w:t>SortGuardTest</w:t>
            </w:r>
            <w:proofErr w:type="spellEnd"/>
            <w:r>
              <w:rPr>
                <w:sz w:val="18"/>
                <w:szCs w:val="18"/>
              </w:rPr>
              <w:t xml:space="preserve">; k6 run with 10,000 requests; </w:t>
            </w:r>
            <w:proofErr w:type="spellStart"/>
            <w:r>
              <w:rPr>
                <w:sz w:val="18"/>
                <w:szCs w:val="18"/>
              </w:rPr>
              <w:t>pageSizeCap</w:t>
            </w:r>
            <w:proofErr w:type="spellEnd"/>
          </w:p>
        </w:tc>
        <w:tc>
          <w:tcPr>
            <w:tcW w:w="843" w:type="pct"/>
            <w:tcMar>
              <w:top w:w="40" w:type="dxa"/>
              <w:left w:w="90" w:type="dxa"/>
              <w:bottom w:w="40" w:type="dxa"/>
              <w:right w:w="90" w:type="dxa"/>
            </w:tcMar>
          </w:tcPr>
          <w:p w14:paraId="5C7190A4" w14:textId="77777777" w:rsidR="009B75F3" w:rsidRDefault="009B75F3" w:rsidP="009B75F3">
            <w:pPr>
              <w:spacing w:after="40"/>
            </w:pPr>
            <w:r>
              <w:rPr>
                <w:sz w:val="18"/>
                <w:szCs w:val="18"/>
              </w:rPr>
              <w:t>Paged responses; no size limits in code</w:t>
            </w:r>
          </w:p>
        </w:tc>
        <w:tc>
          <w:tcPr>
            <w:tcW w:w="656" w:type="pct"/>
            <w:tcMar>
              <w:top w:w="40" w:type="dxa"/>
              <w:left w:w="90" w:type="dxa"/>
              <w:bottom w:w="40" w:type="dxa"/>
              <w:right w:w="90" w:type="dxa"/>
            </w:tcMar>
          </w:tcPr>
          <w:p w14:paraId="0BC6D8C5" w14:textId="77777777" w:rsidR="009B75F3" w:rsidRDefault="009B75F3" w:rsidP="009B75F3">
            <w:pPr>
              <w:spacing w:after="40"/>
            </w:pPr>
            <w:r>
              <w:rPr>
                <w:sz w:val="18"/>
                <w:szCs w:val="18"/>
              </w:rPr>
              <w:t xml:space="preserve">CI Backend job (surefire + </w:t>
            </w:r>
            <w:proofErr w:type="spellStart"/>
            <w:r>
              <w:rPr>
                <w:sz w:val="18"/>
                <w:szCs w:val="18"/>
              </w:rPr>
              <w:t>JaCoCo</w:t>
            </w:r>
            <w:proofErr w:type="spellEnd"/>
            <w:r>
              <w:rPr>
                <w:sz w:val="18"/>
                <w:szCs w:val="18"/>
              </w:rPr>
              <w:t xml:space="preserve"> report); perf/README.md</w:t>
            </w:r>
          </w:p>
        </w:tc>
        <w:tc>
          <w:tcPr>
            <w:tcW w:w="609" w:type="pct"/>
            <w:tcMar>
              <w:top w:w="40" w:type="dxa"/>
              <w:left w:w="90" w:type="dxa"/>
              <w:bottom w:w="40" w:type="dxa"/>
              <w:right w:w="90" w:type="dxa"/>
            </w:tcMar>
          </w:tcPr>
          <w:p w14:paraId="6676B456" w14:textId="77777777" w:rsidR="009B75F3" w:rsidRDefault="009B75F3" w:rsidP="009B75F3">
            <w:pPr>
              <w:spacing w:after="40"/>
            </w:pPr>
            <w:r>
              <w:rPr>
                <w:sz w:val="18"/>
                <w:szCs w:val="18"/>
              </w:rPr>
              <w:t>Verified</w:t>
            </w:r>
          </w:p>
        </w:tc>
        <w:tc>
          <w:tcPr>
            <w:tcW w:w="504" w:type="pct"/>
          </w:tcPr>
          <w:p w14:paraId="72F13EFA" w14:textId="77777777" w:rsidR="009B75F3" w:rsidRDefault="009B75F3" w:rsidP="009B75F3">
            <w:pPr>
              <w:spacing w:after="40"/>
              <w:rPr>
                <w:sz w:val="18"/>
                <w:szCs w:val="18"/>
              </w:rPr>
            </w:pPr>
            <w:r>
              <w:rPr>
                <w:sz w:val="17"/>
                <w:szCs w:val="17"/>
              </w:rPr>
              <w:t xml:space="preserve">Met - </w:t>
            </w:r>
            <w:proofErr w:type="spellStart"/>
            <w:r>
              <w:rPr>
                <w:sz w:val="17"/>
                <w:szCs w:val="17"/>
              </w:rPr>
              <w:t>pageSizeCap</w:t>
            </w:r>
            <w:proofErr w:type="spellEnd"/>
            <w:r>
              <w:rPr>
                <w:sz w:val="17"/>
                <w:szCs w:val="17"/>
              </w:rPr>
              <w:t>; k6 with 10,000 requests</w:t>
            </w:r>
          </w:p>
        </w:tc>
      </w:tr>
    </w:tbl>
    <w:p w14:paraId="11FE11D1" w14:textId="77777777" w:rsidR="009B2676" w:rsidRDefault="009B2676">
      <w:pPr>
        <w:spacing w:after="60"/>
      </w:pPr>
    </w:p>
    <w:p w14:paraId="5AFE29C9" w14:textId="77777777" w:rsidR="00F944AF" w:rsidRDefault="00F944AF">
      <w:pPr>
        <w:sectPr w:rsidR="00F944AF">
          <w:footerReference w:type="default" r:id="rId13"/>
          <w:pgSz w:w="16838" w:h="11906" w:orient="landscape"/>
          <w:pgMar w:top="1134" w:right="850" w:bottom="1134" w:left="850" w:header="708" w:footer="708" w:gutter="0"/>
          <w:cols w:space="708"/>
          <w:docGrid w:linePitch="360"/>
        </w:sectPr>
      </w:pPr>
    </w:p>
    <w:p w14:paraId="6395D9F6" w14:textId="77777777" w:rsidR="004F5689" w:rsidRDefault="004F5689" w:rsidP="6E3CE5E4">
      <w:pPr>
        <w:pStyle w:val="Heading1"/>
      </w:pPr>
      <w:bookmarkStart w:id="30" w:name="_Toc243252205"/>
      <w:r>
        <w:lastRenderedPageBreak/>
        <w:t>End-to-End Traces</w:t>
      </w:r>
      <w:bookmarkEnd w:id="30"/>
    </w:p>
    <w:p w14:paraId="06D79953" w14:textId="77777777" w:rsidR="00EE7859" w:rsidRDefault="00555546">
      <w:r>
        <w:t xml:space="preserve">M4 status: these traces are the M2 baseline and are kept unchanged as history. Every step marked Planned has since been built and tested, except two that were replaced through controlled change: the </w:t>
      </w:r>
      <w:proofErr w:type="spellStart"/>
      <w:r>
        <w:t>AuditListener</w:t>
      </w:r>
      <w:proofErr w:type="spellEnd"/>
      <w:r>
        <w:t xml:space="preserve"> became database triggers (C-02, V2__align_with_entities.sql lines 137 to 158) and the Version check became a row lock (C-01). </w:t>
      </w:r>
      <w:proofErr w:type="spellStart"/>
      <w:r>
        <w:t>TransitionPolicy</w:t>
      </w:r>
      <w:proofErr w:type="spellEnd"/>
      <w:r>
        <w:t xml:space="preserve"> and TransitionPolicyTest (FR-009), the request controller and submission tests (FR-001), </w:t>
      </w:r>
      <w:proofErr w:type="spellStart"/>
      <w:r>
        <w:t>contextLoads</w:t>
      </w:r>
      <w:proofErr w:type="spellEnd"/>
      <w:r>
        <w:t xml:space="preserve"> in CI and the forced audit failure test (</w:t>
      </w:r>
      <w:proofErr w:type="spellStart"/>
      <w:r>
        <w:t>StatusChangeRollbackTest</w:t>
      </w:r>
      <w:proofErr w:type="spellEnd"/>
      <w:r>
        <w:t>, trace 3) are all in place. The current trace for each requirement is RTM Table 3.</w:t>
      </w:r>
    </w:p>
    <w:p w14:paraId="1821A84C" w14:textId="77777777" w:rsidR="004F5689" w:rsidRDefault="004F5689" w:rsidP="004F5689">
      <w:r>
        <w:t xml:space="preserve">The M2 brief requires at least one trace from requirement to implementation and verification. We show three so that each team member can present one, and so that they cover the three most important </w:t>
      </w:r>
      <w:proofErr w:type="spellStart"/>
      <w:r>
        <w:t>behaviours</w:t>
      </w:r>
      <w:proofErr w:type="spellEnd"/>
      <w:r>
        <w:t xml:space="preserve">: changing status, submitting a request and keeping the audit trail. Only steps marked Done are claimed as evidence. </w:t>
      </w:r>
    </w:p>
    <w:p w14:paraId="5E42265A" w14:textId="77777777" w:rsidR="004F5689" w:rsidRPr="004F5689" w:rsidRDefault="004F5689" w:rsidP="004F5689">
      <w:pPr>
        <w:rPr>
          <w:b/>
          <w:bCs/>
        </w:rPr>
      </w:pPr>
    </w:p>
    <w:p w14:paraId="2AC6341F" w14:textId="77777777" w:rsidR="004F5689" w:rsidRDefault="004F5689" w:rsidP="004F5689">
      <w:pPr>
        <w:rPr>
          <w:bCs/>
        </w:rPr>
      </w:pPr>
      <w:r>
        <w:rPr>
          <w:bCs/>
        </w:rPr>
        <w:t>Trace 1: FR-009 controlled status transitions</w:t>
      </w:r>
    </w:p>
    <w:tbl>
      <w:tblPr>
        <w:tblStyle w:val="TableGrid"/>
        <w:tblW w:w="0" w:type="auto"/>
        <w:tblLook w:val="04A0" w:firstRow="1" w:lastRow="0" w:firstColumn="1" w:lastColumn="0" w:noHBand="0" w:noVBand="1"/>
      </w:tblPr>
      <w:tblGrid>
        <w:gridCol w:w="2122"/>
        <w:gridCol w:w="4961"/>
        <w:gridCol w:w="1933"/>
      </w:tblGrid>
      <w:tr w:rsidR="004F5689" w14:paraId="551A3E4C" w14:textId="77777777" w:rsidTr="004F5689">
        <w:tc>
          <w:tcPr>
            <w:tcW w:w="2122" w:type="dxa"/>
            <w:shd w:val="clear" w:color="auto" w:fill="002060"/>
          </w:tcPr>
          <w:p w14:paraId="10CA528B" w14:textId="77777777" w:rsidR="004F5689" w:rsidRPr="00335C5D" w:rsidRDefault="004F5689" w:rsidP="004F5689">
            <w:pPr>
              <w:rPr>
                <w:bCs/>
                <w:sz w:val="18"/>
                <w:szCs w:val="18"/>
              </w:rPr>
            </w:pPr>
            <w:r>
              <w:rPr>
                <w:bCs/>
                <w:sz w:val="18"/>
                <w:szCs w:val="18"/>
              </w:rPr>
              <w:t>Step</w:t>
            </w:r>
          </w:p>
        </w:tc>
        <w:tc>
          <w:tcPr>
            <w:tcW w:w="4961" w:type="dxa"/>
            <w:shd w:val="clear" w:color="auto" w:fill="002060"/>
          </w:tcPr>
          <w:p w14:paraId="3CCD6AB3" w14:textId="77777777" w:rsidR="004F5689" w:rsidRPr="00335C5D" w:rsidRDefault="004F5689" w:rsidP="004F5689">
            <w:pPr>
              <w:rPr>
                <w:bCs/>
                <w:sz w:val="18"/>
                <w:szCs w:val="18"/>
              </w:rPr>
            </w:pPr>
            <w:r>
              <w:rPr>
                <w:bCs/>
                <w:sz w:val="18"/>
                <w:szCs w:val="18"/>
              </w:rPr>
              <w:t>Evidence</w:t>
            </w:r>
          </w:p>
        </w:tc>
        <w:tc>
          <w:tcPr>
            <w:tcW w:w="1933" w:type="dxa"/>
            <w:shd w:val="clear" w:color="auto" w:fill="002060"/>
          </w:tcPr>
          <w:p w14:paraId="2F832474" w14:textId="77777777" w:rsidR="004F5689" w:rsidRPr="00335C5D" w:rsidRDefault="004F5689" w:rsidP="004F5689">
            <w:pPr>
              <w:rPr>
                <w:bCs/>
                <w:sz w:val="18"/>
                <w:szCs w:val="18"/>
              </w:rPr>
            </w:pPr>
            <w:r>
              <w:rPr>
                <w:bCs/>
                <w:sz w:val="18"/>
                <w:szCs w:val="18"/>
              </w:rPr>
              <w:t xml:space="preserve">Status </w:t>
            </w:r>
          </w:p>
        </w:tc>
      </w:tr>
      <w:tr w:rsidR="004F5689" w14:paraId="1999EC7B" w14:textId="77777777" w:rsidTr="004F5689">
        <w:tc>
          <w:tcPr>
            <w:tcW w:w="2122" w:type="dxa"/>
          </w:tcPr>
          <w:p w14:paraId="6AD4C060" w14:textId="77777777" w:rsidR="004F5689" w:rsidRPr="00335C5D" w:rsidRDefault="004F5689" w:rsidP="004F5689">
            <w:pPr>
              <w:rPr>
                <w:bCs/>
                <w:sz w:val="18"/>
                <w:szCs w:val="18"/>
              </w:rPr>
            </w:pPr>
            <w:r>
              <w:rPr>
                <w:sz w:val="18"/>
                <w:szCs w:val="18"/>
              </w:rPr>
              <w:t>Requirement</w:t>
            </w:r>
          </w:p>
        </w:tc>
        <w:tc>
          <w:tcPr>
            <w:tcW w:w="4961" w:type="dxa"/>
          </w:tcPr>
          <w:p w14:paraId="7EE509BF" w14:textId="77777777" w:rsidR="004F5689" w:rsidRPr="00335C5D" w:rsidRDefault="004F5689" w:rsidP="004F5689">
            <w:pPr>
              <w:rPr>
                <w:bCs/>
                <w:sz w:val="18"/>
                <w:szCs w:val="18"/>
              </w:rPr>
            </w:pPr>
            <w:r>
              <w:rPr>
                <w:sz w:val="18"/>
                <w:szCs w:val="18"/>
              </w:rPr>
              <w:t>FR-009 (Requirements table)</w:t>
            </w:r>
          </w:p>
        </w:tc>
        <w:tc>
          <w:tcPr>
            <w:tcW w:w="1933" w:type="dxa"/>
          </w:tcPr>
          <w:p w14:paraId="33B3F3BA" w14:textId="77777777" w:rsidR="004F5689" w:rsidRPr="00335C5D" w:rsidRDefault="004F5689" w:rsidP="004F5689">
            <w:pPr>
              <w:rPr>
                <w:bCs/>
                <w:sz w:val="18"/>
                <w:szCs w:val="18"/>
              </w:rPr>
            </w:pPr>
            <w:r>
              <w:rPr>
                <w:sz w:val="18"/>
                <w:szCs w:val="18"/>
              </w:rPr>
              <w:t>Done</w:t>
            </w:r>
          </w:p>
        </w:tc>
      </w:tr>
      <w:tr w:rsidR="004F5689" w14:paraId="33B91B45" w14:textId="77777777" w:rsidTr="004F5689">
        <w:tc>
          <w:tcPr>
            <w:tcW w:w="2122" w:type="dxa"/>
          </w:tcPr>
          <w:p w14:paraId="4111F038" w14:textId="77777777" w:rsidR="004F5689" w:rsidRPr="00335C5D" w:rsidRDefault="004F5689" w:rsidP="004F5689">
            <w:pPr>
              <w:rPr>
                <w:bCs/>
                <w:sz w:val="18"/>
                <w:szCs w:val="18"/>
              </w:rPr>
            </w:pPr>
            <w:r>
              <w:rPr>
                <w:sz w:val="18"/>
                <w:szCs w:val="18"/>
              </w:rPr>
              <w:t>ASR / constraint</w:t>
            </w:r>
          </w:p>
        </w:tc>
        <w:tc>
          <w:tcPr>
            <w:tcW w:w="4961" w:type="dxa"/>
          </w:tcPr>
          <w:p w14:paraId="68395D66" w14:textId="77777777" w:rsidR="004F5689" w:rsidRPr="00335C5D" w:rsidRDefault="004F5689" w:rsidP="004F5689">
            <w:pPr>
              <w:rPr>
                <w:bCs/>
                <w:sz w:val="18"/>
                <w:szCs w:val="18"/>
              </w:rPr>
            </w:pPr>
            <w:r>
              <w:rPr>
                <w:sz w:val="18"/>
                <w:szCs w:val="18"/>
              </w:rPr>
              <w:t>ASR-002 integrity of state, ASR-003 auditability</w:t>
            </w:r>
          </w:p>
        </w:tc>
        <w:tc>
          <w:tcPr>
            <w:tcW w:w="1933" w:type="dxa"/>
          </w:tcPr>
          <w:p w14:paraId="7BC0EFB6" w14:textId="77777777" w:rsidR="004F5689" w:rsidRPr="00335C5D" w:rsidRDefault="004F5689" w:rsidP="004F5689">
            <w:pPr>
              <w:rPr>
                <w:bCs/>
                <w:sz w:val="18"/>
                <w:szCs w:val="18"/>
              </w:rPr>
            </w:pPr>
            <w:r>
              <w:rPr>
                <w:sz w:val="18"/>
                <w:szCs w:val="18"/>
              </w:rPr>
              <w:t>Done</w:t>
            </w:r>
          </w:p>
        </w:tc>
      </w:tr>
      <w:tr w:rsidR="004F5689" w14:paraId="06842872" w14:textId="77777777" w:rsidTr="004F5689">
        <w:tc>
          <w:tcPr>
            <w:tcW w:w="2122" w:type="dxa"/>
          </w:tcPr>
          <w:p w14:paraId="5F57ED2C" w14:textId="77777777" w:rsidR="004F5689" w:rsidRPr="00335C5D" w:rsidRDefault="004F5689" w:rsidP="004F5689">
            <w:pPr>
              <w:rPr>
                <w:bCs/>
                <w:sz w:val="18"/>
                <w:szCs w:val="18"/>
              </w:rPr>
            </w:pPr>
            <w:r>
              <w:rPr>
                <w:sz w:val="18"/>
                <w:szCs w:val="18"/>
              </w:rPr>
              <w:t>Architecture responsibility</w:t>
            </w:r>
          </w:p>
        </w:tc>
        <w:tc>
          <w:tcPr>
            <w:tcW w:w="4961" w:type="dxa"/>
          </w:tcPr>
          <w:p w14:paraId="4B329949" w14:textId="77777777" w:rsidR="004F5689" w:rsidRPr="00335C5D" w:rsidRDefault="004F5689" w:rsidP="004F5689">
            <w:pPr>
              <w:rPr>
                <w:bCs/>
                <w:sz w:val="18"/>
                <w:szCs w:val="18"/>
              </w:rPr>
            </w:pPr>
            <w:r>
              <w:rPr>
                <w:sz w:val="18"/>
                <w:szCs w:val="18"/>
              </w:rPr>
              <w:t>Requests module service layer owns all status changes (ARC-02)</w:t>
            </w:r>
          </w:p>
        </w:tc>
        <w:tc>
          <w:tcPr>
            <w:tcW w:w="1933" w:type="dxa"/>
          </w:tcPr>
          <w:p w14:paraId="6F2F595D" w14:textId="77777777" w:rsidR="004F5689" w:rsidRPr="00335C5D" w:rsidRDefault="004F5689" w:rsidP="004F5689">
            <w:pPr>
              <w:rPr>
                <w:bCs/>
                <w:sz w:val="18"/>
                <w:szCs w:val="18"/>
              </w:rPr>
            </w:pPr>
            <w:r>
              <w:rPr>
                <w:sz w:val="18"/>
                <w:szCs w:val="18"/>
              </w:rPr>
              <w:t>Done</w:t>
            </w:r>
          </w:p>
        </w:tc>
      </w:tr>
      <w:tr w:rsidR="004F5689" w14:paraId="296A8512" w14:textId="77777777" w:rsidTr="004F5689">
        <w:tc>
          <w:tcPr>
            <w:tcW w:w="2122" w:type="dxa"/>
          </w:tcPr>
          <w:p w14:paraId="17104102" w14:textId="77777777" w:rsidR="004F5689" w:rsidRPr="00335C5D" w:rsidRDefault="004F5689" w:rsidP="004F5689">
            <w:pPr>
              <w:rPr>
                <w:bCs/>
                <w:sz w:val="18"/>
                <w:szCs w:val="18"/>
              </w:rPr>
            </w:pPr>
            <w:r>
              <w:rPr>
                <w:sz w:val="18"/>
                <w:szCs w:val="18"/>
              </w:rPr>
              <w:t>Data decision</w:t>
            </w:r>
          </w:p>
        </w:tc>
        <w:tc>
          <w:tcPr>
            <w:tcW w:w="4961" w:type="dxa"/>
          </w:tcPr>
          <w:p w14:paraId="659AA7EA" w14:textId="77777777" w:rsidR="004F5689" w:rsidRPr="00335C5D" w:rsidRDefault="004F5689" w:rsidP="004F5689">
            <w:pPr>
              <w:rPr>
                <w:bCs/>
                <w:sz w:val="18"/>
                <w:szCs w:val="18"/>
              </w:rPr>
            </w:pPr>
            <w:r>
              <w:rPr>
                <w:sz w:val="18"/>
                <w:szCs w:val="18"/>
              </w:rPr>
              <w:t>Status CHECK constraint (V1), one transaction per state change with Version check (DEC-006)</w:t>
            </w:r>
          </w:p>
        </w:tc>
        <w:tc>
          <w:tcPr>
            <w:tcW w:w="1933" w:type="dxa"/>
          </w:tcPr>
          <w:p w14:paraId="7928B311" w14:textId="77777777" w:rsidR="00F944AF" w:rsidRDefault="00555546">
            <w:pPr>
              <w:rPr>
                <w:bCs/>
                <w:sz w:val="18"/>
                <w:szCs w:val="18"/>
              </w:rPr>
            </w:pPr>
            <w:r>
              <w:rPr>
                <w:sz w:val="18"/>
                <w:szCs w:val="18"/>
              </w:rPr>
              <w:t>Done (design), V2 migration Planned</w:t>
            </w:r>
          </w:p>
        </w:tc>
      </w:tr>
      <w:tr w:rsidR="004F5689" w14:paraId="1447B828" w14:textId="77777777" w:rsidTr="004F5689">
        <w:tc>
          <w:tcPr>
            <w:tcW w:w="2122" w:type="dxa"/>
          </w:tcPr>
          <w:p w14:paraId="767FBA9C" w14:textId="77777777" w:rsidR="004F5689" w:rsidRPr="00335C5D" w:rsidRDefault="004F5689" w:rsidP="004F5689">
            <w:pPr>
              <w:rPr>
                <w:bCs/>
                <w:sz w:val="18"/>
                <w:szCs w:val="18"/>
              </w:rPr>
            </w:pPr>
            <w:r>
              <w:rPr>
                <w:sz w:val="18"/>
                <w:szCs w:val="18"/>
              </w:rPr>
              <w:t>Design / interface decision</w:t>
            </w:r>
          </w:p>
        </w:tc>
        <w:tc>
          <w:tcPr>
            <w:tcW w:w="4961" w:type="dxa"/>
          </w:tcPr>
          <w:p w14:paraId="1D26DFEB" w14:textId="77777777" w:rsidR="004F5689" w:rsidRPr="00335C5D" w:rsidRDefault="004F5689" w:rsidP="004F5689">
            <w:pPr>
              <w:rPr>
                <w:bCs/>
                <w:sz w:val="18"/>
                <w:szCs w:val="18"/>
              </w:rPr>
            </w:pPr>
            <w:r>
              <w:rPr>
                <w:sz w:val="18"/>
                <w:szCs w:val="18"/>
              </w:rPr>
              <w:t xml:space="preserve">Table-driven </w:t>
            </w:r>
            <w:proofErr w:type="spellStart"/>
            <w:r>
              <w:rPr>
                <w:sz w:val="18"/>
                <w:szCs w:val="18"/>
              </w:rPr>
              <w:t>TransitionPolicy</w:t>
            </w:r>
            <w:proofErr w:type="spellEnd"/>
            <w:r>
              <w:rPr>
                <w:sz w:val="18"/>
                <w:szCs w:val="18"/>
              </w:rPr>
              <w:t xml:space="preserve"> (DEC-011). PATCH /</w:t>
            </w:r>
            <w:proofErr w:type="spellStart"/>
            <w:r>
              <w:rPr>
                <w:sz w:val="18"/>
                <w:szCs w:val="18"/>
              </w:rPr>
              <w:t>api</w:t>
            </w:r>
            <w:proofErr w:type="spellEnd"/>
            <w:r>
              <w:rPr>
                <w:sz w:val="18"/>
                <w:szCs w:val="18"/>
              </w:rPr>
              <w:t>/v1/requests/{id}/status (API-09) returns 422 on an illegal move (DEC-009)</w:t>
            </w:r>
          </w:p>
        </w:tc>
        <w:tc>
          <w:tcPr>
            <w:tcW w:w="1933" w:type="dxa"/>
          </w:tcPr>
          <w:p w14:paraId="77690DEA" w14:textId="77777777" w:rsidR="00F944AF" w:rsidRDefault="00555546">
            <w:pPr>
              <w:rPr>
                <w:bCs/>
                <w:sz w:val="18"/>
                <w:szCs w:val="18"/>
              </w:rPr>
            </w:pPr>
            <w:r>
              <w:rPr>
                <w:sz w:val="18"/>
                <w:szCs w:val="18"/>
              </w:rPr>
              <w:t>Done (design), code Planned</w:t>
            </w:r>
          </w:p>
        </w:tc>
      </w:tr>
      <w:tr w:rsidR="004F5689" w14:paraId="4C39FF43" w14:textId="77777777" w:rsidTr="004F5689">
        <w:tc>
          <w:tcPr>
            <w:tcW w:w="2122" w:type="dxa"/>
          </w:tcPr>
          <w:p w14:paraId="1E708A9C" w14:textId="77777777" w:rsidR="004F5689" w:rsidRPr="00335C5D" w:rsidRDefault="004F5689" w:rsidP="004F5689">
            <w:pPr>
              <w:rPr>
                <w:bCs/>
                <w:sz w:val="18"/>
                <w:szCs w:val="18"/>
              </w:rPr>
            </w:pPr>
            <w:r>
              <w:rPr>
                <w:sz w:val="18"/>
                <w:szCs w:val="18"/>
              </w:rPr>
              <w:t>Technology</w:t>
            </w:r>
          </w:p>
        </w:tc>
        <w:tc>
          <w:tcPr>
            <w:tcW w:w="4961" w:type="dxa"/>
          </w:tcPr>
          <w:p w14:paraId="5E823F5D" w14:textId="77777777" w:rsidR="004F5689" w:rsidRPr="00335C5D" w:rsidRDefault="004F5689" w:rsidP="004F5689">
            <w:pPr>
              <w:rPr>
                <w:bCs/>
                <w:sz w:val="18"/>
                <w:szCs w:val="18"/>
              </w:rPr>
            </w:pPr>
            <w:r>
              <w:rPr>
                <w:sz w:val="18"/>
                <w:szCs w:val="18"/>
              </w:rPr>
              <w:t>Java 21, Spring Boot 4.1.1, Spring Data JPA, PostgreSQL (DEC-004, DEC-005)</w:t>
            </w:r>
          </w:p>
        </w:tc>
        <w:tc>
          <w:tcPr>
            <w:tcW w:w="1933" w:type="dxa"/>
          </w:tcPr>
          <w:p w14:paraId="45C5B192" w14:textId="77777777" w:rsidR="004F5689" w:rsidRPr="00335C5D" w:rsidRDefault="004F5689" w:rsidP="004F5689">
            <w:pPr>
              <w:rPr>
                <w:bCs/>
                <w:sz w:val="18"/>
                <w:szCs w:val="18"/>
              </w:rPr>
            </w:pPr>
            <w:r>
              <w:rPr>
                <w:sz w:val="18"/>
                <w:szCs w:val="18"/>
              </w:rPr>
              <w:t>Done</w:t>
            </w:r>
          </w:p>
        </w:tc>
      </w:tr>
      <w:tr w:rsidR="004F5689" w14:paraId="3F3F84F5" w14:textId="77777777" w:rsidTr="004F5689">
        <w:tc>
          <w:tcPr>
            <w:tcW w:w="2122" w:type="dxa"/>
          </w:tcPr>
          <w:p w14:paraId="68028348" w14:textId="77777777" w:rsidR="004F5689" w:rsidRPr="00335C5D" w:rsidRDefault="004F5689" w:rsidP="004F5689">
            <w:pPr>
              <w:rPr>
                <w:bCs/>
                <w:sz w:val="18"/>
                <w:szCs w:val="18"/>
              </w:rPr>
            </w:pPr>
            <w:r>
              <w:rPr>
                <w:sz w:val="18"/>
                <w:szCs w:val="18"/>
              </w:rPr>
              <w:t>Application artefact</w:t>
            </w:r>
          </w:p>
        </w:tc>
        <w:tc>
          <w:tcPr>
            <w:tcW w:w="4961" w:type="dxa"/>
          </w:tcPr>
          <w:p w14:paraId="4373481C" w14:textId="77777777" w:rsidR="004F5689" w:rsidRPr="00335C5D" w:rsidRDefault="004F5689" w:rsidP="004F5689">
            <w:pPr>
              <w:rPr>
                <w:bCs/>
                <w:sz w:val="18"/>
                <w:szCs w:val="18"/>
              </w:rPr>
            </w:pPr>
            <w:proofErr w:type="spellStart"/>
            <w:r>
              <w:rPr>
                <w:sz w:val="18"/>
                <w:szCs w:val="18"/>
              </w:rPr>
              <w:t>ServiceRequest.Status</w:t>
            </w:r>
            <w:proofErr w:type="spellEnd"/>
            <w:r>
              <w:rPr>
                <w:sz w:val="18"/>
                <w:szCs w:val="18"/>
              </w:rPr>
              <w:t xml:space="preserve"> </w:t>
            </w:r>
            <w:proofErr w:type="spellStart"/>
            <w:r>
              <w:rPr>
                <w:sz w:val="18"/>
                <w:szCs w:val="18"/>
              </w:rPr>
              <w:t>enum</w:t>
            </w:r>
            <w:proofErr w:type="spellEnd"/>
            <w:r>
              <w:rPr>
                <w:sz w:val="18"/>
                <w:szCs w:val="18"/>
              </w:rPr>
              <w:t>, V1__init_schema.sql, TransitionPolicy.java (planned)</w:t>
            </w:r>
          </w:p>
        </w:tc>
        <w:tc>
          <w:tcPr>
            <w:tcW w:w="1933" w:type="dxa"/>
          </w:tcPr>
          <w:p w14:paraId="38A223AD" w14:textId="77777777" w:rsidR="00380CD2" w:rsidRDefault="00555546">
            <w:pPr>
              <w:rPr>
                <w:bCs/>
                <w:sz w:val="18"/>
                <w:szCs w:val="18"/>
              </w:rPr>
            </w:pPr>
            <w:r>
              <w:rPr>
                <w:sz w:val="18"/>
                <w:szCs w:val="18"/>
              </w:rPr>
              <w:t xml:space="preserve">Schema only: Status </w:t>
            </w:r>
            <w:proofErr w:type="spellStart"/>
            <w:r>
              <w:rPr>
                <w:sz w:val="18"/>
                <w:szCs w:val="18"/>
              </w:rPr>
              <w:t>enum</w:t>
            </w:r>
            <w:proofErr w:type="spellEnd"/>
            <w:r>
              <w:rPr>
                <w:sz w:val="18"/>
                <w:szCs w:val="18"/>
              </w:rPr>
              <w:t xml:space="preserve"> and V1 CHECK constraint Done; </w:t>
            </w:r>
            <w:proofErr w:type="spellStart"/>
            <w:r>
              <w:rPr>
                <w:sz w:val="18"/>
                <w:szCs w:val="18"/>
              </w:rPr>
              <w:t>TransitionPolicy</w:t>
            </w:r>
            <w:proofErr w:type="spellEnd"/>
            <w:r>
              <w:rPr>
                <w:sz w:val="18"/>
                <w:szCs w:val="18"/>
              </w:rPr>
              <w:t xml:space="preserve"> Planned</w:t>
            </w:r>
          </w:p>
        </w:tc>
      </w:tr>
      <w:tr w:rsidR="004F5689" w14:paraId="5FAD6D2E" w14:textId="77777777" w:rsidTr="004F5689">
        <w:tc>
          <w:tcPr>
            <w:tcW w:w="2122" w:type="dxa"/>
          </w:tcPr>
          <w:p w14:paraId="02DC6E12" w14:textId="77777777" w:rsidR="004F5689" w:rsidRPr="00335C5D" w:rsidRDefault="004F5689" w:rsidP="004F5689">
            <w:pPr>
              <w:rPr>
                <w:bCs/>
                <w:sz w:val="18"/>
                <w:szCs w:val="18"/>
              </w:rPr>
            </w:pPr>
            <w:r>
              <w:rPr>
                <w:sz w:val="18"/>
                <w:szCs w:val="18"/>
              </w:rPr>
              <w:t>Initial verification</w:t>
            </w:r>
          </w:p>
        </w:tc>
        <w:tc>
          <w:tcPr>
            <w:tcW w:w="4961" w:type="dxa"/>
          </w:tcPr>
          <w:p w14:paraId="5D774B74" w14:textId="77777777" w:rsidR="004F5689" w:rsidRPr="00335C5D" w:rsidRDefault="004F5689" w:rsidP="004F5689">
            <w:pPr>
              <w:rPr>
                <w:bCs/>
                <w:sz w:val="18"/>
                <w:szCs w:val="18"/>
              </w:rPr>
            </w:pPr>
            <w:r>
              <w:rPr>
                <w:sz w:val="18"/>
                <w:szCs w:val="18"/>
              </w:rPr>
              <w:t>TransitionPolicyTest covering every from/to pair (planned)</w:t>
            </w:r>
          </w:p>
        </w:tc>
        <w:tc>
          <w:tcPr>
            <w:tcW w:w="1933" w:type="dxa"/>
          </w:tcPr>
          <w:p w14:paraId="449693B5" w14:textId="77777777" w:rsidR="00F944AF" w:rsidRDefault="00555546">
            <w:pPr>
              <w:rPr>
                <w:bCs/>
                <w:sz w:val="18"/>
                <w:szCs w:val="18"/>
              </w:rPr>
            </w:pPr>
            <w:r>
              <w:rPr>
                <w:sz w:val="18"/>
                <w:szCs w:val="18"/>
              </w:rPr>
              <w:t>Planned</w:t>
            </w:r>
          </w:p>
        </w:tc>
      </w:tr>
    </w:tbl>
    <w:p w14:paraId="1B42632B" w14:textId="77777777" w:rsidR="004F5689" w:rsidRDefault="004F5689" w:rsidP="004F5689">
      <w:pPr>
        <w:rPr>
          <w:bCs/>
        </w:rPr>
      </w:pPr>
    </w:p>
    <w:p w14:paraId="5CE319D9" w14:textId="77777777" w:rsidR="004F5689" w:rsidRPr="004F5689" w:rsidRDefault="004F5689" w:rsidP="004F5689">
      <w:pPr>
        <w:rPr>
          <w:bCs/>
        </w:rPr>
      </w:pPr>
      <w:r>
        <w:rPr>
          <w:bCs/>
        </w:rPr>
        <w:t>Trace 2: FR-001 submit a service request</w:t>
      </w:r>
    </w:p>
    <w:tbl>
      <w:tblPr>
        <w:tblStyle w:val="TableGrid"/>
        <w:tblW w:w="0" w:type="auto"/>
        <w:tblLook w:val="04A0" w:firstRow="1" w:lastRow="0" w:firstColumn="1" w:lastColumn="0" w:noHBand="0" w:noVBand="1"/>
      </w:tblPr>
      <w:tblGrid>
        <w:gridCol w:w="2122"/>
        <w:gridCol w:w="4961"/>
        <w:gridCol w:w="1933"/>
      </w:tblGrid>
      <w:tr w:rsidR="004F5689" w14:paraId="76D3112F" w14:textId="77777777" w:rsidTr="007262AE">
        <w:tc>
          <w:tcPr>
            <w:tcW w:w="2122" w:type="dxa"/>
            <w:shd w:val="clear" w:color="auto" w:fill="002060"/>
          </w:tcPr>
          <w:p w14:paraId="0F6380A3" w14:textId="77777777" w:rsidR="004F5689" w:rsidRPr="00335C5D" w:rsidRDefault="004F5689" w:rsidP="007262AE">
            <w:pPr>
              <w:rPr>
                <w:bCs/>
                <w:sz w:val="18"/>
                <w:szCs w:val="18"/>
              </w:rPr>
            </w:pPr>
            <w:r>
              <w:rPr>
                <w:bCs/>
                <w:sz w:val="18"/>
                <w:szCs w:val="18"/>
              </w:rPr>
              <w:t>Step</w:t>
            </w:r>
          </w:p>
        </w:tc>
        <w:tc>
          <w:tcPr>
            <w:tcW w:w="4961" w:type="dxa"/>
            <w:shd w:val="clear" w:color="auto" w:fill="002060"/>
          </w:tcPr>
          <w:p w14:paraId="774AA8C8" w14:textId="77777777" w:rsidR="004F5689" w:rsidRPr="00335C5D" w:rsidRDefault="004F5689" w:rsidP="007262AE">
            <w:pPr>
              <w:rPr>
                <w:bCs/>
                <w:sz w:val="18"/>
                <w:szCs w:val="18"/>
              </w:rPr>
            </w:pPr>
            <w:r>
              <w:rPr>
                <w:bCs/>
                <w:sz w:val="18"/>
                <w:szCs w:val="18"/>
              </w:rPr>
              <w:t>Evidence</w:t>
            </w:r>
          </w:p>
        </w:tc>
        <w:tc>
          <w:tcPr>
            <w:tcW w:w="1933" w:type="dxa"/>
            <w:shd w:val="clear" w:color="auto" w:fill="002060"/>
          </w:tcPr>
          <w:p w14:paraId="0639EA02" w14:textId="77777777" w:rsidR="004F5689" w:rsidRPr="00335C5D" w:rsidRDefault="004F5689" w:rsidP="007262AE">
            <w:pPr>
              <w:rPr>
                <w:bCs/>
                <w:sz w:val="18"/>
                <w:szCs w:val="18"/>
              </w:rPr>
            </w:pPr>
            <w:r>
              <w:rPr>
                <w:bCs/>
                <w:sz w:val="18"/>
                <w:szCs w:val="18"/>
              </w:rPr>
              <w:t xml:space="preserve">Status </w:t>
            </w:r>
          </w:p>
        </w:tc>
      </w:tr>
      <w:tr w:rsidR="004F5689" w14:paraId="53311CBB" w14:textId="77777777" w:rsidTr="007262AE">
        <w:tc>
          <w:tcPr>
            <w:tcW w:w="2122" w:type="dxa"/>
          </w:tcPr>
          <w:p w14:paraId="1A473CB3" w14:textId="77777777" w:rsidR="004F5689" w:rsidRPr="00335C5D" w:rsidRDefault="004F5689" w:rsidP="004F5689">
            <w:pPr>
              <w:rPr>
                <w:bCs/>
                <w:sz w:val="18"/>
                <w:szCs w:val="18"/>
              </w:rPr>
            </w:pPr>
            <w:r>
              <w:rPr>
                <w:sz w:val="18"/>
                <w:szCs w:val="18"/>
              </w:rPr>
              <w:t>Requirement</w:t>
            </w:r>
          </w:p>
        </w:tc>
        <w:tc>
          <w:tcPr>
            <w:tcW w:w="4961" w:type="dxa"/>
          </w:tcPr>
          <w:p w14:paraId="39F065FC" w14:textId="77777777" w:rsidR="004F5689" w:rsidRPr="00335C5D" w:rsidRDefault="004F5689" w:rsidP="004F5689">
            <w:pPr>
              <w:rPr>
                <w:bCs/>
                <w:sz w:val="18"/>
                <w:szCs w:val="18"/>
              </w:rPr>
            </w:pPr>
            <w:r>
              <w:rPr>
                <w:sz w:val="18"/>
                <w:szCs w:val="18"/>
              </w:rPr>
              <w:t>FR-001</w:t>
            </w:r>
          </w:p>
        </w:tc>
        <w:tc>
          <w:tcPr>
            <w:tcW w:w="1933" w:type="dxa"/>
          </w:tcPr>
          <w:p w14:paraId="56854EE9" w14:textId="77777777" w:rsidR="004F5689" w:rsidRPr="00335C5D" w:rsidRDefault="004F5689" w:rsidP="004F5689">
            <w:pPr>
              <w:rPr>
                <w:bCs/>
                <w:sz w:val="18"/>
                <w:szCs w:val="18"/>
              </w:rPr>
            </w:pPr>
            <w:r>
              <w:rPr>
                <w:sz w:val="18"/>
                <w:szCs w:val="18"/>
              </w:rPr>
              <w:t>Done</w:t>
            </w:r>
          </w:p>
        </w:tc>
      </w:tr>
      <w:tr w:rsidR="004F5689" w14:paraId="416C0F01" w14:textId="77777777" w:rsidTr="007262AE">
        <w:tc>
          <w:tcPr>
            <w:tcW w:w="2122" w:type="dxa"/>
          </w:tcPr>
          <w:p w14:paraId="1E2814D7" w14:textId="77777777" w:rsidR="004F5689" w:rsidRPr="00335C5D" w:rsidRDefault="004F5689" w:rsidP="004F5689">
            <w:pPr>
              <w:rPr>
                <w:bCs/>
                <w:sz w:val="18"/>
                <w:szCs w:val="18"/>
              </w:rPr>
            </w:pPr>
            <w:r>
              <w:rPr>
                <w:sz w:val="18"/>
                <w:szCs w:val="18"/>
              </w:rPr>
              <w:t>ASR / constraint</w:t>
            </w:r>
          </w:p>
        </w:tc>
        <w:tc>
          <w:tcPr>
            <w:tcW w:w="4961" w:type="dxa"/>
          </w:tcPr>
          <w:p w14:paraId="02B44CF5" w14:textId="77777777" w:rsidR="004F5689" w:rsidRPr="00335C5D" w:rsidRDefault="004F5689" w:rsidP="004F5689">
            <w:pPr>
              <w:rPr>
                <w:bCs/>
                <w:sz w:val="18"/>
                <w:szCs w:val="18"/>
              </w:rPr>
            </w:pPr>
            <w:r>
              <w:rPr>
                <w:sz w:val="18"/>
                <w:szCs w:val="18"/>
              </w:rPr>
              <w:t>ASR-001 access control, ASR-005 POPIA (only needed fields stored)</w:t>
            </w:r>
          </w:p>
        </w:tc>
        <w:tc>
          <w:tcPr>
            <w:tcW w:w="1933" w:type="dxa"/>
          </w:tcPr>
          <w:p w14:paraId="59F9061B" w14:textId="77777777" w:rsidR="004F5689" w:rsidRPr="00335C5D" w:rsidRDefault="004F5689" w:rsidP="004F5689">
            <w:pPr>
              <w:rPr>
                <w:bCs/>
                <w:sz w:val="18"/>
                <w:szCs w:val="18"/>
              </w:rPr>
            </w:pPr>
            <w:r>
              <w:rPr>
                <w:sz w:val="18"/>
                <w:szCs w:val="18"/>
              </w:rPr>
              <w:t>Done</w:t>
            </w:r>
          </w:p>
        </w:tc>
      </w:tr>
      <w:tr w:rsidR="004F5689" w14:paraId="36C82898" w14:textId="77777777" w:rsidTr="007262AE">
        <w:tc>
          <w:tcPr>
            <w:tcW w:w="2122" w:type="dxa"/>
          </w:tcPr>
          <w:p w14:paraId="698877FF" w14:textId="77777777" w:rsidR="004F5689" w:rsidRPr="00335C5D" w:rsidRDefault="004F5689" w:rsidP="004F5689">
            <w:pPr>
              <w:rPr>
                <w:bCs/>
                <w:sz w:val="18"/>
                <w:szCs w:val="18"/>
              </w:rPr>
            </w:pPr>
            <w:r>
              <w:rPr>
                <w:sz w:val="18"/>
                <w:szCs w:val="18"/>
              </w:rPr>
              <w:t>Architecture responsibility</w:t>
            </w:r>
          </w:p>
        </w:tc>
        <w:tc>
          <w:tcPr>
            <w:tcW w:w="4961" w:type="dxa"/>
          </w:tcPr>
          <w:p w14:paraId="33705B49" w14:textId="77777777" w:rsidR="004F5689" w:rsidRPr="00335C5D" w:rsidRDefault="004F5689" w:rsidP="004F5689">
            <w:pPr>
              <w:rPr>
                <w:bCs/>
                <w:sz w:val="18"/>
                <w:szCs w:val="18"/>
              </w:rPr>
            </w:pPr>
            <w:r>
              <w:rPr>
                <w:sz w:val="18"/>
                <w:szCs w:val="18"/>
              </w:rPr>
              <w:t>Requests module controller and service (ARC-02)</w:t>
            </w:r>
          </w:p>
        </w:tc>
        <w:tc>
          <w:tcPr>
            <w:tcW w:w="1933" w:type="dxa"/>
          </w:tcPr>
          <w:p w14:paraId="786ADDB4" w14:textId="77777777" w:rsidR="004F5689" w:rsidRPr="00335C5D" w:rsidRDefault="004F5689" w:rsidP="004F5689">
            <w:pPr>
              <w:rPr>
                <w:bCs/>
                <w:sz w:val="18"/>
                <w:szCs w:val="18"/>
              </w:rPr>
            </w:pPr>
            <w:r>
              <w:rPr>
                <w:sz w:val="18"/>
                <w:szCs w:val="18"/>
              </w:rPr>
              <w:t>Done</w:t>
            </w:r>
          </w:p>
        </w:tc>
      </w:tr>
      <w:tr w:rsidR="004F5689" w14:paraId="4F99E7C0" w14:textId="77777777" w:rsidTr="007262AE">
        <w:tc>
          <w:tcPr>
            <w:tcW w:w="2122" w:type="dxa"/>
          </w:tcPr>
          <w:p w14:paraId="37CA1FC4" w14:textId="77777777" w:rsidR="004F5689" w:rsidRPr="00335C5D" w:rsidRDefault="004F5689" w:rsidP="004F5689">
            <w:pPr>
              <w:rPr>
                <w:bCs/>
                <w:sz w:val="18"/>
                <w:szCs w:val="18"/>
              </w:rPr>
            </w:pPr>
            <w:r>
              <w:rPr>
                <w:sz w:val="18"/>
                <w:szCs w:val="18"/>
              </w:rPr>
              <w:t>Data decision</w:t>
            </w:r>
          </w:p>
        </w:tc>
        <w:tc>
          <w:tcPr>
            <w:tcW w:w="4961" w:type="dxa"/>
          </w:tcPr>
          <w:p w14:paraId="60318628" w14:textId="77777777" w:rsidR="004F5689" w:rsidRPr="00335C5D" w:rsidRDefault="004F5689" w:rsidP="004F5689">
            <w:pPr>
              <w:rPr>
                <w:bCs/>
                <w:sz w:val="18"/>
                <w:szCs w:val="18"/>
              </w:rPr>
            </w:pPr>
            <w:r>
              <w:rPr>
                <w:sz w:val="18"/>
                <w:szCs w:val="18"/>
              </w:rPr>
              <w:t xml:space="preserve">Request table with </w:t>
            </w:r>
            <w:proofErr w:type="spellStart"/>
            <w:r>
              <w:rPr>
                <w:sz w:val="18"/>
                <w:szCs w:val="18"/>
              </w:rPr>
              <w:t>RefNum</w:t>
            </w:r>
            <w:proofErr w:type="spellEnd"/>
            <w:r>
              <w:rPr>
                <w:sz w:val="18"/>
                <w:szCs w:val="18"/>
              </w:rPr>
              <w:t xml:space="preserve"> UNIQUE, NOT NULL fields, FK to active Category (DEC-005, integrity rules 6 to 8)</w:t>
            </w:r>
          </w:p>
        </w:tc>
        <w:tc>
          <w:tcPr>
            <w:tcW w:w="1933" w:type="dxa"/>
          </w:tcPr>
          <w:p w14:paraId="66F49235" w14:textId="77777777" w:rsidR="004F5689" w:rsidRPr="00335C5D" w:rsidRDefault="004F5689" w:rsidP="004F5689">
            <w:pPr>
              <w:rPr>
                <w:bCs/>
                <w:sz w:val="18"/>
                <w:szCs w:val="18"/>
              </w:rPr>
            </w:pPr>
            <w:r>
              <w:rPr>
                <w:sz w:val="18"/>
                <w:szCs w:val="18"/>
              </w:rPr>
              <w:t>Done (V1)</w:t>
            </w:r>
          </w:p>
        </w:tc>
      </w:tr>
      <w:tr w:rsidR="004F5689" w14:paraId="63196A2B" w14:textId="77777777" w:rsidTr="007262AE">
        <w:tc>
          <w:tcPr>
            <w:tcW w:w="2122" w:type="dxa"/>
          </w:tcPr>
          <w:p w14:paraId="5E5C8B30" w14:textId="77777777" w:rsidR="004F5689" w:rsidRPr="00335C5D" w:rsidRDefault="004F5689" w:rsidP="004F5689">
            <w:pPr>
              <w:rPr>
                <w:bCs/>
                <w:sz w:val="18"/>
                <w:szCs w:val="18"/>
              </w:rPr>
            </w:pPr>
            <w:r>
              <w:rPr>
                <w:sz w:val="18"/>
                <w:szCs w:val="18"/>
              </w:rPr>
              <w:t>Design / interface decision</w:t>
            </w:r>
          </w:p>
        </w:tc>
        <w:tc>
          <w:tcPr>
            <w:tcW w:w="4961" w:type="dxa"/>
          </w:tcPr>
          <w:p w14:paraId="1F54937F" w14:textId="77777777" w:rsidR="004F5689" w:rsidRPr="00335C5D" w:rsidRDefault="00A47D4C" w:rsidP="004F5689">
            <w:pPr>
              <w:rPr>
                <w:bCs/>
                <w:sz w:val="18"/>
                <w:szCs w:val="18"/>
              </w:rPr>
            </w:pPr>
            <w:r>
              <w:rPr>
                <w:sz w:val="18"/>
                <w:szCs w:val="18"/>
              </w:rPr>
              <w:t>POST /</w:t>
            </w:r>
            <w:proofErr w:type="spellStart"/>
            <w:r>
              <w:rPr>
                <w:sz w:val="18"/>
                <w:szCs w:val="18"/>
              </w:rPr>
              <w:t>api</w:t>
            </w:r>
            <w:proofErr w:type="spellEnd"/>
            <w:r>
              <w:rPr>
                <w:sz w:val="18"/>
                <w:szCs w:val="18"/>
              </w:rPr>
              <w:t>/v1/requests (API-04), DEC-009</w:t>
            </w:r>
          </w:p>
        </w:tc>
        <w:tc>
          <w:tcPr>
            <w:tcW w:w="1933" w:type="dxa"/>
          </w:tcPr>
          <w:p w14:paraId="0AAB2790" w14:textId="77777777" w:rsidR="00F944AF" w:rsidRDefault="00555546">
            <w:pPr>
              <w:rPr>
                <w:bCs/>
                <w:sz w:val="18"/>
                <w:szCs w:val="18"/>
              </w:rPr>
            </w:pPr>
            <w:r>
              <w:rPr>
                <w:sz w:val="18"/>
                <w:szCs w:val="18"/>
              </w:rPr>
              <w:t>Done (design), endpoint Planned</w:t>
            </w:r>
          </w:p>
        </w:tc>
      </w:tr>
      <w:tr w:rsidR="004F5689" w14:paraId="79498C40" w14:textId="77777777" w:rsidTr="007262AE">
        <w:tc>
          <w:tcPr>
            <w:tcW w:w="2122" w:type="dxa"/>
          </w:tcPr>
          <w:p w14:paraId="610AEFED" w14:textId="77777777" w:rsidR="004F5689" w:rsidRPr="00335C5D" w:rsidRDefault="004F5689" w:rsidP="004F5689">
            <w:pPr>
              <w:rPr>
                <w:bCs/>
                <w:sz w:val="18"/>
                <w:szCs w:val="18"/>
              </w:rPr>
            </w:pPr>
            <w:r>
              <w:rPr>
                <w:sz w:val="18"/>
                <w:szCs w:val="18"/>
              </w:rPr>
              <w:lastRenderedPageBreak/>
              <w:t>Technology</w:t>
            </w:r>
          </w:p>
        </w:tc>
        <w:tc>
          <w:tcPr>
            <w:tcW w:w="4961" w:type="dxa"/>
          </w:tcPr>
          <w:p w14:paraId="7BA33E0C" w14:textId="77777777" w:rsidR="004F5689" w:rsidRPr="00335C5D" w:rsidRDefault="004F5689" w:rsidP="004F5689">
            <w:pPr>
              <w:rPr>
                <w:bCs/>
                <w:sz w:val="18"/>
                <w:szCs w:val="18"/>
              </w:rPr>
            </w:pPr>
            <w:r>
              <w:rPr>
                <w:sz w:val="18"/>
                <w:szCs w:val="18"/>
              </w:rPr>
              <w:t>Spring Web, Bean Validation, Spring Data JPA, Flyway (DEC-004, DEC-008)</w:t>
            </w:r>
          </w:p>
        </w:tc>
        <w:tc>
          <w:tcPr>
            <w:tcW w:w="1933" w:type="dxa"/>
          </w:tcPr>
          <w:p w14:paraId="4090423A" w14:textId="77777777" w:rsidR="004F5689" w:rsidRPr="00335C5D" w:rsidRDefault="004F5689" w:rsidP="004F5689">
            <w:pPr>
              <w:rPr>
                <w:bCs/>
                <w:sz w:val="18"/>
                <w:szCs w:val="18"/>
              </w:rPr>
            </w:pPr>
            <w:r>
              <w:rPr>
                <w:sz w:val="18"/>
                <w:szCs w:val="18"/>
              </w:rPr>
              <w:t>Done / Validation to add</w:t>
            </w:r>
          </w:p>
        </w:tc>
      </w:tr>
      <w:tr w:rsidR="004F5689" w14:paraId="2D060215" w14:textId="77777777" w:rsidTr="007262AE">
        <w:tc>
          <w:tcPr>
            <w:tcW w:w="2122" w:type="dxa"/>
          </w:tcPr>
          <w:p w14:paraId="159663A5" w14:textId="77777777" w:rsidR="004F5689" w:rsidRPr="00335C5D" w:rsidRDefault="004F5689" w:rsidP="004F5689">
            <w:pPr>
              <w:rPr>
                <w:bCs/>
                <w:sz w:val="18"/>
                <w:szCs w:val="18"/>
              </w:rPr>
            </w:pPr>
            <w:r>
              <w:rPr>
                <w:sz w:val="18"/>
                <w:szCs w:val="18"/>
              </w:rPr>
              <w:t>Application artefact</w:t>
            </w:r>
          </w:p>
        </w:tc>
        <w:tc>
          <w:tcPr>
            <w:tcW w:w="4961" w:type="dxa"/>
          </w:tcPr>
          <w:p w14:paraId="4579761A" w14:textId="77777777" w:rsidR="004F5689" w:rsidRPr="00335C5D" w:rsidRDefault="004F5689" w:rsidP="004F5689">
            <w:pPr>
              <w:rPr>
                <w:bCs/>
                <w:sz w:val="18"/>
                <w:szCs w:val="18"/>
              </w:rPr>
            </w:pPr>
            <w:r>
              <w:rPr>
                <w:sz w:val="18"/>
                <w:szCs w:val="18"/>
              </w:rPr>
              <w:t xml:space="preserve">ServiceRequest.java, Category.java, Client.java, V1__init_schema.sql, </w:t>
            </w:r>
            <w:proofErr w:type="spellStart"/>
            <w:r>
              <w:rPr>
                <w:sz w:val="18"/>
                <w:szCs w:val="18"/>
              </w:rPr>
              <w:t>RequestController</w:t>
            </w:r>
            <w:proofErr w:type="spellEnd"/>
            <w:r>
              <w:rPr>
                <w:sz w:val="18"/>
                <w:szCs w:val="18"/>
              </w:rPr>
              <w:t xml:space="preserve"> (planned)</w:t>
            </w:r>
          </w:p>
        </w:tc>
        <w:tc>
          <w:tcPr>
            <w:tcW w:w="1933" w:type="dxa"/>
          </w:tcPr>
          <w:p w14:paraId="5FB49005" w14:textId="77777777" w:rsidR="00F944AF" w:rsidRDefault="00555546">
            <w:pPr>
              <w:rPr>
                <w:bCs/>
                <w:sz w:val="18"/>
                <w:szCs w:val="18"/>
              </w:rPr>
            </w:pPr>
            <w:r>
              <w:rPr>
                <w:sz w:val="18"/>
                <w:szCs w:val="18"/>
              </w:rPr>
              <w:t>Entities and schema Done, controller Planned</w:t>
            </w:r>
          </w:p>
        </w:tc>
      </w:tr>
      <w:tr w:rsidR="004F5689" w14:paraId="7CFCEB25" w14:textId="77777777" w:rsidTr="007262AE">
        <w:tc>
          <w:tcPr>
            <w:tcW w:w="2122" w:type="dxa"/>
          </w:tcPr>
          <w:p w14:paraId="5A8AB98B" w14:textId="77777777" w:rsidR="004F5689" w:rsidRPr="00A47D4C" w:rsidRDefault="004F5689" w:rsidP="004F5689">
            <w:pPr>
              <w:rPr>
                <w:bCs/>
                <w:sz w:val="18"/>
              </w:rPr>
            </w:pPr>
            <w:r>
              <w:rPr>
                <w:sz w:val="18"/>
              </w:rPr>
              <w:t>Initial verification</w:t>
            </w:r>
          </w:p>
        </w:tc>
        <w:tc>
          <w:tcPr>
            <w:tcW w:w="4961" w:type="dxa"/>
          </w:tcPr>
          <w:p w14:paraId="16FCE224" w14:textId="77777777" w:rsidR="004F5689" w:rsidRPr="00A47D4C" w:rsidRDefault="004F5689" w:rsidP="004F5689">
            <w:pPr>
              <w:rPr>
                <w:bCs/>
                <w:sz w:val="18"/>
              </w:rPr>
            </w:pPr>
            <w:proofErr w:type="spellStart"/>
            <w:r>
              <w:rPr>
                <w:sz w:val="18"/>
              </w:rPr>
              <w:t>contextLoads</w:t>
            </w:r>
            <w:proofErr w:type="spellEnd"/>
            <w:r>
              <w:rPr>
                <w:sz w:val="18"/>
              </w:rPr>
              <w:t xml:space="preserve"> with Flyway and </w:t>
            </w:r>
            <w:proofErr w:type="spellStart"/>
            <w:r>
              <w:rPr>
                <w:sz w:val="18"/>
              </w:rPr>
              <w:t>ddl</w:t>
            </w:r>
            <w:proofErr w:type="spellEnd"/>
            <w:r>
              <w:rPr>
                <w:sz w:val="18"/>
              </w:rPr>
              <w:t>-auto=validate (proves entities match the schema). Submission integration test (planned)</w:t>
            </w:r>
          </w:p>
        </w:tc>
        <w:tc>
          <w:tcPr>
            <w:tcW w:w="1933" w:type="dxa"/>
          </w:tcPr>
          <w:p w14:paraId="7E7C2DFB" w14:textId="77777777" w:rsidR="00380CD2" w:rsidRDefault="00555546">
            <w:pPr>
              <w:rPr>
                <w:bCs/>
                <w:sz w:val="18"/>
              </w:rPr>
            </w:pPr>
            <w:proofErr w:type="spellStart"/>
            <w:r>
              <w:rPr>
                <w:sz w:val="18"/>
              </w:rPr>
              <w:t>contextLoads</w:t>
            </w:r>
            <w:proofErr w:type="spellEnd"/>
            <w:r>
              <w:rPr>
                <w:sz w:val="18"/>
              </w:rPr>
              <w:t xml:space="preserve"> exists (not run in CI); submission test Planned</w:t>
            </w:r>
          </w:p>
        </w:tc>
      </w:tr>
    </w:tbl>
    <w:p w14:paraId="0DD5D91D" w14:textId="77777777" w:rsidR="004F5689" w:rsidRDefault="004F5689" w:rsidP="004F5689">
      <w:pPr>
        <w:rPr>
          <w:bCs/>
        </w:rPr>
      </w:pPr>
    </w:p>
    <w:p w14:paraId="5FF6EBF3" w14:textId="77777777" w:rsidR="004F5689" w:rsidRDefault="004F5689" w:rsidP="004F5689">
      <w:pPr>
        <w:rPr>
          <w:bCs/>
        </w:rPr>
      </w:pPr>
      <w:r>
        <w:rPr>
          <w:bCs/>
        </w:rPr>
        <w:t>Trace 3: NFR-006 audit of every change</w:t>
      </w:r>
    </w:p>
    <w:tbl>
      <w:tblPr>
        <w:tblStyle w:val="TableGrid"/>
        <w:tblW w:w="0" w:type="auto"/>
        <w:tblLook w:val="04A0" w:firstRow="1" w:lastRow="0" w:firstColumn="1" w:lastColumn="0" w:noHBand="0" w:noVBand="1"/>
      </w:tblPr>
      <w:tblGrid>
        <w:gridCol w:w="2122"/>
        <w:gridCol w:w="4961"/>
        <w:gridCol w:w="1933"/>
      </w:tblGrid>
      <w:tr w:rsidR="004F5689" w14:paraId="7F050B04" w14:textId="77777777" w:rsidTr="007262AE">
        <w:tc>
          <w:tcPr>
            <w:tcW w:w="2122" w:type="dxa"/>
            <w:shd w:val="clear" w:color="auto" w:fill="002060"/>
          </w:tcPr>
          <w:p w14:paraId="1EC6AEE2" w14:textId="77777777" w:rsidR="004F5689" w:rsidRPr="00335C5D" w:rsidRDefault="004F5689" w:rsidP="007262AE">
            <w:pPr>
              <w:rPr>
                <w:bCs/>
                <w:sz w:val="18"/>
                <w:szCs w:val="18"/>
              </w:rPr>
            </w:pPr>
            <w:r>
              <w:rPr>
                <w:bCs/>
                <w:sz w:val="18"/>
                <w:szCs w:val="18"/>
              </w:rPr>
              <w:t>Step</w:t>
            </w:r>
          </w:p>
        </w:tc>
        <w:tc>
          <w:tcPr>
            <w:tcW w:w="4961" w:type="dxa"/>
            <w:shd w:val="clear" w:color="auto" w:fill="002060"/>
          </w:tcPr>
          <w:p w14:paraId="472FD344" w14:textId="77777777" w:rsidR="004F5689" w:rsidRPr="00335C5D" w:rsidRDefault="004F5689" w:rsidP="007262AE">
            <w:pPr>
              <w:rPr>
                <w:bCs/>
                <w:sz w:val="18"/>
                <w:szCs w:val="18"/>
              </w:rPr>
            </w:pPr>
            <w:r>
              <w:rPr>
                <w:bCs/>
                <w:sz w:val="18"/>
                <w:szCs w:val="18"/>
              </w:rPr>
              <w:t>Evidence</w:t>
            </w:r>
          </w:p>
        </w:tc>
        <w:tc>
          <w:tcPr>
            <w:tcW w:w="1933" w:type="dxa"/>
            <w:shd w:val="clear" w:color="auto" w:fill="002060"/>
          </w:tcPr>
          <w:p w14:paraId="10C8B644" w14:textId="77777777" w:rsidR="004F5689" w:rsidRPr="00335C5D" w:rsidRDefault="004F5689" w:rsidP="007262AE">
            <w:pPr>
              <w:rPr>
                <w:bCs/>
                <w:sz w:val="18"/>
                <w:szCs w:val="18"/>
              </w:rPr>
            </w:pPr>
            <w:r>
              <w:rPr>
                <w:bCs/>
                <w:sz w:val="18"/>
                <w:szCs w:val="18"/>
              </w:rPr>
              <w:t xml:space="preserve">Status </w:t>
            </w:r>
          </w:p>
        </w:tc>
      </w:tr>
      <w:tr w:rsidR="004F5689" w14:paraId="1231BDAB" w14:textId="77777777" w:rsidTr="007262AE">
        <w:tc>
          <w:tcPr>
            <w:tcW w:w="2122" w:type="dxa"/>
          </w:tcPr>
          <w:p w14:paraId="7F84A11E" w14:textId="77777777" w:rsidR="004F5689" w:rsidRPr="00335C5D" w:rsidRDefault="004F5689" w:rsidP="004F5689">
            <w:pPr>
              <w:rPr>
                <w:bCs/>
                <w:sz w:val="18"/>
                <w:szCs w:val="18"/>
              </w:rPr>
            </w:pPr>
            <w:r>
              <w:rPr>
                <w:sz w:val="18"/>
                <w:szCs w:val="18"/>
              </w:rPr>
              <w:t>Requirement</w:t>
            </w:r>
          </w:p>
        </w:tc>
        <w:tc>
          <w:tcPr>
            <w:tcW w:w="4961" w:type="dxa"/>
          </w:tcPr>
          <w:p w14:paraId="1E260817" w14:textId="77777777" w:rsidR="004F5689" w:rsidRPr="00335C5D" w:rsidRDefault="004F5689" w:rsidP="004F5689">
            <w:pPr>
              <w:rPr>
                <w:bCs/>
                <w:sz w:val="18"/>
                <w:szCs w:val="18"/>
              </w:rPr>
            </w:pPr>
            <w:r>
              <w:rPr>
                <w:sz w:val="18"/>
                <w:szCs w:val="18"/>
              </w:rPr>
              <w:t>NFR-006, with FR-010 and NFR-007</w:t>
            </w:r>
          </w:p>
        </w:tc>
        <w:tc>
          <w:tcPr>
            <w:tcW w:w="1933" w:type="dxa"/>
          </w:tcPr>
          <w:p w14:paraId="34112E80" w14:textId="77777777" w:rsidR="004F5689" w:rsidRPr="00335C5D" w:rsidRDefault="004F5689" w:rsidP="004F5689">
            <w:pPr>
              <w:rPr>
                <w:bCs/>
                <w:sz w:val="18"/>
                <w:szCs w:val="18"/>
              </w:rPr>
            </w:pPr>
            <w:r>
              <w:rPr>
                <w:sz w:val="18"/>
                <w:szCs w:val="18"/>
              </w:rPr>
              <w:t>Done</w:t>
            </w:r>
          </w:p>
        </w:tc>
      </w:tr>
      <w:tr w:rsidR="004F5689" w14:paraId="613E2267" w14:textId="77777777" w:rsidTr="007262AE">
        <w:tc>
          <w:tcPr>
            <w:tcW w:w="2122" w:type="dxa"/>
          </w:tcPr>
          <w:p w14:paraId="19460272" w14:textId="77777777" w:rsidR="004F5689" w:rsidRPr="00335C5D" w:rsidRDefault="004F5689" w:rsidP="004F5689">
            <w:pPr>
              <w:rPr>
                <w:bCs/>
                <w:sz w:val="18"/>
                <w:szCs w:val="18"/>
              </w:rPr>
            </w:pPr>
            <w:r>
              <w:rPr>
                <w:sz w:val="18"/>
                <w:szCs w:val="18"/>
              </w:rPr>
              <w:t>ASR / constraint</w:t>
            </w:r>
          </w:p>
        </w:tc>
        <w:tc>
          <w:tcPr>
            <w:tcW w:w="4961" w:type="dxa"/>
          </w:tcPr>
          <w:p w14:paraId="2DD8812B" w14:textId="77777777" w:rsidR="004F5689" w:rsidRPr="00335C5D" w:rsidRDefault="004F5689" w:rsidP="004F5689">
            <w:pPr>
              <w:rPr>
                <w:bCs/>
                <w:sz w:val="18"/>
                <w:szCs w:val="18"/>
              </w:rPr>
            </w:pPr>
            <w:r>
              <w:rPr>
                <w:sz w:val="18"/>
                <w:szCs w:val="18"/>
              </w:rPr>
              <w:t>ASR-003 auditability</w:t>
            </w:r>
          </w:p>
        </w:tc>
        <w:tc>
          <w:tcPr>
            <w:tcW w:w="1933" w:type="dxa"/>
          </w:tcPr>
          <w:p w14:paraId="65E01979" w14:textId="77777777" w:rsidR="004F5689" w:rsidRPr="00335C5D" w:rsidRDefault="004F5689" w:rsidP="004F5689">
            <w:pPr>
              <w:rPr>
                <w:bCs/>
                <w:sz w:val="18"/>
                <w:szCs w:val="18"/>
              </w:rPr>
            </w:pPr>
            <w:r>
              <w:rPr>
                <w:sz w:val="18"/>
                <w:szCs w:val="18"/>
              </w:rPr>
              <w:t>Done</w:t>
            </w:r>
          </w:p>
        </w:tc>
      </w:tr>
      <w:tr w:rsidR="004F5689" w14:paraId="31E7CCF6" w14:textId="77777777" w:rsidTr="007262AE">
        <w:tc>
          <w:tcPr>
            <w:tcW w:w="2122" w:type="dxa"/>
          </w:tcPr>
          <w:p w14:paraId="27BAB564" w14:textId="77777777" w:rsidR="004F5689" w:rsidRPr="00335C5D" w:rsidRDefault="004F5689" w:rsidP="004F5689">
            <w:pPr>
              <w:rPr>
                <w:bCs/>
                <w:sz w:val="18"/>
                <w:szCs w:val="18"/>
              </w:rPr>
            </w:pPr>
            <w:r>
              <w:rPr>
                <w:sz w:val="18"/>
                <w:szCs w:val="18"/>
              </w:rPr>
              <w:t>Architecture responsibility</w:t>
            </w:r>
          </w:p>
        </w:tc>
        <w:tc>
          <w:tcPr>
            <w:tcW w:w="4961" w:type="dxa"/>
          </w:tcPr>
          <w:p w14:paraId="40CD8D5A" w14:textId="77777777" w:rsidR="004F5689" w:rsidRPr="00335C5D" w:rsidRDefault="004F5689" w:rsidP="004F5689">
            <w:pPr>
              <w:rPr>
                <w:bCs/>
                <w:sz w:val="18"/>
                <w:szCs w:val="18"/>
              </w:rPr>
            </w:pPr>
            <w:r>
              <w:rPr>
                <w:sz w:val="18"/>
                <w:szCs w:val="18"/>
              </w:rPr>
              <w:t xml:space="preserve">Requests module owns </w:t>
            </w:r>
            <w:proofErr w:type="spellStart"/>
            <w:r>
              <w:rPr>
                <w:sz w:val="18"/>
                <w:szCs w:val="18"/>
              </w:rPr>
              <w:t>AuditEntry</w:t>
            </w:r>
            <w:proofErr w:type="spellEnd"/>
            <w:r>
              <w:rPr>
                <w:sz w:val="18"/>
                <w:szCs w:val="18"/>
              </w:rPr>
              <w:t xml:space="preserve"> as part of the Request aggregate (ARC-02)</w:t>
            </w:r>
          </w:p>
        </w:tc>
        <w:tc>
          <w:tcPr>
            <w:tcW w:w="1933" w:type="dxa"/>
          </w:tcPr>
          <w:p w14:paraId="28B48F3D" w14:textId="77777777" w:rsidR="004F5689" w:rsidRPr="00335C5D" w:rsidRDefault="004F5689" w:rsidP="004F5689">
            <w:pPr>
              <w:rPr>
                <w:bCs/>
                <w:sz w:val="18"/>
                <w:szCs w:val="18"/>
              </w:rPr>
            </w:pPr>
            <w:r>
              <w:rPr>
                <w:sz w:val="18"/>
                <w:szCs w:val="18"/>
              </w:rPr>
              <w:t>Done</w:t>
            </w:r>
          </w:p>
        </w:tc>
      </w:tr>
      <w:tr w:rsidR="004F5689" w14:paraId="5C726736" w14:textId="77777777" w:rsidTr="007262AE">
        <w:tc>
          <w:tcPr>
            <w:tcW w:w="2122" w:type="dxa"/>
          </w:tcPr>
          <w:p w14:paraId="24AEBCE1" w14:textId="77777777" w:rsidR="004F5689" w:rsidRPr="00335C5D" w:rsidRDefault="004F5689" w:rsidP="004F5689">
            <w:pPr>
              <w:rPr>
                <w:bCs/>
                <w:sz w:val="18"/>
                <w:szCs w:val="18"/>
              </w:rPr>
            </w:pPr>
            <w:r>
              <w:rPr>
                <w:sz w:val="18"/>
                <w:szCs w:val="18"/>
              </w:rPr>
              <w:t>Data decision</w:t>
            </w:r>
          </w:p>
        </w:tc>
        <w:tc>
          <w:tcPr>
            <w:tcW w:w="4961" w:type="dxa"/>
          </w:tcPr>
          <w:p w14:paraId="5E90D077" w14:textId="77777777" w:rsidR="004F5689" w:rsidRPr="00335C5D" w:rsidRDefault="004F5689" w:rsidP="004F5689">
            <w:pPr>
              <w:rPr>
                <w:bCs/>
                <w:sz w:val="18"/>
                <w:szCs w:val="18"/>
              </w:rPr>
            </w:pPr>
            <w:proofErr w:type="spellStart"/>
            <w:r>
              <w:rPr>
                <w:sz w:val="18"/>
                <w:szCs w:val="18"/>
              </w:rPr>
              <w:t>AuditEntry</w:t>
            </w:r>
            <w:proofErr w:type="spellEnd"/>
            <w:r>
              <w:rPr>
                <w:sz w:val="18"/>
                <w:szCs w:val="18"/>
              </w:rPr>
              <w:t xml:space="preserve"> with </w:t>
            </w:r>
            <w:proofErr w:type="spellStart"/>
            <w:r>
              <w:rPr>
                <w:sz w:val="18"/>
                <w:szCs w:val="18"/>
              </w:rPr>
              <w:t>FromStatus</w:t>
            </w:r>
            <w:proofErr w:type="spellEnd"/>
            <w:r>
              <w:rPr>
                <w:sz w:val="18"/>
                <w:szCs w:val="18"/>
              </w:rPr>
              <w:t xml:space="preserve">, </w:t>
            </w:r>
            <w:proofErr w:type="spellStart"/>
            <w:r>
              <w:rPr>
                <w:sz w:val="18"/>
                <w:szCs w:val="18"/>
              </w:rPr>
              <w:t>ToStatus</w:t>
            </w:r>
            <w:proofErr w:type="spellEnd"/>
            <w:r>
              <w:rPr>
                <w:sz w:val="18"/>
                <w:szCs w:val="18"/>
              </w:rPr>
              <w:t xml:space="preserve"> and one actor (ERD v2). Trigger blocks UPDATE and DELETE (DEC-007)</w:t>
            </w:r>
          </w:p>
        </w:tc>
        <w:tc>
          <w:tcPr>
            <w:tcW w:w="1933" w:type="dxa"/>
          </w:tcPr>
          <w:p w14:paraId="749A3F11" w14:textId="77777777" w:rsidR="00F944AF" w:rsidRDefault="00555546">
            <w:pPr>
              <w:rPr>
                <w:bCs/>
                <w:sz w:val="18"/>
                <w:szCs w:val="18"/>
              </w:rPr>
            </w:pPr>
            <w:r>
              <w:rPr>
                <w:sz w:val="18"/>
                <w:szCs w:val="18"/>
              </w:rPr>
              <w:t>V1 table Done, V2 columns and trigger Planned</w:t>
            </w:r>
          </w:p>
        </w:tc>
      </w:tr>
      <w:tr w:rsidR="004F5689" w14:paraId="0D4E3127" w14:textId="77777777" w:rsidTr="007262AE">
        <w:tc>
          <w:tcPr>
            <w:tcW w:w="2122" w:type="dxa"/>
          </w:tcPr>
          <w:p w14:paraId="2BEE5C28" w14:textId="77777777" w:rsidR="004F5689" w:rsidRPr="00335C5D" w:rsidRDefault="004F5689" w:rsidP="004F5689">
            <w:pPr>
              <w:rPr>
                <w:bCs/>
                <w:sz w:val="18"/>
                <w:szCs w:val="18"/>
              </w:rPr>
            </w:pPr>
            <w:r>
              <w:rPr>
                <w:sz w:val="18"/>
                <w:szCs w:val="18"/>
              </w:rPr>
              <w:t>Design / interface decision</w:t>
            </w:r>
          </w:p>
        </w:tc>
        <w:tc>
          <w:tcPr>
            <w:tcW w:w="4961" w:type="dxa"/>
          </w:tcPr>
          <w:p w14:paraId="725246B1" w14:textId="77777777" w:rsidR="004F5689" w:rsidRPr="00335C5D" w:rsidRDefault="004F5689" w:rsidP="004F5689">
            <w:pPr>
              <w:rPr>
                <w:bCs/>
                <w:sz w:val="18"/>
                <w:szCs w:val="18"/>
              </w:rPr>
            </w:pPr>
            <w:r>
              <w:rPr>
                <w:sz w:val="18"/>
                <w:szCs w:val="18"/>
              </w:rPr>
              <w:t xml:space="preserve">Observer: </w:t>
            </w:r>
            <w:proofErr w:type="spellStart"/>
            <w:r>
              <w:rPr>
                <w:sz w:val="18"/>
                <w:szCs w:val="18"/>
              </w:rPr>
              <w:t>AuditListener</w:t>
            </w:r>
            <w:proofErr w:type="spellEnd"/>
            <w:r>
              <w:rPr>
                <w:sz w:val="18"/>
                <w:szCs w:val="18"/>
              </w:rPr>
              <w:t xml:space="preserve"> writes the entry inside the same transaction as the status change (DEC-012)</w:t>
            </w:r>
          </w:p>
        </w:tc>
        <w:tc>
          <w:tcPr>
            <w:tcW w:w="1933" w:type="dxa"/>
          </w:tcPr>
          <w:p w14:paraId="596EDE2C" w14:textId="77777777" w:rsidR="00F944AF" w:rsidRDefault="00555546">
            <w:pPr>
              <w:rPr>
                <w:bCs/>
                <w:sz w:val="18"/>
                <w:szCs w:val="18"/>
              </w:rPr>
            </w:pPr>
            <w:r>
              <w:rPr>
                <w:sz w:val="18"/>
                <w:szCs w:val="18"/>
              </w:rPr>
              <w:t>Done (design), code Planned</w:t>
            </w:r>
          </w:p>
        </w:tc>
      </w:tr>
      <w:tr w:rsidR="004F5689" w14:paraId="54E801D4" w14:textId="77777777" w:rsidTr="007262AE">
        <w:tc>
          <w:tcPr>
            <w:tcW w:w="2122" w:type="dxa"/>
          </w:tcPr>
          <w:p w14:paraId="0BC05F9E" w14:textId="77777777" w:rsidR="004F5689" w:rsidRPr="00335C5D" w:rsidRDefault="004F5689" w:rsidP="004F5689">
            <w:pPr>
              <w:rPr>
                <w:bCs/>
                <w:sz w:val="18"/>
                <w:szCs w:val="18"/>
              </w:rPr>
            </w:pPr>
            <w:r>
              <w:rPr>
                <w:sz w:val="18"/>
                <w:szCs w:val="18"/>
              </w:rPr>
              <w:t>Technology</w:t>
            </w:r>
          </w:p>
        </w:tc>
        <w:tc>
          <w:tcPr>
            <w:tcW w:w="4961" w:type="dxa"/>
          </w:tcPr>
          <w:p w14:paraId="6E20D795" w14:textId="77777777" w:rsidR="004F5689" w:rsidRPr="00335C5D" w:rsidRDefault="004F5689" w:rsidP="004F5689">
            <w:pPr>
              <w:rPr>
                <w:bCs/>
                <w:sz w:val="18"/>
                <w:szCs w:val="18"/>
              </w:rPr>
            </w:pPr>
            <w:r>
              <w:rPr>
                <w:sz w:val="18"/>
                <w:szCs w:val="18"/>
              </w:rPr>
              <w:t>Spring application events, Spring Data JPA, PostgreSQL trigger</w:t>
            </w:r>
          </w:p>
        </w:tc>
        <w:tc>
          <w:tcPr>
            <w:tcW w:w="1933" w:type="dxa"/>
          </w:tcPr>
          <w:p w14:paraId="7CFB6F41" w14:textId="77777777" w:rsidR="004F5689" w:rsidRPr="00335C5D" w:rsidRDefault="004F5689" w:rsidP="004F5689">
            <w:pPr>
              <w:rPr>
                <w:bCs/>
                <w:sz w:val="18"/>
                <w:szCs w:val="18"/>
              </w:rPr>
            </w:pPr>
            <w:r>
              <w:rPr>
                <w:sz w:val="18"/>
                <w:szCs w:val="18"/>
              </w:rPr>
              <w:t>Done (design)</w:t>
            </w:r>
          </w:p>
        </w:tc>
      </w:tr>
      <w:tr w:rsidR="004F5689" w14:paraId="40D22EBB" w14:textId="77777777" w:rsidTr="007262AE">
        <w:tc>
          <w:tcPr>
            <w:tcW w:w="2122" w:type="dxa"/>
          </w:tcPr>
          <w:p w14:paraId="639B0D89" w14:textId="77777777" w:rsidR="004F5689" w:rsidRPr="00335C5D" w:rsidRDefault="004F5689" w:rsidP="004F5689">
            <w:pPr>
              <w:rPr>
                <w:bCs/>
                <w:sz w:val="18"/>
                <w:szCs w:val="18"/>
              </w:rPr>
            </w:pPr>
            <w:r>
              <w:rPr>
                <w:sz w:val="18"/>
                <w:szCs w:val="18"/>
              </w:rPr>
              <w:t>Application artefact</w:t>
            </w:r>
          </w:p>
        </w:tc>
        <w:tc>
          <w:tcPr>
            <w:tcW w:w="4961" w:type="dxa"/>
          </w:tcPr>
          <w:p w14:paraId="4E6333B5" w14:textId="77777777" w:rsidR="004F5689" w:rsidRPr="00335C5D" w:rsidRDefault="004F5689" w:rsidP="004F5689">
            <w:pPr>
              <w:rPr>
                <w:bCs/>
                <w:sz w:val="18"/>
                <w:szCs w:val="18"/>
              </w:rPr>
            </w:pPr>
            <w:r>
              <w:rPr>
                <w:sz w:val="18"/>
                <w:szCs w:val="18"/>
              </w:rPr>
              <w:t>AuditEntry.java, V1__init_schema.sql, AuditListener.java (planned), V3__audit_append_only.sql (planned)</w:t>
            </w:r>
          </w:p>
        </w:tc>
        <w:tc>
          <w:tcPr>
            <w:tcW w:w="1933" w:type="dxa"/>
          </w:tcPr>
          <w:p w14:paraId="4EC39905" w14:textId="77777777" w:rsidR="00F944AF" w:rsidRDefault="00555546">
            <w:pPr>
              <w:rPr>
                <w:bCs/>
                <w:sz w:val="18"/>
                <w:szCs w:val="18"/>
              </w:rPr>
            </w:pPr>
            <w:r>
              <w:rPr>
                <w:sz w:val="18"/>
                <w:szCs w:val="18"/>
              </w:rPr>
              <w:t>AuditEntry.java and V1 Done, listener and trigger Planned</w:t>
            </w:r>
          </w:p>
        </w:tc>
      </w:tr>
      <w:tr w:rsidR="004F5689" w14:paraId="0C52D54D" w14:textId="77777777" w:rsidTr="007262AE">
        <w:tc>
          <w:tcPr>
            <w:tcW w:w="2122" w:type="dxa"/>
          </w:tcPr>
          <w:p w14:paraId="5A579493" w14:textId="77777777" w:rsidR="004F5689" w:rsidRPr="00335C5D" w:rsidRDefault="004F5689" w:rsidP="004F5689">
            <w:pPr>
              <w:rPr>
                <w:bCs/>
                <w:sz w:val="18"/>
                <w:szCs w:val="18"/>
              </w:rPr>
            </w:pPr>
            <w:r>
              <w:rPr>
                <w:sz w:val="18"/>
                <w:szCs w:val="18"/>
              </w:rPr>
              <w:t>Initial verification</w:t>
            </w:r>
          </w:p>
        </w:tc>
        <w:tc>
          <w:tcPr>
            <w:tcW w:w="4961" w:type="dxa"/>
          </w:tcPr>
          <w:p w14:paraId="6CEBA0AB" w14:textId="77777777" w:rsidR="004F5689" w:rsidRPr="00335C5D" w:rsidRDefault="004F5689" w:rsidP="004F5689">
            <w:pPr>
              <w:rPr>
                <w:bCs/>
                <w:sz w:val="18"/>
                <w:szCs w:val="18"/>
              </w:rPr>
            </w:pPr>
            <w:r>
              <w:rPr>
                <w:sz w:val="18"/>
                <w:szCs w:val="18"/>
              </w:rPr>
              <w:t xml:space="preserve">Integration test: forced audit failure rolls back the status change. SQL check: UPDATE on </w:t>
            </w:r>
            <w:proofErr w:type="spellStart"/>
            <w:r>
              <w:rPr>
                <w:sz w:val="18"/>
                <w:szCs w:val="18"/>
              </w:rPr>
              <w:t>audit_entry</w:t>
            </w:r>
            <w:proofErr w:type="spellEnd"/>
            <w:r>
              <w:rPr>
                <w:sz w:val="18"/>
                <w:szCs w:val="18"/>
              </w:rPr>
              <w:t xml:space="preserve"> fails</w:t>
            </w:r>
          </w:p>
        </w:tc>
        <w:tc>
          <w:tcPr>
            <w:tcW w:w="1933" w:type="dxa"/>
          </w:tcPr>
          <w:p w14:paraId="267FB516" w14:textId="77777777" w:rsidR="00F944AF" w:rsidRDefault="00555546">
            <w:pPr>
              <w:rPr>
                <w:bCs/>
                <w:sz w:val="18"/>
                <w:szCs w:val="18"/>
              </w:rPr>
            </w:pPr>
            <w:r>
              <w:rPr>
                <w:sz w:val="18"/>
                <w:szCs w:val="18"/>
              </w:rPr>
              <w:t>Planned</w:t>
            </w:r>
          </w:p>
        </w:tc>
      </w:tr>
    </w:tbl>
    <w:p w14:paraId="60CDA950" w14:textId="77777777" w:rsidR="004F5689" w:rsidRPr="004F5689" w:rsidRDefault="004F5689" w:rsidP="004F5689">
      <w:pPr>
        <w:rPr>
          <w:bCs/>
        </w:rPr>
      </w:pPr>
    </w:p>
    <w:p w14:paraId="4CE540B2" w14:textId="77777777" w:rsidR="00A45751" w:rsidRDefault="00A45751" w:rsidP="6E3CE5E4">
      <w:pPr>
        <w:pStyle w:val="Heading1"/>
      </w:pPr>
      <w:bookmarkStart w:id="31" w:name="_Toc243252206"/>
      <w:r>
        <w:t>Architecturally Significant Requirements</w:t>
      </w:r>
      <w:bookmarkEnd w:id="31"/>
    </w:p>
    <w:p w14:paraId="11EFD651" w14:textId="77777777" w:rsidR="00284DEA" w:rsidRDefault="00555546">
      <w:r>
        <w:t xml:space="preserve">The following table identifies the requirements and quality attributes that influence </w:t>
      </w:r>
      <w:proofErr w:type="spellStart"/>
      <w:r>
        <w:t>CivicConnect's</w:t>
      </w:r>
      <w:proofErr w:type="spellEnd"/>
      <w:r>
        <w:t xml:space="preserve"> architecture the most. We only listed drivers that actually change how the system is structured. Quality attributes that do not change an architecture decision at our scale are listed separately below with the reason they were left out. Every driver has a measurable target so it can be tested and traced in the RTM, and every driver links to the ADRs it shaped.</w:t>
      </w:r>
    </w:p>
    <w:tbl>
      <w:tblPr>
        <w:tblStyle w:val="TableGrid"/>
        <w:tblW w:w="9016" w:type="dxa"/>
        <w:tblLayout w:type="fixed"/>
        <w:tblLook w:val="04A0" w:firstRow="1" w:lastRow="0" w:firstColumn="1" w:lastColumn="0" w:noHBand="0" w:noVBand="1"/>
      </w:tblPr>
      <w:tblGrid>
        <w:gridCol w:w="850"/>
        <w:gridCol w:w="1950"/>
        <w:gridCol w:w="1000"/>
        <w:gridCol w:w="1150"/>
        <w:gridCol w:w="2166"/>
        <w:gridCol w:w="1050"/>
        <w:gridCol w:w="850"/>
      </w:tblGrid>
      <w:tr w:rsidR="00284DEA" w14:paraId="425EB244" w14:textId="77777777" w:rsidTr="00335C5D">
        <w:trPr>
          <w:cantSplit/>
          <w:tblHeader/>
        </w:trPr>
        <w:tc>
          <w:tcPr>
            <w:tcW w:w="850" w:type="dxa"/>
            <w:shd w:val="clear" w:color="auto" w:fill="002060"/>
          </w:tcPr>
          <w:p w14:paraId="38FD9940" w14:textId="77777777" w:rsidR="00284DEA" w:rsidRDefault="00555546">
            <w:pPr>
              <w:spacing w:after="40"/>
              <w:rPr>
                <w:sz w:val="18"/>
                <w:szCs w:val="18"/>
              </w:rPr>
            </w:pPr>
            <w:r>
              <w:rPr>
                <w:b/>
                <w:bCs/>
                <w:color w:val="FFFFFF"/>
                <w:sz w:val="18"/>
                <w:szCs w:val="18"/>
              </w:rPr>
              <w:lastRenderedPageBreak/>
              <w:t>Driver ID</w:t>
            </w:r>
          </w:p>
        </w:tc>
        <w:tc>
          <w:tcPr>
            <w:tcW w:w="1950" w:type="dxa"/>
            <w:shd w:val="clear" w:color="auto" w:fill="002060"/>
          </w:tcPr>
          <w:p w14:paraId="73ECEC16" w14:textId="77777777" w:rsidR="00284DEA" w:rsidRDefault="00555546">
            <w:pPr>
              <w:spacing w:after="40"/>
              <w:rPr>
                <w:sz w:val="18"/>
                <w:szCs w:val="18"/>
              </w:rPr>
            </w:pPr>
            <w:r>
              <w:rPr>
                <w:b/>
                <w:bCs/>
                <w:color w:val="FFFFFF"/>
                <w:sz w:val="18"/>
                <w:szCs w:val="18"/>
              </w:rPr>
              <w:t>Driver and measurable target</w:t>
            </w:r>
          </w:p>
        </w:tc>
        <w:tc>
          <w:tcPr>
            <w:tcW w:w="1000" w:type="dxa"/>
            <w:shd w:val="clear" w:color="auto" w:fill="002060"/>
          </w:tcPr>
          <w:p w14:paraId="6329FEE7" w14:textId="77777777" w:rsidR="00284DEA" w:rsidRDefault="00555546">
            <w:pPr>
              <w:spacing w:after="40"/>
              <w:rPr>
                <w:sz w:val="18"/>
                <w:szCs w:val="18"/>
              </w:rPr>
            </w:pPr>
            <w:r>
              <w:rPr>
                <w:b/>
                <w:bCs/>
                <w:color w:val="FFFFFF"/>
                <w:sz w:val="18"/>
                <w:szCs w:val="18"/>
              </w:rPr>
              <w:t>Source / Evidence</w:t>
            </w:r>
          </w:p>
        </w:tc>
        <w:tc>
          <w:tcPr>
            <w:tcW w:w="1150" w:type="dxa"/>
            <w:shd w:val="clear" w:color="auto" w:fill="002060"/>
          </w:tcPr>
          <w:p w14:paraId="5D24C7F2" w14:textId="77777777" w:rsidR="00284DEA" w:rsidRDefault="00555546">
            <w:pPr>
              <w:spacing w:after="40"/>
              <w:rPr>
                <w:sz w:val="18"/>
                <w:szCs w:val="18"/>
              </w:rPr>
            </w:pPr>
            <w:r>
              <w:rPr>
                <w:b/>
                <w:bCs/>
                <w:color w:val="FFFFFF"/>
                <w:sz w:val="18"/>
                <w:szCs w:val="18"/>
              </w:rPr>
              <w:t>Quality Attribute</w:t>
            </w:r>
          </w:p>
        </w:tc>
        <w:tc>
          <w:tcPr>
            <w:tcW w:w="2166" w:type="dxa"/>
            <w:shd w:val="clear" w:color="auto" w:fill="002060"/>
          </w:tcPr>
          <w:p w14:paraId="67177B8F" w14:textId="77777777" w:rsidR="00284DEA" w:rsidRDefault="00555546">
            <w:pPr>
              <w:spacing w:after="40"/>
              <w:rPr>
                <w:sz w:val="18"/>
                <w:szCs w:val="18"/>
              </w:rPr>
            </w:pPr>
            <w:r>
              <w:rPr>
                <w:b/>
                <w:bCs/>
                <w:color w:val="FFFFFF"/>
                <w:sz w:val="18"/>
                <w:szCs w:val="18"/>
              </w:rPr>
              <w:t>Why it Drives Architecture</w:t>
            </w:r>
          </w:p>
        </w:tc>
        <w:tc>
          <w:tcPr>
            <w:tcW w:w="1050" w:type="dxa"/>
            <w:shd w:val="clear" w:color="auto" w:fill="002060"/>
          </w:tcPr>
          <w:p w14:paraId="0AEC0554" w14:textId="77777777" w:rsidR="00284DEA" w:rsidRDefault="00555546">
            <w:pPr>
              <w:spacing w:after="40"/>
              <w:rPr>
                <w:sz w:val="18"/>
                <w:szCs w:val="18"/>
              </w:rPr>
            </w:pPr>
            <w:r>
              <w:rPr>
                <w:b/>
                <w:bCs/>
                <w:color w:val="FFFFFF"/>
                <w:sz w:val="18"/>
                <w:szCs w:val="18"/>
              </w:rPr>
              <w:t>Decisions influenced</w:t>
            </w:r>
          </w:p>
        </w:tc>
        <w:tc>
          <w:tcPr>
            <w:tcW w:w="850" w:type="dxa"/>
            <w:shd w:val="clear" w:color="auto" w:fill="002060"/>
          </w:tcPr>
          <w:p w14:paraId="1B951BF8" w14:textId="77777777" w:rsidR="00284DEA" w:rsidRDefault="00555546">
            <w:pPr>
              <w:spacing w:after="40"/>
              <w:rPr>
                <w:sz w:val="18"/>
                <w:szCs w:val="18"/>
              </w:rPr>
            </w:pPr>
            <w:r>
              <w:rPr>
                <w:b/>
                <w:bCs/>
                <w:color w:val="FFFFFF"/>
                <w:sz w:val="18"/>
                <w:szCs w:val="18"/>
              </w:rPr>
              <w:t>Priority</w:t>
            </w:r>
          </w:p>
        </w:tc>
      </w:tr>
      <w:tr w:rsidR="00284DEA" w14:paraId="4BD5FC2C" w14:textId="77777777" w:rsidTr="00335C5D">
        <w:trPr>
          <w:cantSplit/>
          <w:tblHeader/>
        </w:trPr>
        <w:tc>
          <w:tcPr>
            <w:tcW w:w="850" w:type="dxa"/>
          </w:tcPr>
          <w:p w14:paraId="45E9A4E2" w14:textId="77777777" w:rsidR="00284DEA" w:rsidRDefault="00555546">
            <w:pPr>
              <w:spacing w:after="40"/>
              <w:rPr>
                <w:sz w:val="18"/>
                <w:szCs w:val="18"/>
              </w:rPr>
            </w:pPr>
            <w:r>
              <w:rPr>
                <w:sz w:val="18"/>
                <w:szCs w:val="18"/>
              </w:rPr>
              <w:t>ASR-001</w:t>
            </w:r>
          </w:p>
        </w:tc>
        <w:tc>
          <w:tcPr>
            <w:tcW w:w="1950" w:type="dxa"/>
          </w:tcPr>
          <w:p w14:paraId="2F674533" w14:textId="77777777" w:rsidR="00284DEA" w:rsidRDefault="00555546">
            <w:pPr>
              <w:spacing w:after="40"/>
              <w:rPr>
                <w:sz w:val="18"/>
                <w:szCs w:val="18"/>
              </w:rPr>
            </w:pPr>
            <w:r>
              <w:rPr>
                <w:sz w:val="18"/>
                <w:szCs w:val="18"/>
              </w:rPr>
              <w:t>Every page, URL and API endpoint must be restricted to the correct role, and staff may only see requests in their assigned categories.</w:t>
            </w:r>
          </w:p>
          <w:p w14:paraId="27D679DD" w14:textId="77777777" w:rsidR="00284DEA" w:rsidRDefault="00555546">
            <w:pPr>
              <w:spacing w:after="40"/>
              <w:rPr>
                <w:sz w:val="18"/>
                <w:szCs w:val="18"/>
              </w:rPr>
            </w:pPr>
            <w:r>
              <w:rPr>
                <w:b/>
                <w:bCs/>
                <w:sz w:val="18"/>
                <w:szCs w:val="18"/>
              </w:rPr>
              <w:t>Target:</w:t>
            </w:r>
            <w:r>
              <w:rPr>
                <w:sz w:val="18"/>
                <w:szCs w:val="18"/>
              </w:rPr>
              <w:t xml:space="preserve"> 100% of staff/management endpoints return 403 to a requester-role token in the access tests, with no data returned.</w:t>
            </w:r>
          </w:p>
        </w:tc>
        <w:tc>
          <w:tcPr>
            <w:tcW w:w="1000" w:type="dxa"/>
          </w:tcPr>
          <w:p w14:paraId="6A0DDFEF" w14:textId="77777777" w:rsidR="00284DEA" w:rsidRDefault="00555546">
            <w:pPr>
              <w:spacing w:after="40"/>
              <w:rPr>
                <w:sz w:val="18"/>
                <w:szCs w:val="18"/>
              </w:rPr>
            </w:pPr>
            <w:r>
              <w:rPr>
                <w:sz w:val="18"/>
                <w:szCs w:val="18"/>
              </w:rPr>
              <w:t>FR-005, FR-014, NFR-002, NFR-003, Security constraint, R-03</w:t>
            </w:r>
          </w:p>
        </w:tc>
        <w:tc>
          <w:tcPr>
            <w:tcW w:w="1150" w:type="dxa"/>
          </w:tcPr>
          <w:p w14:paraId="3154CD0F" w14:textId="77777777" w:rsidR="00284DEA" w:rsidRDefault="00555546">
            <w:pPr>
              <w:spacing w:after="40"/>
              <w:rPr>
                <w:sz w:val="18"/>
                <w:szCs w:val="18"/>
              </w:rPr>
            </w:pPr>
            <w:r>
              <w:rPr>
                <w:sz w:val="18"/>
                <w:szCs w:val="18"/>
              </w:rPr>
              <w:t>Security (</w:t>
            </w:r>
            <w:proofErr w:type="spellStart"/>
            <w:r>
              <w:rPr>
                <w:sz w:val="18"/>
                <w:szCs w:val="18"/>
              </w:rPr>
              <w:t>authorisation</w:t>
            </w:r>
            <w:proofErr w:type="spellEnd"/>
            <w:r>
              <w:rPr>
                <w:sz w:val="18"/>
                <w:szCs w:val="18"/>
              </w:rPr>
              <w:t>)</w:t>
            </w:r>
          </w:p>
        </w:tc>
        <w:tc>
          <w:tcPr>
            <w:tcW w:w="2166" w:type="dxa"/>
          </w:tcPr>
          <w:p w14:paraId="1D4B8E3F" w14:textId="77777777" w:rsidR="00284DEA" w:rsidRDefault="00555546">
            <w:pPr>
              <w:spacing w:after="40"/>
              <w:rPr>
                <w:sz w:val="18"/>
                <w:szCs w:val="18"/>
              </w:rPr>
            </w:pPr>
            <w:r>
              <w:rPr>
                <w:sz w:val="18"/>
                <w:szCs w:val="18"/>
              </w:rPr>
              <w:t>Access control cannot only live in the Angular UI, since anyone can call the API directly. It requires one server-side access-control layer that every request passes through. This is much easier to enforce inside one deployable than across several.</w:t>
            </w:r>
          </w:p>
        </w:tc>
        <w:tc>
          <w:tcPr>
            <w:tcW w:w="1050" w:type="dxa"/>
          </w:tcPr>
          <w:p w14:paraId="769CB989" w14:textId="77777777" w:rsidR="00284DEA" w:rsidRDefault="00555546">
            <w:pPr>
              <w:spacing w:after="40"/>
              <w:rPr>
                <w:sz w:val="18"/>
                <w:szCs w:val="18"/>
              </w:rPr>
            </w:pPr>
            <w:r>
              <w:rPr>
                <w:sz w:val="18"/>
                <w:szCs w:val="18"/>
              </w:rPr>
              <w:t>ARC-01, ARC-02, DEC-002, DEC-004, DEC-010</w:t>
            </w:r>
          </w:p>
        </w:tc>
        <w:tc>
          <w:tcPr>
            <w:tcW w:w="850" w:type="dxa"/>
          </w:tcPr>
          <w:p w14:paraId="7586B4E0" w14:textId="77777777" w:rsidR="00284DEA" w:rsidRDefault="00555546">
            <w:pPr>
              <w:spacing w:after="40"/>
              <w:rPr>
                <w:sz w:val="18"/>
                <w:szCs w:val="18"/>
              </w:rPr>
            </w:pPr>
            <w:r>
              <w:rPr>
                <w:sz w:val="18"/>
                <w:szCs w:val="18"/>
              </w:rPr>
              <w:t>High</w:t>
            </w:r>
          </w:p>
        </w:tc>
      </w:tr>
      <w:tr w:rsidR="00284DEA" w14:paraId="51D7CE09" w14:textId="77777777" w:rsidTr="00335C5D">
        <w:trPr>
          <w:cantSplit/>
          <w:tblHeader/>
        </w:trPr>
        <w:tc>
          <w:tcPr>
            <w:tcW w:w="850" w:type="dxa"/>
          </w:tcPr>
          <w:p w14:paraId="6B37F521" w14:textId="77777777" w:rsidR="00284DEA" w:rsidRDefault="00555546">
            <w:pPr>
              <w:spacing w:after="40"/>
              <w:rPr>
                <w:sz w:val="18"/>
                <w:szCs w:val="18"/>
              </w:rPr>
            </w:pPr>
            <w:r>
              <w:rPr>
                <w:sz w:val="18"/>
                <w:szCs w:val="18"/>
              </w:rPr>
              <w:t>ASR-002</w:t>
            </w:r>
          </w:p>
        </w:tc>
        <w:tc>
          <w:tcPr>
            <w:tcW w:w="1950" w:type="dxa"/>
          </w:tcPr>
          <w:p w14:paraId="5CC3E853" w14:textId="77777777" w:rsidR="00284DEA" w:rsidRDefault="00555546">
            <w:pPr>
              <w:spacing w:after="40"/>
              <w:rPr>
                <w:sz w:val="18"/>
                <w:szCs w:val="18"/>
              </w:rPr>
            </w:pPr>
            <w:r>
              <w:rPr>
                <w:sz w:val="18"/>
                <w:szCs w:val="18"/>
              </w:rPr>
              <w:t>A request's status may only change through the defined state machine (New - Assigned - In Progress - Resolved - Closed; New/Assigned - Rejected), and two staff members may not accept the same request at the same time.</w:t>
            </w:r>
          </w:p>
          <w:p w14:paraId="62B4A35F" w14:textId="77777777" w:rsidR="00284DEA" w:rsidRDefault="00555546">
            <w:pPr>
              <w:spacing w:after="40"/>
              <w:rPr>
                <w:sz w:val="18"/>
                <w:szCs w:val="18"/>
              </w:rPr>
            </w:pPr>
            <w:r>
              <w:rPr>
                <w:b/>
                <w:bCs/>
                <w:sz w:val="18"/>
                <w:szCs w:val="18"/>
              </w:rPr>
              <w:t>Target:</w:t>
            </w:r>
            <w:r>
              <w:rPr>
                <w:sz w:val="18"/>
                <w:szCs w:val="18"/>
              </w:rPr>
              <w:t xml:space="preserve"> 100% of invalid transitions are rejected with a message. A concurrent-accept test results in exactly one assignment.</w:t>
            </w:r>
          </w:p>
        </w:tc>
        <w:tc>
          <w:tcPr>
            <w:tcW w:w="1000" w:type="dxa"/>
          </w:tcPr>
          <w:p w14:paraId="46EC70F1" w14:textId="77777777" w:rsidR="00284DEA" w:rsidRDefault="00555546">
            <w:pPr>
              <w:spacing w:after="40"/>
              <w:rPr>
                <w:sz w:val="18"/>
                <w:szCs w:val="18"/>
              </w:rPr>
            </w:pPr>
            <w:r>
              <w:rPr>
                <w:sz w:val="18"/>
                <w:szCs w:val="18"/>
              </w:rPr>
              <w:t>FR-008, FR-009, FR-011, NFR-007</w:t>
            </w:r>
          </w:p>
        </w:tc>
        <w:tc>
          <w:tcPr>
            <w:tcW w:w="1150" w:type="dxa"/>
          </w:tcPr>
          <w:p w14:paraId="77B5A9EF" w14:textId="77777777" w:rsidR="00284DEA" w:rsidRDefault="00555546">
            <w:pPr>
              <w:spacing w:after="40"/>
              <w:rPr>
                <w:sz w:val="18"/>
                <w:szCs w:val="18"/>
              </w:rPr>
            </w:pPr>
            <w:r>
              <w:rPr>
                <w:sz w:val="18"/>
                <w:szCs w:val="18"/>
              </w:rPr>
              <w:t>Integrity and consistency of data and state</w:t>
            </w:r>
          </w:p>
        </w:tc>
        <w:tc>
          <w:tcPr>
            <w:tcW w:w="2166" w:type="dxa"/>
          </w:tcPr>
          <w:p w14:paraId="0F45349B" w14:textId="77777777" w:rsidR="00284DEA" w:rsidRDefault="00555546">
            <w:pPr>
              <w:spacing w:after="40"/>
              <w:rPr>
                <w:sz w:val="18"/>
                <w:szCs w:val="18"/>
              </w:rPr>
            </w:pPr>
            <w:r>
              <w:rPr>
                <w:sz w:val="18"/>
                <w:szCs w:val="18"/>
              </w:rPr>
              <w:t>The state transition logic must live in one place (the Requests module service layer), and the status update and its audit entry must be saved in one database transaction. This points to one strongly consistent relational store rather than data split across services.</w:t>
            </w:r>
          </w:p>
        </w:tc>
        <w:tc>
          <w:tcPr>
            <w:tcW w:w="1050" w:type="dxa"/>
          </w:tcPr>
          <w:p w14:paraId="6CFFDEAB" w14:textId="77777777" w:rsidR="00284DEA" w:rsidRDefault="00555546">
            <w:pPr>
              <w:spacing w:after="40"/>
              <w:rPr>
                <w:sz w:val="18"/>
                <w:szCs w:val="18"/>
              </w:rPr>
            </w:pPr>
            <w:r>
              <w:rPr>
                <w:sz w:val="18"/>
                <w:szCs w:val="18"/>
              </w:rPr>
              <w:t>ARC-02, DEC-005, DEC-006</w:t>
            </w:r>
          </w:p>
        </w:tc>
        <w:tc>
          <w:tcPr>
            <w:tcW w:w="850" w:type="dxa"/>
          </w:tcPr>
          <w:p w14:paraId="2F0E4773" w14:textId="77777777" w:rsidR="00284DEA" w:rsidRDefault="00555546">
            <w:pPr>
              <w:spacing w:after="40"/>
              <w:rPr>
                <w:sz w:val="18"/>
                <w:szCs w:val="18"/>
              </w:rPr>
            </w:pPr>
            <w:r>
              <w:rPr>
                <w:sz w:val="18"/>
                <w:szCs w:val="18"/>
              </w:rPr>
              <w:t>High</w:t>
            </w:r>
          </w:p>
        </w:tc>
      </w:tr>
      <w:tr w:rsidR="00284DEA" w14:paraId="66E4732A" w14:textId="77777777" w:rsidTr="00335C5D">
        <w:trPr>
          <w:cantSplit/>
          <w:tblHeader/>
        </w:trPr>
        <w:tc>
          <w:tcPr>
            <w:tcW w:w="850" w:type="dxa"/>
          </w:tcPr>
          <w:p w14:paraId="5F07FF24" w14:textId="77777777" w:rsidR="00284DEA" w:rsidRDefault="00555546">
            <w:pPr>
              <w:spacing w:after="40"/>
              <w:rPr>
                <w:sz w:val="18"/>
                <w:szCs w:val="18"/>
              </w:rPr>
            </w:pPr>
            <w:r>
              <w:rPr>
                <w:sz w:val="18"/>
                <w:szCs w:val="18"/>
              </w:rPr>
              <w:t>ASR-003</w:t>
            </w:r>
          </w:p>
        </w:tc>
        <w:tc>
          <w:tcPr>
            <w:tcW w:w="1950" w:type="dxa"/>
          </w:tcPr>
          <w:p w14:paraId="50D3FA0B" w14:textId="77777777" w:rsidR="00284DEA" w:rsidRDefault="00555546">
            <w:pPr>
              <w:spacing w:after="40"/>
              <w:rPr>
                <w:sz w:val="18"/>
                <w:szCs w:val="18"/>
              </w:rPr>
            </w:pPr>
            <w:r>
              <w:rPr>
                <w:sz w:val="18"/>
                <w:szCs w:val="18"/>
              </w:rPr>
              <w:t>Every status change, assignment and comment is recorded with the actor, timestamp and before/after state, and can never be edited or deleted.</w:t>
            </w:r>
          </w:p>
          <w:p w14:paraId="6F2C5C66" w14:textId="77777777" w:rsidR="00284DEA" w:rsidRDefault="00555546">
            <w:pPr>
              <w:spacing w:after="40"/>
              <w:rPr>
                <w:sz w:val="18"/>
                <w:szCs w:val="18"/>
              </w:rPr>
            </w:pPr>
            <w:r>
              <w:rPr>
                <w:b/>
                <w:bCs/>
                <w:sz w:val="18"/>
                <w:szCs w:val="18"/>
              </w:rPr>
              <w:t>Target:</w:t>
            </w:r>
            <w:r>
              <w:rPr>
                <w:sz w:val="18"/>
                <w:szCs w:val="18"/>
              </w:rPr>
              <w:t xml:space="preserve"> for a sample request the audit log rebuilds the full lifecycle without gaps, and an UPDATE or DELETE on the audit table fails.</w:t>
            </w:r>
          </w:p>
        </w:tc>
        <w:tc>
          <w:tcPr>
            <w:tcW w:w="1000" w:type="dxa"/>
          </w:tcPr>
          <w:p w14:paraId="13E19E2F" w14:textId="77777777" w:rsidR="00284DEA" w:rsidRDefault="00555546">
            <w:pPr>
              <w:spacing w:after="40"/>
              <w:rPr>
                <w:sz w:val="18"/>
                <w:szCs w:val="18"/>
              </w:rPr>
            </w:pPr>
            <w:r>
              <w:rPr>
                <w:sz w:val="18"/>
                <w:szCs w:val="18"/>
              </w:rPr>
              <w:t>FR-007, FR-010, NFR-006, NFR-007, Management stakeholder</w:t>
            </w:r>
          </w:p>
        </w:tc>
        <w:tc>
          <w:tcPr>
            <w:tcW w:w="1150" w:type="dxa"/>
          </w:tcPr>
          <w:p w14:paraId="517E1E8E" w14:textId="77777777" w:rsidR="00284DEA" w:rsidRDefault="00555546">
            <w:pPr>
              <w:spacing w:after="40"/>
              <w:rPr>
                <w:sz w:val="18"/>
                <w:szCs w:val="18"/>
              </w:rPr>
            </w:pPr>
            <w:r>
              <w:rPr>
                <w:sz w:val="18"/>
                <w:szCs w:val="18"/>
              </w:rPr>
              <w:t>Auditability</w:t>
            </w:r>
          </w:p>
        </w:tc>
        <w:tc>
          <w:tcPr>
            <w:tcW w:w="2166" w:type="dxa"/>
          </w:tcPr>
          <w:p w14:paraId="6E67113D" w14:textId="77777777" w:rsidR="00284DEA" w:rsidRDefault="00555546">
            <w:pPr>
              <w:spacing w:after="40"/>
              <w:rPr>
                <w:sz w:val="18"/>
                <w:szCs w:val="18"/>
              </w:rPr>
            </w:pPr>
            <w:r>
              <w:rPr>
                <w:sz w:val="18"/>
                <w:szCs w:val="18"/>
              </w:rPr>
              <w:t>Requires the persistence layer, not just the UI, to block updates and deletes on audit data, and the audit write to be part of the same transaction as the change it records.</w:t>
            </w:r>
          </w:p>
        </w:tc>
        <w:tc>
          <w:tcPr>
            <w:tcW w:w="1050" w:type="dxa"/>
          </w:tcPr>
          <w:p w14:paraId="030D4155" w14:textId="77777777" w:rsidR="00284DEA" w:rsidRDefault="00555546">
            <w:pPr>
              <w:spacing w:after="40"/>
              <w:rPr>
                <w:sz w:val="18"/>
                <w:szCs w:val="18"/>
              </w:rPr>
            </w:pPr>
            <w:r>
              <w:rPr>
                <w:sz w:val="18"/>
                <w:szCs w:val="18"/>
              </w:rPr>
              <w:t>DEC-006, DEC-007</w:t>
            </w:r>
          </w:p>
        </w:tc>
        <w:tc>
          <w:tcPr>
            <w:tcW w:w="850" w:type="dxa"/>
          </w:tcPr>
          <w:p w14:paraId="2E900A36" w14:textId="77777777" w:rsidR="00284DEA" w:rsidRDefault="00555546">
            <w:pPr>
              <w:spacing w:after="40"/>
              <w:rPr>
                <w:sz w:val="18"/>
                <w:szCs w:val="18"/>
              </w:rPr>
            </w:pPr>
            <w:r>
              <w:rPr>
                <w:sz w:val="18"/>
                <w:szCs w:val="18"/>
              </w:rPr>
              <w:t>High</w:t>
            </w:r>
          </w:p>
        </w:tc>
      </w:tr>
      <w:tr w:rsidR="00284DEA" w14:paraId="64AF89BA" w14:textId="77777777" w:rsidTr="00335C5D">
        <w:trPr>
          <w:cantSplit/>
          <w:tblHeader/>
        </w:trPr>
        <w:tc>
          <w:tcPr>
            <w:tcW w:w="850" w:type="dxa"/>
          </w:tcPr>
          <w:p w14:paraId="6522EFEB" w14:textId="77777777" w:rsidR="00284DEA" w:rsidRDefault="00555546">
            <w:pPr>
              <w:spacing w:after="40"/>
              <w:rPr>
                <w:sz w:val="18"/>
                <w:szCs w:val="18"/>
              </w:rPr>
            </w:pPr>
            <w:r>
              <w:rPr>
                <w:sz w:val="18"/>
                <w:szCs w:val="18"/>
              </w:rPr>
              <w:lastRenderedPageBreak/>
              <w:t>ASR-004</w:t>
            </w:r>
          </w:p>
        </w:tc>
        <w:tc>
          <w:tcPr>
            <w:tcW w:w="1950" w:type="dxa"/>
          </w:tcPr>
          <w:p w14:paraId="085AE629" w14:textId="77777777" w:rsidR="00284DEA" w:rsidRDefault="00555546">
            <w:pPr>
              <w:spacing w:after="40"/>
              <w:rPr>
                <w:sz w:val="18"/>
                <w:szCs w:val="18"/>
              </w:rPr>
            </w:pPr>
            <w:r>
              <w:rPr>
                <w:sz w:val="18"/>
                <w:szCs w:val="18"/>
              </w:rPr>
              <w:t>Staff search, filter and sort must return results quickly under normal project load.</w:t>
            </w:r>
          </w:p>
          <w:p w14:paraId="223C79EE" w14:textId="77777777" w:rsidR="00284DEA" w:rsidRDefault="00555546">
            <w:pPr>
              <w:spacing w:after="40"/>
              <w:rPr>
                <w:sz w:val="18"/>
                <w:szCs w:val="18"/>
              </w:rPr>
            </w:pPr>
            <w:r>
              <w:rPr>
                <w:b/>
                <w:bCs/>
                <w:sz w:val="18"/>
                <w:szCs w:val="18"/>
              </w:rPr>
              <w:t>Target:</w:t>
            </w:r>
            <w:r>
              <w:rPr>
                <w:sz w:val="18"/>
                <w:szCs w:val="18"/>
              </w:rPr>
              <w:t xml:space="preserve"> filter/sort results in 2 seconds or less (FR-006) and standard pages in 3 seconds or less at the 95th percentile with up to 20 concurrent users (NFR-001).</w:t>
            </w:r>
          </w:p>
        </w:tc>
        <w:tc>
          <w:tcPr>
            <w:tcW w:w="1000" w:type="dxa"/>
          </w:tcPr>
          <w:p w14:paraId="051E5A6F" w14:textId="77777777" w:rsidR="00284DEA" w:rsidRDefault="00555546">
            <w:pPr>
              <w:spacing w:after="40"/>
              <w:rPr>
                <w:sz w:val="18"/>
                <w:szCs w:val="18"/>
              </w:rPr>
            </w:pPr>
            <w:r>
              <w:rPr>
                <w:sz w:val="18"/>
                <w:szCs w:val="18"/>
              </w:rPr>
              <w:t>FR-006, NFR-001</w:t>
            </w:r>
          </w:p>
        </w:tc>
        <w:tc>
          <w:tcPr>
            <w:tcW w:w="1150" w:type="dxa"/>
          </w:tcPr>
          <w:p w14:paraId="788005EC" w14:textId="77777777" w:rsidR="00284DEA" w:rsidRDefault="00555546">
            <w:pPr>
              <w:spacing w:after="40"/>
              <w:rPr>
                <w:sz w:val="18"/>
                <w:szCs w:val="18"/>
              </w:rPr>
            </w:pPr>
            <w:r>
              <w:rPr>
                <w:sz w:val="18"/>
                <w:szCs w:val="18"/>
              </w:rPr>
              <w:t>Performance</w:t>
            </w:r>
          </w:p>
        </w:tc>
        <w:tc>
          <w:tcPr>
            <w:tcW w:w="2166" w:type="dxa"/>
          </w:tcPr>
          <w:p w14:paraId="62703860" w14:textId="77777777" w:rsidR="00284DEA" w:rsidRDefault="00555546">
            <w:pPr>
              <w:spacing w:after="40"/>
              <w:rPr>
                <w:sz w:val="18"/>
                <w:szCs w:val="18"/>
              </w:rPr>
            </w:pPr>
            <w:r>
              <w:rPr>
                <w:sz w:val="18"/>
                <w:szCs w:val="18"/>
              </w:rPr>
              <w:t>Influences data access design (indexes on status, category and date, and paging done in the database rather than in memory) and rules out architectures that add network hops between services for a single page load.</w:t>
            </w:r>
          </w:p>
        </w:tc>
        <w:tc>
          <w:tcPr>
            <w:tcW w:w="1050" w:type="dxa"/>
          </w:tcPr>
          <w:p w14:paraId="062FAEA5" w14:textId="77777777" w:rsidR="00284DEA" w:rsidRDefault="00555546">
            <w:pPr>
              <w:spacing w:after="40"/>
              <w:rPr>
                <w:sz w:val="18"/>
                <w:szCs w:val="18"/>
              </w:rPr>
            </w:pPr>
            <w:r>
              <w:rPr>
                <w:sz w:val="18"/>
                <w:szCs w:val="18"/>
              </w:rPr>
              <w:t>ARC-02, DEC-005, DEC-008, DEC-009</w:t>
            </w:r>
          </w:p>
        </w:tc>
        <w:tc>
          <w:tcPr>
            <w:tcW w:w="850" w:type="dxa"/>
          </w:tcPr>
          <w:p w14:paraId="6E4B9567" w14:textId="77777777" w:rsidR="00284DEA" w:rsidRDefault="00555546">
            <w:pPr>
              <w:spacing w:after="40"/>
              <w:rPr>
                <w:sz w:val="18"/>
                <w:szCs w:val="18"/>
              </w:rPr>
            </w:pPr>
            <w:r>
              <w:rPr>
                <w:sz w:val="18"/>
                <w:szCs w:val="18"/>
              </w:rPr>
              <w:t>Medium</w:t>
            </w:r>
          </w:p>
        </w:tc>
      </w:tr>
      <w:tr w:rsidR="00284DEA" w14:paraId="602AC45F" w14:textId="77777777" w:rsidTr="00335C5D">
        <w:trPr>
          <w:cantSplit/>
          <w:tblHeader/>
        </w:trPr>
        <w:tc>
          <w:tcPr>
            <w:tcW w:w="850" w:type="dxa"/>
          </w:tcPr>
          <w:p w14:paraId="3D438168" w14:textId="77777777" w:rsidR="00284DEA" w:rsidRDefault="00555546">
            <w:pPr>
              <w:spacing w:after="40"/>
              <w:rPr>
                <w:sz w:val="18"/>
                <w:szCs w:val="18"/>
              </w:rPr>
            </w:pPr>
            <w:r>
              <w:rPr>
                <w:sz w:val="18"/>
                <w:szCs w:val="18"/>
              </w:rPr>
              <w:t>ASR-005</w:t>
            </w:r>
          </w:p>
        </w:tc>
        <w:tc>
          <w:tcPr>
            <w:tcW w:w="1950" w:type="dxa"/>
          </w:tcPr>
          <w:p w14:paraId="61C84EA4" w14:textId="77777777" w:rsidR="00284DEA" w:rsidRDefault="00555546">
            <w:pPr>
              <w:spacing w:after="40"/>
              <w:rPr>
                <w:sz w:val="18"/>
                <w:szCs w:val="18"/>
              </w:rPr>
            </w:pPr>
            <w:r>
              <w:rPr>
                <w:sz w:val="18"/>
                <w:szCs w:val="18"/>
              </w:rPr>
              <w:t>Requester data and requests must comply with POPIA - personal information is only collected and shown where it is needed.</w:t>
            </w:r>
          </w:p>
          <w:p w14:paraId="5C7DDDF1" w14:textId="77777777" w:rsidR="00284DEA" w:rsidRDefault="00555546">
            <w:pPr>
              <w:spacing w:after="40"/>
              <w:rPr>
                <w:sz w:val="18"/>
                <w:szCs w:val="18"/>
              </w:rPr>
            </w:pPr>
            <w:r>
              <w:rPr>
                <w:b/>
                <w:bCs/>
                <w:sz w:val="18"/>
                <w:szCs w:val="18"/>
              </w:rPr>
              <w:t>Target:</w:t>
            </w:r>
            <w:r>
              <w:rPr>
                <w:sz w:val="18"/>
                <w:szCs w:val="18"/>
              </w:rPr>
              <w:t xml:space="preserve"> management reports contain aggregate counts only (no personal fields), and every personal field in the data model has a stated purpose.</w:t>
            </w:r>
          </w:p>
        </w:tc>
        <w:tc>
          <w:tcPr>
            <w:tcW w:w="1000" w:type="dxa"/>
          </w:tcPr>
          <w:p w14:paraId="63B843C2" w14:textId="77777777" w:rsidR="00284DEA" w:rsidRDefault="00555546">
            <w:pPr>
              <w:spacing w:after="40"/>
              <w:rPr>
                <w:sz w:val="18"/>
                <w:szCs w:val="18"/>
              </w:rPr>
            </w:pPr>
            <w:r>
              <w:rPr>
                <w:sz w:val="18"/>
                <w:szCs w:val="18"/>
              </w:rPr>
              <w:t>Government stakeholder, Stakeholder Conflicts, FR-012, R-03</w:t>
            </w:r>
          </w:p>
        </w:tc>
        <w:tc>
          <w:tcPr>
            <w:tcW w:w="1150" w:type="dxa"/>
          </w:tcPr>
          <w:p w14:paraId="2F0C682F" w14:textId="77777777" w:rsidR="00284DEA" w:rsidRDefault="00555546">
            <w:pPr>
              <w:spacing w:after="40"/>
              <w:rPr>
                <w:sz w:val="18"/>
                <w:szCs w:val="18"/>
              </w:rPr>
            </w:pPr>
            <w:r>
              <w:rPr>
                <w:sz w:val="18"/>
                <w:szCs w:val="18"/>
              </w:rPr>
              <w:t>Privacy and compliance</w:t>
            </w:r>
          </w:p>
        </w:tc>
        <w:tc>
          <w:tcPr>
            <w:tcW w:w="2166" w:type="dxa"/>
          </w:tcPr>
          <w:p w14:paraId="0A058C79" w14:textId="77777777" w:rsidR="00284DEA" w:rsidRDefault="00555546">
            <w:pPr>
              <w:spacing w:after="40"/>
              <w:rPr>
                <w:sz w:val="18"/>
                <w:szCs w:val="18"/>
              </w:rPr>
            </w:pPr>
            <w:r>
              <w:rPr>
                <w:sz w:val="18"/>
                <w:szCs w:val="18"/>
              </w:rPr>
              <w:t>Influences what the data model stores and who can access it. Keeps reports on aggregate queries inside the Reporting module, and means passwords are only ever stored as hashes. It led to removing date of birth and home address fields in ERD v2. M4: as built, the employee fields are kept as the staff record and the client date of birth was removed (V8, CR-022).</w:t>
            </w:r>
          </w:p>
        </w:tc>
        <w:tc>
          <w:tcPr>
            <w:tcW w:w="1050" w:type="dxa"/>
          </w:tcPr>
          <w:p w14:paraId="11EAB6AE" w14:textId="77777777" w:rsidR="00284DEA" w:rsidRDefault="00555546">
            <w:pPr>
              <w:spacing w:after="40"/>
              <w:rPr>
                <w:sz w:val="18"/>
                <w:szCs w:val="18"/>
              </w:rPr>
            </w:pPr>
            <w:r>
              <w:rPr>
                <w:sz w:val="18"/>
                <w:szCs w:val="18"/>
              </w:rPr>
              <w:t>DEC-005, Data Sensitivity &amp; POPIA</w:t>
            </w:r>
          </w:p>
        </w:tc>
        <w:tc>
          <w:tcPr>
            <w:tcW w:w="850" w:type="dxa"/>
          </w:tcPr>
          <w:p w14:paraId="746EF7F1" w14:textId="77777777" w:rsidR="00284DEA" w:rsidRDefault="00555546">
            <w:pPr>
              <w:spacing w:after="40"/>
              <w:rPr>
                <w:sz w:val="18"/>
                <w:szCs w:val="18"/>
              </w:rPr>
            </w:pPr>
            <w:r>
              <w:rPr>
                <w:sz w:val="18"/>
                <w:szCs w:val="18"/>
              </w:rPr>
              <w:t>High</w:t>
            </w:r>
          </w:p>
        </w:tc>
      </w:tr>
      <w:tr w:rsidR="00284DEA" w14:paraId="6C9B6766" w14:textId="77777777" w:rsidTr="00335C5D">
        <w:trPr>
          <w:cantSplit/>
          <w:tblHeader/>
        </w:trPr>
        <w:tc>
          <w:tcPr>
            <w:tcW w:w="850" w:type="dxa"/>
          </w:tcPr>
          <w:p w14:paraId="63BC5909" w14:textId="77777777" w:rsidR="00284DEA" w:rsidRDefault="00555546">
            <w:pPr>
              <w:spacing w:after="40"/>
              <w:rPr>
                <w:sz w:val="18"/>
                <w:szCs w:val="18"/>
              </w:rPr>
            </w:pPr>
            <w:r>
              <w:rPr>
                <w:sz w:val="18"/>
                <w:szCs w:val="18"/>
              </w:rPr>
              <w:t>ASR-006</w:t>
            </w:r>
          </w:p>
        </w:tc>
        <w:tc>
          <w:tcPr>
            <w:tcW w:w="1950" w:type="dxa"/>
          </w:tcPr>
          <w:p w14:paraId="4BB09705" w14:textId="77777777" w:rsidR="00284DEA" w:rsidRDefault="00555546">
            <w:pPr>
              <w:spacing w:after="40"/>
              <w:rPr>
                <w:sz w:val="18"/>
                <w:szCs w:val="18"/>
              </w:rPr>
            </w:pPr>
            <w:r>
              <w:rPr>
                <w:sz w:val="18"/>
                <w:szCs w:val="18"/>
              </w:rPr>
              <w:t>The client cannot yet confirm the final platform form (website, mobile app and/or desktop app).</w:t>
            </w:r>
          </w:p>
          <w:p w14:paraId="509E721B" w14:textId="77777777" w:rsidR="00284DEA" w:rsidRDefault="00555546">
            <w:pPr>
              <w:spacing w:after="40"/>
              <w:rPr>
                <w:sz w:val="18"/>
                <w:szCs w:val="18"/>
              </w:rPr>
            </w:pPr>
            <w:r>
              <w:rPr>
                <w:b/>
                <w:bCs/>
                <w:sz w:val="18"/>
                <w:szCs w:val="18"/>
              </w:rPr>
              <w:t>Target:</w:t>
            </w:r>
            <w:r>
              <w:rPr>
                <w:sz w:val="18"/>
                <w:szCs w:val="18"/>
              </w:rPr>
              <w:t xml:space="preserve"> all business rules are reachable through the REST API only, with no business logic in Angular components, so a second client (e.g. mobile) could be added without changing the backend.</w:t>
            </w:r>
          </w:p>
        </w:tc>
        <w:tc>
          <w:tcPr>
            <w:tcW w:w="1000" w:type="dxa"/>
          </w:tcPr>
          <w:p w14:paraId="698C6719" w14:textId="77777777" w:rsidR="00284DEA" w:rsidRDefault="00555546">
            <w:pPr>
              <w:spacing w:after="40"/>
              <w:rPr>
                <w:sz w:val="18"/>
                <w:szCs w:val="18"/>
              </w:rPr>
            </w:pPr>
            <w:r>
              <w:rPr>
                <w:sz w:val="18"/>
                <w:szCs w:val="18"/>
              </w:rPr>
              <w:t>DEC-001, Forward Engineering: Definition of Digital Platform</w:t>
            </w:r>
          </w:p>
        </w:tc>
        <w:tc>
          <w:tcPr>
            <w:tcW w:w="1150" w:type="dxa"/>
          </w:tcPr>
          <w:p w14:paraId="4A5C1C7F" w14:textId="77777777" w:rsidR="00284DEA" w:rsidRDefault="00555546">
            <w:pPr>
              <w:spacing w:after="40"/>
              <w:rPr>
                <w:sz w:val="18"/>
                <w:szCs w:val="18"/>
              </w:rPr>
            </w:pPr>
            <w:r>
              <w:rPr>
                <w:sz w:val="18"/>
                <w:szCs w:val="18"/>
              </w:rPr>
              <w:t>Modifiability and reusability</w:t>
            </w:r>
          </w:p>
        </w:tc>
        <w:tc>
          <w:tcPr>
            <w:tcW w:w="2166" w:type="dxa"/>
          </w:tcPr>
          <w:p w14:paraId="4ABE1BFD" w14:textId="77777777" w:rsidR="00284DEA" w:rsidRDefault="00555546">
            <w:pPr>
              <w:spacing w:after="40"/>
              <w:rPr>
                <w:sz w:val="18"/>
                <w:szCs w:val="18"/>
              </w:rPr>
            </w:pPr>
            <w:r>
              <w:rPr>
                <w:sz w:val="18"/>
                <w:szCs w:val="18"/>
              </w:rPr>
              <w:t>Pushes to an architecture that separates the presentation layer (Angular SPA) from the business logic (Spring Boot REST API), so a future platform change needs minimal changes to existing code.</w:t>
            </w:r>
          </w:p>
        </w:tc>
        <w:tc>
          <w:tcPr>
            <w:tcW w:w="1050" w:type="dxa"/>
          </w:tcPr>
          <w:p w14:paraId="7A44894E" w14:textId="77777777" w:rsidR="00284DEA" w:rsidRDefault="00555546">
            <w:pPr>
              <w:spacing w:after="40"/>
              <w:rPr>
                <w:sz w:val="18"/>
                <w:szCs w:val="18"/>
              </w:rPr>
            </w:pPr>
            <w:r>
              <w:rPr>
                <w:sz w:val="18"/>
                <w:szCs w:val="18"/>
              </w:rPr>
              <w:t>ARC-01, ARC-03, DEC-004, DEC-010</w:t>
            </w:r>
          </w:p>
        </w:tc>
        <w:tc>
          <w:tcPr>
            <w:tcW w:w="850" w:type="dxa"/>
          </w:tcPr>
          <w:p w14:paraId="325471B8" w14:textId="77777777" w:rsidR="00284DEA" w:rsidRDefault="00555546">
            <w:pPr>
              <w:spacing w:after="40"/>
              <w:rPr>
                <w:sz w:val="18"/>
                <w:szCs w:val="18"/>
              </w:rPr>
            </w:pPr>
            <w:r>
              <w:rPr>
                <w:sz w:val="18"/>
                <w:szCs w:val="18"/>
              </w:rPr>
              <w:t>Medium</w:t>
            </w:r>
          </w:p>
        </w:tc>
      </w:tr>
      <w:tr w:rsidR="00284DEA" w14:paraId="747AA2C8" w14:textId="77777777" w:rsidTr="00335C5D">
        <w:trPr>
          <w:cantSplit/>
          <w:tblHeader/>
        </w:trPr>
        <w:tc>
          <w:tcPr>
            <w:tcW w:w="850" w:type="dxa"/>
          </w:tcPr>
          <w:p w14:paraId="20DA9FCE" w14:textId="77777777" w:rsidR="00284DEA" w:rsidRDefault="00555546">
            <w:pPr>
              <w:spacing w:after="40"/>
              <w:rPr>
                <w:sz w:val="18"/>
                <w:szCs w:val="18"/>
              </w:rPr>
            </w:pPr>
            <w:r>
              <w:rPr>
                <w:sz w:val="18"/>
                <w:szCs w:val="18"/>
              </w:rPr>
              <w:t>ASR-007 (constraint)</w:t>
            </w:r>
          </w:p>
        </w:tc>
        <w:tc>
          <w:tcPr>
            <w:tcW w:w="1950" w:type="dxa"/>
          </w:tcPr>
          <w:p w14:paraId="7E315D1A" w14:textId="77777777" w:rsidR="00284DEA" w:rsidRDefault="00555546">
            <w:pPr>
              <w:spacing w:after="40"/>
              <w:rPr>
                <w:sz w:val="18"/>
                <w:szCs w:val="18"/>
              </w:rPr>
            </w:pPr>
            <w:r>
              <w:rPr>
                <w:sz w:val="18"/>
                <w:szCs w:val="18"/>
              </w:rPr>
              <w:t>The system must run on free/open-source software and free-tier hosting, and be built and maintained by 3 students in under 3 weeks after M2.</w:t>
            </w:r>
          </w:p>
          <w:p w14:paraId="46CDA249" w14:textId="77777777" w:rsidR="00284DEA" w:rsidRDefault="00555546">
            <w:pPr>
              <w:spacing w:after="40"/>
              <w:rPr>
                <w:sz w:val="18"/>
                <w:szCs w:val="18"/>
              </w:rPr>
            </w:pPr>
            <w:r>
              <w:rPr>
                <w:b/>
                <w:bCs/>
                <w:sz w:val="18"/>
                <w:szCs w:val="18"/>
              </w:rPr>
              <w:t>Target:</w:t>
            </w:r>
            <w:r>
              <w:rPr>
                <w:sz w:val="18"/>
                <w:szCs w:val="18"/>
              </w:rPr>
              <w:t xml:space="preserve"> R0 licensing and hosting cost. One application deployable plus one database to run and support.</w:t>
            </w:r>
          </w:p>
        </w:tc>
        <w:tc>
          <w:tcPr>
            <w:tcW w:w="1000" w:type="dxa"/>
          </w:tcPr>
          <w:p w14:paraId="59D79D77" w14:textId="77777777" w:rsidR="00284DEA" w:rsidRDefault="00555546">
            <w:pPr>
              <w:spacing w:after="40"/>
              <w:rPr>
                <w:sz w:val="18"/>
                <w:szCs w:val="18"/>
              </w:rPr>
            </w:pPr>
            <w:r>
              <w:rPr>
                <w:sz w:val="18"/>
                <w:szCs w:val="18"/>
              </w:rPr>
              <w:t>Cost/Resources, Time and Team capability constraints, R-02, R-08</w:t>
            </w:r>
          </w:p>
        </w:tc>
        <w:tc>
          <w:tcPr>
            <w:tcW w:w="1150" w:type="dxa"/>
          </w:tcPr>
          <w:p w14:paraId="3FC0BAFE" w14:textId="77777777" w:rsidR="00284DEA" w:rsidRDefault="00555546">
            <w:pPr>
              <w:spacing w:after="40"/>
              <w:rPr>
                <w:sz w:val="18"/>
                <w:szCs w:val="18"/>
              </w:rPr>
            </w:pPr>
            <w:proofErr w:type="spellStart"/>
            <w:r>
              <w:rPr>
                <w:sz w:val="18"/>
                <w:szCs w:val="18"/>
              </w:rPr>
              <w:t>Deployability</w:t>
            </w:r>
            <w:proofErr w:type="spellEnd"/>
            <w:r>
              <w:rPr>
                <w:sz w:val="18"/>
                <w:szCs w:val="18"/>
              </w:rPr>
              <w:t xml:space="preserve"> and cost</w:t>
            </w:r>
          </w:p>
        </w:tc>
        <w:tc>
          <w:tcPr>
            <w:tcW w:w="2166" w:type="dxa"/>
          </w:tcPr>
          <w:p w14:paraId="5FD2772A" w14:textId="77777777" w:rsidR="00284DEA" w:rsidRDefault="00555546">
            <w:pPr>
              <w:spacing w:after="40"/>
              <w:rPr>
                <w:sz w:val="18"/>
                <w:szCs w:val="18"/>
              </w:rPr>
            </w:pPr>
            <w:r>
              <w:rPr>
                <w:sz w:val="18"/>
                <w:szCs w:val="18"/>
              </w:rPr>
              <w:t xml:space="preserve">Every extra deployable adds hosting cost, configuration, secrets and failure points. This </w:t>
            </w:r>
            <w:proofErr w:type="spellStart"/>
            <w:r>
              <w:rPr>
                <w:sz w:val="18"/>
                <w:szCs w:val="18"/>
              </w:rPr>
              <w:t>favours</w:t>
            </w:r>
            <w:proofErr w:type="spellEnd"/>
            <w:r>
              <w:rPr>
                <w:sz w:val="18"/>
                <w:szCs w:val="18"/>
              </w:rPr>
              <w:t xml:space="preserve"> one application and one managed database over several services.</w:t>
            </w:r>
          </w:p>
        </w:tc>
        <w:tc>
          <w:tcPr>
            <w:tcW w:w="1050" w:type="dxa"/>
          </w:tcPr>
          <w:p w14:paraId="28327EBF" w14:textId="77777777" w:rsidR="00284DEA" w:rsidRDefault="00555546">
            <w:pPr>
              <w:spacing w:after="40"/>
              <w:rPr>
                <w:sz w:val="18"/>
                <w:szCs w:val="18"/>
              </w:rPr>
            </w:pPr>
            <w:r>
              <w:rPr>
                <w:sz w:val="18"/>
                <w:szCs w:val="18"/>
              </w:rPr>
              <w:t>ARC-01, ARC-02, ARC-03, DEC-004</w:t>
            </w:r>
          </w:p>
        </w:tc>
        <w:tc>
          <w:tcPr>
            <w:tcW w:w="850" w:type="dxa"/>
          </w:tcPr>
          <w:p w14:paraId="34351BDC" w14:textId="77777777" w:rsidR="00284DEA" w:rsidRDefault="00555546">
            <w:pPr>
              <w:spacing w:after="40"/>
              <w:rPr>
                <w:sz w:val="18"/>
                <w:szCs w:val="18"/>
              </w:rPr>
            </w:pPr>
            <w:r>
              <w:rPr>
                <w:sz w:val="18"/>
                <w:szCs w:val="18"/>
              </w:rPr>
              <w:t>High</w:t>
            </w:r>
          </w:p>
        </w:tc>
      </w:tr>
    </w:tbl>
    <w:p w14:paraId="1FC3C706" w14:textId="77777777" w:rsidR="00284DEA" w:rsidRDefault="00284DEA">
      <w:pPr>
        <w:spacing w:after="0"/>
      </w:pPr>
    </w:p>
    <w:p w14:paraId="34B6E81A" w14:textId="77777777" w:rsidR="00284DEA" w:rsidRDefault="00555546">
      <w:pPr>
        <w:pStyle w:val="Heading2"/>
      </w:pPr>
      <w:bookmarkStart w:id="32" w:name="_Toc243252207"/>
      <w:r>
        <w:lastRenderedPageBreak/>
        <w:t>Most Influential Drivers</w:t>
      </w:r>
      <w:bookmarkEnd w:id="32"/>
    </w:p>
    <w:p w14:paraId="67F30CC1" w14:textId="77777777" w:rsidR="00284DEA" w:rsidRDefault="00555546">
      <w:r>
        <w:t>ASR-001 and ASR-002 influenced the architecture the most. ASR-001 is the main reason we chose one application with one shared, server-side access-control layer (ARC-01) instead of separate public and staff applications. ASR-002, together with ASR-003, is the main reason we chose one relational database with transactions (DEC-005, DEC-006) instead of splitting data across independently deployed services, where keeping a status change and its audit entry consistent would need distributed transactions. ASR-007 then kept the solution proportionate - it is the reason we did not add more moving parts than the requirements need.</w:t>
      </w:r>
    </w:p>
    <w:p w14:paraId="723D23BF" w14:textId="77777777" w:rsidR="00284DEA" w:rsidRDefault="00555546">
      <w:pPr>
        <w:pStyle w:val="Heading2"/>
      </w:pPr>
      <w:bookmarkStart w:id="33" w:name="_Toc243252208"/>
      <w:r>
        <w:t>Quality Attributes Considered but Not Treated as ASRs</w:t>
      </w:r>
      <w:bookmarkEnd w:id="33"/>
    </w:p>
    <w:p w14:paraId="2E915C36" w14:textId="77777777" w:rsidR="00284DEA" w:rsidRDefault="00555546">
      <w:r>
        <w:t>To avoid a generic list of every quality attribute, the following were considered and deliberately not treated as architecture drivers at this stage:</w:t>
      </w:r>
    </w:p>
    <w:tbl>
      <w:tblPr>
        <w:tblStyle w:val="TableGrid"/>
        <w:tblW w:w="9016" w:type="dxa"/>
        <w:tblLayout w:type="fixed"/>
        <w:tblLook w:val="04A0" w:firstRow="1" w:lastRow="0" w:firstColumn="1" w:lastColumn="0" w:noHBand="0" w:noVBand="1"/>
      </w:tblPr>
      <w:tblGrid>
        <w:gridCol w:w="2300"/>
        <w:gridCol w:w="4216"/>
        <w:gridCol w:w="2500"/>
      </w:tblGrid>
      <w:tr w:rsidR="00284DEA" w14:paraId="5CEA7A0E" w14:textId="77777777">
        <w:trPr>
          <w:cantSplit/>
          <w:tblHeader/>
        </w:trPr>
        <w:tc>
          <w:tcPr>
            <w:tcW w:w="2300" w:type="dxa"/>
            <w:shd w:val="clear" w:color="auto" w:fill="002060"/>
          </w:tcPr>
          <w:p w14:paraId="198B46FB" w14:textId="77777777" w:rsidR="00284DEA" w:rsidRDefault="00555546">
            <w:pPr>
              <w:spacing w:after="40"/>
              <w:rPr>
                <w:sz w:val="18"/>
                <w:szCs w:val="18"/>
              </w:rPr>
            </w:pPr>
            <w:r>
              <w:rPr>
                <w:b/>
                <w:bCs/>
                <w:color w:val="FFFFFF"/>
                <w:sz w:val="18"/>
                <w:szCs w:val="18"/>
              </w:rPr>
              <w:t>Quality attribute</w:t>
            </w:r>
          </w:p>
        </w:tc>
        <w:tc>
          <w:tcPr>
            <w:tcW w:w="4216" w:type="dxa"/>
            <w:shd w:val="clear" w:color="auto" w:fill="002060"/>
          </w:tcPr>
          <w:p w14:paraId="0F2EC9FA" w14:textId="77777777" w:rsidR="00284DEA" w:rsidRDefault="00555546">
            <w:pPr>
              <w:spacing w:after="40"/>
              <w:rPr>
                <w:sz w:val="18"/>
                <w:szCs w:val="18"/>
              </w:rPr>
            </w:pPr>
            <w:r>
              <w:rPr>
                <w:b/>
                <w:bCs/>
                <w:color w:val="FFFFFF"/>
                <w:sz w:val="18"/>
                <w:szCs w:val="18"/>
              </w:rPr>
              <w:t>Why it is not an ASR now</w:t>
            </w:r>
          </w:p>
        </w:tc>
        <w:tc>
          <w:tcPr>
            <w:tcW w:w="2500" w:type="dxa"/>
            <w:shd w:val="clear" w:color="auto" w:fill="002060"/>
          </w:tcPr>
          <w:p w14:paraId="1107378B" w14:textId="77777777" w:rsidR="00284DEA" w:rsidRDefault="00555546">
            <w:pPr>
              <w:spacing w:after="40"/>
              <w:rPr>
                <w:sz w:val="18"/>
                <w:szCs w:val="18"/>
              </w:rPr>
            </w:pPr>
            <w:r>
              <w:rPr>
                <w:b/>
                <w:bCs/>
                <w:color w:val="FFFFFF"/>
                <w:sz w:val="18"/>
                <w:szCs w:val="18"/>
              </w:rPr>
              <w:t>When we would revisit it</w:t>
            </w:r>
          </w:p>
        </w:tc>
      </w:tr>
      <w:tr w:rsidR="00284DEA" w14:paraId="75574E12" w14:textId="77777777">
        <w:trPr>
          <w:cantSplit/>
        </w:trPr>
        <w:tc>
          <w:tcPr>
            <w:tcW w:w="2300" w:type="dxa"/>
          </w:tcPr>
          <w:p w14:paraId="2A594B85" w14:textId="77777777" w:rsidR="00284DEA" w:rsidRDefault="00555546">
            <w:pPr>
              <w:spacing w:after="40"/>
              <w:rPr>
                <w:sz w:val="18"/>
                <w:szCs w:val="18"/>
              </w:rPr>
            </w:pPr>
            <w:r>
              <w:rPr>
                <w:sz w:val="18"/>
                <w:szCs w:val="18"/>
              </w:rPr>
              <w:t>High availability / redundancy</w:t>
            </w:r>
          </w:p>
        </w:tc>
        <w:tc>
          <w:tcPr>
            <w:tcW w:w="4216" w:type="dxa"/>
          </w:tcPr>
          <w:p w14:paraId="3EB2FE64" w14:textId="77777777" w:rsidR="00284DEA" w:rsidRDefault="00555546">
            <w:pPr>
              <w:spacing w:after="40"/>
              <w:rPr>
                <w:sz w:val="18"/>
                <w:szCs w:val="18"/>
              </w:rPr>
            </w:pPr>
            <w:r>
              <w:rPr>
                <w:sz w:val="18"/>
                <w:szCs w:val="18"/>
              </w:rPr>
              <w:t>NFR-005 only requires the system to be up during demonstrations and presentations, with up to 20 users. Redundant servers or database replicas would cost money with no requirement behind them.</w:t>
            </w:r>
          </w:p>
        </w:tc>
        <w:tc>
          <w:tcPr>
            <w:tcW w:w="2500" w:type="dxa"/>
          </w:tcPr>
          <w:p w14:paraId="73D60A55" w14:textId="77777777" w:rsidR="00284DEA" w:rsidRDefault="00555546">
            <w:pPr>
              <w:spacing w:after="40"/>
              <w:rPr>
                <w:sz w:val="18"/>
                <w:szCs w:val="18"/>
              </w:rPr>
            </w:pPr>
            <w:r>
              <w:rPr>
                <w:sz w:val="18"/>
                <w:szCs w:val="18"/>
              </w:rPr>
              <w:t xml:space="preserve">If </w:t>
            </w:r>
            <w:proofErr w:type="spellStart"/>
            <w:r>
              <w:rPr>
                <w:sz w:val="18"/>
                <w:szCs w:val="18"/>
              </w:rPr>
              <w:t>CivicConnect</w:t>
            </w:r>
            <w:proofErr w:type="spellEnd"/>
            <w:r>
              <w:rPr>
                <w:sz w:val="18"/>
                <w:szCs w:val="18"/>
              </w:rPr>
              <w:t xml:space="preserve"> confirms real uptime targets or traffic figures (Forward Engineering: Scalability and Concurrency).</w:t>
            </w:r>
          </w:p>
        </w:tc>
      </w:tr>
      <w:tr w:rsidR="00284DEA" w14:paraId="06B1D2FA" w14:textId="77777777">
        <w:trPr>
          <w:cantSplit/>
        </w:trPr>
        <w:tc>
          <w:tcPr>
            <w:tcW w:w="2300" w:type="dxa"/>
          </w:tcPr>
          <w:p w14:paraId="315AF7A9" w14:textId="77777777" w:rsidR="00284DEA" w:rsidRDefault="00555546">
            <w:pPr>
              <w:spacing w:after="40"/>
              <w:rPr>
                <w:sz w:val="18"/>
                <w:szCs w:val="18"/>
              </w:rPr>
            </w:pPr>
            <w:r>
              <w:rPr>
                <w:sz w:val="18"/>
                <w:szCs w:val="18"/>
              </w:rPr>
              <w:t>Independent / elastic scalability</w:t>
            </w:r>
          </w:p>
        </w:tc>
        <w:tc>
          <w:tcPr>
            <w:tcW w:w="4216" w:type="dxa"/>
          </w:tcPr>
          <w:p w14:paraId="09DBD043" w14:textId="77777777" w:rsidR="00284DEA" w:rsidRDefault="00555546">
            <w:pPr>
              <w:spacing w:after="40"/>
              <w:rPr>
                <w:sz w:val="18"/>
                <w:szCs w:val="18"/>
              </w:rPr>
            </w:pPr>
            <w:r>
              <w:rPr>
                <w:sz w:val="18"/>
                <w:szCs w:val="18"/>
              </w:rPr>
              <w:t>There is no evidence that one module (e.g. Reporting) needs to scale separately from the rest. This is also why microservices were rejected in ARC-02.</w:t>
            </w:r>
          </w:p>
        </w:tc>
        <w:tc>
          <w:tcPr>
            <w:tcW w:w="2500" w:type="dxa"/>
          </w:tcPr>
          <w:p w14:paraId="50D140DA" w14:textId="6442D072" w:rsidR="00284DEA" w:rsidRDefault="00555546">
            <w:pPr>
              <w:spacing w:after="40"/>
              <w:rPr>
                <w:sz w:val="18"/>
                <w:szCs w:val="18"/>
              </w:rPr>
            </w:pPr>
            <w:r>
              <w:rPr>
                <w:sz w:val="18"/>
                <w:szCs w:val="18"/>
              </w:rPr>
              <w:t>Deferred (revisited in M3): the free-tier hosting cannot run a realistic load test, so there is still no evidence that one module needs to scale on its own (R-26, TD-12, CR-018).</w:t>
            </w:r>
          </w:p>
        </w:tc>
      </w:tr>
      <w:tr w:rsidR="00284DEA" w14:paraId="6C3C248C" w14:textId="77777777">
        <w:trPr>
          <w:cantSplit/>
        </w:trPr>
        <w:tc>
          <w:tcPr>
            <w:tcW w:w="2300" w:type="dxa"/>
          </w:tcPr>
          <w:p w14:paraId="6EF763E2" w14:textId="77777777" w:rsidR="00284DEA" w:rsidRDefault="00555546">
            <w:pPr>
              <w:spacing w:after="40"/>
              <w:rPr>
                <w:sz w:val="18"/>
                <w:szCs w:val="18"/>
              </w:rPr>
            </w:pPr>
            <w:r>
              <w:rPr>
                <w:sz w:val="18"/>
                <w:szCs w:val="18"/>
              </w:rPr>
              <w:t>Interoperability / public API</w:t>
            </w:r>
          </w:p>
        </w:tc>
        <w:tc>
          <w:tcPr>
            <w:tcW w:w="4216" w:type="dxa"/>
          </w:tcPr>
          <w:p w14:paraId="23BFD59B" w14:textId="77777777" w:rsidR="00284DEA" w:rsidRDefault="00555546">
            <w:pPr>
              <w:spacing w:after="40"/>
              <w:rPr>
                <w:sz w:val="18"/>
                <w:szCs w:val="18"/>
              </w:rPr>
            </w:pPr>
            <w:r>
              <w:rPr>
                <w:sz w:val="18"/>
                <w:szCs w:val="18"/>
              </w:rPr>
              <w:t>A public API for third parties is out of scope for v1.</w:t>
            </w:r>
          </w:p>
        </w:tc>
        <w:tc>
          <w:tcPr>
            <w:tcW w:w="2500" w:type="dxa"/>
          </w:tcPr>
          <w:p w14:paraId="11726292" w14:textId="77777777" w:rsidR="00284DEA" w:rsidRDefault="00555546">
            <w:pPr>
              <w:spacing w:after="40"/>
              <w:rPr>
                <w:sz w:val="18"/>
                <w:szCs w:val="18"/>
              </w:rPr>
            </w:pPr>
            <w:r>
              <w:rPr>
                <w:sz w:val="18"/>
                <w:szCs w:val="18"/>
              </w:rPr>
              <w:t>Through change control if integration becomes a requirement.</w:t>
            </w:r>
          </w:p>
        </w:tc>
      </w:tr>
      <w:tr w:rsidR="00284DEA" w14:paraId="2363EA48" w14:textId="77777777">
        <w:trPr>
          <w:cantSplit/>
        </w:trPr>
        <w:tc>
          <w:tcPr>
            <w:tcW w:w="2300" w:type="dxa"/>
          </w:tcPr>
          <w:p w14:paraId="5A5300D3" w14:textId="77777777" w:rsidR="00284DEA" w:rsidRDefault="00555546">
            <w:pPr>
              <w:spacing w:after="40"/>
              <w:rPr>
                <w:sz w:val="18"/>
                <w:szCs w:val="18"/>
              </w:rPr>
            </w:pPr>
            <w:r>
              <w:rPr>
                <w:sz w:val="18"/>
                <w:szCs w:val="18"/>
              </w:rPr>
              <w:t>Real-time responsiveness (push)</w:t>
            </w:r>
          </w:p>
        </w:tc>
        <w:tc>
          <w:tcPr>
            <w:tcW w:w="4216" w:type="dxa"/>
          </w:tcPr>
          <w:p w14:paraId="3D538322" w14:textId="77777777" w:rsidR="00284DEA" w:rsidRDefault="00555546">
            <w:pPr>
              <w:spacing w:after="40"/>
              <w:rPr>
                <w:sz w:val="18"/>
                <w:szCs w:val="18"/>
              </w:rPr>
            </w:pPr>
            <w:r>
              <w:rPr>
                <w:sz w:val="18"/>
                <w:szCs w:val="18"/>
              </w:rPr>
              <w:t>Real-time chat and push/SMS notifications are out of scope. FR-004 only needs in-app feedback the next time the requester views the request.</w:t>
            </w:r>
          </w:p>
        </w:tc>
        <w:tc>
          <w:tcPr>
            <w:tcW w:w="2500" w:type="dxa"/>
          </w:tcPr>
          <w:p w14:paraId="47DA7915" w14:textId="77777777" w:rsidR="00284DEA" w:rsidRDefault="00555546">
            <w:pPr>
              <w:spacing w:after="40"/>
              <w:rPr>
                <w:sz w:val="18"/>
                <w:szCs w:val="18"/>
              </w:rPr>
            </w:pPr>
            <w:r>
              <w:rPr>
                <w:sz w:val="18"/>
                <w:szCs w:val="18"/>
              </w:rPr>
              <w:t>When the deferred notification channel is picked up.</w:t>
            </w:r>
          </w:p>
        </w:tc>
      </w:tr>
    </w:tbl>
    <w:p w14:paraId="4B1F82DB" w14:textId="77777777" w:rsidR="00284DEA" w:rsidRDefault="00284DEA">
      <w:pPr>
        <w:spacing w:after="0"/>
      </w:pPr>
    </w:p>
    <w:p w14:paraId="12EBD5F7" w14:textId="77777777" w:rsidR="005F2AF2" w:rsidRPr="00A45751" w:rsidRDefault="005F2AF2" w:rsidP="00A45751"/>
    <w:p w14:paraId="7C7C265D" w14:textId="77777777" w:rsidR="00380CD2" w:rsidRDefault="00555546">
      <w:pPr>
        <w:pStyle w:val="Heading2"/>
      </w:pPr>
      <w:bookmarkStart w:id="34" w:name="_Toc243252209"/>
      <w:r>
        <w:t>M2 Architecture Review</w:t>
      </w:r>
      <w:bookmarkEnd w:id="34"/>
    </w:p>
    <w:p w14:paraId="41D8C27C" w14:textId="77777777" w:rsidR="00380CD2" w:rsidRDefault="00555546">
      <w:r>
        <w:t xml:space="preserve">Held on 30/09/2026 with Chanri Du Randt, Clarissa Bierman and Eduard Herman. The team reviewed the ASRs, ARC-01 to ARC-03, the technology stack (DEC-004) and the data model (ERD v2, DEC-005 to DEC-008). Outcome: all accepted for the M2 baseline. NFR-009 was confirmed: no hard-coded limits, categories stored as data, paging on all list endpoints, and the database size monitored against the </w:t>
      </w:r>
      <w:proofErr w:type="spellStart"/>
      <w:r>
        <w:t>Supabase</w:t>
      </w:r>
      <w:proofErr w:type="spellEnd"/>
      <w:r>
        <w:t xml:space="preserve"> 500 MB limit. Open items were recorded as deferred decisions (application host, attachment storage, retention period).</w:t>
      </w:r>
    </w:p>
    <w:p w14:paraId="33A9DCE6" w14:textId="77777777" w:rsidR="00EE7859" w:rsidRDefault="00555546">
      <w:pPr>
        <w:pStyle w:val="Heading2"/>
      </w:pPr>
      <w:bookmarkStart w:id="35" w:name="_Toc243252210"/>
      <w:r>
        <w:lastRenderedPageBreak/>
        <w:t>ASR Verification (M4)</w:t>
      </w:r>
      <w:bookmarkEnd w:id="35"/>
    </w:p>
    <w:p w14:paraId="168C32D5" w14:textId="77777777" w:rsidR="00EE7859" w:rsidRDefault="00555546">
      <w:r>
        <w:t>Each ASR above is linked to the tests that show whether its target was met. The full requirement-level trace is in RTM Table 3; this table answers the question per architecture driver.</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00"/>
        <w:gridCol w:w="2300"/>
        <w:gridCol w:w="2600"/>
        <w:gridCol w:w="2516"/>
      </w:tblGrid>
      <w:tr w:rsidR="009B2676" w14:paraId="399A1DB3" w14:textId="77777777">
        <w:trPr>
          <w:cantSplit/>
          <w:tblHeader/>
        </w:trPr>
        <w:tc>
          <w:tcPr>
            <w:tcW w:w="1600" w:type="dxa"/>
            <w:shd w:val="clear" w:color="auto" w:fill="002060"/>
            <w:tcMar>
              <w:top w:w="40" w:type="dxa"/>
              <w:left w:w="90" w:type="dxa"/>
              <w:bottom w:w="40" w:type="dxa"/>
              <w:right w:w="90" w:type="dxa"/>
            </w:tcMar>
          </w:tcPr>
          <w:p w14:paraId="1B86CF9A" w14:textId="77777777" w:rsidR="009B2676" w:rsidRDefault="00555546">
            <w:pPr>
              <w:spacing w:after="40"/>
            </w:pPr>
            <w:r>
              <w:rPr>
                <w:b/>
                <w:bCs/>
                <w:color w:val="FFFFFF"/>
                <w:sz w:val="18"/>
                <w:szCs w:val="18"/>
              </w:rPr>
              <w:t>ASR</w:t>
            </w:r>
          </w:p>
        </w:tc>
        <w:tc>
          <w:tcPr>
            <w:tcW w:w="2300" w:type="dxa"/>
            <w:shd w:val="clear" w:color="auto" w:fill="002060"/>
            <w:tcMar>
              <w:top w:w="40" w:type="dxa"/>
              <w:left w:w="90" w:type="dxa"/>
              <w:bottom w:w="40" w:type="dxa"/>
              <w:right w:w="90" w:type="dxa"/>
            </w:tcMar>
          </w:tcPr>
          <w:p w14:paraId="1DD6FF98" w14:textId="77777777" w:rsidR="009B2676" w:rsidRDefault="00555546">
            <w:pPr>
              <w:spacing w:after="40"/>
            </w:pPr>
            <w:r>
              <w:rPr>
                <w:b/>
                <w:bCs/>
                <w:color w:val="FFFFFF"/>
                <w:sz w:val="18"/>
                <w:szCs w:val="18"/>
              </w:rPr>
              <w:t>Target (short)</w:t>
            </w:r>
          </w:p>
        </w:tc>
        <w:tc>
          <w:tcPr>
            <w:tcW w:w="2600" w:type="dxa"/>
            <w:shd w:val="clear" w:color="auto" w:fill="002060"/>
            <w:tcMar>
              <w:top w:w="40" w:type="dxa"/>
              <w:left w:w="90" w:type="dxa"/>
              <w:bottom w:w="40" w:type="dxa"/>
              <w:right w:w="90" w:type="dxa"/>
            </w:tcMar>
          </w:tcPr>
          <w:p w14:paraId="5C1829FB" w14:textId="77777777" w:rsidR="009B2676" w:rsidRDefault="00555546">
            <w:pPr>
              <w:spacing w:after="40"/>
            </w:pPr>
            <w:r>
              <w:rPr>
                <w:b/>
                <w:bCs/>
                <w:color w:val="FFFFFF"/>
                <w:sz w:val="18"/>
                <w:szCs w:val="18"/>
              </w:rPr>
              <w:t>Verification evidence</w:t>
            </w:r>
          </w:p>
        </w:tc>
        <w:tc>
          <w:tcPr>
            <w:tcW w:w="2516" w:type="dxa"/>
            <w:shd w:val="clear" w:color="auto" w:fill="002060"/>
            <w:tcMar>
              <w:top w:w="40" w:type="dxa"/>
              <w:left w:w="90" w:type="dxa"/>
              <w:bottom w:w="40" w:type="dxa"/>
              <w:right w:w="90" w:type="dxa"/>
            </w:tcMar>
          </w:tcPr>
          <w:p w14:paraId="260F7221" w14:textId="77777777" w:rsidR="009B2676" w:rsidRDefault="00555546">
            <w:pPr>
              <w:spacing w:after="40"/>
            </w:pPr>
            <w:r>
              <w:rPr>
                <w:b/>
                <w:bCs/>
                <w:color w:val="FFFFFF"/>
                <w:sz w:val="18"/>
                <w:szCs w:val="18"/>
              </w:rPr>
              <w:t>Result (M4)</w:t>
            </w:r>
          </w:p>
        </w:tc>
      </w:tr>
      <w:tr w:rsidR="009B2676" w14:paraId="4A1F6966" w14:textId="77777777">
        <w:trPr>
          <w:cantSplit/>
        </w:trPr>
        <w:tc>
          <w:tcPr>
            <w:tcW w:w="1600" w:type="dxa"/>
            <w:tcMar>
              <w:top w:w="40" w:type="dxa"/>
              <w:left w:w="90" w:type="dxa"/>
              <w:bottom w:w="40" w:type="dxa"/>
              <w:right w:w="90" w:type="dxa"/>
            </w:tcMar>
          </w:tcPr>
          <w:p w14:paraId="68724154" w14:textId="77777777" w:rsidR="009B2676" w:rsidRDefault="00555546">
            <w:pPr>
              <w:spacing w:after="40"/>
            </w:pPr>
            <w:r>
              <w:rPr>
                <w:sz w:val="18"/>
                <w:szCs w:val="18"/>
              </w:rPr>
              <w:t>ASR-001</w:t>
            </w:r>
          </w:p>
        </w:tc>
        <w:tc>
          <w:tcPr>
            <w:tcW w:w="2300" w:type="dxa"/>
            <w:tcMar>
              <w:top w:w="40" w:type="dxa"/>
              <w:left w:w="90" w:type="dxa"/>
              <w:bottom w:w="40" w:type="dxa"/>
              <w:right w:w="90" w:type="dxa"/>
            </w:tcMar>
          </w:tcPr>
          <w:p w14:paraId="0241238A" w14:textId="77777777" w:rsidR="009B2676" w:rsidRDefault="00555546">
            <w:pPr>
              <w:spacing w:after="40"/>
            </w:pPr>
            <w:r>
              <w:rPr>
                <w:sz w:val="18"/>
                <w:szCs w:val="18"/>
              </w:rPr>
              <w:t>Staff and management endpoints return 403 to a requester token, with no data</w:t>
            </w:r>
          </w:p>
        </w:tc>
        <w:tc>
          <w:tcPr>
            <w:tcW w:w="2600" w:type="dxa"/>
            <w:tcMar>
              <w:top w:w="40" w:type="dxa"/>
              <w:left w:w="90" w:type="dxa"/>
              <w:bottom w:w="40" w:type="dxa"/>
              <w:right w:w="90" w:type="dxa"/>
            </w:tcMar>
          </w:tcPr>
          <w:p w14:paraId="17FD0774" w14:textId="77777777" w:rsidR="009B2676" w:rsidRDefault="00555546">
            <w:pPr>
              <w:spacing w:after="40"/>
            </w:pPr>
            <w:proofErr w:type="spellStart"/>
            <w:r>
              <w:rPr>
                <w:sz w:val="18"/>
                <w:szCs w:val="18"/>
              </w:rPr>
              <w:t>requesterCannotUseStaffEndpoints</w:t>
            </w:r>
            <w:proofErr w:type="spellEnd"/>
            <w:r>
              <w:rPr>
                <w:sz w:val="18"/>
                <w:szCs w:val="18"/>
              </w:rPr>
              <w:t xml:space="preserve">; noTokenIs401; </w:t>
            </w:r>
            <w:proofErr w:type="spellStart"/>
            <w:r>
              <w:rPr>
                <w:sz w:val="18"/>
                <w:szCs w:val="18"/>
              </w:rPr>
              <w:t>databaseRoleBlocksRequester</w:t>
            </w:r>
            <w:proofErr w:type="spellEnd"/>
            <w:r>
              <w:rPr>
                <w:sz w:val="18"/>
                <w:szCs w:val="18"/>
              </w:rPr>
              <w:t>; E2E-02; MT-04, MT-05</w:t>
            </w:r>
          </w:p>
        </w:tc>
        <w:tc>
          <w:tcPr>
            <w:tcW w:w="2516" w:type="dxa"/>
            <w:tcMar>
              <w:top w:w="40" w:type="dxa"/>
              <w:left w:w="90" w:type="dxa"/>
              <w:bottom w:w="40" w:type="dxa"/>
              <w:right w:w="90" w:type="dxa"/>
            </w:tcMar>
          </w:tcPr>
          <w:p w14:paraId="6113A7F6" w14:textId="77777777" w:rsidR="009B2676" w:rsidRDefault="00555546">
            <w:pPr>
              <w:spacing w:after="40"/>
            </w:pPr>
            <w:r>
              <w:rPr>
                <w:sz w:val="18"/>
                <w:szCs w:val="18"/>
              </w:rPr>
              <w:t>Met for the endpoints tested; no test lists every endpoint automatically</w:t>
            </w:r>
          </w:p>
        </w:tc>
      </w:tr>
      <w:tr w:rsidR="009B2676" w14:paraId="63E7E32A" w14:textId="77777777">
        <w:trPr>
          <w:cantSplit/>
        </w:trPr>
        <w:tc>
          <w:tcPr>
            <w:tcW w:w="1600" w:type="dxa"/>
            <w:tcMar>
              <w:top w:w="40" w:type="dxa"/>
              <w:left w:w="90" w:type="dxa"/>
              <w:bottom w:w="40" w:type="dxa"/>
              <w:right w:w="90" w:type="dxa"/>
            </w:tcMar>
          </w:tcPr>
          <w:p w14:paraId="321B5083" w14:textId="77777777" w:rsidR="009B2676" w:rsidRDefault="00555546">
            <w:pPr>
              <w:spacing w:after="40"/>
            </w:pPr>
            <w:r>
              <w:rPr>
                <w:sz w:val="18"/>
                <w:szCs w:val="18"/>
              </w:rPr>
              <w:t>ASR-002</w:t>
            </w:r>
          </w:p>
        </w:tc>
        <w:tc>
          <w:tcPr>
            <w:tcW w:w="2300" w:type="dxa"/>
            <w:tcMar>
              <w:top w:w="40" w:type="dxa"/>
              <w:left w:w="90" w:type="dxa"/>
              <w:bottom w:w="40" w:type="dxa"/>
              <w:right w:w="90" w:type="dxa"/>
            </w:tcMar>
          </w:tcPr>
          <w:p w14:paraId="5CEC7EFD" w14:textId="77777777" w:rsidR="009B2676" w:rsidRDefault="00555546">
            <w:pPr>
              <w:spacing w:after="40"/>
            </w:pPr>
            <w:r>
              <w:rPr>
                <w:sz w:val="18"/>
                <w:szCs w:val="18"/>
              </w:rPr>
              <w:t>Every invalid transition rejected; two simultaneous accepts give exactly one assignment</w:t>
            </w:r>
          </w:p>
        </w:tc>
        <w:tc>
          <w:tcPr>
            <w:tcW w:w="2600" w:type="dxa"/>
            <w:tcMar>
              <w:top w:w="40" w:type="dxa"/>
              <w:left w:w="90" w:type="dxa"/>
              <w:bottom w:w="40" w:type="dxa"/>
              <w:right w:w="90" w:type="dxa"/>
            </w:tcMar>
          </w:tcPr>
          <w:p w14:paraId="77D0A219" w14:textId="77777777" w:rsidR="009B2676" w:rsidRDefault="00555546">
            <w:pPr>
              <w:spacing w:after="40"/>
            </w:pPr>
            <w:r>
              <w:rPr>
                <w:sz w:val="18"/>
                <w:szCs w:val="18"/>
              </w:rPr>
              <w:t xml:space="preserve">TransitionPolicyTest; </w:t>
            </w:r>
            <w:proofErr w:type="spellStart"/>
            <w:r>
              <w:rPr>
                <w:sz w:val="18"/>
                <w:szCs w:val="18"/>
              </w:rPr>
              <w:t>statusChangePartitions</w:t>
            </w:r>
            <w:proofErr w:type="spellEnd"/>
            <w:r>
              <w:rPr>
                <w:sz w:val="18"/>
                <w:szCs w:val="18"/>
              </w:rPr>
              <w:t xml:space="preserve">; </w:t>
            </w:r>
            <w:proofErr w:type="spellStart"/>
            <w:r>
              <w:rPr>
                <w:sz w:val="18"/>
                <w:szCs w:val="18"/>
              </w:rPr>
              <w:t>concurrentAcceptsOneWins</w:t>
            </w:r>
            <w:proofErr w:type="spellEnd"/>
            <w:r>
              <w:rPr>
                <w:sz w:val="18"/>
                <w:szCs w:val="18"/>
              </w:rPr>
              <w:t xml:space="preserve">; </w:t>
            </w:r>
            <w:proofErr w:type="spellStart"/>
            <w:r>
              <w:rPr>
                <w:sz w:val="18"/>
                <w:szCs w:val="18"/>
              </w:rPr>
              <w:t>databaseAllowsOneActiveHandler</w:t>
            </w:r>
            <w:proofErr w:type="spellEnd"/>
            <w:r>
              <w:rPr>
                <w:sz w:val="18"/>
                <w:szCs w:val="18"/>
              </w:rPr>
              <w:t>; MT-17, MT-18</w:t>
            </w:r>
          </w:p>
        </w:tc>
        <w:tc>
          <w:tcPr>
            <w:tcW w:w="2516" w:type="dxa"/>
            <w:tcMar>
              <w:top w:w="40" w:type="dxa"/>
              <w:left w:w="90" w:type="dxa"/>
              <w:bottom w:w="40" w:type="dxa"/>
              <w:right w:w="90" w:type="dxa"/>
            </w:tcMar>
          </w:tcPr>
          <w:p w14:paraId="19E79265" w14:textId="77777777" w:rsidR="009B2676" w:rsidRDefault="00555546">
            <w:pPr>
              <w:spacing w:after="40"/>
            </w:pPr>
            <w:r>
              <w:rPr>
                <w:sz w:val="18"/>
                <w:szCs w:val="18"/>
              </w:rPr>
              <w:t>Met</w:t>
            </w:r>
          </w:p>
        </w:tc>
      </w:tr>
      <w:tr w:rsidR="009B2676" w14:paraId="3BDA8512" w14:textId="77777777">
        <w:trPr>
          <w:cantSplit/>
        </w:trPr>
        <w:tc>
          <w:tcPr>
            <w:tcW w:w="1600" w:type="dxa"/>
            <w:tcMar>
              <w:top w:w="40" w:type="dxa"/>
              <w:left w:w="90" w:type="dxa"/>
              <w:bottom w:w="40" w:type="dxa"/>
              <w:right w:w="90" w:type="dxa"/>
            </w:tcMar>
          </w:tcPr>
          <w:p w14:paraId="52029E1E" w14:textId="77777777" w:rsidR="009B2676" w:rsidRDefault="00555546">
            <w:pPr>
              <w:spacing w:after="40"/>
            </w:pPr>
            <w:r>
              <w:rPr>
                <w:sz w:val="18"/>
                <w:szCs w:val="18"/>
              </w:rPr>
              <w:t>ASR-003</w:t>
            </w:r>
          </w:p>
        </w:tc>
        <w:tc>
          <w:tcPr>
            <w:tcW w:w="2300" w:type="dxa"/>
            <w:tcMar>
              <w:top w:w="40" w:type="dxa"/>
              <w:left w:w="90" w:type="dxa"/>
              <w:bottom w:w="40" w:type="dxa"/>
              <w:right w:w="90" w:type="dxa"/>
            </w:tcMar>
          </w:tcPr>
          <w:p w14:paraId="4978D943" w14:textId="77777777" w:rsidR="009B2676" w:rsidRDefault="00555546">
            <w:pPr>
              <w:spacing w:after="40"/>
            </w:pPr>
            <w:r>
              <w:rPr>
                <w:sz w:val="18"/>
                <w:szCs w:val="18"/>
              </w:rPr>
              <w:t>The audit log rebuilds a full lifecycle; UPDATE and DELETE on audit rows fail</w:t>
            </w:r>
          </w:p>
        </w:tc>
        <w:tc>
          <w:tcPr>
            <w:tcW w:w="2600" w:type="dxa"/>
            <w:tcMar>
              <w:top w:w="40" w:type="dxa"/>
              <w:left w:w="90" w:type="dxa"/>
              <w:bottom w:w="40" w:type="dxa"/>
              <w:right w:w="90" w:type="dxa"/>
            </w:tcMar>
          </w:tcPr>
          <w:p w14:paraId="3C33BC8D" w14:textId="77777777" w:rsidR="009B2676" w:rsidRDefault="00555546">
            <w:pPr>
              <w:spacing w:after="40"/>
            </w:pPr>
            <w:proofErr w:type="spellStart"/>
            <w:r>
              <w:rPr>
                <w:sz w:val="18"/>
                <w:szCs w:val="18"/>
              </w:rPr>
              <w:t>fullLifecycleIsAudited</w:t>
            </w:r>
            <w:proofErr w:type="spellEnd"/>
            <w:r>
              <w:rPr>
                <w:sz w:val="18"/>
                <w:szCs w:val="18"/>
              </w:rPr>
              <w:t xml:space="preserve">; </w:t>
            </w:r>
            <w:proofErr w:type="spellStart"/>
            <w:r>
              <w:rPr>
                <w:sz w:val="18"/>
                <w:szCs w:val="18"/>
              </w:rPr>
              <w:t>auditTrailAndNotesAreAppendOnly</w:t>
            </w:r>
            <w:proofErr w:type="spellEnd"/>
            <w:r>
              <w:rPr>
                <w:sz w:val="18"/>
                <w:szCs w:val="18"/>
              </w:rPr>
              <w:t xml:space="preserve"> (as the schema owner); </w:t>
            </w:r>
            <w:proofErr w:type="spellStart"/>
            <w:r>
              <w:rPr>
                <w:sz w:val="18"/>
                <w:szCs w:val="18"/>
              </w:rPr>
              <w:t>priorityAndHistory</w:t>
            </w:r>
            <w:proofErr w:type="spellEnd"/>
            <w:r>
              <w:rPr>
                <w:sz w:val="18"/>
                <w:szCs w:val="18"/>
              </w:rPr>
              <w:t>; MT-21</w:t>
            </w:r>
          </w:p>
        </w:tc>
        <w:tc>
          <w:tcPr>
            <w:tcW w:w="2516" w:type="dxa"/>
            <w:tcMar>
              <w:top w:w="40" w:type="dxa"/>
              <w:left w:w="90" w:type="dxa"/>
              <w:bottom w:w="40" w:type="dxa"/>
              <w:right w:w="90" w:type="dxa"/>
            </w:tcMar>
          </w:tcPr>
          <w:p w14:paraId="27D54591" w14:textId="77777777" w:rsidR="009B2676" w:rsidRDefault="00555546">
            <w:pPr>
              <w:spacing w:after="40"/>
            </w:pPr>
            <w:r>
              <w:rPr>
                <w:sz w:val="18"/>
                <w:szCs w:val="18"/>
              </w:rPr>
              <w:t>Met</w:t>
            </w:r>
          </w:p>
        </w:tc>
      </w:tr>
      <w:tr w:rsidR="009B2676" w14:paraId="6714F5B8" w14:textId="77777777">
        <w:trPr>
          <w:cantSplit/>
        </w:trPr>
        <w:tc>
          <w:tcPr>
            <w:tcW w:w="1600" w:type="dxa"/>
            <w:tcMar>
              <w:top w:w="40" w:type="dxa"/>
              <w:left w:w="90" w:type="dxa"/>
              <w:bottom w:w="40" w:type="dxa"/>
              <w:right w:w="90" w:type="dxa"/>
            </w:tcMar>
          </w:tcPr>
          <w:p w14:paraId="492FE29F" w14:textId="77777777" w:rsidR="009B2676" w:rsidRDefault="00555546">
            <w:pPr>
              <w:spacing w:after="40"/>
            </w:pPr>
            <w:r>
              <w:rPr>
                <w:sz w:val="18"/>
                <w:szCs w:val="18"/>
              </w:rPr>
              <w:t>ASR-004</w:t>
            </w:r>
          </w:p>
        </w:tc>
        <w:tc>
          <w:tcPr>
            <w:tcW w:w="2300" w:type="dxa"/>
            <w:tcMar>
              <w:top w:w="40" w:type="dxa"/>
              <w:left w:w="90" w:type="dxa"/>
              <w:bottom w:w="40" w:type="dxa"/>
              <w:right w:w="90" w:type="dxa"/>
            </w:tcMar>
          </w:tcPr>
          <w:p w14:paraId="4D15DADB" w14:textId="77777777" w:rsidR="009B2676" w:rsidRDefault="00555546">
            <w:pPr>
              <w:spacing w:after="40"/>
            </w:pPr>
            <w:r>
              <w:rPr>
                <w:sz w:val="18"/>
                <w:szCs w:val="18"/>
              </w:rPr>
              <w:t>Filter/sort within 2 s, pages within 3 s at p95, up to 20 users</w:t>
            </w:r>
          </w:p>
        </w:tc>
        <w:tc>
          <w:tcPr>
            <w:tcW w:w="2600" w:type="dxa"/>
            <w:tcMar>
              <w:top w:w="40" w:type="dxa"/>
              <w:left w:w="90" w:type="dxa"/>
              <w:bottom w:w="40" w:type="dxa"/>
              <w:right w:w="90" w:type="dxa"/>
            </w:tcMar>
          </w:tcPr>
          <w:p w14:paraId="5A79EF61" w14:textId="77777777" w:rsidR="009B2676" w:rsidRDefault="00555546">
            <w:pPr>
              <w:spacing w:after="40"/>
            </w:pPr>
            <w:r>
              <w:rPr>
                <w:sz w:val="18"/>
                <w:szCs w:val="18"/>
              </w:rPr>
              <w:t xml:space="preserve">k6 pilot run (perf/results): p95 29.8 </w:t>
            </w:r>
            <w:proofErr w:type="spellStart"/>
            <w:r>
              <w:rPr>
                <w:sz w:val="18"/>
                <w:szCs w:val="18"/>
              </w:rPr>
              <w:t>ms</w:t>
            </w:r>
            <w:proofErr w:type="spellEnd"/>
            <w:r>
              <w:rPr>
                <w:sz w:val="18"/>
                <w:szCs w:val="18"/>
              </w:rPr>
              <w:t>, repeated on a second machine; stress probe without failures</w:t>
            </w:r>
          </w:p>
        </w:tc>
        <w:tc>
          <w:tcPr>
            <w:tcW w:w="2516" w:type="dxa"/>
            <w:tcMar>
              <w:top w:w="40" w:type="dxa"/>
              <w:left w:w="90" w:type="dxa"/>
              <w:bottom w:w="40" w:type="dxa"/>
              <w:right w:w="90" w:type="dxa"/>
            </w:tcMar>
          </w:tcPr>
          <w:p w14:paraId="12E144B1" w14:textId="77777777" w:rsidR="009B2676" w:rsidRDefault="00555546">
            <w:pPr>
              <w:spacing w:after="40"/>
            </w:pPr>
            <w:r>
              <w:rPr>
                <w:sz w:val="18"/>
                <w:szCs w:val="18"/>
              </w:rPr>
              <w:t>Partly met: measured locally only, not on the hosting (R-26)</w:t>
            </w:r>
          </w:p>
        </w:tc>
      </w:tr>
      <w:tr w:rsidR="009B2676" w14:paraId="48F3EE51" w14:textId="77777777">
        <w:trPr>
          <w:cantSplit/>
        </w:trPr>
        <w:tc>
          <w:tcPr>
            <w:tcW w:w="1600" w:type="dxa"/>
            <w:tcMar>
              <w:top w:w="40" w:type="dxa"/>
              <w:left w:w="90" w:type="dxa"/>
              <w:bottom w:w="40" w:type="dxa"/>
              <w:right w:w="90" w:type="dxa"/>
            </w:tcMar>
          </w:tcPr>
          <w:p w14:paraId="2A236F42" w14:textId="77777777" w:rsidR="009B2676" w:rsidRDefault="00555546">
            <w:pPr>
              <w:spacing w:after="40"/>
            </w:pPr>
            <w:r>
              <w:rPr>
                <w:sz w:val="18"/>
                <w:szCs w:val="18"/>
              </w:rPr>
              <w:t>ASR-005</w:t>
            </w:r>
          </w:p>
        </w:tc>
        <w:tc>
          <w:tcPr>
            <w:tcW w:w="2300" w:type="dxa"/>
            <w:tcMar>
              <w:top w:w="40" w:type="dxa"/>
              <w:left w:w="90" w:type="dxa"/>
              <w:bottom w:w="40" w:type="dxa"/>
              <w:right w:w="90" w:type="dxa"/>
            </w:tcMar>
          </w:tcPr>
          <w:p w14:paraId="2C700188" w14:textId="77777777" w:rsidR="009B2676" w:rsidRDefault="00555546">
            <w:pPr>
              <w:spacing w:after="40"/>
            </w:pPr>
            <w:r>
              <w:rPr>
                <w:sz w:val="18"/>
                <w:szCs w:val="18"/>
              </w:rPr>
              <w:t>Reports hold counts only; every personal field has a purpose</w:t>
            </w:r>
          </w:p>
        </w:tc>
        <w:tc>
          <w:tcPr>
            <w:tcW w:w="2600" w:type="dxa"/>
            <w:tcMar>
              <w:top w:w="40" w:type="dxa"/>
              <w:left w:w="90" w:type="dxa"/>
              <w:bottom w:w="40" w:type="dxa"/>
              <w:right w:w="90" w:type="dxa"/>
            </w:tcMar>
          </w:tcPr>
          <w:p w14:paraId="5FF78DFA" w14:textId="77777777" w:rsidR="009B2676" w:rsidRDefault="00555546">
            <w:pPr>
              <w:spacing w:after="40"/>
            </w:pPr>
            <w:proofErr w:type="spellStart"/>
            <w:r>
              <w:rPr>
                <w:sz w:val="18"/>
                <w:szCs w:val="18"/>
              </w:rPr>
              <w:t>activityReport</w:t>
            </w:r>
            <w:proofErr w:type="spellEnd"/>
            <w:r>
              <w:rPr>
                <w:sz w:val="18"/>
                <w:szCs w:val="18"/>
              </w:rPr>
              <w:t xml:space="preserve"> (counts only); </w:t>
            </w:r>
            <w:proofErr w:type="spellStart"/>
            <w:r>
              <w:rPr>
                <w:sz w:val="18"/>
                <w:szCs w:val="18"/>
              </w:rPr>
              <w:t>clientContactVersusAudit</w:t>
            </w:r>
            <w:proofErr w:type="spellEnd"/>
            <w:r>
              <w:rPr>
                <w:sz w:val="18"/>
                <w:szCs w:val="18"/>
              </w:rPr>
              <w:t xml:space="preserve">; </w:t>
            </w:r>
            <w:proofErr w:type="spellStart"/>
            <w:r>
              <w:rPr>
                <w:sz w:val="18"/>
                <w:szCs w:val="18"/>
              </w:rPr>
              <w:t>ResponsesNeverContainPasswordsTest</w:t>
            </w:r>
            <w:proofErr w:type="spellEnd"/>
            <w:r>
              <w:rPr>
                <w:sz w:val="18"/>
                <w:szCs w:val="18"/>
              </w:rPr>
              <w:t>; MT-30</w:t>
            </w:r>
          </w:p>
        </w:tc>
        <w:tc>
          <w:tcPr>
            <w:tcW w:w="2516" w:type="dxa"/>
            <w:tcMar>
              <w:top w:w="40" w:type="dxa"/>
              <w:left w:w="90" w:type="dxa"/>
              <w:bottom w:w="40" w:type="dxa"/>
              <w:right w:w="90" w:type="dxa"/>
            </w:tcMar>
          </w:tcPr>
          <w:p w14:paraId="370EAC47" w14:textId="77777777" w:rsidR="009B2676" w:rsidRDefault="00555546">
            <w:pPr>
              <w:spacing w:after="40"/>
            </w:pPr>
            <w:r>
              <w:rPr>
                <w:sz w:val="18"/>
                <w:szCs w:val="18"/>
              </w:rPr>
              <w:t xml:space="preserve">Met. Employee date of birth and address are kept on purpose: the </w:t>
            </w:r>
            <w:proofErr w:type="spellStart"/>
            <w:r>
              <w:rPr>
                <w:sz w:val="18"/>
                <w:szCs w:val="18"/>
              </w:rPr>
              <w:t>CivicConnect</w:t>
            </w:r>
            <w:proofErr w:type="spellEnd"/>
            <w:r>
              <w:rPr>
                <w:sz w:val="18"/>
                <w:szCs w:val="18"/>
              </w:rPr>
              <w:t xml:space="preserve"> scenario does not mention an existing HR or employee database, so this application is the only record of its staff. The client date of birth had no purpose in any requirement and was removed in M4 (V8, CR-022, TD-03 resolved). Reports hold counts only, and Management never sees client passwords (C-03); audit rows from before V8 that still hold a client date of birth are masked in the </w:t>
            </w:r>
            <w:proofErr w:type="spellStart"/>
            <w:r>
              <w:rPr>
                <w:sz w:val="18"/>
                <w:szCs w:val="18"/>
              </w:rPr>
              <w:t>audit_log</w:t>
            </w:r>
            <w:proofErr w:type="spellEnd"/>
            <w:r>
              <w:rPr>
                <w:sz w:val="18"/>
                <w:szCs w:val="18"/>
              </w:rPr>
              <w:t xml:space="preserve"> view (C-08).</w:t>
            </w:r>
          </w:p>
        </w:tc>
      </w:tr>
      <w:tr w:rsidR="009B2676" w14:paraId="2C57911C" w14:textId="77777777">
        <w:trPr>
          <w:cantSplit/>
        </w:trPr>
        <w:tc>
          <w:tcPr>
            <w:tcW w:w="1600" w:type="dxa"/>
            <w:tcMar>
              <w:top w:w="40" w:type="dxa"/>
              <w:left w:w="90" w:type="dxa"/>
              <w:bottom w:w="40" w:type="dxa"/>
              <w:right w:w="90" w:type="dxa"/>
            </w:tcMar>
          </w:tcPr>
          <w:p w14:paraId="510A810D" w14:textId="77777777" w:rsidR="009B2676" w:rsidRDefault="00555546">
            <w:pPr>
              <w:spacing w:after="40"/>
            </w:pPr>
            <w:r>
              <w:rPr>
                <w:sz w:val="18"/>
                <w:szCs w:val="18"/>
              </w:rPr>
              <w:t>ASR-006</w:t>
            </w:r>
          </w:p>
        </w:tc>
        <w:tc>
          <w:tcPr>
            <w:tcW w:w="2300" w:type="dxa"/>
            <w:tcMar>
              <w:top w:w="40" w:type="dxa"/>
              <w:left w:w="90" w:type="dxa"/>
              <w:bottom w:w="40" w:type="dxa"/>
              <w:right w:w="90" w:type="dxa"/>
            </w:tcMar>
          </w:tcPr>
          <w:p w14:paraId="1B05B195" w14:textId="77777777" w:rsidR="009B2676" w:rsidRDefault="00555546">
            <w:pPr>
              <w:spacing w:after="40"/>
            </w:pPr>
            <w:r>
              <w:rPr>
                <w:sz w:val="18"/>
                <w:szCs w:val="18"/>
              </w:rPr>
              <w:t>All business rules reachable through the REST API only, none in Angular</w:t>
            </w:r>
          </w:p>
        </w:tc>
        <w:tc>
          <w:tcPr>
            <w:tcW w:w="2600" w:type="dxa"/>
            <w:tcMar>
              <w:top w:w="40" w:type="dxa"/>
              <w:left w:w="90" w:type="dxa"/>
              <w:bottom w:w="40" w:type="dxa"/>
              <w:right w:w="90" w:type="dxa"/>
            </w:tcMar>
          </w:tcPr>
          <w:p w14:paraId="447A5D26" w14:textId="77777777" w:rsidR="009B2676" w:rsidRDefault="00555546">
            <w:pPr>
              <w:spacing w:after="40"/>
            </w:pPr>
            <w:r>
              <w:rPr>
                <w:sz w:val="18"/>
                <w:szCs w:val="18"/>
              </w:rPr>
              <w:t>All rules are enforced in the Spring services and tested over HTTP without the UI (</w:t>
            </w:r>
            <w:proofErr w:type="spellStart"/>
            <w:r>
              <w:rPr>
                <w:sz w:val="18"/>
                <w:szCs w:val="18"/>
              </w:rPr>
              <w:t>ApiHttpIntegrationTest</w:t>
            </w:r>
            <w:proofErr w:type="spellEnd"/>
            <w:r>
              <w:rPr>
                <w:sz w:val="18"/>
                <w:szCs w:val="18"/>
              </w:rPr>
              <w:t xml:space="preserve">, </w:t>
            </w:r>
            <w:proofErr w:type="spellStart"/>
            <w:r>
              <w:rPr>
                <w:sz w:val="18"/>
                <w:szCs w:val="18"/>
              </w:rPr>
              <w:t>ApiBlackBoxIntegrationTest</w:t>
            </w:r>
            <w:proofErr w:type="spellEnd"/>
            <w:r>
              <w:rPr>
                <w:sz w:val="18"/>
                <w:szCs w:val="18"/>
              </w:rPr>
              <w:t xml:space="preserve">); the UI shows the </w:t>
            </w:r>
            <w:proofErr w:type="spellStart"/>
            <w:r>
              <w:rPr>
                <w:sz w:val="18"/>
                <w:szCs w:val="18"/>
              </w:rPr>
              <w:t>allowedTransitions</w:t>
            </w:r>
            <w:proofErr w:type="spellEnd"/>
            <w:r>
              <w:rPr>
                <w:sz w:val="18"/>
                <w:szCs w:val="18"/>
              </w:rPr>
              <w:t xml:space="preserve"> the API returns</w:t>
            </w:r>
          </w:p>
        </w:tc>
        <w:tc>
          <w:tcPr>
            <w:tcW w:w="2516" w:type="dxa"/>
            <w:tcMar>
              <w:top w:w="40" w:type="dxa"/>
              <w:left w:w="90" w:type="dxa"/>
              <w:bottom w:w="40" w:type="dxa"/>
              <w:right w:w="90" w:type="dxa"/>
            </w:tcMar>
          </w:tcPr>
          <w:p w14:paraId="2554413D" w14:textId="77777777" w:rsidR="009B2676" w:rsidRDefault="00555546">
            <w:pPr>
              <w:spacing w:after="40"/>
            </w:pPr>
            <w:r>
              <w:rPr>
                <w:sz w:val="18"/>
                <w:szCs w:val="18"/>
              </w:rPr>
              <w:t>Met by design and API tests; no automated check that Angular holds no rules</w:t>
            </w:r>
          </w:p>
        </w:tc>
      </w:tr>
      <w:tr w:rsidR="009B2676" w14:paraId="458FF45B" w14:textId="77777777">
        <w:trPr>
          <w:cantSplit/>
        </w:trPr>
        <w:tc>
          <w:tcPr>
            <w:tcW w:w="1600" w:type="dxa"/>
            <w:tcMar>
              <w:top w:w="40" w:type="dxa"/>
              <w:left w:w="90" w:type="dxa"/>
              <w:bottom w:w="40" w:type="dxa"/>
              <w:right w:w="90" w:type="dxa"/>
            </w:tcMar>
          </w:tcPr>
          <w:p w14:paraId="3666B1BE" w14:textId="77777777" w:rsidR="009B2676" w:rsidRDefault="00555546">
            <w:pPr>
              <w:spacing w:after="40"/>
            </w:pPr>
            <w:r>
              <w:rPr>
                <w:sz w:val="18"/>
                <w:szCs w:val="18"/>
              </w:rPr>
              <w:lastRenderedPageBreak/>
              <w:t>ASR-007</w:t>
            </w:r>
          </w:p>
        </w:tc>
        <w:tc>
          <w:tcPr>
            <w:tcW w:w="2300" w:type="dxa"/>
            <w:tcMar>
              <w:top w:w="40" w:type="dxa"/>
              <w:left w:w="90" w:type="dxa"/>
              <w:bottom w:w="40" w:type="dxa"/>
              <w:right w:w="90" w:type="dxa"/>
            </w:tcMar>
          </w:tcPr>
          <w:p w14:paraId="1CBDA64F" w14:textId="77777777" w:rsidR="009B2676" w:rsidRDefault="00555546">
            <w:pPr>
              <w:spacing w:after="40"/>
            </w:pPr>
            <w:r>
              <w:rPr>
                <w:sz w:val="18"/>
                <w:szCs w:val="18"/>
              </w:rPr>
              <w:t>R0 licensing and hosting; one deployable plus one database</w:t>
            </w:r>
          </w:p>
        </w:tc>
        <w:tc>
          <w:tcPr>
            <w:tcW w:w="2600" w:type="dxa"/>
            <w:tcMar>
              <w:top w:w="40" w:type="dxa"/>
              <w:left w:w="90" w:type="dxa"/>
              <w:bottom w:w="40" w:type="dxa"/>
              <w:right w:w="90" w:type="dxa"/>
            </w:tcMar>
          </w:tcPr>
          <w:p w14:paraId="32A1E7D6" w14:textId="77777777" w:rsidR="009B2676" w:rsidRDefault="00555546">
            <w:pPr>
              <w:spacing w:after="40"/>
            </w:pPr>
            <w:proofErr w:type="spellStart"/>
            <w:r>
              <w:rPr>
                <w:sz w:val="18"/>
                <w:szCs w:val="18"/>
              </w:rPr>
              <w:t>Dockerfile</w:t>
            </w:r>
            <w:proofErr w:type="spellEnd"/>
            <w:r>
              <w:rPr>
                <w:sz w:val="18"/>
                <w:szCs w:val="18"/>
              </w:rPr>
              <w:t xml:space="preserve"> (one jar); CI Deployment image job runs it with 512 MB; staging on the Render and </w:t>
            </w:r>
            <w:proofErr w:type="spellStart"/>
            <w:r>
              <w:rPr>
                <w:sz w:val="18"/>
                <w:szCs w:val="18"/>
              </w:rPr>
              <w:t>Supabase</w:t>
            </w:r>
            <w:proofErr w:type="spellEnd"/>
            <w:r>
              <w:rPr>
                <w:sz w:val="18"/>
                <w:szCs w:val="18"/>
              </w:rPr>
              <w:t xml:space="preserve"> free plans; P-01 to P-07</w:t>
            </w:r>
          </w:p>
        </w:tc>
        <w:tc>
          <w:tcPr>
            <w:tcW w:w="2516" w:type="dxa"/>
            <w:tcMar>
              <w:top w:w="40" w:type="dxa"/>
              <w:left w:w="90" w:type="dxa"/>
              <w:bottom w:w="40" w:type="dxa"/>
              <w:right w:w="90" w:type="dxa"/>
            </w:tcMar>
          </w:tcPr>
          <w:p w14:paraId="0847CCFE" w14:textId="77777777" w:rsidR="009B2676" w:rsidRDefault="00555546">
            <w:pPr>
              <w:spacing w:after="40"/>
            </w:pPr>
            <w:r>
              <w:rPr>
                <w:sz w:val="18"/>
                <w:szCs w:val="18"/>
              </w:rPr>
              <w:t>Met; free-tier limits remain: the instance sleeps (P-07) and pauses after a week idle (R-14)</w:t>
            </w:r>
          </w:p>
        </w:tc>
      </w:tr>
    </w:tbl>
    <w:p w14:paraId="3E9E16DC" w14:textId="77777777" w:rsidR="00EE7859" w:rsidRDefault="00EE7859"/>
    <w:p w14:paraId="51DFBA8E" w14:textId="77777777" w:rsidR="001D59A9" w:rsidRDefault="6E3CE5E4" w:rsidP="6E3CE5E4">
      <w:pPr>
        <w:pStyle w:val="Heading1"/>
      </w:pPr>
      <w:bookmarkStart w:id="36" w:name="_Toc243252211"/>
      <w:r>
        <w:t>Risk Register</w:t>
      </w:r>
      <w:bookmarkEnd w:id="36"/>
    </w:p>
    <w:tbl>
      <w:tblPr>
        <w:tblStyle w:val="TableGrid"/>
        <w:tblW w:w="0" w:type="auto"/>
        <w:tblLook w:val="06A0" w:firstRow="1" w:lastRow="0" w:firstColumn="1" w:lastColumn="0" w:noHBand="1" w:noVBand="1"/>
      </w:tblPr>
      <w:tblGrid>
        <w:gridCol w:w="460"/>
        <w:gridCol w:w="984"/>
        <w:gridCol w:w="1355"/>
        <w:gridCol w:w="808"/>
        <w:gridCol w:w="625"/>
        <w:gridCol w:w="625"/>
        <w:gridCol w:w="1000"/>
        <w:gridCol w:w="964"/>
        <w:gridCol w:w="626"/>
        <w:gridCol w:w="1569"/>
      </w:tblGrid>
      <w:tr w:rsidR="6E3CE5E4" w14:paraId="72E97EBF" w14:textId="77777777" w:rsidTr="00AA16D8">
        <w:trPr>
          <w:trHeight w:val="300"/>
        </w:trPr>
        <w:tc>
          <w:tcPr>
            <w:tcW w:w="500" w:type="dxa"/>
            <w:shd w:val="clear" w:color="auto" w:fill="002060"/>
          </w:tcPr>
          <w:p w14:paraId="0F04C21D" w14:textId="77777777" w:rsidR="6E3CE5E4" w:rsidRDefault="6E3CE5E4" w:rsidP="6E3CE5E4">
            <w:pPr>
              <w:rPr>
                <w:sz w:val="20"/>
                <w:szCs w:val="20"/>
              </w:rPr>
            </w:pPr>
            <w:r>
              <w:rPr>
                <w:sz w:val="20"/>
                <w:szCs w:val="20"/>
              </w:rPr>
              <w:t>Risk ID</w:t>
            </w:r>
          </w:p>
        </w:tc>
        <w:tc>
          <w:tcPr>
            <w:tcW w:w="1108" w:type="dxa"/>
            <w:shd w:val="clear" w:color="auto" w:fill="002060"/>
          </w:tcPr>
          <w:p w14:paraId="449794EC" w14:textId="77777777" w:rsidR="6E3CE5E4" w:rsidRDefault="6E3CE5E4" w:rsidP="6E3CE5E4">
            <w:pPr>
              <w:rPr>
                <w:sz w:val="20"/>
                <w:szCs w:val="20"/>
              </w:rPr>
            </w:pPr>
            <w:r>
              <w:rPr>
                <w:sz w:val="20"/>
                <w:szCs w:val="20"/>
              </w:rPr>
              <w:t>Description</w:t>
            </w:r>
          </w:p>
        </w:tc>
        <w:tc>
          <w:tcPr>
            <w:tcW w:w="1540" w:type="dxa"/>
            <w:shd w:val="clear" w:color="auto" w:fill="002060"/>
          </w:tcPr>
          <w:p w14:paraId="0638F908" w14:textId="77777777" w:rsidR="6E3CE5E4" w:rsidRDefault="6E3CE5E4" w:rsidP="6E3CE5E4">
            <w:pPr>
              <w:rPr>
                <w:sz w:val="20"/>
                <w:szCs w:val="20"/>
              </w:rPr>
            </w:pPr>
            <w:r>
              <w:rPr>
                <w:sz w:val="20"/>
                <w:szCs w:val="20"/>
              </w:rPr>
              <w:t>Cause</w:t>
            </w:r>
          </w:p>
        </w:tc>
        <w:tc>
          <w:tcPr>
            <w:tcW w:w="903" w:type="dxa"/>
            <w:shd w:val="clear" w:color="auto" w:fill="002060"/>
          </w:tcPr>
          <w:p w14:paraId="52B64C78" w14:textId="77777777" w:rsidR="6E3CE5E4" w:rsidRDefault="6E3CE5E4" w:rsidP="6E3CE5E4">
            <w:pPr>
              <w:rPr>
                <w:sz w:val="20"/>
                <w:szCs w:val="20"/>
              </w:rPr>
            </w:pPr>
            <w:r>
              <w:rPr>
                <w:sz w:val="20"/>
                <w:szCs w:val="20"/>
              </w:rPr>
              <w:t>Probability</w:t>
            </w:r>
          </w:p>
        </w:tc>
        <w:tc>
          <w:tcPr>
            <w:tcW w:w="691" w:type="dxa"/>
            <w:shd w:val="clear" w:color="auto" w:fill="002060"/>
          </w:tcPr>
          <w:p w14:paraId="36A08A03" w14:textId="77777777" w:rsidR="6E3CE5E4" w:rsidRDefault="6E3CE5E4" w:rsidP="6E3CE5E4">
            <w:pPr>
              <w:rPr>
                <w:sz w:val="20"/>
                <w:szCs w:val="20"/>
              </w:rPr>
            </w:pPr>
            <w:r>
              <w:rPr>
                <w:sz w:val="20"/>
                <w:szCs w:val="20"/>
              </w:rPr>
              <w:t>Impact</w:t>
            </w:r>
          </w:p>
        </w:tc>
        <w:tc>
          <w:tcPr>
            <w:tcW w:w="737" w:type="dxa"/>
            <w:shd w:val="clear" w:color="auto" w:fill="002060"/>
          </w:tcPr>
          <w:p w14:paraId="47DB5694" w14:textId="77777777" w:rsidR="6E3CE5E4" w:rsidRDefault="6E3CE5E4" w:rsidP="6E3CE5E4">
            <w:pPr>
              <w:rPr>
                <w:sz w:val="20"/>
                <w:szCs w:val="20"/>
              </w:rPr>
            </w:pPr>
            <w:r>
              <w:rPr>
                <w:sz w:val="20"/>
                <w:szCs w:val="20"/>
              </w:rPr>
              <w:t>Priority</w:t>
            </w:r>
          </w:p>
        </w:tc>
        <w:tc>
          <w:tcPr>
            <w:tcW w:w="1128" w:type="dxa"/>
            <w:shd w:val="clear" w:color="auto" w:fill="002060"/>
          </w:tcPr>
          <w:p w14:paraId="44953C2A" w14:textId="77777777" w:rsidR="6E3CE5E4" w:rsidRDefault="6E3CE5E4" w:rsidP="6E3CE5E4">
            <w:pPr>
              <w:rPr>
                <w:sz w:val="20"/>
                <w:szCs w:val="20"/>
              </w:rPr>
            </w:pPr>
            <w:r>
              <w:rPr>
                <w:sz w:val="20"/>
                <w:szCs w:val="20"/>
              </w:rPr>
              <w:t>Mitigation</w:t>
            </w:r>
          </w:p>
        </w:tc>
        <w:tc>
          <w:tcPr>
            <w:tcW w:w="1086" w:type="dxa"/>
            <w:shd w:val="clear" w:color="auto" w:fill="002060"/>
          </w:tcPr>
          <w:p w14:paraId="2C31ED47" w14:textId="77777777" w:rsidR="6E3CE5E4" w:rsidRDefault="6E3CE5E4" w:rsidP="6E3CE5E4">
            <w:pPr>
              <w:rPr>
                <w:sz w:val="20"/>
                <w:szCs w:val="20"/>
              </w:rPr>
            </w:pPr>
            <w:r>
              <w:rPr>
                <w:sz w:val="20"/>
                <w:szCs w:val="20"/>
              </w:rPr>
              <w:t>Contingency</w:t>
            </w:r>
          </w:p>
        </w:tc>
        <w:tc>
          <w:tcPr>
            <w:tcW w:w="692" w:type="dxa"/>
            <w:shd w:val="clear" w:color="auto" w:fill="002060"/>
          </w:tcPr>
          <w:p w14:paraId="1268845A" w14:textId="77777777" w:rsidR="6E3CE5E4" w:rsidRDefault="6E3CE5E4" w:rsidP="6E3CE5E4">
            <w:pPr>
              <w:rPr>
                <w:sz w:val="20"/>
                <w:szCs w:val="20"/>
              </w:rPr>
            </w:pPr>
            <w:r>
              <w:rPr>
                <w:sz w:val="20"/>
                <w:szCs w:val="20"/>
              </w:rPr>
              <w:t>Owner</w:t>
            </w:r>
          </w:p>
        </w:tc>
        <w:tc>
          <w:tcPr>
            <w:tcW w:w="631" w:type="dxa"/>
            <w:shd w:val="clear" w:color="auto" w:fill="002060"/>
          </w:tcPr>
          <w:p w14:paraId="4EAA3614" w14:textId="77777777" w:rsidR="6E3CE5E4" w:rsidRDefault="6E3CE5E4" w:rsidP="6E3CE5E4">
            <w:pPr>
              <w:rPr>
                <w:sz w:val="20"/>
                <w:szCs w:val="20"/>
              </w:rPr>
            </w:pPr>
            <w:r>
              <w:rPr>
                <w:sz w:val="20"/>
                <w:szCs w:val="20"/>
              </w:rPr>
              <w:t>Status</w:t>
            </w:r>
          </w:p>
        </w:tc>
      </w:tr>
      <w:tr w:rsidR="6E3CE5E4" w14:paraId="36DEE3FD" w14:textId="77777777" w:rsidTr="00AA16D8">
        <w:trPr>
          <w:trHeight w:val="300"/>
        </w:trPr>
        <w:tc>
          <w:tcPr>
            <w:tcW w:w="500" w:type="dxa"/>
          </w:tcPr>
          <w:p w14:paraId="02B04B4B" w14:textId="77777777" w:rsidR="6E3CE5E4" w:rsidRDefault="6E3CE5E4" w:rsidP="6E3CE5E4">
            <w:pPr>
              <w:rPr>
                <w:sz w:val="18"/>
                <w:szCs w:val="18"/>
              </w:rPr>
            </w:pPr>
            <w:r>
              <w:rPr>
                <w:sz w:val="18"/>
                <w:szCs w:val="18"/>
              </w:rPr>
              <w:t>R-01</w:t>
            </w:r>
          </w:p>
        </w:tc>
        <w:tc>
          <w:tcPr>
            <w:tcW w:w="1108" w:type="dxa"/>
          </w:tcPr>
          <w:p w14:paraId="404530EC" w14:textId="77777777" w:rsidR="6E3CE5E4" w:rsidRDefault="6E3CE5E4" w:rsidP="6E3CE5E4">
            <w:pPr>
              <w:rPr>
                <w:rFonts w:ascii="Aptos" w:eastAsia="Aptos" w:hAnsi="Aptos" w:cs="Aptos"/>
                <w:sz w:val="18"/>
                <w:szCs w:val="18"/>
              </w:rPr>
            </w:pPr>
            <w:proofErr w:type="spellStart"/>
            <w:r>
              <w:rPr>
                <w:rFonts w:ascii="Aptos" w:eastAsia="Aptos" w:hAnsi="Aptos" w:cs="Aptos"/>
                <w:sz w:val="18"/>
                <w:szCs w:val="18"/>
              </w:rPr>
              <w:t>CivicConnect</w:t>
            </w:r>
            <w:proofErr w:type="spellEnd"/>
            <w:r>
              <w:rPr>
                <w:rFonts w:ascii="Aptos" w:eastAsia="Aptos" w:hAnsi="Aptos" w:cs="Aptos"/>
                <w:sz w:val="18"/>
                <w:szCs w:val="18"/>
              </w:rPr>
              <w:t xml:space="preserve"> management requests a major new feature after the baseline is signed off, without the deadline moving.</w:t>
            </w:r>
          </w:p>
        </w:tc>
        <w:tc>
          <w:tcPr>
            <w:tcW w:w="1540" w:type="dxa"/>
          </w:tcPr>
          <w:p w14:paraId="39729BD0" w14:textId="77777777" w:rsidR="6E3CE5E4" w:rsidRDefault="6E3CE5E4" w:rsidP="6E3CE5E4">
            <w:pPr>
              <w:rPr>
                <w:rFonts w:ascii="Aptos" w:eastAsia="Aptos" w:hAnsi="Aptos" w:cs="Aptos"/>
                <w:sz w:val="18"/>
                <w:szCs w:val="18"/>
              </w:rPr>
            </w:pPr>
            <w:r>
              <w:rPr>
                <w:rFonts w:ascii="Aptos" w:eastAsia="Aptos" w:hAnsi="Aptos" w:cs="Aptos"/>
                <w:sz w:val="18"/>
                <w:szCs w:val="18"/>
              </w:rPr>
              <w:t>Stakeholder pressure combined with no formal change-control process agreed yet.</w:t>
            </w:r>
          </w:p>
        </w:tc>
        <w:tc>
          <w:tcPr>
            <w:tcW w:w="903" w:type="dxa"/>
          </w:tcPr>
          <w:p w14:paraId="7CD04F61" w14:textId="77777777" w:rsidR="6E3CE5E4" w:rsidRDefault="6E3CE5E4" w:rsidP="6E3CE5E4">
            <w:pPr>
              <w:rPr>
                <w:sz w:val="18"/>
                <w:szCs w:val="18"/>
              </w:rPr>
            </w:pPr>
            <w:r>
              <w:rPr>
                <w:sz w:val="18"/>
                <w:szCs w:val="18"/>
              </w:rPr>
              <w:t>Medium</w:t>
            </w:r>
          </w:p>
        </w:tc>
        <w:tc>
          <w:tcPr>
            <w:tcW w:w="691" w:type="dxa"/>
          </w:tcPr>
          <w:p w14:paraId="5E822DC1" w14:textId="77777777" w:rsidR="6E3CE5E4" w:rsidRDefault="6E3CE5E4" w:rsidP="6E3CE5E4">
            <w:pPr>
              <w:rPr>
                <w:sz w:val="18"/>
                <w:szCs w:val="18"/>
              </w:rPr>
            </w:pPr>
            <w:r>
              <w:rPr>
                <w:sz w:val="18"/>
                <w:szCs w:val="18"/>
              </w:rPr>
              <w:t>High</w:t>
            </w:r>
          </w:p>
        </w:tc>
        <w:tc>
          <w:tcPr>
            <w:tcW w:w="737" w:type="dxa"/>
          </w:tcPr>
          <w:p w14:paraId="43222625" w14:textId="77777777" w:rsidR="6E3CE5E4" w:rsidRDefault="6E3CE5E4" w:rsidP="6E3CE5E4">
            <w:pPr>
              <w:rPr>
                <w:sz w:val="18"/>
                <w:szCs w:val="18"/>
              </w:rPr>
            </w:pPr>
            <w:r>
              <w:rPr>
                <w:sz w:val="18"/>
                <w:szCs w:val="18"/>
              </w:rPr>
              <w:t>High</w:t>
            </w:r>
          </w:p>
        </w:tc>
        <w:tc>
          <w:tcPr>
            <w:tcW w:w="1128" w:type="dxa"/>
          </w:tcPr>
          <w:p w14:paraId="101E3BE7" w14:textId="77777777" w:rsidR="6E3CE5E4" w:rsidRDefault="6E3CE5E4" w:rsidP="6E3CE5E4">
            <w:pPr>
              <w:rPr>
                <w:rFonts w:ascii="Aptos" w:eastAsia="Aptos" w:hAnsi="Aptos" w:cs="Aptos"/>
                <w:sz w:val="18"/>
                <w:szCs w:val="18"/>
              </w:rPr>
            </w:pPr>
            <w:r>
              <w:rPr>
                <w:rFonts w:ascii="Aptos" w:eastAsia="Aptos" w:hAnsi="Aptos" w:cs="Aptos"/>
                <w:sz w:val="18"/>
                <w:szCs w:val="18"/>
              </w:rPr>
              <w:t>Formal change-request process logged through the Engineering Decision Log; scope baseline explicitly signed off before M2 starts.</w:t>
            </w:r>
          </w:p>
        </w:tc>
        <w:tc>
          <w:tcPr>
            <w:tcW w:w="1086" w:type="dxa"/>
          </w:tcPr>
          <w:p w14:paraId="72ECB3F4" w14:textId="77777777" w:rsidR="6E3CE5E4" w:rsidRDefault="6E3CE5E4" w:rsidP="6E3CE5E4">
            <w:pPr>
              <w:rPr>
                <w:rFonts w:ascii="Aptos" w:eastAsia="Aptos" w:hAnsi="Aptos" w:cs="Aptos"/>
                <w:sz w:val="18"/>
                <w:szCs w:val="18"/>
              </w:rPr>
            </w:pPr>
            <w:r>
              <w:rPr>
                <w:rFonts w:ascii="Aptos" w:eastAsia="Aptos" w:hAnsi="Aptos" w:cs="Aptos"/>
                <w:sz w:val="18"/>
                <w:szCs w:val="18"/>
              </w:rPr>
              <w:t>Defer non-critical additions to future scope; only pull forward if team capacity allows.</w:t>
            </w:r>
          </w:p>
        </w:tc>
        <w:tc>
          <w:tcPr>
            <w:tcW w:w="692" w:type="dxa"/>
          </w:tcPr>
          <w:p w14:paraId="7DC089D4" w14:textId="77777777" w:rsidR="6E3CE5E4" w:rsidRDefault="6E3CE5E4" w:rsidP="6E3CE5E4">
            <w:pPr>
              <w:rPr>
                <w:sz w:val="18"/>
                <w:szCs w:val="18"/>
              </w:rPr>
            </w:pPr>
            <w:r>
              <w:rPr>
                <w:sz w:val="18"/>
                <w:szCs w:val="18"/>
              </w:rPr>
              <w:t>Team</w:t>
            </w:r>
          </w:p>
        </w:tc>
        <w:tc>
          <w:tcPr>
            <w:tcW w:w="631" w:type="dxa"/>
          </w:tcPr>
          <w:p w14:paraId="5E748353" w14:textId="5864470A" w:rsidR="6E3CE5E4" w:rsidRDefault="6E3CE5E4" w:rsidP="6E3CE5E4">
            <w:pPr>
              <w:rPr>
                <w:sz w:val="18"/>
                <w:szCs w:val="18"/>
              </w:rPr>
            </w:pPr>
            <w:r>
              <w:rPr>
                <w:sz w:val="18"/>
                <w:szCs w:val="18"/>
              </w:rPr>
              <w:t>Closed (M4) - every change after the baseline went through the Change Request Register (CR-001 to CR-019)</w:t>
            </w:r>
          </w:p>
        </w:tc>
      </w:tr>
      <w:tr w:rsidR="6E3CE5E4" w14:paraId="318F06C1" w14:textId="77777777" w:rsidTr="00AA16D8">
        <w:trPr>
          <w:trHeight w:val="300"/>
        </w:trPr>
        <w:tc>
          <w:tcPr>
            <w:tcW w:w="500" w:type="dxa"/>
          </w:tcPr>
          <w:p w14:paraId="1FDD3CC6" w14:textId="77777777" w:rsidR="6E3CE5E4" w:rsidRDefault="6E3CE5E4" w:rsidP="6E3CE5E4">
            <w:pPr>
              <w:rPr>
                <w:sz w:val="18"/>
                <w:szCs w:val="18"/>
              </w:rPr>
            </w:pPr>
            <w:r>
              <w:rPr>
                <w:sz w:val="18"/>
                <w:szCs w:val="18"/>
              </w:rPr>
              <w:t>R-02</w:t>
            </w:r>
          </w:p>
        </w:tc>
        <w:tc>
          <w:tcPr>
            <w:tcW w:w="1108" w:type="dxa"/>
          </w:tcPr>
          <w:p w14:paraId="057145EF" w14:textId="77777777" w:rsidR="6E3CE5E4" w:rsidRDefault="6E3CE5E4" w:rsidP="6E3CE5E4">
            <w:pPr>
              <w:rPr>
                <w:sz w:val="18"/>
                <w:szCs w:val="18"/>
              </w:rPr>
            </w:pPr>
            <w:r>
              <w:rPr>
                <w:sz w:val="18"/>
                <w:szCs w:val="18"/>
              </w:rPr>
              <w:t>Only 3 team members are covering the full SE lifecycle workload ( analysis, requirements, governance, later architecture and build).</w:t>
            </w:r>
          </w:p>
        </w:tc>
        <w:tc>
          <w:tcPr>
            <w:tcW w:w="1540" w:type="dxa"/>
          </w:tcPr>
          <w:p w14:paraId="659498AB" w14:textId="77777777" w:rsidR="6E3CE5E4" w:rsidRDefault="6E3CE5E4" w:rsidP="6E3CE5E4">
            <w:pPr>
              <w:rPr>
                <w:sz w:val="18"/>
                <w:szCs w:val="18"/>
              </w:rPr>
            </w:pPr>
            <w:r>
              <w:rPr>
                <w:sz w:val="18"/>
                <w:szCs w:val="18"/>
              </w:rPr>
              <w:t>Small team as size is fixed by module rules.</w:t>
            </w:r>
          </w:p>
        </w:tc>
        <w:tc>
          <w:tcPr>
            <w:tcW w:w="903" w:type="dxa"/>
          </w:tcPr>
          <w:p w14:paraId="10B1D6D4" w14:textId="77777777" w:rsidR="6E3CE5E4" w:rsidRDefault="6E3CE5E4" w:rsidP="6E3CE5E4">
            <w:pPr>
              <w:rPr>
                <w:sz w:val="18"/>
                <w:szCs w:val="18"/>
              </w:rPr>
            </w:pPr>
            <w:r>
              <w:rPr>
                <w:sz w:val="18"/>
                <w:szCs w:val="18"/>
              </w:rPr>
              <w:t>Medium</w:t>
            </w:r>
          </w:p>
        </w:tc>
        <w:tc>
          <w:tcPr>
            <w:tcW w:w="691" w:type="dxa"/>
          </w:tcPr>
          <w:p w14:paraId="118B3C6A" w14:textId="77777777" w:rsidR="6E3CE5E4" w:rsidRDefault="6E3CE5E4" w:rsidP="6E3CE5E4">
            <w:pPr>
              <w:rPr>
                <w:sz w:val="18"/>
                <w:szCs w:val="18"/>
              </w:rPr>
            </w:pPr>
            <w:r>
              <w:rPr>
                <w:sz w:val="18"/>
                <w:szCs w:val="18"/>
              </w:rPr>
              <w:t>High</w:t>
            </w:r>
          </w:p>
        </w:tc>
        <w:tc>
          <w:tcPr>
            <w:tcW w:w="737" w:type="dxa"/>
          </w:tcPr>
          <w:p w14:paraId="2599673B" w14:textId="77777777" w:rsidR="6E3CE5E4" w:rsidRDefault="6E3CE5E4" w:rsidP="6E3CE5E4">
            <w:pPr>
              <w:rPr>
                <w:sz w:val="18"/>
                <w:szCs w:val="18"/>
              </w:rPr>
            </w:pPr>
            <w:r>
              <w:rPr>
                <w:sz w:val="18"/>
                <w:szCs w:val="18"/>
              </w:rPr>
              <w:t>High</w:t>
            </w:r>
          </w:p>
        </w:tc>
        <w:tc>
          <w:tcPr>
            <w:tcW w:w="1128" w:type="dxa"/>
          </w:tcPr>
          <w:p w14:paraId="091A092B" w14:textId="77777777" w:rsidR="6E3CE5E4" w:rsidRDefault="6E3CE5E4" w:rsidP="6E3CE5E4">
            <w:r>
              <w:rPr>
                <w:sz w:val="18"/>
                <w:szCs w:val="18"/>
              </w:rPr>
              <w:t>With weekly check-ins, task ownership tracked visibly through GitHub Issues, so gaps are caught early.</w:t>
            </w:r>
          </w:p>
        </w:tc>
        <w:tc>
          <w:tcPr>
            <w:tcW w:w="1086" w:type="dxa"/>
          </w:tcPr>
          <w:p w14:paraId="46DE7C14" w14:textId="77777777" w:rsidR="6E3CE5E4" w:rsidRDefault="6E3CE5E4" w:rsidP="6E3CE5E4">
            <w:r>
              <w:rPr>
                <w:sz w:val="18"/>
                <w:szCs w:val="18"/>
              </w:rPr>
              <w:t>Redistribute tasks between members. Escalate to the lecturer if a member becomes consistently unavailable.</w:t>
            </w:r>
          </w:p>
        </w:tc>
        <w:tc>
          <w:tcPr>
            <w:tcW w:w="692" w:type="dxa"/>
          </w:tcPr>
          <w:p w14:paraId="604AF3B7" w14:textId="77777777" w:rsidR="6E3CE5E4" w:rsidRDefault="6E3CE5E4" w:rsidP="6E3CE5E4">
            <w:r>
              <w:rPr>
                <w:sz w:val="18"/>
                <w:szCs w:val="18"/>
              </w:rPr>
              <w:t>Team</w:t>
            </w:r>
          </w:p>
        </w:tc>
        <w:tc>
          <w:tcPr>
            <w:tcW w:w="631" w:type="dxa"/>
          </w:tcPr>
          <w:p w14:paraId="36749543" w14:textId="2A61EE25" w:rsidR="6E3CE5E4" w:rsidRDefault="00657357" w:rsidP="6E3CE5E4">
            <w:r>
              <w:rPr>
                <w:sz w:val="18"/>
                <w:szCs w:val="18"/>
              </w:rPr>
              <w:t>Accepted- decisions are made knowing this risk as nothing can be done to avoid, mitigate or transfer the risk as it is borne from a fixed constraint.</w:t>
            </w:r>
          </w:p>
        </w:tc>
      </w:tr>
      <w:tr w:rsidR="6E3CE5E4" w14:paraId="625F08A9" w14:textId="77777777" w:rsidTr="00AA16D8">
        <w:trPr>
          <w:trHeight w:val="300"/>
        </w:trPr>
        <w:tc>
          <w:tcPr>
            <w:tcW w:w="500" w:type="dxa"/>
          </w:tcPr>
          <w:p w14:paraId="5702E4AA" w14:textId="77777777" w:rsidR="6E3CE5E4" w:rsidRDefault="6E3CE5E4" w:rsidP="6E3CE5E4">
            <w:pPr>
              <w:rPr>
                <w:sz w:val="18"/>
                <w:szCs w:val="18"/>
              </w:rPr>
            </w:pPr>
            <w:r>
              <w:rPr>
                <w:sz w:val="18"/>
                <w:szCs w:val="18"/>
              </w:rPr>
              <w:t>R-03</w:t>
            </w:r>
          </w:p>
        </w:tc>
        <w:tc>
          <w:tcPr>
            <w:tcW w:w="1108" w:type="dxa"/>
          </w:tcPr>
          <w:p w14:paraId="250B43B2" w14:textId="77777777" w:rsidR="6E3CE5E4" w:rsidRDefault="6E3CE5E4">
            <w:r>
              <w:rPr>
                <w:rFonts w:ascii="Aptos" w:eastAsia="Aptos" w:hAnsi="Aptos" w:cs="Aptos"/>
                <w:sz w:val="18"/>
                <w:szCs w:val="18"/>
              </w:rPr>
              <w:t xml:space="preserve">Reports generated for management could end up including more personal </w:t>
            </w:r>
            <w:r>
              <w:rPr>
                <w:rFonts w:ascii="Aptos" w:eastAsia="Aptos" w:hAnsi="Aptos" w:cs="Aptos"/>
                <w:sz w:val="18"/>
                <w:szCs w:val="18"/>
              </w:rPr>
              <w:lastRenderedPageBreak/>
              <w:t>information about clients than POPIA actually allows.</w:t>
            </w:r>
          </w:p>
        </w:tc>
        <w:tc>
          <w:tcPr>
            <w:tcW w:w="1540" w:type="dxa"/>
          </w:tcPr>
          <w:p w14:paraId="3C30D9C2" w14:textId="77777777" w:rsidR="6E3CE5E4" w:rsidRDefault="6E3CE5E4" w:rsidP="6E3CE5E4">
            <w:r>
              <w:rPr>
                <w:rFonts w:ascii="Aptos" w:eastAsia="Aptos" w:hAnsi="Aptos" w:cs="Aptos"/>
                <w:sz w:val="18"/>
                <w:szCs w:val="18"/>
              </w:rPr>
              <w:lastRenderedPageBreak/>
              <w:t xml:space="preserve">Management wants full, detailed reporting, which works against POPIA's requirement to keep personal data </w:t>
            </w:r>
            <w:r>
              <w:rPr>
                <w:rFonts w:ascii="Aptos" w:eastAsia="Aptos" w:hAnsi="Aptos" w:cs="Aptos"/>
                <w:sz w:val="18"/>
                <w:szCs w:val="18"/>
              </w:rPr>
              <w:lastRenderedPageBreak/>
              <w:t>use to a minimum.</w:t>
            </w:r>
          </w:p>
        </w:tc>
        <w:tc>
          <w:tcPr>
            <w:tcW w:w="903" w:type="dxa"/>
          </w:tcPr>
          <w:p w14:paraId="391EB601" w14:textId="77777777" w:rsidR="6E3CE5E4" w:rsidRDefault="6E3CE5E4" w:rsidP="6E3CE5E4">
            <w:r>
              <w:rPr>
                <w:rFonts w:ascii="Aptos" w:eastAsia="Aptos" w:hAnsi="Aptos" w:cs="Aptos"/>
                <w:sz w:val="18"/>
                <w:szCs w:val="18"/>
              </w:rPr>
              <w:lastRenderedPageBreak/>
              <w:t>Low</w:t>
            </w:r>
          </w:p>
        </w:tc>
        <w:tc>
          <w:tcPr>
            <w:tcW w:w="691" w:type="dxa"/>
          </w:tcPr>
          <w:p w14:paraId="6A3905A0" w14:textId="77777777" w:rsidR="6E3CE5E4" w:rsidRDefault="6E3CE5E4" w:rsidP="6E3CE5E4">
            <w:r>
              <w:rPr>
                <w:rFonts w:ascii="Aptos" w:eastAsia="Aptos" w:hAnsi="Aptos" w:cs="Aptos"/>
                <w:sz w:val="18"/>
                <w:szCs w:val="18"/>
              </w:rPr>
              <w:t>High</w:t>
            </w:r>
          </w:p>
        </w:tc>
        <w:tc>
          <w:tcPr>
            <w:tcW w:w="737" w:type="dxa"/>
          </w:tcPr>
          <w:p w14:paraId="2899ACFC" w14:textId="77777777" w:rsidR="00380CD2" w:rsidRDefault="00555546">
            <w:r>
              <w:rPr>
                <w:rFonts w:ascii="Aptos" w:eastAsia="Aptos" w:hAnsi="Aptos" w:cs="Aptos"/>
                <w:sz w:val="18"/>
                <w:szCs w:val="18"/>
              </w:rPr>
              <w:t>Medium</w:t>
            </w:r>
          </w:p>
        </w:tc>
        <w:tc>
          <w:tcPr>
            <w:tcW w:w="1128" w:type="dxa"/>
          </w:tcPr>
          <w:p w14:paraId="2A8DFB91" w14:textId="77777777" w:rsidR="6E3CE5E4" w:rsidRDefault="6E3CE5E4" w:rsidP="6E3CE5E4">
            <w:r>
              <w:rPr>
                <w:rFonts w:ascii="Aptos" w:eastAsia="Aptos" w:hAnsi="Aptos" w:cs="Aptos"/>
                <w:sz w:val="18"/>
                <w:szCs w:val="18"/>
              </w:rPr>
              <w:t xml:space="preserve">Reports will only pull the fields that are actually needed, and who can see the rest </w:t>
            </w:r>
            <w:r>
              <w:rPr>
                <w:rFonts w:ascii="Aptos" w:eastAsia="Aptos" w:hAnsi="Aptos" w:cs="Aptos"/>
                <w:sz w:val="18"/>
                <w:szCs w:val="18"/>
              </w:rPr>
              <w:lastRenderedPageBreak/>
              <w:t>will depend on their role.</w:t>
            </w:r>
          </w:p>
        </w:tc>
        <w:tc>
          <w:tcPr>
            <w:tcW w:w="1086" w:type="dxa"/>
          </w:tcPr>
          <w:p w14:paraId="23F8B01C" w14:textId="77777777" w:rsidR="6E3CE5E4" w:rsidRDefault="6E3CE5E4" w:rsidP="6E3CE5E4">
            <w:r>
              <w:rPr>
                <w:rFonts w:ascii="Aptos" w:eastAsia="Aptos" w:hAnsi="Aptos" w:cs="Aptos"/>
                <w:sz w:val="18"/>
                <w:szCs w:val="18"/>
              </w:rPr>
              <w:lastRenderedPageBreak/>
              <w:t xml:space="preserve">Check the report fields against POPIA before design work </w:t>
            </w:r>
            <w:r>
              <w:rPr>
                <w:rFonts w:ascii="Aptos" w:eastAsia="Aptos" w:hAnsi="Aptos" w:cs="Aptos"/>
                <w:sz w:val="18"/>
                <w:szCs w:val="18"/>
              </w:rPr>
              <w:lastRenderedPageBreak/>
              <w:t>starts for M2.</w:t>
            </w:r>
          </w:p>
        </w:tc>
        <w:tc>
          <w:tcPr>
            <w:tcW w:w="692" w:type="dxa"/>
          </w:tcPr>
          <w:p w14:paraId="1688F220" w14:textId="77777777" w:rsidR="6E3CE5E4" w:rsidRDefault="6E3CE5E4" w:rsidP="6E3CE5E4">
            <w:r>
              <w:rPr>
                <w:sz w:val="18"/>
                <w:szCs w:val="18"/>
              </w:rPr>
              <w:lastRenderedPageBreak/>
              <w:t>Team</w:t>
            </w:r>
          </w:p>
        </w:tc>
        <w:tc>
          <w:tcPr>
            <w:tcW w:w="631" w:type="dxa"/>
          </w:tcPr>
          <w:p w14:paraId="1EBD61D6" w14:textId="5530BAA1" w:rsidR="6E3CE5E4" w:rsidRDefault="6E3CE5E4" w:rsidP="6E3CE5E4">
            <w:r>
              <w:rPr>
                <w:sz w:val="18"/>
                <w:szCs w:val="18"/>
              </w:rPr>
              <w:t>Mitigated (M3) - reports return counts only (</w:t>
            </w:r>
            <w:proofErr w:type="spellStart"/>
            <w:r>
              <w:rPr>
                <w:sz w:val="18"/>
                <w:szCs w:val="18"/>
              </w:rPr>
              <w:t>activityReport</w:t>
            </w:r>
            <w:proofErr w:type="spellEnd"/>
            <w:r>
              <w:rPr>
                <w:sz w:val="18"/>
                <w:szCs w:val="18"/>
              </w:rPr>
              <w:t xml:space="preserve">); the </w:t>
            </w:r>
            <w:proofErr w:type="spellStart"/>
            <w:r>
              <w:rPr>
                <w:sz w:val="18"/>
                <w:szCs w:val="18"/>
              </w:rPr>
              <w:t>audit_log</w:t>
            </w:r>
            <w:proofErr w:type="spellEnd"/>
            <w:r>
              <w:rPr>
                <w:sz w:val="18"/>
                <w:szCs w:val="18"/>
              </w:rPr>
              <w:t xml:space="preserve"> view masks client fields (</w:t>
            </w:r>
            <w:proofErr w:type="spellStart"/>
            <w:r>
              <w:rPr>
                <w:sz w:val="18"/>
                <w:szCs w:val="18"/>
              </w:rPr>
              <w:t>clientContactVersusAudit</w:t>
            </w:r>
            <w:proofErr w:type="spellEnd"/>
            <w:r>
              <w:rPr>
                <w:sz w:val="18"/>
                <w:szCs w:val="18"/>
              </w:rPr>
              <w:t>)</w:t>
            </w:r>
          </w:p>
        </w:tc>
      </w:tr>
      <w:tr w:rsidR="6E3CE5E4" w14:paraId="254C76DA" w14:textId="77777777" w:rsidTr="00AA16D8">
        <w:trPr>
          <w:trHeight w:val="300"/>
        </w:trPr>
        <w:tc>
          <w:tcPr>
            <w:tcW w:w="500" w:type="dxa"/>
          </w:tcPr>
          <w:p w14:paraId="72DC24E4" w14:textId="77777777" w:rsidR="6E3CE5E4" w:rsidRDefault="6E3CE5E4" w:rsidP="6E3CE5E4">
            <w:pPr>
              <w:rPr>
                <w:sz w:val="18"/>
                <w:szCs w:val="18"/>
              </w:rPr>
            </w:pPr>
            <w:r>
              <w:rPr>
                <w:sz w:val="18"/>
                <w:szCs w:val="18"/>
              </w:rPr>
              <w:t>R-04</w:t>
            </w:r>
          </w:p>
        </w:tc>
        <w:tc>
          <w:tcPr>
            <w:tcW w:w="1108" w:type="dxa"/>
          </w:tcPr>
          <w:p w14:paraId="02803572" w14:textId="77777777" w:rsidR="6E3CE5E4" w:rsidRDefault="6E3CE5E4" w:rsidP="6E3CE5E4">
            <w:r>
              <w:rPr>
                <w:rFonts w:ascii="Aptos" w:eastAsia="Aptos" w:hAnsi="Aptos" w:cs="Aptos"/>
                <w:sz w:val="18"/>
                <w:szCs w:val="18"/>
              </w:rPr>
              <w:t>The conflict between handlers wanting autonomy and management wanting oversight could resurface once requirements are locked in.</w:t>
            </w:r>
          </w:p>
        </w:tc>
        <w:tc>
          <w:tcPr>
            <w:tcW w:w="1540" w:type="dxa"/>
          </w:tcPr>
          <w:p w14:paraId="0B8EF836" w14:textId="77777777" w:rsidR="6E3CE5E4" w:rsidRDefault="6E3CE5E4" w:rsidP="6E3CE5E4">
            <w:r>
              <w:rPr>
                <w:rFonts w:ascii="Aptos" w:eastAsia="Aptos" w:hAnsi="Aptos" w:cs="Aptos"/>
                <w:sz w:val="18"/>
                <w:szCs w:val="18"/>
              </w:rPr>
              <w:t>The two groups want different things, and the stakeholder analysis only partly worked through it.</w:t>
            </w:r>
          </w:p>
        </w:tc>
        <w:tc>
          <w:tcPr>
            <w:tcW w:w="903" w:type="dxa"/>
          </w:tcPr>
          <w:p w14:paraId="06D4E007" w14:textId="77777777" w:rsidR="6E3CE5E4" w:rsidRDefault="6E3CE5E4" w:rsidP="6E3CE5E4">
            <w:r>
              <w:rPr>
                <w:rFonts w:ascii="Aptos" w:eastAsia="Aptos" w:hAnsi="Aptos" w:cs="Aptos"/>
                <w:sz w:val="18"/>
                <w:szCs w:val="18"/>
              </w:rPr>
              <w:t>Medium</w:t>
            </w:r>
          </w:p>
        </w:tc>
        <w:tc>
          <w:tcPr>
            <w:tcW w:w="691" w:type="dxa"/>
          </w:tcPr>
          <w:p w14:paraId="2FA31DB0" w14:textId="77777777" w:rsidR="6E3CE5E4" w:rsidRDefault="6E3CE5E4" w:rsidP="6E3CE5E4">
            <w:r>
              <w:rPr>
                <w:rFonts w:ascii="Aptos" w:eastAsia="Aptos" w:hAnsi="Aptos" w:cs="Aptos"/>
                <w:sz w:val="18"/>
                <w:szCs w:val="18"/>
              </w:rPr>
              <w:t>Medium</w:t>
            </w:r>
          </w:p>
        </w:tc>
        <w:tc>
          <w:tcPr>
            <w:tcW w:w="737" w:type="dxa"/>
          </w:tcPr>
          <w:p w14:paraId="1FB6B984" w14:textId="77777777" w:rsidR="6E3CE5E4" w:rsidRDefault="6E3CE5E4" w:rsidP="6E3CE5E4">
            <w:r>
              <w:rPr>
                <w:rFonts w:ascii="Aptos" w:eastAsia="Aptos" w:hAnsi="Aptos" w:cs="Aptos"/>
                <w:sz w:val="18"/>
                <w:szCs w:val="18"/>
              </w:rPr>
              <w:t>Medium</w:t>
            </w:r>
          </w:p>
        </w:tc>
        <w:tc>
          <w:tcPr>
            <w:tcW w:w="1128" w:type="dxa"/>
          </w:tcPr>
          <w:p w14:paraId="3FF7C1F6" w14:textId="77777777" w:rsidR="6E3CE5E4" w:rsidRDefault="6E3CE5E4" w:rsidP="6E3CE5E4">
            <w:r>
              <w:rPr>
                <w:rFonts w:ascii="Aptos" w:eastAsia="Aptos" w:hAnsi="Aptos" w:cs="Aptos"/>
                <w:sz w:val="18"/>
                <w:szCs w:val="18"/>
              </w:rPr>
              <w:t>We've written down how we're resolving it in the Stakeholder Analysis, and prioritized the requirements with a reason attached.</w:t>
            </w:r>
          </w:p>
        </w:tc>
        <w:tc>
          <w:tcPr>
            <w:tcW w:w="1086" w:type="dxa"/>
          </w:tcPr>
          <w:p w14:paraId="1ED8DF5F" w14:textId="77777777" w:rsidR="6E3CE5E4" w:rsidRDefault="6E3CE5E4" w:rsidP="6E3CE5E4">
            <w:r>
              <w:rPr>
                <w:rFonts w:ascii="Aptos" w:eastAsia="Aptos" w:hAnsi="Aptos" w:cs="Aptos"/>
                <w:sz w:val="18"/>
                <w:szCs w:val="18"/>
              </w:rPr>
              <w:t>If it comes up again, go back and re-baseline whichever requirements are affected.</w:t>
            </w:r>
          </w:p>
        </w:tc>
        <w:tc>
          <w:tcPr>
            <w:tcW w:w="692" w:type="dxa"/>
          </w:tcPr>
          <w:p w14:paraId="00FE13A9" w14:textId="77777777" w:rsidR="6E3CE5E4" w:rsidRDefault="6E3CE5E4" w:rsidP="6E3CE5E4">
            <w:r>
              <w:rPr>
                <w:sz w:val="18"/>
                <w:szCs w:val="18"/>
              </w:rPr>
              <w:t>Team</w:t>
            </w:r>
          </w:p>
        </w:tc>
        <w:tc>
          <w:tcPr>
            <w:tcW w:w="631" w:type="dxa"/>
          </w:tcPr>
          <w:p w14:paraId="2E44ED33" w14:textId="79543E58" w:rsidR="6E3CE5E4" w:rsidRDefault="6E3CE5E4" w:rsidP="6E3CE5E4">
            <w:r>
              <w:rPr>
                <w:sz w:val="18"/>
                <w:szCs w:val="18"/>
              </w:rPr>
              <w:t>Open</w:t>
            </w:r>
            <w:r w:rsidR="00657357">
              <w:rPr>
                <w:sz w:val="18"/>
                <w:szCs w:val="18"/>
              </w:rPr>
              <w:t xml:space="preserve"> - further discussion is needed with </w:t>
            </w:r>
            <w:proofErr w:type="spellStart"/>
            <w:r w:rsidR="00657357">
              <w:rPr>
                <w:sz w:val="18"/>
                <w:szCs w:val="18"/>
              </w:rPr>
              <w:t>CivicConnect</w:t>
            </w:r>
            <w:proofErr w:type="spellEnd"/>
            <w:r w:rsidR="00657357">
              <w:rPr>
                <w:sz w:val="18"/>
                <w:szCs w:val="18"/>
              </w:rPr>
              <w:t xml:space="preserve"> is needed to address this and usage reports from </w:t>
            </w:r>
            <w:proofErr w:type="spellStart"/>
            <w:r w:rsidR="00657357">
              <w:rPr>
                <w:sz w:val="18"/>
                <w:szCs w:val="18"/>
              </w:rPr>
              <w:t>CivicConnect</w:t>
            </w:r>
            <w:proofErr w:type="spellEnd"/>
            <w:r w:rsidR="00657357">
              <w:rPr>
                <w:sz w:val="18"/>
                <w:szCs w:val="18"/>
              </w:rPr>
              <w:t xml:space="preserve"> is needed as well to understand this risk and inform further action.</w:t>
            </w:r>
          </w:p>
        </w:tc>
      </w:tr>
      <w:tr w:rsidR="6E3CE5E4" w14:paraId="1B53ED0C" w14:textId="77777777" w:rsidTr="00AA16D8">
        <w:trPr>
          <w:trHeight w:val="300"/>
        </w:trPr>
        <w:tc>
          <w:tcPr>
            <w:tcW w:w="500" w:type="dxa"/>
          </w:tcPr>
          <w:p w14:paraId="01784674" w14:textId="77777777" w:rsidR="6E3CE5E4" w:rsidRDefault="6E3CE5E4" w:rsidP="6E3CE5E4">
            <w:pPr>
              <w:rPr>
                <w:sz w:val="18"/>
                <w:szCs w:val="18"/>
              </w:rPr>
            </w:pPr>
            <w:r>
              <w:rPr>
                <w:sz w:val="18"/>
                <w:szCs w:val="18"/>
              </w:rPr>
              <w:t>R-05</w:t>
            </w:r>
          </w:p>
        </w:tc>
        <w:tc>
          <w:tcPr>
            <w:tcW w:w="1108" w:type="dxa"/>
          </w:tcPr>
          <w:p w14:paraId="7E338347" w14:textId="77777777" w:rsidR="6E3CE5E4" w:rsidRDefault="6E3CE5E4" w:rsidP="6E3CE5E4">
            <w:r>
              <w:rPr>
                <w:rFonts w:ascii="Aptos" w:eastAsia="Aptos" w:hAnsi="Aptos" w:cs="Aptos"/>
                <w:sz w:val="18"/>
                <w:szCs w:val="18"/>
              </w:rPr>
              <w:t>Under deadline pressure, someone might be tempted to skip the branch protection or review process.</w:t>
            </w:r>
          </w:p>
        </w:tc>
        <w:tc>
          <w:tcPr>
            <w:tcW w:w="1540" w:type="dxa"/>
          </w:tcPr>
          <w:p w14:paraId="194026A8" w14:textId="77777777" w:rsidR="6E3CE5E4" w:rsidRDefault="6E3CE5E4" w:rsidP="6E3CE5E4">
            <w:r>
              <w:rPr>
                <w:rFonts w:ascii="Aptos" w:eastAsia="Aptos" w:hAnsi="Aptos" w:cs="Aptos"/>
                <w:sz w:val="18"/>
                <w:szCs w:val="18"/>
              </w:rPr>
              <w:t>Time pressure close to the deadline makes shortcuts tempting.</w:t>
            </w:r>
          </w:p>
        </w:tc>
        <w:tc>
          <w:tcPr>
            <w:tcW w:w="903" w:type="dxa"/>
          </w:tcPr>
          <w:p w14:paraId="4D17B8FF" w14:textId="77777777" w:rsidR="6E3CE5E4" w:rsidRDefault="6E3CE5E4" w:rsidP="6E3CE5E4">
            <w:r>
              <w:rPr>
                <w:rFonts w:ascii="Aptos" w:eastAsia="Aptos" w:hAnsi="Aptos" w:cs="Aptos"/>
                <w:sz w:val="18"/>
                <w:szCs w:val="18"/>
              </w:rPr>
              <w:t>Medium</w:t>
            </w:r>
          </w:p>
        </w:tc>
        <w:tc>
          <w:tcPr>
            <w:tcW w:w="691" w:type="dxa"/>
          </w:tcPr>
          <w:p w14:paraId="2220F0CC" w14:textId="77777777" w:rsidR="6E3CE5E4" w:rsidRDefault="6E3CE5E4" w:rsidP="6E3CE5E4">
            <w:r>
              <w:rPr>
                <w:rFonts w:ascii="Aptos" w:eastAsia="Aptos" w:hAnsi="Aptos" w:cs="Aptos"/>
                <w:sz w:val="18"/>
                <w:szCs w:val="18"/>
              </w:rPr>
              <w:t>Medium</w:t>
            </w:r>
          </w:p>
        </w:tc>
        <w:tc>
          <w:tcPr>
            <w:tcW w:w="737" w:type="dxa"/>
          </w:tcPr>
          <w:p w14:paraId="64C273A3" w14:textId="77777777" w:rsidR="6E3CE5E4" w:rsidRDefault="6E3CE5E4" w:rsidP="6E3CE5E4">
            <w:r>
              <w:rPr>
                <w:rFonts w:ascii="Aptos" w:eastAsia="Aptos" w:hAnsi="Aptos" w:cs="Aptos"/>
                <w:sz w:val="18"/>
                <w:szCs w:val="18"/>
              </w:rPr>
              <w:t>Medium</w:t>
            </w:r>
          </w:p>
        </w:tc>
        <w:tc>
          <w:tcPr>
            <w:tcW w:w="1128" w:type="dxa"/>
          </w:tcPr>
          <w:p w14:paraId="12DB1088" w14:textId="77777777" w:rsidR="6E3CE5E4" w:rsidRDefault="6E3CE5E4" w:rsidP="6E3CE5E4">
            <w:r>
              <w:rPr>
                <w:rFonts w:ascii="Aptos" w:eastAsia="Aptos" w:hAnsi="Aptos" w:cs="Aptos"/>
                <w:sz w:val="18"/>
                <w:szCs w:val="18"/>
              </w:rPr>
              <w:t>The rule is enforced through the actual repository settings, not just something we agreed to follow, so it can't be skipped even by accident.</w:t>
            </w:r>
          </w:p>
        </w:tc>
        <w:tc>
          <w:tcPr>
            <w:tcW w:w="1086" w:type="dxa"/>
          </w:tcPr>
          <w:p w14:paraId="7915DC7D" w14:textId="77777777" w:rsidR="6E3CE5E4" w:rsidRDefault="6E3CE5E4" w:rsidP="6E3CE5E4">
            <w:r>
              <w:rPr>
                <w:rFonts w:ascii="Aptos" w:eastAsia="Aptos" w:hAnsi="Aptos" w:cs="Aptos"/>
                <w:sz w:val="18"/>
                <w:szCs w:val="18"/>
              </w:rPr>
              <w:t>Any bypass gets picked up and logged in the Decision Log afterward.</w:t>
            </w:r>
          </w:p>
        </w:tc>
        <w:tc>
          <w:tcPr>
            <w:tcW w:w="692" w:type="dxa"/>
          </w:tcPr>
          <w:p w14:paraId="56B89242" w14:textId="77777777" w:rsidR="6E3CE5E4" w:rsidRDefault="6E3CE5E4" w:rsidP="6E3CE5E4">
            <w:r>
              <w:rPr>
                <w:sz w:val="18"/>
                <w:szCs w:val="18"/>
              </w:rPr>
              <w:t>Clarissa</w:t>
            </w:r>
          </w:p>
        </w:tc>
        <w:tc>
          <w:tcPr>
            <w:tcW w:w="631" w:type="dxa"/>
          </w:tcPr>
          <w:p w14:paraId="01CFC8B8" w14:textId="2FE8A4CA" w:rsidR="6E3CE5E4" w:rsidRDefault="6E3CE5E4" w:rsidP="6E3CE5E4">
            <w:r>
              <w:rPr>
                <w:sz w:val="18"/>
                <w:szCs w:val="18"/>
              </w:rPr>
              <w:t>Mitigated (M3) - rulesets on main and prod require the CI checks and two approvals; one direct push to prod during the staging set-up (15/10/2026)</w:t>
            </w:r>
          </w:p>
        </w:tc>
      </w:tr>
      <w:tr w:rsidR="6E3CE5E4" w14:paraId="16E28D3E" w14:textId="77777777" w:rsidTr="00AA16D8">
        <w:trPr>
          <w:trHeight w:val="300"/>
        </w:trPr>
        <w:tc>
          <w:tcPr>
            <w:tcW w:w="500" w:type="dxa"/>
          </w:tcPr>
          <w:p w14:paraId="7DB9B3A9" w14:textId="77777777" w:rsidR="6E3CE5E4" w:rsidRDefault="6E3CE5E4" w:rsidP="6E3CE5E4">
            <w:pPr>
              <w:rPr>
                <w:sz w:val="18"/>
                <w:szCs w:val="18"/>
              </w:rPr>
            </w:pPr>
            <w:r>
              <w:rPr>
                <w:sz w:val="18"/>
                <w:szCs w:val="18"/>
              </w:rPr>
              <w:t>R-06</w:t>
            </w:r>
          </w:p>
        </w:tc>
        <w:tc>
          <w:tcPr>
            <w:tcW w:w="1108" w:type="dxa"/>
          </w:tcPr>
          <w:p w14:paraId="582E441E" w14:textId="77777777" w:rsidR="6E3CE5E4" w:rsidRDefault="6E3CE5E4" w:rsidP="6E3CE5E4">
            <w:r>
              <w:rPr>
                <w:rFonts w:ascii="Aptos" w:eastAsia="Aptos" w:hAnsi="Aptos" w:cs="Aptos"/>
                <w:sz w:val="18"/>
                <w:szCs w:val="18"/>
              </w:rPr>
              <w:t>Requirement or trace IDs in the RTM could end up inconsistent since none of us have built one of these before.</w:t>
            </w:r>
          </w:p>
        </w:tc>
        <w:tc>
          <w:tcPr>
            <w:tcW w:w="1540" w:type="dxa"/>
          </w:tcPr>
          <w:p w14:paraId="01F81821" w14:textId="77777777" w:rsidR="6E3CE5E4" w:rsidRDefault="6E3CE5E4" w:rsidP="6E3CE5E4">
            <w:r>
              <w:rPr>
                <w:rFonts w:ascii="Aptos" w:eastAsia="Aptos" w:hAnsi="Aptos" w:cs="Aptos"/>
                <w:sz w:val="18"/>
                <w:szCs w:val="18"/>
              </w:rPr>
              <w:t>No prior experience with formal traceability matrices.</w:t>
            </w:r>
          </w:p>
        </w:tc>
        <w:tc>
          <w:tcPr>
            <w:tcW w:w="903" w:type="dxa"/>
          </w:tcPr>
          <w:p w14:paraId="25C26CAD" w14:textId="77777777" w:rsidR="6E3CE5E4" w:rsidRDefault="6E3CE5E4" w:rsidP="6E3CE5E4">
            <w:r>
              <w:rPr>
                <w:rFonts w:ascii="Aptos" w:eastAsia="Aptos" w:hAnsi="Aptos" w:cs="Aptos"/>
                <w:sz w:val="18"/>
                <w:szCs w:val="18"/>
              </w:rPr>
              <w:t>Medium</w:t>
            </w:r>
          </w:p>
        </w:tc>
        <w:tc>
          <w:tcPr>
            <w:tcW w:w="691" w:type="dxa"/>
          </w:tcPr>
          <w:p w14:paraId="2ECFF5A7" w14:textId="77777777" w:rsidR="6E3CE5E4" w:rsidRDefault="6E3CE5E4" w:rsidP="6E3CE5E4">
            <w:r>
              <w:rPr>
                <w:rFonts w:ascii="Aptos" w:eastAsia="Aptos" w:hAnsi="Aptos" w:cs="Aptos"/>
                <w:sz w:val="18"/>
                <w:szCs w:val="18"/>
              </w:rPr>
              <w:t>Medium</w:t>
            </w:r>
          </w:p>
        </w:tc>
        <w:tc>
          <w:tcPr>
            <w:tcW w:w="737" w:type="dxa"/>
          </w:tcPr>
          <w:p w14:paraId="7B0FD91D" w14:textId="77777777" w:rsidR="6E3CE5E4" w:rsidRDefault="6E3CE5E4" w:rsidP="6E3CE5E4">
            <w:r>
              <w:rPr>
                <w:rFonts w:ascii="Aptos" w:eastAsia="Aptos" w:hAnsi="Aptos" w:cs="Aptos"/>
                <w:sz w:val="18"/>
                <w:szCs w:val="18"/>
              </w:rPr>
              <w:t>Medium</w:t>
            </w:r>
          </w:p>
        </w:tc>
        <w:tc>
          <w:tcPr>
            <w:tcW w:w="1128" w:type="dxa"/>
          </w:tcPr>
          <w:p w14:paraId="2A091862" w14:textId="77777777" w:rsidR="6E3CE5E4" w:rsidRDefault="6E3CE5E4" w:rsidP="6E3CE5E4">
            <w:r>
              <w:rPr>
                <w:rFonts w:ascii="Aptos" w:eastAsia="Aptos" w:hAnsi="Aptos" w:cs="Aptos"/>
                <w:sz w:val="18"/>
                <w:szCs w:val="18"/>
              </w:rPr>
              <w:t>Agreed on one ID format upfront (FR-0xx, NFR-0xx), with one person responsible for keeping the RTM consistent.</w:t>
            </w:r>
          </w:p>
        </w:tc>
        <w:tc>
          <w:tcPr>
            <w:tcW w:w="1086" w:type="dxa"/>
          </w:tcPr>
          <w:p w14:paraId="39F94257" w14:textId="77777777" w:rsidR="6E3CE5E4" w:rsidRDefault="6E3CE5E4" w:rsidP="6E3CE5E4">
            <w:r>
              <w:rPr>
                <w:rFonts w:ascii="Aptos" w:eastAsia="Aptos" w:hAnsi="Aptos" w:cs="Aptos"/>
                <w:sz w:val="18"/>
                <w:szCs w:val="18"/>
              </w:rPr>
              <w:t>Proper check of it before each milestone gate to catch anything that doesn't line up.</w:t>
            </w:r>
          </w:p>
        </w:tc>
        <w:tc>
          <w:tcPr>
            <w:tcW w:w="692" w:type="dxa"/>
          </w:tcPr>
          <w:p w14:paraId="2A72DC2C" w14:textId="77777777" w:rsidR="6E3CE5E4" w:rsidRDefault="6E3CE5E4" w:rsidP="6E3CE5E4">
            <w:r>
              <w:rPr>
                <w:sz w:val="18"/>
                <w:szCs w:val="18"/>
              </w:rPr>
              <w:t>Clarissa</w:t>
            </w:r>
          </w:p>
        </w:tc>
        <w:tc>
          <w:tcPr>
            <w:tcW w:w="631" w:type="dxa"/>
          </w:tcPr>
          <w:p w14:paraId="1375524A" w14:textId="179D2323" w:rsidR="6E3CE5E4" w:rsidRDefault="6E3CE5E4" w:rsidP="6E3CE5E4">
            <w:proofErr w:type="spellStart"/>
            <w:r>
              <w:rPr>
                <w:sz w:val="18"/>
                <w:szCs w:val="18"/>
              </w:rPr>
              <w:t>Realised</w:t>
            </w:r>
            <w:proofErr w:type="spellEnd"/>
            <w:r>
              <w:rPr>
                <w:sz w:val="18"/>
                <w:szCs w:val="18"/>
              </w:rPr>
              <w:t xml:space="preserve"> (M4): new change requests were first numbered CR-01 to CR-04, which clashed with CR-001 to CR-004; renumbered CR-014 to CR-018. Open</w:t>
            </w:r>
          </w:p>
        </w:tc>
      </w:tr>
      <w:tr w:rsidR="6E3CE5E4" w14:paraId="4FB66B82" w14:textId="77777777" w:rsidTr="00AA16D8">
        <w:trPr>
          <w:trHeight w:val="300"/>
        </w:trPr>
        <w:tc>
          <w:tcPr>
            <w:tcW w:w="500" w:type="dxa"/>
          </w:tcPr>
          <w:p w14:paraId="0C514B62" w14:textId="77777777" w:rsidR="6E3CE5E4" w:rsidRDefault="6E3CE5E4" w:rsidP="6E3CE5E4">
            <w:pPr>
              <w:rPr>
                <w:sz w:val="18"/>
                <w:szCs w:val="18"/>
              </w:rPr>
            </w:pPr>
            <w:r>
              <w:rPr>
                <w:sz w:val="18"/>
                <w:szCs w:val="18"/>
              </w:rPr>
              <w:t>R-07</w:t>
            </w:r>
          </w:p>
        </w:tc>
        <w:tc>
          <w:tcPr>
            <w:tcW w:w="1108" w:type="dxa"/>
          </w:tcPr>
          <w:p w14:paraId="25C5A97F" w14:textId="77777777" w:rsidR="6E3CE5E4" w:rsidRDefault="6E3CE5E4">
            <w:r>
              <w:rPr>
                <w:rFonts w:ascii="Aptos" w:eastAsia="Aptos" w:hAnsi="Aptos" w:cs="Aptos"/>
                <w:sz w:val="18"/>
                <w:szCs w:val="18"/>
              </w:rPr>
              <w:t xml:space="preserve">AI-assisted drafting could be submitted without being properly </w:t>
            </w:r>
            <w:r>
              <w:rPr>
                <w:rFonts w:ascii="Aptos" w:eastAsia="Aptos" w:hAnsi="Aptos" w:cs="Aptos"/>
                <w:sz w:val="18"/>
                <w:szCs w:val="18"/>
              </w:rPr>
              <w:lastRenderedPageBreak/>
              <w:t>checked first.</w:t>
            </w:r>
          </w:p>
        </w:tc>
        <w:tc>
          <w:tcPr>
            <w:tcW w:w="1540" w:type="dxa"/>
          </w:tcPr>
          <w:p w14:paraId="2B043E23" w14:textId="77777777" w:rsidR="6E3CE5E4" w:rsidRDefault="6E3CE5E4" w:rsidP="6E3CE5E4">
            <w:r>
              <w:rPr>
                <w:rFonts w:ascii="Aptos" w:eastAsia="Aptos" w:hAnsi="Aptos" w:cs="Aptos"/>
                <w:sz w:val="18"/>
                <w:szCs w:val="18"/>
              </w:rPr>
              <w:lastRenderedPageBreak/>
              <w:t>Time pressure makes it tempting to accept AI output without verifying it.</w:t>
            </w:r>
          </w:p>
        </w:tc>
        <w:tc>
          <w:tcPr>
            <w:tcW w:w="903" w:type="dxa"/>
          </w:tcPr>
          <w:p w14:paraId="5CD085C0" w14:textId="77777777" w:rsidR="6E3CE5E4" w:rsidRDefault="6E3CE5E4" w:rsidP="6E3CE5E4">
            <w:r>
              <w:rPr>
                <w:rFonts w:ascii="Aptos" w:eastAsia="Aptos" w:hAnsi="Aptos" w:cs="Aptos"/>
                <w:sz w:val="18"/>
                <w:szCs w:val="18"/>
              </w:rPr>
              <w:t>Low</w:t>
            </w:r>
          </w:p>
        </w:tc>
        <w:tc>
          <w:tcPr>
            <w:tcW w:w="691" w:type="dxa"/>
          </w:tcPr>
          <w:p w14:paraId="46A80A11" w14:textId="77777777" w:rsidR="6E3CE5E4" w:rsidRDefault="6E3CE5E4" w:rsidP="6E3CE5E4">
            <w:r>
              <w:rPr>
                <w:rFonts w:ascii="Aptos" w:eastAsia="Aptos" w:hAnsi="Aptos" w:cs="Aptos"/>
                <w:sz w:val="18"/>
                <w:szCs w:val="18"/>
              </w:rPr>
              <w:t>High</w:t>
            </w:r>
          </w:p>
        </w:tc>
        <w:tc>
          <w:tcPr>
            <w:tcW w:w="737" w:type="dxa"/>
          </w:tcPr>
          <w:p w14:paraId="3796F68F" w14:textId="77777777" w:rsidR="6E3CE5E4" w:rsidRDefault="6E3CE5E4" w:rsidP="6E3CE5E4">
            <w:r>
              <w:rPr>
                <w:rFonts w:ascii="Aptos" w:eastAsia="Aptos" w:hAnsi="Aptos" w:cs="Aptos"/>
                <w:sz w:val="18"/>
                <w:szCs w:val="18"/>
              </w:rPr>
              <w:t>Medium</w:t>
            </w:r>
          </w:p>
        </w:tc>
        <w:tc>
          <w:tcPr>
            <w:tcW w:w="1128" w:type="dxa"/>
          </w:tcPr>
          <w:p w14:paraId="357D9142" w14:textId="77777777" w:rsidR="6E3CE5E4" w:rsidRDefault="6E3CE5E4" w:rsidP="6E3CE5E4">
            <w:r>
              <w:rPr>
                <w:rFonts w:ascii="Aptos" w:eastAsia="Aptos" w:hAnsi="Aptos" w:cs="Aptos"/>
                <w:sz w:val="18"/>
                <w:szCs w:val="18"/>
              </w:rPr>
              <w:t xml:space="preserve">The AI Usage Register requires us to record what was checked, changed, </w:t>
            </w:r>
            <w:r>
              <w:rPr>
                <w:rFonts w:ascii="Aptos" w:eastAsia="Aptos" w:hAnsi="Aptos" w:cs="Aptos"/>
                <w:sz w:val="18"/>
                <w:szCs w:val="18"/>
              </w:rPr>
              <w:lastRenderedPageBreak/>
              <w:t>or rejected for anything AI helped with.</w:t>
            </w:r>
          </w:p>
        </w:tc>
        <w:tc>
          <w:tcPr>
            <w:tcW w:w="1086" w:type="dxa"/>
          </w:tcPr>
          <w:p w14:paraId="2D3A6B7E" w14:textId="77777777" w:rsidR="6E3CE5E4" w:rsidRDefault="6E3CE5E4" w:rsidP="6E3CE5E4">
            <w:r>
              <w:rPr>
                <w:rFonts w:ascii="Aptos" w:eastAsia="Aptos" w:hAnsi="Aptos" w:cs="Aptos"/>
                <w:sz w:val="18"/>
                <w:szCs w:val="18"/>
              </w:rPr>
              <w:lastRenderedPageBreak/>
              <w:t xml:space="preserve">Spot-check AI-assisted sections against the brief standards before each </w:t>
            </w:r>
            <w:r>
              <w:rPr>
                <w:rFonts w:ascii="Aptos" w:eastAsia="Aptos" w:hAnsi="Aptos" w:cs="Aptos"/>
                <w:sz w:val="18"/>
                <w:szCs w:val="18"/>
              </w:rPr>
              <w:lastRenderedPageBreak/>
              <w:t>submission.</w:t>
            </w:r>
          </w:p>
        </w:tc>
        <w:tc>
          <w:tcPr>
            <w:tcW w:w="692" w:type="dxa"/>
          </w:tcPr>
          <w:p w14:paraId="353A846F" w14:textId="77777777" w:rsidR="6E3CE5E4" w:rsidRDefault="6E3CE5E4" w:rsidP="6E3CE5E4">
            <w:r>
              <w:rPr>
                <w:sz w:val="18"/>
                <w:szCs w:val="18"/>
              </w:rPr>
              <w:lastRenderedPageBreak/>
              <w:t>Team</w:t>
            </w:r>
          </w:p>
        </w:tc>
        <w:tc>
          <w:tcPr>
            <w:tcW w:w="631" w:type="dxa"/>
          </w:tcPr>
          <w:p w14:paraId="20F770FD" w14:textId="186644F5" w:rsidR="6E3CE5E4" w:rsidRDefault="6E3CE5E4" w:rsidP="6E3CE5E4">
            <w:r>
              <w:rPr>
                <w:sz w:val="18"/>
                <w:szCs w:val="18"/>
              </w:rPr>
              <w:t>Mitigated - AI Usage Register; every AI-assisted change reviewed in a PR</w:t>
            </w:r>
          </w:p>
        </w:tc>
      </w:tr>
      <w:tr w:rsidR="6E3CE5E4" w14:paraId="2927D773" w14:textId="77777777" w:rsidTr="00AA16D8">
        <w:trPr>
          <w:trHeight w:val="300"/>
        </w:trPr>
        <w:tc>
          <w:tcPr>
            <w:tcW w:w="500" w:type="dxa"/>
          </w:tcPr>
          <w:p w14:paraId="24472CA6" w14:textId="77777777" w:rsidR="6E3CE5E4" w:rsidRDefault="6E3CE5E4" w:rsidP="6E3CE5E4">
            <w:pPr>
              <w:rPr>
                <w:sz w:val="18"/>
                <w:szCs w:val="18"/>
              </w:rPr>
            </w:pPr>
            <w:r>
              <w:rPr>
                <w:sz w:val="18"/>
                <w:szCs w:val="18"/>
              </w:rPr>
              <w:t>R-08</w:t>
            </w:r>
          </w:p>
        </w:tc>
        <w:tc>
          <w:tcPr>
            <w:tcW w:w="1108" w:type="dxa"/>
          </w:tcPr>
          <w:p w14:paraId="5988AEA6" w14:textId="77777777" w:rsidR="6E3CE5E4" w:rsidRDefault="6E3CE5E4" w:rsidP="6E3CE5E4">
            <w:r>
              <w:rPr>
                <w:rFonts w:ascii="Aptos" w:eastAsia="Aptos" w:hAnsi="Aptos" w:cs="Aptos"/>
                <w:sz w:val="18"/>
                <w:szCs w:val="18"/>
              </w:rPr>
              <w:t>This milestone deadline overlaps with deadlines from other modules, cutting into the time we actually have.</w:t>
            </w:r>
          </w:p>
        </w:tc>
        <w:tc>
          <w:tcPr>
            <w:tcW w:w="1540" w:type="dxa"/>
          </w:tcPr>
          <w:p w14:paraId="6BA1080B" w14:textId="77777777" w:rsidR="6E3CE5E4" w:rsidRDefault="6E3CE5E4" w:rsidP="6E3CE5E4">
            <w:r>
              <w:rPr>
                <w:rFonts w:ascii="Aptos" w:eastAsia="Aptos" w:hAnsi="Aptos" w:cs="Aptos"/>
                <w:sz w:val="18"/>
                <w:szCs w:val="18"/>
              </w:rPr>
              <w:t>Academic calendar, not something the team controls.</w:t>
            </w:r>
          </w:p>
        </w:tc>
        <w:tc>
          <w:tcPr>
            <w:tcW w:w="903" w:type="dxa"/>
          </w:tcPr>
          <w:p w14:paraId="1BBE83DC" w14:textId="77777777" w:rsidR="6E3CE5E4" w:rsidRDefault="6E3CE5E4" w:rsidP="6E3CE5E4">
            <w:r>
              <w:rPr>
                <w:rFonts w:ascii="Aptos" w:eastAsia="Aptos" w:hAnsi="Aptos" w:cs="Aptos"/>
                <w:sz w:val="18"/>
                <w:szCs w:val="18"/>
              </w:rPr>
              <w:t>Medium</w:t>
            </w:r>
          </w:p>
        </w:tc>
        <w:tc>
          <w:tcPr>
            <w:tcW w:w="691" w:type="dxa"/>
          </w:tcPr>
          <w:p w14:paraId="76D55E1E" w14:textId="77777777" w:rsidR="6E3CE5E4" w:rsidRDefault="6E3CE5E4" w:rsidP="6E3CE5E4">
            <w:r>
              <w:rPr>
                <w:rFonts w:ascii="Aptos" w:eastAsia="Aptos" w:hAnsi="Aptos" w:cs="Aptos"/>
                <w:sz w:val="18"/>
                <w:szCs w:val="18"/>
              </w:rPr>
              <w:t>Low</w:t>
            </w:r>
          </w:p>
        </w:tc>
        <w:tc>
          <w:tcPr>
            <w:tcW w:w="737" w:type="dxa"/>
          </w:tcPr>
          <w:p w14:paraId="7288A4E0" w14:textId="77777777" w:rsidR="6E3CE5E4" w:rsidRDefault="6E3CE5E4" w:rsidP="6E3CE5E4">
            <w:r>
              <w:rPr>
                <w:rFonts w:ascii="Aptos" w:eastAsia="Aptos" w:hAnsi="Aptos" w:cs="Aptos"/>
                <w:sz w:val="18"/>
                <w:szCs w:val="18"/>
              </w:rPr>
              <w:t>Low</w:t>
            </w:r>
          </w:p>
        </w:tc>
        <w:tc>
          <w:tcPr>
            <w:tcW w:w="1128" w:type="dxa"/>
          </w:tcPr>
          <w:p w14:paraId="7F2A0880" w14:textId="77777777" w:rsidR="6E3CE5E4" w:rsidRDefault="6E3CE5E4" w:rsidP="6E3CE5E4">
            <w:r>
              <w:rPr>
                <w:rFonts w:ascii="Aptos" w:eastAsia="Aptos" w:hAnsi="Aptos" w:cs="Aptos"/>
                <w:sz w:val="18"/>
                <w:szCs w:val="18"/>
              </w:rPr>
              <w:t>Draft sections early instead of leaving them for the last week, and use GitHub Issues to see what's actually falling behind.</w:t>
            </w:r>
          </w:p>
        </w:tc>
        <w:tc>
          <w:tcPr>
            <w:tcW w:w="1086" w:type="dxa"/>
          </w:tcPr>
          <w:p w14:paraId="0A9522B2" w14:textId="77777777" w:rsidR="6E3CE5E4" w:rsidRDefault="6E3CE5E4" w:rsidP="6E3CE5E4">
            <w:r>
              <w:rPr>
                <w:rFonts w:ascii="Aptos" w:eastAsia="Aptos" w:hAnsi="Aptos" w:cs="Aptos"/>
                <w:sz w:val="18"/>
                <w:szCs w:val="18"/>
              </w:rPr>
              <w:t>If time runs short, decide which sections get the most attention and let the rest be good enough.</w:t>
            </w:r>
          </w:p>
        </w:tc>
        <w:tc>
          <w:tcPr>
            <w:tcW w:w="692" w:type="dxa"/>
          </w:tcPr>
          <w:p w14:paraId="1660B473" w14:textId="77777777" w:rsidR="6E3CE5E4" w:rsidRDefault="6E3CE5E4" w:rsidP="6E3CE5E4">
            <w:r>
              <w:rPr>
                <w:sz w:val="18"/>
                <w:szCs w:val="18"/>
              </w:rPr>
              <w:t>Team</w:t>
            </w:r>
          </w:p>
        </w:tc>
        <w:tc>
          <w:tcPr>
            <w:tcW w:w="631" w:type="dxa"/>
          </w:tcPr>
          <w:p w14:paraId="16F75295" w14:textId="78291A54" w:rsidR="6E3CE5E4" w:rsidRDefault="00657357" w:rsidP="6E3CE5E4">
            <w:r>
              <w:rPr>
                <w:sz w:val="18"/>
                <w:szCs w:val="18"/>
              </w:rPr>
              <w:t>Accepted – team can try to plan around this but deadlines are out of our control.</w:t>
            </w:r>
          </w:p>
        </w:tc>
      </w:tr>
      <w:tr w:rsidR="6E3CE5E4" w14:paraId="50A26C80" w14:textId="77777777" w:rsidTr="00AA16D8">
        <w:trPr>
          <w:trHeight w:val="300"/>
        </w:trPr>
        <w:tc>
          <w:tcPr>
            <w:tcW w:w="500" w:type="dxa"/>
          </w:tcPr>
          <w:p w14:paraId="78812EE4" w14:textId="77777777" w:rsidR="6E3CE5E4" w:rsidRDefault="6E3CE5E4" w:rsidP="6E3CE5E4">
            <w:pPr>
              <w:rPr>
                <w:sz w:val="18"/>
                <w:szCs w:val="18"/>
              </w:rPr>
            </w:pPr>
            <w:r>
              <w:rPr>
                <w:sz w:val="18"/>
                <w:szCs w:val="18"/>
              </w:rPr>
              <w:t>R-09</w:t>
            </w:r>
          </w:p>
        </w:tc>
        <w:tc>
          <w:tcPr>
            <w:tcW w:w="1108" w:type="dxa"/>
          </w:tcPr>
          <w:p w14:paraId="0EF0D20C" w14:textId="77777777" w:rsidR="6E3CE5E4" w:rsidRDefault="6E3CE5E4" w:rsidP="6E3CE5E4">
            <w:r>
              <w:rPr>
                <w:rFonts w:ascii="Aptos" w:eastAsia="Aptos" w:hAnsi="Aptos" w:cs="Aptos"/>
                <w:sz w:val="18"/>
                <w:szCs w:val="18"/>
              </w:rPr>
              <w:t xml:space="preserve">Requirements and assumptions can't be checked with an actual </w:t>
            </w:r>
            <w:proofErr w:type="spellStart"/>
            <w:r>
              <w:rPr>
                <w:rFonts w:ascii="Aptos" w:eastAsia="Aptos" w:hAnsi="Aptos" w:cs="Aptos"/>
                <w:sz w:val="18"/>
                <w:szCs w:val="18"/>
              </w:rPr>
              <w:t>CivicConnect</w:t>
            </w:r>
            <w:proofErr w:type="spellEnd"/>
            <w:r>
              <w:rPr>
                <w:rFonts w:ascii="Aptos" w:eastAsia="Aptos" w:hAnsi="Aptos" w:cs="Aptos"/>
                <w:sz w:val="18"/>
                <w:szCs w:val="18"/>
              </w:rPr>
              <w:t xml:space="preserve"> stakeholder, since this is a coursework scenario rather than a real client.</w:t>
            </w:r>
          </w:p>
        </w:tc>
        <w:tc>
          <w:tcPr>
            <w:tcW w:w="1540" w:type="dxa"/>
          </w:tcPr>
          <w:p w14:paraId="47B6DB85" w14:textId="77777777" w:rsidR="6E3CE5E4" w:rsidRDefault="6E3CE5E4" w:rsidP="6E3CE5E4">
            <w:r>
              <w:rPr>
                <w:rFonts w:ascii="Aptos" w:eastAsia="Aptos" w:hAnsi="Aptos" w:cs="Aptos"/>
                <w:sz w:val="18"/>
                <w:szCs w:val="18"/>
              </w:rPr>
              <w:t>Academic project structure, no real organization to go back to for clarification.</w:t>
            </w:r>
          </w:p>
        </w:tc>
        <w:tc>
          <w:tcPr>
            <w:tcW w:w="903" w:type="dxa"/>
          </w:tcPr>
          <w:p w14:paraId="4D1049E5" w14:textId="77777777" w:rsidR="6E3CE5E4" w:rsidRDefault="6E3CE5E4" w:rsidP="6E3CE5E4">
            <w:r>
              <w:rPr>
                <w:rFonts w:ascii="Aptos" w:eastAsia="Aptos" w:hAnsi="Aptos" w:cs="Aptos"/>
                <w:sz w:val="18"/>
                <w:szCs w:val="18"/>
              </w:rPr>
              <w:t>High</w:t>
            </w:r>
          </w:p>
        </w:tc>
        <w:tc>
          <w:tcPr>
            <w:tcW w:w="691" w:type="dxa"/>
          </w:tcPr>
          <w:p w14:paraId="04EFA219" w14:textId="77777777" w:rsidR="6E3CE5E4" w:rsidRDefault="6E3CE5E4" w:rsidP="6E3CE5E4">
            <w:r>
              <w:rPr>
                <w:rFonts w:ascii="Aptos" w:eastAsia="Aptos" w:hAnsi="Aptos" w:cs="Aptos"/>
                <w:sz w:val="18"/>
                <w:szCs w:val="18"/>
              </w:rPr>
              <w:t>Medium</w:t>
            </w:r>
          </w:p>
        </w:tc>
        <w:tc>
          <w:tcPr>
            <w:tcW w:w="737" w:type="dxa"/>
          </w:tcPr>
          <w:p w14:paraId="782A4CA1" w14:textId="77777777" w:rsidR="6E3CE5E4" w:rsidRDefault="6E3CE5E4" w:rsidP="6E3CE5E4">
            <w:r>
              <w:rPr>
                <w:rFonts w:ascii="Aptos" w:eastAsia="Aptos" w:hAnsi="Aptos" w:cs="Aptos"/>
                <w:sz w:val="18"/>
                <w:szCs w:val="18"/>
              </w:rPr>
              <w:t>Medium</w:t>
            </w:r>
          </w:p>
        </w:tc>
        <w:tc>
          <w:tcPr>
            <w:tcW w:w="1128" w:type="dxa"/>
          </w:tcPr>
          <w:p w14:paraId="09CABB7F" w14:textId="77777777" w:rsidR="6E3CE5E4" w:rsidRDefault="6E3CE5E4" w:rsidP="6E3CE5E4">
            <w:r>
              <w:rPr>
                <w:rFonts w:ascii="Aptos" w:eastAsia="Aptos" w:hAnsi="Aptos" w:cs="Aptos"/>
                <w:sz w:val="18"/>
                <w:szCs w:val="18"/>
              </w:rPr>
              <w:t>Base requirements directly on what the brief states, and document assumptions clearly wherever it doesn't say enough.</w:t>
            </w:r>
          </w:p>
        </w:tc>
        <w:tc>
          <w:tcPr>
            <w:tcW w:w="1086" w:type="dxa"/>
          </w:tcPr>
          <w:p w14:paraId="4187A61E" w14:textId="77777777" w:rsidR="6E3CE5E4" w:rsidRDefault="6E3CE5E4" w:rsidP="6E3CE5E4">
            <w:r>
              <w:rPr>
                <w:rFonts w:ascii="Aptos" w:eastAsia="Aptos" w:hAnsi="Aptos" w:cs="Aptos"/>
                <w:sz w:val="18"/>
                <w:szCs w:val="18"/>
              </w:rPr>
              <w:t>Mark assumption-based requirements in the RTM so they can be revisited if anything gets clarified later</w:t>
            </w:r>
          </w:p>
        </w:tc>
        <w:tc>
          <w:tcPr>
            <w:tcW w:w="692" w:type="dxa"/>
          </w:tcPr>
          <w:p w14:paraId="0BFCA278" w14:textId="77777777" w:rsidR="6E3CE5E4" w:rsidRDefault="6E3CE5E4" w:rsidP="6E3CE5E4">
            <w:r>
              <w:rPr>
                <w:sz w:val="18"/>
                <w:szCs w:val="18"/>
              </w:rPr>
              <w:t>Team</w:t>
            </w:r>
          </w:p>
        </w:tc>
        <w:tc>
          <w:tcPr>
            <w:tcW w:w="631" w:type="dxa"/>
          </w:tcPr>
          <w:p w14:paraId="75F199B3" w14:textId="3A9BC75C" w:rsidR="6E3CE5E4" w:rsidRPr="00657357" w:rsidRDefault="00657357" w:rsidP="6E3CE5E4">
            <w:pPr>
              <w:rPr>
                <w:sz w:val="18"/>
                <w:szCs w:val="18"/>
              </w:rPr>
            </w:pPr>
            <w:r w:rsidRPr="00657357">
              <w:rPr>
                <w:sz w:val="18"/>
                <w:szCs w:val="18"/>
              </w:rPr>
              <w:t>Accepted</w:t>
            </w:r>
            <w:r>
              <w:rPr>
                <w:sz w:val="18"/>
                <w:szCs w:val="18"/>
              </w:rPr>
              <w:t xml:space="preserve"> – this is a university </w:t>
            </w:r>
            <w:r w:rsidR="00316B45">
              <w:rPr>
                <w:sz w:val="18"/>
                <w:szCs w:val="18"/>
              </w:rPr>
              <w:t>project and is meant as a simulation of a real word scenario.</w:t>
            </w:r>
          </w:p>
        </w:tc>
      </w:tr>
      <w:tr w:rsidR="005F16F0" w14:paraId="7CEE6D1E" w14:textId="77777777" w:rsidTr="00AA16D8">
        <w:trPr>
          <w:trHeight w:val="300"/>
        </w:trPr>
        <w:tc>
          <w:tcPr>
            <w:tcW w:w="500" w:type="dxa"/>
          </w:tcPr>
          <w:p w14:paraId="022949BD" w14:textId="77777777" w:rsidR="005F16F0" w:rsidRPr="005F16F0" w:rsidRDefault="005F16F0" w:rsidP="005F16F0">
            <w:pPr>
              <w:rPr>
                <w:sz w:val="18"/>
                <w:szCs w:val="18"/>
              </w:rPr>
            </w:pPr>
            <w:r>
              <w:rPr>
                <w:sz w:val="18"/>
                <w:szCs w:val="18"/>
              </w:rPr>
              <w:t>R-10</w:t>
            </w:r>
          </w:p>
        </w:tc>
        <w:tc>
          <w:tcPr>
            <w:tcW w:w="1108" w:type="dxa"/>
          </w:tcPr>
          <w:p w14:paraId="04FE85F8" w14:textId="77777777" w:rsidR="005F16F0" w:rsidRPr="005F16F0" w:rsidRDefault="005F16F0" w:rsidP="005F16F0">
            <w:pPr>
              <w:rPr>
                <w:rFonts w:eastAsia="Aptos" w:cs="Aptos"/>
                <w:sz w:val="18"/>
                <w:szCs w:val="18"/>
              </w:rPr>
            </w:pPr>
            <w:r>
              <w:rPr>
                <w:sz w:val="18"/>
                <w:szCs w:val="18"/>
              </w:rPr>
              <w:t>A requester reads or changes another client's request by changing the id in the URL</w:t>
            </w:r>
          </w:p>
        </w:tc>
        <w:tc>
          <w:tcPr>
            <w:tcW w:w="1540" w:type="dxa"/>
          </w:tcPr>
          <w:p w14:paraId="33663850" w14:textId="77777777" w:rsidR="005F16F0" w:rsidRPr="005F16F0" w:rsidRDefault="005F16F0" w:rsidP="005F16F0">
            <w:pPr>
              <w:rPr>
                <w:rFonts w:eastAsia="Aptos" w:cs="Aptos"/>
                <w:sz w:val="18"/>
                <w:szCs w:val="18"/>
              </w:rPr>
            </w:pPr>
            <w:r>
              <w:rPr>
                <w:sz w:val="18"/>
                <w:szCs w:val="18"/>
              </w:rPr>
              <w:t>Role checks without object-level checks</w:t>
            </w:r>
          </w:p>
        </w:tc>
        <w:tc>
          <w:tcPr>
            <w:tcW w:w="903" w:type="dxa"/>
          </w:tcPr>
          <w:p w14:paraId="738B2EE4" w14:textId="77777777" w:rsidR="00380CD2" w:rsidRDefault="00555546">
            <w:pPr>
              <w:rPr>
                <w:rFonts w:eastAsia="Aptos" w:cs="Aptos"/>
                <w:sz w:val="18"/>
                <w:szCs w:val="18"/>
              </w:rPr>
            </w:pPr>
            <w:r>
              <w:rPr>
                <w:sz w:val="18"/>
                <w:szCs w:val="18"/>
              </w:rPr>
              <w:t>Medium</w:t>
            </w:r>
          </w:p>
        </w:tc>
        <w:tc>
          <w:tcPr>
            <w:tcW w:w="691" w:type="dxa"/>
          </w:tcPr>
          <w:p w14:paraId="3D92C99E" w14:textId="77777777" w:rsidR="005F16F0" w:rsidRPr="005F16F0" w:rsidRDefault="005F16F0" w:rsidP="005F16F0">
            <w:pPr>
              <w:rPr>
                <w:rFonts w:eastAsia="Aptos" w:cs="Aptos"/>
                <w:sz w:val="18"/>
                <w:szCs w:val="18"/>
              </w:rPr>
            </w:pPr>
            <w:r>
              <w:rPr>
                <w:sz w:val="18"/>
                <w:szCs w:val="18"/>
              </w:rPr>
              <w:t>High</w:t>
            </w:r>
          </w:p>
        </w:tc>
        <w:tc>
          <w:tcPr>
            <w:tcW w:w="737" w:type="dxa"/>
          </w:tcPr>
          <w:p w14:paraId="434D7A1B" w14:textId="77777777" w:rsidR="005F16F0" w:rsidRPr="005F16F0" w:rsidRDefault="005F16F0" w:rsidP="005F16F0">
            <w:pPr>
              <w:rPr>
                <w:rFonts w:eastAsia="Aptos" w:cs="Aptos"/>
                <w:sz w:val="18"/>
                <w:szCs w:val="18"/>
              </w:rPr>
            </w:pPr>
            <w:r>
              <w:rPr>
                <w:sz w:val="18"/>
                <w:szCs w:val="18"/>
              </w:rPr>
              <w:t>High</w:t>
            </w:r>
          </w:p>
        </w:tc>
        <w:tc>
          <w:tcPr>
            <w:tcW w:w="1128" w:type="dxa"/>
          </w:tcPr>
          <w:p w14:paraId="0E523122" w14:textId="77777777" w:rsidR="005F16F0" w:rsidRPr="005F16F0" w:rsidRDefault="005F16F0" w:rsidP="005F16F0">
            <w:pPr>
              <w:rPr>
                <w:rFonts w:eastAsia="Aptos" w:cs="Aptos"/>
                <w:sz w:val="18"/>
                <w:szCs w:val="18"/>
              </w:rPr>
            </w:pPr>
            <w:r>
              <w:rPr>
                <w:sz w:val="18"/>
                <w:szCs w:val="18"/>
              </w:rPr>
              <w:t>Ownership / category-scope checks in the service layer; access tests (ASR-001)</w:t>
            </w:r>
          </w:p>
        </w:tc>
        <w:tc>
          <w:tcPr>
            <w:tcW w:w="1086" w:type="dxa"/>
          </w:tcPr>
          <w:p w14:paraId="0233983B" w14:textId="77777777" w:rsidR="005F16F0" w:rsidRPr="005F16F0" w:rsidRDefault="005F16F0" w:rsidP="005F16F0">
            <w:pPr>
              <w:rPr>
                <w:rFonts w:eastAsia="Aptos" w:cs="Aptos"/>
                <w:sz w:val="18"/>
                <w:szCs w:val="18"/>
              </w:rPr>
            </w:pPr>
            <w:r>
              <w:rPr>
                <w:sz w:val="18"/>
                <w:szCs w:val="18"/>
              </w:rPr>
              <w:t>Fix before M3; log as security defect</w:t>
            </w:r>
          </w:p>
        </w:tc>
        <w:tc>
          <w:tcPr>
            <w:tcW w:w="692" w:type="dxa"/>
          </w:tcPr>
          <w:p w14:paraId="1063CFBA" w14:textId="77777777" w:rsidR="005F16F0" w:rsidRPr="005F16F0" w:rsidRDefault="005F16F0" w:rsidP="005F16F0">
            <w:pPr>
              <w:rPr>
                <w:sz w:val="18"/>
                <w:szCs w:val="18"/>
              </w:rPr>
            </w:pPr>
            <w:r>
              <w:rPr>
                <w:sz w:val="18"/>
                <w:szCs w:val="18"/>
              </w:rPr>
              <w:t>Team</w:t>
            </w:r>
          </w:p>
        </w:tc>
        <w:tc>
          <w:tcPr>
            <w:tcW w:w="631" w:type="dxa"/>
          </w:tcPr>
          <w:p w14:paraId="6024C034" w14:textId="053BF90E" w:rsidR="005F16F0" w:rsidRPr="005F16F0" w:rsidRDefault="005F16F0" w:rsidP="005F16F0">
            <w:pPr>
              <w:rPr>
                <w:sz w:val="18"/>
                <w:szCs w:val="18"/>
              </w:rPr>
            </w:pPr>
            <w:r>
              <w:rPr>
                <w:sz w:val="18"/>
                <w:szCs w:val="18"/>
              </w:rPr>
              <w:t>Mitigated and tested (M3) - object-level checks, database roles, E2E-02</w:t>
            </w:r>
          </w:p>
        </w:tc>
      </w:tr>
      <w:tr w:rsidR="005F16F0" w:rsidRPr="005F16F0" w14:paraId="63EFD973" w14:textId="77777777" w:rsidTr="00AA16D8">
        <w:trPr>
          <w:trHeight w:val="300"/>
        </w:trPr>
        <w:tc>
          <w:tcPr>
            <w:tcW w:w="500" w:type="dxa"/>
          </w:tcPr>
          <w:p w14:paraId="61DD1D1F" w14:textId="77777777" w:rsidR="005F16F0" w:rsidRPr="005F16F0" w:rsidRDefault="005F16F0" w:rsidP="005F16F0">
            <w:pPr>
              <w:rPr>
                <w:sz w:val="18"/>
                <w:szCs w:val="18"/>
              </w:rPr>
            </w:pPr>
            <w:r>
              <w:rPr>
                <w:sz w:val="18"/>
                <w:szCs w:val="18"/>
              </w:rPr>
              <w:t>R-11</w:t>
            </w:r>
          </w:p>
        </w:tc>
        <w:tc>
          <w:tcPr>
            <w:tcW w:w="1108" w:type="dxa"/>
          </w:tcPr>
          <w:p w14:paraId="7AB30699" w14:textId="77777777" w:rsidR="005F16F0" w:rsidRPr="005F16F0" w:rsidRDefault="005F16F0" w:rsidP="005F16F0">
            <w:pPr>
              <w:rPr>
                <w:sz w:val="18"/>
                <w:szCs w:val="18"/>
              </w:rPr>
            </w:pPr>
            <w:r>
              <w:rPr>
                <w:sz w:val="18"/>
                <w:szCs w:val="18"/>
              </w:rPr>
              <w:t>JWT or signing secret stolen</w:t>
            </w:r>
          </w:p>
        </w:tc>
        <w:tc>
          <w:tcPr>
            <w:tcW w:w="1540" w:type="dxa"/>
          </w:tcPr>
          <w:p w14:paraId="411121B4" w14:textId="77777777" w:rsidR="005F16F0" w:rsidRPr="005F16F0" w:rsidRDefault="005F16F0" w:rsidP="005F16F0">
            <w:pPr>
              <w:rPr>
                <w:sz w:val="18"/>
                <w:szCs w:val="18"/>
              </w:rPr>
            </w:pPr>
            <w:r>
              <w:rPr>
                <w:sz w:val="18"/>
                <w:szCs w:val="18"/>
              </w:rPr>
              <w:t>XSS, or secret committed / logged</w:t>
            </w:r>
          </w:p>
        </w:tc>
        <w:tc>
          <w:tcPr>
            <w:tcW w:w="903" w:type="dxa"/>
          </w:tcPr>
          <w:p w14:paraId="4946D5A0" w14:textId="77777777" w:rsidR="005F16F0" w:rsidRPr="005F16F0" w:rsidRDefault="005F16F0" w:rsidP="005F16F0">
            <w:pPr>
              <w:rPr>
                <w:sz w:val="18"/>
                <w:szCs w:val="18"/>
              </w:rPr>
            </w:pPr>
            <w:r>
              <w:rPr>
                <w:sz w:val="18"/>
                <w:szCs w:val="18"/>
              </w:rPr>
              <w:t>Low</w:t>
            </w:r>
          </w:p>
        </w:tc>
        <w:tc>
          <w:tcPr>
            <w:tcW w:w="691" w:type="dxa"/>
          </w:tcPr>
          <w:p w14:paraId="3D7E2FCB" w14:textId="77777777" w:rsidR="005F16F0" w:rsidRPr="005F16F0" w:rsidRDefault="005F16F0" w:rsidP="005F16F0">
            <w:pPr>
              <w:rPr>
                <w:sz w:val="18"/>
                <w:szCs w:val="18"/>
              </w:rPr>
            </w:pPr>
            <w:r>
              <w:rPr>
                <w:sz w:val="18"/>
                <w:szCs w:val="18"/>
              </w:rPr>
              <w:t>High</w:t>
            </w:r>
          </w:p>
        </w:tc>
        <w:tc>
          <w:tcPr>
            <w:tcW w:w="737" w:type="dxa"/>
          </w:tcPr>
          <w:p w14:paraId="2CFC6254" w14:textId="77777777" w:rsidR="005F16F0" w:rsidRPr="005F16F0" w:rsidRDefault="005F16F0" w:rsidP="005F16F0">
            <w:pPr>
              <w:rPr>
                <w:sz w:val="18"/>
                <w:szCs w:val="18"/>
              </w:rPr>
            </w:pPr>
            <w:r>
              <w:rPr>
                <w:sz w:val="18"/>
                <w:szCs w:val="18"/>
              </w:rPr>
              <w:t>Medium</w:t>
            </w:r>
          </w:p>
        </w:tc>
        <w:tc>
          <w:tcPr>
            <w:tcW w:w="1128" w:type="dxa"/>
          </w:tcPr>
          <w:p w14:paraId="6954F359" w14:textId="77777777" w:rsidR="005F16F0" w:rsidRPr="005F16F0" w:rsidRDefault="005F16F0" w:rsidP="005F16F0">
            <w:pPr>
              <w:rPr>
                <w:sz w:val="18"/>
                <w:szCs w:val="18"/>
              </w:rPr>
            </w:pPr>
            <w:r>
              <w:rPr>
                <w:sz w:val="18"/>
                <w:szCs w:val="18"/>
              </w:rPr>
              <w:t>Env-var secret, 60-min expiry, Angular escaping, HTTPS</w:t>
            </w:r>
          </w:p>
        </w:tc>
        <w:tc>
          <w:tcPr>
            <w:tcW w:w="1086" w:type="dxa"/>
          </w:tcPr>
          <w:p w14:paraId="7B089E6E" w14:textId="77777777" w:rsidR="005F16F0" w:rsidRPr="005F16F0" w:rsidRDefault="005F16F0" w:rsidP="005F16F0">
            <w:pPr>
              <w:rPr>
                <w:sz w:val="18"/>
                <w:szCs w:val="18"/>
              </w:rPr>
            </w:pPr>
            <w:r>
              <w:rPr>
                <w:sz w:val="18"/>
                <w:szCs w:val="18"/>
              </w:rPr>
              <w:t>Rotate the secret (invalidates all tokens)</w:t>
            </w:r>
          </w:p>
        </w:tc>
        <w:tc>
          <w:tcPr>
            <w:tcW w:w="692" w:type="dxa"/>
          </w:tcPr>
          <w:p w14:paraId="14B2E0E4" w14:textId="77777777" w:rsidR="005F16F0" w:rsidRPr="005F16F0" w:rsidRDefault="005F16F0" w:rsidP="005F16F0">
            <w:pPr>
              <w:rPr>
                <w:sz w:val="18"/>
                <w:szCs w:val="18"/>
              </w:rPr>
            </w:pPr>
            <w:r>
              <w:rPr>
                <w:sz w:val="18"/>
                <w:szCs w:val="18"/>
              </w:rPr>
              <w:t>Team</w:t>
            </w:r>
          </w:p>
        </w:tc>
        <w:tc>
          <w:tcPr>
            <w:tcW w:w="631" w:type="dxa"/>
          </w:tcPr>
          <w:p w14:paraId="2D6A5948" w14:textId="1CC55404" w:rsidR="005F16F0" w:rsidRPr="005F16F0" w:rsidRDefault="005F16F0" w:rsidP="005F16F0">
            <w:pPr>
              <w:rPr>
                <w:sz w:val="18"/>
                <w:szCs w:val="18"/>
              </w:rPr>
            </w:pPr>
            <w:r>
              <w:rPr>
                <w:sz w:val="18"/>
                <w:szCs w:val="18"/>
              </w:rPr>
              <w:t xml:space="preserve">Mitigated (M3) - JWT_SECRET is an environment variable generated by Render; </w:t>
            </w:r>
            <w:proofErr w:type="spellStart"/>
            <w:r>
              <w:rPr>
                <w:sz w:val="18"/>
                <w:szCs w:val="18"/>
              </w:rPr>
              <w:t>gitleaks</w:t>
            </w:r>
            <w:proofErr w:type="spellEnd"/>
            <w:r>
              <w:rPr>
                <w:sz w:val="18"/>
                <w:szCs w:val="18"/>
              </w:rPr>
              <w:t xml:space="preserve"> scans every push</w:t>
            </w:r>
          </w:p>
        </w:tc>
      </w:tr>
      <w:tr w:rsidR="005F16F0" w:rsidRPr="005F16F0" w14:paraId="462AB9CE" w14:textId="77777777" w:rsidTr="00AA16D8">
        <w:trPr>
          <w:trHeight w:val="300"/>
        </w:trPr>
        <w:tc>
          <w:tcPr>
            <w:tcW w:w="500" w:type="dxa"/>
          </w:tcPr>
          <w:p w14:paraId="0375F6C2" w14:textId="77777777" w:rsidR="005F16F0" w:rsidRPr="005F16F0" w:rsidRDefault="005F16F0" w:rsidP="005F16F0">
            <w:pPr>
              <w:rPr>
                <w:sz w:val="18"/>
                <w:szCs w:val="18"/>
              </w:rPr>
            </w:pPr>
            <w:r>
              <w:rPr>
                <w:sz w:val="18"/>
                <w:szCs w:val="18"/>
              </w:rPr>
              <w:t>R-12</w:t>
            </w:r>
          </w:p>
        </w:tc>
        <w:tc>
          <w:tcPr>
            <w:tcW w:w="1108" w:type="dxa"/>
          </w:tcPr>
          <w:p w14:paraId="5F882C1E" w14:textId="77777777" w:rsidR="005F16F0" w:rsidRPr="005F16F0" w:rsidRDefault="005F16F0" w:rsidP="005F16F0">
            <w:pPr>
              <w:rPr>
                <w:sz w:val="18"/>
                <w:szCs w:val="18"/>
              </w:rPr>
            </w:pPr>
            <w:r>
              <w:rPr>
                <w:sz w:val="18"/>
                <w:szCs w:val="18"/>
              </w:rPr>
              <w:t xml:space="preserve">Angular and API </w:t>
            </w:r>
            <w:r>
              <w:rPr>
                <w:sz w:val="18"/>
                <w:szCs w:val="18"/>
              </w:rPr>
              <w:lastRenderedPageBreak/>
              <w:t>contract drift apart</w:t>
            </w:r>
          </w:p>
        </w:tc>
        <w:tc>
          <w:tcPr>
            <w:tcW w:w="1540" w:type="dxa"/>
          </w:tcPr>
          <w:p w14:paraId="06116B38" w14:textId="77777777" w:rsidR="005F16F0" w:rsidRPr="005F16F0" w:rsidRDefault="005F16F0" w:rsidP="005F16F0">
            <w:pPr>
              <w:rPr>
                <w:sz w:val="18"/>
                <w:szCs w:val="18"/>
              </w:rPr>
            </w:pPr>
            <w:r>
              <w:rPr>
                <w:sz w:val="18"/>
                <w:szCs w:val="18"/>
              </w:rPr>
              <w:lastRenderedPageBreak/>
              <w:t xml:space="preserve">Endpoints changed without </w:t>
            </w:r>
            <w:r>
              <w:rPr>
                <w:sz w:val="18"/>
                <w:szCs w:val="18"/>
              </w:rPr>
              <w:lastRenderedPageBreak/>
              <w:t>updating the contract</w:t>
            </w:r>
          </w:p>
        </w:tc>
        <w:tc>
          <w:tcPr>
            <w:tcW w:w="903" w:type="dxa"/>
          </w:tcPr>
          <w:p w14:paraId="654B0188" w14:textId="77777777" w:rsidR="00380CD2" w:rsidRDefault="00555546">
            <w:pPr>
              <w:rPr>
                <w:sz w:val="18"/>
                <w:szCs w:val="18"/>
              </w:rPr>
            </w:pPr>
            <w:r>
              <w:rPr>
                <w:sz w:val="18"/>
                <w:szCs w:val="18"/>
              </w:rPr>
              <w:lastRenderedPageBreak/>
              <w:t>Medium</w:t>
            </w:r>
          </w:p>
        </w:tc>
        <w:tc>
          <w:tcPr>
            <w:tcW w:w="691" w:type="dxa"/>
          </w:tcPr>
          <w:p w14:paraId="0986B579" w14:textId="77777777" w:rsidR="00380CD2" w:rsidRDefault="00555546">
            <w:pPr>
              <w:rPr>
                <w:sz w:val="18"/>
                <w:szCs w:val="18"/>
              </w:rPr>
            </w:pPr>
            <w:r>
              <w:rPr>
                <w:sz w:val="18"/>
                <w:szCs w:val="18"/>
              </w:rPr>
              <w:t>Medium</w:t>
            </w:r>
          </w:p>
        </w:tc>
        <w:tc>
          <w:tcPr>
            <w:tcW w:w="737" w:type="dxa"/>
          </w:tcPr>
          <w:p w14:paraId="0FEC8820" w14:textId="77777777" w:rsidR="005F16F0" w:rsidRPr="005F16F0" w:rsidRDefault="005F16F0" w:rsidP="005F16F0">
            <w:pPr>
              <w:rPr>
                <w:sz w:val="18"/>
                <w:szCs w:val="18"/>
              </w:rPr>
            </w:pPr>
            <w:r>
              <w:rPr>
                <w:sz w:val="18"/>
                <w:szCs w:val="18"/>
              </w:rPr>
              <w:t>Medium</w:t>
            </w:r>
          </w:p>
        </w:tc>
        <w:tc>
          <w:tcPr>
            <w:tcW w:w="1128" w:type="dxa"/>
          </w:tcPr>
          <w:p w14:paraId="002EEAB4" w14:textId="77777777" w:rsidR="005F16F0" w:rsidRPr="005F16F0" w:rsidRDefault="005F16F0" w:rsidP="005F16F0">
            <w:pPr>
              <w:rPr>
                <w:sz w:val="18"/>
                <w:szCs w:val="18"/>
              </w:rPr>
            </w:pPr>
            <w:r>
              <w:rPr>
                <w:sz w:val="18"/>
                <w:szCs w:val="18"/>
              </w:rPr>
              <w:t xml:space="preserve">Contract table updated </w:t>
            </w:r>
            <w:r>
              <w:rPr>
                <w:sz w:val="18"/>
                <w:szCs w:val="18"/>
              </w:rPr>
              <w:lastRenderedPageBreak/>
              <w:t>in the same PR; one jar deploys both</w:t>
            </w:r>
          </w:p>
        </w:tc>
        <w:tc>
          <w:tcPr>
            <w:tcW w:w="1086" w:type="dxa"/>
          </w:tcPr>
          <w:p w14:paraId="22EE9BE9" w14:textId="77777777" w:rsidR="005F16F0" w:rsidRPr="005F16F0" w:rsidRDefault="005F16F0" w:rsidP="005F16F0">
            <w:pPr>
              <w:rPr>
                <w:sz w:val="18"/>
                <w:szCs w:val="18"/>
              </w:rPr>
            </w:pPr>
            <w:r>
              <w:rPr>
                <w:sz w:val="18"/>
                <w:szCs w:val="18"/>
              </w:rPr>
              <w:lastRenderedPageBreak/>
              <w:t xml:space="preserve">Fix via PR; add contract </w:t>
            </w:r>
            <w:r>
              <w:rPr>
                <w:sz w:val="18"/>
                <w:szCs w:val="18"/>
              </w:rPr>
              <w:lastRenderedPageBreak/>
              <w:t>tests at M3</w:t>
            </w:r>
          </w:p>
        </w:tc>
        <w:tc>
          <w:tcPr>
            <w:tcW w:w="692" w:type="dxa"/>
          </w:tcPr>
          <w:p w14:paraId="36E00D0B" w14:textId="77777777" w:rsidR="005F16F0" w:rsidRPr="005F16F0" w:rsidRDefault="005F16F0" w:rsidP="005F16F0">
            <w:pPr>
              <w:rPr>
                <w:sz w:val="18"/>
                <w:szCs w:val="18"/>
              </w:rPr>
            </w:pPr>
            <w:r>
              <w:rPr>
                <w:sz w:val="18"/>
                <w:szCs w:val="18"/>
              </w:rPr>
              <w:lastRenderedPageBreak/>
              <w:t>Team</w:t>
            </w:r>
          </w:p>
        </w:tc>
        <w:tc>
          <w:tcPr>
            <w:tcW w:w="631" w:type="dxa"/>
          </w:tcPr>
          <w:p w14:paraId="4C61273A" w14:textId="124C2139" w:rsidR="005F16F0" w:rsidRPr="005F16F0" w:rsidRDefault="005F16F0" w:rsidP="005F16F0">
            <w:pPr>
              <w:rPr>
                <w:sz w:val="18"/>
                <w:szCs w:val="18"/>
              </w:rPr>
            </w:pPr>
            <w:r>
              <w:rPr>
                <w:sz w:val="18"/>
                <w:szCs w:val="18"/>
              </w:rPr>
              <w:t xml:space="preserve">Mitigated (M3) - the E2E tests run the Angular app </w:t>
            </w:r>
            <w:r>
              <w:rPr>
                <w:sz w:val="18"/>
                <w:szCs w:val="18"/>
              </w:rPr>
              <w:lastRenderedPageBreak/>
              <w:t>against the real API in CI</w:t>
            </w:r>
          </w:p>
        </w:tc>
      </w:tr>
      <w:tr w:rsidR="005F16F0" w:rsidRPr="005F16F0" w14:paraId="3A2826A3" w14:textId="77777777" w:rsidTr="00AA16D8">
        <w:trPr>
          <w:trHeight w:val="300"/>
        </w:trPr>
        <w:tc>
          <w:tcPr>
            <w:tcW w:w="500" w:type="dxa"/>
          </w:tcPr>
          <w:p w14:paraId="7026F697" w14:textId="77777777" w:rsidR="005F16F0" w:rsidRPr="005F16F0" w:rsidRDefault="005F16F0" w:rsidP="005F16F0">
            <w:pPr>
              <w:rPr>
                <w:sz w:val="18"/>
                <w:szCs w:val="18"/>
              </w:rPr>
            </w:pPr>
            <w:r>
              <w:rPr>
                <w:sz w:val="18"/>
                <w:szCs w:val="18"/>
              </w:rPr>
              <w:lastRenderedPageBreak/>
              <w:t>R-13</w:t>
            </w:r>
          </w:p>
        </w:tc>
        <w:tc>
          <w:tcPr>
            <w:tcW w:w="1108" w:type="dxa"/>
          </w:tcPr>
          <w:p w14:paraId="21CEE822" w14:textId="77777777" w:rsidR="005F16F0" w:rsidRPr="005F16F0" w:rsidRDefault="005F16F0" w:rsidP="005F16F0">
            <w:pPr>
              <w:rPr>
                <w:sz w:val="18"/>
                <w:szCs w:val="18"/>
              </w:rPr>
            </w:pPr>
            <w:r>
              <w:rPr>
                <w:sz w:val="18"/>
                <w:szCs w:val="18"/>
              </w:rPr>
              <w:t>Unsecured prototype endpoints reach a deployed environment</w:t>
            </w:r>
          </w:p>
        </w:tc>
        <w:tc>
          <w:tcPr>
            <w:tcW w:w="1540" w:type="dxa"/>
          </w:tcPr>
          <w:p w14:paraId="19AC1BC6" w14:textId="77777777" w:rsidR="005F16F0" w:rsidRPr="005F16F0" w:rsidRDefault="005F16F0" w:rsidP="005F16F0">
            <w:pPr>
              <w:rPr>
                <w:sz w:val="18"/>
                <w:szCs w:val="18"/>
              </w:rPr>
            </w:pPr>
            <w:r>
              <w:rPr>
                <w:sz w:val="18"/>
                <w:szCs w:val="18"/>
              </w:rPr>
              <w:t>Security not added before first deployment</w:t>
            </w:r>
          </w:p>
        </w:tc>
        <w:tc>
          <w:tcPr>
            <w:tcW w:w="903" w:type="dxa"/>
          </w:tcPr>
          <w:p w14:paraId="7AB22FFA" w14:textId="77777777" w:rsidR="00380CD2" w:rsidRDefault="00555546">
            <w:pPr>
              <w:rPr>
                <w:sz w:val="18"/>
                <w:szCs w:val="18"/>
              </w:rPr>
            </w:pPr>
            <w:r>
              <w:rPr>
                <w:sz w:val="18"/>
                <w:szCs w:val="18"/>
              </w:rPr>
              <w:t>Medium</w:t>
            </w:r>
          </w:p>
        </w:tc>
        <w:tc>
          <w:tcPr>
            <w:tcW w:w="691" w:type="dxa"/>
          </w:tcPr>
          <w:p w14:paraId="20E77ABD" w14:textId="77777777" w:rsidR="005F16F0" w:rsidRPr="005F16F0" w:rsidRDefault="005F16F0" w:rsidP="005F16F0">
            <w:pPr>
              <w:rPr>
                <w:sz w:val="18"/>
                <w:szCs w:val="18"/>
              </w:rPr>
            </w:pPr>
            <w:r>
              <w:rPr>
                <w:sz w:val="18"/>
                <w:szCs w:val="18"/>
              </w:rPr>
              <w:t>High</w:t>
            </w:r>
          </w:p>
        </w:tc>
        <w:tc>
          <w:tcPr>
            <w:tcW w:w="737" w:type="dxa"/>
          </w:tcPr>
          <w:p w14:paraId="6B5C744E" w14:textId="77777777" w:rsidR="005F16F0" w:rsidRPr="005F16F0" w:rsidRDefault="005F16F0" w:rsidP="005F16F0">
            <w:pPr>
              <w:rPr>
                <w:sz w:val="18"/>
                <w:szCs w:val="18"/>
              </w:rPr>
            </w:pPr>
            <w:r>
              <w:rPr>
                <w:sz w:val="18"/>
                <w:szCs w:val="18"/>
              </w:rPr>
              <w:t>High</w:t>
            </w:r>
          </w:p>
        </w:tc>
        <w:tc>
          <w:tcPr>
            <w:tcW w:w="1128" w:type="dxa"/>
          </w:tcPr>
          <w:p w14:paraId="54E6D7C2" w14:textId="77777777" w:rsidR="005F16F0" w:rsidRPr="005F16F0" w:rsidRDefault="005F16F0" w:rsidP="005F16F0">
            <w:pPr>
              <w:rPr>
                <w:sz w:val="18"/>
                <w:szCs w:val="18"/>
              </w:rPr>
            </w:pPr>
            <w:r>
              <w:rPr>
                <w:sz w:val="18"/>
                <w:szCs w:val="18"/>
              </w:rPr>
              <w:t>Prototype gap table tracked; security added before any deployment</w:t>
            </w:r>
          </w:p>
        </w:tc>
        <w:tc>
          <w:tcPr>
            <w:tcW w:w="1086" w:type="dxa"/>
          </w:tcPr>
          <w:p w14:paraId="36F01E65" w14:textId="77777777" w:rsidR="005F16F0" w:rsidRPr="005F16F0" w:rsidRDefault="005F16F0" w:rsidP="005F16F0">
            <w:pPr>
              <w:rPr>
                <w:sz w:val="18"/>
                <w:szCs w:val="18"/>
              </w:rPr>
            </w:pPr>
            <w:r>
              <w:rPr>
                <w:sz w:val="18"/>
                <w:szCs w:val="18"/>
              </w:rPr>
              <w:t>Take the deployment down</w:t>
            </w:r>
          </w:p>
        </w:tc>
        <w:tc>
          <w:tcPr>
            <w:tcW w:w="692" w:type="dxa"/>
          </w:tcPr>
          <w:p w14:paraId="34CAD844" w14:textId="77777777" w:rsidR="005F16F0" w:rsidRPr="005F16F0" w:rsidRDefault="005F16F0" w:rsidP="005F16F0">
            <w:pPr>
              <w:rPr>
                <w:sz w:val="18"/>
                <w:szCs w:val="18"/>
              </w:rPr>
            </w:pPr>
            <w:r>
              <w:rPr>
                <w:sz w:val="18"/>
                <w:szCs w:val="18"/>
              </w:rPr>
              <w:t>Team</w:t>
            </w:r>
          </w:p>
        </w:tc>
        <w:tc>
          <w:tcPr>
            <w:tcW w:w="631" w:type="dxa"/>
          </w:tcPr>
          <w:p w14:paraId="64D77ECB" w14:textId="7AB6111E" w:rsidR="005F16F0" w:rsidRPr="005F16F0" w:rsidRDefault="005F16F0" w:rsidP="005F16F0">
            <w:pPr>
              <w:rPr>
                <w:sz w:val="18"/>
                <w:szCs w:val="18"/>
              </w:rPr>
            </w:pPr>
            <w:r>
              <w:rPr>
                <w:sz w:val="18"/>
                <w:szCs w:val="18"/>
              </w:rPr>
              <w:t>Closed (M3) - security was added before the Requests module was built</w:t>
            </w:r>
          </w:p>
        </w:tc>
      </w:tr>
      <w:tr w:rsidR="00C5227A" w:rsidRPr="005F16F0" w14:paraId="5AF49892" w14:textId="77777777" w:rsidTr="00AA16D8">
        <w:trPr>
          <w:trHeight w:val="300"/>
        </w:trPr>
        <w:tc>
          <w:tcPr>
            <w:tcW w:w="500" w:type="dxa"/>
          </w:tcPr>
          <w:p w14:paraId="315EFC7B" w14:textId="77777777" w:rsidR="00C5227A" w:rsidRPr="00C5227A" w:rsidRDefault="00C5227A" w:rsidP="00C5227A">
            <w:pPr>
              <w:rPr>
                <w:sz w:val="18"/>
                <w:szCs w:val="18"/>
              </w:rPr>
            </w:pPr>
            <w:r>
              <w:rPr>
                <w:sz w:val="18"/>
                <w:szCs w:val="18"/>
              </w:rPr>
              <w:t>R-14</w:t>
            </w:r>
          </w:p>
        </w:tc>
        <w:tc>
          <w:tcPr>
            <w:tcW w:w="1108" w:type="dxa"/>
          </w:tcPr>
          <w:p w14:paraId="2408B62E" w14:textId="77777777" w:rsidR="00C5227A" w:rsidRPr="00C5227A" w:rsidRDefault="00C5227A" w:rsidP="00C5227A">
            <w:pPr>
              <w:rPr>
                <w:sz w:val="18"/>
                <w:szCs w:val="18"/>
              </w:rPr>
            </w:pPr>
            <w:r>
              <w:rPr>
                <w:sz w:val="18"/>
                <w:szCs w:val="18"/>
              </w:rPr>
              <w:t xml:space="preserve">The </w:t>
            </w:r>
            <w:proofErr w:type="spellStart"/>
            <w:r>
              <w:rPr>
                <w:sz w:val="18"/>
                <w:szCs w:val="18"/>
              </w:rPr>
              <w:t>Supabase</w:t>
            </w:r>
            <w:proofErr w:type="spellEnd"/>
            <w:r>
              <w:rPr>
                <w:sz w:val="18"/>
                <w:szCs w:val="18"/>
              </w:rPr>
              <w:t xml:space="preserve"> database is paused or data is lost right before a demo.</w:t>
            </w:r>
          </w:p>
        </w:tc>
        <w:tc>
          <w:tcPr>
            <w:tcW w:w="1540" w:type="dxa"/>
          </w:tcPr>
          <w:p w14:paraId="7D41BEBA" w14:textId="77777777" w:rsidR="00C5227A" w:rsidRPr="00C5227A" w:rsidRDefault="00C5227A" w:rsidP="00C5227A">
            <w:pPr>
              <w:rPr>
                <w:sz w:val="18"/>
                <w:szCs w:val="18"/>
              </w:rPr>
            </w:pPr>
            <w:r>
              <w:rPr>
                <w:sz w:val="18"/>
                <w:szCs w:val="18"/>
              </w:rPr>
              <w:t>Free plan pauses after 1 week of inactivity and has no automatic backups (</w:t>
            </w:r>
            <w:proofErr w:type="spellStart"/>
            <w:r>
              <w:rPr>
                <w:sz w:val="18"/>
                <w:szCs w:val="18"/>
              </w:rPr>
              <w:t>Supabase</w:t>
            </w:r>
            <w:proofErr w:type="spellEnd"/>
            <w:r>
              <w:rPr>
                <w:sz w:val="18"/>
                <w:szCs w:val="18"/>
              </w:rPr>
              <w:t>, 2026a).</w:t>
            </w:r>
          </w:p>
        </w:tc>
        <w:tc>
          <w:tcPr>
            <w:tcW w:w="903" w:type="dxa"/>
          </w:tcPr>
          <w:p w14:paraId="5E3ED25D" w14:textId="77777777" w:rsidR="00C5227A" w:rsidRPr="00C5227A" w:rsidRDefault="00C5227A" w:rsidP="00C5227A">
            <w:pPr>
              <w:rPr>
                <w:sz w:val="18"/>
                <w:szCs w:val="18"/>
              </w:rPr>
            </w:pPr>
            <w:r>
              <w:rPr>
                <w:sz w:val="18"/>
                <w:szCs w:val="18"/>
              </w:rPr>
              <w:t>Medium</w:t>
            </w:r>
          </w:p>
        </w:tc>
        <w:tc>
          <w:tcPr>
            <w:tcW w:w="691" w:type="dxa"/>
          </w:tcPr>
          <w:p w14:paraId="2B193019" w14:textId="77777777" w:rsidR="00C5227A" w:rsidRPr="00C5227A" w:rsidRDefault="00C5227A" w:rsidP="00C5227A">
            <w:pPr>
              <w:rPr>
                <w:sz w:val="18"/>
                <w:szCs w:val="18"/>
              </w:rPr>
            </w:pPr>
            <w:r>
              <w:rPr>
                <w:sz w:val="18"/>
                <w:szCs w:val="18"/>
              </w:rPr>
              <w:t>High</w:t>
            </w:r>
          </w:p>
        </w:tc>
        <w:tc>
          <w:tcPr>
            <w:tcW w:w="737" w:type="dxa"/>
          </w:tcPr>
          <w:p w14:paraId="005701A8" w14:textId="77777777" w:rsidR="00C5227A" w:rsidRPr="00C5227A" w:rsidRDefault="00C5227A" w:rsidP="00C5227A">
            <w:pPr>
              <w:rPr>
                <w:sz w:val="18"/>
                <w:szCs w:val="18"/>
              </w:rPr>
            </w:pPr>
            <w:r>
              <w:rPr>
                <w:sz w:val="18"/>
                <w:szCs w:val="18"/>
              </w:rPr>
              <w:t>High</w:t>
            </w:r>
          </w:p>
        </w:tc>
        <w:tc>
          <w:tcPr>
            <w:tcW w:w="1128" w:type="dxa"/>
          </w:tcPr>
          <w:p w14:paraId="24E743F4" w14:textId="77777777" w:rsidR="00C5227A" w:rsidRPr="00C5227A" w:rsidRDefault="00C5227A" w:rsidP="00C5227A">
            <w:pPr>
              <w:rPr>
                <w:sz w:val="18"/>
                <w:szCs w:val="18"/>
              </w:rPr>
            </w:pPr>
            <w:r>
              <w:rPr>
                <w:sz w:val="18"/>
                <w:szCs w:val="18"/>
              </w:rPr>
              <w:t xml:space="preserve">Health check the day before each demo. Manual </w:t>
            </w:r>
            <w:proofErr w:type="spellStart"/>
            <w:r>
              <w:rPr>
                <w:sz w:val="18"/>
                <w:szCs w:val="18"/>
              </w:rPr>
              <w:t>pg_dump</w:t>
            </w:r>
            <w:proofErr w:type="spellEnd"/>
            <w:r>
              <w:rPr>
                <w:sz w:val="18"/>
                <w:szCs w:val="18"/>
              </w:rPr>
              <w:t xml:space="preserve"> before each milestone and before any migration.</w:t>
            </w:r>
          </w:p>
        </w:tc>
        <w:tc>
          <w:tcPr>
            <w:tcW w:w="1086" w:type="dxa"/>
          </w:tcPr>
          <w:p w14:paraId="5726AAC7" w14:textId="77777777" w:rsidR="00C5227A" w:rsidRPr="00C5227A" w:rsidRDefault="00C5227A" w:rsidP="00C5227A">
            <w:pPr>
              <w:rPr>
                <w:sz w:val="18"/>
                <w:szCs w:val="18"/>
              </w:rPr>
            </w:pPr>
            <w:r>
              <w:rPr>
                <w:sz w:val="18"/>
                <w:szCs w:val="18"/>
              </w:rPr>
              <w:t>Run the demo against a local PostgreSQL restored from the backup.</w:t>
            </w:r>
          </w:p>
        </w:tc>
        <w:tc>
          <w:tcPr>
            <w:tcW w:w="692" w:type="dxa"/>
          </w:tcPr>
          <w:p w14:paraId="017272EE" w14:textId="77777777" w:rsidR="00C5227A" w:rsidRPr="00C5227A" w:rsidRDefault="00C5227A" w:rsidP="00C5227A">
            <w:pPr>
              <w:rPr>
                <w:sz w:val="18"/>
                <w:szCs w:val="18"/>
              </w:rPr>
            </w:pPr>
            <w:r>
              <w:rPr>
                <w:sz w:val="18"/>
                <w:szCs w:val="18"/>
              </w:rPr>
              <w:t>Team</w:t>
            </w:r>
          </w:p>
        </w:tc>
        <w:tc>
          <w:tcPr>
            <w:tcW w:w="631" w:type="dxa"/>
          </w:tcPr>
          <w:p w14:paraId="1EAFD7C0" w14:textId="7703B196" w:rsidR="00C5227A" w:rsidRPr="00C5227A" w:rsidRDefault="00C5227A" w:rsidP="00C5227A">
            <w:pPr>
              <w:rPr>
                <w:sz w:val="18"/>
                <w:szCs w:val="18"/>
              </w:rPr>
            </w:pPr>
            <w:r>
              <w:rPr>
                <w:sz w:val="18"/>
                <w:szCs w:val="18"/>
              </w:rPr>
              <w:t>Mitigated (M3) - 503 when the database is down (D-06); health check before each demo</w:t>
            </w:r>
          </w:p>
        </w:tc>
      </w:tr>
      <w:tr w:rsidR="00C5227A" w:rsidRPr="005F16F0" w14:paraId="0F571E3F" w14:textId="77777777" w:rsidTr="00AA16D8">
        <w:trPr>
          <w:trHeight w:val="300"/>
        </w:trPr>
        <w:tc>
          <w:tcPr>
            <w:tcW w:w="500" w:type="dxa"/>
          </w:tcPr>
          <w:p w14:paraId="748E0ABD" w14:textId="77777777" w:rsidR="00C5227A" w:rsidRPr="00C5227A" w:rsidRDefault="00C5227A" w:rsidP="00C5227A">
            <w:pPr>
              <w:rPr>
                <w:sz w:val="18"/>
                <w:szCs w:val="18"/>
              </w:rPr>
            </w:pPr>
            <w:r>
              <w:rPr>
                <w:sz w:val="18"/>
                <w:szCs w:val="18"/>
              </w:rPr>
              <w:t>R-15</w:t>
            </w:r>
          </w:p>
        </w:tc>
        <w:tc>
          <w:tcPr>
            <w:tcW w:w="1108" w:type="dxa"/>
          </w:tcPr>
          <w:p w14:paraId="083EFA30" w14:textId="77777777" w:rsidR="00C5227A" w:rsidRPr="00C5227A" w:rsidRDefault="00C5227A" w:rsidP="00C5227A">
            <w:pPr>
              <w:rPr>
                <w:sz w:val="18"/>
                <w:szCs w:val="18"/>
              </w:rPr>
            </w:pPr>
            <w:r>
              <w:rPr>
                <w:sz w:val="18"/>
                <w:szCs w:val="18"/>
              </w:rPr>
              <w:t>No free host runs the Spring Boot jar reliably.</w:t>
            </w:r>
          </w:p>
        </w:tc>
        <w:tc>
          <w:tcPr>
            <w:tcW w:w="1540" w:type="dxa"/>
          </w:tcPr>
          <w:p w14:paraId="7310AAEC" w14:textId="77777777" w:rsidR="00C5227A" w:rsidRPr="00C5227A" w:rsidRDefault="00C5227A" w:rsidP="00C5227A">
            <w:pPr>
              <w:rPr>
                <w:sz w:val="18"/>
                <w:szCs w:val="18"/>
              </w:rPr>
            </w:pPr>
            <w:r>
              <w:rPr>
                <w:sz w:val="18"/>
                <w:szCs w:val="18"/>
              </w:rPr>
              <w:t>Memory limits, IPv4/IPv6 support and cold starts on free hosts.</w:t>
            </w:r>
          </w:p>
        </w:tc>
        <w:tc>
          <w:tcPr>
            <w:tcW w:w="903" w:type="dxa"/>
          </w:tcPr>
          <w:p w14:paraId="617A155F" w14:textId="77777777" w:rsidR="00C5227A" w:rsidRPr="00C5227A" w:rsidRDefault="00C5227A" w:rsidP="00C5227A">
            <w:pPr>
              <w:rPr>
                <w:sz w:val="18"/>
                <w:szCs w:val="18"/>
              </w:rPr>
            </w:pPr>
            <w:r>
              <w:rPr>
                <w:sz w:val="18"/>
                <w:szCs w:val="18"/>
              </w:rPr>
              <w:t>Medium</w:t>
            </w:r>
          </w:p>
        </w:tc>
        <w:tc>
          <w:tcPr>
            <w:tcW w:w="691" w:type="dxa"/>
          </w:tcPr>
          <w:p w14:paraId="2392BE3F" w14:textId="77777777" w:rsidR="00C5227A" w:rsidRPr="00C5227A" w:rsidRDefault="00C5227A" w:rsidP="00C5227A">
            <w:pPr>
              <w:rPr>
                <w:sz w:val="18"/>
                <w:szCs w:val="18"/>
              </w:rPr>
            </w:pPr>
            <w:r>
              <w:rPr>
                <w:sz w:val="18"/>
                <w:szCs w:val="18"/>
              </w:rPr>
              <w:t>High</w:t>
            </w:r>
          </w:p>
        </w:tc>
        <w:tc>
          <w:tcPr>
            <w:tcW w:w="737" w:type="dxa"/>
          </w:tcPr>
          <w:p w14:paraId="4F993D78" w14:textId="77777777" w:rsidR="00C5227A" w:rsidRPr="00C5227A" w:rsidRDefault="00C5227A" w:rsidP="00C5227A">
            <w:pPr>
              <w:rPr>
                <w:sz w:val="18"/>
                <w:szCs w:val="18"/>
              </w:rPr>
            </w:pPr>
            <w:r>
              <w:rPr>
                <w:sz w:val="18"/>
                <w:szCs w:val="18"/>
              </w:rPr>
              <w:t>High</w:t>
            </w:r>
          </w:p>
        </w:tc>
        <w:tc>
          <w:tcPr>
            <w:tcW w:w="1128" w:type="dxa"/>
          </w:tcPr>
          <w:p w14:paraId="44D8027B" w14:textId="77777777" w:rsidR="00C5227A" w:rsidRPr="00C5227A" w:rsidRDefault="00C5227A" w:rsidP="00C5227A">
            <w:pPr>
              <w:rPr>
                <w:sz w:val="18"/>
                <w:szCs w:val="18"/>
              </w:rPr>
            </w:pPr>
            <w:r>
              <w:rPr>
                <w:sz w:val="18"/>
                <w:szCs w:val="18"/>
              </w:rPr>
              <w:t xml:space="preserve">Check host limits against the ARC-03 criteria before choosing. Use the </w:t>
            </w:r>
            <w:proofErr w:type="spellStart"/>
            <w:r>
              <w:rPr>
                <w:sz w:val="18"/>
                <w:szCs w:val="18"/>
              </w:rPr>
              <w:t>Supavisor</w:t>
            </w:r>
            <w:proofErr w:type="spellEnd"/>
            <w:r>
              <w:rPr>
                <w:sz w:val="18"/>
                <w:szCs w:val="18"/>
              </w:rPr>
              <w:t xml:space="preserve"> session pooler.</w:t>
            </w:r>
          </w:p>
        </w:tc>
        <w:tc>
          <w:tcPr>
            <w:tcW w:w="1086" w:type="dxa"/>
          </w:tcPr>
          <w:p w14:paraId="2DE3F304" w14:textId="77777777" w:rsidR="00C5227A" w:rsidRPr="00C5227A" w:rsidRDefault="00C5227A" w:rsidP="00C5227A">
            <w:pPr>
              <w:rPr>
                <w:sz w:val="18"/>
                <w:szCs w:val="18"/>
              </w:rPr>
            </w:pPr>
            <w:r>
              <w:rPr>
                <w:sz w:val="18"/>
                <w:szCs w:val="18"/>
              </w:rPr>
              <w:t>Demo from a team laptop. Reconsider separate Angular hosting (ARC-03 Alternative 2).</w:t>
            </w:r>
          </w:p>
        </w:tc>
        <w:tc>
          <w:tcPr>
            <w:tcW w:w="692" w:type="dxa"/>
          </w:tcPr>
          <w:p w14:paraId="1CEE9B20" w14:textId="77777777" w:rsidR="00C5227A" w:rsidRPr="00C5227A" w:rsidRDefault="00C5227A" w:rsidP="00C5227A">
            <w:pPr>
              <w:rPr>
                <w:sz w:val="18"/>
                <w:szCs w:val="18"/>
              </w:rPr>
            </w:pPr>
            <w:r>
              <w:rPr>
                <w:sz w:val="18"/>
                <w:szCs w:val="18"/>
              </w:rPr>
              <w:t>Team</w:t>
            </w:r>
          </w:p>
        </w:tc>
        <w:tc>
          <w:tcPr>
            <w:tcW w:w="631" w:type="dxa"/>
          </w:tcPr>
          <w:p w14:paraId="08C1D6B9" w14:textId="01A86B42" w:rsidR="00C5227A" w:rsidRPr="00C5227A" w:rsidRDefault="00C5227A" w:rsidP="00C5227A">
            <w:pPr>
              <w:rPr>
                <w:sz w:val="18"/>
                <w:szCs w:val="18"/>
              </w:rPr>
            </w:pPr>
            <w:r>
              <w:rPr>
                <w:sz w:val="18"/>
                <w:szCs w:val="18"/>
              </w:rPr>
              <w:t>Closed (M3) - the Render free plan runs the jar (staging; P-01 to P-07 pass); it sleeps when idle (P-07)</w:t>
            </w:r>
          </w:p>
        </w:tc>
      </w:tr>
      <w:tr w:rsidR="00C5227A" w:rsidRPr="005F16F0" w14:paraId="70B1F100" w14:textId="77777777" w:rsidTr="00AA16D8">
        <w:trPr>
          <w:trHeight w:val="300"/>
        </w:trPr>
        <w:tc>
          <w:tcPr>
            <w:tcW w:w="500" w:type="dxa"/>
          </w:tcPr>
          <w:p w14:paraId="1C3022B7" w14:textId="77777777" w:rsidR="00C5227A" w:rsidRPr="00C5227A" w:rsidRDefault="00C5227A" w:rsidP="00C5227A">
            <w:pPr>
              <w:rPr>
                <w:sz w:val="18"/>
                <w:szCs w:val="18"/>
              </w:rPr>
            </w:pPr>
            <w:r>
              <w:rPr>
                <w:sz w:val="18"/>
                <w:szCs w:val="18"/>
              </w:rPr>
              <w:t>R-16</w:t>
            </w:r>
          </w:p>
        </w:tc>
        <w:tc>
          <w:tcPr>
            <w:tcW w:w="1108" w:type="dxa"/>
          </w:tcPr>
          <w:p w14:paraId="7DB0996C" w14:textId="77777777" w:rsidR="00C5227A" w:rsidRPr="00C5227A" w:rsidRDefault="00C5227A" w:rsidP="00C5227A">
            <w:pPr>
              <w:rPr>
                <w:sz w:val="18"/>
                <w:szCs w:val="18"/>
              </w:rPr>
            </w:pPr>
            <w:r>
              <w:rPr>
                <w:sz w:val="18"/>
                <w:szCs w:val="18"/>
              </w:rPr>
              <w:t>Module boundaries erode (for example Reporting reading Requests entities directly).</w:t>
            </w:r>
          </w:p>
        </w:tc>
        <w:tc>
          <w:tcPr>
            <w:tcW w:w="1540" w:type="dxa"/>
          </w:tcPr>
          <w:p w14:paraId="7AFAC75B" w14:textId="77777777" w:rsidR="00C5227A" w:rsidRPr="00C5227A" w:rsidRDefault="00C5227A" w:rsidP="00C5227A">
            <w:pPr>
              <w:rPr>
                <w:sz w:val="18"/>
                <w:szCs w:val="18"/>
              </w:rPr>
            </w:pPr>
            <w:r>
              <w:rPr>
                <w:sz w:val="18"/>
                <w:szCs w:val="18"/>
              </w:rPr>
              <w:t>Boundaries are only enforced by discipline and review.</w:t>
            </w:r>
          </w:p>
        </w:tc>
        <w:tc>
          <w:tcPr>
            <w:tcW w:w="903" w:type="dxa"/>
          </w:tcPr>
          <w:p w14:paraId="01BEE978" w14:textId="77777777" w:rsidR="00C5227A" w:rsidRPr="00C5227A" w:rsidRDefault="00C5227A" w:rsidP="00C5227A">
            <w:pPr>
              <w:rPr>
                <w:sz w:val="18"/>
                <w:szCs w:val="18"/>
              </w:rPr>
            </w:pPr>
            <w:r>
              <w:rPr>
                <w:sz w:val="18"/>
                <w:szCs w:val="18"/>
              </w:rPr>
              <w:t>Medium</w:t>
            </w:r>
          </w:p>
        </w:tc>
        <w:tc>
          <w:tcPr>
            <w:tcW w:w="691" w:type="dxa"/>
          </w:tcPr>
          <w:p w14:paraId="140F5A5E" w14:textId="77777777" w:rsidR="00C5227A" w:rsidRPr="00C5227A" w:rsidRDefault="00C5227A" w:rsidP="00C5227A">
            <w:pPr>
              <w:rPr>
                <w:sz w:val="18"/>
                <w:szCs w:val="18"/>
              </w:rPr>
            </w:pPr>
            <w:r>
              <w:rPr>
                <w:sz w:val="18"/>
                <w:szCs w:val="18"/>
              </w:rPr>
              <w:t>Medium</w:t>
            </w:r>
          </w:p>
        </w:tc>
        <w:tc>
          <w:tcPr>
            <w:tcW w:w="737" w:type="dxa"/>
          </w:tcPr>
          <w:p w14:paraId="2C0A7D5A" w14:textId="77777777" w:rsidR="00C5227A" w:rsidRPr="00C5227A" w:rsidRDefault="00C5227A" w:rsidP="00C5227A">
            <w:pPr>
              <w:rPr>
                <w:sz w:val="18"/>
                <w:szCs w:val="18"/>
              </w:rPr>
            </w:pPr>
            <w:r>
              <w:rPr>
                <w:sz w:val="18"/>
                <w:szCs w:val="18"/>
              </w:rPr>
              <w:t>Medium</w:t>
            </w:r>
          </w:p>
        </w:tc>
        <w:tc>
          <w:tcPr>
            <w:tcW w:w="1128" w:type="dxa"/>
          </w:tcPr>
          <w:p w14:paraId="2977AED4" w14:textId="77777777" w:rsidR="00C5227A" w:rsidRPr="00C5227A" w:rsidRDefault="00C5227A" w:rsidP="00C5227A">
            <w:pPr>
              <w:rPr>
                <w:sz w:val="18"/>
                <w:szCs w:val="18"/>
              </w:rPr>
            </w:pPr>
            <w:r>
              <w:rPr>
                <w:sz w:val="18"/>
                <w:szCs w:val="18"/>
              </w:rPr>
              <w:t>Module rule checked in every PR review.</w:t>
            </w:r>
          </w:p>
        </w:tc>
        <w:tc>
          <w:tcPr>
            <w:tcW w:w="1086" w:type="dxa"/>
          </w:tcPr>
          <w:p w14:paraId="6F7AB947" w14:textId="77777777" w:rsidR="00C5227A" w:rsidRPr="00C5227A" w:rsidRDefault="00C5227A" w:rsidP="00C5227A">
            <w:pPr>
              <w:rPr>
                <w:sz w:val="18"/>
                <w:szCs w:val="18"/>
              </w:rPr>
            </w:pPr>
            <w:r>
              <w:rPr>
                <w:sz w:val="18"/>
                <w:szCs w:val="18"/>
              </w:rPr>
              <w:t xml:space="preserve">Refactor in M3. Add an </w:t>
            </w:r>
            <w:proofErr w:type="spellStart"/>
            <w:r>
              <w:rPr>
                <w:sz w:val="18"/>
                <w:szCs w:val="18"/>
              </w:rPr>
              <w:t>ArchUnit</w:t>
            </w:r>
            <w:proofErr w:type="spellEnd"/>
            <w:r>
              <w:rPr>
                <w:sz w:val="18"/>
                <w:szCs w:val="18"/>
              </w:rPr>
              <w:t xml:space="preserve"> test (Forward Engineering).</w:t>
            </w:r>
          </w:p>
        </w:tc>
        <w:tc>
          <w:tcPr>
            <w:tcW w:w="692" w:type="dxa"/>
          </w:tcPr>
          <w:p w14:paraId="5222D6D2" w14:textId="77777777" w:rsidR="00C5227A" w:rsidRPr="00C5227A" w:rsidRDefault="00C5227A" w:rsidP="00C5227A">
            <w:pPr>
              <w:rPr>
                <w:sz w:val="18"/>
                <w:szCs w:val="18"/>
              </w:rPr>
            </w:pPr>
            <w:r>
              <w:rPr>
                <w:sz w:val="18"/>
                <w:szCs w:val="18"/>
              </w:rPr>
              <w:t>Team</w:t>
            </w:r>
          </w:p>
        </w:tc>
        <w:tc>
          <w:tcPr>
            <w:tcW w:w="631" w:type="dxa"/>
          </w:tcPr>
          <w:p w14:paraId="1D982436" w14:textId="4816860F" w:rsidR="00C5227A" w:rsidRPr="00C5227A" w:rsidRDefault="00316B45" w:rsidP="00C5227A">
            <w:pPr>
              <w:rPr>
                <w:sz w:val="18"/>
                <w:szCs w:val="18"/>
              </w:rPr>
            </w:pPr>
            <w:r>
              <w:rPr>
                <w:sz w:val="18"/>
                <w:szCs w:val="18"/>
              </w:rPr>
              <w:t>Mitigated – team reads and reviews code to ensure boundaries are properly maintained using Pull Requests on GitHub and integrated review tools on GitHub.</w:t>
            </w:r>
          </w:p>
        </w:tc>
      </w:tr>
      <w:tr w:rsidR="00C5227A" w:rsidRPr="005F16F0" w14:paraId="28F8E857" w14:textId="77777777" w:rsidTr="00AA16D8">
        <w:trPr>
          <w:trHeight w:val="300"/>
        </w:trPr>
        <w:tc>
          <w:tcPr>
            <w:tcW w:w="500" w:type="dxa"/>
          </w:tcPr>
          <w:p w14:paraId="75776E7B" w14:textId="77777777" w:rsidR="00C5227A" w:rsidRPr="00C5227A" w:rsidRDefault="00C5227A" w:rsidP="00C5227A">
            <w:pPr>
              <w:rPr>
                <w:sz w:val="18"/>
                <w:szCs w:val="18"/>
              </w:rPr>
            </w:pPr>
            <w:r>
              <w:rPr>
                <w:sz w:val="18"/>
                <w:szCs w:val="18"/>
              </w:rPr>
              <w:t>R-17</w:t>
            </w:r>
          </w:p>
        </w:tc>
        <w:tc>
          <w:tcPr>
            <w:tcW w:w="1108" w:type="dxa"/>
          </w:tcPr>
          <w:p w14:paraId="01D64AAA" w14:textId="77777777" w:rsidR="00C5227A" w:rsidRPr="00C5227A" w:rsidRDefault="00C5227A" w:rsidP="00C5227A">
            <w:pPr>
              <w:rPr>
                <w:sz w:val="18"/>
                <w:szCs w:val="18"/>
              </w:rPr>
            </w:pPr>
            <w:r>
              <w:rPr>
                <w:sz w:val="18"/>
                <w:szCs w:val="18"/>
              </w:rPr>
              <w:t>Users hit optimistic-lock conflicts, or a missing Version check allows a lost update.</w:t>
            </w:r>
          </w:p>
        </w:tc>
        <w:tc>
          <w:tcPr>
            <w:tcW w:w="1540" w:type="dxa"/>
          </w:tcPr>
          <w:p w14:paraId="14FB177B" w14:textId="77777777" w:rsidR="00C5227A" w:rsidRPr="00C5227A" w:rsidRDefault="00C5227A" w:rsidP="00C5227A">
            <w:pPr>
              <w:rPr>
                <w:sz w:val="18"/>
                <w:szCs w:val="18"/>
              </w:rPr>
            </w:pPr>
            <w:r>
              <w:rPr>
                <w:sz w:val="18"/>
                <w:szCs w:val="18"/>
              </w:rPr>
              <w:t>Optimistic locking (DEC-006).</w:t>
            </w:r>
          </w:p>
        </w:tc>
        <w:tc>
          <w:tcPr>
            <w:tcW w:w="903" w:type="dxa"/>
          </w:tcPr>
          <w:p w14:paraId="7FC0743E" w14:textId="77777777" w:rsidR="00C5227A" w:rsidRPr="00C5227A" w:rsidRDefault="00C5227A" w:rsidP="00C5227A">
            <w:pPr>
              <w:rPr>
                <w:sz w:val="18"/>
                <w:szCs w:val="18"/>
              </w:rPr>
            </w:pPr>
            <w:r>
              <w:rPr>
                <w:sz w:val="18"/>
                <w:szCs w:val="18"/>
              </w:rPr>
              <w:t>Low</w:t>
            </w:r>
          </w:p>
        </w:tc>
        <w:tc>
          <w:tcPr>
            <w:tcW w:w="691" w:type="dxa"/>
          </w:tcPr>
          <w:p w14:paraId="153865F6" w14:textId="77777777" w:rsidR="00C5227A" w:rsidRPr="00C5227A" w:rsidRDefault="00C5227A" w:rsidP="00C5227A">
            <w:pPr>
              <w:rPr>
                <w:sz w:val="18"/>
                <w:szCs w:val="18"/>
              </w:rPr>
            </w:pPr>
            <w:r>
              <w:rPr>
                <w:sz w:val="18"/>
                <w:szCs w:val="18"/>
              </w:rPr>
              <w:t>Medium</w:t>
            </w:r>
          </w:p>
        </w:tc>
        <w:tc>
          <w:tcPr>
            <w:tcW w:w="737" w:type="dxa"/>
          </w:tcPr>
          <w:p w14:paraId="2FAC5686" w14:textId="77777777" w:rsidR="00C5227A" w:rsidRPr="00C5227A" w:rsidRDefault="00C5227A" w:rsidP="00C5227A">
            <w:pPr>
              <w:rPr>
                <w:sz w:val="18"/>
                <w:szCs w:val="18"/>
              </w:rPr>
            </w:pPr>
            <w:r>
              <w:rPr>
                <w:sz w:val="18"/>
                <w:szCs w:val="18"/>
              </w:rPr>
              <w:t>Low</w:t>
            </w:r>
          </w:p>
        </w:tc>
        <w:tc>
          <w:tcPr>
            <w:tcW w:w="1128" w:type="dxa"/>
          </w:tcPr>
          <w:p w14:paraId="01802973" w14:textId="77777777" w:rsidR="00C5227A" w:rsidRPr="00C5227A" w:rsidRDefault="00C5227A" w:rsidP="00C5227A">
            <w:pPr>
              <w:rPr>
                <w:sz w:val="18"/>
                <w:szCs w:val="18"/>
              </w:rPr>
            </w:pPr>
            <w:r>
              <w:rPr>
                <w:sz w:val="18"/>
                <w:szCs w:val="18"/>
              </w:rPr>
              <w:t>Global exception handler returns a clear 409. Concurrent-accept test.</w:t>
            </w:r>
          </w:p>
        </w:tc>
        <w:tc>
          <w:tcPr>
            <w:tcW w:w="1086" w:type="dxa"/>
          </w:tcPr>
          <w:p w14:paraId="2CC2E14B" w14:textId="77777777" w:rsidR="00C5227A" w:rsidRPr="00C5227A" w:rsidRDefault="00C5227A" w:rsidP="00C5227A">
            <w:pPr>
              <w:rPr>
                <w:sz w:val="18"/>
                <w:szCs w:val="18"/>
              </w:rPr>
            </w:pPr>
            <w:r>
              <w:rPr>
                <w:sz w:val="18"/>
                <w:szCs w:val="18"/>
              </w:rPr>
              <w:t>Pessimistic lock for the assignment step only (DEC-006 later consequence).</w:t>
            </w:r>
          </w:p>
        </w:tc>
        <w:tc>
          <w:tcPr>
            <w:tcW w:w="692" w:type="dxa"/>
          </w:tcPr>
          <w:p w14:paraId="4B49BCC9" w14:textId="77777777" w:rsidR="00C5227A" w:rsidRPr="00C5227A" w:rsidRDefault="00C5227A" w:rsidP="00C5227A">
            <w:pPr>
              <w:rPr>
                <w:sz w:val="18"/>
                <w:szCs w:val="18"/>
              </w:rPr>
            </w:pPr>
            <w:r>
              <w:rPr>
                <w:sz w:val="18"/>
                <w:szCs w:val="18"/>
              </w:rPr>
              <w:t>Team</w:t>
            </w:r>
          </w:p>
        </w:tc>
        <w:tc>
          <w:tcPr>
            <w:tcW w:w="631" w:type="dxa"/>
          </w:tcPr>
          <w:p w14:paraId="66DC3562" w14:textId="4A7EBEFA" w:rsidR="00C5227A" w:rsidRPr="00C5227A" w:rsidRDefault="00C5227A" w:rsidP="00C5227A">
            <w:pPr>
              <w:rPr>
                <w:sz w:val="18"/>
                <w:szCs w:val="18"/>
              </w:rPr>
            </w:pPr>
            <w:r>
              <w:rPr>
                <w:sz w:val="18"/>
                <w:szCs w:val="18"/>
              </w:rPr>
              <w:t>Closed (M3) - contingency applied: row lock (C-01); the remaining effect is TD-05</w:t>
            </w:r>
          </w:p>
        </w:tc>
      </w:tr>
      <w:tr w:rsidR="00C5227A" w:rsidRPr="005F16F0" w14:paraId="5BB6E645" w14:textId="77777777" w:rsidTr="00AA16D8">
        <w:trPr>
          <w:trHeight w:val="300"/>
        </w:trPr>
        <w:tc>
          <w:tcPr>
            <w:tcW w:w="500" w:type="dxa"/>
          </w:tcPr>
          <w:p w14:paraId="6FF60F1E" w14:textId="77777777" w:rsidR="00C5227A" w:rsidRPr="00C5227A" w:rsidRDefault="00C5227A" w:rsidP="00C5227A">
            <w:pPr>
              <w:rPr>
                <w:sz w:val="18"/>
                <w:szCs w:val="18"/>
              </w:rPr>
            </w:pPr>
            <w:r>
              <w:rPr>
                <w:sz w:val="18"/>
                <w:szCs w:val="18"/>
              </w:rPr>
              <w:lastRenderedPageBreak/>
              <w:t>R-18</w:t>
            </w:r>
          </w:p>
        </w:tc>
        <w:tc>
          <w:tcPr>
            <w:tcW w:w="1108" w:type="dxa"/>
          </w:tcPr>
          <w:p w14:paraId="4DAEF6F8" w14:textId="77777777" w:rsidR="00C5227A" w:rsidRPr="00C5227A" w:rsidRDefault="00C5227A" w:rsidP="00C5227A">
            <w:pPr>
              <w:rPr>
                <w:sz w:val="18"/>
                <w:szCs w:val="18"/>
              </w:rPr>
            </w:pPr>
            <w:r>
              <w:rPr>
                <w:sz w:val="18"/>
                <w:szCs w:val="18"/>
              </w:rPr>
              <w:t>A write method runs outside a transaction and breaks atomicity.</w:t>
            </w:r>
          </w:p>
        </w:tc>
        <w:tc>
          <w:tcPr>
            <w:tcW w:w="1540" w:type="dxa"/>
          </w:tcPr>
          <w:p w14:paraId="4C4578B6" w14:textId="77777777" w:rsidR="00C5227A" w:rsidRPr="00C5227A" w:rsidRDefault="00C5227A" w:rsidP="00C5227A">
            <w:pPr>
              <w:rPr>
                <w:sz w:val="18"/>
                <w:szCs w:val="18"/>
              </w:rPr>
            </w:pPr>
            <w:r>
              <w:rPr>
                <w:sz w:val="18"/>
                <w:szCs w:val="18"/>
              </w:rPr>
              <w:t>Missing @Transactional or a call inside the same class that skips the Spring proxy.</w:t>
            </w:r>
          </w:p>
        </w:tc>
        <w:tc>
          <w:tcPr>
            <w:tcW w:w="903" w:type="dxa"/>
          </w:tcPr>
          <w:p w14:paraId="2034B82F" w14:textId="77777777" w:rsidR="00C5227A" w:rsidRPr="00C5227A" w:rsidRDefault="00C5227A" w:rsidP="00C5227A">
            <w:pPr>
              <w:rPr>
                <w:sz w:val="18"/>
                <w:szCs w:val="18"/>
              </w:rPr>
            </w:pPr>
            <w:r>
              <w:rPr>
                <w:sz w:val="18"/>
                <w:szCs w:val="18"/>
              </w:rPr>
              <w:t>Medium</w:t>
            </w:r>
          </w:p>
        </w:tc>
        <w:tc>
          <w:tcPr>
            <w:tcW w:w="691" w:type="dxa"/>
          </w:tcPr>
          <w:p w14:paraId="218AA34A" w14:textId="77777777" w:rsidR="00C5227A" w:rsidRPr="00C5227A" w:rsidRDefault="00C5227A" w:rsidP="00C5227A">
            <w:pPr>
              <w:rPr>
                <w:sz w:val="18"/>
                <w:szCs w:val="18"/>
              </w:rPr>
            </w:pPr>
            <w:r>
              <w:rPr>
                <w:sz w:val="18"/>
                <w:szCs w:val="18"/>
              </w:rPr>
              <w:t>High</w:t>
            </w:r>
          </w:p>
        </w:tc>
        <w:tc>
          <w:tcPr>
            <w:tcW w:w="737" w:type="dxa"/>
          </w:tcPr>
          <w:p w14:paraId="5EA71AE8" w14:textId="77777777" w:rsidR="00C5227A" w:rsidRPr="00C5227A" w:rsidRDefault="00C5227A" w:rsidP="00C5227A">
            <w:pPr>
              <w:rPr>
                <w:sz w:val="18"/>
                <w:szCs w:val="18"/>
              </w:rPr>
            </w:pPr>
            <w:r>
              <w:rPr>
                <w:sz w:val="18"/>
                <w:szCs w:val="18"/>
              </w:rPr>
              <w:t>High</w:t>
            </w:r>
          </w:p>
        </w:tc>
        <w:tc>
          <w:tcPr>
            <w:tcW w:w="1128" w:type="dxa"/>
          </w:tcPr>
          <w:p w14:paraId="4BC02BFE" w14:textId="77777777" w:rsidR="00C5227A" w:rsidRPr="00C5227A" w:rsidRDefault="00C5227A" w:rsidP="00C5227A">
            <w:pPr>
              <w:rPr>
                <w:sz w:val="18"/>
                <w:szCs w:val="18"/>
              </w:rPr>
            </w:pPr>
            <w:r>
              <w:rPr>
                <w:sz w:val="18"/>
                <w:szCs w:val="18"/>
              </w:rPr>
              <w:t xml:space="preserve">All writes through public </w:t>
            </w:r>
            <w:proofErr w:type="spellStart"/>
            <w:r>
              <w:rPr>
                <w:sz w:val="18"/>
                <w:szCs w:val="18"/>
              </w:rPr>
              <w:t>RequestService</w:t>
            </w:r>
            <w:proofErr w:type="spellEnd"/>
            <w:r>
              <w:rPr>
                <w:sz w:val="18"/>
                <w:szCs w:val="18"/>
              </w:rPr>
              <w:t xml:space="preserve"> methods. Rollback integration test.</w:t>
            </w:r>
          </w:p>
        </w:tc>
        <w:tc>
          <w:tcPr>
            <w:tcW w:w="1086" w:type="dxa"/>
          </w:tcPr>
          <w:p w14:paraId="266496D4" w14:textId="77777777" w:rsidR="00C5227A" w:rsidRPr="00C5227A" w:rsidRDefault="00C5227A" w:rsidP="00C5227A">
            <w:pPr>
              <w:rPr>
                <w:sz w:val="18"/>
                <w:szCs w:val="18"/>
              </w:rPr>
            </w:pPr>
            <w:r>
              <w:rPr>
                <w:sz w:val="18"/>
                <w:szCs w:val="18"/>
              </w:rPr>
              <w:t>Fix and add a regression test.</w:t>
            </w:r>
          </w:p>
        </w:tc>
        <w:tc>
          <w:tcPr>
            <w:tcW w:w="692" w:type="dxa"/>
          </w:tcPr>
          <w:p w14:paraId="7BFAF789" w14:textId="77777777" w:rsidR="00C5227A" w:rsidRPr="00C5227A" w:rsidRDefault="00C5227A" w:rsidP="00C5227A">
            <w:pPr>
              <w:rPr>
                <w:sz w:val="18"/>
                <w:szCs w:val="18"/>
              </w:rPr>
            </w:pPr>
            <w:r>
              <w:rPr>
                <w:sz w:val="18"/>
                <w:szCs w:val="18"/>
              </w:rPr>
              <w:t>Team</w:t>
            </w:r>
          </w:p>
        </w:tc>
        <w:tc>
          <w:tcPr>
            <w:tcW w:w="631" w:type="dxa"/>
          </w:tcPr>
          <w:p w14:paraId="65F74FA2" w14:textId="11613131" w:rsidR="00C5227A" w:rsidRPr="00C5227A" w:rsidRDefault="00C5227A" w:rsidP="00C5227A">
            <w:pPr>
              <w:rPr>
                <w:sz w:val="18"/>
                <w:szCs w:val="18"/>
              </w:rPr>
            </w:pPr>
            <w:r>
              <w:rPr>
                <w:sz w:val="18"/>
                <w:szCs w:val="18"/>
              </w:rPr>
              <w:t>Mitigated (M3) - every service method runs in a transaction with the user's database role (C-03)</w:t>
            </w:r>
          </w:p>
        </w:tc>
      </w:tr>
      <w:tr w:rsidR="00C5227A" w:rsidRPr="005F16F0" w14:paraId="1EBC04B6" w14:textId="77777777" w:rsidTr="00AA16D8">
        <w:trPr>
          <w:trHeight w:val="300"/>
        </w:trPr>
        <w:tc>
          <w:tcPr>
            <w:tcW w:w="500" w:type="dxa"/>
          </w:tcPr>
          <w:p w14:paraId="12ACDEE7" w14:textId="77777777" w:rsidR="00C5227A" w:rsidRPr="00C5227A" w:rsidRDefault="00C5227A" w:rsidP="00C5227A">
            <w:pPr>
              <w:rPr>
                <w:sz w:val="18"/>
                <w:szCs w:val="18"/>
              </w:rPr>
            </w:pPr>
            <w:r>
              <w:rPr>
                <w:sz w:val="18"/>
                <w:szCs w:val="18"/>
              </w:rPr>
              <w:t>R-19</w:t>
            </w:r>
          </w:p>
        </w:tc>
        <w:tc>
          <w:tcPr>
            <w:tcW w:w="1108" w:type="dxa"/>
          </w:tcPr>
          <w:p w14:paraId="0CF004BC" w14:textId="77777777" w:rsidR="00C5227A" w:rsidRPr="00C5227A" w:rsidRDefault="00C5227A" w:rsidP="00C5227A">
            <w:pPr>
              <w:rPr>
                <w:sz w:val="18"/>
                <w:szCs w:val="18"/>
              </w:rPr>
            </w:pPr>
            <w:r>
              <w:rPr>
                <w:sz w:val="18"/>
                <w:szCs w:val="18"/>
              </w:rPr>
              <w:t>Spring Boot 4 configuration errors from Spring Boot 3 tutorials.</w:t>
            </w:r>
          </w:p>
        </w:tc>
        <w:tc>
          <w:tcPr>
            <w:tcW w:w="1540" w:type="dxa"/>
          </w:tcPr>
          <w:p w14:paraId="6EF25857" w14:textId="77777777" w:rsidR="00C5227A" w:rsidRPr="00C5227A" w:rsidRDefault="00C5227A" w:rsidP="00C5227A">
            <w:pPr>
              <w:rPr>
                <w:sz w:val="18"/>
                <w:szCs w:val="18"/>
              </w:rPr>
            </w:pPr>
            <w:r>
              <w:rPr>
                <w:sz w:val="18"/>
                <w:szCs w:val="18"/>
              </w:rPr>
              <w:t>Spring Boot 4 is a recent major version.</w:t>
            </w:r>
          </w:p>
        </w:tc>
        <w:tc>
          <w:tcPr>
            <w:tcW w:w="903" w:type="dxa"/>
          </w:tcPr>
          <w:p w14:paraId="6233FCB6" w14:textId="77777777" w:rsidR="00C5227A" w:rsidRPr="00C5227A" w:rsidRDefault="00C5227A" w:rsidP="00C5227A">
            <w:pPr>
              <w:rPr>
                <w:sz w:val="18"/>
                <w:szCs w:val="18"/>
              </w:rPr>
            </w:pPr>
            <w:r>
              <w:rPr>
                <w:sz w:val="18"/>
                <w:szCs w:val="18"/>
              </w:rPr>
              <w:t>Medium</w:t>
            </w:r>
          </w:p>
        </w:tc>
        <w:tc>
          <w:tcPr>
            <w:tcW w:w="691" w:type="dxa"/>
          </w:tcPr>
          <w:p w14:paraId="7F72BCBD" w14:textId="77777777" w:rsidR="00C5227A" w:rsidRPr="00C5227A" w:rsidRDefault="00C5227A" w:rsidP="00C5227A">
            <w:pPr>
              <w:rPr>
                <w:sz w:val="18"/>
                <w:szCs w:val="18"/>
              </w:rPr>
            </w:pPr>
            <w:r>
              <w:rPr>
                <w:sz w:val="18"/>
                <w:szCs w:val="18"/>
              </w:rPr>
              <w:t>Medium</w:t>
            </w:r>
          </w:p>
        </w:tc>
        <w:tc>
          <w:tcPr>
            <w:tcW w:w="737" w:type="dxa"/>
          </w:tcPr>
          <w:p w14:paraId="6FBF8AB4" w14:textId="77777777" w:rsidR="00C5227A" w:rsidRPr="00C5227A" w:rsidRDefault="00C5227A" w:rsidP="00C5227A">
            <w:pPr>
              <w:rPr>
                <w:sz w:val="18"/>
                <w:szCs w:val="18"/>
              </w:rPr>
            </w:pPr>
            <w:r>
              <w:rPr>
                <w:sz w:val="18"/>
                <w:szCs w:val="18"/>
              </w:rPr>
              <w:t>Medium</w:t>
            </w:r>
          </w:p>
        </w:tc>
        <w:tc>
          <w:tcPr>
            <w:tcW w:w="1128" w:type="dxa"/>
          </w:tcPr>
          <w:p w14:paraId="223918E6" w14:textId="77777777" w:rsidR="00C5227A" w:rsidRPr="00C5227A" w:rsidRDefault="00C5227A" w:rsidP="00C5227A">
            <w:pPr>
              <w:rPr>
                <w:sz w:val="18"/>
                <w:szCs w:val="18"/>
              </w:rPr>
            </w:pPr>
            <w:r>
              <w:rPr>
                <w:sz w:val="18"/>
                <w:szCs w:val="18"/>
              </w:rPr>
              <w:t>Use the official Spring Boot 4.1 documentation first (D-02).</w:t>
            </w:r>
          </w:p>
        </w:tc>
        <w:tc>
          <w:tcPr>
            <w:tcW w:w="1086" w:type="dxa"/>
          </w:tcPr>
          <w:p w14:paraId="037CECA0" w14:textId="77777777" w:rsidR="00C5227A" w:rsidRPr="00C5227A" w:rsidRDefault="00C5227A" w:rsidP="00C5227A">
            <w:pPr>
              <w:rPr>
                <w:sz w:val="18"/>
                <w:szCs w:val="18"/>
              </w:rPr>
            </w:pPr>
            <w:r>
              <w:rPr>
                <w:sz w:val="18"/>
                <w:szCs w:val="18"/>
              </w:rPr>
              <w:t>Pin an earlier 4.x patch release.</w:t>
            </w:r>
          </w:p>
        </w:tc>
        <w:tc>
          <w:tcPr>
            <w:tcW w:w="692" w:type="dxa"/>
          </w:tcPr>
          <w:p w14:paraId="6A8E6B06" w14:textId="77777777" w:rsidR="00C5227A" w:rsidRPr="00C5227A" w:rsidRDefault="00C5227A" w:rsidP="00C5227A">
            <w:pPr>
              <w:rPr>
                <w:sz w:val="18"/>
                <w:szCs w:val="18"/>
              </w:rPr>
            </w:pPr>
            <w:r>
              <w:rPr>
                <w:sz w:val="18"/>
                <w:szCs w:val="18"/>
              </w:rPr>
              <w:t>Team</w:t>
            </w:r>
          </w:p>
        </w:tc>
        <w:tc>
          <w:tcPr>
            <w:tcW w:w="631" w:type="dxa"/>
          </w:tcPr>
          <w:p w14:paraId="74ACA828" w14:textId="1A459035" w:rsidR="00C5227A" w:rsidRPr="00C5227A" w:rsidRDefault="00C5227A" w:rsidP="00C5227A">
            <w:pPr>
              <w:rPr>
                <w:sz w:val="18"/>
                <w:szCs w:val="18"/>
              </w:rPr>
            </w:pPr>
            <w:r>
              <w:rPr>
                <w:sz w:val="18"/>
                <w:szCs w:val="18"/>
              </w:rPr>
              <w:t>Closed (M3) - the application builds and runs on Spring Boot 4.1 (Flyway modules in pom.xml)</w:t>
            </w:r>
          </w:p>
        </w:tc>
      </w:tr>
      <w:tr w:rsidR="00C5227A" w:rsidRPr="005F16F0" w14:paraId="2B2FD812" w14:textId="77777777" w:rsidTr="00AA16D8">
        <w:trPr>
          <w:trHeight w:val="300"/>
        </w:trPr>
        <w:tc>
          <w:tcPr>
            <w:tcW w:w="500" w:type="dxa"/>
          </w:tcPr>
          <w:p w14:paraId="2E0D8F76" w14:textId="77777777" w:rsidR="00C5227A" w:rsidRPr="00C5227A" w:rsidRDefault="00C5227A" w:rsidP="00C5227A">
            <w:pPr>
              <w:rPr>
                <w:sz w:val="18"/>
                <w:szCs w:val="18"/>
              </w:rPr>
            </w:pPr>
            <w:r>
              <w:rPr>
                <w:sz w:val="18"/>
                <w:szCs w:val="18"/>
              </w:rPr>
              <w:t>R-20</w:t>
            </w:r>
          </w:p>
        </w:tc>
        <w:tc>
          <w:tcPr>
            <w:tcW w:w="1108" w:type="dxa"/>
          </w:tcPr>
          <w:p w14:paraId="5945776F" w14:textId="77777777" w:rsidR="00F944AF" w:rsidRDefault="00555546">
            <w:pPr>
              <w:rPr>
                <w:sz w:val="18"/>
                <w:szCs w:val="18"/>
              </w:rPr>
            </w:pPr>
            <w:r>
              <w:rPr>
                <w:sz w:val="18"/>
                <w:szCs w:val="18"/>
              </w:rPr>
              <w:t>No team member has used Spring Boot, Spring Security or Angular before, so the learning curve delays FR-014, NFR-002 and NFR-003.</w:t>
            </w:r>
          </w:p>
        </w:tc>
        <w:tc>
          <w:tcPr>
            <w:tcW w:w="1540" w:type="dxa"/>
          </w:tcPr>
          <w:p w14:paraId="5903C7CC" w14:textId="77777777" w:rsidR="00F944AF" w:rsidRDefault="00555546">
            <w:pPr>
              <w:rPr>
                <w:sz w:val="18"/>
                <w:szCs w:val="18"/>
              </w:rPr>
            </w:pPr>
            <w:r>
              <w:rPr>
                <w:sz w:val="18"/>
                <w:szCs w:val="18"/>
              </w:rPr>
              <w:t>Spring Boot and Angular are new to the whole team (A-03). Security and front end not started yet.</w:t>
            </w:r>
          </w:p>
        </w:tc>
        <w:tc>
          <w:tcPr>
            <w:tcW w:w="903" w:type="dxa"/>
          </w:tcPr>
          <w:p w14:paraId="0114BB39" w14:textId="77777777" w:rsidR="00F944AF" w:rsidRDefault="00555546">
            <w:pPr>
              <w:rPr>
                <w:sz w:val="18"/>
                <w:szCs w:val="18"/>
              </w:rPr>
            </w:pPr>
            <w:r>
              <w:rPr>
                <w:sz w:val="18"/>
                <w:szCs w:val="18"/>
              </w:rPr>
              <w:t>High</w:t>
            </w:r>
          </w:p>
        </w:tc>
        <w:tc>
          <w:tcPr>
            <w:tcW w:w="691" w:type="dxa"/>
          </w:tcPr>
          <w:p w14:paraId="135F3295" w14:textId="77777777" w:rsidR="00F944AF" w:rsidRDefault="00555546">
            <w:pPr>
              <w:rPr>
                <w:sz w:val="18"/>
                <w:szCs w:val="18"/>
              </w:rPr>
            </w:pPr>
            <w:r>
              <w:rPr>
                <w:sz w:val="18"/>
                <w:szCs w:val="18"/>
              </w:rPr>
              <w:t>High</w:t>
            </w:r>
          </w:p>
        </w:tc>
        <w:tc>
          <w:tcPr>
            <w:tcW w:w="737" w:type="dxa"/>
          </w:tcPr>
          <w:p w14:paraId="46242C70" w14:textId="77777777" w:rsidR="00F944AF" w:rsidRDefault="00555546">
            <w:pPr>
              <w:rPr>
                <w:sz w:val="18"/>
                <w:szCs w:val="18"/>
              </w:rPr>
            </w:pPr>
            <w:r>
              <w:rPr>
                <w:sz w:val="18"/>
                <w:szCs w:val="18"/>
              </w:rPr>
              <w:t>High</w:t>
            </w:r>
          </w:p>
        </w:tc>
        <w:tc>
          <w:tcPr>
            <w:tcW w:w="1128" w:type="dxa"/>
          </w:tcPr>
          <w:p w14:paraId="74C98D67" w14:textId="77777777" w:rsidR="00C5227A" w:rsidRPr="00C5227A" w:rsidRDefault="00C5227A" w:rsidP="00C5227A">
            <w:pPr>
              <w:rPr>
                <w:sz w:val="18"/>
                <w:szCs w:val="18"/>
              </w:rPr>
            </w:pPr>
            <w:r>
              <w:rPr>
                <w:sz w:val="18"/>
                <w:szCs w:val="18"/>
              </w:rPr>
              <w:t>Add Spring Security early, keep the configuration minimal, pair on it.</w:t>
            </w:r>
          </w:p>
        </w:tc>
        <w:tc>
          <w:tcPr>
            <w:tcW w:w="1086" w:type="dxa"/>
          </w:tcPr>
          <w:p w14:paraId="7342A04D" w14:textId="77777777" w:rsidR="00C5227A" w:rsidRPr="00C5227A" w:rsidRDefault="00C5227A" w:rsidP="00C5227A">
            <w:pPr>
              <w:rPr>
                <w:sz w:val="18"/>
                <w:szCs w:val="18"/>
              </w:rPr>
            </w:pPr>
            <w:r>
              <w:rPr>
                <w:sz w:val="18"/>
                <w:szCs w:val="18"/>
              </w:rPr>
              <w:t>Session-based login with role checks as a fallback.</w:t>
            </w:r>
          </w:p>
        </w:tc>
        <w:tc>
          <w:tcPr>
            <w:tcW w:w="692" w:type="dxa"/>
          </w:tcPr>
          <w:p w14:paraId="5E0C9BCA" w14:textId="77777777" w:rsidR="00F944AF" w:rsidRDefault="00555546">
            <w:pPr>
              <w:rPr>
                <w:sz w:val="18"/>
                <w:szCs w:val="18"/>
              </w:rPr>
            </w:pPr>
            <w:r>
              <w:rPr>
                <w:sz w:val="18"/>
                <w:szCs w:val="18"/>
              </w:rPr>
              <w:t>Team</w:t>
            </w:r>
          </w:p>
        </w:tc>
        <w:tc>
          <w:tcPr>
            <w:tcW w:w="631" w:type="dxa"/>
          </w:tcPr>
          <w:p w14:paraId="24C16AED" w14:textId="16A574BC" w:rsidR="00C5227A" w:rsidRPr="00C5227A" w:rsidRDefault="00C5227A" w:rsidP="00C5227A">
            <w:pPr>
              <w:rPr>
                <w:sz w:val="18"/>
                <w:szCs w:val="18"/>
              </w:rPr>
            </w:pPr>
            <w:proofErr w:type="spellStart"/>
            <w:r>
              <w:rPr>
                <w:sz w:val="18"/>
                <w:szCs w:val="18"/>
              </w:rPr>
              <w:t>Realised</w:t>
            </w:r>
            <w:proofErr w:type="spellEnd"/>
            <w:r>
              <w:rPr>
                <w:sz w:val="18"/>
                <w:szCs w:val="18"/>
              </w:rPr>
              <w:t xml:space="preserve"> and managed (M3) - absorbed through reviews and recorded AI assistance (R-27)</w:t>
            </w:r>
          </w:p>
        </w:tc>
      </w:tr>
      <w:tr w:rsidR="00C5227A" w:rsidRPr="005F16F0" w14:paraId="0B0566BB" w14:textId="77777777" w:rsidTr="00AA16D8">
        <w:trPr>
          <w:trHeight w:val="300"/>
        </w:trPr>
        <w:tc>
          <w:tcPr>
            <w:tcW w:w="500" w:type="dxa"/>
          </w:tcPr>
          <w:p w14:paraId="6580F970" w14:textId="77777777" w:rsidR="00C5227A" w:rsidRPr="00C5227A" w:rsidRDefault="00C5227A" w:rsidP="00C5227A">
            <w:pPr>
              <w:rPr>
                <w:sz w:val="18"/>
                <w:szCs w:val="18"/>
              </w:rPr>
            </w:pPr>
            <w:r>
              <w:rPr>
                <w:sz w:val="18"/>
                <w:szCs w:val="18"/>
              </w:rPr>
              <w:t>R-21</w:t>
            </w:r>
          </w:p>
        </w:tc>
        <w:tc>
          <w:tcPr>
            <w:tcW w:w="1108" w:type="dxa"/>
          </w:tcPr>
          <w:p w14:paraId="1FEE21CB" w14:textId="77777777" w:rsidR="00C5227A" w:rsidRPr="00C5227A" w:rsidRDefault="00C5227A" w:rsidP="00C5227A">
            <w:pPr>
              <w:rPr>
                <w:sz w:val="18"/>
                <w:szCs w:val="18"/>
              </w:rPr>
            </w:pPr>
            <w:r>
              <w:rPr>
                <w:sz w:val="18"/>
                <w:szCs w:val="18"/>
              </w:rPr>
              <w:t>Code and documentation disagree: the prototype still uses the ERD v1.2 schema while the PED describes ERD v2.</w:t>
            </w:r>
          </w:p>
        </w:tc>
        <w:tc>
          <w:tcPr>
            <w:tcW w:w="1540" w:type="dxa"/>
          </w:tcPr>
          <w:p w14:paraId="0D933600" w14:textId="77777777" w:rsidR="00C5227A" w:rsidRPr="00C5227A" w:rsidRDefault="00C5227A" w:rsidP="00C5227A">
            <w:pPr>
              <w:rPr>
                <w:sz w:val="18"/>
                <w:szCs w:val="18"/>
              </w:rPr>
            </w:pPr>
            <w:r>
              <w:rPr>
                <w:sz w:val="18"/>
                <w:szCs w:val="18"/>
              </w:rPr>
              <w:t>ERD v2 was designed after V1__init_schema.sql was written.</w:t>
            </w:r>
          </w:p>
        </w:tc>
        <w:tc>
          <w:tcPr>
            <w:tcW w:w="903" w:type="dxa"/>
          </w:tcPr>
          <w:p w14:paraId="638B5BE4" w14:textId="77777777" w:rsidR="00C5227A" w:rsidRPr="00C5227A" w:rsidRDefault="00C5227A" w:rsidP="00C5227A">
            <w:pPr>
              <w:rPr>
                <w:sz w:val="18"/>
                <w:szCs w:val="18"/>
              </w:rPr>
            </w:pPr>
            <w:r>
              <w:rPr>
                <w:sz w:val="18"/>
                <w:szCs w:val="18"/>
              </w:rPr>
              <w:t>High</w:t>
            </w:r>
          </w:p>
        </w:tc>
        <w:tc>
          <w:tcPr>
            <w:tcW w:w="691" w:type="dxa"/>
          </w:tcPr>
          <w:p w14:paraId="74511503" w14:textId="77777777" w:rsidR="00C5227A" w:rsidRPr="00C5227A" w:rsidRDefault="00C5227A" w:rsidP="00C5227A">
            <w:pPr>
              <w:rPr>
                <w:sz w:val="18"/>
                <w:szCs w:val="18"/>
              </w:rPr>
            </w:pPr>
            <w:r>
              <w:rPr>
                <w:sz w:val="18"/>
                <w:szCs w:val="18"/>
              </w:rPr>
              <w:t>Medium</w:t>
            </w:r>
          </w:p>
        </w:tc>
        <w:tc>
          <w:tcPr>
            <w:tcW w:w="737" w:type="dxa"/>
          </w:tcPr>
          <w:p w14:paraId="65A01677" w14:textId="77777777" w:rsidR="00C5227A" w:rsidRPr="00C5227A" w:rsidRDefault="00C5227A" w:rsidP="00C5227A">
            <w:pPr>
              <w:rPr>
                <w:sz w:val="18"/>
                <w:szCs w:val="18"/>
              </w:rPr>
            </w:pPr>
            <w:r>
              <w:rPr>
                <w:sz w:val="18"/>
                <w:szCs w:val="18"/>
              </w:rPr>
              <w:t>Medium</w:t>
            </w:r>
          </w:p>
        </w:tc>
        <w:tc>
          <w:tcPr>
            <w:tcW w:w="1128" w:type="dxa"/>
          </w:tcPr>
          <w:p w14:paraId="498AAF2B" w14:textId="77777777" w:rsidR="00C5227A" w:rsidRPr="00C5227A" w:rsidRDefault="00C5227A" w:rsidP="00C5227A">
            <w:pPr>
              <w:rPr>
                <w:sz w:val="18"/>
                <w:szCs w:val="18"/>
              </w:rPr>
            </w:pPr>
            <w:r>
              <w:rPr>
                <w:sz w:val="18"/>
                <w:szCs w:val="18"/>
              </w:rPr>
              <w:t>V2 migration and entity updates to match ERD v2. RTM marks V2 items as Planned.</w:t>
            </w:r>
          </w:p>
        </w:tc>
        <w:tc>
          <w:tcPr>
            <w:tcW w:w="1086" w:type="dxa"/>
          </w:tcPr>
          <w:p w14:paraId="686ED996" w14:textId="77777777" w:rsidR="00C5227A" w:rsidRPr="00C5227A" w:rsidRDefault="00C5227A" w:rsidP="00C5227A">
            <w:pPr>
              <w:rPr>
                <w:sz w:val="18"/>
                <w:szCs w:val="18"/>
              </w:rPr>
            </w:pPr>
            <w:r>
              <w:rPr>
                <w:sz w:val="18"/>
                <w:szCs w:val="18"/>
              </w:rPr>
              <w:t>Present V1 as built and ERD v2 as the approved target.</w:t>
            </w:r>
          </w:p>
        </w:tc>
        <w:tc>
          <w:tcPr>
            <w:tcW w:w="692" w:type="dxa"/>
          </w:tcPr>
          <w:p w14:paraId="7F9E4EF1" w14:textId="77777777" w:rsidR="00F944AF" w:rsidRDefault="00555546">
            <w:pPr>
              <w:rPr>
                <w:sz w:val="18"/>
                <w:szCs w:val="18"/>
              </w:rPr>
            </w:pPr>
            <w:r>
              <w:rPr>
                <w:sz w:val="18"/>
                <w:szCs w:val="18"/>
              </w:rPr>
              <w:t>Team</w:t>
            </w:r>
          </w:p>
        </w:tc>
        <w:tc>
          <w:tcPr>
            <w:tcW w:w="631" w:type="dxa"/>
          </w:tcPr>
          <w:p w14:paraId="774772A0" w14:textId="1F8BE907" w:rsidR="00C5227A" w:rsidRPr="00C5227A" w:rsidRDefault="00C5227A" w:rsidP="00C5227A">
            <w:pPr>
              <w:rPr>
                <w:sz w:val="18"/>
                <w:szCs w:val="18"/>
              </w:rPr>
            </w:pPr>
            <w:r>
              <w:rPr>
                <w:sz w:val="18"/>
                <w:szCs w:val="18"/>
              </w:rPr>
              <w:t>Closed (M3) - the V2 migration aligned the schema; ERD v3 is drawn from the schema as built</w:t>
            </w:r>
          </w:p>
        </w:tc>
      </w:tr>
      <w:tr w:rsidR="00C5227A" w:rsidRPr="005F16F0" w14:paraId="24BCD2A7" w14:textId="77777777" w:rsidTr="00AA16D8">
        <w:trPr>
          <w:trHeight w:val="300"/>
        </w:trPr>
        <w:tc>
          <w:tcPr>
            <w:tcW w:w="500" w:type="dxa"/>
          </w:tcPr>
          <w:p w14:paraId="6942B81F" w14:textId="77777777" w:rsidR="00C5227A" w:rsidRPr="00C5227A" w:rsidRDefault="00C5227A" w:rsidP="00C5227A">
            <w:pPr>
              <w:rPr>
                <w:sz w:val="18"/>
                <w:szCs w:val="18"/>
              </w:rPr>
            </w:pPr>
            <w:r>
              <w:rPr>
                <w:sz w:val="18"/>
                <w:szCs w:val="18"/>
              </w:rPr>
              <w:t>R-22</w:t>
            </w:r>
          </w:p>
        </w:tc>
        <w:tc>
          <w:tcPr>
            <w:tcW w:w="1108" w:type="dxa"/>
          </w:tcPr>
          <w:p w14:paraId="3F9E7333" w14:textId="77777777" w:rsidR="00C5227A" w:rsidRPr="00C5227A" w:rsidRDefault="00C5227A" w:rsidP="00C5227A">
            <w:pPr>
              <w:rPr>
                <w:sz w:val="18"/>
                <w:szCs w:val="18"/>
              </w:rPr>
            </w:pPr>
            <w:r>
              <w:rPr>
                <w:sz w:val="18"/>
                <w:szCs w:val="18"/>
              </w:rPr>
              <w:t>Database credentials committed to the repository.</w:t>
            </w:r>
          </w:p>
        </w:tc>
        <w:tc>
          <w:tcPr>
            <w:tcW w:w="1540" w:type="dxa"/>
          </w:tcPr>
          <w:p w14:paraId="3CB6419F" w14:textId="77777777" w:rsidR="00C5227A" w:rsidRPr="00C5227A" w:rsidRDefault="00C5227A" w:rsidP="00C5227A">
            <w:pPr>
              <w:rPr>
                <w:sz w:val="18"/>
                <w:szCs w:val="18"/>
              </w:rPr>
            </w:pPr>
            <w:r>
              <w:rPr>
                <w:sz w:val="18"/>
                <w:szCs w:val="18"/>
              </w:rPr>
              <w:t xml:space="preserve">The prototype had a local password in </w:t>
            </w:r>
            <w:proofErr w:type="spellStart"/>
            <w:r>
              <w:rPr>
                <w:sz w:val="18"/>
                <w:szCs w:val="18"/>
              </w:rPr>
              <w:t>application.properties</w:t>
            </w:r>
            <w:proofErr w:type="spellEnd"/>
            <w:r>
              <w:rPr>
                <w:sz w:val="18"/>
                <w:szCs w:val="18"/>
              </w:rPr>
              <w:t>.</w:t>
            </w:r>
          </w:p>
        </w:tc>
        <w:tc>
          <w:tcPr>
            <w:tcW w:w="903" w:type="dxa"/>
          </w:tcPr>
          <w:p w14:paraId="37003F4A" w14:textId="77777777" w:rsidR="00C5227A" w:rsidRPr="00C5227A" w:rsidRDefault="00C5227A" w:rsidP="00C5227A">
            <w:pPr>
              <w:rPr>
                <w:sz w:val="18"/>
                <w:szCs w:val="18"/>
              </w:rPr>
            </w:pPr>
            <w:proofErr w:type="spellStart"/>
            <w:r>
              <w:rPr>
                <w:sz w:val="18"/>
                <w:szCs w:val="18"/>
              </w:rPr>
              <w:t>Realised</w:t>
            </w:r>
            <w:proofErr w:type="spellEnd"/>
          </w:p>
        </w:tc>
        <w:tc>
          <w:tcPr>
            <w:tcW w:w="691" w:type="dxa"/>
          </w:tcPr>
          <w:p w14:paraId="1F88BB26" w14:textId="77777777" w:rsidR="00C5227A" w:rsidRPr="00C5227A" w:rsidRDefault="00C5227A" w:rsidP="00C5227A">
            <w:pPr>
              <w:rPr>
                <w:sz w:val="18"/>
                <w:szCs w:val="18"/>
              </w:rPr>
            </w:pPr>
            <w:r>
              <w:rPr>
                <w:sz w:val="18"/>
                <w:szCs w:val="18"/>
              </w:rPr>
              <w:t>High</w:t>
            </w:r>
          </w:p>
        </w:tc>
        <w:tc>
          <w:tcPr>
            <w:tcW w:w="737" w:type="dxa"/>
          </w:tcPr>
          <w:p w14:paraId="5B805C4C" w14:textId="77777777" w:rsidR="00C5227A" w:rsidRPr="00C5227A" w:rsidRDefault="00C5227A" w:rsidP="00C5227A">
            <w:pPr>
              <w:rPr>
                <w:sz w:val="18"/>
                <w:szCs w:val="18"/>
              </w:rPr>
            </w:pPr>
            <w:r>
              <w:rPr>
                <w:sz w:val="18"/>
                <w:szCs w:val="18"/>
              </w:rPr>
              <w:t>High</w:t>
            </w:r>
          </w:p>
        </w:tc>
        <w:tc>
          <w:tcPr>
            <w:tcW w:w="1128" w:type="dxa"/>
          </w:tcPr>
          <w:p w14:paraId="6661B1FD" w14:textId="77777777" w:rsidR="00C5227A" w:rsidRPr="00C5227A" w:rsidRDefault="00C5227A" w:rsidP="00C5227A">
            <w:pPr>
              <w:rPr>
                <w:sz w:val="18"/>
                <w:szCs w:val="18"/>
              </w:rPr>
            </w:pPr>
            <w:r>
              <w:rPr>
                <w:sz w:val="18"/>
                <w:szCs w:val="18"/>
              </w:rPr>
              <w:t>Environment variables only (DEC-008). Secrets check in PR reviews.</w:t>
            </w:r>
          </w:p>
        </w:tc>
        <w:tc>
          <w:tcPr>
            <w:tcW w:w="1086" w:type="dxa"/>
          </w:tcPr>
          <w:p w14:paraId="4CF623B5" w14:textId="77777777" w:rsidR="00C5227A" w:rsidRPr="00C5227A" w:rsidRDefault="00C5227A" w:rsidP="00C5227A">
            <w:pPr>
              <w:rPr>
                <w:sz w:val="18"/>
                <w:szCs w:val="18"/>
              </w:rPr>
            </w:pPr>
            <w:r>
              <w:rPr>
                <w:sz w:val="18"/>
                <w:szCs w:val="18"/>
              </w:rPr>
              <w:t>Change the password and clean the history if a real secret was exposed.</w:t>
            </w:r>
          </w:p>
        </w:tc>
        <w:tc>
          <w:tcPr>
            <w:tcW w:w="692" w:type="dxa"/>
          </w:tcPr>
          <w:p w14:paraId="19C4A6B4" w14:textId="77777777" w:rsidR="00C5227A" w:rsidRPr="00C5227A" w:rsidRDefault="00C5227A" w:rsidP="00C5227A">
            <w:pPr>
              <w:rPr>
                <w:sz w:val="18"/>
                <w:szCs w:val="18"/>
              </w:rPr>
            </w:pPr>
            <w:r>
              <w:rPr>
                <w:sz w:val="18"/>
                <w:szCs w:val="18"/>
              </w:rPr>
              <w:t>Clarissa</w:t>
            </w:r>
          </w:p>
        </w:tc>
        <w:tc>
          <w:tcPr>
            <w:tcW w:w="631" w:type="dxa"/>
          </w:tcPr>
          <w:p w14:paraId="283C19F7" w14:textId="288E3D18" w:rsidR="00380CD2" w:rsidRDefault="00555546">
            <w:pPr>
              <w:rPr>
                <w:sz w:val="18"/>
                <w:szCs w:val="18"/>
              </w:rPr>
            </w:pPr>
            <w:r>
              <w:rPr>
                <w:sz w:val="18"/>
                <w:szCs w:val="18"/>
              </w:rPr>
              <w:t xml:space="preserve">Closed (M3) - the only committed password was the local development password of the </w:t>
            </w:r>
            <w:proofErr w:type="spellStart"/>
            <w:r>
              <w:rPr>
                <w:sz w:val="18"/>
                <w:szCs w:val="18"/>
              </w:rPr>
              <w:t>postgres</w:t>
            </w:r>
            <w:proofErr w:type="spellEnd"/>
            <w:r>
              <w:rPr>
                <w:sz w:val="18"/>
                <w:szCs w:val="18"/>
              </w:rPr>
              <w:t xml:space="preserve"> user on a developer's own machine (localhost), in the prototype's </w:t>
            </w:r>
            <w:proofErr w:type="spellStart"/>
            <w:r>
              <w:rPr>
                <w:sz w:val="18"/>
                <w:szCs w:val="18"/>
              </w:rPr>
              <w:t>application.properties</w:t>
            </w:r>
            <w:proofErr w:type="spellEnd"/>
            <w:r>
              <w:rPr>
                <w:sz w:val="18"/>
                <w:szCs w:val="18"/>
              </w:rPr>
              <w:t xml:space="preserve"> (commit </w:t>
            </w:r>
            <w:r>
              <w:rPr>
                <w:sz w:val="18"/>
                <w:szCs w:val="18"/>
              </w:rPr>
              <w:lastRenderedPageBreak/>
              <w:t xml:space="preserve">c052658, 30/09/2026). Commit 7ac7b9a (10/10/2026) replaced it with ${DB_PASSWORD}; all credentials have been environment variables since. It never protected a shared or hosted database, and the </w:t>
            </w:r>
            <w:proofErr w:type="spellStart"/>
            <w:r>
              <w:rPr>
                <w:sz w:val="18"/>
                <w:szCs w:val="18"/>
              </w:rPr>
              <w:t>Supabase</w:t>
            </w:r>
            <w:proofErr w:type="spellEnd"/>
            <w:r>
              <w:rPr>
                <w:sz w:val="18"/>
                <w:szCs w:val="18"/>
              </w:rPr>
              <w:t xml:space="preserve"> and Render databases have their own passwords, so the history was not rewritten.</w:t>
            </w:r>
          </w:p>
        </w:tc>
      </w:tr>
      <w:tr w:rsidR="00C5227A" w:rsidRPr="005F16F0" w14:paraId="754A4507" w14:textId="77777777" w:rsidTr="00AA16D8">
        <w:trPr>
          <w:trHeight w:val="300"/>
        </w:trPr>
        <w:tc>
          <w:tcPr>
            <w:tcW w:w="500" w:type="dxa"/>
          </w:tcPr>
          <w:p w14:paraId="7AEA13CD" w14:textId="77777777" w:rsidR="00C5227A" w:rsidRPr="00C5227A" w:rsidRDefault="00C5227A" w:rsidP="00C5227A">
            <w:pPr>
              <w:rPr>
                <w:sz w:val="18"/>
                <w:szCs w:val="18"/>
              </w:rPr>
            </w:pPr>
            <w:r>
              <w:rPr>
                <w:sz w:val="18"/>
                <w:szCs w:val="18"/>
              </w:rPr>
              <w:lastRenderedPageBreak/>
              <w:t>R-23</w:t>
            </w:r>
          </w:p>
        </w:tc>
        <w:tc>
          <w:tcPr>
            <w:tcW w:w="1108" w:type="dxa"/>
          </w:tcPr>
          <w:p w14:paraId="01069617" w14:textId="77777777" w:rsidR="00C5227A" w:rsidRPr="00C5227A" w:rsidRDefault="00C5227A" w:rsidP="00C5227A">
            <w:pPr>
              <w:rPr>
                <w:sz w:val="18"/>
                <w:szCs w:val="18"/>
              </w:rPr>
            </w:pPr>
            <w:r>
              <w:rPr>
                <w:sz w:val="18"/>
                <w:szCs w:val="18"/>
              </w:rPr>
              <w:t xml:space="preserve">The audit trigger blocks test clean-up, or Flyway clean runs against </w:t>
            </w:r>
            <w:proofErr w:type="spellStart"/>
            <w:r>
              <w:rPr>
                <w:sz w:val="18"/>
                <w:szCs w:val="18"/>
              </w:rPr>
              <w:t>Supabase</w:t>
            </w:r>
            <w:proofErr w:type="spellEnd"/>
            <w:r>
              <w:rPr>
                <w:sz w:val="18"/>
                <w:szCs w:val="18"/>
              </w:rPr>
              <w:t>.</w:t>
            </w:r>
          </w:p>
        </w:tc>
        <w:tc>
          <w:tcPr>
            <w:tcW w:w="1540" w:type="dxa"/>
          </w:tcPr>
          <w:p w14:paraId="74B89225" w14:textId="77777777" w:rsidR="00C5227A" w:rsidRPr="00C5227A" w:rsidRDefault="00C5227A" w:rsidP="00C5227A">
            <w:pPr>
              <w:rPr>
                <w:sz w:val="18"/>
                <w:szCs w:val="18"/>
              </w:rPr>
            </w:pPr>
            <w:r>
              <w:rPr>
                <w:sz w:val="18"/>
                <w:szCs w:val="18"/>
              </w:rPr>
              <w:t>Append-only trigger (DEC-007).</w:t>
            </w:r>
          </w:p>
        </w:tc>
        <w:tc>
          <w:tcPr>
            <w:tcW w:w="903" w:type="dxa"/>
          </w:tcPr>
          <w:p w14:paraId="67CB9292" w14:textId="77777777" w:rsidR="00C5227A" w:rsidRPr="00C5227A" w:rsidRDefault="00C5227A" w:rsidP="00C5227A">
            <w:pPr>
              <w:rPr>
                <w:sz w:val="18"/>
                <w:szCs w:val="18"/>
              </w:rPr>
            </w:pPr>
            <w:r>
              <w:rPr>
                <w:sz w:val="18"/>
                <w:szCs w:val="18"/>
              </w:rPr>
              <w:t>Low</w:t>
            </w:r>
          </w:p>
        </w:tc>
        <w:tc>
          <w:tcPr>
            <w:tcW w:w="691" w:type="dxa"/>
          </w:tcPr>
          <w:p w14:paraId="07C2DD75" w14:textId="77777777" w:rsidR="00C5227A" w:rsidRPr="00C5227A" w:rsidRDefault="00C5227A" w:rsidP="00C5227A">
            <w:pPr>
              <w:rPr>
                <w:sz w:val="18"/>
                <w:szCs w:val="18"/>
              </w:rPr>
            </w:pPr>
            <w:r>
              <w:rPr>
                <w:sz w:val="18"/>
                <w:szCs w:val="18"/>
              </w:rPr>
              <w:t>High</w:t>
            </w:r>
          </w:p>
        </w:tc>
        <w:tc>
          <w:tcPr>
            <w:tcW w:w="737" w:type="dxa"/>
          </w:tcPr>
          <w:p w14:paraId="59B692FD" w14:textId="77777777" w:rsidR="00C5227A" w:rsidRPr="00C5227A" w:rsidRDefault="00C5227A" w:rsidP="00C5227A">
            <w:pPr>
              <w:rPr>
                <w:sz w:val="18"/>
                <w:szCs w:val="18"/>
              </w:rPr>
            </w:pPr>
            <w:r>
              <w:rPr>
                <w:sz w:val="18"/>
                <w:szCs w:val="18"/>
              </w:rPr>
              <w:t>Medium</w:t>
            </w:r>
          </w:p>
        </w:tc>
        <w:tc>
          <w:tcPr>
            <w:tcW w:w="1128" w:type="dxa"/>
          </w:tcPr>
          <w:p w14:paraId="4C31EAAC" w14:textId="77777777" w:rsidR="00C5227A" w:rsidRPr="00C5227A" w:rsidRDefault="00C5227A" w:rsidP="00C5227A">
            <w:pPr>
              <w:rPr>
                <w:sz w:val="18"/>
                <w:szCs w:val="18"/>
              </w:rPr>
            </w:pPr>
            <w:r>
              <w:rPr>
                <w:sz w:val="18"/>
                <w:szCs w:val="18"/>
              </w:rPr>
              <w:t xml:space="preserve">Flyway clean only enabled on the test profile, never on </w:t>
            </w:r>
            <w:proofErr w:type="spellStart"/>
            <w:r>
              <w:rPr>
                <w:sz w:val="18"/>
                <w:szCs w:val="18"/>
              </w:rPr>
              <w:t>Supabase</w:t>
            </w:r>
            <w:proofErr w:type="spellEnd"/>
            <w:r>
              <w:rPr>
                <w:sz w:val="18"/>
                <w:szCs w:val="18"/>
              </w:rPr>
              <w:t>.</w:t>
            </w:r>
          </w:p>
        </w:tc>
        <w:tc>
          <w:tcPr>
            <w:tcW w:w="1086" w:type="dxa"/>
          </w:tcPr>
          <w:p w14:paraId="32049E81" w14:textId="77777777" w:rsidR="00C5227A" w:rsidRPr="00C5227A" w:rsidRDefault="00C5227A" w:rsidP="00C5227A">
            <w:pPr>
              <w:rPr>
                <w:sz w:val="18"/>
                <w:szCs w:val="18"/>
              </w:rPr>
            </w:pPr>
            <w:r>
              <w:rPr>
                <w:sz w:val="18"/>
                <w:szCs w:val="18"/>
              </w:rPr>
              <w:t xml:space="preserve">Restore from the latest </w:t>
            </w:r>
            <w:proofErr w:type="spellStart"/>
            <w:r>
              <w:rPr>
                <w:sz w:val="18"/>
                <w:szCs w:val="18"/>
              </w:rPr>
              <w:t>pg_dump</w:t>
            </w:r>
            <w:proofErr w:type="spellEnd"/>
            <w:r>
              <w:rPr>
                <w:sz w:val="18"/>
                <w:szCs w:val="18"/>
              </w:rPr>
              <w:t>.</w:t>
            </w:r>
          </w:p>
        </w:tc>
        <w:tc>
          <w:tcPr>
            <w:tcW w:w="692" w:type="dxa"/>
          </w:tcPr>
          <w:p w14:paraId="7641826B" w14:textId="77777777" w:rsidR="00C5227A" w:rsidRPr="00C5227A" w:rsidRDefault="00C5227A" w:rsidP="00C5227A">
            <w:pPr>
              <w:rPr>
                <w:sz w:val="18"/>
                <w:szCs w:val="18"/>
              </w:rPr>
            </w:pPr>
            <w:r>
              <w:rPr>
                <w:sz w:val="18"/>
                <w:szCs w:val="18"/>
              </w:rPr>
              <w:t>Team</w:t>
            </w:r>
          </w:p>
        </w:tc>
        <w:tc>
          <w:tcPr>
            <w:tcW w:w="631" w:type="dxa"/>
          </w:tcPr>
          <w:p w14:paraId="4A352E9E" w14:textId="3E235A12" w:rsidR="00C5227A" w:rsidRPr="00C5227A" w:rsidRDefault="00C5227A" w:rsidP="00C5227A">
            <w:pPr>
              <w:rPr>
                <w:sz w:val="18"/>
                <w:szCs w:val="18"/>
              </w:rPr>
            </w:pPr>
            <w:r>
              <w:rPr>
                <w:sz w:val="18"/>
                <w:szCs w:val="18"/>
              </w:rPr>
              <w:t>Mitigated (M3) - integration tests roll back and only run against a local database (D-33); Flyway clean is disabled by default</w:t>
            </w:r>
          </w:p>
        </w:tc>
      </w:tr>
      <w:tr w:rsidR="009B2676" w14:paraId="3CAAA685" w14:textId="77777777">
        <w:trPr>
          <w:trHeight w:val="300"/>
        </w:trPr>
        <w:tc>
          <w:tcPr>
            <w:tcW w:w="500" w:type="dxa"/>
          </w:tcPr>
          <w:p w14:paraId="3D471162" w14:textId="77777777" w:rsidR="009B2676" w:rsidRDefault="00555546">
            <w:r>
              <w:rPr>
                <w:sz w:val="18"/>
                <w:szCs w:val="18"/>
              </w:rPr>
              <w:t>R-24</w:t>
            </w:r>
          </w:p>
        </w:tc>
        <w:tc>
          <w:tcPr>
            <w:tcW w:w="1108" w:type="dxa"/>
          </w:tcPr>
          <w:p w14:paraId="6A72AF8B" w14:textId="77777777" w:rsidR="009B2676" w:rsidRDefault="00555546">
            <w:r>
              <w:rPr>
                <w:sz w:val="18"/>
                <w:szCs w:val="18"/>
              </w:rPr>
              <w:t>Rate-limit and login-lockout counters are reset on restart and only count per instance.</w:t>
            </w:r>
          </w:p>
        </w:tc>
        <w:tc>
          <w:tcPr>
            <w:tcW w:w="1540" w:type="dxa"/>
          </w:tcPr>
          <w:p w14:paraId="4CC56A9F" w14:textId="77777777" w:rsidR="009B2676" w:rsidRDefault="00555546">
            <w:r>
              <w:rPr>
                <w:sz w:val="18"/>
                <w:szCs w:val="18"/>
              </w:rPr>
              <w:t>Counters are kept in memory (C-04).</w:t>
            </w:r>
          </w:p>
        </w:tc>
        <w:tc>
          <w:tcPr>
            <w:tcW w:w="903" w:type="dxa"/>
          </w:tcPr>
          <w:p w14:paraId="4C982AA8" w14:textId="77777777" w:rsidR="009B2676" w:rsidRDefault="00555546">
            <w:r>
              <w:rPr>
                <w:sz w:val="18"/>
                <w:szCs w:val="18"/>
              </w:rPr>
              <w:t>Low</w:t>
            </w:r>
          </w:p>
        </w:tc>
        <w:tc>
          <w:tcPr>
            <w:tcW w:w="691" w:type="dxa"/>
          </w:tcPr>
          <w:p w14:paraId="04A94128" w14:textId="77777777" w:rsidR="009B2676" w:rsidRDefault="00555546">
            <w:r>
              <w:rPr>
                <w:sz w:val="18"/>
                <w:szCs w:val="18"/>
              </w:rPr>
              <w:t>Medium</w:t>
            </w:r>
          </w:p>
        </w:tc>
        <w:tc>
          <w:tcPr>
            <w:tcW w:w="737" w:type="dxa"/>
          </w:tcPr>
          <w:p w14:paraId="6C355200" w14:textId="77777777" w:rsidR="009B2676" w:rsidRDefault="00555546">
            <w:r>
              <w:rPr>
                <w:sz w:val="18"/>
                <w:szCs w:val="18"/>
              </w:rPr>
              <w:t>Low</w:t>
            </w:r>
          </w:p>
        </w:tc>
        <w:tc>
          <w:tcPr>
            <w:tcW w:w="1128" w:type="dxa"/>
          </w:tcPr>
          <w:p w14:paraId="5497CC39" w14:textId="77777777" w:rsidR="009B2676" w:rsidRDefault="00555546">
            <w:r>
              <w:rPr>
                <w:sz w:val="18"/>
                <w:szCs w:val="18"/>
              </w:rPr>
              <w:t>One instance only (A-01); recorded as TD-02.</w:t>
            </w:r>
          </w:p>
        </w:tc>
        <w:tc>
          <w:tcPr>
            <w:tcW w:w="1086" w:type="dxa"/>
          </w:tcPr>
          <w:p w14:paraId="5E829B38" w14:textId="77777777" w:rsidR="009B2676" w:rsidRDefault="00555546">
            <w:r>
              <w:rPr>
                <w:sz w:val="18"/>
                <w:szCs w:val="18"/>
              </w:rPr>
              <w:t>Move the counters to a shared store before running more than one instance.</w:t>
            </w:r>
          </w:p>
        </w:tc>
        <w:tc>
          <w:tcPr>
            <w:tcW w:w="692" w:type="dxa"/>
          </w:tcPr>
          <w:p w14:paraId="53899E7E" w14:textId="77777777" w:rsidR="009B2676" w:rsidRDefault="00555546">
            <w:r>
              <w:rPr>
                <w:sz w:val="18"/>
                <w:szCs w:val="18"/>
              </w:rPr>
              <w:t>Team</w:t>
            </w:r>
          </w:p>
        </w:tc>
        <w:tc>
          <w:tcPr>
            <w:tcW w:w="631" w:type="dxa"/>
          </w:tcPr>
          <w:p w14:paraId="619217DF" w14:textId="77777777" w:rsidR="009B2676" w:rsidRDefault="00555546">
            <w:r>
              <w:rPr>
                <w:sz w:val="18"/>
                <w:szCs w:val="18"/>
              </w:rPr>
              <w:t>Open</w:t>
            </w:r>
          </w:p>
        </w:tc>
      </w:tr>
      <w:tr w:rsidR="009B2676" w14:paraId="7DE8A6E8" w14:textId="77777777">
        <w:trPr>
          <w:trHeight w:val="300"/>
        </w:trPr>
        <w:tc>
          <w:tcPr>
            <w:tcW w:w="500" w:type="dxa"/>
          </w:tcPr>
          <w:p w14:paraId="79C3145B" w14:textId="77777777" w:rsidR="009B2676" w:rsidRDefault="00555546">
            <w:r>
              <w:rPr>
                <w:sz w:val="18"/>
                <w:szCs w:val="18"/>
              </w:rPr>
              <w:t>R-25</w:t>
            </w:r>
          </w:p>
        </w:tc>
        <w:tc>
          <w:tcPr>
            <w:tcW w:w="1108" w:type="dxa"/>
          </w:tcPr>
          <w:p w14:paraId="4BF0D14E" w14:textId="77777777" w:rsidR="009B2676" w:rsidRDefault="00555546">
            <w:r>
              <w:rPr>
                <w:sz w:val="18"/>
                <w:szCs w:val="18"/>
              </w:rPr>
              <w:t>The default manager password from the build script is used on a shared database.</w:t>
            </w:r>
          </w:p>
        </w:tc>
        <w:tc>
          <w:tcPr>
            <w:tcW w:w="1540" w:type="dxa"/>
          </w:tcPr>
          <w:p w14:paraId="709A8D0D" w14:textId="77777777" w:rsidR="009B2676" w:rsidRDefault="00555546">
            <w:r>
              <w:rPr>
                <w:sz w:val="18"/>
                <w:szCs w:val="18"/>
              </w:rPr>
              <w:t>The password is in the repository (C-06).</w:t>
            </w:r>
          </w:p>
        </w:tc>
        <w:tc>
          <w:tcPr>
            <w:tcW w:w="903" w:type="dxa"/>
          </w:tcPr>
          <w:p w14:paraId="74222541" w14:textId="77777777" w:rsidR="009B2676" w:rsidRDefault="00555546">
            <w:r>
              <w:rPr>
                <w:sz w:val="18"/>
                <w:szCs w:val="18"/>
              </w:rPr>
              <w:t>Medium</w:t>
            </w:r>
          </w:p>
        </w:tc>
        <w:tc>
          <w:tcPr>
            <w:tcW w:w="691" w:type="dxa"/>
          </w:tcPr>
          <w:p w14:paraId="5CFC206E" w14:textId="77777777" w:rsidR="009B2676" w:rsidRDefault="00555546">
            <w:r>
              <w:rPr>
                <w:sz w:val="18"/>
                <w:szCs w:val="18"/>
              </w:rPr>
              <w:t>High</w:t>
            </w:r>
          </w:p>
        </w:tc>
        <w:tc>
          <w:tcPr>
            <w:tcW w:w="737" w:type="dxa"/>
          </w:tcPr>
          <w:p w14:paraId="4F74F281" w14:textId="77777777" w:rsidR="009B2676" w:rsidRDefault="00555546">
            <w:r>
              <w:rPr>
                <w:sz w:val="18"/>
                <w:szCs w:val="18"/>
              </w:rPr>
              <w:t>High</w:t>
            </w:r>
          </w:p>
        </w:tc>
        <w:tc>
          <w:tcPr>
            <w:tcW w:w="1128" w:type="dxa"/>
          </w:tcPr>
          <w:p w14:paraId="548810D5" w14:textId="77777777" w:rsidR="009B2676" w:rsidRDefault="00555546">
            <w:r>
              <w:rPr>
                <w:sz w:val="18"/>
                <w:szCs w:val="18"/>
              </w:rPr>
              <w:t>Change the password at the first login; the script says so.</w:t>
            </w:r>
          </w:p>
        </w:tc>
        <w:tc>
          <w:tcPr>
            <w:tcW w:w="1086" w:type="dxa"/>
          </w:tcPr>
          <w:p w14:paraId="02FAB0A5" w14:textId="77777777" w:rsidR="009B2676" w:rsidRDefault="00555546">
            <w:r>
              <w:rPr>
                <w:sz w:val="18"/>
                <w:szCs w:val="18"/>
              </w:rPr>
              <w:t>Deactivate the default account and create a named manager.</w:t>
            </w:r>
          </w:p>
        </w:tc>
        <w:tc>
          <w:tcPr>
            <w:tcW w:w="692" w:type="dxa"/>
          </w:tcPr>
          <w:p w14:paraId="665767AE" w14:textId="77777777" w:rsidR="009B2676" w:rsidRDefault="00555546">
            <w:r>
              <w:rPr>
                <w:sz w:val="18"/>
                <w:szCs w:val="18"/>
              </w:rPr>
              <w:t>Team</w:t>
            </w:r>
          </w:p>
        </w:tc>
        <w:tc>
          <w:tcPr>
            <w:tcW w:w="631" w:type="dxa"/>
          </w:tcPr>
          <w:p w14:paraId="423171D4" w14:textId="2557C9B5" w:rsidR="009B2676" w:rsidRDefault="00555546">
            <w:r>
              <w:rPr>
                <w:sz w:val="18"/>
                <w:szCs w:val="18"/>
              </w:rPr>
              <w:t>Mitigated (M3) - the production database has no default account (D-31, P-03) and the first manager changed the temporary password (P-04); the default account exists on the test database only</w:t>
            </w:r>
          </w:p>
        </w:tc>
      </w:tr>
      <w:tr w:rsidR="009B2676" w14:paraId="3B45C410" w14:textId="77777777">
        <w:trPr>
          <w:trHeight w:val="300"/>
        </w:trPr>
        <w:tc>
          <w:tcPr>
            <w:tcW w:w="500" w:type="dxa"/>
          </w:tcPr>
          <w:p w14:paraId="61580AC4" w14:textId="77777777" w:rsidR="009B2676" w:rsidRDefault="00555546">
            <w:r>
              <w:rPr>
                <w:sz w:val="18"/>
                <w:szCs w:val="18"/>
              </w:rPr>
              <w:t>R-26</w:t>
            </w:r>
          </w:p>
        </w:tc>
        <w:tc>
          <w:tcPr>
            <w:tcW w:w="1108" w:type="dxa"/>
          </w:tcPr>
          <w:p w14:paraId="09A1DE0B" w14:textId="77777777" w:rsidR="009B2676" w:rsidRDefault="00555546">
            <w:r>
              <w:rPr>
                <w:sz w:val="18"/>
                <w:szCs w:val="18"/>
              </w:rPr>
              <w:t xml:space="preserve">Response times on </w:t>
            </w:r>
            <w:proofErr w:type="spellStart"/>
            <w:r>
              <w:rPr>
                <w:sz w:val="18"/>
                <w:szCs w:val="18"/>
              </w:rPr>
              <w:t>Supabase</w:t>
            </w:r>
            <w:proofErr w:type="spellEnd"/>
            <w:r>
              <w:rPr>
                <w:sz w:val="18"/>
                <w:szCs w:val="18"/>
              </w:rPr>
              <w:t xml:space="preserve"> are worse than </w:t>
            </w:r>
            <w:r>
              <w:rPr>
                <w:sz w:val="18"/>
                <w:szCs w:val="18"/>
              </w:rPr>
              <w:lastRenderedPageBreak/>
              <w:t>measured locally.</w:t>
            </w:r>
          </w:p>
        </w:tc>
        <w:tc>
          <w:tcPr>
            <w:tcW w:w="1540" w:type="dxa"/>
          </w:tcPr>
          <w:p w14:paraId="21D0017F" w14:textId="77777777" w:rsidR="009B2676" w:rsidRDefault="00555546">
            <w:r>
              <w:rPr>
                <w:sz w:val="18"/>
                <w:szCs w:val="18"/>
              </w:rPr>
              <w:lastRenderedPageBreak/>
              <w:t>The load test ran on one machine without network latency.</w:t>
            </w:r>
          </w:p>
        </w:tc>
        <w:tc>
          <w:tcPr>
            <w:tcW w:w="903" w:type="dxa"/>
          </w:tcPr>
          <w:p w14:paraId="43D63323" w14:textId="77777777" w:rsidR="009B2676" w:rsidRDefault="00555546">
            <w:r>
              <w:rPr>
                <w:sz w:val="18"/>
                <w:szCs w:val="18"/>
              </w:rPr>
              <w:t>Medium</w:t>
            </w:r>
          </w:p>
        </w:tc>
        <w:tc>
          <w:tcPr>
            <w:tcW w:w="691" w:type="dxa"/>
          </w:tcPr>
          <w:p w14:paraId="0B74A2EE" w14:textId="77777777" w:rsidR="009B2676" w:rsidRDefault="00555546">
            <w:r>
              <w:rPr>
                <w:sz w:val="18"/>
                <w:szCs w:val="18"/>
              </w:rPr>
              <w:t>Medium</w:t>
            </w:r>
          </w:p>
        </w:tc>
        <w:tc>
          <w:tcPr>
            <w:tcW w:w="737" w:type="dxa"/>
          </w:tcPr>
          <w:p w14:paraId="149B3671" w14:textId="77777777" w:rsidR="009B2676" w:rsidRDefault="00555546">
            <w:r>
              <w:rPr>
                <w:sz w:val="18"/>
                <w:szCs w:val="18"/>
              </w:rPr>
              <w:t>Medium</w:t>
            </w:r>
          </w:p>
        </w:tc>
        <w:tc>
          <w:tcPr>
            <w:tcW w:w="1128" w:type="dxa"/>
          </w:tcPr>
          <w:p w14:paraId="21844673" w14:textId="77777777" w:rsidR="009B2676" w:rsidRDefault="00555546">
            <w:r>
              <w:rPr>
                <w:sz w:val="18"/>
                <w:szCs w:val="18"/>
              </w:rPr>
              <w:t xml:space="preserve">Large margin locally (p95 29.8 </w:t>
            </w:r>
            <w:proofErr w:type="spellStart"/>
            <w:r>
              <w:rPr>
                <w:sz w:val="18"/>
                <w:szCs w:val="18"/>
              </w:rPr>
              <w:t>ms</w:t>
            </w:r>
            <w:proofErr w:type="spellEnd"/>
            <w:r>
              <w:rPr>
                <w:sz w:val="18"/>
                <w:szCs w:val="18"/>
              </w:rPr>
              <w:t xml:space="preserve"> against 2 s); paging </w:t>
            </w:r>
            <w:r>
              <w:rPr>
                <w:sz w:val="18"/>
                <w:szCs w:val="18"/>
              </w:rPr>
              <w:lastRenderedPageBreak/>
              <w:t>and indexes.</w:t>
            </w:r>
          </w:p>
        </w:tc>
        <w:tc>
          <w:tcPr>
            <w:tcW w:w="1086" w:type="dxa"/>
          </w:tcPr>
          <w:p w14:paraId="6A8F627F" w14:textId="77777777" w:rsidR="009B2676" w:rsidRDefault="00555546">
            <w:r>
              <w:rPr>
                <w:sz w:val="18"/>
                <w:szCs w:val="18"/>
              </w:rPr>
              <w:lastRenderedPageBreak/>
              <w:t xml:space="preserve">Repeat the k6 test against staging and tune the </w:t>
            </w:r>
            <w:r>
              <w:rPr>
                <w:sz w:val="18"/>
                <w:szCs w:val="18"/>
              </w:rPr>
              <w:lastRenderedPageBreak/>
              <w:t>connection pool.</w:t>
            </w:r>
          </w:p>
        </w:tc>
        <w:tc>
          <w:tcPr>
            <w:tcW w:w="692" w:type="dxa"/>
          </w:tcPr>
          <w:p w14:paraId="19C28F3C" w14:textId="77777777" w:rsidR="009B2676" w:rsidRDefault="00555546">
            <w:r>
              <w:rPr>
                <w:sz w:val="18"/>
                <w:szCs w:val="18"/>
              </w:rPr>
              <w:lastRenderedPageBreak/>
              <w:t>Team</w:t>
            </w:r>
          </w:p>
        </w:tc>
        <w:tc>
          <w:tcPr>
            <w:tcW w:w="631" w:type="dxa"/>
          </w:tcPr>
          <w:p w14:paraId="57FDB641" w14:textId="77777777" w:rsidR="009B2676" w:rsidRDefault="00555546">
            <w:r>
              <w:rPr>
                <w:sz w:val="18"/>
                <w:szCs w:val="18"/>
              </w:rPr>
              <w:t>Open</w:t>
            </w:r>
          </w:p>
        </w:tc>
      </w:tr>
      <w:tr w:rsidR="009B2676" w14:paraId="4A8CD743" w14:textId="77777777">
        <w:trPr>
          <w:trHeight w:val="300"/>
        </w:trPr>
        <w:tc>
          <w:tcPr>
            <w:tcW w:w="500" w:type="dxa"/>
          </w:tcPr>
          <w:p w14:paraId="7E7F7B97" w14:textId="77777777" w:rsidR="009B2676" w:rsidRDefault="00555546">
            <w:r>
              <w:rPr>
                <w:sz w:val="18"/>
                <w:szCs w:val="18"/>
              </w:rPr>
              <w:t>R-27</w:t>
            </w:r>
          </w:p>
        </w:tc>
        <w:tc>
          <w:tcPr>
            <w:tcW w:w="1108" w:type="dxa"/>
          </w:tcPr>
          <w:p w14:paraId="7BB551A1" w14:textId="77777777" w:rsidR="009B2676" w:rsidRDefault="00555546">
            <w:r>
              <w:rPr>
                <w:sz w:val="18"/>
                <w:szCs w:val="18"/>
              </w:rPr>
              <w:t xml:space="preserve">Team members cannot explain AI-assisted code or tests at the </w:t>
            </w:r>
            <w:proofErr w:type="spellStart"/>
            <w:r>
              <w:rPr>
                <w:sz w:val="18"/>
                <w:szCs w:val="18"/>
              </w:rPr>
              <w:t>defence</w:t>
            </w:r>
            <w:proofErr w:type="spellEnd"/>
            <w:r>
              <w:rPr>
                <w:sz w:val="18"/>
                <w:szCs w:val="18"/>
              </w:rPr>
              <w:t>.</w:t>
            </w:r>
          </w:p>
        </w:tc>
        <w:tc>
          <w:tcPr>
            <w:tcW w:w="1540" w:type="dxa"/>
          </w:tcPr>
          <w:p w14:paraId="76097E67" w14:textId="77777777" w:rsidR="009B2676" w:rsidRDefault="00555546">
            <w:r>
              <w:rPr>
                <w:sz w:val="18"/>
                <w:szCs w:val="18"/>
              </w:rPr>
              <w:t>Large M3 changes were drafted with AI assistance.</w:t>
            </w:r>
          </w:p>
        </w:tc>
        <w:tc>
          <w:tcPr>
            <w:tcW w:w="903" w:type="dxa"/>
          </w:tcPr>
          <w:p w14:paraId="65432B6E" w14:textId="77777777" w:rsidR="009B2676" w:rsidRDefault="00555546">
            <w:r>
              <w:rPr>
                <w:sz w:val="18"/>
                <w:szCs w:val="18"/>
              </w:rPr>
              <w:t>Medium</w:t>
            </w:r>
          </w:p>
        </w:tc>
        <w:tc>
          <w:tcPr>
            <w:tcW w:w="691" w:type="dxa"/>
          </w:tcPr>
          <w:p w14:paraId="5CE5F818" w14:textId="77777777" w:rsidR="009B2676" w:rsidRDefault="00555546">
            <w:r>
              <w:rPr>
                <w:sz w:val="18"/>
                <w:szCs w:val="18"/>
              </w:rPr>
              <w:t>High</w:t>
            </w:r>
          </w:p>
        </w:tc>
        <w:tc>
          <w:tcPr>
            <w:tcW w:w="737" w:type="dxa"/>
          </w:tcPr>
          <w:p w14:paraId="7D6BA873" w14:textId="77777777" w:rsidR="009B2676" w:rsidRDefault="00555546">
            <w:r>
              <w:rPr>
                <w:sz w:val="18"/>
                <w:szCs w:val="18"/>
              </w:rPr>
              <w:t>High</w:t>
            </w:r>
          </w:p>
        </w:tc>
        <w:tc>
          <w:tcPr>
            <w:tcW w:w="1128" w:type="dxa"/>
          </w:tcPr>
          <w:p w14:paraId="262A4E06" w14:textId="77777777" w:rsidR="009B2676" w:rsidRDefault="00555546">
            <w:r>
              <w:rPr>
                <w:sz w:val="18"/>
                <w:szCs w:val="18"/>
              </w:rPr>
              <w:t xml:space="preserve">AI Usage Register; every change reviewed in a PR; tests document the </w:t>
            </w:r>
            <w:proofErr w:type="spellStart"/>
            <w:r>
              <w:rPr>
                <w:sz w:val="18"/>
                <w:szCs w:val="18"/>
              </w:rPr>
              <w:t>behaviour</w:t>
            </w:r>
            <w:proofErr w:type="spellEnd"/>
            <w:r>
              <w:rPr>
                <w:sz w:val="18"/>
                <w:szCs w:val="18"/>
              </w:rPr>
              <w:t>.</w:t>
            </w:r>
          </w:p>
        </w:tc>
        <w:tc>
          <w:tcPr>
            <w:tcW w:w="1086" w:type="dxa"/>
          </w:tcPr>
          <w:p w14:paraId="3FFFF49A" w14:textId="77777777" w:rsidR="009B2676" w:rsidRDefault="00555546">
            <w:r>
              <w:rPr>
                <w:sz w:val="18"/>
                <w:szCs w:val="18"/>
              </w:rPr>
              <w:t>Walk through each module together before the presentation.</w:t>
            </w:r>
          </w:p>
        </w:tc>
        <w:tc>
          <w:tcPr>
            <w:tcW w:w="692" w:type="dxa"/>
          </w:tcPr>
          <w:p w14:paraId="5957892B" w14:textId="77777777" w:rsidR="009B2676" w:rsidRDefault="00555546">
            <w:r>
              <w:rPr>
                <w:sz w:val="18"/>
                <w:szCs w:val="18"/>
              </w:rPr>
              <w:t>Team</w:t>
            </w:r>
          </w:p>
        </w:tc>
        <w:tc>
          <w:tcPr>
            <w:tcW w:w="631" w:type="dxa"/>
          </w:tcPr>
          <w:p w14:paraId="0E360C91" w14:textId="77777777" w:rsidR="009B2676" w:rsidRDefault="00555546">
            <w:r>
              <w:rPr>
                <w:sz w:val="18"/>
                <w:szCs w:val="18"/>
              </w:rPr>
              <w:t>Open</w:t>
            </w:r>
          </w:p>
        </w:tc>
      </w:tr>
      <w:tr w:rsidR="009B2676" w14:paraId="76F056D1" w14:textId="77777777">
        <w:trPr>
          <w:trHeight w:val="300"/>
        </w:trPr>
        <w:tc>
          <w:tcPr>
            <w:tcW w:w="500" w:type="dxa"/>
          </w:tcPr>
          <w:p w14:paraId="182B1536" w14:textId="77777777" w:rsidR="009B2676" w:rsidRDefault="00555546">
            <w:r>
              <w:rPr>
                <w:sz w:val="18"/>
                <w:szCs w:val="18"/>
              </w:rPr>
              <w:t>R-28</w:t>
            </w:r>
          </w:p>
        </w:tc>
        <w:tc>
          <w:tcPr>
            <w:tcW w:w="1108" w:type="dxa"/>
          </w:tcPr>
          <w:p w14:paraId="47D9735C" w14:textId="77777777" w:rsidR="009B2676" w:rsidRDefault="00555546">
            <w:r>
              <w:rPr>
                <w:sz w:val="18"/>
                <w:szCs w:val="18"/>
              </w:rPr>
              <w:t>Attachment links point to content the system does not control: a phishing or malware page, or a requester's own cloud storage holding personal data.</w:t>
            </w:r>
          </w:p>
        </w:tc>
        <w:tc>
          <w:tcPr>
            <w:tcW w:w="1540" w:type="dxa"/>
          </w:tcPr>
          <w:p w14:paraId="7C2B79D8" w14:textId="77777777" w:rsidR="009B2676" w:rsidRDefault="00555546">
            <w:r>
              <w:rPr>
                <w:sz w:val="18"/>
                <w:szCs w:val="18"/>
              </w:rPr>
              <w:t>Only a link is stored (A-02). The server checks that it starts with http:// or https:// and is at most 500 characters; nothing checks where it points, and plain http is allowed.</w:t>
            </w:r>
          </w:p>
        </w:tc>
        <w:tc>
          <w:tcPr>
            <w:tcW w:w="903" w:type="dxa"/>
          </w:tcPr>
          <w:p w14:paraId="2AEE431D" w14:textId="77777777" w:rsidR="009B2676" w:rsidRDefault="00555546">
            <w:r>
              <w:rPr>
                <w:sz w:val="18"/>
                <w:szCs w:val="18"/>
              </w:rPr>
              <w:t>Medium</w:t>
            </w:r>
          </w:p>
        </w:tc>
        <w:tc>
          <w:tcPr>
            <w:tcW w:w="691" w:type="dxa"/>
          </w:tcPr>
          <w:p w14:paraId="11917BE4" w14:textId="77777777" w:rsidR="009B2676" w:rsidRDefault="00555546">
            <w:r>
              <w:rPr>
                <w:sz w:val="18"/>
                <w:szCs w:val="18"/>
              </w:rPr>
              <w:t>High</w:t>
            </w:r>
          </w:p>
        </w:tc>
        <w:tc>
          <w:tcPr>
            <w:tcW w:w="737" w:type="dxa"/>
          </w:tcPr>
          <w:p w14:paraId="154A90D4" w14:textId="77777777" w:rsidR="009B2676" w:rsidRDefault="00555546">
            <w:r>
              <w:rPr>
                <w:sz w:val="18"/>
                <w:szCs w:val="18"/>
              </w:rPr>
              <w:t>High</w:t>
            </w:r>
          </w:p>
        </w:tc>
        <w:tc>
          <w:tcPr>
            <w:tcW w:w="1128" w:type="dxa"/>
          </w:tcPr>
          <w:p w14:paraId="68A2D4ED" w14:textId="77777777" w:rsidR="009B2676" w:rsidRDefault="00555546">
            <w:r>
              <w:rPr>
                <w:sz w:val="18"/>
                <w:szCs w:val="18"/>
              </w:rPr>
              <w:t xml:space="preserve">The link is shown as text ("Attachment link") and opens in a new tab with </w:t>
            </w:r>
            <w:proofErr w:type="spellStart"/>
            <w:r>
              <w:rPr>
                <w:sz w:val="18"/>
                <w:szCs w:val="18"/>
              </w:rPr>
              <w:t>noopener</w:t>
            </w:r>
            <w:proofErr w:type="spellEnd"/>
            <w:r>
              <w:rPr>
                <w:sz w:val="18"/>
                <w:szCs w:val="18"/>
              </w:rPr>
              <w:t xml:space="preserve"> and </w:t>
            </w:r>
            <w:proofErr w:type="spellStart"/>
            <w:r>
              <w:rPr>
                <w:sz w:val="18"/>
                <w:szCs w:val="18"/>
              </w:rPr>
              <w:t>noreferrer</w:t>
            </w:r>
            <w:proofErr w:type="spellEnd"/>
            <w:r>
              <w:rPr>
                <w:sz w:val="18"/>
                <w:szCs w:val="18"/>
              </w:rPr>
              <w:t>; it is never loaded into the page; only http and https are accepted (API-04 validation).</w:t>
            </w:r>
          </w:p>
        </w:tc>
        <w:tc>
          <w:tcPr>
            <w:tcW w:w="1086" w:type="dxa"/>
          </w:tcPr>
          <w:p w14:paraId="49CF85FA" w14:textId="77777777" w:rsidR="009B2676" w:rsidRDefault="00555546">
            <w:r>
              <w:rPr>
                <w:sz w:val="18"/>
                <w:szCs w:val="18"/>
              </w:rPr>
              <w:t>Allow only https links (or only approved storage domains); build file upload with size limits and malware scanning (deferred attachment hardening, TD-11).</w:t>
            </w:r>
          </w:p>
        </w:tc>
        <w:tc>
          <w:tcPr>
            <w:tcW w:w="692" w:type="dxa"/>
          </w:tcPr>
          <w:p w14:paraId="3953A7A8" w14:textId="77777777" w:rsidR="009B2676" w:rsidRDefault="00555546">
            <w:r>
              <w:rPr>
                <w:sz w:val="18"/>
                <w:szCs w:val="18"/>
              </w:rPr>
              <w:t>Team</w:t>
            </w:r>
          </w:p>
        </w:tc>
        <w:tc>
          <w:tcPr>
            <w:tcW w:w="631" w:type="dxa"/>
          </w:tcPr>
          <w:p w14:paraId="595397B8" w14:textId="0B636448" w:rsidR="009B2676" w:rsidRPr="00316B45" w:rsidRDefault="00316B45">
            <w:pPr>
              <w:rPr>
                <w:sz w:val="18"/>
                <w:szCs w:val="18"/>
              </w:rPr>
            </w:pPr>
            <w:r w:rsidRPr="00316B45">
              <w:rPr>
                <w:sz w:val="18"/>
                <w:szCs w:val="18"/>
              </w:rPr>
              <w:t>Accepted and recorded as technical debt.</w:t>
            </w:r>
          </w:p>
        </w:tc>
      </w:tr>
      <w:tr w:rsidR="009B2676" w14:paraId="71EBCC87" w14:textId="77777777">
        <w:trPr>
          <w:trHeight w:val="300"/>
        </w:trPr>
        <w:tc>
          <w:tcPr>
            <w:tcW w:w="500" w:type="dxa"/>
          </w:tcPr>
          <w:p w14:paraId="7D3F7C1E" w14:textId="77777777" w:rsidR="009B2676" w:rsidRDefault="00555546">
            <w:r>
              <w:rPr>
                <w:sz w:val="18"/>
                <w:szCs w:val="18"/>
              </w:rPr>
              <w:t>R-29</w:t>
            </w:r>
          </w:p>
        </w:tc>
        <w:tc>
          <w:tcPr>
            <w:tcW w:w="1108" w:type="dxa"/>
          </w:tcPr>
          <w:p w14:paraId="07899632" w14:textId="77777777" w:rsidR="009B2676" w:rsidRDefault="00555546">
            <w:r>
              <w:rPr>
                <w:sz w:val="18"/>
                <w:szCs w:val="18"/>
              </w:rPr>
              <w:t>Contribution is only visible in GitHub history, and three people edit one Word PED, so who did what is harder to trace and concurrent edits can overwrite each other.</w:t>
            </w:r>
          </w:p>
        </w:tc>
        <w:tc>
          <w:tcPr>
            <w:tcW w:w="1540" w:type="dxa"/>
          </w:tcPr>
          <w:p w14:paraId="4453A30D" w14:textId="77777777" w:rsidR="009B2676" w:rsidRDefault="00555546">
            <w:r>
              <w:rPr>
                <w:sz w:val="18"/>
                <w:szCs w:val="18"/>
              </w:rPr>
              <w:t>CR-016: no work-allocation table after M1. Git cannot merge a .docx line by line. A git alias (</w:t>
            </w:r>
            <w:proofErr w:type="spellStart"/>
            <w:r>
              <w:rPr>
                <w:sz w:val="18"/>
                <w:szCs w:val="18"/>
              </w:rPr>
              <w:t>CoffeeLover</w:t>
            </w:r>
            <w:proofErr w:type="spellEnd"/>
            <w:r>
              <w:rPr>
                <w:sz w:val="18"/>
                <w:szCs w:val="18"/>
              </w:rPr>
              <w:t>) and merge commits hide authors.</w:t>
            </w:r>
          </w:p>
        </w:tc>
        <w:tc>
          <w:tcPr>
            <w:tcW w:w="903" w:type="dxa"/>
          </w:tcPr>
          <w:p w14:paraId="57A30DFA" w14:textId="77777777" w:rsidR="009B2676" w:rsidRDefault="00555546">
            <w:r>
              <w:rPr>
                <w:sz w:val="18"/>
                <w:szCs w:val="18"/>
              </w:rPr>
              <w:t>High</w:t>
            </w:r>
          </w:p>
        </w:tc>
        <w:tc>
          <w:tcPr>
            <w:tcW w:w="691" w:type="dxa"/>
          </w:tcPr>
          <w:p w14:paraId="255C0B03" w14:textId="77777777" w:rsidR="009B2676" w:rsidRDefault="00555546">
            <w:r>
              <w:rPr>
                <w:sz w:val="18"/>
                <w:szCs w:val="18"/>
              </w:rPr>
              <w:t>Medium</w:t>
            </w:r>
          </w:p>
        </w:tc>
        <w:tc>
          <w:tcPr>
            <w:tcW w:w="737" w:type="dxa"/>
          </w:tcPr>
          <w:p w14:paraId="571F27BD" w14:textId="77777777" w:rsidR="009B2676" w:rsidRDefault="00555546">
            <w:r>
              <w:rPr>
                <w:sz w:val="18"/>
                <w:szCs w:val="18"/>
              </w:rPr>
              <w:t>High</w:t>
            </w:r>
          </w:p>
        </w:tc>
        <w:tc>
          <w:tcPr>
            <w:tcW w:w="1128" w:type="dxa"/>
          </w:tcPr>
          <w:p w14:paraId="61445998" w14:textId="77777777" w:rsidR="009B2676" w:rsidRDefault="00555546">
            <w:r>
              <w:rPr>
                <w:sz w:val="18"/>
                <w:szCs w:val="18"/>
              </w:rPr>
              <w:t>Pull main before editing the PED; one person edits it at a time and says so; every PED change goes through a PR; the git alias is recorded under Construction and Configuration.</w:t>
            </w:r>
          </w:p>
        </w:tc>
        <w:tc>
          <w:tcPr>
            <w:tcW w:w="1086" w:type="dxa"/>
          </w:tcPr>
          <w:p w14:paraId="162E178E" w14:textId="77777777" w:rsidR="009B2676" w:rsidRDefault="00555546">
            <w:r>
              <w:rPr>
                <w:sz w:val="18"/>
                <w:szCs w:val="18"/>
              </w:rPr>
              <w:t>If two copies diverge, compare their text and re-apply one person's edits onto the latest main version.</w:t>
            </w:r>
          </w:p>
        </w:tc>
        <w:tc>
          <w:tcPr>
            <w:tcW w:w="692" w:type="dxa"/>
          </w:tcPr>
          <w:p w14:paraId="014A5551" w14:textId="77777777" w:rsidR="009B2676" w:rsidRDefault="00555546">
            <w:r>
              <w:rPr>
                <w:sz w:val="18"/>
                <w:szCs w:val="18"/>
              </w:rPr>
              <w:t>Team</w:t>
            </w:r>
          </w:p>
        </w:tc>
        <w:tc>
          <w:tcPr>
            <w:tcW w:w="631" w:type="dxa"/>
          </w:tcPr>
          <w:p w14:paraId="1BB7B6C8" w14:textId="62B2304D" w:rsidR="009B2676" w:rsidRDefault="00555546">
            <w:proofErr w:type="spellStart"/>
            <w:r>
              <w:rPr>
                <w:sz w:val="18"/>
                <w:szCs w:val="18"/>
              </w:rPr>
              <w:t>Realised</w:t>
            </w:r>
            <w:proofErr w:type="spellEnd"/>
            <w:r>
              <w:rPr>
                <w:sz w:val="18"/>
                <w:szCs w:val="18"/>
              </w:rPr>
              <w:t xml:space="preserve"> 18/10/2026: a local PED copy was missing two members' changes; the edits were moved onto the main version before commit. </w:t>
            </w:r>
            <w:r w:rsidR="00316B45">
              <w:rPr>
                <w:sz w:val="18"/>
                <w:szCs w:val="18"/>
              </w:rPr>
              <w:t>Accepted, Pull Requests mitigate the risk of errors and the time constraint of the project is the justification for reducing some admin for speed to meet the deadlines.</w:t>
            </w:r>
          </w:p>
        </w:tc>
      </w:tr>
      <w:tr w:rsidR="00C5227A" w:rsidRPr="005F16F0" w14:paraId="1DF64195" w14:textId="77777777" w:rsidTr="00AA16D8">
        <w:trPr>
          <w:trHeight w:val="300"/>
        </w:trPr>
        <w:tc>
          <w:tcPr>
            <w:tcW w:w="500" w:type="dxa"/>
          </w:tcPr>
          <w:p w14:paraId="7E125362" w14:textId="77777777" w:rsidR="00C5227A" w:rsidRPr="00C5227A" w:rsidRDefault="00C5227A" w:rsidP="00C5227A">
            <w:pPr>
              <w:rPr>
                <w:sz w:val="18"/>
                <w:szCs w:val="18"/>
              </w:rPr>
            </w:pPr>
            <w:r>
              <w:rPr>
                <w:sz w:val="18"/>
                <w:szCs w:val="18"/>
              </w:rPr>
              <w:t>Note</w:t>
            </w:r>
          </w:p>
        </w:tc>
        <w:tc>
          <w:tcPr>
            <w:tcW w:w="1108" w:type="dxa"/>
          </w:tcPr>
          <w:p w14:paraId="2015D442" w14:textId="77777777" w:rsidR="00C5227A" w:rsidRPr="00C5227A" w:rsidRDefault="00C5227A" w:rsidP="00C5227A">
            <w:pPr>
              <w:rPr>
                <w:sz w:val="18"/>
                <w:szCs w:val="18"/>
              </w:rPr>
            </w:pPr>
            <w:r>
              <w:rPr>
                <w:sz w:val="18"/>
                <w:szCs w:val="18"/>
              </w:rPr>
              <w:t xml:space="preserve">Caching the request status on </w:t>
            </w:r>
            <w:r>
              <w:rPr>
                <w:sz w:val="18"/>
                <w:szCs w:val="18"/>
              </w:rPr>
              <w:lastRenderedPageBreak/>
              <w:t>the write path was considered and declined.</w:t>
            </w:r>
          </w:p>
        </w:tc>
        <w:tc>
          <w:tcPr>
            <w:tcW w:w="1540" w:type="dxa"/>
          </w:tcPr>
          <w:p w14:paraId="007CB2FC" w14:textId="77777777" w:rsidR="00C5227A" w:rsidRPr="00C5227A" w:rsidRDefault="00C5227A" w:rsidP="00C5227A">
            <w:pPr>
              <w:rPr>
                <w:sz w:val="18"/>
                <w:szCs w:val="18"/>
              </w:rPr>
            </w:pPr>
            <w:r>
              <w:rPr>
                <w:sz w:val="18"/>
                <w:szCs w:val="18"/>
              </w:rPr>
              <w:lastRenderedPageBreak/>
              <w:t>A2 Task 2: stale status risk.</w:t>
            </w:r>
          </w:p>
        </w:tc>
        <w:tc>
          <w:tcPr>
            <w:tcW w:w="903" w:type="dxa"/>
          </w:tcPr>
          <w:p w14:paraId="4AEB1A34" w14:textId="77777777" w:rsidR="00C5227A" w:rsidRPr="00C5227A" w:rsidRDefault="00C5227A" w:rsidP="00C5227A">
            <w:pPr>
              <w:rPr>
                <w:sz w:val="18"/>
                <w:szCs w:val="18"/>
              </w:rPr>
            </w:pPr>
            <w:r>
              <w:rPr>
                <w:sz w:val="18"/>
                <w:szCs w:val="18"/>
              </w:rPr>
              <w:t>n/a</w:t>
            </w:r>
          </w:p>
        </w:tc>
        <w:tc>
          <w:tcPr>
            <w:tcW w:w="691" w:type="dxa"/>
          </w:tcPr>
          <w:p w14:paraId="3859209F" w14:textId="77777777" w:rsidR="00C5227A" w:rsidRPr="00C5227A" w:rsidRDefault="00C5227A" w:rsidP="00C5227A">
            <w:pPr>
              <w:rPr>
                <w:sz w:val="18"/>
                <w:szCs w:val="18"/>
              </w:rPr>
            </w:pPr>
            <w:r>
              <w:rPr>
                <w:sz w:val="18"/>
                <w:szCs w:val="18"/>
              </w:rPr>
              <w:t>n/a</w:t>
            </w:r>
          </w:p>
        </w:tc>
        <w:tc>
          <w:tcPr>
            <w:tcW w:w="737" w:type="dxa"/>
          </w:tcPr>
          <w:p w14:paraId="4E454FFF" w14:textId="77777777" w:rsidR="00C5227A" w:rsidRPr="00C5227A" w:rsidRDefault="00C5227A" w:rsidP="00C5227A">
            <w:pPr>
              <w:rPr>
                <w:sz w:val="18"/>
                <w:szCs w:val="18"/>
              </w:rPr>
            </w:pPr>
            <w:r>
              <w:rPr>
                <w:sz w:val="18"/>
                <w:szCs w:val="18"/>
              </w:rPr>
              <w:t>n/a</w:t>
            </w:r>
          </w:p>
        </w:tc>
        <w:tc>
          <w:tcPr>
            <w:tcW w:w="1128" w:type="dxa"/>
          </w:tcPr>
          <w:p w14:paraId="541ADA7A" w14:textId="77777777" w:rsidR="00C5227A" w:rsidRPr="00C5227A" w:rsidRDefault="00C5227A" w:rsidP="00C5227A">
            <w:pPr>
              <w:rPr>
                <w:sz w:val="18"/>
                <w:szCs w:val="18"/>
              </w:rPr>
            </w:pPr>
            <w:r>
              <w:rPr>
                <w:sz w:val="18"/>
                <w:szCs w:val="18"/>
              </w:rPr>
              <w:t>Not adopted by design.</w:t>
            </w:r>
          </w:p>
        </w:tc>
        <w:tc>
          <w:tcPr>
            <w:tcW w:w="1086" w:type="dxa"/>
          </w:tcPr>
          <w:p w14:paraId="253C694B" w14:textId="77777777" w:rsidR="00C5227A" w:rsidRPr="00C5227A" w:rsidRDefault="00C5227A" w:rsidP="00C5227A">
            <w:pPr>
              <w:rPr>
                <w:sz w:val="18"/>
                <w:szCs w:val="18"/>
              </w:rPr>
            </w:pPr>
            <w:r>
              <w:rPr>
                <w:sz w:val="18"/>
                <w:szCs w:val="18"/>
              </w:rPr>
              <w:t>n/a</w:t>
            </w:r>
          </w:p>
        </w:tc>
        <w:tc>
          <w:tcPr>
            <w:tcW w:w="692" w:type="dxa"/>
          </w:tcPr>
          <w:p w14:paraId="19A01619" w14:textId="77777777" w:rsidR="00C5227A" w:rsidRPr="00C5227A" w:rsidRDefault="00C5227A" w:rsidP="00C5227A">
            <w:pPr>
              <w:rPr>
                <w:sz w:val="18"/>
                <w:szCs w:val="18"/>
              </w:rPr>
            </w:pPr>
            <w:r>
              <w:rPr>
                <w:sz w:val="18"/>
                <w:szCs w:val="18"/>
              </w:rPr>
              <w:t>Team</w:t>
            </w:r>
          </w:p>
        </w:tc>
        <w:tc>
          <w:tcPr>
            <w:tcW w:w="631" w:type="dxa"/>
          </w:tcPr>
          <w:p w14:paraId="2D7C8B3C" w14:textId="77777777" w:rsidR="00C5227A" w:rsidRPr="00C5227A" w:rsidRDefault="00C5227A" w:rsidP="00C5227A">
            <w:pPr>
              <w:rPr>
                <w:sz w:val="18"/>
                <w:szCs w:val="18"/>
              </w:rPr>
            </w:pPr>
            <w:r>
              <w:rPr>
                <w:sz w:val="18"/>
                <w:szCs w:val="18"/>
              </w:rPr>
              <w:t>Closed</w:t>
            </w:r>
          </w:p>
        </w:tc>
      </w:tr>
    </w:tbl>
    <w:p w14:paraId="0B3EC13B" w14:textId="77777777" w:rsidR="6E3CE5E4" w:rsidRDefault="00AA16D8" w:rsidP="6E3CE5E4">
      <w:r>
        <w:t>Milestone 2 updates to existing risks: R-01 is now controlled through the Change Request Register (for example CR-003 added FR-016 without moving the deadline). R-03 now has a concrete mitigation, because management reports return aggregate counts only (ASR-005). R-05 will gain an automated gate once the CI build check (DEC-013) is added. R-09 still stands, and the traffic figures are an assumption (A-01).</w:t>
      </w:r>
    </w:p>
    <w:p w14:paraId="0187AE95" w14:textId="77777777" w:rsidR="009B2676" w:rsidRDefault="00555546">
      <w:pPr>
        <w:spacing w:after="120"/>
      </w:pPr>
      <w:r>
        <w:rPr>
          <w:b/>
          <w:bCs/>
        </w:rPr>
        <w:t>Milestone 3 updates to existing risks:</w:t>
      </w:r>
      <w:r>
        <w:t xml:space="preserve"> R-10 is mitigated and tested (object-level checks, database roles and E2E-02). R-13 is closed: security was added before the Requests module was built. R-14 now has a coded response: a database outage returns 503 SERVICE_UNAVAILABLE (D-06). R-17's contingency was applied: pessimistic row locking replaced optimistic locking (C-01). R-18 is mitigated: every service method runs in a transaction with the user's database role (C-03). R-22: credentials are now environment variables only;</w:t>
      </w:r>
      <w:r w:rsidR="00A21E80">
        <w:t xml:space="preserve"> the team </w:t>
      </w:r>
      <w:r>
        <w:t>confirm</w:t>
      </w:r>
      <w:r w:rsidR="00A21E80">
        <w:t>s</w:t>
      </w:r>
      <w:r>
        <w:t xml:space="preserve"> the password committed in the prototype history was changed before staging.</w:t>
      </w:r>
    </w:p>
    <w:p w14:paraId="4D413BCE" w14:textId="77777777" w:rsidR="00FA1D3B" w:rsidRDefault="6E3CE5E4" w:rsidP="6E3CE5E4">
      <w:pPr>
        <w:pStyle w:val="Heading1"/>
      </w:pPr>
      <w:bookmarkStart w:id="37" w:name="_Toc243252212"/>
      <w:r>
        <w:t>Forward Engineering Considerations</w:t>
      </w:r>
      <w:bookmarkEnd w:id="37"/>
    </w:p>
    <w:p w14:paraId="5AA03816" w14:textId="77777777" w:rsidR="6E3CE5E4" w:rsidRDefault="6E3CE5E4" w:rsidP="6E3CE5E4">
      <w:pPr>
        <w:pStyle w:val="Heading2"/>
      </w:pPr>
      <w:bookmarkStart w:id="38" w:name="_Toc243252213"/>
      <w:r>
        <w:t>Auditing, Logging and Traceability of Request Handling</w:t>
      </w:r>
      <w:bookmarkEnd w:id="38"/>
    </w:p>
    <w:p w14:paraId="4F9478A9" w14:textId="77777777" w:rsidR="6E3CE5E4" w:rsidRDefault="6E3CE5E4" w:rsidP="6E3CE5E4">
      <w:r>
        <w:t>Management needs to be able to track and manage the entire lifecycle of a request as well as audit a request. The process and states of the request must be detailed ahead of time as refitting audit and tracking features into the system after production has started risks slowing down the project.</w:t>
      </w:r>
    </w:p>
    <w:p w14:paraId="0DE5CEFA" w14:textId="77777777" w:rsidR="00A728A6" w:rsidRDefault="00A728A6" w:rsidP="00A728A6">
      <w:r>
        <w:rPr>
          <w:bCs/>
        </w:rPr>
        <w:t>M2 update</w:t>
      </w:r>
      <w:r>
        <w:rPr>
          <w:b/>
        </w:rPr>
        <w:t>:</w:t>
      </w:r>
      <w:r>
        <w:t xml:space="preserve"> addressed by DEC-006, DEC-007 and DEC-012. Every status change, assignment and comment is written to </w:t>
      </w:r>
      <w:proofErr w:type="spellStart"/>
      <w:r>
        <w:t>AuditEntry</w:t>
      </w:r>
      <w:proofErr w:type="spellEnd"/>
      <w:r>
        <w:t xml:space="preserve"> in the same transaction and cannot be changed afterwards. Still open: the audit retention period under POPIA.</w:t>
      </w:r>
    </w:p>
    <w:p w14:paraId="44420FA8" w14:textId="77777777" w:rsidR="6E3CE5E4" w:rsidRDefault="6E3CE5E4" w:rsidP="6E3CE5E4">
      <w:pPr>
        <w:pStyle w:val="Heading2"/>
      </w:pPr>
      <w:bookmarkStart w:id="39" w:name="_Toc243252214"/>
      <w:r>
        <w:t>Notification &amp; Communication Between Requester and Handler</w:t>
      </w:r>
      <w:bookmarkEnd w:id="39"/>
    </w:p>
    <w:p w14:paraId="355F7AC5" w14:textId="77777777" w:rsidR="6E3CE5E4" w:rsidRDefault="6E3CE5E4" w:rsidP="6E3CE5E4">
      <w:r>
        <w:t>The software solution must manage communication. The exact mechanism for communication needs to be decided ahead of time to ensure compatibility with the chosen software architecture and language. Not deciding on this ahead of time may necessitate rework during the project's implementation phase, which could cause severe delays.</w:t>
      </w:r>
    </w:p>
    <w:p w14:paraId="2AF5B022" w14:textId="77777777" w:rsidR="00A728A6" w:rsidRDefault="00A728A6" w:rsidP="00A728A6">
      <w:r>
        <w:rPr>
          <w:bCs/>
        </w:rPr>
        <w:t>M2 update:</w:t>
      </w:r>
      <w:r>
        <w:t xml:space="preserve"> FR-004 is met with in-app feedback when the requester views the request. The status-change event in DEC-012 is the extension point for email or SMS later (deferred scope).</w:t>
      </w:r>
    </w:p>
    <w:p w14:paraId="2E72D6A7" w14:textId="77777777" w:rsidR="6E3CE5E4" w:rsidRDefault="6E3CE5E4" w:rsidP="6E3CE5E4">
      <w:pPr>
        <w:pStyle w:val="Heading2"/>
      </w:pPr>
      <w:bookmarkStart w:id="40" w:name="_Toc243252215"/>
      <w:r>
        <w:lastRenderedPageBreak/>
        <w:t>Request Prioritization &amp; Escalation</w:t>
      </w:r>
      <w:bookmarkEnd w:id="40"/>
    </w:p>
    <w:p w14:paraId="06A19765" w14:textId="77777777" w:rsidR="6E3CE5E4" w:rsidRDefault="6E3CE5E4" w:rsidP="6E3CE5E4">
      <w:r>
        <w:t xml:space="preserve">Currently, </w:t>
      </w:r>
      <w:proofErr w:type="spellStart"/>
      <w:r>
        <w:t>CivicConnect</w:t>
      </w:r>
      <w:proofErr w:type="spellEnd"/>
      <w:r>
        <w:t xml:space="preserve"> struggles to prioritize requests. Request prioritization and escalation are required features. However, there is no logic for determining priority provided by </w:t>
      </w:r>
      <w:proofErr w:type="spellStart"/>
      <w:r>
        <w:t>CivicConnect</w:t>
      </w:r>
      <w:proofErr w:type="spellEnd"/>
      <w:r>
        <w:t xml:space="preserve"> that will inform whether prioritization is manually assigned by management, calculated or rule based. This must be discussed with Stakeholders from </w:t>
      </w:r>
      <w:proofErr w:type="spellStart"/>
      <w:r>
        <w:t>CivicConnect</w:t>
      </w:r>
      <w:proofErr w:type="spellEnd"/>
      <w:r>
        <w:t>. However, if stakeholders are unavailable then industry research will be used to decide prioritization logic.</w:t>
      </w:r>
    </w:p>
    <w:p w14:paraId="00399F30" w14:textId="77777777" w:rsidR="00A728A6" w:rsidRDefault="00A728A6" w:rsidP="00A728A6">
      <w:r>
        <w:rPr>
          <w:bCs/>
        </w:rPr>
        <w:t>M2 update:</w:t>
      </w:r>
      <w:r>
        <w:t xml:space="preserve"> DEC-003 confirmed and FR-016 added through CR-003. Priority is stored on Request (ERD v2). Automated escalation stays deferred.</w:t>
      </w:r>
    </w:p>
    <w:p w14:paraId="3D9CAF55" w14:textId="77777777" w:rsidR="6E3CE5E4" w:rsidRDefault="6E3CE5E4" w:rsidP="6E3CE5E4">
      <w:pPr>
        <w:pStyle w:val="Heading2"/>
      </w:pPr>
      <w:bookmarkStart w:id="41" w:name="_Toc243252216"/>
      <w:r>
        <w:t>Scalability and Concurrency</w:t>
      </w:r>
      <w:bookmarkEnd w:id="41"/>
    </w:p>
    <w:p w14:paraId="3EFF20E1" w14:textId="77777777" w:rsidR="6E3CE5E4" w:rsidRDefault="6E3CE5E4" w:rsidP="6E3CE5E4">
      <w:r>
        <w:t>Management wants to handle multiple requests and request handlers simultaneously. Counts of expected user traffic and transactions are needed to inform architecture decisions later. The lack of these estimates may result in architecture decisions that don't allow for the scaling needed.</w:t>
      </w:r>
    </w:p>
    <w:p w14:paraId="5C9D2729" w14:textId="77777777" w:rsidR="001933D4" w:rsidRDefault="001933D4" w:rsidP="001933D4">
      <w:r>
        <w:rPr>
          <w:bCs/>
        </w:rPr>
        <w:t>M2 update:</w:t>
      </w:r>
      <w:r>
        <w:t xml:space="preserve"> concurrency handled by DEC-006 (one transaction, optimistic locking) and the partial unique index on </w:t>
      </w:r>
      <w:proofErr w:type="spellStart"/>
      <w:r>
        <w:t>RequestHandler</w:t>
      </w:r>
      <w:proofErr w:type="spellEnd"/>
      <w:r>
        <w:t xml:space="preserve"> (CR-007). Traffic figures are still assumed (A-01). Scaling path: extract a module as a service (ARC-02) or add a read replica for Reporting.</w:t>
      </w:r>
    </w:p>
    <w:p w14:paraId="13F43E6B" w14:textId="77777777" w:rsidR="6E3CE5E4" w:rsidRDefault="6E3CE5E4" w:rsidP="6E3CE5E4">
      <w:pPr>
        <w:pStyle w:val="Heading2"/>
      </w:pPr>
      <w:bookmarkStart w:id="42" w:name="_Toc243252217"/>
      <w:r>
        <w:t>System Integration &amp; Legacy Data</w:t>
      </w:r>
      <w:bookmarkEnd w:id="42"/>
    </w:p>
    <w:p w14:paraId="1C0B3F47" w14:textId="77777777" w:rsidR="6E3CE5E4" w:rsidRDefault="6E3CE5E4" w:rsidP="6E3CE5E4">
      <w:proofErr w:type="spellStart"/>
      <w:r>
        <w:t>CivicConnect</w:t>
      </w:r>
      <w:proofErr w:type="spellEnd"/>
      <w:r>
        <w:t xml:space="preserve"> stakeholders have mentioned that they are using an unorganized manual process for handling requests. It must be negotiated with </w:t>
      </w:r>
      <w:proofErr w:type="spellStart"/>
      <w:r>
        <w:t>CivicConnect's</w:t>
      </w:r>
      <w:proofErr w:type="spellEnd"/>
      <w:r>
        <w:t xml:space="preserve"> stakeholders, whether or not development team is responsible for transferring existing request data over to the new system and if so what request data. Not being clear about this can result in </w:t>
      </w:r>
      <w:proofErr w:type="spellStart"/>
      <w:r>
        <w:t>CivicConnect</w:t>
      </w:r>
      <w:proofErr w:type="spellEnd"/>
      <w:r>
        <w:t xml:space="preserve"> losing requests from the move to manual processes to a software supported one.</w:t>
      </w:r>
    </w:p>
    <w:p w14:paraId="7687474E" w14:textId="77777777" w:rsidR="001933D4" w:rsidRDefault="001933D4" w:rsidP="001933D4">
      <w:r>
        <w:rPr>
          <w:bCs/>
        </w:rPr>
        <w:t>M2 update:</w:t>
      </w:r>
      <w:r>
        <w:t xml:space="preserve"> no change, still deferred. If approved, legacy data would be loaded through a reviewed Flyway migration.</w:t>
      </w:r>
    </w:p>
    <w:p w14:paraId="3EC7643C" w14:textId="77777777" w:rsidR="6E3CE5E4" w:rsidRDefault="6E3CE5E4" w:rsidP="6E3CE5E4">
      <w:pPr>
        <w:pStyle w:val="Heading2"/>
      </w:pPr>
      <w:bookmarkStart w:id="43" w:name="_Toc243252218"/>
      <w:r>
        <w:t>Definition of Digital Platform</w:t>
      </w:r>
      <w:bookmarkEnd w:id="43"/>
    </w:p>
    <w:p w14:paraId="025D3707" w14:textId="77777777" w:rsidR="6E3CE5E4" w:rsidRDefault="6E3CE5E4" w:rsidP="6E3CE5E4">
      <w:r>
        <w:t xml:space="preserve">Currently, </w:t>
      </w:r>
      <w:proofErr w:type="spellStart"/>
      <w:r>
        <w:t>CivicConnect</w:t>
      </w:r>
      <w:proofErr w:type="spellEnd"/>
      <w:r>
        <w:t xml:space="preserve"> only specifies a digital platform as the description of the software solution they want. For early versions of the software solution, a website will be used to prototype the digital solution and gain feedback from stakeholders. </w:t>
      </w:r>
    </w:p>
    <w:p w14:paraId="4D14CA3B" w14:textId="77777777" w:rsidR="001933D4" w:rsidRDefault="001933D4" w:rsidP="001933D4">
      <w:r>
        <w:rPr>
          <w:bCs/>
        </w:rPr>
        <w:t>M2 update:</w:t>
      </w:r>
      <w:r>
        <w:t xml:space="preserve"> confirmed as a responsive web application (DEC-001, ARC-01, ARC-03). Business logic stays behind the REST API so a mobile client could be added later (ASR-006).</w:t>
      </w:r>
    </w:p>
    <w:p w14:paraId="319F063D" w14:textId="77777777" w:rsidR="00A84A49" w:rsidRDefault="6E3CE5E4" w:rsidP="009677D4">
      <w:pPr>
        <w:pStyle w:val="Heading1"/>
      </w:pPr>
      <w:bookmarkStart w:id="44" w:name="_Toc243252219"/>
      <w:r>
        <w:lastRenderedPageBreak/>
        <w:t>Engineering Decision Log</w:t>
      </w:r>
      <w:bookmarkEnd w:id="44"/>
    </w:p>
    <w:tbl>
      <w:tblPr>
        <w:tblStyle w:val="TableGrid"/>
        <w:tblW w:w="0" w:type="auto"/>
        <w:tblInd w:w="61" w:type="dxa"/>
        <w:tblLook w:val="0000" w:firstRow="0" w:lastRow="0" w:firstColumn="0" w:lastColumn="0" w:noHBand="0" w:noVBand="0"/>
      </w:tblPr>
      <w:tblGrid>
        <w:gridCol w:w="697"/>
        <w:gridCol w:w="739"/>
        <w:gridCol w:w="1096"/>
        <w:gridCol w:w="873"/>
        <w:gridCol w:w="800"/>
        <w:gridCol w:w="947"/>
        <w:gridCol w:w="923"/>
        <w:gridCol w:w="952"/>
        <w:gridCol w:w="945"/>
        <w:gridCol w:w="983"/>
      </w:tblGrid>
      <w:tr w:rsidR="00476F05" w:rsidRPr="00523FF7" w14:paraId="69F705B4" w14:textId="77777777" w:rsidTr="00335C5D">
        <w:tc>
          <w:tcPr>
            <w:tcW w:w="697" w:type="dxa"/>
            <w:shd w:val="clear" w:color="auto" w:fill="002060"/>
          </w:tcPr>
          <w:p w14:paraId="3CBF239C" w14:textId="77777777" w:rsidR="00476F05" w:rsidRPr="00476F05" w:rsidRDefault="00476F05" w:rsidP="001939D2">
            <w:pPr>
              <w:rPr>
                <w:sz w:val="18"/>
                <w:szCs w:val="18"/>
              </w:rPr>
            </w:pPr>
            <w:r>
              <w:rPr>
                <w:sz w:val="18"/>
                <w:szCs w:val="18"/>
              </w:rPr>
              <w:t>Decision</w:t>
            </w:r>
          </w:p>
          <w:p w14:paraId="0BC5DC29" w14:textId="77777777" w:rsidR="00476F05" w:rsidRPr="00476F05" w:rsidRDefault="00476F05" w:rsidP="001939D2">
            <w:pPr>
              <w:rPr>
                <w:sz w:val="18"/>
                <w:szCs w:val="18"/>
              </w:rPr>
            </w:pPr>
            <w:r>
              <w:rPr>
                <w:sz w:val="18"/>
                <w:szCs w:val="18"/>
              </w:rPr>
              <w:t>ID</w:t>
            </w:r>
          </w:p>
        </w:tc>
        <w:tc>
          <w:tcPr>
            <w:tcW w:w="739" w:type="dxa"/>
            <w:shd w:val="clear" w:color="auto" w:fill="002060"/>
          </w:tcPr>
          <w:p w14:paraId="409BC51F" w14:textId="77777777" w:rsidR="00476F05" w:rsidRPr="00476F05" w:rsidRDefault="00476F05" w:rsidP="001939D2">
            <w:pPr>
              <w:rPr>
                <w:sz w:val="18"/>
                <w:szCs w:val="18"/>
              </w:rPr>
            </w:pPr>
            <w:r>
              <w:rPr>
                <w:sz w:val="18"/>
                <w:szCs w:val="18"/>
              </w:rPr>
              <w:t>Context</w:t>
            </w:r>
          </w:p>
        </w:tc>
        <w:tc>
          <w:tcPr>
            <w:tcW w:w="1096" w:type="dxa"/>
            <w:shd w:val="clear" w:color="auto" w:fill="002060"/>
          </w:tcPr>
          <w:p w14:paraId="32E600E4" w14:textId="77777777" w:rsidR="00476F05" w:rsidRPr="00476F05" w:rsidRDefault="00476F05" w:rsidP="001939D2">
            <w:pPr>
              <w:rPr>
                <w:sz w:val="18"/>
                <w:szCs w:val="18"/>
              </w:rPr>
            </w:pPr>
            <w:r>
              <w:rPr>
                <w:sz w:val="18"/>
                <w:szCs w:val="18"/>
              </w:rPr>
              <w:t>Constraints</w:t>
            </w:r>
          </w:p>
        </w:tc>
        <w:tc>
          <w:tcPr>
            <w:tcW w:w="873" w:type="dxa"/>
            <w:shd w:val="clear" w:color="auto" w:fill="002060"/>
          </w:tcPr>
          <w:p w14:paraId="3CBD015F" w14:textId="77777777" w:rsidR="00476F05" w:rsidRPr="00476F05" w:rsidRDefault="00476F05" w:rsidP="001939D2">
            <w:pPr>
              <w:rPr>
                <w:sz w:val="18"/>
                <w:szCs w:val="18"/>
              </w:rPr>
            </w:pPr>
            <w:r>
              <w:rPr>
                <w:sz w:val="18"/>
                <w:szCs w:val="18"/>
              </w:rPr>
              <w:t>Alternatives</w:t>
            </w:r>
          </w:p>
        </w:tc>
        <w:tc>
          <w:tcPr>
            <w:tcW w:w="800" w:type="dxa"/>
            <w:shd w:val="clear" w:color="auto" w:fill="002060"/>
          </w:tcPr>
          <w:p w14:paraId="39EA6B7C" w14:textId="77777777" w:rsidR="00476F05" w:rsidRPr="00476F05" w:rsidRDefault="00476F05" w:rsidP="001939D2">
            <w:pPr>
              <w:rPr>
                <w:sz w:val="18"/>
                <w:szCs w:val="18"/>
              </w:rPr>
            </w:pPr>
            <w:r>
              <w:rPr>
                <w:sz w:val="18"/>
                <w:szCs w:val="18"/>
              </w:rPr>
              <w:t>Decision</w:t>
            </w:r>
          </w:p>
        </w:tc>
        <w:tc>
          <w:tcPr>
            <w:tcW w:w="265" w:type="dxa"/>
            <w:shd w:val="clear" w:color="auto" w:fill="002060"/>
          </w:tcPr>
          <w:p w14:paraId="712A42F2" w14:textId="77777777" w:rsidR="00476F05" w:rsidRPr="00476F05" w:rsidRDefault="00476F05" w:rsidP="001939D2">
            <w:pPr>
              <w:rPr>
                <w:sz w:val="18"/>
                <w:szCs w:val="18"/>
              </w:rPr>
            </w:pPr>
            <w:r>
              <w:rPr>
                <w:sz w:val="18"/>
                <w:szCs w:val="18"/>
              </w:rPr>
              <w:t>Rationale</w:t>
            </w:r>
          </w:p>
        </w:tc>
        <w:tc>
          <w:tcPr>
            <w:tcW w:w="1605" w:type="dxa"/>
            <w:shd w:val="clear" w:color="auto" w:fill="002060"/>
          </w:tcPr>
          <w:p w14:paraId="7D572204" w14:textId="77777777" w:rsidR="00476F05" w:rsidRPr="00476F05" w:rsidRDefault="00476F05" w:rsidP="001939D2">
            <w:pPr>
              <w:rPr>
                <w:sz w:val="18"/>
                <w:szCs w:val="18"/>
              </w:rPr>
            </w:pPr>
            <w:r>
              <w:rPr>
                <w:sz w:val="18"/>
                <w:szCs w:val="18"/>
              </w:rPr>
              <w:t>Trade-offs</w:t>
            </w:r>
          </w:p>
        </w:tc>
        <w:tc>
          <w:tcPr>
            <w:tcW w:w="952" w:type="dxa"/>
            <w:shd w:val="clear" w:color="auto" w:fill="002060"/>
          </w:tcPr>
          <w:p w14:paraId="12C0E712" w14:textId="77777777" w:rsidR="00476F05" w:rsidRPr="00476F05" w:rsidRDefault="00476F05" w:rsidP="001939D2">
            <w:pPr>
              <w:rPr>
                <w:sz w:val="18"/>
                <w:szCs w:val="18"/>
              </w:rPr>
            </w:pPr>
            <w:r>
              <w:rPr>
                <w:sz w:val="18"/>
                <w:szCs w:val="18"/>
              </w:rPr>
              <w:t>Risks</w:t>
            </w:r>
          </w:p>
        </w:tc>
        <w:tc>
          <w:tcPr>
            <w:tcW w:w="945" w:type="dxa"/>
            <w:shd w:val="clear" w:color="auto" w:fill="002060"/>
          </w:tcPr>
          <w:p w14:paraId="0D6D5B82" w14:textId="77777777" w:rsidR="00476F05" w:rsidRPr="00476F05" w:rsidRDefault="00476F05" w:rsidP="001939D2">
            <w:pPr>
              <w:rPr>
                <w:sz w:val="18"/>
                <w:szCs w:val="18"/>
              </w:rPr>
            </w:pPr>
            <w:r>
              <w:rPr>
                <w:sz w:val="18"/>
                <w:szCs w:val="18"/>
              </w:rPr>
              <w:t xml:space="preserve">Evidence </w:t>
            </w:r>
          </w:p>
        </w:tc>
        <w:tc>
          <w:tcPr>
            <w:tcW w:w="983" w:type="dxa"/>
            <w:shd w:val="clear" w:color="auto" w:fill="002060"/>
          </w:tcPr>
          <w:p w14:paraId="375C4605" w14:textId="77777777" w:rsidR="00476F05" w:rsidRPr="00476F05" w:rsidRDefault="00476F05" w:rsidP="001939D2">
            <w:pPr>
              <w:rPr>
                <w:sz w:val="18"/>
                <w:szCs w:val="18"/>
              </w:rPr>
            </w:pPr>
            <w:r>
              <w:rPr>
                <w:sz w:val="18"/>
                <w:szCs w:val="18"/>
              </w:rPr>
              <w:t>Later Consequence</w:t>
            </w:r>
          </w:p>
        </w:tc>
      </w:tr>
      <w:tr w:rsidR="00476F05" w:rsidRPr="00523FF7" w14:paraId="39A47EBC" w14:textId="77777777" w:rsidTr="00335C5D">
        <w:tc>
          <w:tcPr>
            <w:tcW w:w="697" w:type="dxa"/>
          </w:tcPr>
          <w:p w14:paraId="44A2CD11" w14:textId="77777777" w:rsidR="00476F05" w:rsidRPr="00476F05" w:rsidRDefault="00476F05" w:rsidP="001939D2">
            <w:pPr>
              <w:rPr>
                <w:sz w:val="18"/>
                <w:szCs w:val="18"/>
              </w:rPr>
            </w:pPr>
            <w:r>
              <w:rPr>
                <w:sz w:val="18"/>
                <w:szCs w:val="18"/>
              </w:rPr>
              <w:t>DEC-001</w:t>
            </w:r>
          </w:p>
        </w:tc>
        <w:tc>
          <w:tcPr>
            <w:tcW w:w="739" w:type="dxa"/>
          </w:tcPr>
          <w:p w14:paraId="34A1D6A0" w14:textId="77777777" w:rsidR="00476F05" w:rsidRPr="00476F05" w:rsidRDefault="00476F05" w:rsidP="001939D2">
            <w:pPr>
              <w:rPr>
                <w:sz w:val="18"/>
                <w:szCs w:val="18"/>
              </w:rPr>
            </w:pPr>
            <w:r>
              <w:rPr>
                <w:sz w:val="18"/>
                <w:szCs w:val="18"/>
              </w:rPr>
              <w:t>Client cannot specify final form of digital platform.</w:t>
            </w:r>
          </w:p>
        </w:tc>
        <w:tc>
          <w:tcPr>
            <w:tcW w:w="1096" w:type="dxa"/>
          </w:tcPr>
          <w:p w14:paraId="3FB37C9C" w14:textId="77777777" w:rsidR="00476F05" w:rsidRPr="00476F05" w:rsidRDefault="00476F05" w:rsidP="001939D2">
            <w:pPr>
              <w:rPr>
                <w:sz w:val="18"/>
                <w:szCs w:val="18"/>
              </w:rPr>
            </w:pPr>
            <w:r>
              <w:rPr>
                <w:sz w:val="18"/>
                <w:szCs w:val="18"/>
              </w:rPr>
              <w:t>Time, Team Capability and Cost/Resources</w:t>
            </w:r>
          </w:p>
        </w:tc>
        <w:tc>
          <w:tcPr>
            <w:tcW w:w="873" w:type="dxa"/>
          </w:tcPr>
          <w:p w14:paraId="63C04742" w14:textId="77777777" w:rsidR="00476F05" w:rsidRPr="00476F05" w:rsidRDefault="00476F05" w:rsidP="001939D2">
            <w:pPr>
              <w:rPr>
                <w:sz w:val="18"/>
                <w:szCs w:val="18"/>
              </w:rPr>
            </w:pPr>
            <w:r>
              <w:rPr>
                <w:sz w:val="18"/>
                <w:szCs w:val="18"/>
              </w:rPr>
              <w:t>Commit to a web/ mobile/ desktop app now vs. prototype first.</w:t>
            </w:r>
          </w:p>
        </w:tc>
        <w:tc>
          <w:tcPr>
            <w:tcW w:w="800" w:type="dxa"/>
          </w:tcPr>
          <w:p w14:paraId="627A9FF7" w14:textId="77777777" w:rsidR="00476F05" w:rsidRPr="00476F05" w:rsidRDefault="00476F05" w:rsidP="001939D2">
            <w:pPr>
              <w:rPr>
                <w:sz w:val="18"/>
                <w:szCs w:val="18"/>
              </w:rPr>
            </w:pPr>
            <w:r>
              <w:rPr>
                <w:sz w:val="18"/>
                <w:szCs w:val="18"/>
              </w:rPr>
              <w:t>Build web prototype for first version of the software.</w:t>
            </w:r>
          </w:p>
        </w:tc>
        <w:tc>
          <w:tcPr>
            <w:tcW w:w="265" w:type="dxa"/>
          </w:tcPr>
          <w:p w14:paraId="1557C3A4" w14:textId="77777777" w:rsidR="00476F05" w:rsidRPr="00476F05" w:rsidRDefault="00476F05" w:rsidP="001939D2">
            <w:pPr>
              <w:rPr>
                <w:sz w:val="18"/>
                <w:szCs w:val="18"/>
              </w:rPr>
            </w:pPr>
            <w:r>
              <w:rPr>
                <w:sz w:val="18"/>
                <w:szCs w:val="18"/>
              </w:rPr>
              <w:t>Preserves flexibility while gathering stakeholder feedback to refine features.</w:t>
            </w:r>
          </w:p>
        </w:tc>
        <w:tc>
          <w:tcPr>
            <w:tcW w:w="1605" w:type="dxa"/>
          </w:tcPr>
          <w:p w14:paraId="62F9162F" w14:textId="77777777" w:rsidR="00476F05" w:rsidRPr="00476F05" w:rsidRDefault="00476F05" w:rsidP="001939D2">
            <w:pPr>
              <w:rPr>
                <w:sz w:val="18"/>
                <w:szCs w:val="18"/>
              </w:rPr>
            </w:pPr>
            <w:r>
              <w:rPr>
                <w:sz w:val="18"/>
                <w:szCs w:val="18"/>
              </w:rPr>
              <w:t>Some rework will be required if platform changes.</w:t>
            </w:r>
          </w:p>
        </w:tc>
        <w:tc>
          <w:tcPr>
            <w:tcW w:w="952" w:type="dxa"/>
          </w:tcPr>
          <w:p w14:paraId="08D4FE57" w14:textId="77777777" w:rsidR="00476F05" w:rsidRPr="00476F05" w:rsidRDefault="00476F05" w:rsidP="001939D2">
            <w:pPr>
              <w:rPr>
                <w:sz w:val="18"/>
                <w:szCs w:val="18"/>
              </w:rPr>
            </w:pPr>
            <w:r>
              <w:rPr>
                <w:sz w:val="18"/>
                <w:szCs w:val="18"/>
              </w:rPr>
              <w:t>Wasted prototype effort if client wants a different platform.</w:t>
            </w:r>
          </w:p>
        </w:tc>
        <w:tc>
          <w:tcPr>
            <w:tcW w:w="945" w:type="dxa"/>
          </w:tcPr>
          <w:p w14:paraId="6E2E0D58" w14:textId="77777777" w:rsidR="00476F05" w:rsidRPr="00476F05" w:rsidRDefault="00EC1952" w:rsidP="001939D2">
            <w:pPr>
              <w:rPr>
                <w:sz w:val="18"/>
                <w:szCs w:val="18"/>
              </w:rPr>
            </w:pPr>
            <w:r>
              <w:rPr>
                <w:sz w:val="18"/>
                <w:szCs w:val="18"/>
              </w:rPr>
              <w:t>Client scenario does not specify the digital platform.</w:t>
            </w:r>
          </w:p>
        </w:tc>
        <w:tc>
          <w:tcPr>
            <w:tcW w:w="983" w:type="dxa"/>
          </w:tcPr>
          <w:p w14:paraId="77C2DC94" w14:textId="77777777" w:rsidR="00476F05" w:rsidRPr="00476F05" w:rsidRDefault="00DE5853" w:rsidP="001939D2">
            <w:pPr>
              <w:rPr>
                <w:sz w:val="18"/>
                <w:szCs w:val="18"/>
              </w:rPr>
            </w:pPr>
            <w:r>
              <w:rPr>
                <w:sz w:val="18"/>
                <w:szCs w:val="18"/>
              </w:rPr>
              <w:t>To be confirmed in Milestone 2.</w:t>
            </w:r>
          </w:p>
          <w:p w14:paraId="09952476" w14:textId="77777777" w:rsidR="00284DEA" w:rsidRDefault="00555546">
            <w:pPr>
              <w:rPr>
                <w:sz w:val="18"/>
                <w:szCs w:val="18"/>
              </w:rPr>
            </w:pPr>
            <w:r>
              <w:rPr>
                <w:b/>
                <w:bCs/>
                <w:sz w:val="18"/>
                <w:szCs w:val="18"/>
              </w:rPr>
              <w:t>M2: see update below.</w:t>
            </w:r>
          </w:p>
        </w:tc>
      </w:tr>
      <w:tr w:rsidR="00476F05" w:rsidRPr="00523FF7" w14:paraId="5362A27F" w14:textId="77777777" w:rsidTr="00335C5D">
        <w:tc>
          <w:tcPr>
            <w:tcW w:w="697" w:type="dxa"/>
          </w:tcPr>
          <w:p w14:paraId="769ED127" w14:textId="77777777" w:rsidR="00476F05" w:rsidRPr="00476F05" w:rsidRDefault="00476F05" w:rsidP="001939D2">
            <w:pPr>
              <w:rPr>
                <w:sz w:val="18"/>
                <w:szCs w:val="18"/>
              </w:rPr>
            </w:pPr>
            <w:r>
              <w:rPr>
                <w:sz w:val="18"/>
                <w:szCs w:val="18"/>
              </w:rPr>
              <w:t>DEC-002</w:t>
            </w:r>
          </w:p>
        </w:tc>
        <w:tc>
          <w:tcPr>
            <w:tcW w:w="739" w:type="dxa"/>
          </w:tcPr>
          <w:p w14:paraId="45CAC3B9" w14:textId="77777777" w:rsidR="00476F05" w:rsidRPr="00476F05" w:rsidRDefault="00476F05" w:rsidP="001939D2">
            <w:pPr>
              <w:rPr>
                <w:sz w:val="18"/>
                <w:szCs w:val="18"/>
              </w:rPr>
            </w:pPr>
            <w:r>
              <w:rPr>
                <w:sz w:val="18"/>
                <w:szCs w:val="18"/>
              </w:rPr>
              <w:t>Client cannot specify preferred means of securing data (role-based or data based)</w:t>
            </w:r>
          </w:p>
        </w:tc>
        <w:tc>
          <w:tcPr>
            <w:tcW w:w="1096" w:type="dxa"/>
          </w:tcPr>
          <w:p w14:paraId="0EC3621B" w14:textId="77777777" w:rsidR="00476F05" w:rsidRPr="00476F05" w:rsidRDefault="00476F05" w:rsidP="001939D2">
            <w:pPr>
              <w:rPr>
                <w:sz w:val="18"/>
                <w:szCs w:val="18"/>
              </w:rPr>
            </w:pPr>
            <w:r>
              <w:rPr>
                <w:sz w:val="18"/>
                <w:szCs w:val="18"/>
              </w:rPr>
              <w:t>Security</w:t>
            </w:r>
          </w:p>
        </w:tc>
        <w:tc>
          <w:tcPr>
            <w:tcW w:w="873" w:type="dxa"/>
          </w:tcPr>
          <w:p w14:paraId="78976DBD" w14:textId="77777777" w:rsidR="00476F05" w:rsidRPr="00476F05" w:rsidRDefault="00476F05" w:rsidP="001939D2">
            <w:pPr>
              <w:rPr>
                <w:sz w:val="18"/>
                <w:szCs w:val="18"/>
              </w:rPr>
            </w:pPr>
            <w:r>
              <w:rPr>
                <w:sz w:val="18"/>
                <w:szCs w:val="18"/>
              </w:rPr>
              <w:t>Do not add access control for version 1, add role-based access control or add data based accessed control (specify in table who can see which data)</w:t>
            </w:r>
          </w:p>
        </w:tc>
        <w:tc>
          <w:tcPr>
            <w:tcW w:w="800" w:type="dxa"/>
          </w:tcPr>
          <w:p w14:paraId="6459D3E2" w14:textId="77777777" w:rsidR="00476F05" w:rsidRPr="00476F05" w:rsidRDefault="00476F05" w:rsidP="001939D2">
            <w:pPr>
              <w:rPr>
                <w:sz w:val="18"/>
                <w:szCs w:val="18"/>
              </w:rPr>
            </w:pPr>
            <w:r>
              <w:rPr>
                <w:sz w:val="18"/>
                <w:szCs w:val="18"/>
              </w:rPr>
              <w:t>Use role-based access for security.</w:t>
            </w:r>
          </w:p>
        </w:tc>
        <w:tc>
          <w:tcPr>
            <w:tcW w:w="265" w:type="dxa"/>
          </w:tcPr>
          <w:p w14:paraId="6522786A" w14:textId="77777777" w:rsidR="00476F05" w:rsidRPr="00476F05" w:rsidRDefault="00476F05" w:rsidP="001939D2">
            <w:pPr>
              <w:rPr>
                <w:sz w:val="18"/>
                <w:szCs w:val="18"/>
              </w:rPr>
            </w:pPr>
            <w:r>
              <w:rPr>
                <w:sz w:val="18"/>
                <w:szCs w:val="18"/>
              </w:rPr>
              <w:t>Stakeholders will likely prefer some kind of role-based access and rework will decrease for version 2.</w:t>
            </w:r>
          </w:p>
        </w:tc>
        <w:tc>
          <w:tcPr>
            <w:tcW w:w="1605" w:type="dxa"/>
          </w:tcPr>
          <w:p w14:paraId="76726940" w14:textId="77777777" w:rsidR="00476F05" w:rsidRPr="00476F05" w:rsidRDefault="00476F05" w:rsidP="001939D2">
            <w:pPr>
              <w:rPr>
                <w:sz w:val="18"/>
                <w:szCs w:val="18"/>
              </w:rPr>
            </w:pPr>
            <w:r>
              <w:rPr>
                <w:sz w:val="18"/>
                <w:szCs w:val="18"/>
              </w:rPr>
              <w:t>If data-based access is the preferred control, then a lot of reworks on the software and the database will be needed.</w:t>
            </w:r>
          </w:p>
        </w:tc>
        <w:tc>
          <w:tcPr>
            <w:tcW w:w="952" w:type="dxa"/>
          </w:tcPr>
          <w:p w14:paraId="1E3CA7ED" w14:textId="77777777" w:rsidR="00476F05" w:rsidRPr="00476F05" w:rsidRDefault="00476F05" w:rsidP="001939D2">
            <w:pPr>
              <w:rPr>
                <w:sz w:val="18"/>
                <w:szCs w:val="18"/>
              </w:rPr>
            </w:pPr>
            <w:r>
              <w:rPr>
                <w:sz w:val="18"/>
                <w:szCs w:val="18"/>
              </w:rPr>
              <w:t>Incorrect role-based access that does not fit the stakeholder’s needs.</w:t>
            </w:r>
          </w:p>
        </w:tc>
        <w:tc>
          <w:tcPr>
            <w:tcW w:w="945" w:type="dxa"/>
          </w:tcPr>
          <w:p w14:paraId="1802E353" w14:textId="77777777" w:rsidR="00476F05" w:rsidRPr="00476F05" w:rsidRDefault="007D05C0" w:rsidP="001939D2">
            <w:pPr>
              <w:rPr>
                <w:sz w:val="18"/>
                <w:szCs w:val="18"/>
              </w:rPr>
            </w:pPr>
            <w:r>
              <w:rPr>
                <w:sz w:val="18"/>
                <w:szCs w:val="18"/>
              </w:rPr>
              <w:t>Within project description no information for the data classification was given. RBAC was inferred.</w:t>
            </w:r>
          </w:p>
        </w:tc>
        <w:tc>
          <w:tcPr>
            <w:tcW w:w="983" w:type="dxa"/>
          </w:tcPr>
          <w:p w14:paraId="41D7B1C8" w14:textId="77777777" w:rsidR="00476F05" w:rsidRPr="00476F05" w:rsidRDefault="00DE5853" w:rsidP="001939D2">
            <w:pPr>
              <w:rPr>
                <w:sz w:val="18"/>
                <w:szCs w:val="18"/>
              </w:rPr>
            </w:pPr>
            <w:r>
              <w:rPr>
                <w:sz w:val="18"/>
                <w:szCs w:val="18"/>
              </w:rPr>
              <w:t>To be confirmed in Milestone 2.</w:t>
            </w:r>
          </w:p>
          <w:p w14:paraId="0ACC1C34" w14:textId="77777777" w:rsidR="00284DEA" w:rsidRDefault="00555546">
            <w:pPr>
              <w:rPr>
                <w:sz w:val="18"/>
                <w:szCs w:val="18"/>
              </w:rPr>
            </w:pPr>
            <w:r>
              <w:rPr>
                <w:b/>
                <w:bCs/>
                <w:sz w:val="18"/>
                <w:szCs w:val="18"/>
              </w:rPr>
              <w:t>M2: see update below.</w:t>
            </w:r>
          </w:p>
        </w:tc>
      </w:tr>
      <w:tr w:rsidR="00476F05" w:rsidRPr="00523FF7" w14:paraId="3952A5FE" w14:textId="77777777" w:rsidTr="00335C5D">
        <w:tc>
          <w:tcPr>
            <w:tcW w:w="697" w:type="dxa"/>
          </w:tcPr>
          <w:p w14:paraId="0A00D767" w14:textId="77777777" w:rsidR="00476F05" w:rsidRPr="00476F05" w:rsidRDefault="00476F05" w:rsidP="001939D2">
            <w:pPr>
              <w:rPr>
                <w:sz w:val="18"/>
                <w:szCs w:val="18"/>
              </w:rPr>
            </w:pPr>
            <w:r>
              <w:rPr>
                <w:sz w:val="18"/>
                <w:szCs w:val="18"/>
              </w:rPr>
              <w:t>DEC-003</w:t>
            </w:r>
          </w:p>
        </w:tc>
        <w:tc>
          <w:tcPr>
            <w:tcW w:w="739" w:type="dxa"/>
          </w:tcPr>
          <w:p w14:paraId="5D544828" w14:textId="77777777" w:rsidR="00476F05" w:rsidRPr="00476F05" w:rsidRDefault="00476F05" w:rsidP="001939D2">
            <w:pPr>
              <w:rPr>
                <w:sz w:val="18"/>
                <w:szCs w:val="18"/>
              </w:rPr>
            </w:pPr>
            <w:r>
              <w:rPr>
                <w:sz w:val="18"/>
                <w:szCs w:val="18"/>
              </w:rPr>
              <w:t>Client cannot provide business rules or an algorithm that will enable the system to assign priority to the requests.</w:t>
            </w:r>
          </w:p>
        </w:tc>
        <w:tc>
          <w:tcPr>
            <w:tcW w:w="1096" w:type="dxa"/>
          </w:tcPr>
          <w:p w14:paraId="05611A26" w14:textId="77777777" w:rsidR="00476F05" w:rsidRPr="00476F05" w:rsidRDefault="00476F05" w:rsidP="001939D2">
            <w:pPr>
              <w:rPr>
                <w:sz w:val="18"/>
                <w:szCs w:val="18"/>
              </w:rPr>
            </w:pPr>
            <w:r>
              <w:rPr>
                <w:sz w:val="18"/>
                <w:szCs w:val="18"/>
              </w:rPr>
              <w:t>Time</w:t>
            </w:r>
          </w:p>
        </w:tc>
        <w:tc>
          <w:tcPr>
            <w:tcW w:w="873" w:type="dxa"/>
          </w:tcPr>
          <w:p w14:paraId="7934E1B1" w14:textId="77777777" w:rsidR="00476F05" w:rsidRPr="00476F05" w:rsidRDefault="00476F05" w:rsidP="001939D2">
            <w:pPr>
              <w:rPr>
                <w:sz w:val="18"/>
                <w:szCs w:val="18"/>
              </w:rPr>
            </w:pPr>
            <w:r>
              <w:rPr>
                <w:sz w:val="18"/>
                <w:szCs w:val="18"/>
              </w:rPr>
              <w:t>Use publicly available information to derive a means of determining the priority or have managers assign the priority to requests on the system.</w:t>
            </w:r>
          </w:p>
        </w:tc>
        <w:tc>
          <w:tcPr>
            <w:tcW w:w="800" w:type="dxa"/>
          </w:tcPr>
          <w:p w14:paraId="7CC344D9" w14:textId="77777777" w:rsidR="00476F05" w:rsidRPr="00476F05" w:rsidRDefault="00476F05" w:rsidP="001939D2">
            <w:pPr>
              <w:rPr>
                <w:sz w:val="18"/>
                <w:szCs w:val="18"/>
              </w:rPr>
            </w:pPr>
            <w:r>
              <w:rPr>
                <w:sz w:val="18"/>
                <w:szCs w:val="18"/>
              </w:rPr>
              <w:t>Managers will assign request priority using their own judgement via the system.</w:t>
            </w:r>
          </w:p>
        </w:tc>
        <w:tc>
          <w:tcPr>
            <w:tcW w:w="265" w:type="dxa"/>
          </w:tcPr>
          <w:p w14:paraId="6A353B48" w14:textId="77777777" w:rsidR="00476F05" w:rsidRPr="00476F05" w:rsidRDefault="00476F05" w:rsidP="001939D2">
            <w:pPr>
              <w:rPr>
                <w:sz w:val="18"/>
                <w:szCs w:val="18"/>
              </w:rPr>
            </w:pPr>
            <w:r>
              <w:rPr>
                <w:sz w:val="18"/>
                <w:szCs w:val="18"/>
              </w:rPr>
              <w:t>Significant resources will be wasted if automated priority raking was implemented incorrectly.</w:t>
            </w:r>
          </w:p>
        </w:tc>
        <w:tc>
          <w:tcPr>
            <w:tcW w:w="1605" w:type="dxa"/>
          </w:tcPr>
          <w:p w14:paraId="17301C24" w14:textId="77777777" w:rsidR="00476F05" w:rsidRPr="00476F05" w:rsidRDefault="00476F05" w:rsidP="001939D2">
            <w:pPr>
              <w:rPr>
                <w:sz w:val="18"/>
                <w:szCs w:val="18"/>
              </w:rPr>
            </w:pPr>
            <w:r>
              <w:rPr>
                <w:sz w:val="18"/>
                <w:szCs w:val="18"/>
              </w:rPr>
              <w:t xml:space="preserve">May require rework if stakeholders want an automated ranking. </w:t>
            </w:r>
          </w:p>
        </w:tc>
        <w:tc>
          <w:tcPr>
            <w:tcW w:w="952" w:type="dxa"/>
          </w:tcPr>
          <w:p w14:paraId="2BB44288" w14:textId="77777777" w:rsidR="00476F05" w:rsidRPr="00476F05" w:rsidRDefault="00476F05" w:rsidP="001939D2">
            <w:pPr>
              <w:rPr>
                <w:sz w:val="18"/>
                <w:szCs w:val="18"/>
              </w:rPr>
            </w:pPr>
            <w:r>
              <w:rPr>
                <w:sz w:val="18"/>
                <w:szCs w:val="18"/>
              </w:rPr>
              <w:t>Managers may incorrectly assign the request priority.</w:t>
            </w:r>
          </w:p>
        </w:tc>
        <w:tc>
          <w:tcPr>
            <w:tcW w:w="945" w:type="dxa"/>
          </w:tcPr>
          <w:p w14:paraId="3D6930C0" w14:textId="77777777" w:rsidR="00476F05" w:rsidRDefault="00DE5853" w:rsidP="001939D2">
            <w:pPr>
              <w:rPr>
                <w:sz w:val="18"/>
                <w:szCs w:val="18"/>
              </w:rPr>
            </w:pPr>
            <w:r>
              <w:rPr>
                <w:sz w:val="18"/>
                <w:szCs w:val="18"/>
              </w:rPr>
              <w:t xml:space="preserve">R-09: </w:t>
            </w:r>
          </w:p>
          <w:p w14:paraId="07800B52" w14:textId="77777777" w:rsidR="00DE5853" w:rsidRPr="00476F05" w:rsidRDefault="00DE5853" w:rsidP="001939D2">
            <w:pPr>
              <w:rPr>
                <w:sz w:val="18"/>
                <w:szCs w:val="18"/>
              </w:rPr>
            </w:pPr>
            <w:r>
              <w:rPr>
                <w:sz w:val="18"/>
                <w:szCs w:val="18"/>
              </w:rPr>
              <w:t>There is no actual client to consult.</w:t>
            </w:r>
          </w:p>
        </w:tc>
        <w:tc>
          <w:tcPr>
            <w:tcW w:w="983" w:type="dxa"/>
          </w:tcPr>
          <w:p w14:paraId="563F0CE6" w14:textId="77777777" w:rsidR="00476F05" w:rsidRPr="00476F05" w:rsidRDefault="00DE5853" w:rsidP="001939D2">
            <w:pPr>
              <w:rPr>
                <w:sz w:val="18"/>
                <w:szCs w:val="18"/>
              </w:rPr>
            </w:pPr>
            <w:r>
              <w:rPr>
                <w:sz w:val="18"/>
                <w:szCs w:val="18"/>
              </w:rPr>
              <w:t>To be confirmed in Milestone 2.</w:t>
            </w:r>
          </w:p>
          <w:p w14:paraId="4BDEB1AA" w14:textId="77777777" w:rsidR="00284DEA" w:rsidRDefault="00555546">
            <w:pPr>
              <w:rPr>
                <w:sz w:val="18"/>
                <w:szCs w:val="18"/>
              </w:rPr>
            </w:pPr>
            <w:r>
              <w:rPr>
                <w:b/>
                <w:bCs/>
                <w:sz w:val="18"/>
                <w:szCs w:val="18"/>
              </w:rPr>
              <w:t>M2: see update below.</w:t>
            </w:r>
          </w:p>
        </w:tc>
      </w:tr>
    </w:tbl>
    <w:p w14:paraId="32B6D5F2" w14:textId="77777777" w:rsidR="00284DEA" w:rsidRDefault="00555546">
      <w:pPr>
        <w:pStyle w:val="Heading2"/>
      </w:pPr>
      <w:bookmarkStart w:id="45" w:name="_Toc243252220"/>
      <w:r>
        <w:lastRenderedPageBreak/>
        <w:t>Milestone 2 Updates to Engineering Decisions</w:t>
      </w:r>
      <w:bookmarkEnd w:id="45"/>
    </w:p>
    <w:p w14:paraId="2B3A6222" w14:textId="77777777" w:rsidR="00284DEA" w:rsidRDefault="00555546">
      <w:r>
        <w:t>The original M1 decisions above are kept unchanged as baselined. The later consequences that were marked "To be confirmed in Milestone 2" are updated here with the evidence now available.</w:t>
      </w:r>
    </w:p>
    <w:tbl>
      <w:tblPr>
        <w:tblStyle w:val="TableGrid"/>
        <w:tblW w:w="9016" w:type="dxa"/>
        <w:tblLayout w:type="fixed"/>
        <w:tblLook w:val="04A0" w:firstRow="1" w:lastRow="0" w:firstColumn="1" w:lastColumn="0" w:noHBand="0" w:noVBand="1"/>
      </w:tblPr>
      <w:tblGrid>
        <w:gridCol w:w="1100"/>
        <w:gridCol w:w="5316"/>
        <w:gridCol w:w="1300"/>
        <w:gridCol w:w="1300"/>
      </w:tblGrid>
      <w:tr w:rsidR="00284DEA" w14:paraId="65759D75" w14:textId="77777777">
        <w:trPr>
          <w:cantSplit/>
          <w:tblHeader/>
        </w:trPr>
        <w:tc>
          <w:tcPr>
            <w:tcW w:w="1100" w:type="dxa"/>
            <w:shd w:val="clear" w:color="auto" w:fill="002060"/>
          </w:tcPr>
          <w:p w14:paraId="79D3752F" w14:textId="77777777" w:rsidR="00284DEA" w:rsidRDefault="00555546">
            <w:pPr>
              <w:spacing w:after="40"/>
              <w:rPr>
                <w:sz w:val="18"/>
                <w:szCs w:val="18"/>
              </w:rPr>
            </w:pPr>
            <w:r>
              <w:rPr>
                <w:b/>
                <w:bCs/>
                <w:color w:val="FFFFFF"/>
                <w:sz w:val="18"/>
                <w:szCs w:val="18"/>
              </w:rPr>
              <w:t>Decision ID</w:t>
            </w:r>
          </w:p>
        </w:tc>
        <w:tc>
          <w:tcPr>
            <w:tcW w:w="5316" w:type="dxa"/>
            <w:shd w:val="clear" w:color="auto" w:fill="002060"/>
          </w:tcPr>
          <w:p w14:paraId="40438D2D" w14:textId="77777777" w:rsidR="00284DEA" w:rsidRDefault="00555546">
            <w:pPr>
              <w:spacing w:after="40"/>
              <w:rPr>
                <w:sz w:val="18"/>
                <w:szCs w:val="18"/>
              </w:rPr>
            </w:pPr>
            <w:r>
              <w:rPr>
                <w:b/>
                <w:bCs/>
                <w:color w:val="FFFFFF"/>
                <w:sz w:val="18"/>
                <w:szCs w:val="18"/>
              </w:rPr>
              <w:t>M2 update (30/09/2026)</w:t>
            </w:r>
          </w:p>
        </w:tc>
        <w:tc>
          <w:tcPr>
            <w:tcW w:w="1300" w:type="dxa"/>
            <w:shd w:val="clear" w:color="auto" w:fill="002060"/>
          </w:tcPr>
          <w:p w14:paraId="7A8BCFFC" w14:textId="77777777" w:rsidR="00284DEA" w:rsidRDefault="00555546">
            <w:pPr>
              <w:spacing w:after="40"/>
              <w:rPr>
                <w:sz w:val="18"/>
                <w:szCs w:val="18"/>
              </w:rPr>
            </w:pPr>
            <w:r>
              <w:rPr>
                <w:b/>
                <w:bCs/>
                <w:color w:val="FFFFFF"/>
                <w:sz w:val="18"/>
                <w:szCs w:val="18"/>
              </w:rPr>
              <w:t>Status</w:t>
            </w:r>
          </w:p>
        </w:tc>
        <w:tc>
          <w:tcPr>
            <w:tcW w:w="1300" w:type="dxa"/>
            <w:shd w:val="clear" w:color="auto" w:fill="002060"/>
          </w:tcPr>
          <w:p w14:paraId="60B6F22D" w14:textId="77777777" w:rsidR="00284DEA" w:rsidRDefault="00555546">
            <w:pPr>
              <w:spacing w:after="40"/>
              <w:rPr>
                <w:sz w:val="18"/>
                <w:szCs w:val="18"/>
              </w:rPr>
            </w:pPr>
            <w:r>
              <w:rPr>
                <w:b/>
                <w:bCs/>
                <w:color w:val="FFFFFF"/>
                <w:sz w:val="18"/>
                <w:szCs w:val="18"/>
              </w:rPr>
              <w:t>Related</w:t>
            </w:r>
          </w:p>
        </w:tc>
      </w:tr>
      <w:tr w:rsidR="00284DEA" w14:paraId="230E4748" w14:textId="77777777">
        <w:trPr>
          <w:cantSplit/>
        </w:trPr>
        <w:tc>
          <w:tcPr>
            <w:tcW w:w="1100" w:type="dxa"/>
          </w:tcPr>
          <w:p w14:paraId="6C268E08" w14:textId="77777777" w:rsidR="00284DEA" w:rsidRDefault="00555546">
            <w:pPr>
              <w:spacing w:after="40"/>
              <w:rPr>
                <w:sz w:val="18"/>
                <w:szCs w:val="18"/>
              </w:rPr>
            </w:pPr>
            <w:r>
              <w:rPr>
                <w:sz w:val="18"/>
                <w:szCs w:val="18"/>
              </w:rPr>
              <w:t>DEC-001</w:t>
            </w:r>
          </w:p>
        </w:tc>
        <w:tc>
          <w:tcPr>
            <w:tcW w:w="5316" w:type="dxa"/>
          </w:tcPr>
          <w:p w14:paraId="1E23C4C4" w14:textId="77777777" w:rsidR="00284DEA" w:rsidRDefault="00555546">
            <w:pPr>
              <w:spacing w:after="40"/>
              <w:rPr>
                <w:sz w:val="18"/>
                <w:szCs w:val="18"/>
              </w:rPr>
            </w:pPr>
            <w:r>
              <w:rPr>
                <w:sz w:val="18"/>
                <w:szCs w:val="18"/>
              </w:rPr>
              <w:t>Confirmed - the first version is a responsive web application (Angular single-page application + Spring Boot REST API, see ARC-01, ARC-03 and DEC-004). Business logic stays in the backend so a mobile app could reuse the API later (ASR-006).</w:t>
            </w:r>
          </w:p>
        </w:tc>
        <w:tc>
          <w:tcPr>
            <w:tcW w:w="1300" w:type="dxa"/>
          </w:tcPr>
          <w:p w14:paraId="5D40506B" w14:textId="77777777" w:rsidR="00284DEA" w:rsidRDefault="00555546">
            <w:pPr>
              <w:spacing w:after="40"/>
              <w:rPr>
                <w:sz w:val="18"/>
                <w:szCs w:val="18"/>
              </w:rPr>
            </w:pPr>
            <w:r>
              <w:rPr>
                <w:sz w:val="18"/>
                <w:szCs w:val="18"/>
              </w:rPr>
              <w:t>Confirmed</w:t>
            </w:r>
          </w:p>
        </w:tc>
        <w:tc>
          <w:tcPr>
            <w:tcW w:w="1300" w:type="dxa"/>
          </w:tcPr>
          <w:p w14:paraId="075A0213" w14:textId="77777777" w:rsidR="00284DEA" w:rsidRDefault="00555546">
            <w:pPr>
              <w:spacing w:after="40"/>
              <w:rPr>
                <w:sz w:val="18"/>
                <w:szCs w:val="18"/>
              </w:rPr>
            </w:pPr>
            <w:r>
              <w:rPr>
                <w:sz w:val="18"/>
                <w:szCs w:val="18"/>
              </w:rPr>
              <w:t>ARC-01, ARC-03, DEC-004, ASR-006</w:t>
            </w:r>
          </w:p>
        </w:tc>
      </w:tr>
      <w:tr w:rsidR="00284DEA" w14:paraId="1744C572" w14:textId="77777777">
        <w:trPr>
          <w:cantSplit/>
        </w:trPr>
        <w:tc>
          <w:tcPr>
            <w:tcW w:w="1100" w:type="dxa"/>
          </w:tcPr>
          <w:p w14:paraId="75D1475B" w14:textId="77777777" w:rsidR="00284DEA" w:rsidRDefault="00555546">
            <w:pPr>
              <w:spacing w:after="40"/>
              <w:rPr>
                <w:sz w:val="18"/>
                <w:szCs w:val="18"/>
              </w:rPr>
            </w:pPr>
            <w:r>
              <w:rPr>
                <w:sz w:val="18"/>
                <w:szCs w:val="18"/>
              </w:rPr>
              <w:t>DEC-002</w:t>
            </w:r>
          </w:p>
        </w:tc>
        <w:tc>
          <w:tcPr>
            <w:tcW w:w="5316" w:type="dxa"/>
          </w:tcPr>
          <w:p w14:paraId="78AB62B8" w14:textId="77777777" w:rsidR="00284DEA" w:rsidRDefault="00555546">
            <w:pPr>
              <w:spacing w:after="40"/>
              <w:rPr>
                <w:sz w:val="18"/>
                <w:szCs w:val="18"/>
              </w:rPr>
            </w:pPr>
            <w:r>
              <w:rPr>
                <w:sz w:val="18"/>
                <w:szCs w:val="18"/>
              </w:rPr>
              <w:t>Confirmed and refined - RBAC with Requester, Handler and Manager roles, enforced on the server by Spring Security (ASR-001). Because FR-005 limits staff to their assigned categories, handlers also get a category scope (</w:t>
            </w:r>
            <w:proofErr w:type="spellStart"/>
            <w:r>
              <w:rPr>
                <w:sz w:val="18"/>
                <w:szCs w:val="18"/>
              </w:rPr>
              <w:t>EmployeeCategory</w:t>
            </w:r>
            <w:proofErr w:type="spellEnd"/>
            <w:r>
              <w:rPr>
                <w:sz w:val="18"/>
                <w:szCs w:val="18"/>
              </w:rPr>
              <w:t xml:space="preserve"> table), and requesters only see their own requests.</w:t>
            </w:r>
          </w:p>
        </w:tc>
        <w:tc>
          <w:tcPr>
            <w:tcW w:w="1300" w:type="dxa"/>
          </w:tcPr>
          <w:p w14:paraId="61F72600" w14:textId="77777777" w:rsidR="00284DEA" w:rsidRDefault="00555546">
            <w:pPr>
              <w:spacing w:after="40"/>
              <w:rPr>
                <w:sz w:val="18"/>
                <w:szCs w:val="18"/>
              </w:rPr>
            </w:pPr>
            <w:r>
              <w:rPr>
                <w:sz w:val="18"/>
                <w:szCs w:val="18"/>
              </w:rPr>
              <w:t>Confirmed - refined</w:t>
            </w:r>
          </w:p>
        </w:tc>
        <w:tc>
          <w:tcPr>
            <w:tcW w:w="1300" w:type="dxa"/>
          </w:tcPr>
          <w:p w14:paraId="6179C343" w14:textId="77777777" w:rsidR="00284DEA" w:rsidRDefault="00555546">
            <w:pPr>
              <w:spacing w:after="40"/>
              <w:rPr>
                <w:sz w:val="18"/>
                <w:szCs w:val="18"/>
              </w:rPr>
            </w:pPr>
            <w:r>
              <w:rPr>
                <w:sz w:val="18"/>
                <w:szCs w:val="18"/>
              </w:rPr>
              <w:t>ASR-001, FR-005, ERD v2</w:t>
            </w:r>
          </w:p>
        </w:tc>
      </w:tr>
      <w:tr w:rsidR="00284DEA" w14:paraId="0770D4C7" w14:textId="77777777">
        <w:trPr>
          <w:cantSplit/>
        </w:trPr>
        <w:tc>
          <w:tcPr>
            <w:tcW w:w="1100" w:type="dxa"/>
          </w:tcPr>
          <w:p w14:paraId="445773AA" w14:textId="77777777" w:rsidR="00284DEA" w:rsidRDefault="00555546">
            <w:pPr>
              <w:spacing w:after="40"/>
              <w:rPr>
                <w:sz w:val="18"/>
                <w:szCs w:val="18"/>
              </w:rPr>
            </w:pPr>
            <w:r>
              <w:rPr>
                <w:sz w:val="18"/>
                <w:szCs w:val="18"/>
              </w:rPr>
              <w:t>DEC-003</w:t>
            </w:r>
          </w:p>
        </w:tc>
        <w:tc>
          <w:tcPr>
            <w:tcW w:w="5316" w:type="dxa"/>
          </w:tcPr>
          <w:p w14:paraId="69FD2502" w14:textId="77777777" w:rsidR="00F944AF" w:rsidRDefault="00555546">
            <w:pPr>
              <w:spacing w:after="40"/>
              <w:rPr>
                <w:sz w:val="18"/>
                <w:szCs w:val="18"/>
              </w:rPr>
            </w:pPr>
            <w:r>
              <w:rPr>
                <w:sz w:val="18"/>
                <w:szCs w:val="18"/>
              </w:rPr>
              <w:t>Priority field added to Request in ERD v2, set by Management only. The matching functional requirement FR-016 was added through CR-003.</w:t>
            </w:r>
          </w:p>
        </w:tc>
        <w:tc>
          <w:tcPr>
            <w:tcW w:w="1300" w:type="dxa"/>
          </w:tcPr>
          <w:p w14:paraId="2F81BF47" w14:textId="77777777" w:rsidR="00F944AF" w:rsidRDefault="00555546">
            <w:pPr>
              <w:spacing w:after="40"/>
              <w:rPr>
                <w:sz w:val="18"/>
                <w:szCs w:val="18"/>
              </w:rPr>
            </w:pPr>
            <w:r>
              <w:rPr>
                <w:sz w:val="18"/>
                <w:szCs w:val="18"/>
              </w:rPr>
              <w:t>Confirmed</w:t>
            </w:r>
          </w:p>
        </w:tc>
        <w:tc>
          <w:tcPr>
            <w:tcW w:w="1300" w:type="dxa"/>
          </w:tcPr>
          <w:p w14:paraId="1F93E2CF" w14:textId="77777777" w:rsidR="00F944AF" w:rsidRDefault="00555546">
            <w:pPr>
              <w:spacing w:after="40"/>
              <w:rPr>
                <w:sz w:val="18"/>
                <w:szCs w:val="18"/>
              </w:rPr>
            </w:pPr>
            <w:r>
              <w:rPr>
                <w:sz w:val="18"/>
                <w:szCs w:val="18"/>
              </w:rPr>
              <w:t>ERD v2, FR-016, CR-003</w:t>
            </w:r>
          </w:p>
        </w:tc>
      </w:tr>
    </w:tbl>
    <w:p w14:paraId="0E9F84E7" w14:textId="77777777" w:rsidR="00284DEA" w:rsidRDefault="00284DEA">
      <w:pPr>
        <w:spacing w:after="0"/>
      </w:pPr>
    </w:p>
    <w:p w14:paraId="18BA44A6" w14:textId="77777777" w:rsidR="00365060" w:rsidRPr="005F16F0" w:rsidRDefault="005F16F0" w:rsidP="00F55B76">
      <w:r>
        <w:t>DEC-004 to DEC-008 are recorded in the Architecture Decision Record, Technology Stack and Data &amp; Persistence Baseline sections. DEC-009 and DEC-010 are new M2 decisions recorded in API &amp; Integration Design, DEC-011 and DEC-012 in Initial Design Decisions, and DEC-013 in GitHub &amp; Team Governance.</w:t>
      </w:r>
    </w:p>
    <w:p w14:paraId="3CE846A8" w14:textId="77777777" w:rsidR="009B2676" w:rsidRDefault="00555546">
      <w:pPr>
        <w:pStyle w:val="Heading2"/>
      </w:pPr>
      <w:bookmarkStart w:id="46" w:name="_Toc243252221"/>
      <w:r>
        <w:t>Milestone 3 Updates to Engineering Decisions</w:t>
      </w:r>
      <w:bookmarkEnd w:id="46"/>
    </w:p>
    <w:p w14:paraId="35EB7745" w14:textId="77777777" w:rsidR="009B2676" w:rsidRDefault="00555546">
      <w:pPr>
        <w:spacing w:after="120"/>
      </w:pPr>
      <w:r>
        <w:t>Implementation changed some M2 decisions. Each change is recorded in full (original decision, evidence, revised decision, consequence) in the Milestone 3 Evidence Index (Controlled Changes).</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1500"/>
        <w:gridCol w:w="6016"/>
      </w:tblGrid>
      <w:tr w:rsidR="009B2676" w14:paraId="290F5D91" w14:textId="77777777">
        <w:trPr>
          <w:cantSplit/>
          <w:tblHeader/>
        </w:trPr>
        <w:tc>
          <w:tcPr>
            <w:tcW w:w="1500" w:type="dxa"/>
            <w:shd w:val="clear" w:color="auto" w:fill="002060"/>
            <w:tcMar>
              <w:top w:w="40" w:type="dxa"/>
              <w:left w:w="90" w:type="dxa"/>
              <w:bottom w:w="40" w:type="dxa"/>
              <w:right w:w="90" w:type="dxa"/>
            </w:tcMar>
          </w:tcPr>
          <w:p w14:paraId="254B5C8C" w14:textId="77777777" w:rsidR="009B2676" w:rsidRDefault="00555546">
            <w:pPr>
              <w:spacing w:after="40"/>
            </w:pPr>
            <w:r>
              <w:rPr>
                <w:b/>
                <w:bCs/>
                <w:color w:val="FFFFFF"/>
                <w:sz w:val="18"/>
                <w:szCs w:val="18"/>
              </w:rPr>
              <w:t>Decision</w:t>
            </w:r>
          </w:p>
        </w:tc>
        <w:tc>
          <w:tcPr>
            <w:tcW w:w="1500" w:type="dxa"/>
            <w:shd w:val="clear" w:color="auto" w:fill="002060"/>
            <w:tcMar>
              <w:top w:w="40" w:type="dxa"/>
              <w:left w:w="90" w:type="dxa"/>
              <w:bottom w:w="40" w:type="dxa"/>
              <w:right w:w="90" w:type="dxa"/>
            </w:tcMar>
          </w:tcPr>
          <w:p w14:paraId="572A2F77" w14:textId="77777777" w:rsidR="009B2676" w:rsidRDefault="00555546">
            <w:pPr>
              <w:spacing w:after="40"/>
            </w:pPr>
            <w:r>
              <w:rPr>
                <w:b/>
                <w:bCs/>
                <w:color w:val="FFFFFF"/>
                <w:sz w:val="18"/>
                <w:szCs w:val="18"/>
              </w:rPr>
              <w:t>Change</w:t>
            </w:r>
          </w:p>
        </w:tc>
        <w:tc>
          <w:tcPr>
            <w:tcW w:w="6016" w:type="dxa"/>
            <w:shd w:val="clear" w:color="auto" w:fill="002060"/>
            <w:tcMar>
              <w:top w:w="40" w:type="dxa"/>
              <w:left w:w="90" w:type="dxa"/>
              <w:bottom w:w="40" w:type="dxa"/>
              <w:right w:w="90" w:type="dxa"/>
            </w:tcMar>
          </w:tcPr>
          <w:p w14:paraId="086BC273" w14:textId="77777777" w:rsidR="009B2676" w:rsidRDefault="00555546">
            <w:pPr>
              <w:spacing w:after="40"/>
            </w:pPr>
            <w:r>
              <w:rPr>
                <w:b/>
                <w:bCs/>
                <w:color w:val="FFFFFF"/>
                <w:sz w:val="18"/>
                <w:szCs w:val="18"/>
              </w:rPr>
              <w:t>Summary</w:t>
            </w:r>
          </w:p>
        </w:tc>
      </w:tr>
      <w:tr w:rsidR="009B2676" w14:paraId="2FDF2634" w14:textId="77777777">
        <w:trPr>
          <w:cantSplit/>
        </w:trPr>
        <w:tc>
          <w:tcPr>
            <w:tcW w:w="1500" w:type="dxa"/>
            <w:tcMar>
              <w:top w:w="40" w:type="dxa"/>
              <w:left w:w="90" w:type="dxa"/>
              <w:bottom w:w="40" w:type="dxa"/>
              <w:right w:w="90" w:type="dxa"/>
            </w:tcMar>
          </w:tcPr>
          <w:p w14:paraId="4D854876" w14:textId="77777777" w:rsidR="009B2676" w:rsidRDefault="00555546">
            <w:pPr>
              <w:spacing w:after="40"/>
            </w:pPr>
            <w:r>
              <w:rPr>
                <w:sz w:val="18"/>
                <w:szCs w:val="18"/>
              </w:rPr>
              <w:t>DEC-006</w:t>
            </w:r>
          </w:p>
        </w:tc>
        <w:tc>
          <w:tcPr>
            <w:tcW w:w="1500" w:type="dxa"/>
            <w:tcMar>
              <w:top w:w="40" w:type="dxa"/>
              <w:left w:w="90" w:type="dxa"/>
              <w:bottom w:w="40" w:type="dxa"/>
              <w:right w:w="90" w:type="dxa"/>
            </w:tcMar>
          </w:tcPr>
          <w:p w14:paraId="0D39A6F8" w14:textId="77777777" w:rsidR="009B2676" w:rsidRDefault="00555546">
            <w:pPr>
              <w:spacing w:after="40"/>
            </w:pPr>
            <w:r>
              <w:rPr>
                <w:sz w:val="18"/>
                <w:szCs w:val="18"/>
              </w:rPr>
              <w:t>C-01</w:t>
            </w:r>
          </w:p>
        </w:tc>
        <w:tc>
          <w:tcPr>
            <w:tcW w:w="6016" w:type="dxa"/>
            <w:tcMar>
              <w:top w:w="40" w:type="dxa"/>
              <w:left w:w="90" w:type="dxa"/>
              <w:bottom w:w="40" w:type="dxa"/>
              <w:right w:w="90" w:type="dxa"/>
            </w:tcMar>
          </w:tcPr>
          <w:p w14:paraId="77C7323C" w14:textId="77777777" w:rsidR="009B2676" w:rsidRDefault="00555546">
            <w:pPr>
              <w:spacing w:after="40"/>
            </w:pPr>
            <w:r>
              <w:rPr>
                <w:sz w:val="18"/>
                <w:szCs w:val="18"/>
              </w:rPr>
              <w:t>Optimistic locking with a Version column replaced by a row lock (SELECT ... FOR UPDATE); no version in the API.</w:t>
            </w:r>
          </w:p>
        </w:tc>
      </w:tr>
      <w:tr w:rsidR="009B2676" w14:paraId="62D4160B" w14:textId="77777777">
        <w:trPr>
          <w:cantSplit/>
        </w:trPr>
        <w:tc>
          <w:tcPr>
            <w:tcW w:w="1500" w:type="dxa"/>
            <w:tcMar>
              <w:top w:w="40" w:type="dxa"/>
              <w:left w:w="90" w:type="dxa"/>
              <w:bottom w:w="40" w:type="dxa"/>
              <w:right w:w="90" w:type="dxa"/>
            </w:tcMar>
          </w:tcPr>
          <w:p w14:paraId="1EC95CDA" w14:textId="77777777" w:rsidR="009B2676" w:rsidRDefault="00555546">
            <w:pPr>
              <w:spacing w:after="40"/>
            </w:pPr>
            <w:r>
              <w:rPr>
                <w:sz w:val="18"/>
                <w:szCs w:val="18"/>
              </w:rPr>
              <w:t>DEC-012 (and DEC-007)</w:t>
            </w:r>
          </w:p>
        </w:tc>
        <w:tc>
          <w:tcPr>
            <w:tcW w:w="1500" w:type="dxa"/>
            <w:tcMar>
              <w:top w:w="40" w:type="dxa"/>
              <w:left w:w="90" w:type="dxa"/>
              <w:bottom w:w="40" w:type="dxa"/>
              <w:right w:w="90" w:type="dxa"/>
            </w:tcMar>
          </w:tcPr>
          <w:p w14:paraId="2DFBE75F" w14:textId="77777777" w:rsidR="009B2676" w:rsidRDefault="00555546">
            <w:pPr>
              <w:spacing w:after="40"/>
            </w:pPr>
            <w:r>
              <w:rPr>
                <w:sz w:val="18"/>
                <w:szCs w:val="18"/>
              </w:rPr>
              <w:t>C-02</w:t>
            </w:r>
          </w:p>
        </w:tc>
        <w:tc>
          <w:tcPr>
            <w:tcW w:w="6016" w:type="dxa"/>
            <w:tcMar>
              <w:top w:w="40" w:type="dxa"/>
              <w:left w:w="90" w:type="dxa"/>
              <w:bottom w:w="40" w:type="dxa"/>
              <w:right w:w="90" w:type="dxa"/>
            </w:tcMar>
          </w:tcPr>
          <w:p w14:paraId="33E7E8A0" w14:textId="77777777" w:rsidR="009B2676" w:rsidRDefault="00555546">
            <w:pPr>
              <w:spacing w:after="40"/>
            </w:pPr>
            <w:r>
              <w:rPr>
                <w:sz w:val="18"/>
                <w:szCs w:val="18"/>
              </w:rPr>
              <w:t xml:space="preserve">Audit rows written by a database trigger instead of an </w:t>
            </w:r>
            <w:proofErr w:type="spellStart"/>
            <w:r>
              <w:rPr>
                <w:sz w:val="18"/>
                <w:szCs w:val="18"/>
              </w:rPr>
              <w:t>AuditListener</w:t>
            </w:r>
            <w:proofErr w:type="spellEnd"/>
            <w:r>
              <w:rPr>
                <w:sz w:val="18"/>
                <w:szCs w:val="18"/>
              </w:rPr>
              <w:t>; append-only triggers kept.</w:t>
            </w:r>
          </w:p>
        </w:tc>
      </w:tr>
      <w:tr w:rsidR="009B2676" w14:paraId="3D82CDF1" w14:textId="77777777">
        <w:trPr>
          <w:cantSplit/>
        </w:trPr>
        <w:tc>
          <w:tcPr>
            <w:tcW w:w="1500" w:type="dxa"/>
            <w:tcMar>
              <w:top w:w="40" w:type="dxa"/>
              <w:left w:w="90" w:type="dxa"/>
              <w:bottom w:w="40" w:type="dxa"/>
              <w:right w:w="90" w:type="dxa"/>
            </w:tcMar>
          </w:tcPr>
          <w:p w14:paraId="7D5E8E9E" w14:textId="77777777" w:rsidR="009B2676" w:rsidRDefault="00555546">
            <w:pPr>
              <w:spacing w:after="40"/>
            </w:pPr>
            <w:r>
              <w:rPr>
                <w:sz w:val="18"/>
                <w:szCs w:val="18"/>
              </w:rPr>
              <w:t>New</w:t>
            </w:r>
          </w:p>
        </w:tc>
        <w:tc>
          <w:tcPr>
            <w:tcW w:w="1500" w:type="dxa"/>
            <w:tcMar>
              <w:top w:w="40" w:type="dxa"/>
              <w:left w:w="90" w:type="dxa"/>
              <w:bottom w:w="40" w:type="dxa"/>
              <w:right w:w="90" w:type="dxa"/>
            </w:tcMar>
          </w:tcPr>
          <w:p w14:paraId="2F922F72" w14:textId="77777777" w:rsidR="009B2676" w:rsidRDefault="00555546">
            <w:pPr>
              <w:spacing w:after="40"/>
            </w:pPr>
            <w:r>
              <w:rPr>
                <w:sz w:val="18"/>
                <w:szCs w:val="18"/>
              </w:rPr>
              <w:t>C-03</w:t>
            </w:r>
          </w:p>
        </w:tc>
        <w:tc>
          <w:tcPr>
            <w:tcW w:w="6016" w:type="dxa"/>
            <w:tcMar>
              <w:top w:w="40" w:type="dxa"/>
              <w:left w:w="90" w:type="dxa"/>
              <w:bottom w:w="40" w:type="dxa"/>
              <w:right w:w="90" w:type="dxa"/>
            </w:tcMar>
          </w:tcPr>
          <w:p w14:paraId="1632FF8F" w14:textId="77777777" w:rsidR="009B2676" w:rsidRDefault="00555546">
            <w:pPr>
              <w:spacing w:after="40"/>
            </w:pPr>
            <w:r>
              <w:rPr>
                <w:sz w:val="18"/>
                <w:szCs w:val="18"/>
              </w:rPr>
              <w:t>One database role per user type, switched for every transaction.</w:t>
            </w:r>
          </w:p>
        </w:tc>
      </w:tr>
      <w:tr w:rsidR="009B2676" w14:paraId="3B095E8D" w14:textId="77777777">
        <w:trPr>
          <w:cantSplit/>
        </w:trPr>
        <w:tc>
          <w:tcPr>
            <w:tcW w:w="1500" w:type="dxa"/>
            <w:tcMar>
              <w:top w:w="40" w:type="dxa"/>
              <w:left w:w="90" w:type="dxa"/>
              <w:bottom w:w="40" w:type="dxa"/>
              <w:right w:w="90" w:type="dxa"/>
            </w:tcMar>
          </w:tcPr>
          <w:p w14:paraId="5E236AD8" w14:textId="77777777" w:rsidR="009B2676" w:rsidRDefault="00555546">
            <w:pPr>
              <w:spacing w:after="40"/>
            </w:pPr>
            <w:r>
              <w:rPr>
                <w:sz w:val="18"/>
                <w:szCs w:val="18"/>
              </w:rPr>
              <w:t>API &amp; Integration Design 21.7</w:t>
            </w:r>
          </w:p>
        </w:tc>
        <w:tc>
          <w:tcPr>
            <w:tcW w:w="1500" w:type="dxa"/>
            <w:tcMar>
              <w:top w:w="40" w:type="dxa"/>
              <w:left w:w="90" w:type="dxa"/>
              <w:bottom w:w="40" w:type="dxa"/>
              <w:right w:w="90" w:type="dxa"/>
            </w:tcMar>
          </w:tcPr>
          <w:p w14:paraId="0FC6C793" w14:textId="77777777" w:rsidR="009B2676" w:rsidRDefault="00555546">
            <w:pPr>
              <w:spacing w:after="40"/>
            </w:pPr>
            <w:r>
              <w:rPr>
                <w:sz w:val="18"/>
                <w:szCs w:val="18"/>
              </w:rPr>
              <w:t>C-04</w:t>
            </w:r>
          </w:p>
        </w:tc>
        <w:tc>
          <w:tcPr>
            <w:tcW w:w="6016" w:type="dxa"/>
            <w:tcMar>
              <w:top w:w="40" w:type="dxa"/>
              <w:left w:w="90" w:type="dxa"/>
              <w:bottom w:w="40" w:type="dxa"/>
              <w:right w:w="90" w:type="dxa"/>
            </w:tcMar>
          </w:tcPr>
          <w:p w14:paraId="57E3037B" w14:textId="77777777" w:rsidR="009B2676" w:rsidRDefault="00555546">
            <w:pPr>
              <w:spacing w:after="40"/>
            </w:pPr>
            <w:r>
              <w:rPr>
                <w:sz w:val="18"/>
                <w:szCs w:val="18"/>
              </w:rPr>
              <w:t>Rate limiting brought forward from Deferred Scope.</w:t>
            </w:r>
          </w:p>
        </w:tc>
      </w:tr>
      <w:tr w:rsidR="009B2676" w14:paraId="05FF454E" w14:textId="77777777">
        <w:trPr>
          <w:cantSplit/>
        </w:trPr>
        <w:tc>
          <w:tcPr>
            <w:tcW w:w="1500" w:type="dxa"/>
            <w:tcMar>
              <w:top w:w="40" w:type="dxa"/>
              <w:left w:w="90" w:type="dxa"/>
              <w:bottom w:w="40" w:type="dxa"/>
              <w:right w:w="90" w:type="dxa"/>
            </w:tcMar>
          </w:tcPr>
          <w:p w14:paraId="717D0B08" w14:textId="77777777" w:rsidR="009B2676" w:rsidRDefault="00555546">
            <w:pPr>
              <w:spacing w:after="40"/>
            </w:pPr>
            <w:r>
              <w:rPr>
                <w:sz w:val="18"/>
                <w:szCs w:val="18"/>
              </w:rPr>
              <w:t>CR-008</w:t>
            </w:r>
          </w:p>
        </w:tc>
        <w:tc>
          <w:tcPr>
            <w:tcW w:w="1500" w:type="dxa"/>
            <w:tcMar>
              <w:top w:w="40" w:type="dxa"/>
              <w:left w:w="90" w:type="dxa"/>
              <w:bottom w:w="40" w:type="dxa"/>
              <w:right w:w="90" w:type="dxa"/>
            </w:tcMar>
          </w:tcPr>
          <w:p w14:paraId="651D1A81" w14:textId="77777777" w:rsidR="009B2676" w:rsidRDefault="00555546">
            <w:pPr>
              <w:spacing w:after="40"/>
            </w:pPr>
            <w:r>
              <w:rPr>
                <w:sz w:val="18"/>
                <w:szCs w:val="18"/>
              </w:rPr>
              <w:t>C-05</w:t>
            </w:r>
          </w:p>
        </w:tc>
        <w:tc>
          <w:tcPr>
            <w:tcW w:w="6016" w:type="dxa"/>
            <w:tcMar>
              <w:top w:w="40" w:type="dxa"/>
              <w:left w:w="90" w:type="dxa"/>
              <w:bottom w:w="40" w:type="dxa"/>
              <w:right w:w="90" w:type="dxa"/>
            </w:tcMar>
          </w:tcPr>
          <w:p w14:paraId="288EB695" w14:textId="77777777" w:rsidR="009B2676" w:rsidRDefault="00555546">
            <w:pPr>
              <w:spacing w:after="40"/>
            </w:pPr>
            <w:r>
              <w:rPr>
                <w:sz w:val="18"/>
                <w:szCs w:val="18"/>
              </w:rPr>
              <w:t>Role names STAFF and MANAGEMENT used everywhere (UI shows Staff and Manager).</w:t>
            </w:r>
          </w:p>
        </w:tc>
      </w:tr>
      <w:tr w:rsidR="009B2676" w14:paraId="2A673C54" w14:textId="77777777">
        <w:trPr>
          <w:cantSplit/>
        </w:trPr>
        <w:tc>
          <w:tcPr>
            <w:tcW w:w="1500" w:type="dxa"/>
            <w:tcMar>
              <w:top w:w="40" w:type="dxa"/>
              <w:left w:w="90" w:type="dxa"/>
              <w:bottom w:w="40" w:type="dxa"/>
              <w:right w:w="90" w:type="dxa"/>
            </w:tcMar>
          </w:tcPr>
          <w:p w14:paraId="2D126647" w14:textId="77777777" w:rsidR="009B2676" w:rsidRDefault="00555546">
            <w:pPr>
              <w:spacing w:after="40"/>
            </w:pPr>
            <w:r>
              <w:rPr>
                <w:sz w:val="18"/>
                <w:szCs w:val="18"/>
              </w:rPr>
              <w:t>DEC-008</w:t>
            </w:r>
          </w:p>
        </w:tc>
        <w:tc>
          <w:tcPr>
            <w:tcW w:w="1500" w:type="dxa"/>
            <w:tcMar>
              <w:top w:w="40" w:type="dxa"/>
              <w:left w:w="90" w:type="dxa"/>
              <w:bottom w:w="40" w:type="dxa"/>
              <w:right w:w="90" w:type="dxa"/>
            </w:tcMar>
          </w:tcPr>
          <w:p w14:paraId="35EA7A53" w14:textId="77777777" w:rsidR="009B2676" w:rsidRDefault="00555546">
            <w:pPr>
              <w:spacing w:after="40"/>
            </w:pPr>
            <w:r>
              <w:rPr>
                <w:sz w:val="18"/>
                <w:szCs w:val="18"/>
              </w:rPr>
              <w:t>C-06</w:t>
            </w:r>
          </w:p>
        </w:tc>
        <w:tc>
          <w:tcPr>
            <w:tcW w:w="6016" w:type="dxa"/>
            <w:tcMar>
              <w:top w:w="40" w:type="dxa"/>
              <w:left w:w="90" w:type="dxa"/>
              <w:bottom w:w="40" w:type="dxa"/>
              <w:right w:w="90" w:type="dxa"/>
            </w:tcMar>
          </w:tcPr>
          <w:p w14:paraId="7F639565" w14:textId="77777777" w:rsidR="009B2676" w:rsidRDefault="00555546">
            <w:pPr>
              <w:spacing w:after="40"/>
            </w:pPr>
            <w:r>
              <w:rPr>
                <w:sz w:val="18"/>
                <w:szCs w:val="18"/>
              </w:rPr>
              <w:t>Default manager created by the database build script.</w:t>
            </w:r>
          </w:p>
        </w:tc>
      </w:tr>
      <w:tr w:rsidR="009B2676" w14:paraId="1B3787DF" w14:textId="77777777">
        <w:trPr>
          <w:cantSplit/>
        </w:trPr>
        <w:tc>
          <w:tcPr>
            <w:tcW w:w="1500" w:type="dxa"/>
            <w:tcMar>
              <w:top w:w="40" w:type="dxa"/>
              <w:left w:w="90" w:type="dxa"/>
              <w:bottom w:w="40" w:type="dxa"/>
              <w:right w:w="90" w:type="dxa"/>
            </w:tcMar>
          </w:tcPr>
          <w:p w14:paraId="55822713" w14:textId="77777777" w:rsidR="009B2676" w:rsidRDefault="00555546">
            <w:pPr>
              <w:spacing w:after="40"/>
            </w:pPr>
            <w:r>
              <w:rPr>
                <w:sz w:val="18"/>
                <w:szCs w:val="18"/>
              </w:rPr>
              <w:t>ARC-03</w:t>
            </w:r>
          </w:p>
        </w:tc>
        <w:tc>
          <w:tcPr>
            <w:tcW w:w="1500" w:type="dxa"/>
            <w:tcMar>
              <w:top w:w="40" w:type="dxa"/>
              <w:left w:w="90" w:type="dxa"/>
              <w:bottom w:w="40" w:type="dxa"/>
              <w:right w:w="90" w:type="dxa"/>
            </w:tcMar>
          </w:tcPr>
          <w:p w14:paraId="7D21E575" w14:textId="77777777" w:rsidR="009B2676" w:rsidRDefault="00555546">
            <w:pPr>
              <w:spacing w:after="40"/>
            </w:pPr>
            <w:r>
              <w:rPr>
                <w:sz w:val="18"/>
                <w:szCs w:val="18"/>
              </w:rPr>
              <w:t>C-07</w:t>
            </w:r>
          </w:p>
        </w:tc>
        <w:tc>
          <w:tcPr>
            <w:tcW w:w="6016" w:type="dxa"/>
            <w:tcMar>
              <w:top w:w="40" w:type="dxa"/>
              <w:left w:w="90" w:type="dxa"/>
              <w:bottom w:w="40" w:type="dxa"/>
              <w:right w:w="90" w:type="dxa"/>
            </w:tcMar>
          </w:tcPr>
          <w:p w14:paraId="186CA661" w14:textId="77777777" w:rsidR="009B2676" w:rsidRDefault="00555546">
            <w:pPr>
              <w:spacing w:after="40"/>
            </w:pPr>
            <w:r>
              <w:rPr>
                <w:sz w:val="18"/>
                <w:szCs w:val="18"/>
              </w:rPr>
              <w:t>Single jar built (</w:t>
            </w:r>
            <w:proofErr w:type="spellStart"/>
            <w:r>
              <w:rPr>
                <w:sz w:val="18"/>
                <w:szCs w:val="18"/>
              </w:rPr>
              <w:t>Dockerfile</w:t>
            </w:r>
            <w:proofErr w:type="spellEnd"/>
            <w:r>
              <w:rPr>
                <w:sz w:val="18"/>
                <w:szCs w:val="18"/>
              </w:rPr>
              <w:t>) and deployed from the prod branch to Render after the checks pass (C-07).</w:t>
            </w:r>
          </w:p>
        </w:tc>
      </w:tr>
    </w:tbl>
    <w:p w14:paraId="3C642511" w14:textId="77777777" w:rsidR="009B2676" w:rsidRDefault="009B2676">
      <w:pPr>
        <w:spacing w:after="60"/>
      </w:pPr>
    </w:p>
    <w:p w14:paraId="68EED9B6" w14:textId="77777777" w:rsidR="00365060" w:rsidRDefault="00365060" w:rsidP="00365060">
      <w:pPr>
        <w:pStyle w:val="Heading1"/>
      </w:pPr>
      <w:bookmarkStart w:id="47" w:name="_Toc243252222"/>
      <w:r>
        <w:lastRenderedPageBreak/>
        <w:t>Architecture Decision Record</w:t>
      </w:r>
      <w:bookmarkEnd w:id="47"/>
    </w:p>
    <w:p w14:paraId="2E230178" w14:textId="77777777" w:rsidR="00284DEA" w:rsidRDefault="00555546">
      <w:r>
        <w:t>Architecture decisions are recorded using the ADR format from the Master Project Brief (Section 13). In v1.2 the ADRs were in one wide ten-column table, which was hard to read, so each ADR now has its own table with the same fields. Each ADR links back to the ASRs above and to requirements in the RTM. We keep three things separate: the architecture (how the system is structured - ARC-01 and ARC-02), the deployment (where it physically runs - ARC-03) and the technology (what it is built with - DEC-004).</w:t>
      </w:r>
    </w:p>
    <w:p w14:paraId="0FFC3715" w14:textId="77777777" w:rsidR="00284DEA" w:rsidRDefault="00555546">
      <w:pPr>
        <w:pStyle w:val="Heading2"/>
      </w:pPr>
      <w:bookmarkStart w:id="48" w:name="_Toc243252223"/>
      <w:r>
        <w:t>Architecture Alternatives Considered</w:t>
      </w:r>
      <w:bookmarkEnd w:id="48"/>
    </w:p>
    <w:p w14:paraId="59D9D5FA" w14:textId="77777777" w:rsidR="00284DEA" w:rsidRDefault="00555546">
      <w:r>
        <w:t>The following realistic alternatives were compared against the ASRs before the ADRs were written.</w:t>
      </w:r>
    </w:p>
    <w:tbl>
      <w:tblPr>
        <w:tblStyle w:val="TableGrid"/>
        <w:tblW w:w="9016" w:type="dxa"/>
        <w:tblLayout w:type="fixed"/>
        <w:tblLook w:val="04A0" w:firstRow="1" w:lastRow="0" w:firstColumn="1" w:lastColumn="0" w:noHBand="0" w:noVBand="1"/>
      </w:tblPr>
      <w:tblGrid>
        <w:gridCol w:w="2100"/>
        <w:gridCol w:w="3016"/>
        <w:gridCol w:w="2300"/>
        <w:gridCol w:w="1600"/>
      </w:tblGrid>
      <w:tr w:rsidR="00284DEA" w14:paraId="1B1FAEAA" w14:textId="77777777">
        <w:trPr>
          <w:cantSplit/>
          <w:tblHeader/>
        </w:trPr>
        <w:tc>
          <w:tcPr>
            <w:tcW w:w="2100" w:type="dxa"/>
            <w:shd w:val="clear" w:color="auto" w:fill="002060"/>
          </w:tcPr>
          <w:p w14:paraId="14F2BE40" w14:textId="77777777" w:rsidR="00284DEA" w:rsidRDefault="00555546">
            <w:pPr>
              <w:spacing w:after="40"/>
              <w:rPr>
                <w:sz w:val="18"/>
                <w:szCs w:val="18"/>
              </w:rPr>
            </w:pPr>
            <w:r>
              <w:rPr>
                <w:b/>
                <w:bCs/>
                <w:color w:val="FFFFFF"/>
                <w:sz w:val="18"/>
                <w:szCs w:val="18"/>
              </w:rPr>
              <w:t>Alternative</w:t>
            </w:r>
          </w:p>
        </w:tc>
        <w:tc>
          <w:tcPr>
            <w:tcW w:w="3016" w:type="dxa"/>
            <w:shd w:val="clear" w:color="auto" w:fill="002060"/>
          </w:tcPr>
          <w:p w14:paraId="3F795C57" w14:textId="77777777" w:rsidR="00284DEA" w:rsidRDefault="00555546">
            <w:pPr>
              <w:spacing w:after="40"/>
              <w:rPr>
                <w:sz w:val="18"/>
                <w:szCs w:val="18"/>
              </w:rPr>
            </w:pPr>
            <w:r>
              <w:rPr>
                <w:b/>
                <w:bCs/>
                <w:color w:val="FFFFFF"/>
                <w:sz w:val="18"/>
                <w:szCs w:val="18"/>
              </w:rPr>
              <w:t>Fit against ASRs</w:t>
            </w:r>
          </w:p>
        </w:tc>
        <w:tc>
          <w:tcPr>
            <w:tcW w:w="2300" w:type="dxa"/>
            <w:shd w:val="clear" w:color="auto" w:fill="002060"/>
          </w:tcPr>
          <w:p w14:paraId="2DD84D33" w14:textId="77777777" w:rsidR="00284DEA" w:rsidRDefault="00555546">
            <w:pPr>
              <w:spacing w:after="40"/>
              <w:rPr>
                <w:sz w:val="18"/>
                <w:szCs w:val="18"/>
              </w:rPr>
            </w:pPr>
            <w:r>
              <w:rPr>
                <w:b/>
                <w:bCs/>
                <w:color w:val="FFFFFF"/>
                <w:sz w:val="18"/>
                <w:szCs w:val="18"/>
              </w:rPr>
              <w:t>Complexity / cost for our team</w:t>
            </w:r>
          </w:p>
        </w:tc>
        <w:tc>
          <w:tcPr>
            <w:tcW w:w="1600" w:type="dxa"/>
            <w:shd w:val="clear" w:color="auto" w:fill="002060"/>
          </w:tcPr>
          <w:p w14:paraId="5E165DF7" w14:textId="77777777" w:rsidR="00284DEA" w:rsidRDefault="00555546">
            <w:pPr>
              <w:spacing w:after="40"/>
              <w:rPr>
                <w:sz w:val="18"/>
                <w:szCs w:val="18"/>
              </w:rPr>
            </w:pPr>
            <w:r>
              <w:rPr>
                <w:b/>
                <w:bCs/>
                <w:color w:val="FFFFFF"/>
                <w:sz w:val="18"/>
                <w:szCs w:val="18"/>
              </w:rPr>
              <w:t>Outcome</w:t>
            </w:r>
          </w:p>
        </w:tc>
      </w:tr>
      <w:tr w:rsidR="00284DEA" w14:paraId="0C5C9C11" w14:textId="77777777">
        <w:trPr>
          <w:cantSplit/>
        </w:trPr>
        <w:tc>
          <w:tcPr>
            <w:tcW w:w="2100" w:type="dxa"/>
          </w:tcPr>
          <w:p w14:paraId="297C72BF" w14:textId="77777777" w:rsidR="00284DEA" w:rsidRDefault="00555546">
            <w:pPr>
              <w:spacing w:after="40"/>
              <w:rPr>
                <w:sz w:val="18"/>
                <w:szCs w:val="18"/>
              </w:rPr>
            </w:pPr>
            <w:r>
              <w:rPr>
                <w:sz w:val="18"/>
                <w:szCs w:val="18"/>
              </w:rPr>
              <w:t>Two separate applications (public requester site + internal staff site)</w:t>
            </w:r>
          </w:p>
        </w:tc>
        <w:tc>
          <w:tcPr>
            <w:tcW w:w="3016" w:type="dxa"/>
          </w:tcPr>
          <w:p w14:paraId="264ACBB3" w14:textId="77777777" w:rsidR="00284DEA" w:rsidRDefault="00555546">
            <w:pPr>
              <w:spacing w:after="40"/>
              <w:rPr>
                <w:sz w:val="18"/>
                <w:szCs w:val="18"/>
              </w:rPr>
            </w:pPr>
            <w:r>
              <w:rPr>
                <w:sz w:val="18"/>
                <w:szCs w:val="18"/>
              </w:rPr>
              <w:t>Weak on ASR-001: access rules would be duplicated in two places. Stronger security boundary for staff data.</w:t>
            </w:r>
          </w:p>
        </w:tc>
        <w:tc>
          <w:tcPr>
            <w:tcW w:w="2300" w:type="dxa"/>
          </w:tcPr>
          <w:p w14:paraId="1E75625A" w14:textId="77777777" w:rsidR="00284DEA" w:rsidRDefault="00555546">
            <w:pPr>
              <w:spacing w:after="40"/>
              <w:rPr>
                <w:sz w:val="18"/>
                <w:szCs w:val="18"/>
              </w:rPr>
            </w:pPr>
            <w:r>
              <w:rPr>
                <w:sz w:val="18"/>
                <w:szCs w:val="18"/>
              </w:rPr>
              <w:t xml:space="preserve">Two </w:t>
            </w:r>
            <w:proofErr w:type="spellStart"/>
            <w:r>
              <w:rPr>
                <w:sz w:val="18"/>
                <w:szCs w:val="18"/>
              </w:rPr>
              <w:t>deployables</w:t>
            </w:r>
            <w:proofErr w:type="spellEnd"/>
            <w:r>
              <w:rPr>
                <w:sz w:val="18"/>
                <w:szCs w:val="18"/>
              </w:rPr>
              <w:t>, two builds, double the hosting (ASR-007).</w:t>
            </w:r>
          </w:p>
        </w:tc>
        <w:tc>
          <w:tcPr>
            <w:tcW w:w="1600" w:type="dxa"/>
          </w:tcPr>
          <w:p w14:paraId="184AE5BF" w14:textId="77777777" w:rsidR="00284DEA" w:rsidRDefault="00555546">
            <w:pPr>
              <w:spacing w:after="40"/>
              <w:rPr>
                <w:sz w:val="18"/>
                <w:szCs w:val="18"/>
              </w:rPr>
            </w:pPr>
            <w:r>
              <w:rPr>
                <w:sz w:val="18"/>
                <w:szCs w:val="18"/>
              </w:rPr>
              <w:t>Rejected - ARC-01</w:t>
            </w:r>
          </w:p>
        </w:tc>
      </w:tr>
      <w:tr w:rsidR="00284DEA" w14:paraId="5614BF62" w14:textId="77777777">
        <w:trPr>
          <w:cantSplit/>
        </w:trPr>
        <w:tc>
          <w:tcPr>
            <w:tcW w:w="2100" w:type="dxa"/>
          </w:tcPr>
          <w:p w14:paraId="57DBFD2F" w14:textId="77777777" w:rsidR="00284DEA" w:rsidRDefault="00555546">
            <w:pPr>
              <w:spacing w:after="40"/>
              <w:rPr>
                <w:sz w:val="18"/>
                <w:szCs w:val="18"/>
              </w:rPr>
            </w:pPr>
            <w:r>
              <w:rPr>
                <w:sz w:val="18"/>
                <w:szCs w:val="18"/>
              </w:rPr>
              <w:t>Microservices (Requests, Access, Reporting as separate services)</w:t>
            </w:r>
          </w:p>
        </w:tc>
        <w:tc>
          <w:tcPr>
            <w:tcW w:w="3016" w:type="dxa"/>
          </w:tcPr>
          <w:p w14:paraId="2D8CD914" w14:textId="77777777" w:rsidR="00284DEA" w:rsidRDefault="00555546">
            <w:pPr>
              <w:spacing w:after="40"/>
              <w:rPr>
                <w:sz w:val="18"/>
                <w:szCs w:val="18"/>
              </w:rPr>
            </w:pPr>
            <w:r>
              <w:rPr>
                <w:sz w:val="18"/>
                <w:szCs w:val="18"/>
              </w:rPr>
              <w:t>Weak on ASR-002/003: a status change and its audit entry would span services and need distributed transactions. Extra network hops hurt ASR-004.</w:t>
            </w:r>
          </w:p>
        </w:tc>
        <w:tc>
          <w:tcPr>
            <w:tcW w:w="2300" w:type="dxa"/>
          </w:tcPr>
          <w:p w14:paraId="0F70A86A" w14:textId="77777777" w:rsidR="00284DEA" w:rsidRDefault="00555546">
            <w:pPr>
              <w:spacing w:after="40"/>
              <w:rPr>
                <w:sz w:val="18"/>
                <w:szCs w:val="18"/>
              </w:rPr>
            </w:pPr>
            <w:r>
              <w:rPr>
                <w:sz w:val="18"/>
                <w:szCs w:val="18"/>
              </w:rPr>
              <w:t>Service discovery, several databases or shared DB, more hosting and monitoring. Not realistic in under 3 weeks.</w:t>
            </w:r>
          </w:p>
        </w:tc>
        <w:tc>
          <w:tcPr>
            <w:tcW w:w="1600" w:type="dxa"/>
          </w:tcPr>
          <w:p w14:paraId="6FF99D4E" w14:textId="77777777" w:rsidR="00284DEA" w:rsidRDefault="00555546">
            <w:pPr>
              <w:spacing w:after="40"/>
              <w:rPr>
                <w:sz w:val="18"/>
                <w:szCs w:val="18"/>
              </w:rPr>
            </w:pPr>
            <w:r>
              <w:rPr>
                <w:sz w:val="18"/>
                <w:szCs w:val="18"/>
              </w:rPr>
              <w:t>Rejected - ARC-02</w:t>
            </w:r>
          </w:p>
        </w:tc>
      </w:tr>
      <w:tr w:rsidR="00284DEA" w14:paraId="02652BB5" w14:textId="77777777">
        <w:trPr>
          <w:cantSplit/>
        </w:trPr>
        <w:tc>
          <w:tcPr>
            <w:tcW w:w="2100" w:type="dxa"/>
          </w:tcPr>
          <w:p w14:paraId="74FEEACA" w14:textId="77777777" w:rsidR="00284DEA" w:rsidRDefault="00555546">
            <w:pPr>
              <w:spacing w:after="40"/>
              <w:rPr>
                <w:sz w:val="18"/>
                <w:szCs w:val="18"/>
              </w:rPr>
            </w:pPr>
            <w:r>
              <w:rPr>
                <w:sz w:val="18"/>
                <w:szCs w:val="18"/>
              </w:rPr>
              <w:t>Event-driven architecture</w:t>
            </w:r>
          </w:p>
        </w:tc>
        <w:tc>
          <w:tcPr>
            <w:tcW w:w="3016" w:type="dxa"/>
          </w:tcPr>
          <w:p w14:paraId="72823F91" w14:textId="77777777" w:rsidR="00284DEA" w:rsidRDefault="00555546">
            <w:pPr>
              <w:spacing w:after="40"/>
              <w:rPr>
                <w:sz w:val="18"/>
                <w:szCs w:val="18"/>
              </w:rPr>
            </w:pPr>
            <w:r>
              <w:rPr>
                <w:sz w:val="18"/>
                <w:szCs w:val="18"/>
              </w:rPr>
              <w:t>Asynchronous events give eventual consistency, which works against ASR-002. The request lifecycle is linear with no multiple consumers.</w:t>
            </w:r>
          </w:p>
        </w:tc>
        <w:tc>
          <w:tcPr>
            <w:tcW w:w="2300" w:type="dxa"/>
          </w:tcPr>
          <w:p w14:paraId="09CD8501" w14:textId="77777777" w:rsidR="00284DEA" w:rsidRDefault="00555546">
            <w:pPr>
              <w:spacing w:after="40"/>
              <w:rPr>
                <w:sz w:val="18"/>
                <w:szCs w:val="18"/>
              </w:rPr>
            </w:pPr>
            <w:r>
              <w:rPr>
                <w:sz w:val="18"/>
                <w:szCs w:val="18"/>
              </w:rPr>
              <w:t>Needs a message broker and retry/ordering handling.</w:t>
            </w:r>
          </w:p>
        </w:tc>
        <w:tc>
          <w:tcPr>
            <w:tcW w:w="1600" w:type="dxa"/>
          </w:tcPr>
          <w:p w14:paraId="2C743D6C" w14:textId="77777777" w:rsidR="00284DEA" w:rsidRDefault="00555546">
            <w:pPr>
              <w:spacing w:after="40"/>
              <w:rPr>
                <w:sz w:val="18"/>
                <w:szCs w:val="18"/>
              </w:rPr>
            </w:pPr>
            <w:r>
              <w:rPr>
                <w:sz w:val="18"/>
                <w:szCs w:val="18"/>
              </w:rPr>
              <w:t>Rejected - ARC-02</w:t>
            </w:r>
          </w:p>
        </w:tc>
      </w:tr>
      <w:tr w:rsidR="00284DEA" w14:paraId="647E73DF" w14:textId="77777777">
        <w:trPr>
          <w:cantSplit/>
        </w:trPr>
        <w:tc>
          <w:tcPr>
            <w:tcW w:w="2100" w:type="dxa"/>
          </w:tcPr>
          <w:p w14:paraId="7E4A7F90" w14:textId="77777777" w:rsidR="00284DEA" w:rsidRDefault="00555546">
            <w:pPr>
              <w:spacing w:after="40"/>
              <w:rPr>
                <w:sz w:val="18"/>
                <w:szCs w:val="18"/>
              </w:rPr>
            </w:pPr>
            <w:r>
              <w:rPr>
                <w:sz w:val="18"/>
                <w:szCs w:val="18"/>
              </w:rPr>
              <w:t>Traditional layered monolith (no module boundaries)</w:t>
            </w:r>
          </w:p>
        </w:tc>
        <w:tc>
          <w:tcPr>
            <w:tcW w:w="3016" w:type="dxa"/>
          </w:tcPr>
          <w:p w14:paraId="0B0CBC17" w14:textId="77777777" w:rsidR="00284DEA" w:rsidRDefault="00555546">
            <w:pPr>
              <w:spacing w:after="40"/>
              <w:rPr>
                <w:sz w:val="18"/>
                <w:szCs w:val="18"/>
              </w:rPr>
            </w:pPr>
            <w:r>
              <w:rPr>
                <w:sz w:val="18"/>
                <w:szCs w:val="18"/>
              </w:rPr>
              <w:t>Meets ASR-001 to ASR-005. Weak on ASR-006 and maintainability - code from different features mixes over time.</w:t>
            </w:r>
          </w:p>
        </w:tc>
        <w:tc>
          <w:tcPr>
            <w:tcW w:w="2300" w:type="dxa"/>
          </w:tcPr>
          <w:p w14:paraId="029883D1" w14:textId="77777777" w:rsidR="00284DEA" w:rsidRDefault="00555546">
            <w:pPr>
              <w:spacing w:after="40"/>
              <w:rPr>
                <w:sz w:val="18"/>
                <w:szCs w:val="18"/>
              </w:rPr>
            </w:pPr>
            <w:r>
              <w:rPr>
                <w:sz w:val="18"/>
                <w:szCs w:val="18"/>
              </w:rPr>
              <w:t>Lowest effort to start, but harder to change and split later.</w:t>
            </w:r>
          </w:p>
        </w:tc>
        <w:tc>
          <w:tcPr>
            <w:tcW w:w="1600" w:type="dxa"/>
          </w:tcPr>
          <w:p w14:paraId="3005AB04" w14:textId="77777777" w:rsidR="00284DEA" w:rsidRDefault="00555546">
            <w:pPr>
              <w:spacing w:after="40"/>
              <w:rPr>
                <w:sz w:val="18"/>
                <w:szCs w:val="18"/>
              </w:rPr>
            </w:pPr>
            <w:r>
              <w:rPr>
                <w:sz w:val="18"/>
                <w:szCs w:val="18"/>
              </w:rPr>
              <w:t xml:space="preserve">Rejected in </w:t>
            </w:r>
            <w:proofErr w:type="spellStart"/>
            <w:r>
              <w:rPr>
                <w:sz w:val="18"/>
                <w:szCs w:val="18"/>
              </w:rPr>
              <w:t>favour</w:t>
            </w:r>
            <w:proofErr w:type="spellEnd"/>
            <w:r>
              <w:rPr>
                <w:sz w:val="18"/>
                <w:szCs w:val="18"/>
              </w:rPr>
              <w:t xml:space="preserve"> of modular monolith</w:t>
            </w:r>
          </w:p>
        </w:tc>
      </w:tr>
      <w:tr w:rsidR="00284DEA" w14:paraId="74A98293" w14:textId="77777777">
        <w:trPr>
          <w:cantSplit/>
        </w:trPr>
        <w:tc>
          <w:tcPr>
            <w:tcW w:w="2100" w:type="dxa"/>
          </w:tcPr>
          <w:p w14:paraId="6230246D" w14:textId="77777777" w:rsidR="00284DEA" w:rsidRDefault="00555546">
            <w:pPr>
              <w:spacing w:after="40"/>
              <w:rPr>
                <w:sz w:val="18"/>
                <w:szCs w:val="18"/>
              </w:rPr>
            </w:pPr>
            <w:r>
              <w:rPr>
                <w:sz w:val="18"/>
                <w:szCs w:val="18"/>
              </w:rPr>
              <w:t>Modular monolith with layered modules, Angular SPA + REST API, one PostgreSQL database</w:t>
            </w:r>
          </w:p>
        </w:tc>
        <w:tc>
          <w:tcPr>
            <w:tcW w:w="3016" w:type="dxa"/>
          </w:tcPr>
          <w:p w14:paraId="6BF25172" w14:textId="77777777" w:rsidR="00284DEA" w:rsidRDefault="00555546">
            <w:pPr>
              <w:spacing w:after="40"/>
              <w:rPr>
                <w:sz w:val="18"/>
                <w:szCs w:val="18"/>
              </w:rPr>
            </w:pPr>
            <w:r>
              <w:rPr>
                <w:sz w:val="18"/>
                <w:szCs w:val="18"/>
              </w:rPr>
              <w:t>Meets ASR-001 to ASR-007: one access-control layer, local ACID transactions, no extra network hops, UI separated from business logic.</w:t>
            </w:r>
          </w:p>
        </w:tc>
        <w:tc>
          <w:tcPr>
            <w:tcW w:w="2300" w:type="dxa"/>
          </w:tcPr>
          <w:p w14:paraId="4A2B792D" w14:textId="77777777" w:rsidR="00284DEA" w:rsidRDefault="00555546">
            <w:pPr>
              <w:spacing w:after="40"/>
              <w:rPr>
                <w:sz w:val="18"/>
                <w:szCs w:val="18"/>
              </w:rPr>
            </w:pPr>
            <w:r>
              <w:rPr>
                <w:sz w:val="18"/>
                <w:szCs w:val="18"/>
              </w:rPr>
              <w:t>One deployable plus one managed database. Module boundaries must be kept by discipline and code review.</w:t>
            </w:r>
          </w:p>
        </w:tc>
        <w:tc>
          <w:tcPr>
            <w:tcW w:w="1600" w:type="dxa"/>
          </w:tcPr>
          <w:p w14:paraId="00D48972" w14:textId="77777777" w:rsidR="00284DEA" w:rsidRDefault="00555546">
            <w:pPr>
              <w:spacing w:after="40"/>
              <w:rPr>
                <w:sz w:val="18"/>
                <w:szCs w:val="18"/>
              </w:rPr>
            </w:pPr>
            <w:r>
              <w:rPr>
                <w:b/>
                <w:bCs/>
                <w:sz w:val="18"/>
                <w:szCs w:val="18"/>
              </w:rPr>
              <w:t>Selected</w:t>
            </w:r>
            <w:r>
              <w:rPr>
                <w:sz w:val="18"/>
                <w:szCs w:val="18"/>
              </w:rPr>
              <w:t xml:space="preserve"> - ARC-01, ARC-02, ARC-03</w:t>
            </w:r>
          </w:p>
        </w:tc>
      </w:tr>
    </w:tbl>
    <w:p w14:paraId="26032908" w14:textId="77777777" w:rsidR="00284DEA" w:rsidRDefault="00284DEA">
      <w:pPr>
        <w:spacing w:after="0"/>
      </w:pPr>
    </w:p>
    <w:p w14:paraId="6249DF03" w14:textId="77777777" w:rsidR="00284DEA" w:rsidRDefault="00555546">
      <w:pPr>
        <w:pStyle w:val="Heading2"/>
      </w:pPr>
      <w:bookmarkStart w:id="49" w:name="_Toc243252224"/>
      <w:r>
        <w:t>Architecture Decisions</w:t>
      </w:r>
      <w:bookmarkEnd w:id="49"/>
    </w:p>
    <w:tbl>
      <w:tblPr>
        <w:tblStyle w:val="TableGrid"/>
        <w:tblW w:w="9016" w:type="dxa"/>
        <w:tblLayout w:type="fixed"/>
        <w:tblLook w:val="04A0" w:firstRow="1" w:lastRow="0" w:firstColumn="1" w:lastColumn="0" w:noHBand="0" w:noVBand="1"/>
      </w:tblPr>
      <w:tblGrid>
        <w:gridCol w:w="1900"/>
        <w:gridCol w:w="7116"/>
      </w:tblGrid>
      <w:tr w:rsidR="00284DEA" w14:paraId="011AF62D" w14:textId="77777777">
        <w:trPr>
          <w:cantSplit/>
        </w:trPr>
        <w:tc>
          <w:tcPr>
            <w:tcW w:w="9016" w:type="dxa"/>
            <w:gridSpan w:val="2"/>
            <w:shd w:val="clear" w:color="auto" w:fill="002060"/>
          </w:tcPr>
          <w:p w14:paraId="46FD5E64" w14:textId="77777777" w:rsidR="00284DEA" w:rsidRDefault="00555546">
            <w:pPr>
              <w:spacing w:after="40"/>
              <w:rPr>
                <w:sz w:val="20"/>
                <w:szCs w:val="20"/>
              </w:rPr>
            </w:pPr>
            <w:r>
              <w:rPr>
                <w:b/>
                <w:bCs/>
                <w:color w:val="FFFFFF"/>
                <w:sz w:val="20"/>
                <w:szCs w:val="20"/>
              </w:rPr>
              <w:t>ARC-01 - One web application for requesters, staff and management</w:t>
            </w:r>
          </w:p>
        </w:tc>
      </w:tr>
      <w:tr w:rsidR="00284DEA" w14:paraId="444DBBB8" w14:textId="77777777">
        <w:trPr>
          <w:cantSplit/>
        </w:trPr>
        <w:tc>
          <w:tcPr>
            <w:tcW w:w="1900" w:type="dxa"/>
            <w:shd w:val="clear" w:color="auto" w:fill="DCE3F0"/>
          </w:tcPr>
          <w:p w14:paraId="0262D9A5" w14:textId="77777777" w:rsidR="00284DEA" w:rsidRDefault="00555546">
            <w:pPr>
              <w:spacing w:after="40"/>
              <w:rPr>
                <w:sz w:val="18"/>
                <w:szCs w:val="18"/>
              </w:rPr>
            </w:pPr>
            <w:r>
              <w:rPr>
                <w:b/>
                <w:bCs/>
                <w:sz w:val="18"/>
                <w:szCs w:val="18"/>
              </w:rPr>
              <w:t>Status / Date / Owner</w:t>
            </w:r>
          </w:p>
        </w:tc>
        <w:tc>
          <w:tcPr>
            <w:tcW w:w="7116" w:type="dxa"/>
          </w:tcPr>
          <w:p w14:paraId="25443263" w14:textId="77777777" w:rsidR="00284DEA" w:rsidRDefault="00555546">
            <w:pPr>
              <w:spacing w:after="40"/>
              <w:rPr>
                <w:sz w:val="18"/>
                <w:szCs w:val="18"/>
              </w:rPr>
            </w:pPr>
            <w:r>
              <w:rPr>
                <w:sz w:val="18"/>
                <w:szCs w:val="18"/>
              </w:rPr>
              <w:t>Accepted - M2 baseline / 30/09/2026 / Chanri Du Randt</w:t>
            </w:r>
          </w:p>
        </w:tc>
      </w:tr>
      <w:tr w:rsidR="00284DEA" w14:paraId="000336D9" w14:textId="77777777">
        <w:trPr>
          <w:cantSplit/>
        </w:trPr>
        <w:tc>
          <w:tcPr>
            <w:tcW w:w="1900" w:type="dxa"/>
            <w:shd w:val="clear" w:color="auto" w:fill="DCE3F0"/>
          </w:tcPr>
          <w:p w14:paraId="7527526D" w14:textId="77777777" w:rsidR="00284DEA" w:rsidRDefault="00555546">
            <w:pPr>
              <w:spacing w:after="40"/>
              <w:rPr>
                <w:sz w:val="18"/>
                <w:szCs w:val="18"/>
              </w:rPr>
            </w:pPr>
            <w:r>
              <w:rPr>
                <w:b/>
                <w:bCs/>
                <w:sz w:val="18"/>
                <w:szCs w:val="18"/>
              </w:rPr>
              <w:t>Context</w:t>
            </w:r>
          </w:p>
        </w:tc>
        <w:tc>
          <w:tcPr>
            <w:tcW w:w="7116" w:type="dxa"/>
          </w:tcPr>
          <w:p w14:paraId="00921A2F" w14:textId="77777777" w:rsidR="00284DEA" w:rsidRDefault="00555546">
            <w:pPr>
              <w:spacing w:after="40"/>
              <w:rPr>
                <w:sz w:val="18"/>
                <w:szCs w:val="18"/>
              </w:rPr>
            </w:pPr>
            <w:proofErr w:type="spellStart"/>
            <w:r>
              <w:rPr>
                <w:sz w:val="18"/>
                <w:szCs w:val="18"/>
              </w:rPr>
              <w:t>CivicConnect</w:t>
            </w:r>
            <w:proofErr w:type="spellEnd"/>
            <w:r>
              <w:rPr>
                <w:sz w:val="18"/>
                <w:szCs w:val="18"/>
              </w:rPr>
              <w:t xml:space="preserve"> must serve two audiences (public-facing requesters and internal staff/management) with different security and access needs. The team must decide whether to serve them as one application or as separate applications.</w:t>
            </w:r>
          </w:p>
        </w:tc>
      </w:tr>
      <w:tr w:rsidR="00284DEA" w14:paraId="0B25CEE1" w14:textId="77777777">
        <w:trPr>
          <w:cantSplit/>
        </w:trPr>
        <w:tc>
          <w:tcPr>
            <w:tcW w:w="1900" w:type="dxa"/>
            <w:shd w:val="clear" w:color="auto" w:fill="DCE3F0"/>
          </w:tcPr>
          <w:p w14:paraId="165BD809" w14:textId="77777777" w:rsidR="00284DEA" w:rsidRDefault="00555546">
            <w:pPr>
              <w:spacing w:after="40"/>
              <w:rPr>
                <w:sz w:val="18"/>
                <w:szCs w:val="18"/>
              </w:rPr>
            </w:pPr>
            <w:r>
              <w:rPr>
                <w:b/>
                <w:bCs/>
                <w:sz w:val="18"/>
                <w:szCs w:val="18"/>
              </w:rPr>
              <w:t>Constraints</w:t>
            </w:r>
          </w:p>
        </w:tc>
        <w:tc>
          <w:tcPr>
            <w:tcW w:w="7116" w:type="dxa"/>
          </w:tcPr>
          <w:p w14:paraId="5C7B8EE5" w14:textId="77777777" w:rsidR="00284DEA" w:rsidRDefault="00555546">
            <w:pPr>
              <w:spacing w:after="40"/>
              <w:rPr>
                <w:sz w:val="18"/>
                <w:szCs w:val="18"/>
              </w:rPr>
            </w:pPr>
            <w:r>
              <w:rPr>
                <w:sz w:val="18"/>
                <w:szCs w:val="18"/>
              </w:rPr>
              <w:t>Time, Team Capability and Cost/Resources (ASR-007). Security constraint (ASR-001).</w:t>
            </w:r>
          </w:p>
        </w:tc>
      </w:tr>
      <w:tr w:rsidR="00284DEA" w14:paraId="79379FB3" w14:textId="77777777">
        <w:trPr>
          <w:cantSplit/>
        </w:trPr>
        <w:tc>
          <w:tcPr>
            <w:tcW w:w="1900" w:type="dxa"/>
            <w:shd w:val="clear" w:color="auto" w:fill="DCE3F0"/>
          </w:tcPr>
          <w:p w14:paraId="447E31B4" w14:textId="77777777" w:rsidR="00284DEA" w:rsidRDefault="00555546">
            <w:pPr>
              <w:spacing w:after="40"/>
              <w:rPr>
                <w:sz w:val="18"/>
                <w:szCs w:val="18"/>
              </w:rPr>
            </w:pPr>
            <w:r>
              <w:rPr>
                <w:b/>
                <w:bCs/>
                <w:sz w:val="18"/>
                <w:szCs w:val="18"/>
              </w:rPr>
              <w:lastRenderedPageBreak/>
              <w:t>Alternatives</w:t>
            </w:r>
          </w:p>
        </w:tc>
        <w:tc>
          <w:tcPr>
            <w:tcW w:w="7116" w:type="dxa"/>
          </w:tcPr>
          <w:p w14:paraId="3845A76C" w14:textId="77777777" w:rsidR="00284DEA" w:rsidRDefault="00555546">
            <w:pPr>
              <w:spacing w:after="40"/>
              <w:rPr>
                <w:sz w:val="18"/>
                <w:szCs w:val="18"/>
              </w:rPr>
            </w:pPr>
            <w:r>
              <w:rPr>
                <w:sz w:val="18"/>
                <w:szCs w:val="18"/>
              </w:rPr>
              <w:t xml:space="preserve">1. Separate websites for </w:t>
            </w:r>
            <w:proofErr w:type="spellStart"/>
            <w:r>
              <w:rPr>
                <w:sz w:val="18"/>
                <w:szCs w:val="18"/>
              </w:rPr>
              <w:t>CivicConnect</w:t>
            </w:r>
            <w:proofErr w:type="spellEnd"/>
            <w:r>
              <w:rPr>
                <w:sz w:val="18"/>
                <w:szCs w:val="18"/>
              </w:rPr>
              <w:t xml:space="preserve"> personnel and their clients. The client-facing website would have minimal authentication and public pages to view </w:t>
            </w:r>
            <w:proofErr w:type="spellStart"/>
            <w:r>
              <w:rPr>
                <w:sz w:val="18"/>
                <w:szCs w:val="18"/>
              </w:rPr>
              <w:t>CivicConnect's</w:t>
            </w:r>
            <w:proofErr w:type="spellEnd"/>
            <w:r>
              <w:rPr>
                <w:sz w:val="18"/>
                <w:szCs w:val="18"/>
              </w:rPr>
              <w:t xml:space="preserve"> services and company details. The employee-facing website (managers and service handlers) would have greater security and no publicly accessible pages aside from a login page.</w:t>
            </w:r>
          </w:p>
          <w:p w14:paraId="6334BCB0" w14:textId="77777777" w:rsidR="00284DEA" w:rsidRDefault="00555546">
            <w:pPr>
              <w:spacing w:after="40"/>
              <w:rPr>
                <w:sz w:val="18"/>
                <w:szCs w:val="18"/>
              </w:rPr>
            </w:pPr>
            <w:r>
              <w:rPr>
                <w:sz w:val="18"/>
                <w:szCs w:val="18"/>
              </w:rPr>
              <w:t>2. One website application for all users, with careful management of access.</w:t>
            </w:r>
          </w:p>
        </w:tc>
      </w:tr>
      <w:tr w:rsidR="00284DEA" w14:paraId="20EFB6A5" w14:textId="77777777">
        <w:trPr>
          <w:cantSplit/>
        </w:trPr>
        <w:tc>
          <w:tcPr>
            <w:tcW w:w="1900" w:type="dxa"/>
            <w:shd w:val="clear" w:color="auto" w:fill="DCE3F0"/>
          </w:tcPr>
          <w:p w14:paraId="65F68837" w14:textId="77777777" w:rsidR="00284DEA" w:rsidRDefault="00555546">
            <w:pPr>
              <w:spacing w:after="40"/>
              <w:rPr>
                <w:sz w:val="18"/>
                <w:szCs w:val="18"/>
              </w:rPr>
            </w:pPr>
            <w:r>
              <w:rPr>
                <w:b/>
                <w:bCs/>
                <w:sz w:val="18"/>
                <w:szCs w:val="18"/>
              </w:rPr>
              <w:t>Decision</w:t>
            </w:r>
          </w:p>
        </w:tc>
        <w:tc>
          <w:tcPr>
            <w:tcW w:w="7116" w:type="dxa"/>
          </w:tcPr>
          <w:p w14:paraId="3DD49F4A" w14:textId="77777777" w:rsidR="00284DEA" w:rsidRDefault="00555546">
            <w:pPr>
              <w:spacing w:after="40"/>
              <w:rPr>
                <w:sz w:val="18"/>
                <w:szCs w:val="18"/>
              </w:rPr>
            </w:pPr>
            <w:r>
              <w:rPr>
                <w:sz w:val="18"/>
                <w:szCs w:val="18"/>
              </w:rPr>
              <w:t>One website, with the requester area and the staff/management area separated by role-based routing and per-request permission checks, rather than by splitting into separate deployed applications.</w:t>
            </w:r>
          </w:p>
        </w:tc>
      </w:tr>
      <w:tr w:rsidR="00284DEA" w14:paraId="0B9364A1" w14:textId="77777777">
        <w:trPr>
          <w:cantSplit/>
        </w:trPr>
        <w:tc>
          <w:tcPr>
            <w:tcW w:w="1900" w:type="dxa"/>
            <w:shd w:val="clear" w:color="auto" w:fill="DCE3F0"/>
          </w:tcPr>
          <w:p w14:paraId="273EACD6" w14:textId="77777777" w:rsidR="00284DEA" w:rsidRDefault="00555546">
            <w:pPr>
              <w:spacing w:after="40"/>
              <w:rPr>
                <w:sz w:val="18"/>
                <w:szCs w:val="18"/>
              </w:rPr>
            </w:pPr>
            <w:r>
              <w:rPr>
                <w:b/>
                <w:bCs/>
                <w:sz w:val="18"/>
                <w:szCs w:val="18"/>
              </w:rPr>
              <w:t>Rationale</w:t>
            </w:r>
          </w:p>
        </w:tc>
        <w:tc>
          <w:tcPr>
            <w:tcW w:w="7116" w:type="dxa"/>
          </w:tcPr>
          <w:p w14:paraId="2A795FDE" w14:textId="77777777" w:rsidR="00284DEA" w:rsidRDefault="00555546">
            <w:pPr>
              <w:spacing w:after="40"/>
              <w:rPr>
                <w:sz w:val="18"/>
                <w:szCs w:val="18"/>
              </w:rPr>
            </w:pPr>
            <w:r>
              <w:rPr>
                <w:sz w:val="18"/>
                <w:szCs w:val="18"/>
              </w:rPr>
              <w:t>Limited time is available, so only one main website will be built that shows pages and features per specific user role.</w:t>
            </w:r>
          </w:p>
          <w:p w14:paraId="0D5F7E20" w14:textId="77777777" w:rsidR="00284DEA" w:rsidRDefault="00555546">
            <w:pPr>
              <w:spacing w:after="40"/>
              <w:rPr>
                <w:sz w:val="18"/>
                <w:szCs w:val="18"/>
              </w:rPr>
            </w:pPr>
            <w:r>
              <w:rPr>
                <w:sz w:val="18"/>
                <w:szCs w:val="18"/>
              </w:rPr>
              <w:t>Security is easier to manage because only one access-control layer exists (ASR-001). Duplicating access logic across two applications creates two places where a rule can be wrong.</w:t>
            </w:r>
          </w:p>
          <w:p w14:paraId="23764720" w14:textId="77777777" w:rsidR="00284DEA" w:rsidRDefault="00555546">
            <w:pPr>
              <w:spacing w:after="40"/>
              <w:rPr>
                <w:sz w:val="18"/>
                <w:szCs w:val="18"/>
              </w:rPr>
            </w:pPr>
            <w:r>
              <w:rPr>
                <w:sz w:val="18"/>
                <w:szCs w:val="18"/>
              </w:rPr>
              <w:t>The platform form is not confirmed by the client yet (DEC-001), so committing effort to building and maintaining two applications is a disproportionate risk.</w:t>
            </w:r>
          </w:p>
        </w:tc>
      </w:tr>
      <w:tr w:rsidR="00284DEA" w14:paraId="7CE6E5E2" w14:textId="77777777">
        <w:trPr>
          <w:cantSplit/>
        </w:trPr>
        <w:tc>
          <w:tcPr>
            <w:tcW w:w="1900" w:type="dxa"/>
            <w:shd w:val="clear" w:color="auto" w:fill="DCE3F0"/>
          </w:tcPr>
          <w:p w14:paraId="30882B56" w14:textId="77777777" w:rsidR="00284DEA" w:rsidRDefault="00555546">
            <w:pPr>
              <w:spacing w:after="40"/>
              <w:rPr>
                <w:sz w:val="18"/>
                <w:szCs w:val="18"/>
              </w:rPr>
            </w:pPr>
            <w:r>
              <w:rPr>
                <w:b/>
                <w:bCs/>
                <w:sz w:val="18"/>
                <w:szCs w:val="18"/>
              </w:rPr>
              <w:t>Trade-offs</w:t>
            </w:r>
          </w:p>
        </w:tc>
        <w:tc>
          <w:tcPr>
            <w:tcW w:w="7116" w:type="dxa"/>
          </w:tcPr>
          <w:p w14:paraId="72F35A94" w14:textId="77777777" w:rsidR="00284DEA" w:rsidRDefault="00555546">
            <w:pPr>
              <w:spacing w:after="40"/>
              <w:rPr>
                <w:sz w:val="18"/>
                <w:szCs w:val="18"/>
              </w:rPr>
            </w:pPr>
            <w:r>
              <w:rPr>
                <w:sz w:val="18"/>
                <w:szCs w:val="18"/>
              </w:rPr>
              <w:t>Scalability is limited, especially if only one user group's features need to be scaled, since the application must scale as one unit.</w:t>
            </w:r>
          </w:p>
        </w:tc>
      </w:tr>
      <w:tr w:rsidR="00284DEA" w14:paraId="402DCF1D" w14:textId="77777777">
        <w:trPr>
          <w:cantSplit/>
        </w:trPr>
        <w:tc>
          <w:tcPr>
            <w:tcW w:w="1900" w:type="dxa"/>
            <w:shd w:val="clear" w:color="auto" w:fill="DCE3F0"/>
          </w:tcPr>
          <w:p w14:paraId="410E14B3" w14:textId="77777777" w:rsidR="00284DEA" w:rsidRDefault="00555546">
            <w:pPr>
              <w:spacing w:after="40"/>
              <w:rPr>
                <w:sz w:val="18"/>
                <w:szCs w:val="18"/>
              </w:rPr>
            </w:pPr>
            <w:r>
              <w:rPr>
                <w:b/>
                <w:bCs/>
                <w:sz w:val="18"/>
                <w:szCs w:val="18"/>
              </w:rPr>
              <w:t>Risks</w:t>
            </w:r>
          </w:p>
        </w:tc>
        <w:tc>
          <w:tcPr>
            <w:tcW w:w="7116" w:type="dxa"/>
          </w:tcPr>
          <w:p w14:paraId="543CEBC5" w14:textId="77777777" w:rsidR="00284DEA" w:rsidRDefault="00555546">
            <w:pPr>
              <w:spacing w:after="40"/>
              <w:rPr>
                <w:sz w:val="18"/>
                <w:szCs w:val="18"/>
              </w:rPr>
            </w:pPr>
            <w:r>
              <w:rPr>
                <w:sz w:val="18"/>
                <w:szCs w:val="18"/>
              </w:rPr>
              <w:t>All features are reachable through one public website, so compromising the website alone could give attackers access to most of the sensitive data. This is mitigated by strict server-side RBAC (Spring Security, DEC-004), requesters only being able to query their own requests, and the access tests in ASR-001 - but it is still a single security boundary compared to separate deployments.</w:t>
            </w:r>
          </w:p>
        </w:tc>
      </w:tr>
      <w:tr w:rsidR="00284DEA" w14:paraId="030510DA" w14:textId="77777777">
        <w:trPr>
          <w:cantSplit/>
        </w:trPr>
        <w:tc>
          <w:tcPr>
            <w:tcW w:w="1900" w:type="dxa"/>
            <w:shd w:val="clear" w:color="auto" w:fill="DCE3F0"/>
          </w:tcPr>
          <w:p w14:paraId="386F709D" w14:textId="77777777" w:rsidR="00284DEA" w:rsidRDefault="00555546">
            <w:pPr>
              <w:spacing w:after="40"/>
              <w:rPr>
                <w:sz w:val="18"/>
                <w:szCs w:val="18"/>
              </w:rPr>
            </w:pPr>
            <w:r>
              <w:rPr>
                <w:b/>
                <w:bCs/>
                <w:sz w:val="18"/>
                <w:szCs w:val="18"/>
              </w:rPr>
              <w:t>Evidence</w:t>
            </w:r>
          </w:p>
        </w:tc>
        <w:tc>
          <w:tcPr>
            <w:tcW w:w="7116" w:type="dxa"/>
          </w:tcPr>
          <w:p w14:paraId="26401226" w14:textId="77777777" w:rsidR="00284DEA" w:rsidRDefault="00555546">
            <w:pPr>
              <w:spacing w:after="40"/>
              <w:rPr>
                <w:sz w:val="18"/>
                <w:szCs w:val="18"/>
              </w:rPr>
            </w:pPr>
            <w:r>
              <w:rPr>
                <w:sz w:val="18"/>
                <w:szCs w:val="18"/>
              </w:rPr>
              <w:t>ASR-001 is easier to satisfy with one shared enforcement layer. DEC-001 (platform not confirmed). FR-005 and FR-014 show that audience separation can be achieved through role-based routing and permission checks rather than separate applications. Team size and Time constraints.</w:t>
            </w:r>
          </w:p>
        </w:tc>
      </w:tr>
      <w:tr w:rsidR="00284DEA" w14:paraId="1E1A99DA" w14:textId="77777777">
        <w:trPr>
          <w:cantSplit/>
        </w:trPr>
        <w:tc>
          <w:tcPr>
            <w:tcW w:w="1900" w:type="dxa"/>
            <w:shd w:val="clear" w:color="auto" w:fill="DCE3F0"/>
          </w:tcPr>
          <w:p w14:paraId="746434E3" w14:textId="77777777" w:rsidR="00284DEA" w:rsidRDefault="00555546">
            <w:pPr>
              <w:spacing w:after="40"/>
              <w:rPr>
                <w:sz w:val="18"/>
                <w:szCs w:val="18"/>
              </w:rPr>
            </w:pPr>
            <w:r>
              <w:rPr>
                <w:b/>
                <w:bCs/>
                <w:sz w:val="18"/>
                <w:szCs w:val="18"/>
              </w:rPr>
              <w:t>Linked requirements</w:t>
            </w:r>
          </w:p>
        </w:tc>
        <w:tc>
          <w:tcPr>
            <w:tcW w:w="7116" w:type="dxa"/>
          </w:tcPr>
          <w:p w14:paraId="434DE36D" w14:textId="77777777" w:rsidR="00284DEA" w:rsidRDefault="00555546">
            <w:pPr>
              <w:spacing w:after="40"/>
              <w:rPr>
                <w:sz w:val="18"/>
                <w:szCs w:val="18"/>
              </w:rPr>
            </w:pPr>
            <w:r>
              <w:rPr>
                <w:sz w:val="18"/>
                <w:szCs w:val="18"/>
              </w:rPr>
              <w:t>FR-005, FR-014, NFR-003, ASR-001, ASR-006, ASR-007</w:t>
            </w:r>
          </w:p>
        </w:tc>
      </w:tr>
      <w:tr w:rsidR="00284DEA" w14:paraId="02F559CD" w14:textId="77777777">
        <w:trPr>
          <w:cantSplit/>
        </w:trPr>
        <w:tc>
          <w:tcPr>
            <w:tcW w:w="1900" w:type="dxa"/>
            <w:shd w:val="clear" w:color="auto" w:fill="DCE3F0"/>
          </w:tcPr>
          <w:p w14:paraId="7D8CFE15" w14:textId="77777777" w:rsidR="00284DEA" w:rsidRDefault="00555546">
            <w:pPr>
              <w:spacing w:after="40"/>
              <w:rPr>
                <w:sz w:val="18"/>
                <w:szCs w:val="18"/>
              </w:rPr>
            </w:pPr>
            <w:r>
              <w:rPr>
                <w:b/>
                <w:bCs/>
                <w:sz w:val="18"/>
                <w:szCs w:val="18"/>
              </w:rPr>
              <w:t>Later Consequence</w:t>
            </w:r>
          </w:p>
        </w:tc>
        <w:tc>
          <w:tcPr>
            <w:tcW w:w="7116" w:type="dxa"/>
          </w:tcPr>
          <w:p w14:paraId="24FC6D2F" w14:textId="77777777" w:rsidR="00284DEA" w:rsidRDefault="00555546">
            <w:pPr>
              <w:spacing w:after="40"/>
              <w:rPr>
                <w:sz w:val="18"/>
                <w:szCs w:val="18"/>
              </w:rPr>
            </w:pPr>
            <w:r>
              <w:rPr>
                <w:sz w:val="18"/>
                <w:szCs w:val="18"/>
              </w:rPr>
              <w:t xml:space="preserve">Confirmed for the M2 baseline. If </w:t>
            </w:r>
            <w:proofErr w:type="spellStart"/>
            <w:r>
              <w:rPr>
                <w:sz w:val="18"/>
                <w:szCs w:val="18"/>
              </w:rPr>
              <w:t>CivicConnect</w:t>
            </w:r>
            <w:proofErr w:type="spellEnd"/>
            <w:r>
              <w:rPr>
                <w:sz w:val="18"/>
                <w:szCs w:val="18"/>
              </w:rPr>
              <w:t xml:space="preserve"> later wants a separate staff intranet or a mobile app, the Access module and REST API can be reused behind a second front end; ARC-03, the RTM rows for FR-005/FR-014 and the Risk Register would need to be updated through change control.</w:t>
            </w:r>
          </w:p>
        </w:tc>
      </w:tr>
    </w:tbl>
    <w:p w14:paraId="1982CA04" w14:textId="77777777" w:rsidR="00284DEA" w:rsidRDefault="00284DEA">
      <w:pPr>
        <w:spacing w:after="0"/>
      </w:pPr>
    </w:p>
    <w:tbl>
      <w:tblPr>
        <w:tblStyle w:val="TableGrid"/>
        <w:tblW w:w="9016" w:type="dxa"/>
        <w:tblLayout w:type="fixed"/>
        <w:tblLook w:val="04A0" w:firstRow="1" w:lastRow="0" w:firstColumn="1" w:lastColumn="0" w:noHBand="0" w:noVBand="1"/>
      </w:tblPr>
      <w:tblGrid>
        <w:gridCol w:w="1900"/>
        <w:gridCol w:w="7116"/>
      </w:tblGrid>
      <w:tr w:rsidR="00284DEA" w14:paraId="39869671" w14:textId="77777777">
        <w:trPr>
          <w:cantSplit/>
        </w:trPr>
        <w:tc>
          <w:tcPr>
            <w:tcW w:w="9016" w:type="dxa"/>
            <w:gridSpan w:val="2"/>
            <w:shd w:val="clear" w:color="auto" w:fill="002060"/>
          </w:tcPr>
          <w:p w14:paraId="498CCC4E" w14:textId="77777777" w:rsidR="00284DEA" w:rsidRDefault="00555546">
            <w:pPr>
              <w:spacing w:after="40"/>
              <w:rPr>
                <w:sz w:val="20"/>
                <w:szCs w:val="20"/>
              </w:rPr>
            </w:pPr>
            <w:r>
              <w:rPr>
                <w:b/>
                <w:bCs/>
                <w:color w:val="FFFFFF"/>
                <w:sz w:val="20"/>
                <w:szCs w:val="20"/>
              </w:rPr>
              <w:t>ARC-02 - Modular monolith with layered modules</w:t>
            </w:r>
          </w:p>
        </w:tc>
      </w:tr>
      <w:tr w:rsidR="00284DEA" w14:paraId="061ED7FA" w14:textId="77777777">
        <w:trPr>
          <w:cantSplit/>
        </w:trPr>
        <w:tc>
          <w:tcPr>
            <w:tcW w:w="1900" w:type="dxa"/>
            <w:shd w:val="clear" w:color="auto" w:fill="DCE3F0"/>
          </w:tcPr>
          <w:p w14:paraId="7B46392D" w14:textId="77777777" w:rsidR="00284DEA" w:rsidRDefault="00555546">
            <w:pPr>
              <w:spacing w:after="40"/>
              <w:rPr>
                <w:sz w:val="18"/>
                <w:szCs w:val="18"/>
              </w:rPr>
            </w:pPr>
            <w:r>
              <w:rPr>
                <w:b/>
                <w:bCs/>
                <w:sz w:val="18"/>
                <w:szCs w:val="18"/>
              </w:rPr>
              <w:t>Status / Date / Owner</w:t>
            </w:r>
          </w:p>
        </w:tc>
        <w:tc>
          <w:tcPr>
            <w:tcW w:w="7116" w:type="dxa"/>
          </w:tcPr>
          <w:p w14:paraId="500C622A" w14:textId="77777777" w:rsidR="00284DEA" w:rsidRDefault="00555546">
            <w:pPr>
              <w:spacing w:after="40"/>
              <w:rPr>
                <w:sz w:val="18"/>
                <w:szCs w:val="18"/>
              </w:rPr>
            </w:pPr>
            <w:r>
              <w:rPr>
                <w:sz w:val="18"/>
                <w:szCs w:val="18"/>
              </w:rPr>
              <w:t>Accepted - M2 baseline / 30/09/2026 / Chanri Du Randt</w:t>
            </w:r>
          </w:p>
        </w:tc>
      </w:tr>
      <w:tr w:rsidR="00284DEA" w14:paraId="6EA58268" w14:textId="77777777">
        <w:trPr>
          <w:cantSplit/>
        </w:trPr>
        <w:tc>
          <w:tcPr>
            <w:tcW w:w="1900" w:type="dxa"/>
            <w:shd w:val="clear" w:color="auto" w:fill="DCE3F0"/>
          </w:tcPr>
          <w:p w14:paraId="685048D1" w14:textId="77777777" w:rsidR="00284DEA" w:rsidRDefault="00555546">
            <w:pPr>
              <w:spacing w:after="40"/>
              <w:rPr>
                <w:sz w:val="18"/>
                <w:szCs w:val="18"/>
              </w:rPr>
            </w:pPr>
            <w:r>
              <w:rPr>
                <w:b/>
                <w:bCs/>
                <w:sz w:val="18"/>
                <w:szCs w:val="18"/>
              </w:rPr>
              <w:t>Context</w:t>
            </w:r>
          </w:p>
        </w:tc>
        <w:tc>
          <w:tcPr>
            <w:tcW w:w="7116" w:type="dxa"/>
          </w:tcPr>
          <w:p w14:paraId="6B066033" w14:textId="77777777" w:rsidR="00284DEA" w:rsidRDefault="00555546">
            <w:pPr>
              <w:spacing w:after="40"/>
              <w:rPr>
                <w:sz w:val="18"/>
                <w:szCs w:val="18"/>
              </w:rPr>
            </w:pPr>
            <w:r>
              <w:rPr>
                <w:sz w:val="18"/>
                <w:szCs w:val="18"/>
              </w:rPr>
              <w:t>Having decided on one application (ARC-01), the team must decide how that application is internally structured so it stays maintainable and secure as more modules (requests, access control, reporting) are added.</w:t>
            </w:r>
          </w:p>
        </w:tc>
      </w:tr>
      <w:tr w:rsidR="00284DEA" w14:paraId="130114D7" w14:textId="77777777">
        <w:trPr>
          <w:cantSplit/>
        </w:trPr>
        <w:tc>
          <w:tcPr>
            <w:tcW w:w="1900" w:type="dxa"/>
            <w:shd w:val="clear" w:color="auto" w:fill="DCE3F0"/>
          </w:tcPr>
          <w:p w14:paraId="5E88AF9D" w14:textId="77777777" w:rsidR="00284DEA" w:rsidRDefault="00555546">
            <w:pPr>
              <w:spacing w:after="40"/>
              <w:rPr>
                <w:sz w:val="18"/>
                <w:szCs w:val="18"/>
              </w:rPr>
            </w:pPr>
            <w:r>
              <w:rPr>
                <w:b/>
                <w:bCs/>
                <w:sz w:val="18"/>
                <w:szCs w:val="18"/>
              </w:rPr>
              <w:t>Constraints</w:t>
            </w:r>
          </w:p>
        </w:tc>
        <w:tc>
          <w:tcPr>
            <w:tcW w:w="7116" w:type="dxa"/>
          </w:tcPr>
          <w:p w14:paraId="3CC6002A" w14:textId="77777777" w:rsidR="00284DEA" w:rsidRDefault="00555546">
            <w:pPr>
              <w:spacing w:after="40"/>
              <w:rPr>
                <w:sz w:val="18"/>
                <w:szCs w:val="18"/>
              </w:rPr>
            </w:pPr>
            <w:r>
              <w:rPr>
                <w:sz w:val="18"/>
                <w:szCs w:val="18"/>
              </w:rPr>
              <w:t>Time, Team capability, Cost (ASR-007). Integrity (ASR-002).</w:t>
            </w:r>
          </w:p>
        </w:tc>
      </w:tr>
      <w:tr w:rsidR="00284DEA" w14:paraId="527A162B" w14:textId="77777777">
        <w:trPr>
          <w:cantSplit/>
        </w:trPr>
        <w:tc>
          <w:tcPr>
            <w:tcW w:w="1900" w:type="dxa"/>
            <w:shd w:val="clear" w:color="auto" w:fill="DCE3F0"/>
          </w:tcPr>
          <w:p w14:paraId="2B893DD2" w14:textId="77777777" w:rsidR="00284DEA" w:rsidRDefault="00555546">
            <w:pPr>
              <w:spacing w:after="40"/>
              <w:rPr>
                <w:sz w:val="18"/>
                <w:szCs w:val="18"/>
              </w:rPr>
            </w:pPr>
            <w:r>
              <w:rPr>
                <w:b/>
                <w:bCs/>
                <w:sz w:val="18"/>
                <w:szCs w:val="18"/>
              </w:rPr>
              <w:t>Alternatives</w:t>
            </w:r>
          </w:p>
        </w:tc>
        <w:tc>
          <w:tcPr>
            <w:tcW w:w="7116" w:type="dxa"/>
          </w:tcPr>
          <w:p w14:paraId="4B15603A" w14:textId="77777777" w:rsidR="00284DEA" w:rsidRDefault="00555546">
            <w:pPr>
              <w:spacing w:after="40"/>
              <w:rPr>
                <w:sz w:val="18"/>
                <w:szCs w:val="18"/>
              </w:rPr>
            </w:pPr>
            <w:r>
              <w:rPr>
                <w:sz w:val="18"/>
                <w:szCs w:val="18"/>
              </w:rPr>
              <w:t>1. Microservices - split Requests, Access and Reporting into independently deployed services.</w:t>
            </w:r>
          </w:p>
          <w:p w14:paraId="0E198117" w14:textId="77777777" w:rsidR="00284DEA" w:rsidRDefault="00555546">
            <w:pPr>
              <w:spacing w:after="40"/>
              <w:rPr>
                <w:sz w:val="18"/>
                <w:szCs w:val="18"/>
              </w:rPr>
            </w:pPr>
            <w:r>
              <w:rPr>
                <w:sz w:val="18"/>
                <w:szCs w:val="18"/>
              </w:rPr>
              <w:t>2. Event-driven architecture - modules communicate by publishing and consuming events.</w:t>
            </w:r>
          </w:p>
          <w:p w14:paraId="037A180A" w14:textId="77777777" w:rsidR="00284DEA" w:rsidRDefault="00555546">
            <w:pPr>
              <w:spacing w:after="40"/>
              <w:rPr>
                <w:sz w:val="18"/>
                <w:szCs w:val="18"/>
              </w:rPr>
            </w:pPr>
            <w:r>
              <w:rPr>
                <w:sz w:val="18"/>
                <w:szCs w:val="18"/>
              </w:rPr>
              <w:t>3. Traditional layered monolith without module boundaries.</w:t>
            </w:r>
          </w:p>
          <w:p w14:paraId="7DF8F273" w14:textId="77777777" w:rsidR="00284DEA" w:rsidRDefault="00555546">
            <w:pPr>
              <w:spacing w:after="40"/>
              <w:rPr>
                <w:sz w:val="18"/>
                <w:szCs w:val="18"/>
              </w:rPr>
            </w:pPr>
            <w:r>
              <w:rPr>
                <w:sz w:val="18"/>
                <w:szCs w:val="18"/>
              </w:rPr>
              <w:t>4. Modular monolith - one deployable made up of modules with clear boundaries.</w:t>
            </w:r>
          </w:p>
        </w:tc>
      </w:tr>
      <w:tr w:rsidR="00284DEA" w14:paraId="22423939" w14:textId="77777777">
        <w:trPr>
          <w:cantSplit/>
        </w:trPr>
        <w:tc>
          <w:tcPr>
            <w:tcW w:w="1900" w:type="dxa"/>
            <w:shd w:val="clear" w:color="auto" w:fill="DCE3F0"/>
          </w:tcPr>
          <w:p w14:paraId="30B15B25" w14:textId="77777777" w:rsidR="00284DEA" w:rsidRDefault="00555546">
            <w:pPr>
              <w:spacing w:after="40"/>
              <w:rPr>
                <w:sz w:val="18"/>
                <w:szCs w:val="18"/>
              </w:rPr>
            </w:pPr>
            <w:r>
              <w:rPr>
                <w:b/>
                <w:bCs/>
                <w:sz w:val="18"/>
                <w:szCs w:val="18"/>
              </w:rPr>
              <w:lastRenderedPageBreak/>
              <w:t>Decision</w:t>
            </w:r>
          </w:p>
        </w:tc>
        <w:tc>
          <w:tcPr>
            <w:tcW w:w="7116" w:type="dxa"/>
          </w:tcPr>
          <w:p w14:paraId="1F026705" w14:textId="77777777" w:rsidR="00284DEA" w:rsidRDefault="00555546">
            <w:pPr>
              <w:spacing w:after="40"/>
              <w:rPr>
                <w:sz w:val="18"/>
                <w:szCs w:val="18"/>
              </w:rPr>
            </w:pPr>
            <w:r>
              <w:rPr>
                <w:sz w:val="18"/>
                <w:szCs w:val="18"/>
              </w:rPr>
              <w:t>A modular monolith will be used. It has three business modules, each a Java package with its own layers:</w:t>
            </w:r>
          </w:p>
          <w:p w14:paraId="3A36F6B8" w14:textId="77777777" w:rsidR="00284DEA" w:rsidRDefault="00555546">
            <w:pPr>
              <w:spacing w:after="40"/>
              <w:rPr>
                <w:sz w:val="18"/>
                <w:szCs w:val="18"/>
              </w:rPr>
            </w:pPr>
            <w:r>
              <w:rPr>
                <w:sz w:val="18"/>
                <w:szCs w:val="18"/>
              </w:rPr>
              <w:t xml:space="preserve">- </w:t>
            </w:r>
            <w:r>
              <w:rPr>
                <w:b/>
                <w:bCs/>
                <w:sz w:val="18"/>
                <w:szCs w:val="18"/>
              </w:rPr>
              <w:t>Requests</w:t>
            </w:r>
            <w:r>
              <w:rPr>
                <w:sz w:val="18"/>
                <w:szCs w:val="18"/>
              </w:rPr>
              <w:t xml:space="preserve"> - request submission, the status state machine, assignment, comments and the audit trail, and categories.</w:t>
            </w:r>
          </w:p>
          <w:p w14:paraId="69A3CAC1" w14:textId="77777777" w:rsidR="00284DEA" w:rsidRDefault="00555546">
            <w:pPr>
              <w:spacing w:after="40"/>
              <w:rPr>
                <w:sz w:val="18"/>
                <w:szCs w:val="18"/>
              </w:rPr>
            </w:pPr>
            <w:r>
              <w:rPr>
                <w:sz w:val="18"/>
                <w:szCs w:val="18"/>
              </w:rPr>
              <w:t xml:space="preserve">- </w:t>
            </w:r>
            <w:r>
              <w:rPr>
                <w:b/>
                <w:bCs/>
                <w:sz w:val="18"/>
                <w:szCs w:val="18"/>
              </w:rPr>
              <w:t>Access</w:t>
            </w:r>
            <w:r>
              <w:rPr>
                <w:sz w:val="18"/>
                <w:szCs w:val="18"/>
              </w:rPr>
              <w:t xml:space="preserve"> - authentication, roles, and which categories a handler may see.</w:t>
            </w:r>
          </w:p>
          <w:p w14:paraId="4BA64D1E" w14:textId="77777777" w:rsidR="00284DEA" w:rsidRDefault="00555546">
            <w:pPr>
              <w:spacing w:after="40"/>
              <w:rPr>
                <w:sz w:val="18"/>
                <w:szCs w:val="18"/>
              </w:rPr>
            </w:pPr>
            <w:r>
              <w:rPr>
                <w:sz w:val="18"/>
                <w:szCs w:val="18"/>
              </w:rPr>
              <w:t>- Reporting - read-only aggregate counts for management. It owns no tables. It is the one read-only exception to the rule below: it runs aggregate count queries through its own read-only query repository, never uses the Requests module's entities and never writes.</w:t>
            </w:r>
          </w:p>
          <w:p w14:paraId="45E94D2B" w14:textId="77777777" w:rsidR="00284DEA" w:rsidRDefault="00555546">
            <w:pPr>
              <w:spacing w:after="40"/>
              <w:rPr>
                <w:sz w:val="18"/>
                <w:szCs w:val="18"/>
              </w:rPr>
            </w:pPr>
            <w:r>
              <w:rPr>
                <w:sz w:val="18"/>
                <w:szCs w:val="18"/>
              </w:rPr>
              <w:t>Inside each module we use Controller (REST) - Service (business rules, transactions) - Repository (Spring Data JPA). Modules only call each other through public service classes, never through another module's repositories or entities.</w:t>
            </w:r>
          </w:p>
        </w:tc>
      </w:tr>
      <w:tr w:rsidR="00284DEA" w14:paraId="339DD462" w14:textId="77777777">
        <w:trPr>
          <w:cantSplit/>
        </w:trPr>
        <w:tc>
          <w:tcPr>
            <w:tcW w:w="1900" w:type="dxa"/>
            <w:shd w:val="clear" w:color="auto" w:fill="DCE3F0"/>
          </w:tcPr>
          <w:p w14:paraId="619A07F0" w14:textId="77777777" w:rsidR="00284DEA" w:rsidRDefault="00555546">
            <w:pPr>
              <w:spacing w:after="40"/>
              <w:rPr>
                <w:sz w:val="18"/>
                <w:szCs w:val="18"/>
              </w:rPr>
            </w:pPr>
            <w:r>
              <w:rPr>
                <w:b/>
                <w:bCs/>
                <w:sz w:val="18"/>
                <w:szCs w:val="18"/>
              </w:rPr>
              <w:t>Rationale</w:t>
            </w:r>
          </w:p>
        </w:tc>
        <w:tc>
          <w:tcPr>
            <w:tcW w:w="7116" w:type="dxa"/>
          </w:tcPr>
          <w:p w14:paraId="6D2F5FEC" w14:textId="77777777" w:rsidR="00284DEA" w:rsidRDefault="00555546">
            <w:pPr>
              <w:spacing w:after="40"/>
              <w:rPr>
                <w:sz w:val="18"/>
                <w:szCs w:val="18"/>
              </w:rPr>
            </w:pPr>
            <w:r>
              <w:rPr>
                <w:sz w:val="18"/>
                <w:szCs w:val="18"/>
              </w:rPr>
              <w:t>Limited time makes microservices a severe risk. Modular monolith modules form candidates for microservices, making a later migration doable if the need arises.</w:t>
            </w:r>
          </w:p>
          <w:p w14:paraId="4D7FC37D" w14:textId="77777777" w:rsidR="00284DEA" w:rsidRDefault="00555546">
            <w:pPr>
              <w:spacing w:after="40"/>
              <w:rPr>
                <w:sz w:val="18"/>
                <w:szCs w:val="18"/>
              </w:rPr>
            </w:pPr>
            <w:r>
              <w:rPr>
                <w:sz w:val="18"/>
                <w:szCs w:val="18"/>
              </w:rPr>
              <w:t>Asynchronous processing, which is a characteristic of event-driven architecture, is not needed for the business processes being supported - they mostly follow linear steps with few consumers of any event.</w:t>
            </w:r>
          </w:p>
          <w:p w14:paraId="397B7BD6" w14:textId="77777777" w:rsidR="00284DEA" w:rsidRDefault="00555546">
            <w:pPr>
              <w:spacing w:after="40"/>
              <w:rPr>
                <w:sz w:val="18"/>
                <w:szCs w:val="18"/>
              </w:rPr>
            </w:pPr>
            <w:r>
              <w:rPr>
                <w:sz w:val="18"/>
                <w:szCs w:val="18"/>
              </w:rPr>
              <w:t>A status change and its audit entry happen in one local database transaction (ASR-002, ASR-003), which would need distributed transactions across services.</w:t>
            </w:r>
          </w:p>
          <w:p w14:paraId="514A8A05" w14:textId="77777777" w:rsidR="00284DEA" w:rsidRDefault="00555546">
            <w:pPr>
              <w:spacing w:after="40"/>
              <w:rPr>
                <w:sz w:val="18"/>
                <w:szCs w:val="18"/>
              </w:rPr>
            </w:pPr>
            <w:r>
              <w:rPr>
                <w:sz w:val="18"/>
                <w:szCs w:val="18"/>
              </w:rPr>
              <w:t>Module boundaries keep features separated, which a plain layered monolith does not (maintainability, NFR-008).</w:t>
            </w:r>
          </w:p>
        </w:tc>
      </w:tr>
      <w:tr w:rsidR="00284DEA" w14:paraId="5EB488CB" w14:textId="77777777">
        <w:trPr>
          <w:cantSplit/>
        </w:trPr>
        <w:tc>
          <w:tcPr>
            <w:tcW w:w="1900" w:type="dxa"/>
            <w:shd w:val="clear" w:color="auto" w:fill="DCE3F0"/>
          </w:tcPr>
          <w:p w14:paraId="48E98306" w14:textId="77777777" w:rsidR="00284DEA" w:rsidRDefault="00555546">
            <w:pPr>
              <w:spacing w:after="40"/>
              <w:rPr>
                <w:sz w:val="18"/>
                <w:szCs w:val="18"/>
              </w:rPr>
            </w:pPr>
            <w:r>
              <w:rPr>
                <w:b/>
                <w:bCs/>
                <w:sz w:val="18"/>
                <w:szCs w:val="18"/>
              </w:rPr>
              <w:t>Trade-offs</w:t>
            </w:r>
          </w:p>
        </w:tc>
        <w:tc>
          <w:tcPr>
            <w:tcW w:w="7116" w:type="dxa"/>
          </w:tcPr>
          <w:p w14:paraId="41546BB3" w14:textId="77777777" w:rsidR="00284DEA" w:rsidRDefault="00555546">
            <w:pPr>
              <w:spacing w:after="40"/>
              <w:rPr>
                <w:sz w:val="18"/>
                <w:szCs w:val="18"/>
              </w:rPr>
            </w:pPr>
            <w:r>
              <w:rPr>
                <w:sz w:val="18"/>
                <w:szCs w:val="18"/>
              </w:rPr>
              <w:t>Modular monoliths are less scalable than microservices, since the whole application scales as one unit. Module boundaries are only enforced by team discipline and code review, not by the network.</w:t>
            </w:r>
          </w:p>
        </w:tc>
      </w:tr>
      <w:tr w:rsidR="00284DEA" w14:paraId="65BA8E9F" w14:textId="77777777">
        <w:trPr>
          <w:cantSplit/>
        </w:trPr>
        <w:tc>
          <w:tcPr>
            <w:tcW w:w="1900" w:type="dxa"/>
            <w:shd w:val="clear" w:color="auto" w:fill="DCE3F0"/>
          </w:tcPr>
          <w:p w14:paraId="4EF0BA9F" w14:textId="77777777" w:rsidR="00284DEA" w:rsidRDefault="00555546">
            <w:pPr>
              <w:spacing w:after="40"/>
              <w:rPr>
                <w:sz w:val="18"/>
                <w:szCs w:val="18"/>
              </w:rPr>
            </w:pPr>
            <w:r>
              <w:rPr>
                <w:b/>
                <w:bCs/>
                <w:sz w:val="18"/>
                <w:szCs w:val="18"/>
              </w:rPr>
              <w:t>Risks</w:t>
            </w:r>
          </w:p>
        </w:tc>
        <w:tc>
          <w:tcPr>
            <w:tcW w:w="7116" w:type="dxa"/>
          </w:tcPr>
          <w:p w14:paraId="04344EAA" w14:textId="77777777" w:rsidR="00284DEA" w:rsidRDefault="00555546">
            <w:pPr>
              <w:spacing w:after="40"/>
              <w:rPr>
                <w:sz w:val="18"/>
                <w:szCs w:val="18"/>
              </w:rPr>
            </w:pPr>
            <w:r>
              <w:rPr>
                <w:sz w:val="18"/>
                <w:szCs w:val="18"/>
              </w:rPr>
              <w:t xml:space="preserve">Modules may become tightly coupled if built wrongly (e.g. Reporting reading Requests' entities directly). Limited scalability may make the website slow if user activity spikes suddenly. Mitigation: the module rule above is checked in pull request reviews; an automated architecture test (e.g. </w:t>
            </w:r>
            <w:proofErr w:type="spellStart"/>
            <w:r>
              <w:rPr>
                <w:sz w:val="18"/>
                <w:szCs w:val="18"/>
              </w:rPr>
              <w:t>ArchUnit</w:t>
            </w:r>
            <w:proofErr w:type="spellEnd"/>
            <w:r>
              <w:rPr>
                <w:sz w:val="18"/>
                <w:szCs w:val="18"/>
              </w:rPr>
              <w:t>) is a forward engineering consideration.</w:t>
            </w:r>
          </w:p>
        </w:tc>
      </w:tr>
      <w:tr w:rsidR="00284DEA" w14:paraId="791C4A97" w14:textId="77777777">
        <w:trPr>
          <w:cantSplit/>
        </w:trPr>
        <w:tc>
          <w:tcPr>
            <w:tcW w:w="1900" w:type="dxa"/>
            <w:shd w:val="clear" w:color="auto" w:fill="DCE3F0"/>
          </w:tcPr>
          <w:p w14:paraId="40FE52D0" w14:textId="77777777" w:rsidR="00284DEA" w:rsidRDefault="00555546">
            <w:pPr>
              <w:spacing w:after="40"/>
              <w:rPr>
                <w:sz w:val="18"/>
                <w:szCs w:val="18"/>
              </w:rPr>
            </w:pPr>
            <w:r>
              <w:rPr>
                <w:b/>
                <w:bCs/>
                <w:sz w:val="18"/>
                <w:szCs w:val="18"/>
              </w:rPr>
              <w:t>Evidence</w:t>
            </w:r>
          </w:p>
        </w:tc>
        <w:tc>
          <w:tcPr>
            <w:tcW w:w="7116" w:type="dxa"/>
          </w:tcPr>
          <w:p w14:paraId="77BBC25C" w14:textId="77777777" w:rsidR="00284DEA" w:rsidRDefault="00555546">
            <w:pPr>
              <w:spacing w:after="40"/>
              <w:rPr>
                <w:sz w:val="18"/>
                <w:szCs w:val="18"/>
              </w:rPr>
            </w:pPr>
            <w:r>
              <w:rPr>
                <w:sz w:val="18"/>
                <w:szCs w:val="18"/>
              </w:rPr>
              <w:t xml:space="preserve">FR-008 and FR-009 describe the request lifecycle as a linear sequence of state transitions triggered directly by a single staff action, with no need for multiple independent consumers reacting asynchronously to the same event, so event-driven architecture is needless complexity. ASR-002 is more reliably satisfied within a single deployable than across independently deployed services. The Team size and Time constraints support rejecting microservices. </w:t>
            </w:r>
          </w:p>
        </w:tc>
      </w:tr>
      <w:tr w:rsidR="00284DEA" w14:paraId="382B9074" w14:textId="77777777">
        <w:trPr>
          <w:cantSplit/>
        </w:trPr>
        <w:tc>
          <w:tcPr>
            <w:tcW w:w="1900" w:type="dxa"/>
            <w:shd w:val="clear" w:color="auto" w:fill="DCE3F0"/>
          </w:tcPr>
          <w:p w14:paraId="4D6676C5" w14:textId="77777777" w:rsidR="00284DEA" w:rsidRDefault="00555546">
            <w:pPr>
              <w:spacing w:after="40"/>
              <w:rPr>
                <w:sz w:val="18"/>
                <w:szCs w:val="18"/>
              </w:rPr>
            </w:pPr>
            <w:r>
              <w:rPr>
                <w:b/>
                <w:bCs/>
                <w:sz w:val="18"/>
                <w:szCs w:val="18"/>
              </w:rPr>
              <w:t>Linked requirements</w:t>
            </w:r>
          </w:p>
        </w:tc>
        <w:tc>
          <w:tcPr>
            <w:tcW w:w="7116" w:type="dxa"/>
          </w:tcPr>
          <w:p w14:paraId="6EE73D67" w14:textId="77777777" w:rsidR="00284DEA" w:rsidRDefault="00555546">
            <w:pPr>
              <w:spacing w:after="40"/>
              <w:rPr>
                <w:sz w:val="18"/>
                <w:szCs w:val="18"/>
              </w:rPr>
            </w:pPr>
            <w:r>
              <w:rPr>
                <w:sz w:val="18"/>
                <w:szCs w:val="18"/>
              </w:rPr>
              <w:t>FR-001 to FR-013, NFR-007, NFR-008, ASR-002, ASR-003, ASR-004, ASR-007</w:t>
            </w:r>
          </w:p>
        </w:tc>
      </w:tr>
      <w:tr w:rsidR="00284DEA" w14:paraId="325F1C89" w14:textId="77777777">
        <w:trPr>
          <w:cantSplit/>
        </w:trPr>
        <w:tc>
          <w:tcPr>
            <w:tcW w:w="1900" w:type="dxa"/>
            <w:shd w:val="clear" w:color="auto" w:fill="DCE3F0"/>
          </w:tcPr>
          <w:p w14:paraId="7A518BAD" w14:textId="77777777" w:rsidR="00284DEA" w:rsidRDefault="00555546">
            <w:pPr>
              <w:spacing w:after="40"/>
              <w:rPr>
                <w:sz w:val="18"/>
                <w:szCs w:val="18"/>
              </w:rPr>
            </w:pPr>
            <w:r>
              <w:rPr>
                <w:b/>
                <w:bCs/>
                <w:sz w:val="18"/>
                <w:szCs w:val="18"/>
              </w:rPr>
              <w:t>Later Consequence</w:t>
            </w:r>
          </w:p>
        </w:tc>
        <w:tc>
          <w:tcPr>
            <w:tcW w:w="7116" w:type="dxa"/>
          </w:tcPr>
          <w:p w14:paraId="25686E60" w14:textId="77777777" w:rsidR="00284DEA" w:rsidRDefault="00555546">
            <w:pPr>
              <w:spacing w:after="40"/>
              <w:rPr>
                <w:sz w:val="18"/>
                <w:szCs w:val="18"/>
              </w:rPr>
            </w:pPr>
            <w:r>
              <w:rPr>
                <w:sz w:val="18"/>
                <w:szCs w:val="18"/>
              </w:rPr>
              <w:t>Confirmed for the M2 baseline. If one module needs to scale on its own later, it can be extracted as a service because it already has its own package and tables. The repository folder structure (README) must follow these modules.</w:t>
            </w:r>
          </w:p>
        </w:tc>
      </w:tr>
    </w:tbl>
    <w:p w14:paraId="05D68E70" w14:textId="77777777" w:rsidR="00284DEA" w:rsidRDefault="00284DEA">
      <w:pPr>
        <w:spacing w:after="0"/>
      </w:pPr>
    </w:p>
    <w:tbl>
      <w:tblPr>
        <w:tblStyle w:val="TableGrid"/>
        <w:tblW w:w="9016" w:type="dxa"/>
        <w:tblLayout w:type="fixed"/>
        <w:tblLook w:val="04A0" w:firstRow="1" w:lastRow="0" w:firstColumn="1" w:lastColumn="0" w:noHBand="0" w:noVBand="1"/>
      </w:tblPr>
      <w:tblGrid>
        <w:gridCol w:w="1900"/>
        <w:gridCol w:w="7116"/>
      </w:tblGrid>
      <w:tr w:rsidR="00284DEA" w14:paraId="42407528" w14:textId="77777777">
        <w:trPr>
          <w:cantSplit/>
        </w:trPr>
        <w:tc>
          <w:tcPr>
            <w:tcW w:w="9016" w:type="dxa"/>
            <w:gridSpan w:val="2"/>
            <w:shd w:val="clear" w:color="auto" w:fill="002060"/>
          </w:tcPr>
          <w:p w14:paraId="132309ED" w14:textId="77777777" w:rsidR="00284DEA" w:rsidRDefault="00555546">
            <w:pPr>
              <w:spacing w:after="40"/>
              <w:rPr>
                <w:sz w:val="20"/>
                <w:szCs w:val="20"/>
              </w:rPr>
            </w:pPr>
            <w:r>
              <w:rPr>
                <w:b/>
                <w:bCs/>
                <w:color w:val="FFFFFF"/>
                <w:sz w:val="20"/>
                <w:szCs w:val="20"/>
              </w:rPr>
              <w:t>ARC-03 - Physical deployment: three tiers, one application deployable</w:t>
            </w:r>
          </w:p>
        </w:tc>
      </w:tr>
      <w:tr w:rsidR="00284DEA" w14:paraId="4D687E66" w14:textId="77777777">
        <w:trPr>
          <w:cantSplit/>
        </w:trPr>
        <w:tc>
          <w:tcPr>
            <w:tcW w:w="1900" w:type="dxa"/>
            <w:shd w:val="clear" w:color="auto" w:fill="DCE3F0"/>
          </w:tcPr>
          <w:p w14:paraId="3DDB51E1" w14:textId="77777777" w:rsidR="00284DEA" w:rsidRDefault="00555546">
            <w:pPr>
              <w:spacing w:after="40"/>
              <w:rPr>
                <w:sz w:val="18"/>
                <w:szCs w:val="18"/>
              </w:rPr>
            </w:pPr>
            <w:r>
              <w:rPr>
                <w:b/>
                <w:bCs/>
                <w:sz w:val="18"/>
                <w:szCs w:val="18"/>
              </w:rPr>
              <w:t>Status / Date / Owner</w:t>
            </w:r>
          </w:p>
        </w:tc>
        <w:tc>
          <w:tcPr>
            <w:tcW w:w="7116" w:type="dxa"/>
          </w:tcPr>
          <w:p w14:paraId="21E0F01E" w14:textId="77777777" w:rsidR="00284DEA" w:rsidRDefault="00555546">
            <w:pPr>
              <w:spacing w:after="40"/>
              <w:rPr>
                <w:sz w:val="18"/>
                <w:szCs w:val="18"/>
              </w:rPr>
            </w:pPr>
            <w:r>
              <w:rPr>
                <w:sz w:val="18"/>
                <w:szCs w:val="18"/>
              </w:rPr>
              <w:t>Accepted - M2 baseline (application host provider deferred) / 30/09/2026 / Chanri Du Randt</w:t>
            </w:r>
          </w:p>
        </w:tc>
      </w:tr>
      <w:tr w:rsidR="00284DEA" w14:paraId="4CAF534F" w14:textId="77777777">
        <w:trPr>
          <w:cantSplit/>
        </w:trPr>
        <w:tc>
          <w:tcPr>
            <w:tcW w:w="1900" w:type="dxa"/>
            <w:shd w:val="clear" w:color="auto" w:fill="DCE3F0"/>
          </w:tcPr>
          <w:p w14:paraId="3CC5DE2E" w14:textId="77777777" w:rsidR="00284DEA" w:rsidRDefault="00555546">
            <w:pPr>
              <w:spacing w:after="40"/>
              <w:rPr>
                <w:sz w:val="18"/>
                <w:szCs w:val="18"/>
              </w:rPr>
            </w:pPr>
            <w:r>
              <w:rPr>
                <w:b/>
                <w:bCs/>
                <w:sz w:val="18"/>
                <w:szCs w:val="18"/>
              </w:rPr>
              <w:t>Context</w:t>
            </w:r>
          </w:p>
        </w:tc>
        <w:tc>
          <w:tcPr>
            <w:tcW w:w="7116" w:type="dxa"/>
          </w:tcPr>
          <w:p w14:paraId="0DE95D5C" w14:textId="77777777" w:rsidR="00284DEA" w:rsidRDefault="00555546">
            <w:pPr>
              <w:spacing w:after="40"/>
              <w:rPr>
                <w:sz w:val="18"/>
                <w:szCs w:val="18"/>
              </w:rPr>
            </w:pPr>
            <w:r>
              <w:rPr>
                <w:sz w:val="18"/>
                <w:szCs w:val="18"/>
              </w:rPr>
              <w:t>ARC-01 and ARC-02 describe the logical structure. The team must also decide how the Angular front end, the Spring Boot back end and the database are physically deployed, since logical layers are not the same as physical tiers.</w:t>
            </w:r>
          </w:p>
        </w:tc>
      </w:tr>
      <w:tr w:rsidR="00284DEA" w14:paraId="77235D62" w14:textId="77777777">
        <w:trPr>
          <w:cantSplit/>
        </w:trPr>
        <w:tc>
          <w:tcPr>
            <w:tcW w:w="1900" w:type="dxa"/>
            <w:shd w:val="clear" w:color="auto" w:fill="DCE3F0"/>
          </w:tcPr>
          <w:p w14:paraId="7D1BE313" w14:textId="77777777" w:rsidR="00284DEA" w:rsidRDefault="00555546">
            <w:pPr>
              <w:spacing w:after="40"/>
              <w:rPr>
                <w:sz w:val="18"/>
                <w:szCs w:val="18"/>
              </w:rPr>
            </w:pPr>
            <w:r>
              <w:rPr>
                <w:b/>
                <w:bCs/>
                <w:sz w:val="18"/>
                <w:szCs w:val="18"/>
              </w:rPr>
              <w:t>Constraints</w:t>
            </w:r>
          </w:p>
        </w:tc>
        <w:tc>
          <w:tcPr>
            <w:tcW w:w="7116" w:type="dxa"/>
          </w:tcPr>
          <w:p w14:paraId="31E346E4" w14:textId="77777777" w:rsidR="00284DEA" w:rsidRDefault="00555546">
            <w:pPr>
              <w:spacing w:after="40"/>
              <w:rPr>
                <w:sz w:val="18"/>
                <w:szCs w:val="18"/>
              </w:rPr>
            </w:pPr>
            <w:r>
              <w:rPr>
                <w:sz w:val="18"/>
                <w:szCs w:val="18"/>
              </w:rPr>
              <w:t>Cost - free tiers only (ASR-007). Availability during demos (NFR-005). No secrets in the repository (GitHub &amp; Team Governance).</w:t>
            </w:r>
          </w:p>
        </w:tc>
      </w:tr>
      <w:tr w:rsidR="00284DEA" w14:paraId="7487ADD0" w14:textId="77777777">
        <w:trPr>
          <w:cantSplit/>
        </w:trPr>
        <w:tc>
          <w:tcPr>
            <w:tcW w:w="1900" w:type="dxa"/>
            <w:shd w:val="clear" w:color="auto" w:fill="DCE3F0"/>
          </w:tcPr>
          <w:p w14:paraId="22C28086" w14:textId="77777777" w:rsidR="00284DEA" w:rsidRDefault="00555546">
            <w:pPr>
              <w:spacing w:after="40"/>
              <w:rPr>
                <w:sz w:val="18"/>
                <w:szCs w:val="18"/>
              </w:rPr>
            </w:pPr>
            <w:r>
              <w:rPr>
                <w:b/>
                <w:bCs/>
                <w:sz w:val="18"/>
                <w:szCs w:val="18"/>
              </w:rPr>
              <w:t>Alternatives</w:t>
            </w:r>
          </w:p>
        </w:tc>
        <w:tc>
          <w:tcPr>
            <w:tcW w:w="7116" w:type="dxa"/>
          </w:tcPr>
          <w:p w14:paraId="1AC95B57" w14:textId="77777777" w:rsidR="00284DEA" w:rsidRDefault="00555546">
            <w:pPr>
              <w:spacing w:after="40"/>
              <w:rPr>
                <w:sz w:val="18"/>
                <w:szCs w:val="18"/>
              </w:rPr>
            </w:pPr>
            <w:r>
              <w:rPr>
                <w:sz w:val="18"/>
                <w:szCs w:val="18"/>
              </w:rPr>
              <w:t>1. Angular production build packaged inside the Spring Boot jar and served from the same server as the API.</w:t>
            </w:r>
          </w:p>
          <w:p w14:paraId="39C1D719" w14:textId="77777777" w:rsidR="00284DEA" w:rsidRDefault="00555546">
            <w:pPr>
              <w:spacing w:after="40"/>
              <w:rPr>
                <w:sz w:val="18"/>
                <w:szCs w:val="18"/>
              </w:rPr>
            </w:pPr>
            <w:r>
              <w:rPr>
                <w:sz w:val="18"/>
                <w:szCs w:val="18"/>
              </w:rPr>
              <w:t>2. Angular hosted separately on a static site host, with the Spring Boot API deployed separately.</w:t>
            </w:r>
          </w:p>
          <w:p w14:paraId="5C65A04A" w14:textId="77777777" w:rsidR="00284DEA" w:rsidRDefault="00555546">
            <w:pPr>
              <w:spacing w:after="40"/>
              <w:rPr>
                <w:sz w:val="18"/>
                <w:szCs w:val="18"/>
              </w:rPr>
            </w:pPr>
            <w:r>
              <w:rPr>
                <w:sz w:val="18"/>
                <w:szCs w:val="18"/>
              </w:rPr>
              <w:t xml:space="preserve">3. Server-side rendered pages (e.g. </w:t>
            </w:r>
            <w:proofErr w:type="spellStart"/>
            <w:r>
              <w:rPr>
                <w:sz w:val="18"/>
                <w:szCs w:val="18"/>
              </w:rPr>
              <w:t>Thymeleaf</w:t>
            </w:r>
            <w:proofErr w:type="spellEnd"/>
            <w:r>
              <w:rPr>
                <w:sz w:val="18"/>
                <w:szCs w:val="18"/>
              </w:rPr>
              <w:t>) instead of an Angular SPA.</w:t>
            </w:r>
          </w:p>
          <w:p w14:paraId="41C3184A" w14:textId="77777777" w:rsidR="00284DEA" w:rsidRDefault="00555546">
            <w:pPr>
              <w:spacing w:after="40"/>
              <w:rPr>
                <w:sz w:val="18"/>
                <w:szCs w:val="18"/>
              </w:rPr>
            </w:pPr>
            <w:r>
              <w:rPr>
                <w:sz w:val="18"/>
                <w:szCs w:val="18"/>
              </w:rPr>
              <w:t>For the database: self-hosted PostgreSQL on the application host, or a free managed PostgreSQL service (</w:t>
            </w:r>
            <w:proofErr w:type="spellStart"/>
            <w:r>
              <w:rPr>
                <w:sz w:val="18"/>
                <w:szCs w:val="18"/>
              </w:rPr>
              <w:t>Supabase</w:t>
            </w:r>
            <w:proofErr w:type="spellEnd"/>
            <w:r>
              <w:rPr>
                <w:sz w:val="18"/>
                <w:szCs w:val="18"/>
              </w:rPr>
              <w:t>).</w:t>
            </w:r>
          </w:p>
        </w:tc>
      </w:tr>
      <w:tr w:rsidR="00284DEA" w14:paraId="4498902A" w14:textId="77777777">
        <w:trPr>
          <w:cantSplit/>
        </w:trPr>
        <w:tc>
          <w:tcPr>
            <w:tcW w:w="1900" w:type="dxa"/>
            <w:shd w:val="clear" w:color="auto" w:fill="DCE3F0"/>
          </w:tcPr>
          <w:p w14:paraId="14240A16" w14:textId="77777777" w:rsidR="00284DEA" w:rsidRDefault="00555546">
            <w:pPr>
              <w:spacing w:after="40"/>
              <w:rPr>
                <w:sz w:val="18"/>
                <w:szCs w:val="18"/>
              </w:rPr>
            </w:pPr>
            <w:r>
              <w:rPr>
                <w:b/>
                <w:bCs/>
                <w:sz w:val="18"/>
                <w:szCs w:val="18"/>
              </w:rPr>
              <w:lastRenderedPageBreak/>
              <w:t>Decision</w:t>
            </w:r>
          </w:p>
        </w:tc>
        <w:tc>
          <w:tcPr>
            <w:tcW w:w="7116" w:type="dxa"/>
          </w:tcPr>
          <w:p w14:paraId="45A3BBD8" w14:textId="77777777" w:rsidR="00284DEA" w:rsidRDefault="00555546">
            <w:pPr>
              <w:spacing w:after="40"/>
              <w:rPr>
                <w:sz w:val="18"/>
                <w:szCs w:val="18"/>
              </w:rPr>
            </w:pPr>
            <w:r>
              <w:rPr>
                <w:sz w:val="18"/>
                <w:szCs w:val="18"/>
              </w:rPr>
              <w:t>Three physical tiers:</w:t>
            </w:r>
          </w:p>
          <w:p w14:paraId="356A1CBE" w14:textId="77777777" w:rsidR="00284DEA" w:rsidRDefault="00555546">
            <w:pPr>
              <w:spacing w:after="40"/>
              <w:rPr>
                <w:sz w:val="18"/>
                <w:szCs w:val="18"/>
              </w:rPr>
            </w:pPr>
            <w:r>
              <w:rPr>
                <w:sz w:val="18"/>
                <w:szCs w:val="18"/>
              </w:rPr>
              <w:t xml:space="preserve">- </w:t>
            </w:r>
            <w:r>
              <w:rPr>
                <w:b/>
                <w:bCs/>
                <w:sz w:val="18"/>
                <w:szCs w:val="18"/>
              </w:rPr>
              <w:t>Tier 1:</w:t>
            </w:r>
            <w:r>
              <w:rPr>
                <w:sz w:val="18"/>
                <w:szCs w:val="18"/>
              </w:rPr>
              <w:t xml:space="preserve"> the user's browser running the Angular single-page application.</w:t>
            </w:r>
          </w:p>
          <w:p w14:paraId="42DD859B" w14:textId="77777777" w:rsidR="00284DEA" w:rsidRDefault="00555546">
            <w:pPr>
              <w:spacing w:after="40"/>
              <w:rPr>
                <w:sz w:val="18"/>
                <w:szCs w:val="18"/>
              </w:rPr>
            </w:pPr>
            <w:r>
              <w:rPr>
                <w:sz w:val="18"/>
                <w:szCs w:val="18"/>
              </w:rPr>
              <w:t xml:space="preserve">- </w:t>
            </w:r>
            <w:r>
              <w:rPr>
                <w:b/>
                <w:bCs/>
                <w:sz w:val="18"/>
                <w:szCs w:val="18"/>
              </w:rPr>
              <w:t>Tier 2:</w:t>
            </w:r>
            <w:r>
              <w:rPr>
                <w:sz w:val="18"/>
                <w:szCs w:val="18"/>
              </w:rPr>
              <w:t xml:space="preserve"> one application host running civicconnect.jar (Java 21, Spring Boot with embedded Tomcat). The jar serves the compiled Angular files and the /</w:t>
            </w:r>
            <w:proofErr w:type="spellStart"/>
            <w:r>
              <w:rPr>
                <w:sz w:val="18"/>
                <w:szCs w:val="18"/>
              </w:rPr>
              <w:t>api</w:t>
            </w:r>
            <w:proofErr w:type="spellEnd"/>
            <w:r>
              <w:rPr>
                <w:sz w:val="18"/>
                <w:szCs w:val="18"/>
              </w:rPr>
              <w:t xml:space="preserve"> REST endpoints (Alternative 1).</w:t>
            </w:r>
          </w:p>
          <w:p w14:paraId="475B6A51" w14:textId="77777777" w:rsidR="00284DEA" w:rsidRDefault="00555546">
            <w:pPr>
              <w:spacing w:after="40"/>
              <w:rPr>
                <w:sz w:val="18"/>
                <w:szCs w:val="18"/>
              </w:rPr>
            </w:pPr>
            <w:r>
              <w:rPr>
                <w:sz w:val="18"/>
                <w:szCs w:val="18"/>
              </w:rPr>
              <w:t xml:space="preserve">- </w:t>
            </w:r>
            <w:r>
              <w:rPr>
                <w:b/>
                <w:bCs/>
                <w:sz w:val="18"/>
                <w:szCs w:val="18"/>
              </w:rPr>
              <w:t>Tier 3:</w:t>
            </w:r>
            <w:r>
              <w:rPr>
                <w:sz w:val="18"/>
                <w:szCs w:val="18"/>
              </w:rPr>
              <w:t xml:space="preserve"> a managed PostgreSQL database on the </w:t>
            </w:r>
            <w:proofErr w:type="spellStart"/>
            <w:r>
              <w:rPr>
                <w:b/>
                <w:bCs/>
                <w:sz w:val="18"/>
                <w:szCs w:val="18"/>
              </w:rPr>
              <w:t>Supabase</w:t>
            </w:r>
            <w:proofErr w:type="spellEnd"/>
            <w:r>
              <w:rPr>
                <w:b/>
                <w:bCs/>
                <w:sz w:val="18"/>
                <w:szCs w:val="18"/>
              </w:rPr>
              <w:t xml:space="preserve"> free plan</w:t>
            </w:r>
            <w:r>
              <w:rPr>
                <w:sz w:val="18"/>
                <w:szCs w:val="18"/>
              </w:rPr>
              <w:t>.</w:t>
            </w:r>
          </w:p>
          <w:p w14:paraId="190A8B8E" w14:textId="77777777" w:rsidR="00284DEA" w:rsidRDefault="00555546">
            <w:pPr>
              <w:spacing w:after="40"/>
              <w:rPr>
                <w:sz w:val="18"/>
                <w:szCs w:val="18"/>
              </w:rPr>
            </w:pPr>
            <w:r>
              <w:rPr>
                <w:sz w:val="18"/>
                <w:szCs w:val="18"/>
              </w:rPr>
              <w:t>During development each member runs Angular with ng serve (proxying /</w:t>
            </w:r>
            <w:proofErr w:type="spellStart"/>
            <w:r>
              <w:rPr>
                <w:sz w:val="18"/>
                <w:szCs w:val="18"/>
              </w:rPr>
              <w:t>api</w:t>
            </w:r>
            <w:proofErr w:type="spellEnd"/>
            <w:r>
              <w:rPr>
                <w:sz w:val="18"/>
                <w:szCs w:val="18"/>
              </w:rPr>
              <w:t xml:space="preserve"> to localhost:8080) and Spring Boot with Maven. Database URL, username and password are read from environment variables and must never be committed. The prototype's local development password is an open issue (R-22).</w:t>
            </w:r>
          </w:p>
        </w:tc>
      </w:tr>
      <w:tr w:rsidR="00284DEA" w14:paraId="4CDFCF5E" w14:textId="77777777">
        <w:trPr>
          <w:cantSplit/>
        </w:trPr>
        <w:tc>
          <w:tcPr>
            <w:tcW w:w="1900" w:type="dxa"/>
            <w:shd w:val="clear" w:color="auto" w:fill="DCE3F0"/>
          </w:tcPr>
          <w:p w14:paraId="2BDF8356" w14:textId="77777777" w:rsidR="00284DEA" w:rsidRDefault="00555546">
            <w:pPr>
              <w:spacing w:after="40"/>
              <w:rPr>
                <w:sz w:val="18"/>
                <w:szCs w:val="18"/>
              </w:rPr>
            </w:pPr>
            <w:r>
              <w:rPr>
                <w:b/>
                <w:bCs/>
                <w:sz w:val="18"/>
                <w:szCs w:val="18"/>
              </w:rPr>
              <w:t>Rationale</w:t>
            </w:r>
          </w:p>
        </w:tc>
        <w:tc>
          <w:tcPr>
            <w:tcW w:w="7116" w:type="dxa"/>
          </w:tcPr>
          <w:p w14:paraId="38BE392F" w14:textId="77777777" w:rsidR="00284DEA" w:rsidRDefault="00555546">
            <w:pPr>
              <w:spacing w:after="40"/>
              <w:rPr>
                <w:sz w:val="18"/>
                <w:szCs w:val="18"/>
              </w:rPr>
            </w:pPr>
            <w:r>
              <w:rPr>
                <w:sz w:val="18"/>
                <w:szCs w:val="18"/>
              </w:rPr>
              <w:t>One application deployable keeps hosting to one free service and makes the browser talk to one origin, so no CORS is needed in production (local development uses a CORS rule for localhost:4200 until the ng serve proxy is added), and the JWT is sent as a header to one origin (DEC-010) (ASR-001, ASR-007).</w:t>
            </w:r>
          </w:p>
          <w:p w14:paraId="74A489BA" w14:textId="77777777" w:rsidR="00284DEA" w:rsidRDefault="00555546">
            <w:pPr>
              <w:spacing w:after="40"/>
              <w:rPr>
                <w:sz w:val="18"/>
                <w:szCs w:val="18"/>
              </w:rPr>
            </w:pPr>
            <w:r>
              <w:rPr>
                <w:sz w:val="18"/>
                <w:szCs w:val="18"/>
              </w:rPr>
              <w:t>Keeping Angular separate from the backend code supports ASR-006 - a mobile client could use the same API later.</w:t>
            </w:r>
          </w:p>
          <w:p w14:paraId="6744939D" w14:textId="77777777" w:rsidR="00284DEA" w:rsidRDefault="00555546">
            <w:pPr>
              <w:spacing w:after="40"/>
              <w:rPr>
                <w:sz w:val="18"/>
                <w:szCs w:val="18"/>
              </w:rPr>
            </w:pPr>
            <w:proofErr w:type="spellStart"/>
            <w:r>
              <w:rPr>
                <w:sz w:val="18"/>
                <w:szCs w:val="18"/>
              </w:rPr>
              <w:t>Supabase</w:t>
            </w:r>
            <w:proofErr w:type="spellEnd"/>
            <w:r>
              <w:rPr>
                <w:sz w:val="18"/>
                <w:szCs w:val="18"/>
              </w:rPr>
              <w:t xml:space="preserve"> gives a managed PostgreSQL database for free, so we do not have to install, patch or back up a database server ourselves, and it is plain PostgreSQL, so JPA, Flyway and our SQL work unchanged (low lock-in).</w:t>
            </w:r>
          </w:p>
        </w:tc>
      </w:tr>
      <w:tr w:rsidR="00284DEA" w14:paraId="32227741" w14:textId="77777777">
        <w:trPr>
          <w:cantSplit/>
        </w:trPr>
        <w:tc>
          <w:tcPr>
            <w:tcW w:w="1900" w:type="dxa"/>
            <w:shd w:val="clear" w:color="auto" w:fill="DCE3F0"/>
          </w:tcPr>
          <w:p w14:paraId="4123211D" w14:textId="77777777" w:rsidR="00284DEA" w:rsidRDefault="00555546">
            <w:pPr>
              <w:spacing w:after="40"/>
              <w:rPr>
                <w:sz w:val="18"/>
                <w:szCs w:val="18"/>
              </w:rPr>
            </w:pPr>
            <w:r>
              <w:rPr>
                <w:b/>
                <w:bCs/>
                <w:sz w:val="18"/>
                <w:szCs w:val="18"/>
              </w:rPr>
              <w:t>Trade-offs</w:t>
            </w:r>
          </w:p>
        </w:tc>
        <w:tc>
          <w:tcPr>
            <w:tcW w:w="7116" w:type="dxa"/>
          </w:tcPr>
          <w:p w14:paraId="7BBA38D0" w14:textId="77777777" w:rsidR="00284DEA" w:rsidRDefault="00555546">
            <w:pPr>
              <w:spacing w:after="40"/>
              <w:rPr>
                <w:sz w:val="18"/>
                <w:szCs w:val="18"/>
              </w:rPr>
            </w:pPr>
            <w:r>
              <w:rPr>
                <w:sz w:val="18"/>
                <w:szCs w:val="18"/>
              </w:rPr>
              <w:t>A front-end change requires rebuilding and redeploying the jar. The build is more complex because Maven must also build Angular. The database is on a different network from the application, which adds some latency to each query.</w:t>
            </w:r>
          </w:p>
        </w:tc>
      </w:tr>
      <w:tr w:rsidR="00284DEA" w14:paraId="7D2A2CBC" w14:textId="77777777">
        <w:trPr>
          <w:cantSplit/>
        </w:trPr>
        <w:tc>
          <w:tcPr>
            <w:tcW w:w="1900" w:type="dxa"/>
            <w:shd w:val="clear" w:color="auto" w:fill="DCE3F0"/>
          </w:tcPr>
          <w:p w14:paraId="6F45BD78" w14:textId="77777777" w:rsidR="00284DEA" w:rsidRDefault="00555546">
            <w:pPr>
              <w:spacing w:after="40"/>
              <w:rPr>
                <w:sz w:val="18"/>
                <w:szCs w:val="18"/>
              </w:rPr>
            </w:pPr>
            <w:r>
              <w:rPr>
                <w:b/>
                <w:bCs/>
                <w:sz w:val="18"/>
                <w:szCs w:val="18"/>
              </w:rPr>
              <w:t>Risks</w:t>
            </w:r>
          </w:p>
        </w:tc>
        <w:tc>
          <w:tcPr>
            <w:tcW w:w="7116" w:type="dxa"/>
          </w:tcPr>
          <w:p w14:paraId="6182A206" w14:textId="77777777" w:rsidR="00284DEA" w:rsidRDefault="00555546">
            <w:pPr>
              <w:spacing w:after="40"/>
              <w:rPr>
                <w:sz w:val="18"/>
                <w:szCs w:val="18"/>
              </w:rPr>
            </w:pPr>
            <w:proofErr w:type="spellStart"/>
            <w:r>
              <w:rPr>
                <w:sz w:val="18"/>
                <w:szCs w:val="18"/>
              </w:rPr>
              <w:t>Supabase</w:t>
            </w:r>
            <w:proofErr w:type="spellEnd"/>
            <w:r>
              <w:rPr>
                <w:sz w:val="18"/>
                <w:szCs w:val="18"/>
              </w:rPr>
              <w:t xml:space="preserve"> free projects pause after 1 week of inactivity and have no automatic backups (</w:t>
            </w:r>
            <w:proofErr w:type="spellStart"/>
            <w:r>
              <w:rPr>
                <w:sz w:val="18"/>
                <w:szCs w:val="18"/>
              </w:rPr>
              <w:t>Supabase</w:t>
            </w:r>
            <w:proofErr w:type="spellEnd"/>
            <w:r>
              <w:rPr>
                <w:sz w:val="18"/>
                <w:szCs w:val="18"/>
              </w:rPr>
              <w:t xml:space="preserve">, 2026a) - the database could be paused right before a demo (NFR-005). Mitigation: open the project and run a health check the day before every presentation; take a manual </w:t>
            </w:r>
            <w:proofErr w:type="spellStart"/>
            <w:r>
              <w:rPr>
                <w:sz w:val="18"/>
                <w:szCs w:val="18"/>
              </w:rPr>
              <w:t>pg_dump</w:t>
            </w:r>
            <w:proofErr w:type="spellEnd"/>
            <w:r>
              <w:rPr>
                <w:sz w:val="18"/>
                <w:szCs w:val="18"/>
              </w:rPr>
              <w:t xml:space="preserve"> backup before each milestone.</w:t>
            </w:r>
          </w:p>
          <w:p w14:paraId="6B8E9CB7" w14:textId="77777777" w:rsidR="00284DEA" w:rsidRDefault="00555546">
            <w:pPr>
              <w:spacing w:after="40"/>
              <w:rPr>
                <w:sz w:val="18"/>
                <w:szCs w:val="18"/>
              </w:rPr>
            </w:pPr>
            <w:proofErr w:type="spellStart"/>
            <w:r>
              <w:rPr>
                <w:sz w:val="18"/>
                <w:szCs w:val="18"/>
              </w:rPr>
              <w:t>Supabase</w:t>
            </w:r>
            <w:proofErr w:type="spellEnd"/>
            <w:r>
              <w:rPr>
                <w:sz w:val="18"/>
                <w:szCs w:val="18"/>
              </w:rPr>
              <w:t xml:space="preserve"> direct connections use IPv6; many free app hosts only support IPv4. Mitigation: connect through the </w:t>
            </w:r>
            <w:proofErr w:type="spellStart"/>
            <w:r>
              <w:rPr>
                <w:sz w:val="18"/>
                <w:szCs w:val="18"/>
              </w:rPr>
              <w:t>Supavisor</w:t>
            </w:r>
            <w:proofErr w:type="spellEnd"/>
            <w:r>
              <w:rPr>
                <w:sz w:val="18"/>
                <w:szCs w:val="18"/>
              </w:rPr>
              <w:t xml:space="preserve"> session pooler (port 5432), not the transaction pooler, because transaction mode does not support prepared statements used by Hibernate (</w:t>
            </w:r>
            <w:proofErr w:type="spellStart"/>
            <w:r>
              <w:rPr>
                <w:sz w:val="18"/>
                <w:szCs w:val="18"/>
              </w:rPr>
              <w:t>Supabase</w:t>
            </w:r>
            <w:proofErr w:type="spellEnd"/>
            <w:r>
              <w:rPr>
                <w:sz w:val="18"/>
                <w:szCs w:val="18"/>
              </w:rPr>
              <w:t>, 2026b).</w:t>
            </w:r>
          </w:p>
          <w:p w14:paraId="591EFED5" w14:textId="77777777" w:rsidR="00284DEA" w:rsidRDefault="00555546">
            <w:pPr>
              <w:spacing w:after="40"/>
              <w:rPr>
                <w:sz w:val="18"/>
                <w:szCs w:val="18"/>
              </w:rPr>
            </w:pPr>
            <w:proofErr w:type="spellStart"/>
            <w:r>
              <w:rPr>
                <w:sz w:val="18"/>
                <w:szCs w:val="18"/>
              </w:rPr>
              <w:t>Supabase</w:t>
            </w:r>
            <w:proofErr w:type="spellEnd"/>
            <w:r>
              <w:rPr>
                <w:sz w:val="18"/>
                <w:szCs w:val="18"/>
              </w:rPr>
              <w:t xml:space="preserve"> automatically exposes the public schema through its Data API. Mitigation: our tables live in a separate </w:t>
            </w:r>
            <w:proofErr w:type="spellStart"/>
            <w:r>
              <w:rPr>
                <w:sz w:val="18"/>
                <w:szCs w:val="18"/>
              </w:rPr>
              <w:t>civicconnect</w:t>
            </w:r>
            <w:proofErr w:type="spellEnd"/>
            <w:r>
              <w:rPr>
                <w:sz w:val="18"/>
                <w:szCs w:val="18"/>
              </w:rPr>
              <w:t xml:space="preserve"> schema that is not exposed, and the Data API roles (anon, authenticated) have no access to it; row level security is on for the tables with personal data (client, employee, request, comment; V6, C-08).</w:t>
            </w:r>
            <w:r w:rsidR="00A21E80">
              <w:rPr>
                <w:sz w:val="18"/>
                <w:szCs w:val="18"/>
              </w:rPr>
              <w:t xml:space="preserve"> Only unsecured endpoints are register and log in.</w:t>
            </w:r>
          </w:p>
          <w:p w14:paraId="15231004" w14:textId="77777777" w:rsidR="00284DEA" w:rsidRDefault="00555546">
            <w:pPr>
              <w:spacing w:after="40"/>
              <w:rPr>
                <w:sz w:val="18"/>
                <w:szCs w:val="18"/>
              </w:rPr>
            </w:pPr>
            <w:r>
              <w:rPr>
                <w:sz w:val="18"/>
                <w:szCs w:val="18"/>
              </w:rPr>
              <w:t>Free application hosts may sleep when idle, giving a slow first request (cold start).</w:t>
            </w:r>
          </w:p>
        </w:tc>
      </w:tr>
      <w:tr w:rsidR="00284DEA" w14:paraId="66ACB6E7" w14:textId="77777777">
        <w:trPr>
          <w:cantSplit/>
        </w:trPr>
        <w:tc>
          <w:tcPr>
            <w:tcW w:w="1900" w:type="dxa"/>
            <w:shd w:val="clear" w:color="auto" w:fill="DCE3F0"/>
          </w:tcPr>
          <w:p w14:paraId="56032CD8" w14:textId="77777777" w:rsidR="00284DEA" w:rsidRDefault="00555546">
            <w:pPr>
              <w:spacing w:after="40"/>
              <w:rPr>
                <w:sz w:val="18"/>
                <w:szCs w:val="18"/>
              </w:rPr>
            </w:pPr>
            <w:r>
              <w:rPr>
                <w:b/>
                <w:bCs/>
                <w:sz w:val="18"/>
                <w:szCs w:val="18"/>
              </w:rPr>
              <w:t>Evidence</w:t>
            </w:r>
          </w:p>
        </w:tc>
        <w:tc>
          <w:tcPr>
            <w:tcW w:w="7116" w:type="dxa"/>
          </w:tcPr>
          <w:p w14:paraId="52DC40BF" w14:textId="77777777" w:rsidR="00284DEA" w:rsidRDefault="00555546">
            <w:pPr>
              <w:spacing w:after="40"/>
              <w:rPr>
                <w:sz w:val="18"/>
                <w:szCs w:val="18"/>
              </w:rPr>
            </w:pPr>
            <w:proofErr w:type="spellStart"/>
            <w:r>
              <w:rPr>
                <w:sz w:val="18"/>
                <w:szCs w:val="18"/>
              </w:rPr>
              <w:t>Supabase</w:t>
            </w:r>
            <w:proofErr w:type="spellEnd"/>
            <w:r>
              <w:rPr>
                <w:sz w:val="18"/>
                <w:szCs w:val="18"/>
              </w:rPr>
              <w:t xml:space="preserve"> pricing page (free plan: 500 MB database, pauses after 1 week of inactivity, no automatic backups) (</w:t>
            </w:r>
            <w:proofErr w:type="spellStart"/>
            <w:r>
              <w:rPr>
                <w:sz w:val="18"/>
                <w:szCs w:val="18"/>
              </w:rPr>
              <w:t>Supabase</w:t>
            </w:r>
            <w:proofErr w:type="spellEnd"/>
            <w:r>
              <w:rPr>
                <w:sz w:val="18"/>
                <w:szCs w:val="18"/>
              </w:rPr>
              <w:t xml:space="preserve">, 2026a) and </w:t>
            </w:r>
            <w:proofErr w:type="spellStart"/>
            <w:r>
              <w:rPr>
                <w:sz w:val="18"/>
                <w:szCs w:val="18"/>
              </w:rPr>
              <w:t>Supabase</w:t>
            </w:r>
            <w:proofErr w:type="spellEnd"/>
            <w:r>
              <w:rPr>
                <w:sz w:val="18"/>
                <w:szCs w:val="18"/>
              </w:rPr>
              <w:t xml:space="preserve"> 'Connecting to Postgres' documentation (IPv6 direct connections, session vs transaction pooler) (</w:t>
            </w:r>
            <w:proofErr w:type="spellStart"/>
            <w:r>
              <w:rPr>
                <w:sz w:val="18"/>
                <w:szCs w:val="18"/>
              </w:rPr>
              <w:t>Supabase</w:t>
            </w:r>
            <w:proofErr w:type="spellEnd"/>
            <w:r>
              <w:rPr>
                <w:sz w:val="18"/>
                <w:szCs w:val="18"/>
              </w:rPr>
              <w:t>, 2026b). ASR-001, ASR-006, ASR-007, NFR-005.</w:t>
            </w:r>
          </w:p>
        </w:tc>
      </w:tr>
      <w:tr w:rsidR="00284DEA" w14:paraId="44D27372" w14:textId="77777777">
        <w:trPr>
          <w:cantSplit/>
        </w:trPr>
        <w:tc>
          <w:tcPr>
            <w:tcW w:w="1900" w:type="dxa"/>
            <w:shd w:val="clear" w:color="auto" w:fill="DCE3F0"/>
          </w:tcPr>
          <w:p w14:paraId="0AF19BC1" w14:textId="77777777" w:rsidR="00284DEA" w:rsidRDefault="00555546">
            <w:pPr>
              <w:spacing w:after="40"/>
              <w:rPr>
                <w:sz w:val="18"/>
                <w:szCs w:val="18"/>
              </w:rPr>
            </w:pPr>
            <w:r>
              <w:rPr>
                <w:b/>
                <w:bCs/>
                <w:sz w:val="18"/>
                <w:szCs w:val="18"/>
              </w:rPr>
              <w:t>Linked requirements</w:t>
            </w:r>
          </w:p>
        </w:tc>
        <w:tc>
          <w:tcPr>
            <w:tcW w:w="7116" w:type="dxa"/>
          </w:tcPr>
          <w:p w14:paraId="71F0FACD" w14:textId="77777777" w:rsidR="00284DEA" w:rsidRDefault="00555546">
            <w:pPr>
              <w:spacing w:after="40"/>
              <w:rPr>
                <w:sz w:val="18"/>
                <w:szCs w:val="18"/>
              </w:rPr>
            </w:pPr>
            <w:r>
              <w:rPr>
                <w:sz w:val="18"/>
                <w:szCs w:val="18"/>
              </w:rPr>
              <w:t>NFR-005, NFR-002, NFR-003, ASR-001, ASR-006, ASR-007</w:t>
            </w:r>
          </w:p>
        </w:tc>
      </w:tr>
      <w:tr w:rsidR="00284DEA" w14:paraId="03156404" w14:textId="77777777">
        <w:trPr>
          <w:cantSplit/>
        </w:trPr>
        <w:tc>
          <w:tcPr>
            <w:tcW w:w="1900" w:type="dxa"/>
            <w:shd w:val="clear" w:color="auto" w:fill="DCE3F0"/>
          </w:tcPr>
          <w:p w14:paraId="58A3C8AF" w14:textId="77777777" w:rsidR="00284DEA" w:rsidRDefault="00555546">
            <w:pPr>
              <w:spacing w:after="40"/>
              <w:rPr>
                <w:sz w:val="18"/>
                <w:szCs w:val="18"/>
              </w:rPr>
            </w:pPr>
            <w:r>
              <w:rPr>
                <w:b/>
                <w:bCs/>
                <w:sz w:val="18"/>
                <w:szCs w:val="18"/>
              </w:rPr>
              <w:t>Later Consequence</w:t>
            </w:r>
          </w:p>
        </w:tc>
        <w:tc>
          <w:tcPr>
            <w:tcW w:w="7116" w:type="dxa"/>
          </w:tcPr>
          <w:p w14:paraId="1E56CD79" w14:textId="77777777" w:rsidR="00284DEA" w:rsidRDefault="00555546">
            <w:pPr>
              <w:spacing w:after="40"/>
              <w:rPr>
                <w:sz w:val="18"/>
                <w:szCs w:val="18"/>
              </w:rPr>
            </w:pPr>
            <w:r>
              <w:rPr>
                <w:b/>
                <w:bCs/>
                <w:sz w:val="18"/>
                <w:szCs w:val="18"/>
              </w:rPr>
              <w:t>Deferred:</w:t>
            </w:r>
            <w:r>
              <w:rPr>
                <w:sz w:val="18"/>
                <w:szCs w:val="18"/>
              </w:rPr>
              <w:t xml:space="preserve"> the application host provider. Evidence needed before choosing: free-tier memory (Spring Boot needs roughly 512 MB), whether it runs a Java 21 jar or a Docker container, IPv4/IPv6 support, sleep/cold-start </w:t>
            </w:r>
            <w:proofErr w:type="spellStart"/>
            <w:r>
              <w:rPr>
                <w:sz w:val="18"/>
                <w:szCs w:val="18"/>
              </w:rPr>
              <w:t>behaviour</w:t>
            </w:r>
            <w:proofErr w:type="spellEnd"/>
            <w:r>
              <w:rPr>
                <w:sz w:val="18"/>
                <w:szCs w:val="18"/>
              </w:rPr>
              <w:t xml:space="preserve"> and environment variable support. If the free host cannot run the jar reliably, Alternative 2 (separate static hosting for Angular) will be reconsidered.</w:t>
            </w:r>
          </w:p>
        </w:tc>
      </w:tr>
    </w:tbl>
    <w:p w14:paraId="66AAA4C0" w14:textId="77777777" w:rsidR="00284DEA" w:rsidRDefault="00284DEA">
      <w:pPr>
        <w:spacing w:after="0"/>
      </w:pPr>
    </w:p>
    <w:p w14:paraId="3B7F358A" w14:textId="77777777" w:rsidR="00284DEA" w:rsidRDefault="00555546">
      <w:pPr>
        <w:pStyle w:val="Heading2"/>
      </w:pPr>
      <w:bookmarkStart w:id="50" w:name="_Toc243252225"/>
      <w:r>
        <w:t>Architecture Diagrams</w:t>
      </w:r>
      <w:bookmarkEnd w:id="50"/>
    </w:p>
    <w:p w14:paraId="1A35CD2C" w14:textId="77777777" w:rsidR="00284DEA" w:rsidRDefault="00555546">
      <w:r>
        <w:t>Figure 1 is the logical view: it shows the layers and modules inside the single deployment boundary (ARC-01, ARC-02). Figure 2 is the physical deployment view: it shows where each part actually runs (ARC-03). The modules in Figure 1 are not separate servers - all of them run inside the one jar in Tier 2.</w:t>
      </w:r>
    </w:p>
    <w:p w14:paraId="1D0CC2E4" w14:textId="77777777" w:rsidR="00E31474" w:rsidRDefault="00E31474" w:rsidP="00E31474">
      <w:pPr>
        <w:keepNext/>
        <w:jc w:val="center"/>
      </w:pPr>
      <w:r>
        <w:rPr>
          <w:noProof/>
        </w:rPr>
        <w:lastRenderedPageBreak/>
        <w:drawing>
          <wp:inline distT="0" distB="0" distL="0" distR="0" wp14:anchorId="267B8497" wp14:editId="6396E4C9">
            <wp:extent cx="5303520" cy="4773168"/>
            <wp:effectExtent l="0" t="0" r="0" b="0"/>
            <wp:docPr id="15043179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03520" cy="4773168"/>
                    </a:xfrm>
                    <a:prstGeom prst="rect">
                      <a:avLst/>
                    </a:prstGeom>
                    <a:noFill/>
                    <a:ln>
                      <a:noFill/>
                    </a:ln>
                  </pic:spPr>
                </pic:pic>
              </a:graphicData>
            </a:graphic>
          </wp:inline>
        </w:drawing>
      </w:r>
    </w:p>
    <w:p w14:paraId="0D9D5742" w14:textId="77777777" w:rsidR="00284DEA" w:rsidRDefault="00555546">
      <w:pPr>
        <w:jc w:val="center"/>
        <w:rPr>
          <w:sz w:val="18"/>
          <w:szCs w:val="18"/>
        </w:rPr>
      </w:pPr>
      <w:r>
        <w:rPr>
          <w:i/>
          <w:iCs/>
          <w:color w:val="404040"/>
          <w:sz w:val="18"/>
          <w:szCs w:val="18"/>
        </w:rPr>
        <w:t>Figure 1 - Logical view: modules and their layers inside one deployable, with the database outside the boundary (ARC-01, ARC-02)</w:t>
      </w:r>
    </w:p>
    <w:p w14:paraId="68293BD1" w14:textId="77777777" w:rsidR="00284DEA" w:rsidRDefault="00555546">
      <w:pPr>
        <w:keepNext/>
        <w:jc w:val="center"/>
      </w:pPr>
      <w:r>
        <w:rPr>
          <w:noProof/>
        </w:rPr>
        <w:lastRenderedPageBreak/>
        <w:drawing>
          <wp:inline distT="0" distB="0" distL="0" distR="0" wp14:anchorId="3BC93797" wp14:editId="31666D87">
            <wp:extent cx="5120640" cy="4284480"/>
            <wp:effectExtent l="0" t="0" r="0" b="0"/>
            <wp:docPr id="900101" name="Deployment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 view"/>
                    <pic:cNvPicPr/>
                  </pic:nvPicPr>
                  <pic:blipFill>
                    <a:blip r:embed="rId15"/>
                    <a:stretch>
                      <a:fillRect/>
                    </a:stretch>
                  </pic:blipFill>
                  <pic:spPr>
                    <a:xfrm>
                      <a:off x="0" y="0"/>
                      <a:ext cx="5120640" cy="4284480"/>
                    </a:xfrm>
                    <a:prstGeom prst="rect">
                      <a:avLst/>
                    </a:prstGeom>
                  </pic:spPr>
                </pic:pic>
              </a:graphicData>
            </a:graphic>
          </wp:inline>
        </w:drawing>
      </w:r>
    </w:p>
    <w:p w14:paraId="10E8ADA6" w14:textId="77777777" w:rsidR="00284DEA" w:rsidRDefault="00555546">
      <w:pPr>
        <w:jc w:val="center"/>
        <w:rPr>
          <w:sz w:val="18"/>
          <w:szCs w:val="18"/>
        </w:rPr>
      </w:pPr>
      <w:r>
        <w:rPr>
          <w:i/>
          <w:iCs/>
          <w:color w:val="404040"/>
          <w:sz w:val="18"/>
          <w:szCs w:val="18"/>
        </w:rPr>
        <w:t>Figure 2 - Physical deployment view: three tiers (ARC-03)</w:t>
      </w:r>
    </w:p>
    <w:p w14:paraId="495A8249" w14:textId="77777777" w:rsidR="00271506" w:rsidRDefault="00271506">
      <w:r>
        <w:t>The request-status interaction across modules is described in API &amp; Integration Design, in the "Example Interaction" section.</w:t>
      </w:r>
    </w:p>
    <w:p w14:paraId="30450136" w14:textId="77777777" w:rsidR="00284DEA" w:rsidRDefault="00555546">
      <w:pPr>
        <w:pStyle w:val="Heading2"/>
      </w:pPr>
      <w:bookmarkStart w:id="51" w:name="_Toc243252226"/>
      <w:r>
        <w:t>Technology Stack</w:t>
      </w:r>
      <w:bookmarkEnd w:id="51"/>
    </w:p>
    <w:p w14:paraId="624C5486" w14:textId="77777777" w:rsidR="00284DEA" w:rsidRDefault="00555546">
      <w:r>
        <w:t>The technology decision (DEC-004) is kept separate from the architecture decisions above. The architecture would still hold with a different stack; the stack was chosen because it fits that architecture, the ASRs and our constraints best. Versions below are the ones used in the repository; rows marked "(to add)" are planned and not in the project yet.</w:t>
      </w:r>
    </w:p>
    <w:tbl>
      <w:tblPr>
        <w:tblStyle w:val="TableGrid"/>
        <w:tblW w:w="9016" w:type="dxa"/>
        <w:tblLayout w:type="fixed"/>
        <w:tblLook w:val="04A0" w:firstRow="1" w:lastRow="0" w:firstColumn="1" w:lastColumn="0" w:noHBand="0" w:noVBand="1"/>
      </w:tblPr>
      <w:tblGrid>
        <w:gridCol w:w="1500"/>
        <w:gridCol w:w="2100"/>
        <w:gridCol w:w="1600"/>
        <w:gridCol w:w="1500"/>
        <w:gridCol w:w="2316"/>
      </w:tblGrid>
      <w:tr w:rsidR="00284DEA" w14:paraId="355F8E2F" w14:textId="77777777">
        <w:trPr>
          <w:cantSplit/>
          <w:tblHeader/>
        </w:trPr>
        <w:tc>
          <w:tcPr>
            <w:tcW w:w="1500" w:type="dxa"/>
            <w:shd w:val="clear" w:color="auto" w:fill="002060"/>
          </w:tcPr>
          <w:p w14:paraId="255385B4" w14:textId="77777777" w:rsidR="00284DEA" w:rsidRDefault="00555546">
            <w:pPr>
              <w:spacing w:after="40"/>
              <w:rPr>
                <w:sz w:val="18"/>
                <w:szCs w:val="18"/>
              </w:rPr>
            </w:pPr>
            <w:r>
              <w:rPr>
                <w:b/>
                <w:bCs/>
                <w:color w:val="FFFFFF"/>
                <w:sz w:val="18"/>
                <w:szCs w:val="18"/>
              </w:rPr>
              <w:t>Layer</w:t>
            </w:r>
          </w:p>
        </w:tc>
        <w:tc>
          <w:tcPr>
            <w:tcW w:w="2100" w:type="dxa"/>
            <w:shd w:val="clear" w:color="auto" w:fill="002060"/>
          </w:tcPr>
          <w:p w14:paraId="103D08E2" w14:textId="77777777" w:rsidR="00284DEA" w:rsidRDefault="00555546">
            <w:pPr>
              <w:spacing w:after="40"/>
              <w:rPr>
                <w:sz w:val="18"/>
                <w:szCs w:val="18"/>
              </w:rPr>
            </w:pPr>
            <w:r>
              <w:rPr>
                <w:b/>
                <w:bCs/>
                <w:color w:val="FFFFFF"/>
                <w:sz w:val="18"/>
                <w:szCs w:val="18"/>
              </w:rPr>
              <w:t>Technology</w:t>
            </w:r>
          </w:p>
        </w:tc>
        <w:tc>
          <w:tcPr>
            <w:tcW w:w="1600" w:type="dxa"/>
            <w:shd w:val="clear" w:color="auto" w:fill="002060"/>
          </w:tcPr>
          <w:p w14:paraId="108A8C50" w14:textId="77777777" w:rsidR="00284DEA" w:rsidRDefault="00555546">
            <w:pPr>
              <w:spacing w:after="40"/>
              <w:rPr>
                <w:sz w:val="18"/>
                <w:szCs w:val="18"/>
              </w:rPr>
            </w:pPr>
            <w:r>
              <w:rPr>
                <w:b/>
                <w:bCs/>
                <w:color w:val="FFFFFF"/>
                <w:sz w:val="18"/>
                <w:szCs w:val="18"/>
              </w:rPr>
              <w:t>Version</w:t>
            </w:r>
          </w:p>
        </w:tc>
        <w:tc>
          <w:tcPr>
            <w:tcW w:w="1500" w:type="dxa"/>
            <w:shd w:val="clear" w:color="auto" w:fill="002060"/>
          </w:tcPr>
          <w:p w14:paraId="2E35941B" w14:textId="77777777" w:rsidR="00284DEA" w:rsidRDefault="00555546">
            <w:pPr>
              <w:spacing w:after="40"/>
              <w:rPr>
                <w:sz w:val="18"/>
                <w:szCs w:val="18"/>
              </w:rPr>
            </w:pPr>
            <w:proofErr w:type="spellStart"/>
            <w:r>
              <w:rPr>
                <w:b/>
                <w:bCs/>
                <w:color w:val="FFFFFF"/>
                <w:sz w:val="18"/>
                <w:szCs w:val="18"/>
              </w:rPr>
              <w:t>Licence</w:t>
            </w:r>
            <w:proofErr w:type="spellEnd"/>
            <w:r>
              <w:rPr>
                <w:b/>
                <w:bCs/>
                <w:color w:val="FFFFFF"/>
                <w:sz w:val="18"/>
                <w:szCs w:val="18"/>
              </w:rPr>
              <w:t xml:space="preserve"> / cost</w:t>
            </w:r>
          </w:p>
        </w:tc>
        <w:tc>
          <w:tcPr>
            <w:tcW w:w="2316" w:type="dxa"/>
            <w:shd w:val="clear" w:color="auto" w:fill="002060"/>
          </w:tcPr>
          <w:p w14:paraId="587FAEBE" w14:textId="77777777" w:rsidR="00284DEA" w:rsidRDefault="00555546">
            <w:pPr>
              <w:spacing w:after="40"/>
              <w:rPr>
                <w:sz w:val="18"/>
                <w:szCs w:val="18"/>
              </w:rPr>
            </w:pPr>
            <w:r>
              <w:rPr>
                <w:b/>
                <w:bCs/>
                <w:color w:val="FFFFFF"/>
                <w:sz w:val="18"/>
                <w:szCs w:val="18"/>
              </w:rPr>
              <w:t>Purpose</w:t>
            </w:r>
          </w:p>
        </w:tc>
      </w:tr>
      <w:tr w:rsidR="00284DEA" w14:paraId="5AED40CB" w14:textId="77777777">
        <w:trPr>
          <w:cantSplit/>
        </w:trPr>
        <w:tc>
          <w:tcPr>
            <w:tcW w:w="1500" w:type="dxa"/>
          </w:tcPr>
          <w:p w14:paraId="2DDE6EC7" w14:textId="77777777" w:rsidR="00284DEA" w:rsidRDefault="00555546">
            <w:pPr>
              <w:spacing w:after="40"/>
              <w:rPr>
                <w:sz w:val="18"/>
                <w:szCs w:val="18"/>
              </w:rPr>
            </w:pPr>
            <w:r>
              <w:rPr>
                <w:sz w:val="18"/>
                <w:szCs w:val="18"/>
              </w:rPr>
              <w:t>Front end</w:t>
            </w:r>
          </w:p>
        </w:tc>
        <w:tc>
          <w:tcPr>
            <w:tcW w:w="2100" w:type="dxa"/>
          </w:tcPr>
          <w:p w14:paraId="494C89A1" w14:textId="77777777" w:rsidR="00284DEA" w:rsidRDefault="00555546">
            <w:pPr>
              <w:spacing w:after="40"/>
              <w:rPr>
                <w:sz w:val="18"/>
                <w:szCs w:val="18"/>
              </w:rPr>
            </w:pPr>
            <w:r>
              <w:rPr>
                <w:sz w:val="18"/>
                <w:szCs w:val="18"/>
              </w:rPr>
              <w:t>Angular (TypeScript)</w:t>
            </w:r>
          </w:p>
        </w:tc>
        <w:tc>
          <w:tcPr>
            <w:tcW w:w="1600" w:type="dxa"/>
          </w:tcPr>
          <w:p w14:paraId="1848CE51" w14:textId="77777777" w:rsidR="00284DEA" w:rsidRDefault="00944E50" w:rsidP="00944E50">
            <w:pPr>
              <w:spacing w:after="40"/>
              <w:rPr>
                <w:sz w:val="18"/>
                <w:szCs w:val="18"/>
              </w:rPr>
            </w:pPr>
            <w:r>
              <w:rPr>
                <w:sz w:val="18"/>
                <w:szCs w:val="18"/>
              </w:rPr>
              <w:t xml:space="preserve">21.2 (^21.2.0 in </w:t>
            </w:r>
            <w:proofErr w:type="spellStart"/>
            <w:r>
              <w:rPr>
                <w:sz w:val="18"/>
                <w:szCs w:val="18"/>
              </w:rPr>
              <w:t>package.json</w:t>
            </w:r>
            <w:proofErr w:type="spellEnd"/>
            <w:r>
              <w:rPr>
                <w:sz w:val="18"/>
                <w:szCs w:val="18"/>
              </w:rPr>
              <w:t xml:space="preserve">) (Angular, 2026; </w:t>
            </w:r>
            <w:proofErr w:type="spellStart"/>
            <w:r>
              <w:rPr>
                <w:sz w:val="18"/>
                <w:szCs w:val="18"/>
              </w:rPr>
              <w:t>endoflife.date</w:t>
            </w:r>
            <w:proofErr w:type="spellEnd"/>
            <w:r>
              <w:rPr>
                <w:sz w:val="18"/>
                <w:szCs w:val="18"/>
              </w:rPr>
              <w:t>, 2026)</w:t>
            </w:r>
          </w:p>
        </w:tc>
        <w:tc>
          <w:tcPr>
            <w:tcW w:w="1500" w:type="dxa"/>
          </w:tcPr>
          <w:p w14:paraId="3C1FB153" w14:textId="77777777" w:rsidR="00380CD2" w:rsidRDefault="00555546">
            <w:pPr>
              <w:spacing w:after="40"/>
              <w:rPr>
                <w:sz w:val="18"/>
                <w:szCs w:val="18"/>
              </w:rPr>
            </w:pPr>
            <w:r>
              <w:rPr>
                <w:sz w:val="18"/>
                <w:szCs w:val="18"/>
              </w:rPr>
              <w:t>MIT (Google, no date) / free</w:t>
            </w:r>
          </w:p>
        </w:tc>
        <w:tc>
          <w:tcPr>
            <w:tcW w:w="2316" w:type="dxa"/>
          </w:tcPr>
          <w:p w14:paraId="26E283F6" w14:textId="77777777" w:rsidR="00284DEA" w:rsidRDefault="00555546">
            <w:pPr>
              <w:spacing w:after="40"/>
              <w:rPr>
                <w:sz w:val="18"/>
                <w:szCs w:val="18"/>
              </w:rPr>
            </w:pPr>
            <w:r>
              <w:rPr>
                <w:sz w:val="18"/>
                <w:szCs w:val="18"/>
              </w:rPr>
              <w:t>Single-page application for requester, handler and manager screens</w:t>
            </w:r>
          </w:p>
        </w:tc>
      </w:tr>
      <w:tr w:rsidR="00284DEA" w14:paraId="2A915FC6" w14:textId="77777777">
        <w:trPr>
          <w:cantSplit/>
        </w:trPr>
        <w:tc>
          <w:tcPr>
            <w:tcW w:w="1500" w:type="dxa"/>
          </w:tcPr>
          <w:p w14:paraId="5ADB9013" w14:textId="77777777" w:rsidR="00284DEA" w:rsidRDefault="00555546">
            <w:pPr>
              <w:spacing w:after="40"/>
              <w:rPr>
                <w:sz w:val="18"/>
                <w:szCs w:val="18"/>
              </w:rPr>
            </w:pPr>
            <w:r>
              <w:rPr>
                <w:sz w:val="18"/>
                <w:szCs w:val="18"/>
              </w:rPr>
              <w:t>Back-end language / runtime</w:t>
            </w:r>
          </w:p>
        </w:tc>
        <w:tc>
          <w:tcPr>
            <w:tcW w:w="2100" w:type="dxa"/>
          </w:tcPr>
          <w:p w14:paraId="34330B0F" w14:textId="77777777" w:rsidR="00284DEA" w:rsidRDefault="00555546">
            <w:pPr>
              <w:spacing w:after="40"/>
              <w:rPr>
                <w:sz w:val="18"/>
                <w:szCs w:val="18"/>
              </w:rPr>
            </w:pPr>
            <w:r>
              <w:rPr>
                <w:sz w:val="18"/>
                <w:szCs w:val="18"/>
              </w:rPr>
              <w:t>Java (JDK)</w:t>
            </w:r>
          </w:p>
        </w:tc>
        <w:tc>
          <w:tcPr>
            <w:tcW w:w="1600" w:type="dxa"/>
          </w:tcPr>
          <w:p w14:paraId="253C1658" w14:textId="77777777" w:rsidR="00284DEA" w:rsidRDefault="00555546">
            <w:pPr>
              <w:spacing w:after="40"/>
              <w:rPr>
                <w:sz w:val="18"/>
                <w:szCs w:val="18"/>
              </w:rPr>
            </w:pPr>
            <w:r>
              <w:rPr>
                <w:sz w:val="18"/>
                <w:szCs w:val="18"/>
              </w:rPr>
              <w:t>21 (LTS)</w:t>
            </w:r>
          </w:p>
        </w:tc>
        <w:tc>
          <w:tcPr>
            <w:tcW w:w="1500" w:type="dxa"/>
          </w:tcPr>
          <w:p w14:paraId="0D31E3EC" w14:textId="77777777" w:rsidR="00380CD2" w:rsidRDefault="00555546">
            <w:pPr>
              <w:spacing w:after="40"/>
              <w:rPr>
                <w:sz w:val="18"/>
                <w:szCs w:val="18"/>
              </w:rPr>
            </w:pPr>
            <w:r>
              <w:rPr>
                <w:sz w:val="18"/>
                <w:szCs w:val="18"/>
              </w:rPr>
              <w:t xml:space="preserve">GPL v2 with </w:t>
            </w:r>
            <w:proofErr w:type="spellStart"/>
            <w:r>
              <w:rPr>
                <w:sz w:val="18"/>
                <w:szCs w:val="18"/>
              </w:rPr>
              <w:t>Classpath</w:t>
            </w:r>
            <w:proofErr w:type="spellEnd"/>
            <w:r>
              <w:rPr>
                <w:sz w:val="18"/>
                <w:szCs w:val="18"/>
              </w:rPr>
              <w:t xml:space="preserve"> Exception (OpenJDK, no date) / free</w:t>
            </w:r>
          </w:p>
        </w:tc>
        <w:tc>
          <w:tcPr>
            <w:tcW w:w="2316" w:type="dxa"/>
          </w:tcPr>
          <w:p w14:paraId="4E017FD1" w14:textId="77777777" w:rsidR="00284DEA" w:rsidRDefault="00555546">
            <w:pPr>
              <w:spacing w:after="40"/>
              <w:rPr>
                <w:sz w:val="18"/>
                <w:szCs w:val="18"/>
              </w:rPr>
            </w:pPr>
            <w:r>
              <w:rPr>
                <w:sz w:val="18"/>
                <w:szCs w:val="18"/>
              </w:rPr>
              <w:t>Runs the Spring Boot application</w:t>
            </w:r>
          </w:p>
        </w:tc>
      </w:tr>
      <w:tr w:rsidR="00284DEA" w14:paraId="233D5C73" w14:textId="77777777">
        <w:trPr>
          <w:cantSplit/>
        </w:trPr>
        <w:tc>
          <w:tcPr>
            <w:tcW w:w="1500" w:type="dxa"/>
          </w:tcPr>
          <w:p w14:paraId="26140985" w14:textId="77777777" w:rsidR="00284DEA" w:rsidRDefault="00555546">
            <w:pPr>
              <w:spacing w:after="40"/>
              <w:rPr>
                <w:sz w:val="18"/>
                <w:szCs w:val="18"/>
              </w:rPr>
            </w:pPr>
            <w:r>
              <w:rPr>
                <w:sz w:val="18"/>
                <w:szCs w:val="18"/>
              </w:rPr>
              <w:t>Back-end framework</w:t>
            </w:r>
          </w:p>
        </w:tc>
        <w:tc>
          <w:tcPr>
            <w:tcW w:w="2100" w:type="dxa"/>
          </w:tcPr>
          <w:p w14:paraId="69BDFDF1" w14:textId="77777777" w:rsidR="00284DEA" w:rsidRDefault="00555546">
            <w:pPr>
              <w:spacing w:after="40"/>
              <w:rPr>
                <w:sz w:val="18"/>
                <w:szCs w:val="18"/>
              </w:rPr>
            </w:pPr>
            <w:r>
              <w:rPr>
                <w:sz w:val="18"/>
                <w:szCs w:val="18"/>
              </w:rPr>
              <w:t>Spring Boot</w:t>
            </w:r>
          </w:p>
        </w:tc>
        <w:tc>
          <w:tcPr>
            <w:tcW w:w="1600" w:type="dxa"/>
          </w:tcPr>
          <w:p w14:paraId="38C40375" w14:textId="77777777" w:rsidR="00284DEA" w:rsidRDefault="00555546">
            <w:pPr>
              <w:spacing w:after="40"/>
              <w:rPr>
                <w:sz w:val="18"/>
                <w:szCs w:val="18"/>
              </w:rPr>
            </w:pPr>
            <w:r>
              <w:rPr>
                <w:sz w:val="18"/>
                <w:szCs w:val="18"/>
              </w:rPr>
              <w:t>4.1.1</w:t>
            </w:r>
          </w:p>
        </w:tc>
        <w:tc>
          <w:tcPr>
            <w:tcW w:w="1500" w:type="dxa"/>
          </w:tcPr>
          <w:p w14:paraId="52C5717A" w14:textId="77777777" w:rsidR="00380CD2" w:rsidRDefault="00555546">
            <w:pPr>
              <w:spacing w:after="40"/>
              <w:rPr>
                <w:sz w:val="18"/>
                <w:szCs w:val="18"/>
              </w:rPr>
            </w:pPr>
            <w:r>
              <w:rPr>
                <w:sz w:val="18"/>
                <w:szCs w:val="18"/>
              </w:rPr>
              <w:t>Apache 2.0 (Spring, no date a) / free</w:t>
            </w:r>
          </w:p>
        </w:tc>
        <w:tc>
          <w:tcPr>
            <w:tcW w:w="2316" w:type="dxa"/>
          </w:tcPr>
          <w:p w14:paraId="7B9F2437" w14:textId="77777777" w:rsidR="00284DEA" w:rsidRDefault="00555546">
            <w:pPr>
              <w:spacing w:after="40"/>
              <w:rPr>
                <w:sz w:val="18"/>
                <w:szCs w:val="18"/>
              </w:rPr>
            </w:pPr>
            <w:r>
              <w:rPr>
                <w:sz w:val="18"/>
                <w:szCs w:val="18"/>
              </w:rPr>
              <w:t>REST API, dependency injection, embedded Tomcat, configuration</w:t>
            </w:r>
          </w:p>
        </w:tc>
      </w:tr>
      <w:tr w:rsidR="00284DEA" w14:paraId="741C13FE" w14:textId="77777777">
        <w:trPr>
          <w:cantSplit/>
        </w:trPr>
        <w:tc>
          <w:tcPr>
            <w:tcW w:w="1500" w:type="dxa"/>
          </w:tcPr>
          <w:p w14:paraId="04107508" w14:textId="77777777" w:rsidR="00284DEA" w:rsidRDefault="00555546">
            <w:pPr>
              <w:spacing w:after="40"/>
              <w:rPr>
                <w:sz w:val="18"/>
                <w:szCs w:val="18"/>
              </w:rPr>
            </w:pPr>
            <w:r>
              <w:rPr>
                <w:sz w:val="18"/>
                <w:szCs w:val="18"/>
              </w:rPr>
              <w:lastRenderedPageBreak/>
              <w:t>Web</w:t>
            </w:r>
          </w:p>
        </w:tc>
        <w:tc>
          <w:tcPr>
            <w:tcW w:w="2100" w:type="dxa"/>
          </w:tcPr>
          <w:p w14:paraId="066671CD" w14:textId="77777777" w:rsidR="00284DEA" w:rsidRDefault="00555546">
            <w:pPr>
              <w:spacing w:after="40"/>
              <w:rPr>
                <w:sz w:val="18"/>
                <w:szCs w:val="18"/>
              </w:rPr>
            </w:pPr>
            <w:r>
              <w:rPr>
                <w:sz w:val="18"/>
                <w:szCs w:val="18"/>
              </w:rPr>
              <w:t>Spring Web MVC (spring-boot-starter-</w:t>
            </w:r>
            <w:proofErr w:type="spellStart"/>
            <w:r>
              <w:rPr>
                <w:sz w:val="18"/>
                <w:szCs w:val="18"/>
              </w:rPr>
              <w:t>webmvc</w:t>
            </w:r>
            <w:proofErr w:type="spellEnd"/>
            <w:r>
              <w:rPr>
                <w:sz w:val="18"/>
                <w:szCs w:val="18"/>
              </w:rPr>
              <w:t>)</w:t>
            </w:r>
          </w:p>
        </w:tc>
        <w:tc>
          <w:tcPr>
            <w:tcW w:w="1600" w:type="dxa"/>
          </w:tcPr>
          <w:p w14:paraId="23287A4D" w14:textId="77777777" w:rsidR="00284DEA" w:rsidRDefault="00555546">
            <w:pPr>
              <w:spacing w:after="40"/>
              <w:rPr>
                <w:sz w:val="18"/>
                <w:szCs w:val="18"/>
              </w:rPr>
            </w:pPr>
            <w:r>
              <w:rPr>
                <w:sz w:val="18"/>
                <w:szCs w:val="18"/>
              </w:rPr>
              <w:t>Managed by Spring Boot 4.1.1</w:t>
            </w:r>
          </w:p>
        </w:tc>
        <w:tc>
          <w:tcPr>
            <w:tcW w:w="1500" w:type="dxa"/>
          </w:tcPr>
          <w:p w14:paraId="62E8919F" w14:textId="77777777" w:rsidR="00380CD2" w:rsidRDefault="00555546">
            <w:pPr>
              <w:spacing w:after="40"/>
              <w:rPr>
                <w:sz w:val="18"/>
                <w:szCs w:val="18"/>
              </w:rPr>
            </w:pPr>
            <w:r>
              <w:rPr>
                <w:sz w:val="18"/>
                <w:szCs w:val="18"/>
              </w:rPr>
              <w:t>Apache 2.0 (Spring, no date a) / free</w:t>
            </w:r>
          </w:p>
        </w:tc>
        <w:tc>
          <w:tcPr>
            <w:tcW w:w="2316" w:type="dxa"/>
          </w:tcPr>
          <w:p w14:paraId="0F275CB4" w14:textId="77777777" w:rsidR="00284DEA" w:rsidRDefault="00555546">
            <w:pPr>
              <w:spacing w:after="40"/>
              <w:rPr>
                <w:sz w:val="18"/>
                <w:szCs w:val="18"/>
              </w:rPr>
            </w:pPr>
            <w:r>
              <w:rPr>
                <w:sz w:val="18"/>
                <w:szCs w:val="18"/>
              </w:rPr>
              <w:t>REST controllers</w:t>
            </w:r>
          </w:p>
        </w:tc>
      </w:tr>
      <w:tr w:rsidR="00284DEA" w14:paraId="73C43374" w14:textId="77777777">
        <w:trPr>
          <w:cantSplit/>
        </w:trPr>
        <w:tc>
          <w:tcPr>
            <w:tcW w:w="1500" w:type="dxa"/>
          </w:tcPr>
          <w:p w14:paraId="7437F6B9" w14:textId="77777777" w:rsidR="00284DEA" w:rsidRDefault="00555546">
            <w:pPr>
              <w:spacing w:after="40"/>
              <w:rPr>
                <w:sz w:val="18"/>
                <w:szCs w:val="18"/>
              </w:rPr>
            </w:pPr>
            <w:r>
              <w:rPr>
                <w:sz w:val="18"/>
                <w:szCs w:val="18"/>
              </w:rPr>
              <w:t>Persistence</w:t>
            </w:r>
          </w:p>
        </w:tc>
        <w:tc>
          <w:tcPr>
            <w:tcW w:w="2100" w:type="dxa"/>
          </w:tcPr>
          <w:p w14:paraId="2201165D" w14:textId="77777777" w:rsidR="00284DEA" w:rsidRDefault="00555546">
            <w:pPr>
              <w:spacing w:after="40"/>
              <w:rPr>
                <w:sz w:val="18"/>
                <w:szCs w:val="18"/>
              </w:rPr>
            </w:pPr>
            <w:r>
              <w:rPr>
                <w:sz w:val="18"/>
                <w:szCs w:val="18"/>
              </w:rPr>
              <w:t>Spring Data JPA (Hibernate)</w:t>
            </w:r>
          </w:p>
        </w:tc>
        <w:tc>
          <w:tcPr>
            <w:tcW w:w="1600" w:type="dxa"/>
          </w:tcPr>
          <w:p w14:paraId="1EC3AAB4" w14:textId="77777777" w:rsidR="00284DEA" w:rsidRDefault="00555546">
            <w:pPr>
              <w:spacing w:after="40"/>
              <w:rPr>
                <w:sz w:val="18"/>
                <w:szCs w:val="18"/>
              </w:rPr>
            </w:pPr>
            <w:r>
              <w:rPr>
                <w:sz w:val="18"/>
                <w:szCs w:val="18"/>
              </w:rPr>
              <w:t>Managed by Spring Boot 4.1.1</w:t>
            </w:r>
          </w:p>
        </w:tc>
        <w:tc>
          <w:tcPr>
            <w:tcW w:w="1500" w:type="dxa"/>
          </w:tcPr>
          <w:p w14:paraId="537888B7" w14:textId="77777777" w:rsidR="00380CD2" w:rsidRDefault="00555546">
            <w:pPr>
              <w:spacing w:after="40"/>
              <w:rPr>
                <w:sz w:val="18"/>
                <w:szCs w:val="18"/>
              </w:rPr>
            </w:pPr>
            <w:r>
              <w:rPr>
                <w:sz w:val="18"/>
                <w:szCs w:val="18"/>
              </w:rPr>
              <w:t>Apache 2.0 for Hibernate ORM 7 (Hibernate, no date) / free</w:t>
            </w:r>
          </w:p>
        </w:tc>
        <w:tc>
          <w:tcPr>
            <w:tcW w:w="2316" w:type="dxa"/>
          </w:tcPr>
          <w:p w14:paraId="5221BFB4" w14:textId="77777777" w:rsidR="00284DEA" w:rsidRDefault="00555546">
            <w:pPr>
              <w:spacing w:after="40"/>
              <w:rPr>
                <w:sz w:val="18"/>
                <w:szCs w:val="18"/>
              </w:rPr>
            </w:pPr>
            <w:r>
              <w:rPr>
                <w:sz w:val="18"/>
                <w:szCs w:val="18"/>
              </w:rPr>
              <w:t>Entities, repositories, @Transactional, @Version</w:t>
            </w:r>
          </w:p>
        </w:tc>
      </w:tr>
      <w:tr w:rsidR="00284DEA" w14:paraId="535455CF" w14:textId="77777777">
        <w:trPr>
          <w:cantSplit/>
        </w:trPr>
        <w:tc>
          <w:tcPr>
            <w:tcW w:w="1500" w:type="dxa"/>
          </w:tcPr>
          <w:p w14:paraId="48F6EBE4" w14:textId="77777777" w:rsidR="00284DEA" w:rsidRDefault="00555546">
            <w:pPr>
              <w:spacing w:after="40"/>
              <w:rPr>
                <w:sz w:val="18"/>
                <w:szCs w:val="18"/>
              </w:rPr>
            </w:pPr>
            <w:r>
              <w:rPr>
                <w:sz w:val="18"/>
                <w:szCs w:val="18"/>
              </w:rPr>
              <w:t>Database driver</w:t>
            </w:r>
          </w:p>
        </w:tc>
        <w:tc>
          <w:tcPr>
            <w:tcW w:w="2100" w:type="dxa"/>
          </w:tcPr>
          <w:p w14:paraId="43C46252" w14:textId="77777777" w:rsidR="00284DEA" w:rsidRDefault="00555546">
            <w:pPr>
              <w:spacing w:after="40"/>
              <w:rPr>
                <w:sz w:val="18"/>
                <w:szCs w:val="18"/>
              </w:rPr>
            </w:pPr>
            <w:r>
              <w:rPr>
                <w:sz w:val="18"/>
                <w:szCs w:val="18"/>
              </w:rPr>
              <w:t>PostgreSQL JDBC driver</w:t>
            </w:r>
          </w:p>
        </w:tc>
        <w:tc>
          <w:tcPr>
            <w:tcW w:w="1600" w:type="dxa"/>
          </w:tcPr>
          <w:p w14:paraId="5FFCAB1F" w14:textId="77777777" w:rsidR="00284DEA" w:rsidRDefault="00555546">
            <w:pPr>
              <w:spacing w:after="40"/>
              <w:rPr>
                <w:sz w:val="18"/>
                <w:szCs w:val="18"/>
              </w:rPr>
            </w:pPr>
            <w:r>
              <w:rPr>
                <w:sz w:val="18"/>
                <w:szCs w:val="18"/>
              </w:rPr>
              <w:t>Managed by Spring Boot 4.1.1</w:t>
            </w:r>
          </w:p>
        </w:tc>
        <w:tc>
          <w:tcPr>
            <w:tcW w:w="1500" w:type="dxa"/>
          </w:tcPr>
          <w:p w14:paraId="7B3D9B1A" w14:textId="77777777" w:rsidR="00380CD2" w:rsidRDefault="00555546">
            <w:pPr>
              <w:spacing w:after="40"/>
              <w:rPr>
                <w:sz w:val="18"/>
                <w:szCs w:val="18"/>
              </w:rPr>
            </w:pPr>
            <w:r>
              <w:rPr>
                <w:sz w:val="18"/>
                <w:szCs w:val="18"/>
              </w:rPr>
              <w:t>BSD-2-Clause (PostgreSQL JDBC Driver, no date) / free</w:t>
            </w:r>
          </w:p>
        </w:tc>
        <w:tc>
          <w:tcPr>
            <w:tcW w:w="2316" w:type="dxa"/>
          </w:tcPr>
          <w:p w14:paraId="0574224B" w14:textId="77777777" w:rsidR="00284DEA" w:rsidRDefault="00555546">
            <w:pPr>
              <w:spacing w:after="40"/>
              <w:rPr>
                <w:sz w:val="18"/>
                <w:szCs w:val="18"/>
              </w:rPr>
            </w:pPr>
            <w:r>
              <w:rPr>
                <w:sz w:val="18"/>
                <w:szCs w:val="18"/>
              </w:rPr>
              <w:t>Connects the application to PostgreSQL</w:t>
            </w:r>
          </w:p>
        </w:tc>
      </w:tr>
      <w:tr w:rsidR="00284DEA" w14:paraId="31E39B1E" w14:textId="77777777">
        <w:trPr>
          <w:cantSplit/>
        </w:trPr>
        <w:tc>
          <w:tcPr>
            <w:tcW w:w="1500" w:type="dxa"/>
          </w:tcPr>
          <w:p w14:paraId="656CD9BD" w14:textId="77777777" w:rsidR="00284DEA" w:rsidRDefault="00555546">
            <w:pPr>
              <w:spacing w:after="40"/>
              <w:rPr>
                <w:sz w:val="18"/>
                <w:szCs w:val="18"/>
              </w:rPr>
            </w:pPr>
            <w:r>
              <w:rPr>
                <w:sz w:val="18"/>
                <w:szCs w:val="18"/>
              </w:rPr>
              <w:t>Schema migrations</w:t>
            </w:r>
          </w:p>
        </w:tc>
        <w:tc>
          <w:tcPr>
            <w:tcW w:w="2100" w:type="dxa"/>
          </w:tcPr>
          <w:p w14:paraId="1BEA04F3" w14:textId="77777777" w:rsidR="00284DEA" w:rsidRDefault="00555546">
            <w:pPr>
              <w:spacing w:after="40"/>
              <w:rPr>
                <w:sz w:val="18"/>
                <w:szCs w:val="18"/>
              </w:rPr>
            </w:pPr>
            <w:r>
              <w:rPr>
                <w:sz w:val="18"/>
                <w:szCs w:val="18"/>
              </w:rPr>
              <w:t>Flyway (spring-boot-flyway + flyway-core + flyway-database-</w:t>
            </w:r>
            <w:proofErr w:type="spellStart"/>
            <w:r>
              <w:rPr>
                <w:sz w:val="18"/>
                <w:szCs w:val="18"/>
              </w:rPr>
              <w:t>postgresql</w:t>
            </w:r>
            <w:proofErr w:type="spellEnd"/>
            <w:r>
              <w:rPr>
                <w:sz w:val="18"/>
                <w:szCs w:val="18"/>
              </w:rPr>
              <w:t>)</w:t>
            </w:r>
          </w:p>
        </w:tc>
        <w:tc>
          <w:tcPr>
            <w:tcW w:w="1600" w:type="dxa"/>
          </w:tcPr>
          <w:p w14:paraId="7BCC9738" w14:textId="77777777" w:rsidR="00284DEA" w:rsidRDefault="00555546">
            <w:pPr>
              <w:spacing w:after="40"/>
              <w:rPr>
                <w:sz w:val="18"/>
                <w:szCs w:val="18"/>
              </w:rPr>
            </w:pPr>
            <w:r>
              <w:rPr>
                <w:sz w:val="18"/>
                <w:szCs w:val="18"/>
              </w:rPr>
              <w:t>Managed by Spring Boot 4.1.1</w:t>
            </w:r>
          </w:p>
        </w:tc>
        <w:tc>
          <w:tcPr>
            <w:tcW w:w="1500" w:type="dxa"/>
          </w:tcPr>
          <w:p w14:paraId="72D24157" w14:textId="77777777" w:rsidR="00380CD2" w:rsidRDefault="00555546">
            <w:pPr>
              <w:spacing w:after="40"/>
              <w:rPr>
                <w:sz w:val="18"/>
                <w:szCs w:val="18"/>
              </w:rPr>
            </w:pPr>
            <w:r>
              <w:rPr>
                <w:sz w:val="18"/>
                <w:szCs w:val="18"/>
              </w:rPr>
              <w:t>Apache 2.0, Community edition (Flyway, no date) / free</w:t>
            </w:r>
          </w:p>
        </w:tc>
        <w:tc>
          <w:tcPr>
            <w:tcW w:w="2316" w:type="dxa"/>
          </w:tcPr>
          <w:p w14:paraId="0721AC82" w14:textId="77777777" w:rsidR="00284DEA" w:rsidRDefault="00555546">
            <w:pPr>
              <w:spacing w:after="40"/>
              <w:rPr>
                <w:sz w:val="18"/>
                <w:szCs w:val="18"/>
              </w:rPr>
            </w:pPr>
            <w:r>
              <w:rPr>
                <w:sz w:val="18"/>
                <w:szCs w:val="18"/>
              </w:rPr>
              <w:t>Versioned SQL migrations (DEC-008)</w:t>
            </w:r>
          </w:p>
        </w:tc>
      </w:tr>
      <w:tr w:rsidR="00284DEA" w14:paraId="2468D3B3" w14:textId="77777777">
        <w:trPr>
          <w:cantSplit/>
        </w:trPr>
        <w:tc>
          <w:tcPr>
            <w:tcW w:w="1500" w:type="dxa"/>
          </w:tcPr>
          <w:p w14:paraId="03C2A7F7" w14:textId="77777777" w:rsidR="00284DEA" w:rsidRDefault="00555546">
            <w:pPr>
              <w:spacing w:after="40"/>
              <w:rPr>
                <w:sz w:val="18"/>
                <w:szCs w:val="18"/>
              </w:rPr>
            </w:pPr>
            <w:r>
              <w:rPr>
                <w:sz w:val="18"/>
                <w:szCs w:val="18"/>
              </w:rPr>
              <w:t>Code generation</w:t>
            </w:r>
          </w:p>
        </w:tc>
        <w:tc>
          <w:tcPr>
            <w:tcW w:w="2100" w:type="dxa"/>
          </w:tcPr>
          <w:p w14:paraId="5DB26EF1" w14:textId="77777777" w:rsidR="00284DEA" w:rsidRDefault="00555546">
            <w:pPr>
              <w:spacing w:after="40"/>
              <w:rPr>
                <w:sz w:val="18"/>
                <w:szCs w:val="18"/>
              </w:rPr>
            </w:pPr>
            <w:r>
              <w:rPr>
                <w:sz w:val="18"/>
                <w:szCs w:val="18"/>
              </w:rPr>
              <w:t>Lombok</w:t>
            </w:r>
          </w:p>
        </w:tc>
        <w:tc>
          <w:tcPr>
            <w:tcW w:w="1600" w:type="dxa"/>
          </w:tcPr>
          <w:p w14:paraId="215706F1" w14:textId="77777777" w:rsidR="00284DEA" w:rsidRDefault="00555546">
            <w:pPr>
              <w:spacing w:after="40"/>
              <w:rPr>
                <w:sz w:val="18"/>
                <w:szCs w:val="18"/>
              </w:rPr>
            </w:pPr>
            <w:r>
              <w:rPr>
                <w:sz w:val="18"/>
                <w:szCs w:val="18"/>
              </w:rPr>
              <w:t>Managed by Spring Boot 4.1.1</w:t>
            </w:r>
          </w:p>
        </w:tc>
        <w:tc>
          <w:tcPr>
            <w:tcW w:w="1500" w:type="dxa"/>
          </w:tcPr>
          <w:p w14:paraId="22B21AE7" w14:textId="77777777" w:rsidR="00380CD2" w:rsidRDefault="00555546">
            <w:pPr>
              <w:spacing w:after="40"/>
              <w:rPr>
                <w:sz w:val="18"/>
                <w:szCs w:val="18"/>
              </w:rPr>
            </w:pPr>
            <w:r>
              <w:rPr>
                <w:sz w:val="18"/>
                <w:szCs w:val="18"/>
              </w:rPr>
              <w:t>MIT (Project Lombok, no date) / free</w:t>
            </w:r>
          </w:p>
        </w:tc>
        <w:tc>
          <w:tcPr>
            <w:tcW w:w="2316" w:type="dxa"/>
          </w:tcPr>
          <w:p w14:paraId="25BED11C" w14:textId="77777777" w:rsidR="00284DEA" w:rsidRDefault="00555546">
            <w:pPr>
              <w:spacing w:after="40"/>
              <w:rPr>
                <w:sz w:val="18"/>
                <w:szCs w:val="18"/>
              </w:rPr>
            </w:pPr>
            <w:r>
              <w:rPr>
                <w:sz w:val="18"/>
                <w:szCs w:val="18"/>
              </w:rPr>
              <w:t>Getters, setters and constructors to reduce boilerplate</w:t>
            </w:r>
          </w:p>
        </w:tc>
      </w:tr>
      <w:tr w:rsidR="00284DEA" w14:paraId="5896FC9E" w14:textId="77777777">
        <w:trPr>
          <w:cantSplit/>
        </w:trPr>
        <w:tc>
          <w:tcPr>
            <w:tcW w:w="1500" w:type="dxa"/>
          </w:tcPr>
          <w:p w14:paraId="648E3A2A" w14:textId="77777777" w:rsidR="00284DEA" w:rsidRDefault="00555546">
            <w:pPr>
              <w:spacing w:after="40"/>
              <w:rPr>
                <w:sz w:val="18"/>
                <w:szCs w:val="18"/>
              </w:rPr>
            </w:pPr>
            <w:r>
              <w:rPr>
                <w:sz w:val="18"/>
                <w:szCs w:val="18"/>
              </w:rPr>
              <w:t>Security (to add)</w:t>
            </w:r>
          </w:p>
        </w:tc>
        <w:tc>
          <w:tcPr>
            <w:tcW w:w="2100" w:type="dxa"/>
          </w:tcPr>
          <w:p w14:paraId="3F5A49AE" w14:textId="77777777" w:rsidR="00284DEA" w:rsidRDefault="00555546">
            <w:pPr>
              <w:spacing w:after="40"/>
              <w:rPr>
                <w:sz w:val="18"/>
                <w:szCs w:val="18"/>
              </w:rPr>
            </w:pPr>
            <w:r>
              <w:rPr>
                <w:sz w:val="18"/>
                <w:szCs w:val="18"/>
              </w:rPr>
              <w:t>Spring Security (spring-boot-starter-security)</w:t>
            </w:r>
          </w:p>
        </w:tc>
        <w:tc>
          <w:tcPr>
            <w:tcW w:w="1600" w:type="dxa"/>
          </w:tcPr>
          <w:p w14:paraId="05C96BAF" w14:textId="77777777" w:rsidR="00284DEA" w:rsidRDefault="00555546">
            <w:pPr>
              <w:spacing w:after="40"/>
              <w:rPr>
                <w:sz w:val="18"/>
                <w:szCs w:val="18"/>
              </w:rPr>
            </w:pPr>
            <w:r>
              <w:rPr>
                <w:sz w:val="18"/>
                <w:szCs w:val="18"/>
              </w:rPr>
              <w:t>Managed by Spring Boot 4.1.1</w:t>
            </w:r>
          </w:p>
        </w:tc>
        <w:tc>
          <w:tcPr>
            <w:tcW w:w="1500" w:type="dxa"/>
          </w:tcPr>
          <w:p w14:paraId="1B34D964" w14:textId="77777777" w:rsidR="00380CD2" w:rsidRDefault="00555546">
            <w:pPr>
              <w:spacing w:after="40"/>
              <w:rPr>
                <w:sz w:val="18"/>
                <w:szCs w:val="18"/>
              </w:rPr>
            </w:pPr>
            <w:r>
              <w:rPr>
                <w:sz w:val="18"/>
                <w:szCs w:val="18"/>
              </w:rPr>
              <w:t>Apache 2.0 (Spring, no date b) / free</w:t>
            </w:r>
          </w:p>
        </w:tc>
        <w:tc>
          <w:tcPr>
            <w:tcW w:w="2316" w:type="dxa"/>
          </w:tcPr>
          <w:p w14:paraId="55848960" w14:textId="77777777" w:rsidR="00284DEA" w:rsidRDefault="00555546">
            <w:pPr>
              <w:spacing w:after="40"/>
              <w:rPr>
                <w:sz w:val="18"/>
                <w:szCs w:val="18"/>
              </w:rPr>
            </w:pPr>
            <w:r>
              <w:rPr>
                <w:sz w:val="18"/>
                <w:szCs w:val="18"/>
              </w:rPr>
              <w:t xml:space="preserve">Authentication, RBAC, </w:t>
            </w:r>
            <w:proofErr w:type="spellStart"/>
            <w:r>
              <w:rPr>
                <w:sz w:val="18"/>
                <w:szCs w:val="18"/>
              </w:rPr>
              <w:t>BCrypt</w:t>
            </w:r>
            <w:proofErr w:type="spellEnd"/>
            <w:r>
              <w:rPr>
                <w:sz w:val="18"/>
                <w:szCs w:val="18"/>
              </w:rPr>
              <w:t xml:space="preserve"> password hashing (DEC-010, ASR-001, NFR-002, NFR-003)</w:t>
            </w:r>
          </w:p>
        </w:tc>
      </w:tr>
      <w:tr w:rsidR="00284DEA" w14:paraId="0A86D89E" w14:textId="77777777">
        <w:trPr>
          <w:cantSplit/>
        </w:trPr>
        <w:tc>
          <w:tcPr>
            <w:tcW w:w="1500" w:type="dxa"/>
          </w:tcPr>
          <w:p w14:paraId="336623F3" w14:textId="77777777" w:rsidR="00284DEA" w:rsidRDefault="00555546">
            <w:pPr>
              <w:spacing w:after="40"/>
              <w:rPr>
                <w:sz w:val="18"/>
                <w:szCs w:val="18"/>
              </w:rPr>
            </w:pPr>
            <w:r>
              <w:rPr>
                <w:sz w:val="18"/>
                <w:szCs w:val="18"/>
              </w:rPr>
              <w:t>Validation (to add)</w:t>
            </w:r>
          </w:p>
        </w:tc>
        <w:tc>
          <w:tcPr>
            <w:tcW w:w="2100" w:type="dxa"/>
          </w:tcPr>
          <w:p w14:paraId="707DDFFD" w14:textId="77777777" w:rsidR="00284DEA" w:rsidRDefault="00555546">
            <w:pPr>
              <w:spacing w:after="40"/>
              <w:rPr>
                <w:sz w:val="18"/>
                <w:szCs w:val="18"/>
              </w:rPr>
            </w:pPr>
            <w:r>
              <w:rPr>
                <w:sz w:val="18"/>
                <w:szCs w:val="18"/>
              </w:rPr>
              <w:t>Bean Validation (spring-boot-starter-validation)</w:t>
            </w:r>
          </w:p>
        </w:tc>
        <w:tc>
          <w:tcPr>
            <w:tcW w:w="1600" w:type="dxa"/>
          </w:tcPr>
          <w:p w14:paraId="2806EE63" w14:textId="77777777" w:rsidR="00284DEA" w:rsidRDefault="00555546">
            <w:pPr>
              <w:spacing w:after="40"/>
              <w:rPr>
                <w:sz w:val="18"/>
                <w:szCs w:val="18"/>
              </w:rPr>
            </w:pPr>
            <w:r>
              <w:rPr>
                <w:sz w:val="18"/>
                <w:szCs w:val="18"/>
              </w:rPr>
              <w:t>Managed by Spring Boot 4.1.1</w:t>
            </w:r>
          </w:p>
        </w:tc>
        <w:tc>
          <w:tcPr>
            <w:tcW w:w="1500" w:type="dxa"/>
          </w:tcPr>
          <w:p w14:paraId="2CF42103" w14:textId="77777777" w:rsidR="00380CD2" w:rsidRDefault="00555546">
            <w:pPr>
              <w:spacing w:after="40"/>
              <w:rPr>
                <w:sz w:val="18"/>
                <w:szCs w:val="18"/>
              </w:rPr>
            </w:pPr>
            <w:r>
              <w:rPr>
                <w:sz w:val="18"/>
                <w:szCs w:val="18"/>
              </w:rPr>
              <w:t>Apache 2.0 (Spring, no date a) / free</w:t>
            </w:r>
          </w:p>
        </w:tc>
        <w:tc>
          <w:tcPr>
            <w:tcW w:w="2316" w:type="dxa"/>
          </w:tcPr>
          <w:p w14:paraId="2CA329C9" w14:textId="77777777" w:rsidR="00284DEA" w:rsidRDefault="00555546">
            <w:pPr>
              <w:spacing w:after="40"/>
              <w:rPr>
                <w:sz w:val="18"/>
                <w:szCs w:val="18"/>
              </w:rPr>
            </w:pPr>
            <w:r>
              <w:rPr>
                <w:sz w:val="18"/>
                <w:szCs w:val="18"/>
              </w:rPr>
              <w:t>Server-side input validation for FR-001</w:t>
            </w:r>
          </w:p>
        </w:tc>
      </w:tr>
      <w:tr w:rsidR="00284DEA" w14:paraId="362D3832" w14:textId="77777777">
        <w:trPr>
          <w:cantSplit/>
        </w:trPr>
        <w:tc>
          <w:tcPr>
            <w:tcW w:w="1500" w:type="dxa"/>
          </w:tcPr>
          <w:p w14:paraId="7230DBA5" w14:textId="77777777" w:rsidR="00284DEA" w:rsidRDefault="00555546">
            <w:pPr>
              <w:spacing w:after="40"/>
              <w:rPr>
                <w:sz w:val="18"/>
                <w:szCs w:val="18"/>
              </w:rPr>
            </w:pPr>
            <w:r>
              <w:rPr>
                <w:sz w:val="18"/>
                <w:szCs w:val="18"/>
              </w:rPr>
              <w:t>Database</w:t>
            </w:r>
          </w:p>
        </w:tc>
        <w:tc>
          <w:tcPr>
            <w:tcW w:w="2100" w:type="dxa"/>
          </w:tcPr>
          <w:p w14:paraId="57673643" w14:textId="77777777" w:rsidR="00284DEA" w:rsidRDefault="00555546">
            <w:pPr>
              <w:spacing w:after="40"/>
              <w:rPr>
                <w:sz w:val="18"/>
                <w:szCs w:val="18"/>
              </w:rPr>
            </w:pPr>
            <w:r>
              <w:rPr>
                <w:sz w:val="18"/>
                <w:szCs w:val="18"/>
              </w:rPr>
              <w:t xml:space="preserve">PostgreSQL on </w:t>
            </w:r>
            <w:proofErr w:type="spellStart"/>
            <w:r>
              <w:rPr>
                <w:sz w:val="18"/>
                <w:szCs w:val="18"/>
              </w:rPr>
              <w:t>Supabase</w:t>
            </w:r>
            <w:proofErr w:type="spellEnd"/>
            <w:r>
              <w:rPr>
                <w:sz w:val="18"/>
                <w:szCs w:val="18"/>
              </w:rPr>
              <w:t xml:space="preserve"> (free plan)</w:t>
            </w:r>
          </w:p>
        </w:tc>
        <w:tc>
          <w:tcPr>
            <w:tcW w:w="1600" w:type="dxa"/>
          </w:tcPr>
          <w:p w14:paraId="2D9982C8" w14:textId="77777777" w:rsidR="00284DEA" w:rsidRDefault="00944E50">
            <w:pPr>
              <w:spacing w:after="40"/>
              <w:rPr>
                <w:sz w:val="18"/>
                <w:szCs w:val="18"/>
              </w:rPr>
            </w:pPr>
            <w:proofErr w:type="spellStart"/>
            <w:r>
              <w:rPr>
                <w:sz w:val="18"/>
                <w:szCs w:val="18"/>
              </w:rPr>
              <w:t>Supabase</w:t>
            </w:r>
            <w:proofErr w:type="spellEnd"/>
            <w:r>
              <w:rPr>
                <w:sz w:val="18"/>
                <w:szCs w:val="18"/>
              </w:rPr>
              <w:t xml:space="preserve"> target: 17.x (</w:t>
            </w:r>
            <w:proofErr w:type="spellStart"/>
            <w:r>
              <w:rPr>
                <w:sz w:val="18"/>
                <w:szCs w:val="18"/>
              </w:rPr>
              <w:t>Supabase</w:t>
            </w:r>
            <w:proofErr w:type="spellEnd"/>
            <w:r>
              <w:rPr>
                <w:sz w:val="18"/>
                <w:szCs w:val="18"/>
              </w:rPr>
              <w:t xml:space="preserve">, 2026c; </w:t>
            </w:r>
            <w:proofErr w:type="spellStart"/>
            <w:r>
              <w:rPr>
                <w:sz w:val="18"/>
                <w:szCs w:val="18"/>
              </w:rPr>
              <w:t>Supabase</w:t>
            </w:r>
            <w:proofErr w:type="spellEnd"/>
            <w:r>
              <w:rPr>
                <w:sz w:val="18"/>
                <w:szCs w:val="18"/>
              </w:rPr>
              <w:t>, 2026d). Local development today: 18.4 (README)</w:t>
            </w:r>
          </w:p>
        </w:tc>
        <w:tc>
          <w:tcPr>
            <w:tcW w:w="1500" w:type="dxa"/>
          </w:tcPr>
          <w:p w14:paraId="753AEF58" w14:textId="77777777" w:rsidR="00380CD2" w:rsidRDefault="00555546">
            <w:pPr>
              <w:spacing w:after="40"/>
              <w:rPr>
                <w:sz w:val="18"/>
                <w:szCs w:val="18"/>
              </w:rPr>
            </w:pPr>
            <w:r>
              <w:rPr>
                <w:sz w:val="18"/>
                <w:szCs w:val="18"/>
              </w:rPr>
              <w:t xml:space="preserve">PostgreSQL </w:t>
            </w:r>
            <w:proofErr w:type="spellStart"/>
            <w:r>
              <w:rPr>
                <w:sz w:val="18"/>
                <w:szCs w:val="18"/>
              </w:rPr>
              <w:t>Licence</w:t>
            </w:r>
            <w:proofErr w:type="spellEnd"/>
            <w:r>
              <w:rPr>
                <w:sz w:val="18"/>
                <w:szCs w:val="18"/>
              </w:rPr>
              <w:t xml:space="preserve"> (PostgreSQL Global Development Group, no date) / free plan</w:t>
            </w:r>
          </w:p>
        </w:tc>
        <w:tc>
          <w:tcPr>
            <w:tcW w:w="2316" w:type="dxa"/>
          </w:tcPr>
          <w:p w14:paraId="70FD081D" w14:textId="77777777" w:rsidR="00284DEA" w:rsidRDefault="00555546">
            <w:pPr>
              <w:spacing w:after="40"/>
              <w:rPr>
                <w:sz w:val="18"/>
                <w:szCs w:val="18"/>
              </w:rPr>
            </w:pPr>
            <w:r>
              <w:rPr>
                <w:sz w:val="18"/>
                <w:szCs w:val="18"/>
              </w:rPr>
              <w:t>Persistent storage (DEC-005)</w:t>
            </w:r>
          </w:p>
        </w:tc>
      </w:tr>
      <w:tr w:rsidR="00284DEA" w14:paraId="72375BBD" w14:textId="77777777">
        <w:trPr>
          <w:cantSplit/>
        </w:trPr>
        <w:tc>
          <w:tcPr>
            <w:tcW w:w="1500" w:type="dxa"/>
          </w:tcPr>
          <w:p w14:paraId="7FD1B326" w14:textId="77777777" w:rsidR="00284DEA" w:rsidRDefault="00555546">
            <w:pPr>
              <w:spacing w:after="40"/>
              <w:rPr>
                <w:sz w:val="18"/>
                <w:szCs w:val="18"/>
              </w:rPr>
            </w:pPr>
            <w:r>
              <w:rPr>
                <w:sz w:val="18"/>
                <w:szCs w:val="18"/>
              </w:rPr>
              <w:t>Build</w:t>
            </w:r>
          </w:p>
        </w:tc>
        <w:tc>
          <w:tcPr>
            <w:tcW w:w="2100" w:type="dxa"/>
          </w:tcPr>
          <w:p w14:paraId="2AD2A29B" w14:textId="77777777" w:rsidR="00284DEA" w:rsidRDefault="00555546">
            <w:pPr>
              <w:spacing w:after="40"/>
              <w:rPr>
                <w:sz w:val="18"/>
                <w:szCs w:val="18"/>
              </w:rPr>
            </w:pPr>
            <w:r>
              <w:rPr>
                <w:sz w:val="18"/>
                <w:szCs w:val="18"/>
              </w:rPr>
              <w:t xml:space="preserve">Maven, jar packaging, </w:t>
            </w:r>
            <w:proofErr w:type="spellStart"/>
            <w:r>
              <w:rPr>
                <w:sz w:val="18"/>
                <w:szCs w:val="18"/>
              </w:rPr>
              <w:t>application.properties</w:t>
            </w:r>
            <w:proofErr w:type="spellEnd"/>
          </w:p>
        </w:tc>
        <w:tc>
          <w:tcPr>
            <w:tcW w:w="1600" w:type="dxa"/>
          </w:tcPr>
          <w:p w14:paraId="6DB4DA10" w14:textId="77777777" w:rsidR="00284DEA" w:rsidRDefault="00555546">
            <w:pPr>
              <w:spacing w:after="40"/>
              <w:rPr>
                <w:sz w:val="18"/>
                <w:szCs w:val="18"/>
              </w:rPr>
            </w:pPr>
            <w:r>
              <w:rPr>
                <w:sz w:val="18"/>
                <w:szCs w:val="18"/>
              </w:rPr>
              <w:t>Maven 3.6.3 or later</w:t>
            </w:r>
          </w:p>
        </w:tc>
        <w:tc>
          <w:tcPr>
            <w:tcW w:w="1500" w:type="dxa"/>
          </w:tcPr>
          <w:p w14:paraId="4E1E9C23" w14:textId="77777777" w:rsidR="00380CD2" w:rsidRDefault="00555546">
            <w:pPr>
              <w:spacing w:after="40"/>
              <w:rPr>
                <w:sz w:val="18"/>
                <w:szCs w:val="18"/>
              </w:rPr>
            </w:pPr>
            <w:r>
              <w:rPr>
                <w:sz w:val="18"/>
                <w:szCs w:val="18"/>
              </w:rPr>
              <w:t>Apache 2.0 (Apache Software Foundation, 2004) / free</w:t>
            </w:r>
          </w:p>
        </w:tc>
        <w:tc>
          <w:tcPr>
            <w:tcW w:w="2316" w:type="dxa"/>
          </w:tcPr>
          <w:p w14:paraId="0758BC2A" w14:textId="77777777" w:rsidR="00284DEA" w:rsidRDefault="00555546">
            <w:pPr>
              <w:spacing w:after="40"/>
              <w:rPr>
                <w:sz w:val="18"/>
                <w:szCs w:val="18"/>
              </w:rPr>
            </w:pPr>
            <w:r>
              <w:rPr>
                <w:sz w:val="18"/>
                <w:szCs w:val="18"/>
              </w:rPr>
              <w:t>Build, dependency management, one executable jar</w:t>
            </w:r>
          </w:p>
        </w:tc>
      </w:tr>
      <w:tr w:rsidR="00DC1573" w14:paraId="0DA54F0A" w14:textId="77777777">
        <w:trPr>
          <w:cantSplit/>
        </w:trPr>
        <w:tc>
          <w:tcPr>
            <w:tcW w:w="1500" w:type="dxa"/>
          </w:tcPr>
          <w:p w14:paraId="50C7629C" w14:textId="77777777" w:rsidR="00DC1573" w:rsidRDefault="00DC1573">
            <w:pPr>
              <w:spacing w:after="40"/>
              <w:rPr>
                <w:sz w:val="18"/>
                <w:szCs w:val="18"/>
              </w:rPr>
            </w:pPr>
            <w:r>
              <w:rPr>
                <w:sz w:val="18"/>
                <w:szCs w:val="18"/>
              </w:rPr>
              <w:t>Security - token validation</w:t>
            </w:r>
          </w:p>
        </w:tc>
        <w:tc>
          <w:tcPr>
            <w:tcW w:w="2100" w:type="dxa"/>
          </w:tcPr>
          <w:p w14:paraId="0C1EEBBE" w14:textId="77777777" w:rsidR="00DC1573" w:rsidRDefault="00DC1573">
            <w:pPr>
              <w:spacing w:after="40"/>
              <w:rPr>
                <w:sz w:val="18"/>
                <w:szCs w:val="18"/>
              </w:rPr>
            </w:pPr>
            <w:r>
              <w:rPr>
                <w:sz w:val="18"/>
                <w:szCs w:val="18"/>
              </w:rPr>
              <w:t>Spring Security OAuth2 resource Server (spring-boot-starter-oauth2-resource-server)</w:t>
            </w:r>
          </w:p>
        </w:tc>
        <w:tc>
          <w:tcPr>
            <w:tcW w:w="1600" w:type="dxa"/>
          </w:tcPr>
          <w:p w14:paraId="19468F2C" w14:textId="77777777" w:rsidR="00DC1573" w:rsidRDefault="00DC1573">
            <w:pPr>
              <w:spacing w:after="40"/>
              <w:rPr>
                <w:sz w:val="18"/>
                <w:szCs w:val="18"/>
              </w:rPr>
            </w:pPr>
            <w:r>
              <w:rPr>
                <w:sz w:val="18"/>
                <w:szCs w:val="18"/>
              </w:rPr>
              <w:t>Managed by Spring Boot 4.1.1</w:t>
            </w:r>
          </w:p>
        </w:tc>
        <w:tc>
          <w:tcPr>
            <w:tcW w:w="1500" w:type="dxa"/>
          </w:tcPr>
          <w:p w14:paraId="42EF58D6" w14:textId="77777777" w:rsidR="00380CD2" w:rsidRDefault="00555546">
            <w:pPr>
              <w:spacing w:after="40"/>
              <w:rPr>
                <w:sz w:val="18"/>
                <w:szCs w:val="18"/>
              </w:rPr>
            </w:pPr>
            <w:r>
              <w:rPr>
                <w:sz w:val="18"/>
                <w:szCs w:val="18"/>
              </w:rPr>
              <w:t>Apache 2.0 (Spring, no date b) / free</w:t>
            </w:r>
          </w:p>
        </w:tc>
        <w:tc>
          <w:tcPr>
            <w:tcW w:w="2316" w:type="dxa"/>
          </w:tcPr>
          <w:p w14:paraId="732FD903" w14:textId="77777777" w:rsidR="00DC1573" w:rsidRDefault="00DC1573">
            <w:pPr>
              <w:spacing w:after="40"/>
              <w:rPr>
                <w:sz w:val="18"/>
                <w:szCs w:val="18"/>
              </w:rPr>
            </w:pPr>
            <w:r>
              <w:rPr>
                <w:sz w:val="18"/>
                <w:szCs w:val="18"/>
              </w:rPr>
              <w:t>JWT validation (DEC-010)</w:t>
            </w:r>
          </w:p>
        </w:tc>
      </w:tr>
    </w:tbl>
    <w:p w14:paraId="19D5EB5B" w14:textId="77777777" w:rsidR="00284DEA" w:rsidRDefault="00284DEA">
      <w:pPr>
        <w:spacing w:after="0"/>
      </w:pPr>
    </w:p>
    <w:p w14:paraId="3EB2C8CB" w14:textId="77777777" w:rsidR="00284DEA" w:rsidRDefault="00555546">
      <w:r>
        <w:t xml:space="preserve">Compatibility assumptions: every team member uses JDK 21 and the same Node.js LTS version for the Angular CLI; Spring Boot 4.1.1 supports Java 17 up to Java 26 and needs Maven 3.6.3 or later (Spring, 2026b). Dependency versions are not pinned by hand - the Spring Boot parent manages them, which avoids version conflicts between Spring libraries. Local development currently uses PostgreSQL 18.4 while </w:t>
      </w:r>
      <w:proofErr w:type="spellStart"/>
      <w:r>
        <w:t>Supabase</w:t>
      </w:r>
      <w:proofErr w:type="spellEnd"/>
      <w:r>
        <w:t xml:space="preserve"> runs PostgreSQL 17, so migrations only use features available in PostgreSQL 17.</w:t>
      </w:r>
    </w:p>
    <w:p w14:paraId="6BCDD934" w14:textId="77777777" w:rsidR="00284DEA" w:rsidRDefault="00555546">
      <w:pPr>
        <w:pStyle w:val="Heading3"/>
      </w:pPr>
      <w:bookmarkStart w:id="52" w:name="_Toc243252227"/>
      <w:r>
        <w:t>Technology decision matrix</w:t>
      </w:r>
      <w:bookmarkEnd w:id="52"/>
    </w:p>
    <w:p w14:paraId="53128857" w14:textId="77777777" w:rsidR="00284DEA" w:rsidRDefault="00555546">
      <w:r>
        <w:t xml:space="preserve">Each option was scored 1 (poor) to 5 (strong) by the team against the Master Brief's technology criteria (Section 18.1), plus two criteria taken from our ASRs: transaction </w:t>
      </w:r>
      <w:r>
        <w:lastRenderedPageBreak/>
        <w:t>management (ASR-002, ASR-003) and database schema management (DEC-008). Weights reflect our constraints: requirement fit and team capability matter most because of the short schedule. Team capability scores reflect that the team has used Java but not Spring Boot or Angular, and has C#/ASP.NET and JavaScript/Node.js experience but has not used React (A-03). The two ASR criteria and the corrected Angular + Spring Boot team capability score were added in v3.0 (CR-013); the original weights were scaled to 80% to make room for them.</w:t>
      </w:r>
    </w:p>
    <w:tbl>
      <w:tblPr>
        <w:tblStyle w:val="TableGrid"/>
        <w:tblW w:w="9016" w:type="dxa"/>
        <w:tblLayout w:type="fixed"/>
        <w:tblLook w:val="04A0" w:firstRow="1" w:lastRow="0" w:firstColumn="1" w:lastColumn="0" w:noHBand="0" w:noVBand="1"/>
      </w:tblPr>
      <w:tblGrid>
        <w:gridCol w:w="2016"/>
        <w:gridCol w:w="1750"/>
        <w:gridCol w:w="1750"/>
        <w:gridCol w:w="1750"/>
        <w:gridCol w:w="1750"/>
      </w:tblGrid>
      <w:tr w:rsidR="00284DEA" w14:paraId="5F4ABF70" w14:textId="77777777">
        <w:trPr>
          <w:cantSplit/>
          <w:tblHeader/>
        </w:trPr>
        <w:tc>
          <w:tcPr>
            <w:tcW w:w="2016" w:type="dxa"/>
            <w:shd w:val="clear" w:color="auto" w:fill="002060"/>
          </w:tcPr>
          <w:p w14:paraId="0905538A" w14:textId="77777777" w:rsidR="00284DEA" w:rsidRDefault="00555546">
            <w:pPr>
              <w:spacing w:after="40"/>
              <w:rPr>
                <w:sz w:val="18"/>
                <w:szCs w:val="18"/>
              </w:rPr>
            </w:pPr>
            <w:r>
              <w:rPr>
                <w:b/>
                <w:bCs/>
                <w:color w:val="FFFFFF"/>
                <w:sz w:val="18"/>
                <w:szCs w:val="18"/>
              </w:rPr>
              <w:t>Criterion (weight)</w:t>
            </w:r>
          </w:p>
        </w:tc>
        <w:tc>
          <w:tcPr>
            <w:tcW w:w="1750" w:type="dxa"/>
            <w:shd w:val="clear" w:color="auto" w:fill="002060"/>
          </w:tcPr>
          <w:p w14:paraId="2C62981F" w14:textId="77777777" w:rsidR="00284DEA" w:rsidRDefault="00555546">
            <w:pPr>
              <w:spacing w:after="40"/>
              <w:rPr>
                <w:sz w:val="18"/>
                <w:szCs w:val="18"/>
              </w:rPr>
            </w:pPr>
            <w:r>
              <w:rPr>
                <w:b/>
                <w:bCs/>
                <w:color w:val="FFFFFF"/>
                <w:sz w:val="18"/>
                <w:szCs w:val="18"/>
              </w:rPr>
              <w:t>Angular + Spring Boot + PostgreSQL</w:t>
            </w:r>
          </w:p>
        </w:tc>
        <w:tc>
          <w:tcPr>
            <w:tcW w:w="1750" w:type="dxa"/>
            <w:shd w:val="clear" w:color="auto" w:fill="002060"/>
          </w:tcPr>
          <w:p w14:paraId="5D729F92" w14:textId="77777777" w:rsidR="00284DEA" w:rsidRDefault="00555546">
            <w:pPr>
              <w:spacing w:after="40"/>
              <w:rPr>
                <w:sz w:val="18"/>
                <w:szCs w:val="18"/>
              </w:rPr>
            </w:pPr>
            <w:r>
              <w:rPr>
                <w:b/>
                <w:bCs/>
                <w:color w:val="FFFFFF"/>
                <w:sz w:val="18"/>
                <w:szCs w:val="18"/>
              </w:rPr>
              <w:t>React + Node.js/Express + PostgreSQL</w:t>
            </w:r>
          </w:p>
        </w:tc>
        <w:tc>
          <w:tcPr>
            <w:tcW w:w="1750" w:type="dxa"/>
            <w:shd w:val="clear" w:color="auto" w:fill="002060"/>
          </w:tcPr>
          <w:p w14:paraId="11609ABB" w14:textId="77777777" w:rsidR="00284DEA" w:rsidRDefault="00555546">
            <w:pPr>
              <w:spacing w:after="40"/>
              <w:rPr>
                <w:sz w:val="18"/>
                <w:szCs w:val="18"/>
              </w:rPr>
            </w:pPr>
            <w:r>
              <w:rPr>
                <w:b/>
                <w:bCs/>
                <w:color w:val="FFFFFF"/>
                <w:sz w:val="18"/>
                <w:szCs w:val="18"/>
              </w:rPr>
              <w:t>React + ASP.NET Core + PostgreSQL</w:t>
            </w:r>
          </w:p>
        </w:tc>
        <w:tc>
          <w:tcPr>
            <w:tcW w:w="1750" w:type="dxa"/>
            <w:shd w:val="clear" w:color="auto" w:fill="002060"/>
          </w:tcPr>
          <w:p w14:paraId="421CA09F" w14:textId="77777777" w:rsidR="00284DEA" w:rsidRDefault="00555546">
            <w:pPr>
              <w:spacing w:after="40"/>
              <w:rPr>
                <w:sz w:val="18"/>
                <w:szCs w:val="18"/>
              </w:rPr>
            </w:pPr>
            <w:r>
              <w:rPr>
                <w:b/>
                <w:bCs/>
                <w:color w:val="FFFFFF"/>
                <w:sz w:val="18"/>
                <w:szCs w:val="18"/>
              </w:rPr>
              <w:t>React + Django + PostgreSQL</w:t>
            </w:r>
          </w:p>
        </w:tc>
      </w:tr>
      <w:tr w:rsidR="00284DEA" w14:paraId="6BDE5F17" w14:textId="77777777">
        <w:trPr>
          <w:cantSplit/>
        </w:trPr>
        <w:tc>
          <w:tcPr>
            <w:tcW w:w="2016" w:type="dxa"/>
          </w:tcPr>
          <w:p w14:paraId="519F170F" w14:textId="77777777" w:rsidR="00284DEA" w:rsidRDefault="00555546">
            <w:pPr>
              <w:spacing w:after="40"/>
              <w:rPr>
                <w:sz w:val="18"/>
                <w:szCs w:val="18"/>
              </w:rPr>
            </w:pPr>
            <w:r>
              <w:rPr>
                <w:sz w:val="18"/>
                <w:szCs w:val="18"/>
              </w:rPr>
              <w:t>Requirement / ASR fit (20%)</w:t>
            </w:r>
          </w:p>
        </w:tc>
        <w:tc>
          <w:tcPr>
            <w:tcW w:w="1750" w:type="dxa"/>
          </w:tcPr>
          <w:p w14:paraId="5F447F73" w14:textId="77777777" w:rsidR="00284DEA" w:rsidRDefault="00555546">
            <w:pPr>
              <w:spacing w:after="40"/>
              <w:rPr>
                <w:sz w:val="18"/>
                <w:szCs w:val="18"/>
              </w:rPr>
            </w:pPr>
            <w:r>
              <w:rPr>
                <w:sz w:val="18"/>
                <w:szCs w:val="18"/>
              </w:rPr>
              <w:t>5 - Spring Security RBAC and method-level role checks</w:t>
            </w:r>
          </w:p>
        </w:tc>
        <w:tc>
          <w:tcPr>
            <w:tcW w:w="1750" w:type="dxa"/>
          </w:tcPr>
          <w:p w14:paraId="61DA5949" w14:textId="77777777" w:rsidR="00284DEA" w:rsidRDefault="00555546">
            <w:pPr>
              <w:spacing w:after="40"/>
              <w:rPr>
                <w:sz w:val="18"/>
                <w:szCs w:val="18"/>
              </w:rPr>
            </w:pPr>
            <w:r>
              <w:rPr>
                <w:sz w:val="18"/>
                <w:szCs w:val="18"/>
              </w:rPr>
              <w:t>4 - possible, but RBAC assembled from several libraries</w:t>
            </w:r>
          </w:p>
        </w:tc>
        <w:tc>
          <w:tcPr>
            <w:tcW w:w="1750" w:type="dxa"/>
          </w:tcPr>
          <w:p w14:paraId="10A01EB0" w14:textId="77777777" w:rsidR="00284DEA" w:rsidRDefault="00555546">
            <w:pPr>
              <w:spacing w:after="40"/>
              <w:rPr>
                <w:sz w:val="18"/>
                <w:szCs w:val="18"/>
              </w:rPr>
            </w:pPr>
            <w:r>
              <w:rPr>
                <w:sz w:val="18"/>
                <w:szCs w:val="18"/>
              </w:rPr>
              <w:t>5 - equivalent built-in features</w:t>
            </w:r>
          </w:p>
        </w:tc>
        <w:tc>
          <w:tcPr>
            <w:tcW w:w="1750" w:type="dxa"/>
          </w:tcPr>
          <w:p w14:paraId="69C5FF41" w14:textId="77777777" w:rsidR="00284DEA" w:rsidRDefault="00555546">
            <w:pPr>
              <w:spacing w:after="40"/>
              <w:rPr>
                <w:sz w:val="18"/>
                <w:szCs w:val="18"/>
              </w:rPr>
            </w:pPr>
            <w:r>
              <w:rPr>
                <w:sz w:val="18"/>
                <w:szCs w:val="18"/>
              </w:rPr>
              <w:t>4 - good ORM and auth, weaker typing</w:t>
            </w:r>
          </w:p>
        </w:tc>
      </w:tr>
      <w:tr w:rsidR="00284DEA" w14:paraId="338FC058" w14:textId="77777777">
        <w:trPr>
          <w:cantSplit/>
        </w:trPr>
        <w:tc>
          <w:tcPr>
            <w:tcW w:w="2016" w:type="dxa"/>
          </w:tcPr>
          <w:p w14:paraId="4CF2E692" w14:textId="77777777" w:rsidR="00284DEA" w:rsidRDefault="00555546">
            <w:pPr>
              <w:spacing w:after="40"/>
              <w:rPr>
                <w:sz w:val="18"/>
                <w:szCs w:val="18"/>
              </w:rPr>
            </w:pPr>
            <w:r>
              <w:rPr>
                <w:sz w:val="18"/>
                <w:szCs w:val="18"/>
              </w:rPr>
              <w:t>Team capability &amp; learning curve (20%)</w:t>
            </w:r>
          </w:p>
        </w:tc>
        <w:tc>
          <w:tcPr>
            <w:tcW w:w="1750" w:type="dxa"/>
          </w:tcPr>
          <w:p w14:paraId="1D845A90" w14:textId="77777777" w:rsidR="00284DEA" w:rsidRDefault="00555546">
            <w:pPr>
              <w:spacing w:after="40"/>
              <w:rPr>
                <w:sz w:val="18"/>
                <w:szCs w:val="18"/>
              </w:rPr>
            </w:pPr>
            <w:r>
              <w:rPr>
                <w:sz w:val="18"/>
                <w:szCs w:val="18"/>
              </w:rPr>
              <w:t>2 - team has used Java, not Spring Boot or Angular</w:t>
            </w:r>
          </w:p>
        </w:tc>
        <w:tc>
          <w:tcPr>
            <w:tcW w:w="1750" w:type="dxa"/>
          </w:tcPr>
          <w:p w14:paraId="799312E3" w14:textId="77777777" w:rsidR="00284DEA" w:rsidRDefault="00555546">
            <w:pPr>
              <w:spacing w:after="40"/>
              <w:rPr>
                <w:sz w:val="18"/>
                <w:szCs w:val="18"/>
              </w:rPr>
            </w:pPr>
            <w:r>
              <w:rPr>
                <w:sz w:val="18"/>
                <w:szCs w:val="18"/>
              </w:rPr>
              <w:t>3 - team has used JavaScript and Node.js, not React</w:t>
            </w:r>
          </w:p>
        </w:tc>
        <w:tc>
          <w:tcPr>
            <w:tcW w:w="1750" w:type="dxa"/>
          </w:tcPr>
          <w:p w14:paraId="1A4880BC" w14:textId="77777777" w:rsidR="00284DEA" w:rsidRDefault="00555546">
            <w:pPr>
              <w:spacing w:after="40"/>
              <w:rPr>
                <w:sz w:val="18"/>
                <w:szCs w:val="18"/>
              </w:rPr>
            </w:pPr>
            <w:r>
              <w:rPr>
                <w:sz w:val="18"/>
                <w:szCs w:val="18"/>
              </w:rPr>
              <w:t>3 - team has used C# / ASP.NET, not React</w:t>
            </w:r>
          </w:p>
        </w:tc>
        <w:tc>
          <w:tcPr>
            <w:tcW w:w="1750" w:type="dxa"/>
          </w:tcPr>
          <w:p w14:paraId="6A7F5FEC" w14:textId="77777777" w:rsidR="00284DEA" w:rsidRDefault="00555546">
            <w:pPr>
              <w:spacing w:after="40"/>
              <w:rPr>
                <w:sz w:val="18"/>
                <w:szCs w:val="18"/>
              </w:rPr>
            </w:pPr>
            <w:r>
              <w:rPr>
                <w:sz w:val="18"/>
                <w:szCs w:val="18"/>
              </w:rPr>
              <w:t>1 - no Python/Django experience</w:t>
            </w:r>
          </w:p>
        </w:tc>
      </w:tr>
      <w:tr w:rsidR="00284DEA" w14:paraId="14107C92" w14:textId="77777777">
        <w:trPr>
          <w:cantSplit/>
        </w:trPr>
        <w:tc>
          <w:tcPr>
            <w:tcW w:w="2016" w:type="dxa"/>
          </w:tcPr>
          <w:p w14:paraId="2CD2C11E" w14:textId="77777777" w:rsidR="00284DEA" w:rsidRDefault="00555546">
            <w:pPr>
              <w:spacing w:after="40"/>
              <w:rPr>
                <w:sz w:val="18"/>
                <w:szCs w:val="18"/>
              </w:rPr>
            </w:pPr>
            <w:r>
              <w:rPr>
                <w:sz w:val="18"/>
                <w:szCs w:val="18"/>
              </w:rPr>
              <w:t>Security ecosystem &amp; maturity (12%)</w:t>
            </w:r>
          </w:p>
        </w:tc>
        <w:tc>
          <w:tcPr>
            <w:tcW w:w="1750" w:type="dxa"/>
          </w:tcPr>
          <w:p w14:paraId="2C476AE0" w14:textId="77777777" w:rsidR="00284DEA" w:rsidRDefault="00555546">
            <w:pPr>
              <w:spacing w:after="40"/>
              <w:rPr>
                <w:sz w:val="18"/>
                <w:szCs w:val="18"/>
              </w:rPr>
            </w:pPr>
            <w:r>
              <w:rPr>
                <w:sz w:val="18"/>
                <w:szCs w:val="18"/>
              </w:rPr>
              <w:t>5</w:t>
            </w:r>
          </w:p>
        </w:tc>
        <w:tc>
          <w:tcPr>
            <w:tcW w:w="1750" w:type="dxa"/>
          </w:tcPr>
          <w:p w14:paraId="4ADBD815" w14:textId="77777777" w:rsidR="00284DEA" w:rsidRDefault="00555546">
            <w:pPr>
              <w:spacing w:after="40"/>
              <w:rPr>
                <w:sz w:val="18"/>
                <w:szCs w:val="18"/>
              </w:rPr>
            </w:pPr>
            <w:r>
              <w:rPr>
                <w:sz w:val="18"/>
                <w:szCs w:val="18"/>
              </w:rPr>
              <w:t>3</w:t>
            </w:r>
          </w:p>
        </w:tc>
        <w:tc>
          <w:tcPr>
            <w:tcW w:w="1750" w:type="dxa"/>
          </w:tcPr>
          <w:p w14:paraId="6EFD8D1F" w14:textId="77777777" w:rsidR="00284DEA" w:rsidRDefault="00555546">
            <w:pPr>
              <w:spacing w:after="40"/>
              <w:rPr>
                <w:sz w:val="18"/>
                <w:szCs w:val="18"/>
              </w:rPr>
            </w:pPr>
            <w:r>
              <w:rPr>
                <w:sz w:val="18"/>
                <w:szCs w:val="18"/>
              </w:rPr>
              <w:t>5</w:t>
            </w:r>
          </w:p>
        </w:tc>
        <w:tc>
          <w:tcPr>
            <w:tcW w:w="1750" w:type="dxa"/>
          </w:tcPr>
          <w:p w14:paraId="101BC2E5" w14:textId="77777777" w:rsidR="00284DEA" w:rsidRDefault="00555546">
            <w:pPr>
              <w:spacing w:after="40"/>
              <w:rPr>
                <w:sz w:val="18"/>
                <w:szCs w:val="18"/>
              </w:rPr>
            </w:pPr>
            <w:r>
              <w:rPr>
                <w:sz w:val="18"/>
                <w:szCs w:val="18"/>
              </w:rPr>
              <w:t>4</w:t>
            </w:r>
          </w:p>
        </w:tc>
      </w:tr>
      <w:tr w:rsidR="00284DEA" w14:paraId="24EC529F" w14:textId="77777777">
        <w:trPr>
          <w:cantSplit/>
        </w:trPr>
        <w:tc>
          <w:tcPr>
            <w:tcW w:w="2016" w:type="dxa"/>
          </w:tcPr>
          <w:p w14:paraId="5787BB6A" w14:textId="77777777" w:rsidR="00284DEA" w:rsidRDefault="00555546">
            <w:pPr>
              <w:spacing w:after="40"/>
              <w:rPr>
                <w:sz w:val="18"/>
                <w:szCs w:val="18"/>
              </w:rPr>
            </w:pPr>
            <w:r>
              <w:rPr>
                <w:sz w:val="18"/>
                <w:szCs w:val="18"/>
              </w:rPr>
              <w:t>Maintainability, testing &amp; tooling (12%)</w:t>
            </w:r>
          </w:p>
        </w:tc>
        <w:tc>
          <w:tcPr>
            <w:tcW w:w="1750" w:type="dxa"/>
          </w:tcPr>
          <w:p w14:paraId="0D2DAB33" w14:textId="77777777" w:rsidR="00284DEA" w:rsidRDefault="00555546">
            <w:pPr>
              <w:spacing w:after="40"/>
              <w:rPr>
                <w:sz w:val="18"/>
                <w:szCs w:val="18"/>
              </w:rPr>
            </w:pPr>
            <w:r>
              <w:rPr>
                <w:sz w:val="18"/>
                <w:szCs w:val="18"/>
              </w:rPr>
              <w:t>4 - strong typing both sides, but Angular/Lombok add boilerplate</w:t>
            </w:r>
          </w:p>
        </w:tc>
        <w:tc>
          <w:tcPr>
            <w:tcW w:w="1750" w:type="dxa"/>
          </w:tcPr>
          <w:p w14:paraId="2C0D8744" w14:textId="77777777" w:rsidR="00284DEA" w:rsidRDefault="00555546">
            <w:pPr>
              <w:spacing w:after="40"/>
              <w:rPr>
                <w:sz w:val="18"/>
                <w:szCs w:val="18"/>
              </w:rPr>
            </w:pPr>
            <w:r>
              <w:rPr>
                <w:sz w:val="18"/>
                <w:szCs w:val="18"/>
              </w:rPr>
              <w:t>3</w:t>
            </w:r>
          </w:p>
        </w:tc>
        <w:tc>
          <w:tcPr>
            <w:tcW w:w="1750" w:type="dxa"/>
          </w:tcPr>
          <w:p w14:paraId="1E0AF6F9" w14:textId="77777777" w:rsidR="00284DEA" w:rsidRDefault="00555546">
            <w:pPr>
              <w:spacing w:after="40"/>
              <w:rPr>
                <w:sz w:val="18"/>
                <w:szCs w:val="18"/>
              </w:rPr>
            </w:pPr>
            <w:r>
              <w:rPr>
                <w:sz w:val="18"/>
                <w:szCs w:val="18"/>
              </w:rPr>
              <w:t>4</w:t>
            </w:r>
          </w:p>
        </w:tc>
        <w:tc>
          <w:tcPr>
            <w:tcW w:w="1750" w:type="dxa"/>
          </w:tcPr>
          <w:p w14:paraId="25B17BEF" w14:textId="77777777" w:rsidR="00284DEA" w:rsidRDefault="00555546">
            <w:pPr>
              <w:spacing w:after="40"/>
              <w:rPr>
                <w:sz w:val="18"/>
                <w:szCs w:val="18"/>
              </w:rPr>
            </w:pPr>
            <w:r>
              <w:rPr>
                <w:sz w:val="18"/>
                <w:szCs w:val="18"/>
              </w:rPr>
              <w:t>3</w:t>
            </w:r>
          </w:p>
        </w:tc>
      </w:tr>
      <w:tr w:rsidR="00284DEA" w14:paraId="2B755B54" w14:textId="77777777">
        <w:trPr>
          <w:cantSplit/>
        </w:trPr>
        <w:tc>
          <w:tcPr>
            <w:tcW w:w="2016" w:type="dxa"/>
          </w:tcPr>
          <w:p w14:paraId="192A6C97" w14:textId="77777777" w:rsidR="00284DEA" w:rsidRDefault="00555546">
            <w:pPr>
              <w:spacing w:after="40"/>
              <w:rPr>
                <w:sz w:val="18"/>
                <w:szCs w:val="18"/>
              </w:rPr>
            </w:pPr>
            <w:r>
              <w:rPr>
                <w:sz w:val="18"/>
                <w:szCs w:val="18"/>
              </w:rPr>
              <w:t>Cost / licensing (8%)</w:t>
            </w:r>
          </w:p>
        </w:tc>
        <w:tc>
          <w:tcPr>
            <w:tcW w:w="1750" w:type="dxa"/>
          </w:tcPr>
          <w:p w14:paraId="0B9493A2" w14:textId="77777777" w:rsidR="00284DEA" w:rsidRDefault="00555546">
            <w:pPr>
              <w:spacing w:after="40"/>
              <w:rPr>
                <w:sz w:val="18"/>
                <w:szCs w:val="18"/>
              </w:rPr>
            </w:pPr>
            <w:r>
              <w:rPr>
                <w:sz w:val="18"/>
                <w:szCs w:val="18"/>
              </w:rPr>
              <w:t>5 - all open source</w:t>
            </w:r>
          </w:p>
        </w:tc>
        <w:tc>
          <w:tcPr>
            <w:tcW w:w="1750" w:type="dxa"/>
          </w:tcPr>
          <w:p w14:paraId="5DF058DC" w14:textId="77777777" w:rsidR="00284DEA" w:rsidRDefault="00555546">
            <w:pPr>
              <w:spacing w:after="40"/>
              <w:rPr>
                <w:sz w:val="18"/>
                <w:szCs w:val="18"/>
              </w:rPr>
            </w:pPr>
            <w:r>
              <w:rPr>
                <w:sz w:val="18"/>
                <w:szCs w:val="18"/>
              </w:rPr>
              <w:t>5</w:t>
            </w:r>
          </w:p>
        </w:tc>
        <w:tc>
          <w:tcPr>
            <w:tcW w:w="1750" w:type="dxa"/>
          </w:tcPr>
          <w:p w14:paraId="688DD3CD" w14:textId="77777777" w:rsidR="00284DEA" w:rsidRDefault="00555546">
            <w:pPr>
              <w:spacing w:after="40"/>
              <w:rPr>
                <w:sz w:val="18"/>
                <w:szCs w:val="18"/>
              </w:rPr>
            </w:pPr>
            <w:r>
              <w:rPr>
                <w:sz w:val="18"/>
                <w:szCs w:val="18"/>
              </w:rPr>
              <w:t>5</w:t>
            </w:r>
          </w:p>
        </w:tc>
        <w:tc>
          <w:tcPr>
            <w:tcW w:w="1750" w:type="dxa"/>
          </w:tcPr>
          <w:p w14:paraId="24033E2F" w14:textId="77777777" w:rsidR="00284DEA" w:rsidRDefault="00555546">
            <w:pPr>
              <w:spacing w:after="40"/>
              <w:rPr>
                <w:sz w:val="18"/>
                <w:szCs w:val="18"/>
              </w:rPr>
            </w:pPr>
            <w:r>
              <w:rPr>
                <w:sz w:val="18"/>
                <w:szCs w:val="18"/>
              </w:rPr>
              <w:t>5</w:t>
            </w:r>
          </w:p>
        </w:tc>
      </w:tr>
      <w:tr w:rsidR="00284DEA" w14:paraId="53DE78F8" w14:textId="77777777">
        <w:trPr>
          <w:cantSplit/>
        </w:trPr>
        <w:tc>
          <w:tcPr>
            <w:tcW w:w="2016" w:type="dxa"/>
          </w:tcPr>
          <w:p w14:paraId="503D7F94" w14:textId="77777777" w:rsidR="00284DEA" w:rsidRDefault="00555546">
            <w:pPr>
              <w:spacing w:after="40"/>
              <w:rPr>
                <w:sz w:val="18"/>
                <w:szCs w:val="18"/>
              </w:rPr>
            </w:pPr>
            <w:r>
              <w:rPr>
                <w:sz w:val="18"/>
                <w:szCs w:val="18"/>
              </w:rPr>
              <w:t>Deployment compatibility (8%)</w:t>
            </w:r>
          </w:p>
        </w:tc>
        <w:tc>
          <w:tcPr>
            <w:tcW w:w="1750" w:type="dxa"/>
          </w:tcPr>
          <w:p w14:paraId="62543757" w14:textId="77777777" w:rsidR="00284DEA" w:rsidRDefault="00555546">
            <w:pPr>
              <w:spacing w:after="40"/>
              <w:rPr>
                <w:sz w:val="18"/>
                <w:szCs w:val="18"/>
              </w:rPr>
            </w:pPr>
            <w:r>
              <w:rPr>
                <w:sz w:val="18"/>
                <w:szCs w:val="18"/>
              </w:rPr>
              <w:t>3 - heavier memory use on free hosts</w:t>
            </w:r>
          </w:p>
        </w:tc>
        <w:tc>
          <w:tcPr>
            <w:tcW w:w="1750" w:type="dxa"/>
          </w:tcPr>
          <w:p w14:paraId="53DBF7FF" w14:textId="77777777" w:rsidR="00284DEA" w:rsidRDefault="00555546">
            <w:pPr>
              <w:spacing w:after="40"/>
              <w:rPr>
                <w:sz w:val="18"/>
                <w:szCs w:val="18"/>
              </w:rPr>
            </w:pPr>
            <w:r>
              <w:rPr>
                <w:sz w:val="18"/>
                <w:szCs w:val="18"/>
              </w:rPr>
              <w:t>5 - very light</w:t>
            </w:r>
          </w:p>
        </w:tc>
        <w:tc>
          <w:tcPr>
            <w:tcW w:w="1750" w:type="dxa"/>
          </w:tcPr>
          <w:p w14:paraId="38C5C0FD" w14:textId="77777777" w:rsidR="00284DEA" w:rsidRDefault="00555546">
            <w:pPr>
              <w:spacing w:after="40"/>
              <w:rPr>
                <w:sz w:val="18"/>
                <w:szCs w:val="18"/>
              </w:rPr>
            </w:pPr>
            <w:r>
              <w:rPr>
                <w:sz w:val="18"/>
                <w:szCs w:val="18"/>
              </w:rPr>
              <w:t>4</w:t>
            </w:r>
          </w:p>
        </w:tc>
        <w:tc>
          <w:tcPr>
            <w:tcW w:w="1750" w:type="dxa"/>
          </w:tcPr>
          <w:p w14:paraId="15896B1A" w14:textId="77777777" w:rsidR="00284DEA" w:rsidRDefault="00555546">
            <w:pPr>
              <w:spacing w:after="40"/>
              <w:rPr>
                <w:sz w:val="18"/>
                <w:szCs w:val="18"/>
              </w:rPr>
            </w:pPr>
            <w:r>
              <w:rPr>
                <w:sz w:val="18"/>
                <w:szCs w:val="18"/>
              </w:rPr>
              <w:t>4</w:t>
            </w:r>
          </w:p>
        </w:tc>
      </w:tr>
      <w:tr w:rsidR="009B2676" w14:paraId="36BB0075" w14:textId="77777777">
        <w:trPr>
          <w:cantSplit/>
        </w:trPr>
        <w:tc>
          <w:tcPr>
            <w:tcW w:w="2016" w:type="dxa"/>
          </w:tcPr>
          <w:p w14:paraId="18D3A899" w14:textId="77777777" w:rsidR="009B2676" w:rsidRDefault="00555546">
            <w:pPr>
              <w:spacing w:after="40"/>
            </w:pPr>
            <w:r>
              <w:rPr>
                <w:sz w:val="18"/>
                <w:szCs w:val="18"/>
              </w:rPr>
              <w:t>Transaction management (10%)</w:t>
            </w:r>
          </w:p>
        </w:tc>
        <w:tc>
          <w:tcPr>
            <w:tcW w:w="1750" w:type="dxa"/>
          </w:tcPr>
          <w:p w14:paraId="0AF7BBA5" w14:textId="77777777" w:rsidR="009B2676" w:rsidRDefault="00555546">
            <w:pPr>
              <w:spacing w:after="40"/>
            </w:pPr>
            <w:r>
              <w:rPr>
                <w:sz w:val="18"/>
                <w:szCs w:val="18"/>
              </w:rPr>
              <w:t>5 - declarative @Transactional and row locks (@Lock)</w:t>
            </w:r>
          </w:p>
        </w:tc>
        <w:tc>
          <w:tcPr>
            <w:tcW w:w="1750" w:type="dxa"/>
          </w:tcPr>
          <w:p w14:paraId="5CE6560C" w14:textId="77777777" w:rsidR="009B2676" w:rsidRDefault="00555546">
            <w:pPr>
              <w:spacing w:after="40"/>
            </w:pPr>
            <w:r>
              <w:rPr>
                <w:sz w:val="18"/>
                <w:szCs w:val="18"/>
              </w:rPr>
              <w:t>3 - transactions handled by hand through the chosen ORM</w:t>
            </w:r>
          </w:p>
        </w:tc>
        <w:tc>
          <w:tcPr>
            <w:tcW w:w="1750" w:type="dxa"/>
          </w:tcPr>
          <w:p w14:paraId="0B7FF18A" w14:textId="77777777" w:rsidR="009B2676" w:rsidRDefault="00555546">
            <w:pPr>
              <w:spacing w:after="40"/>
            </w:pPr>
            <w:r>
              <w:rPr>
                <w:sz w:val="18"/>
                <w:szCs w:val="18"/>
              </w:rPr>
              <w:t>4 - EF Core transactions are explicit code; no built-in declarative attribute</w:t>
            </w:r>
          </w:p>
        </w:tc>
        <w:tc>
          <w:tcPr>
            <w:tcW w:w="1750" w:type="dxa"/>
          </w:tcPr>
          <w:p w14:paraId="4661F32E" w14:textId="77777777" w:rsidR="009B2676" w:rsidRDefault="00555546">
            <w:pPr>
              <w:spacing w:after="40"/>
            </w:pPr>
            <w:r>
              <w:rPr>
                <w:sz w:val="18"/>
                <w:szCs w:val="18"/>
              </w:rPr>
              <w:t xml:space="preserve">5 - </w:t>
            </w:r>
            <w:proofErr w:type="spellStart"/>
            <w:r>
              <w:rPr>
                <w:sz w:val="18"/>
                <w:szCs w:val="18"/>
              </w:rPr>
              <w:t>transaction.atomic</w:t>
            </w:r>
            <w:proofErr w:type="spellEnd"/>
          </w:p>
        </w:tc>
      </w:tr>
      <w:tr w:rsidR="009B2676" w14:paraId="055718AA" w14:textId="77777777">
        <w:trPr>
          <w:cantSplit/>
        </w:trPr>
        <w:tc>
          <w:tcPr>
            <w:tcW w:w="2016" w:type="dxa"/>
          </w:tcPr>
          <w:p w14:paraId="3F0D4CB0" w14:textId="77777777" w:rsidR="009B2676" w:rsidRDefault="00555546">
            <w:pPr>
              <w:spacing w:after="40"/>
            </w:pPr>
            <w:r>
              <w:rPr>
                <w:sz w:val="18"/>
                <w:szCs w:val="18"/>
              </w:rPr>
              <w:t>Database schema management (10%)</w:t>
            </w:r>
          </w:p>
        </w:tc>
        <w:tc>
          <w:tcPr>
            <w:tcW w:w="1750" w:type="dxa"/>
          </w:tcPr>
          <w:p w14:paraId="7C43E103" w14:textId="77777777" w:rsidR="009B2676" w:rsidRDefault="00555546">
            <w:pPr>
              <w:spacing w:after="40"/>
            </w:pPr>
            <w:r>
              <w:rPr>
                <w:sz w:val="18"/>
                <w:szCs w:val="18"/>
              </w:rPr>
              <w:t>5 - Flyway: versioned plain-SQL migrations run automatically on start-up; suits triggers, roles and functions</w:t>
            </w:r>
          </w:p>
        </w:tc>
        <w:tc>
          <w:tcPr>
            <w:tcW w:w="1750" w:type="dxa"/>
          </w:tcPr>
          <w:p w14:paraId="531C3191" w14:textId="77777777" w:rsidR="009B2676" w:rsidRDefault="00555546">
            <w:pPr>
              <w:spacing w:after="40"/>
            </w:pPr>
            <w:r>
              <w:rPr>
                <w:sz w:val="18"/>
                <w:szCs w:val="18"/>
              </w:rPr>
              <w:t>3 - migrations from a separate library (e.g. Knex or Prisma), set up by hand</w:t>
            </w:r>
          </w:p>
        </w:tc>
        <w:tc>
          <w:tcPr>
            <w:tcW w:w="1750" w:type="dxa"/>
          </w:tcPr>
          <w:p w14:paraId="7BA65CB7" w14:textId="77777777" w:rsidR="009B2676" w:rsidRDefault="00555546">
            <w:pPr>
              <w:spacing w:after="40"/>
            </w:pPr>
            <w:r>
              <w:rPr>
                <w:sz w:val="18"/>
                <w:szCs w:val="18"/>
              </w:rPr>
              <w:t>4 - EF Core code-first migrations; raw SQL possible but less direct</w:t>
            </w:r>
          </w:p>
        </w:tc>
        <w:tc>
          <w:tcPr>
            <w:tcW w:w="1750" w:type="dxa"/>
          </w:tcPr>
          <w:p w14:paraId="383FDEE7" w14:textId="77777777" w:rsidR="009B2676" w:rsidRDefault="00555546">
            <w:pPr>
              <w:spacing w:after="40"/>
            </w:pPr>
            <w:r>
              <w:rPr>
                <w:sz w:val="18"/>
                <w:szCs w:val="18"/>
              </w:rPr>
              <w:t>5 - built-in migrations</w:t>
            </w:r>
          </w:p>
        </w:tc>
      </w:tr>
      <w:tr w:rsidR="00284DEA" w14:paraId="5915D5E4" w14:textId="77777777">
        <w:trPr>
          <w:cantSplit/>
        </w:trPr>
        <w:tc>
          <w:tcPr>
            <w:tcW w:w="2016" w:type="dxa"/>
          </w:tcPr>
          <w:p w14:paraId="7959F5F0" w14:textId="77777777" w:rsidR="00284DEA" w:rsidRDefault="00555546">
            <w:pPr>
              <w:spacing w:after="40"/>
              <w:rPr>
                <w:sz w:val="18"/>
                <w:szCs w:val="18"/>
              </w:rPr>
            </w:pPr>
            <w:r>
              <w:rPr>
                <w:b/>
                <w:bCs/>
                <w:sz w:val="18"/>
                <w:szCs w:val="18"/>
              </w:rPr>
              <w:t>Weighted score (out of 5)</w:t>
            </w:r>
          </w:p>
        </w:tc>
        <w:tc>
          <w:tcPr>
            <w:tcW w:w="1750" w:type="dxa"/>
          </w:tcPr>
          <w:p w14:paraId="0B3D03A2" w14:textId="77777777" w:rsidR="00284DEA" w:rsidRDefault="00555546">
            <w:pPr>
              <w:spacing w:after="40"/>
              <w:rPr>
                <w:sz w:val="18"/>
                <w:szCs w:val="18"/>
              </w:rPr>
            </w:pPr>
            <w:r>
              <w:rPr>
                <w:b/>
                <w:bCs/>
                <w:sz w:val="18"/>
                <w:szCs w:val="18"/>
              </w:rPr>
              <w:t>4.12</w:t>
            </w:r>
          </w:p>
        </w:tc>
        <w:tc>
          <w:tcPr>
            <w:tcW w:w="1750" w:type="dxa"/>
          </w:tcPr>
          <w:p w14:paraId="3EC112AD" w14:textId="77777777" w:rsidR="00284DEA" w:rsidRDefault="00555546">
            <w:pPr>
              <w:spacing w:after="40"/>
              <w:rPr>
                <w:sz w:val="18"/>
                <w:szCs w:val="18"/>
              </w:rPr>
            </w:pPr>
            <w:r>
              <w:rPr>
                <w:b/>
                <w:bCs/>
                <w:sz w:val="18"/>
                <w:szCs w:val="18"/>
              </w:rPr>
              <w:t>3.52</w:t>
            </w:r>
          </w:p>
        </w:tc>
        <w:tc>
          <w:tcPr>
            <w:tcW w:w="1750" w:type="dxa"/>
          </w:tcPr>
          <w:p w14:paraId="0FF652DD" w14:textId="77777777" w:rsidR="00284DEA" w:rsidRDefault="00555546">
            <w:pPr>
              <w:spacing w:after="40"/>
              <w:rPr>
                <w:sz w:val="18"/>
                <w:szCs w:val="18"/>
              </w:rPr>
            </w:pPr>
            <w:r>
              <w:rPr>
                <w:b/>
                <w:bCs/>
                <w:sz w:val="18"/>
                <w:szCs w:val="18"/>
              </w:rPr>
              <w:t>4.20</w:t>
            </w:r>
          </w:p>
        </w:tc>
        <w:tc>
          <w:tcPr>
            <w:tcW w:w="1750" w:type="dxa"/>
          </w:tcPr>
          <w:p w14:paraId="77D59DDB" w14:textId="77777777" w:rsidR="00284DEA" w:rsidRDefault="00555546">
            <w:pPr>
              <w:spacing w:after="40"/>
              <w:rPr>
                <w:sz w:val="18"/>
                <w:szCs w:val="18"/>
              </w:rPr>
            </w:pPr>
            <w:r>
              <w:rPr>
                <w:b/>
                <w:bCs/>
                <w:sz w:val="18"/>
                <w:szCs w:val="18"/>
              </w:rPr>
              <w:t>3.56</w:t>
            </w:r>
          </w:p>
        </w:tc>
      </w:tr>
    </w:tbl>
    <w:p w14:paraId="35BB6512" w14:textId="77777777" w:rsidR="00284DEA" w:rsidRDefault="00284DEA">
      <w:pPr>
        <w:spacing w:after="0"/>
      </w:pPr>
    </w:p>
    <w:tbl>
      <w:tblPr>
        <w:tblStyle w:val="TableGrid"/>
        <w:tblW w:w="9016" w:type="dxa"/>
        <w:tblLayout w:type="fixed"/>
        <w:tblLook w:val="04A0" w:firstRow="1" w:lastRow="0" w:firstColumn="1" w:lastColumn="0" w:noHBand="0" w:noVBand="1"/>
      </w:tblPr>
      <w:tblGrid>
        <w:gridCol w:w="1900"/>
        <w:gridCol w:w="7116"/>
      </w:tblGrid>
      <w:tr w:rsidR="00284DEA" w14:paraId="1F685003" w14:textId="77777777">
        <w:trPr>
          <w:cantSplit/>
        </w:trPr>
        <w:tc>
          <w:tcPr>
            <w:tcW w:w="9016" w:type="dxa"/>
            <w:gridSpan w:val="2"/>
            <w:shd w:val="clear" w:color="auto" w:fill="002060"/>
          </w:tcPr>
          <w:p w14:paraId="712123D3" w14:textId="77777777" w:rsidR="00284DEA" w:rsidRDefault="00555546">
            <w:pPr>
              <w:spacing w:after="40"/>
              <w:rPr>
                <w:sz w:val="20"/>
                <w:szCs w:val="20"/>
              </w:rPr>
            </w:pPr>
            <w:r>
              <w:rPr>
                <w:b/>
                <w:bCs/>
                <w:color w:val="FFFFFF"/>
                <w:sz w:val="20"/>
                <w:szCs w:val="20"/>
              </w:rPr>
              <w:t>DEC-004 - Technology stack: Angular, Java 21 + Spring Boot 4.1.1, PostgreSQL</w:t>
            </w:r>
          </w:p>
        </w:tc>
      </w:tr>
      <w:tr w:rsidR="00284DEA" w14:paraId="6AD0FAF3" w14:textId="77777777">
        <w:trPr>
          <w:cantSplit/>
        </w:trPr>
        <w:tc>
          <w:tcPr>
            <w:tcW w:w="1900" w:type="dxa"/>
            <w:shd w:val="clear" w:color="auto" w:fill="DCE3F0"/>
          </w:tcPr>
          <w:p w14:paraId="7FD24E64" w14:textId="77777777" w:rsidR="00284DEA" w:rsidRDefault="00555546">
            <w:pPr>
              <w:spacing w:after="40"/>
              <w:rPr>
                <w:sz w:val="18"/>
                <w:szCs w:val="18"/>
              </w:rPr>
            </w:pPr>
            <w:r>
              <w:rPr>
                <w:b/>
                <w:bCs/>
                <w:sz w:val="18"/>
                <w:szCs w:val="18"/>
              </w:rPr>
              <w:t>Status / Date / Owner</w:t>
            </w:r>
          </w:p>
        </w:tc>
        <w:tc>
          <w:tcPr>
            <w:tcW w:w="7116" w:type="dxa"/>
          </w:tcPr>
          <w:p w14:paraId="42164139" w14:textId="77777777" w:rsidR="00284DEA" w:rsidRDefault="00555546">
            <w:pPr>
              <w:spacing w:after="40"/>
              <w:rPr>
                <w:sz w:val="18"/>
                <w:szCs w:val="18"/>
              </w:rPr>
            </w:pPr>
            <w:r>
              <w:rPr>
                <w:sz w:val="18"/>
                <w:szCs w:val="18"/>
              </w:rPr>
              <w:t>Accepted - M2 baseline / 30/09/2026 / Team</w:t>
            </w:r>
          </w:p>
        </w:tc>
      </w:tr>
      <w:tr w:rsidR="00284DEA" w14:paraId="69A5D14E" w14:textId="77777777">
        <w:trPr>
          <w:cantSplit/>
        </w:trPr>
        <w:tc>
          <w:tcPr>
            <w:tcW w:w="1900" w:type="dxa"/>
            <w:shd w:val="clear" w:color="auto" w:fill="DCE3F0"/>
          </w:tcPr>
          <w:p w14:paraId="6E3834E9" w14:textId="77777777" w:rsidR="00284DEA" w:rsidRDefault="00555546">
            <w:pPr>
              <w:spacing w:after="40"/>
              <w:rPr>
                <w:sz w:val="18"/>
                <w:szCs w:val="18"/>
              </w:rPr>
            </w:pPr>
            <w:r>
              <w:rPr>
                <w:b/>
                <w:bCs/>
                <w:sz w:val="18"/>
                <w:szCs w:val="18"/>
              </w:rPr>
              <w:t>Context</w:t>
            </w:r>
          </w:p>
        </w:tc>
        <w:tc>
          <w:tcPr>
            <w:tcW w:w="7116" w:type="dxa"/>
          </w:tcPr>
          <w:p w14:paraId="7D52B990" w14:textId="77777777" w:rsidR="00284DEA" w:rsidRDefault="00555546">
            <w:pPr>
              <w:spacing w:after="40"/>
              <w:rPr>
                <w:sz w:val="18"/>
                <w:szCs w:val="18"/>
              </w:rPr>
            </w:pPr>
            <w:r>
              <w:rPr>
                <w:sz w:val="18"/>
                <w:szCs w:val="18"/>
              </w:rPr>
              <w:t>The architecture (ARC-01 to ARC-03) needs a front-end framework, a back-end runtime and framework, a database and build/migration tooling. No stack is prescribed; the choice must be justified against the requirements, ASRs and constraints (Master Brief, Section 18.1).</w:t>
            </w:r>
          </w:p>
        </w:tc>
      </w:tr>
      <w:tr w:rsidR="00284DEA" w14:paraId="78EC4A27" w14:textId="77777777">
        <w:trPr>
          <w:cantSplit/>
        </w:trPr>
        <w:tc>
          <w:tcPr>
            <w:tcW w:w="1900" w:type="dxa"/>
            <w:shd w:val="clear" w:color="auto" w:fill="DCE3F0"/>
          </w:tcPr>
          <w:p w14:paraId="195B9141" w14:textId="77777777" w:rsidR="00284DEA" w:rsidRDefault="00555546">
            <w:pPr>
              <w:spacing w:after="40"/>
              <w:rPr>
                <w:sz w:val="18"/>
                <w:szCs w:val="18"/>
              </w:rPr>
            </w:pPr>
            <w:r>
              <w:rPr>
                <w:b/>
                <w:bCs/>
                <w:sz w:val="18"/>
                <w:szCs w:val="18"/>
              </w:rPr>
              <w:t>Constraints</w:t>
            </w:r>
          </w:p>
        </w:tc>
        <w:tc>
          <w:tcPr>
            <w:tcW w:w="7116" w:type="dxa"/>
          </w:tcPr>
          <w:p w14:paraId="68E01E03" w14:textId="77777777" w:rsidR="00284DEA" w:rsidRDefault="00555546">
            <w:pPr>
              <w:spacing w:after="40"/>
              <w:rPr>
                <w:sz w:val="18"/>
                <w:szCs w:val="18"/>
              </w:rPr>
            </w:pPr>
            <w:r>
              <w:rPr>
                <w:sz w:val="18"/>
                <w:szCs w:val="18"/>
              </w:rPr>
              <w:t>Time (under 3 weeks to final delivery), Team capability (3 students), Cost (free/open source only), Security (POPIA personal data).</w:t>
            </w:r>
          </w:p>
        </w:tc>
      </w:tr>
      <w:tr w:rsidR="00284DEA" w14:paraId="5B27491B" w14:textId="77777777">
        <w:trPr>
          <w:cantSplit/>
        </w:trPr>
        <w:tc>
          <w:tcPr>
            <w:tcW w:w="1900" w:type="dxa"/>
            <w:shd w:val="clear" w:color="auto" w:fill="DCE3F0"/>
          </w:tcPr>
          <w:p w14:paraId="1BE5BE0B" w14:textId="77777777" w:rsidR="00284DEA" w:rsidRDefault="00555546">
            <w:pPr>
              <w:spacing w:after="40"/>
              <w:rPr>
                <w:sz w:val="18"/>
                <w:szCs w:val="18"/>
              </w:rPr>
            </w:pPr>
            <w:r>
              <w:rPr>
                <w:b/>
                <w:bCs/>
                <w:sz w:val="18"/>
                <w:szCs w:val="18"/>
              </w:rPr>
              <w:t>Alternatives</w:t>
            </w:r>
          </w:p>
        </w:tc>
        <w:tc>
          <w:tcPr>
            <w:tcW w:w="7116" w:type="dxa"/>
          </w:tcPr>
          <w:p w14:paraId="57B879D8" w14:textId="77777777" w:rsidR="00284DEA" w:rsidRDefault="00555546">
            <w:pPr>
              <w:spacing w:after="40"/>
              <w:rPr>
                <w:sz w:val="18"/>
                <w:szCs w:val="18"/>
              </w:rPr>
            </w:pPr>
            <w:r>
              <w:rPr>
                <w:sz w:val="18"/>
                <w:szCs w:val="18"/>
              </w:rPr>
              <w:t>React + Node.js/Express; React + ASP.NET Core; React + Django (see decision matrix above).</w:t>
            </w:r>
          </w:p>
        </w:tc>
      </w:tr>
      <w:tr w:rsidR="00284DEA" w14:paraId="0D0C115F" w14:textId="77777777">
        <w:trPr>
          <w:cantSplit/>
        </w:trPr>
        <w:tc>
          <w:tcPr>
            <w:tcW w:w="1900" w:type="dxa"/>
            <w:shd w:val="clear" w:color="auto" w:fill="DCE3F0"/>
          </w:tcPr>
          <w:p w14:paraId="0D2C7165" w14:textId="77777777" w:rsidR="00284DEA" w:rsidRDefault="00555546">
            <w:pPr>
              <w:spacing w:after="40"/>
              <w:rPr>
                <w:sz w:val="18"/>
                <w:szCs w:val="18"/>
              </w:rPr>
            </w:pPr>
            <w:r>
              <w:rPr>
                <w:b/>
                <w:bCs/>
                <w:sz w:val="18"/>
                <w:szCs w:val="18"/>
              </w:rPr>
              <w:lastRenderedPageBreak/>
              <w:t>Decision</w:t>
            </w:r>
          </w:p>
        </w:tc>
        <w:tc>
          <w:tcPr>
            <w:tcW w:w="7116" w:type="dxa"/>
          </w:tcPr>
          <w:p w14:paraId="7D06E855" w14:textId="77777777" w:rsidR="00284DEA" w:rsidRDefault="00555546">
            <w:pPr>
              <w:spacing w:after="40"/>
              <w:rPr>
                <w:sz w:val="18"/>
                <w:szCs w:val="18"/>
              </w:rPr>
            </w:pPr>
            <w:r>
              <w:rPr>
                <w:sz w:val="18"/>
                <w:szCs w:val="18"/>
              </w:rPr>
              <w:t xml:space="preserve">Angular front end; Java 21 with Spring Boot 4.1.1 back end (Spring Web, Spring Data JPA, Lombok, PostgreSQL driver, Flyway, and Spring Security and Bean Validation to be added); PostgreSQL on </w:t>
            </w:r>
            <w:proofErr w:type="spellStart"/>
            <w:r>
              <w:rPr>
                <w:sz w:val="18"/>
                <w:szCs w:val="18"/>
              </w:rPr>
              <w:t>Supabase</w:t>
            </w:r>
            <w:proofErr w:type="spellEnd"/>
            <w:r>
              <w:rPr>
                <w:sz w:val="18"/>
                <w:szCs w:val="18"/>
              </w:rPr>
              <w:t xml:space="preserve">; Maven build packaged as a jar with </w:t>
            </w:r>
            <w:proofErr w:type="spellStart"/>
            <w:r>
              <w:rPr>
                <w:sz w:val="18"/>
                <w:szCs w:val="18"/>
              </w:rPr>
              <w:t>application.properties</w:t>
            </w:r>
            <w:proofErr w:type="spellEnd"/>
            <w:r>
              <w:rPr>
                <w:sz w:val="18"/>
                <w:szCs w:val="18"/>
              </w:rPr>
              <w:t xml:space="preserve"> configuration.</w:t>
            </w:r>
          </w:p>
        </w:tc>
      </w:tr>
      <w:tr w:rsidR="00284DEA" w14:paraId="1F49CE09" w14:textId="77777777">
        <w:trPr>
          <w:cantSplit/>
        </w:trPr>
        <w:tc>
          <w:tcPr>
            <w:tcW w:w="1900" w:type="dxa"/>
            <w:shd w:val="clear" w:color="auto" w:fill="DCE3F0"/>
          </w:tcPr>
          <w:p w14:paraId="2303332B" w14:textId="77777777" w:rsidR="00284DEA" w:rsidRDefault="00555546">
            <w:pPr>
              <w:spacing w:after="40"/>
              <w:rPr>
                <w:sz w:val="18"/>
                <w:szCs w:val="18"/>
              </w:rPr>
            </w:pPr>
            <w:r>
              <w:rPr>
                <w:b/>
                <w:bCs/>
                <w:sz w:val="18"/>
                <w:szCs w:val="18"/>
              </w:rPr>
              <w:t>Rationale</w:t>
            </w:r>
          </w:p>
        </w:tc>
        <w:tc>
          <w:tcPr>
            <w:tcW w:w="7116" w:type="dxa"/>
          </w:tcPr>
          <w:p w14:paraId="4CCEC14D" w14:textId="77777777" w:rsidR="00284DEA" w:rsidRDefault="00555546">
            <w:pPr>
              <w:spacing w:after="40"/>
              <w:rPr>
                <w:sz w:val="18"/>
                <w:szCs w:val="18"/>
              </w:rPr>
            </w:pPr>
            <w:r>
              <w:rPr>
                <w:b/>
                <w:bCs/>
                <w:sz w:val="18"/>
                <w:szCs w:val="18"/>
              </w:rPr>
              <w:t>Team capability:</w:t>
            </w:r>
            <w:r>
              <w:rPr>
                <w:sz w:val="18"/>
                <w:szCs w:val="18"/>
              </w:rPr>
              <w:t xml:space="preserve"> the team has used Java but not Spring Boot or Angular (A-03), and has C#/ASP.NET and JavaScript/Node.js experience but has not used React. The decision matrix therefore </w:t>
            </w:r>
            <w:proofErr w:type="spellStart"/>
            <w:r>
              <w:rPr>
                <w:sz w:val="18"/>
                <w:szCs w:val="18"/>
              </w:rPr>
              <w:t>favours</w:t>
            </w:r>
            <w:proofErr w:type="spellEnd"/>
            <w:r>
              <w:rPr>
                <w:sz w:val="18"/>
                <w:szCs w:val="18"/>
              </w:rPr>
              <w:t xml:space="preserve"> React + ASP.NET Core narrowly (4.20 against 4.12 for this stack; v3.0 scoring, CR-013). We still chose this stack for the reasons below and accept the learning-curve risk (R-20):</w:t>
            </w:r>
          </w:p>
          <w:p w14:paraId="32DA8828" w14:textId="77777777" w:rsidR="00284DEA" w:rsidRDefault="00555546">
            <w:pPr>
              <w:spacing w:after="40"/>
              <w:rPr>
                <w:sz w:val="18"/>
                <w:szCs w:val="18"/>
              </w:rPr>
            </w:pPr>
            <w:r>
              <w:rPr>
                <w:b/>
                <w:bCs/>
                <w:sz w:val="18"/>
                <w:szCs w:val="18"/>
              </w:rPr>
              <w:t>Security fit (ASR-001, NFR-002, NFR-003):</w:t>
            </w:r>
            <w:r>
              <w:rPr>
                <w:sz w:val="18"/>
                <w:szCs w:val="18"/>
              </w:rPr>
              <w:t xml:space="preserve"> Spring Security gives URL- and method-level role checks and a </w:t>
            </w:r>
            <w:proofErr w:type="spellStart"/>
            <w:r>
              <w:rPr>
                <w:sz w:val="18"/>
                <w:szCs w:val="18"/>
              </w:rPr>
              <w:t>BCrypt</w:t>
            </w:r>
            <w:proofErr w:type="spellEnd"/>
            <w:r>
              <w:rPr>
                <w:sz w:val="18"/>
                <w:szCs w:val="18"/>
              </w:rPr>
              <w:t xml:space="preserve"> password encoder out of the box, so we do not write our own security code.</w:t>
            </w:r>
          </w:p>
          <w:p w14:paraId="04A63090" w14:textId="77777777" w:rsidR="00284DEA" w:rsidRDefault="00555546">
            <w:pPr>
              <w:spacing w:after="40"/>
              <w:rPr>
                <w:sz w:val="18"/>
                <w:szCs w:val="18"/>
              </w:rPr>
            </w:pPr>
            <w:r>
              <w:rPr>
                <w:b/>
                <w:bCs/>
                <w:sz w:val="18"/>
                <w:szCs w:val="18"/>
              </w:rPr>
              <w:t>Integrity fit (ASR-002, ASR-003):</w:t>
            </w:r>
            <w:r>
              <w:rPr>
                <w:sz w:val="18"/>
                <w:szCs w:val="18"/>
              </w:rPr>
              <w:t xml:space="preserve"> Spring's @Transactional and Spring Data JPA's row locks (@Lock) give us declarative transactions and locking (C-01 replaced the planned @Version optimistic locking), which is exactly what the status change + audit write needs (DEC-006).</w:t>
            </w:r>
          </w:p>
          <w:p w14:paraId="76A1C978" w14:textId="77777777" w:rsidR="00284DEA" w:rsidRDefault="00555546">
            <w:pPr>
              <w:spacing w:after="40"/>
              <w:rPr>
                <w:sz w:val="18"/>
                <w:szCs w:val="18"/>
              </w:rPr>
            </w:pPr>
            <w:r>
              <w:rPr>
                <w:b/>
                <w:bCs/>
                <w:sz w:val="18"/>
                <w:szCs w:val="18"/>
              </w:rPr>
              <w:t>Controlled schema (DEC-008):</w:t>
            </w:r>
            <w:r>
              <w:rPr>
                <w:sz w:val="18"/>
                <w:szCs w:val="18"/>
              </w:rPr>
              <w:t xml:space="preserve"> Flyway keeps every schema change as a versioned SQL file in Git, so database changes go through the same pull request review as code.</w:t>
            </w:r>
          </w:p>
          <w:p w14:paraId="37BAF389" w14:textId="77777777" w:rsidR="00284DEA" w:rsidRDefault="00555546">
            <w:pPr>
              <w:spacing w:after="40"/>
              <w:rPr>
                <w:sz w:val="18"/>
                <w:szCs w:val="18"/>
              </w:rPr>
            </w:pPr>
            <w:r>
              <w:rPr>
                <w:b/>
                <w:bCs/>
                <w:sz w:val="18"/>
                <w:szCs w:val="18"/>
              </w:rPr>
              <w:t>Strong typing on both sides:</w:t>
            </w:r>
            <w:r>
              <w:rPr>
                <w:sz w:val="18"/>
                <w:szCs w:val="18"/>
              </w:rPr>
              <w:t xml:space="preserve"> Java and TypeScript catch many errors at compile time, and </w:t>
            </w:r>
            <w:proofErr w:type="spellStart"/>
            <w:r>
              <w:rPr>
                <w:sz w:val="18"/>
                <w:szCs w:val="18"/>
              </w:rPr>
              <w:t>Angular's</w:t>
            </w:r>
            <w:proofErr w:type="spellEnd"/>
            <w:r>
              <w:rPr>
                <w:sz w:val="18"/>
                <w:szCs w:val="18"/>
              </w:rPr>
              <w:t xml:space="preserve"> fixed structure (components, services, route guards) gives a consistent codebase a new contributor can navigate (NFR-008).</w:t>
            </w:r>
          </w:p>
          <w:p w14:paraId="1A1D9AD3" w14:textId="77777777" w:rsidR="00284DEA" w:rsidRDefault="00555546">
            <w:pPr>
              <w:spacing w:after="40"/>
              <w:rPr>
                <w:sz w:val="18"/>
                <w:szCs w:val="18"/>
              </w:rPr>
            </w:pPr>
            <w:r>
              <w:rPr>
                <w:b/>
                <w:bCs/>
                <w:sz w:val="18"/>
                <w:szCs w:val="18"/>
              </w:rPr>
              <w:t>Long-term support:</w:t>
            </w:r>
            <w:r>
              <w:rPr>
                <w:sz w:val="18"/>
                <w:szCs w:val="18"/>
              </w:rPr>
              <w:t xml:space="preserve"> Java 21 is an LTS release (Oracle, 2026) and Spring Boot 4.1.1 is a current release (20 August 2026) that officially supports Java 17 to 26 (Spring, 2026a; Spring, 2026b).</w:t>
            </w:r>
          </w:p>
          <w:p w14:paraId="7CC95223" w14:textId="77777777" w:rsidR="00284DEA" w:rsidRDefault="00555546">
            <w:pPr>
              <w:spacing w:after="40"/>
              <w:rPr>
                <w:sz w:val="18"/>
                <w:szCs w:val="18"/>
              </w:rPr>
            </w:pPr>
            <w:r>
              <w:rPr>
                <w:b/>
                <w:bCs/>
                <w:sz w:val="18"/>
                <w:szCs w:val="18"/>
              </w:rPr>
              <w:t>Cost and deployment:</w:t>
            </w:r>
            <w:r>
              <w:rPr>
                <w:sz w:val="18"/>
                <w:szCs w:val="18"/>
              </w:rPr>
              <w:t xml:space="preserve"> everything is free and open source, and Spring Boot builds one executable jar with an embedded server that runs on any host with Java 21 or in a Docker container (ARC-03).</w:t>
            </w:r>
          </w:p>
          <w:p w14:paraId="5260FF7A" w14:textId="77777777" w:rsidR="00F944AF" w:rsidRDefault="00555546">
            <w:pPr>
              <w:spacing w:after="40"/>
              <w:rPr>
                <w:sz w:val="18"/>
                <w:szCs w:val="18"/>
              </w:rPr>
            </w:pPr>
            <w:r>
              <w:rPr>
                <w:b/>
                <w:bCs/>
                <w:sz w:val="18"/>
                <w:szCs w:val="18"/>
              </w:rPr>
              <w:t>Why not the highest-scoring option:</w:t>
            </w:r>
            <w:r>
              <w:rPr>
                <w:sz w:val="18"/>
                <w:szCs w:val="18"/>
              </w:rPr>
              <w:t xml:space="preserve"> requirement fit, security, cost and maintainability score the same, and Spring Boot scores higher on transaction and schema management, so the 0.08 gap comes only from team capability and deployment weight. The prototype (Spring Boot project, Flyway V1 schema, six JPA entities and the Angular category screen) is already built on this stack, and rebuilding it under the Time constraint would cost time we do not have. The team also chose to learn the Java/Spring ecosystem, and manages the learning curve through R-20 (Spring Security first, pair work) and D-02 (official Spring Boot 4.1 documentation first). No option avoids learning a new front-end framework, because the team has used neither React nor Angular.</w:t>
            </w:r>
          </w:p>
          <w:p w14:paraId="6E35C169" w14:textId="77777777" w:rsidR="009B2676" w:rsidRDefault="00555546">
            <w:pPr>
              <w:spacing w:after="40"/>
            </w:pPr>
            <w:r>
              <w:rPr>
                <w:b/>
                <w:bCs/>
                <w:sz w:val="18"/>
                <w:szCs w:val="18"/>
              </w:rPr>
              <w:t>Learning value:</w:t>
            </w:r>
            <w:r>
              <w:rPr>
                <w:sz w:val="18"/>
                <w:szCs w:val="18"/>
              </w:rPr>
              <w:t xml:space="preserve"> as students, we chose the option that would teach us the most. None of us had used Spring Boot, Spring Security or Angular, a combination commonly used in enterprise systems, so building </w:t>
            </w:r>
            <w:proofErr w:type="spellStart"/>
            <w:r>
              <w:rPr>
                <w:sz w:val="18"/>
                <w:szCs w:val="18"/>
              </w:rPr>
              <w:t>CivicConnect</w:t>
            </w:r>
            <w:proofErr w:type="spellEnd"/>
            <w:r>
              <w:rPr>
                <w:sz w:val="18"/>
                <w:szCs w:val="18"/>
              </w:rPr>
              <w:t xml:space="preserve"> on this stack develops new skills instead of repeating what we already know from C#/ASP.NET. This is the deciding reason for choosing this stack over the narrowly higher-scoring React + ASP.NET Core, and we accept the slower start it causes (R-20).</w:t>
            </w:r>
          </w:p>
        </w:tc>
      </w:tr>
      <w:tr w:rsidR="00284DEA" w14:paraId="02C3B3E0" w14:textId="77777777">
        <w:trPr>
          <w:cantSplit/>
        </w:trPr>
        <w:tc>
          <w:tcPr>
            <w:tcW w:w="1900" w:type="dxa"/>
            <w:shd w:val="clear" w:color="auto" w:fill="DCE3F0"/>
          </w:tcPr>
          <w:p w14:paraId="6D71F088" w14:textId="77777777" w:rsidR="00284DEA" w:rsidRDefault="00555546">
            <w:pPr>
              <w:spacing w:after="40"/>
              <w:rPr>
                <w:sz w:val="18"/>
                <w:szCs w:val="18"/>
              </w:rPr>
            </w:pPr>
            <w:r>
              <w:rPr>
                <w:b/>
                <w:bCs/>
                <w:sz w:val="18"/>
                <w:szCs w:val="18"/>
              </w:rPr>
              <w:t>Trade-offs</w:t>
            </w:r>
          </w:p>
        </w:tc>
        <w:tc>
          <w:tcPr>
            <w:tcW w:w="7116" w:type="dxa"/>
          </w:tcPr>
          <w:p w14:paraId="47257343" w14:textId="77777777" w:rsidR="00284DEA" w:rsidRDefault="00555546">
            <w:pPr>
              <w:spacing w:after="40"/>
              <w:rPr>
                <w:sz w:val="18"/>
                <w:szCs w:val="18"/>
              </w:rPr>
            </w:pPr>
            <w:r>
              <w:rPr>
                <w:sz w:val="18"/>
                <w:szCs w:val="18"/>
              </w:rPr>
              <w:t>Spring Boot uses more memory and starts slower than Node.js, which matters on free hosts. Angular has more boilerplate than React. Lombok hides generated code, so every member needs the IDE plugin/annotation processing switched on. No one in the team has used Spring Boot or Angular, so early development will be slower than in C#/.NET (R-20).</w:t>
            </w:r>
          </w:p>
        </w:tc>
      </w:tr>
      <w:tr w:rsidR="00284DEA" w14:paraId="32428453" w14:textId="77777777">
        <w:trPr>
          <w:cantSplit/>
        </w:trPr>
        <w:tc>
          <w:tcPr>
            <w:tcW w:w="1900" w:type="dxa"/>
            <w:shd w:val="clear" w:color="auto" w:fill="DCE3F0"/>
          </w:tcPr>
          <w:p w14:paraId="28D84662" w14:textId="77777777" w:rsidR="00284DEA" w:rsidRDefault="00555546">
            <w:pPr>
              <w:spacing w:after="40"/>
              <w:rPr>
                <w:sz w:val="18"/>
                <w:szCs w:val="18"/>
              </w:rPr>
            </w:pPr>
            <w:r>
              <w:rPr>
                <w:b/>
                <w:bCs/>
                <w:sz w:val="18"/>
                <w:szCs w:val="18"/>
              </w:rPr>
              <w:t>Risks</w:t>
            </w:r>
          </w:p>
        </w:tc>
        <w:tc>
          <w:tcPr>
            <w:tcW w:w="7116" w:type="dxa"/>
          </w:tcPr>
          <w:p w14:paraId="0C10E550" w14:textId="77777777" w:rsidR="00284DEA" w:rsidRDefault="00555546">
            <w:pPr>
              <w:spacing w:after="40"/>
              <w:rPr>
                <w:sz w:val="18"/>
                <w:szCs w:val="18"/>
              </w:rPr>
            </w:pPr>
            <w:r>
              <w:rPr>
                <w:sz w:val="18"/>
                <w:szCs w:val="18"/>
              </w:rPr>
              <w:t>Spring Boot 4 is a newer major version, and many online tutorials are still for Spring Boot 3 (e.g. in Spring Boot 4 Flyway needs the spring-boot-flyway module plus flyway-database-</w:t>
            </w:r>
            <w:proofErr w:type="spellStart"/>
            <w:r>
              <w:rPr>
                <w:sz w:val="18"/>
                <w:szCs w:val="18"/>
              </w:rPr>
              <w:t>postgresql</w:t>
            </w:r>
            <w:proofErr w:type="spellEnd"/>
            <w:r>
              <w:rPr>
                <w:sz w:val="18"/>
                <w:szCs w:val="18"/>
              </w:rPr>
              <w:t>, otherwise migrations do not run) (Spring, 2026c). Mitigation: use the official 4.1 documentation first.</w:t>
            </w:r>
          </w:p>
          <w:p w14:paraId="7F39F205" w14:textId="77777777" w:rsidR="00284DEA" w:rsidRDefault="00555546">
            <w:pPr>
              <w:spacing w:after="40"/>
              <w:rPr>
                <w:sz w:val="18"/>
                <w:szCs w:val="18"/>
              </w:rPr>
            </w:pPr>
            <w:r>
              <w:rPr>
                <w:sz w:val="18"/>
                <w:szCs w:val="18"/>
              </w:rPr>
              <w:t>Lombok's @Data on JPA entities can break equals/</w:t>
            </w:r>
            <w:proofErr w:type="spellStart"/>
            <w:r>
              <w:rPr>
                <w:sz w:val="18"/>
                <w:szCs w:val="18"/>
              </w:rPr>
              <w:t>hashCode</w:t>
            </w:r>
            <w:proofErr w:type="spellEnd"/>
            <w:r>
              <w:rPr>
                <w:sz w:val="18"/>
                <w:szCs w:val="18"/>
              </w:rPr>
              <w:t xml:space="preserve"> and lazy loading. Mitigation: only @Getter/@Setter on entities.</w:t>
            </w:r>
          </w:p>
          <w:p w14:paraId="6D06A05A" w14:textId="77777777" w:rsidR="00284DEA" w:rsidRDefault="00555546">
            <w:pPr>
              <w:spacing w:after="40"/>
              <w:rPr>
                <w:sz w:val="18"/>
                <w:szCs w:val="18"/>
              </w:rPr>
            </w:pPr>
            <w:r>
              <w:rPr>
                <w:sz w:val="18"/>
                <w:szCs w:val="18"/>
              </w:rPr>
              <w:t>Spring Security and Bean Validation are not in the project yet. Mitigation: add them before the Access module and request submission are built.</w:t>
            </w:r>
          </w:p>
        </w:tc>
      </w:tr>
      <w:tr w:rsidR="00284DEA" w14:paraId="2A1FA37A" w14:textId="77777777">
        <w:trPr>
          <w:cantSplit/>
        </w:trPr>
        <w:tc>
          <w:tcPr>
            <w:tcW w:w="1900" w:type="dxa"/>
            <w:shd w:val="clear" w:color="auto" w:fill="DCE3F0"/>
          </w:tcPr>
          <w:p w14:paraId="3CDB1FB9" w14:textId="77777777" w:rsidR="00284DEA" w:rsidRDefault="00555546">
            <w:pPr>
              <w:spacing w:after="40"/>
              <w:rPr>
                <w:sz w:val="18"/>
                <w:szCs w:val="18"/>
              </w:rPr>
            </w:pPr>
            <w:r>
              <w:rPr>
                <w:b/>
                <w:bCs/>
                <w:sz w:val="18"/>
                <w:szCs w:val="18"/>
              </w:rPr>
              <w:t>Evidence</w:t>
            </w:r>
          </w:p>
        </w:tc>
        <w:tc>
          <w:tcPr>
            <w:tcW w:w="7116" w:type="dxa"/>
          </w:tcPr>
          <w:p w14:paraId="3D5CBF32" w14:textId="77777777" w:rsidR="00284DEA" w:rsidRDefault="00555546">
            <w:pPr>
              <w:spacing w:after="40"/>
              <w:rPr>
                <w:sz w:val="18"/>
                <w:szCs w:val="18"/>
              </w:rPr>
            </w:pPr>
            <w:r>
              <w:rPr>
                <w:sz w:val="18"/>
                <w:szCs w:val="18"/>
              </w:rPr>
              <w:t>Decision matrix above; Spring Boot 4.1 system requirements (Spring, 2026b) and 'Database Initialization' documentation (Spring, 2026c); Spring Boot 4.1.1 release notice (Spring, 2026a); Java SE support roadmap (Oracle, 2026); ASR-001 to ASR-007.</w:t>
            </w:r>
          </w:p>
        </w:tc>
      </w:tr>
      <w:tr w:rsidR="00284DEA" w14:paraId="151D4AF4" w14:textId="77777777">
        <w:trPr>
          <w:cantSplit/>
        </w:trPr>
        <w:tc>
          <w:tcPr>
            <w:tcW w:w="1900" w:type="dxa"/>
            <w:shd w:val="clear" w:color="auto" w:fill="DCE3F0"/>
          </w:tcPr>
          <w:p w14:paraId="1ACF4FA5" w14:textId="77777777" w:rsidR="00284DEA" w:rsidRDefault="00555546">
            <w:pPr>
              <w:spacing w:after="40"/>
              <w:rPr>
                <w:sz w:val="18"/>
                <w:szCs w:val="18"/>
              </w:rPr>
            </w:pPr>
            <w:r>
              <w:rPr>
                <w:b/>
                <w:bCs/>
                <w:sz w:val="18"/>
                <w:szCs w:val="18"/>
              </w:rPr>
              <w:t>Linked requirements</w:t>
            </w:r>
          </w:p>
        </w:tc>
        <w:tc>
          <w:tcPr>
            <w:tcW w:w="7116" w:type="dxa"/>
          </w:tcPr>
          <w:p w14:paraId="1E2F3BFE" w14:textId="77777777" w:rsidR="00284DEA" w:rsidRDefault="00555546">
            <w:pPr>
              <w:spacing w:after="40"/>
              <w:rPr>
                <w:sz w:val="18"/>
                <w:szCs w:val="18"/>
              </w:rPr>
            </w:pPr>
            <w:r>
              <w:rPr>
                <w:sz w:val="18"/>
                <w:szCs w:val="18"/>
              </w:rPr>
              <w:t>FR-001, FR-009, FR-014, NFR-002, NFR-003, NFR-007, NFR-008, ASR-001, ASR-002, ASR-006, ASR-007</w:t>
            </w:r>
          </w:p>
        </w:tc>
      </w:tr>
      <w:tr w:rsidR="00284DEA" w14:paraId="0CEE6AD9" w14:textId="77777777">
        <w:trPr>
          <w:cantSplit/>
        </w:trPr>
        <w:tc>
          <w:tcPr>
            <w:tcW w:w="1900" w:type="dxa"/>
            <w:shd w:val="clear" w:color="auto" w:fill="DCE3F0"/>
          </w:tcPr>
          <w:p w14:paraId="1FD137A7" w14:textId="77777777" w:rsidR="00284DEA" w:rsidRDefault="00555546">
            <w:pPr>
              <w:spacing w:after="40"/>
              <w:rPr>
                <w:sz w:val="18"/>
                <w:szCs w:val="18"/>
              </w:rPr>
            </w:pPr>
            <w:r>
              <w:rPr>
                <w:b/>
                <w:bCs/>
                <w:sz w:val="18"/>
                <w:szCs w:val="18"/>
              </w:rPr>
              <w:lastRenderedPageBreak/>
              <w:t>Later Consequence</w:t>
            </w:r>
          </w:p>
        </w:tc>
        <w:tc>
          <w:tcPr>
            <w:tcW w:w="7116" w:type="dxa"/>
          </w:tcPr>
          <w:p w14:paraId="3850C04F" w14:textId="77777777" w:rsidR="00284DEA" w:rsidRDefault="00555546">
            <w:pPr>
              <w:spacing w:after="40"/>
              <w:rPr>
                <w:sz w:val="18"/>
                <w:szCs w:val="18"/>
              </w:rPr>
            </w:pPr>
            <w:r>
              <w:rPr>
                <w:sz w:val="18"/>
                <w:szCs w:val="18"/>
              </w:rPr>
              <w:t>If Spring Boot 4 causes blocking problems, falling back to the previous Spring Boot major version is possible with limited code change. Any change of database away from PostgreSQL would affect DEC-005 to DEC-008 (triggers, partial index). Reassessment trigger: if Spring Security with JWT login (API-02, FR-014) is not working on the main branch by 7 October 2026, the team raises a change request to reassess the stack against the decision matrix (R-20).</w:t>
            </w:r>
          </w:p>
        </w:tc>
      </w:tr>
    </w:tbl>
    <w:p w14:paraId="3185B9A2" w14:textId="77777777" w:rsidR="00284DEA" w:rsidRDefault="00284DEA">
      <w:pPr>
        <w:spacing w:after="0"/>
      </w:pPr>
    </w:p>
    <w:p w14:paraId="722F5B88" w14:textId="77777777" w:rsidR="00284DEA" w:rsidRDefault="00555546">
      <w:pPr>
        <w:pStyle w:val="Heading1"/>
      </w:pPr>
      <w:bookmarkStart w:id="53" w:name="_Toc243252228"/>
      <w:r>
        <w:t>Data &amp; Persistence Baseline</w:t>
      </w:r>
      <w:bookmarkEnd w:id="53"/>
    </w:p>
    <w:p w14:paraId="1DD76EE3" w14:textId="77777777" w:rsidR="00284DEA" w:rsidRDefault="00555546">
      <w:r>
        <w:t xml:space="preserve">This section sets the initial data model for </w:t>
      </w:r>
      <w:proofErr w:type="spellStart"/>
      <w:r>
        <w:t>CivicConnect</w:t>
      </w:r>
      <w:proofErr w:type="spellEnd"/>
      <w:r>
        <w:t xml:space="preserve"> and the decisions that protect business correctness - a request can never end up in an invalid state, be accepted by two handlers at once, or lose its history. It builds on ASR-002, ASR-003, ASR-004 and ASR-005. The first version of the ERD (PED v1.2) was reviewed for M2 and updated; the changes and reasons are listed under 'Changes from the Initial ERD'. M4 (CR-020): the tables in this chapter now describe the schema as built - the database build scripts plus Flyway V3 to V7. The M2 design is kept in the decision records below and in PED v2.0.</w:t>
      </w:r>
    </w:p>
    <w:p w14:paraId="6CC5C551" w14:textId="77777777" w:rsidR="00284DEA" w:rsidRDefault="00555546">
      <w:pPr>
        <w:pStyle w:val="Heading2"/>
      </w:pPr>
      <w:bookmarkStart w:id="54" w:name="_Toc243252229"/>
      <w:r>
        <w:t>Persistence Model Decision</w:t>
      </w:r>
      <w:bookmarkEnd w:id="54"/>
    </w:p>
    <w:tbl>
      <w:tblPr>
        <w:tblStyle w:val="TableGrid"/>
        <w:tblW w:w="9016" w:type="dxa"/>
        <w:tblLayout w:type="fixed"/>
        <w:tblLook w:val="04A0" w:firstRow="1" w:lastRow="0" w:firstColumn="1" w:lastColumn="0" w:noHBand="0" w:noVBand="1"/>
      </w:tblPr>
      <w:tblGrid>
        <w:gridCol w:w="1900"/>
        <w:gridCol w:w="7116"/>
      </w:tblGrid>
      <w:tr w:rsidR="00284DEA" w14:paraId="10151A23" w14:textId="77777777">
        <w:trPr>
          <w:cantSplit/>
        </w:trPr>
        <w:tc>
          <w:tcPr>
            <w:tcW w:w="9016" w:type="dxa"/>
            <w:gridSpan w:val="2"/>
            <w:shd w:val="clear" w:color="auto" w:fill="002060"/>
          </w:tcPr>
          <w:p w14:paraId="7A2F9FDF" w14:textId="77777777" w:rsidR="00284DEA" w:rsidRDefault="00555546">
            <w:pPr>
              <w:spacing w:after="40"/>
              <w:rPr>
                <w:sz w:val="20"/>
                <w:szCs w:val="20"/>
              </w:rPr>
            </w:pPr>
            <w:r>
              <w:rPr>
                <w:b/>
                <w:bCs/>
                <w:color w:val="FFFFFF"/>
                <w:sz w:val="20"/>
                <w:szCs w:val="20"/>
              </w:rPr>
              <w:t>DEC-005 - Relational persistence with PostgreSQL</w:t>
            </w:r>
          </w:p>
        </w:tc>
      </w:tr>
      <w:tr w:rsidR="00284DEA" w14:paraId="58698E39" w14:textId="77777777">
        <w:trPr>
          <w:cantSplit/>
        </w:trPr>
        <w:tc>
          <w:tcPr>
            <w:tcW w:w="1900" w:type="dxa"/>
            <w:shd w:val="clear" w:color="auto" w:fill="DCE3F0"/>
          </w:tcPr>
          <w:p w14:paraId="14986864" w14:textId="77777777" w:rsidR="00284DEA" w:rsidRDefault="00555546">
            <w:pPr>
              <w:spacing w:after="40"/>
              <w:rPr>
                <w:sz w:val="18"/>
                <w:szCs w:val="18"/>
              </w:rPr>
            </w:pPr>
            <w:r>
              <w:rPr>
                <w:b/>
                <w:bCs/>
                <w:sz w:val="18"/>
                <w:szCs w:val="18"/>
              </w:rPr>
              <w:t>Status / Date / Owner</w:t>
            </w:r>
          </w:p>
        </w:tc>
        <w:tc>
          <w:tcPr>
            <w:tcW w:w="7116" w:type="dxa"/>
          </w:tcPr>
          <w:p w14:paraId="35E9763B" w14:textId="77777777" w:rsidR="00284DEA" w:rsidRDefault="00555546">
            <w:pPr>
              <w:spacing w:after="40"/>
              <w:rPr>
                <w:sz w:val="18"/>
                <w:szCs w:val="18"/>
              </w:rPr>
            </w:pPr>
            <w:r>
              <w:rPr>
                <w:sz w:val="18"/>
                <w:szCs w:val="18"/>
              </w:rPr>
              <w:t>Accepted - M2 baseline / 30/09/2026 / Team</w:t>
            </w:r>
          </w:p>
        </w:tc>
      </w:tr>
      <w:tr w:rsidR="00284DEA" w14:paraId="38B15521" w14:textId="77777777">
        <w:trPr>
          <w:cantSplit/>
        </w:trPr>
        <w:tc>
          <w:tcPr>
            <w:tcW w:w="1900" w:type="dxa"/>
            <w:shd w:val="clear" w:color="auto" w:fill="DCE3F0"/>
          </w:tcPr>
          <w:p w14:paraId="648203E9" w14:textId="77777777" w:rsidR="00284DEA" w:rsidRDefault="00555546">
            <w:pPr>
              <w:spacing w:after="40"/>
              <w:rPr>
                <w:sz w:val="18"/>
                <w:szCs w:val="18"/>
              </w:rPr>
            </w:pPr>
            <w:r>
              <w:rPr>
                <w:b/>
                <w:bCs/>
                <w:sz w:val="18"/>
                <w:szCs w:val="18"/>
              </w:rPr>
              <w:t>Context</w:t>
            </w:r>
          </w:p>
        </w:tc>
        <w:tc>
          <w:tcPr>
            <w:tcW w:w="7116" w:type="dxa"/>
          </w:tcPr>
          <w:p w14:paraId="6ADCEE5D" w14:textId="77777777" w:rsidR="00284DEA" w:rsidRDefault="00555546">
            <w:pPr>
              <w:spacing w:after="40"/>
              <w:rPr>
                <w:sz w:val="18"/>
                <w:szCs w:val="18"/>
              </w:rPr>
            </w:pPr>
            <w:proofErr w:type="spellStart"/>
            <w:r>
              <w:rPr>
                <w:sz w:val="18"/>
                <w:szCs w:val="18"/>
              </w:rPr>
              <w:t>CivicConnect</w:t>
            </w:r>
            <w:proofErr w:type="spellEnd"/>
            <w:r>
              <w:rPr>
                <w:sz w:val="18"/>
                <w:szCs w:val="18"/>
              </w:rPr>
              <w:t xml:space="preserve"> needs a database to store service requests, their assignment and audit history, staff and client accounts and categories.</w:t>
            </w:r>
          </w:p>
        </w:tc>
      </w:tr>
      <w:tr w:rsidR="00284DEA" w14:paraId="6B5337B3" w14:textId="77777777">
        <w:trPr>
          <w:cantSplit/>
        </w:trPr>
        <w:tc>
          <w:tcPr>
            <w:tcW w:w="1900" w:type="dxa"/>
            <w:shd w:val="clear" w:color="auto" w:fill="DCE3F0"/>
          </w:tcPr>
          <w:p w14:paraId="061BA9D6" w14:textId="77777777" w:rsidR="00284DEA" w:rsidRDefault="00555546">
            <w:pPr>
              <w:spacing w:after="40"/>
              <w:rPr>
                <w:sz w:val="18"/>
                <w:szCs w:val="18"/>
              </w:rPr>
            </w:pPr>
            <w:r>
              <w:rPr>
                <w:b/>
                <w:bCs/>
                <w:sz w:val="18"/>
                <w:szCs w:val="18"/>
              </w:rPr>
              <w:t>Constraints</w:t>
            </w:r>
          </w:p>
        </w:tc>
        <w:tc>
          <w:tcPr>
            <w:tcW w:w="7116" w:type="dxa"/>
          </w:tcPr>
          <w:p w14:paraId="6E4F17DC" w14:textId="77777777" w:rsidR="00284DEA" w:rsidRDefault="00555546">
            <w:pPr>
              <w:spacing w:after="40"/>
              <w:rPr>
                <w:sz w:val="18"/>
                <w:szCs w:val="18"/>
              </w:rPr>
            </w:pPr>
            <w:r>
              <w:rPr>
                <w:sz w:val="18"/>
                <w:szCs w:val="18"/>
              </w:rPr>
              <w:t>Cost (no funds for billed infrastructure), Security/POPIA (personal data), Time.</w:t>
            </w:r>
          </w:p>
        </w:tc>
      </w:tr>
      <w:tr w:rsidR="00284DEA" w14:paraId="004B5357" w14:textId="77777777">
        <w:trPr>
          <w:cantSplit/>
        </w:trPr>
        <w:tc>
          <w:tcPr>
            <w:tcW w:w="1900" w:type="dxa"/>
            <w:shd w:val="clear" w:color="auto" w:fill="DCE3F0"/>
          </w:tcPr>
          <w:p w14:paraId="728CB3B4" w14:textId="77777777" w:rsidR="00284DEA" w:rsidRDefault="00555546">
            <w:pPr>
              <w:spacing w:after="40"/>
              <w:rPr>
                <w:sz w:val="18"/>
                <w:szCs w:val="18"/>
              </w:rPr>
            </w:pPr>
            <w:r>
              <w:rPr>
                <w:b/>
                <w:bCs/>
                <w:sz w:val="18"/>
                <w:szCs w:val="18"/>
              </w:rPr>
              <w:t>Alternatives</w:t>
            </w:r>
          </w:p>
        </w:tc>
        <w:tc>
          <w:tcPr>
            <w:tcW w:w="7116" w:type="dxa"/>
          </w:tcPr>
          <w:p w14:paraId="1AD6ECF7" w14:textId="77777777" w:rsidR="00284DEA" w:rsidRDefault="00555546">
            <w:pPr>
              <w:spacing w:after="40"/>
              <w:rPr>
                <w:sz w:val="18"/>
                <w:szCs w:val="18"/>
              </w:rPr>
            </w:pPr>
            <w:r>
              <w:rPr>
                <w:sz w:val="18"/>
                <w:szCs w:val="18"/>
              </w:rPr>
              <w:t>1. A relational SQL database such as PostgreSQL (free and lightweight) to ensure referential integrity.</w:t>
            </w:r>
          </w:p>
          <w:p w14:paraId="424D7AD9" w14:textId="77777777" w:rsidR="00284DEA" w:rsidRDefault="00555546">
            <w:pPr>
              <w:spacing w:after="40"/>
              <w:rPr>
                <w:sz w:val="18"/>
                <w:szCs w:val="18"/>
              </w:rPr>
            </w:pPr>
            <w:r>
              <w:rPr>
                <w:sz w:val="18"/>
                <w:szCs w:val="18"/>
              </w:rPr>
              <w:t>2. A relational alternative such as MySQL/MariaDB.</w:t>
            </w:r>
          </w:p>
          <w:p w14:paraId="316EBCBC" w14:textId="77777777" w:rsidR="00284DEA" w:rsidRDefault="00555546">
            <w:pPr>
              <w:spacing w:after="40"/>
              <w:rPr>
                <w:sz w:val="18"/>
                <w:szCs w:val="18"/>
              </w:rPr>
            </w:pPr>
            <w:r>
              <w:rPr>
                <w:sz w:val="18"/>
                <w:szCs w:val="18"/>
              </w:rPr>
              <w:t>3. A NoSQL document database such as MongoDB, allowing more flexible handling of data (supports service requests with varying structures).</w:t>
            </w:r>
          </w:p>
        </w:tc>
      </w:tr>
      <w:tr w:rsidR="00284DEA" w14:paraId="3B6F3FEA" w14:textId="77777777">
        <w:trPr>
          <w:cantSplit/>
        </w:trPr>
        <w:tc>
          <w:tcPr>
            <w:tcW w:w="1900" w:type="dxa"/>
            <w:shd w:val="clear" w:color="auto" w:fill="DCE3F0"/>
          </w:tcPr>
          <w:p w14:paraId="64C8D851" w14:textId="77777777" w:rsidR="00284DEA" w:rsidRDefault="00555546">
            <w:pPr>
              <w:spacing w:after="40"/>
              <w:rPr>
                <w:sz w:val="18"/>
                <w:szCs w:val="18"/>
              </w:rPr>
            </w:pPr>
            <w:r>
              <w:rPr>
                <w:b/>
                <w:bCs/>
                <w:sz w:val="18"/>
                <w:szCs w:val="18"/>
              </w:rPr>
              <w:t>Decision</w:t>
            </w:r>
          </w:p>
        </w:tc>
        <w:tc>
          <w:tcPr>
            <w:tcW w:w="7116" w:type="dxa"/>
          </w:tcPr>
          <w:p w14:paraId="081F7F9C" w14:textId="77777777" w:rsidR="00284DEA" w:rsidRDefault="00555546">
            <w:pPr>
              <w:spacing w:after="40"/>
              <w:rPr>
                <w:sz w:val="18"/>
                <w:szCs w:val="18"/>
              </w:rPr>
            </w:pPr>
            <w:r>
              <w:rPr>
                <w:sz w:val="18"/>
                <w:szCs w:val="18"/>
              </w:rPr>
              <w:t xml:space="preserve">Use PostgreSQL, hosted on the </w:t>
            </w:r>
            <w:proofErr w:type="spellStart"/>
            <w:r>
              <w:rPr>
                <w:sz w:val="18"/>
                <w:szCs w:val="18"/>
              </w:rPr>
              <w:t>Supabase</w:t>
            </w:r>
            <w:proofErr w:type="spellEnd"/>
            <w:r>
              <w:rPr>
                <w:sz w:val="18"/>
                <w:szCs w:val="18"/>
              </w:rPr>
              <w:t xml:space="preserve"> free plan (ARC-03).</w:t>
            </w:r>
          </w:p>
        </w:tc>
      </w:tr>
      <w:tr w:rsidR="00284DEA" w14:paraId="540D960F" w14:textId="77777777">
        <w:trPr>
          <w:cantSplit/>
        </w:trPr>
        <w:tc>
          <w:tcPr>
            <w:tcW w:w="1900" w:type="dxa"/>
            <w:shd w:val="clear" w:color="auto" w:fill="DCE3F0"/>
          </w:tcPr>
          <w:p w14:paraId="35F3CF59" w14:textId="77777777" w:rsidR="00284DEA" w:rsidRDefault="00555546">
            <w:pPr>
              <w:spacing w:after="40"/>
              <w:rPr>
                <w:sz w:val="18"/>
                <w:szCs w:val="18"/>
              </w:rPr>
            </w:pPr>
            <w:r>
              <w:rPr>
                <w:b/>
                <w:bCs/>
                <w:sz w:val="18"/>
                <w:szCs w:val="18"/>
              </w:rPr>
              <w:t>Rationale</w:t>
            </w:r>
          </w:p>
        </w:tc>
        <w:tc>
          <w:tcPr>
            <w:tcW w:w="7116" w:type="dxa"/>
          </w:tcPr>
          <w:p w14:paraId="65664CEA" w14:textId="77777777" w:rsidR="00284DEA" w:rsidRDefault="00555546">
            <w:pPr>
              <w:spacing w:after="40"/>
              <w:rPr>
                <w:sz w:val="18"/>
                <w:szCs w:val="18"/>
              </w:rPr>
            </w:pPr>
            <w:r>
              <w:rPr>
                <w:b/>
                <w:bCs/>
                <w:sz w:val="18"/>
                <w:szCs w:val="18"/>
              </w:rPr>
              <w:t>Structure:</w:t>
            </w:r>
            <w:r>
              <w:rPr>
                <w:sz w:val="18"/>
                <w:szCs w:val="18"/>
              </w:rPr>
              <w:t xml:space="preserve"> requests, accounts and audit entries have a mostly fixed structure, so the flexibility of NoSQL is not needed.</w:t>
            </w:r>
          </w:p>
          <w:p w14:paraId="20A1A711" w14:textId="77777777" w:rsidR="00284DEA" w:rsidRDefault="00555546">
            <w:pPr>
              <w:spacing w:after="40"/>
              <w:rPr>
                <w:sz w:val="18"/>
                <w:szCs w:val="18"/>
              </w:rPr>
            </w:pPr>
            <w:r>
              <w:rPr>
                <w:b/>
                <w:bCs/>
                <w:sz w:val="18"/>
                <w:szCs w:val="18"/>
              </w:rPr>
              <w:t>Relationships:</w:t>
            </w:r>
            <w:r>
              <w:rPr>
                <w:sz w:val="18"/>
                <w:szCs w:val="18"/>
              </w:rPr>
              <w:t xml:space="preserve"> the model has 7 related tables with foreign keys (Request - Category - Client - Employee - </w:t>
            </w:r>
            <w:proofErr w:type="spellStart"/>
            <w:r>
              <w:rPr>
                <w:sz w:val="18"/>
                <w:szCs w:val="18"/>
              </w:rPr>
              <w:t>AuditEntry</w:t>
            </w:r>
            <w:proofErr w:type="spellEnd"/>
            <w:r>
              <w:rPr>
                <w:sz w:val="18"/>
                <w:szCs w:val="18"/>
              </w:rPr>
              <w:t>). Referential integrity is enforced by the database, not by our code.</w:t>
            </w:r>
          </w:p>
          <w:p w14:paraId="74930CE4" w14:textId="77777777" w:rsidR="00284DEA" w:rsidRDefault="00555546">
            <w:pPr>
              <w:spacing w:after="40"/>
              <w:rPr>
                <w:sz w:val="18"/>
                <w:szCs w:val="18"/>
              </w:rPr>
            </w:pPr>
            <w:r>
              <w:rPr>
                <w:b/>
                <w:bCs/>
                <w:sz w:val="18"/>
                <w:szCs w:val="18"/>
              </w:rPr>
              <w:t>Access patterns:</w:t>
            </w:r>
            <w:r>
              <w:rPr>
                <w:sz w:val="18"/>
                <w:szCs w:val="18"/>
              </w:rPr>
              <w:t xml:space="preserve"> staff filter and sort by status, category and date (FR-006) and management needs counts grouped by status and category (FR-012/013) - both are plain SQL with indexes.</w:t>
            </w:r>
          </w:p>
          <w:p w14:paraId="48627F3D" w14:textId="77777777" w:rsidR="00284DEA" w:rsidRDefault="00555546">
            <w:pPr>
              <w:spacing w:after="40"/>
              <w:rPr>
                <w:sz w:val="18"/>
                <w:szCs w:val="18"/>
              </w:rPr>
            </w:pPr>
            <w:r>
              <w:rPr>
                <w:b/>
                <w:bCs/>
                <w:sz w:val="18"/>
                <w:szCs w:val="18"/>
              </w:rPr>
              <w:t>Integrity and consistency:</w:t>
            </w:r>
            <w:r>
              <w:rPr>
                <w:sz w:val="18"/>
                <w:szCs w:val="18"/>
              </w:rPr>
              <w:t xml:space="preserve"> ACID transactions let a status change and its audit entry be saved together (ASR-002, ASR-003). CHECK constraints, unique constraints, partial indexes and triggers enforce rules that MongoDB would leave to the application.</w:t>
            </w:r>
          </w:p>
          <w:p w14:paraId="05B81D1B" w14:textId="77777777" w:rsidR="00284DEA" w:rsidRDefault="00555546">
            <w:pPr>
              <w:spacing w:after="40"/>
              <w:rPr>
                <w:sz w:val="18"/>
                <w:szCs w:val="18"/>
              </w:rPr>
            </w:pPr>
            <w:r>
              <w:rPr>
                <w:b/>
                <w:bCs/>
                <w:sz w:val="18"/>
                <w:szCs w:val="18"/>
              </w:rPr>
              <w:t>Sensitivity:</w:t>
            </w:r>
            <w:r>
              <w:rPr>
                <w:sz w:val="18"/>
                <w:szCs w:val="18"/>
              </w:rPr>
              <w:t xml:space="preserve"> column-level control over what is stored and database roles/grants support POPIA (ASR-005).</w:t>
            </w:r>
          </w:p>
          <w:p w14:paraId="03415567" w14:textId="77777777" w:rsidR="00284DEA" w:rsidRDefault="00555546">
            <w:pPr>
              <w:spacing w:after="40"/>
              <w:rPr>
                <w:sz w:val="18"/>
                <w:szCs w:val="18"/>
              </w:rPr>
            </w:pPr>
            <w:r>
              <w:rPr>
                <w:b/>
                <w:bCs/>
                <w:sz w:val="18"/>
                <w:szCs w:val="18"/>
              </w:rPr>
              <w:t>Growth:</w:t>
            </w:r>
            <w:r>
              <w:rPr>
                <w:sz w:val="18"/>
                <w:szCs w:val="18"/>
              </w:rPr>
              <w:t xml:space="preserve"> expected volume (see Scalability below) is small for PostgreSQL.</w:t>
            </w:r>
          </w:p>
          <w:p w14:paraId="7C75F38E" w14:textId="77777777" w:rsidR="00284DEA" w:rsidRDefault="00555546">
            <w:pPr>
              <w:spacing w:after="40"/>
              <w:rPr>
                <w:sz w:val="18"/>
                <w:szCs w:val="18"/>
              </w:rPr>
            </w:pPr>
            <w:r>
              <w:rPr>
                <w:sz w:val="18"/>
                <w:szCs w:val="18"/>
              </w:rPr>
              <w:t xml:space="preserve">The team has experience with it, and PostgreSQL has better support than MySQL for the features we need (partial indexes, CHECK constraints, trigger functions) and is the database </w:t>
            </w:r>
            <w:proofErr w:type="spellStart"/>
            <w:r>
              <w:rPr>
                <w:sz w:val="18"/>
                <w:szCs w:val="18"/>
              </w:rPr>
              <w:t>Supabase</w:t>
            </w:r>
            <w:proofErr w:type="spellEnd"/>
            <w:r>
              <w:rPr>
                <w:sz w:val="18"/>
                <w:szCs w:val="18"/>
              </w:rPr>
              <w:t xml:space="preserve"> offers for free.</w:t>
            </w:r>
          </w:p>
        </w:tc>
      </w:tr>
      <w:tr w:rsidR="00284DEA" w14:paraId="271E9F8A" w14:textId="77777777">
        <w:trPr>
          <w:cantSplit/>
        </w:trPr>
        <w:tc>
          <w:tcPr>
            <w:tcW w:w="1900" w:type="dxa"/>
            <w:shd w:val="clear" w:color="auto" w:fill="DCE3F0"/>
          </w:tcPr>
          <w:p w14:paraId="28429797" w14:textId="77777777" w:rsidR="00284DEA" w:rsidRDefault="00555546">
            <w:pPr>
              <w:spacing w:after="40"/>
              <w:rPr>
                <w:sz w:val="18"/>
                <w:szCs w:val="18"/>
              </w:rPr>
            </w:pPr>
            <w:r>
              <w:rPr>
                <w:b/>
                <w:bCs/>
                <w:sz w:val="18"/>
                <w:szCs w:val="18"/>
              </w:rPr>
              <w:t>Trade-offs</w:t>
            </w:r>
          </w:p>
        </w:tc>
        <w:tc>
          <w:tcPr>
            <w:tcW w:w="7116" w:type="dxa"/>
          </w:tcPr>
          <w:p w14:paraId="1DBE430A" w14:textId="77777777" w:rsidR="00284DEA" w:rsidRDefault="00555546">
            <w:pPr>
              <w:spacing w:after="40"/>
              <w:rPr>
                <w:sz w:val="18"/>
                <w:szCs w:val="18"/>
              </w:rPr>
            </w:pPr>
            <w:r>
              <w:rPr>
                <w:sz w:val="18"/>
                <w:szCs w:val="18"/>
              </w:rPr>
              <w:t>Limited flexibility if schema requirements change - every change needs a migration (DEC-008).</w:t>
            </w:r>
          </w:p>
        </w:tc>
      </w:tr>
      <w:tr w:rsidR="00284DEA" w14:paraId="4A016823" w14:textId="77777777">
        <w:trPr>
          <w:cantSplit/>
        </w:trPr>
        <w:tc>
          <w:tcPr>
            <w:tcW w:w="1900" w:type="dxa"/>
            <w:shd w:val="clear" w:color="auto" w:fill="DCE3F0"/>
          </w:tcPr>
          <w:p w14:paraId="5CDB40DB" w14:textId="77777777" w:rsidR="00284DEA" w:rsidRDefault="00555546">
            <w:pPr>
              <w:spacing w:after="40"/>
              <w:rPr>
                <w:sz w:val="18"/>
                <w:szCs w:val="18"/>
              </w:rPr>
            </w:pPr>
            <w:r>
              <w:rPr>
                <w:b/>
                <w:bCs/>
                <w:sz w:val="18"/>
                <w:szCs w:val="18"/>
              </w:rPr>
              <w:lastRenderedPageBreak/>
              <w:t>Risks</w:t>
            </w:r>
          </w:p>
        </w:tc>
        <w:tc>
          <w:tcPr>
            <w:tcW w:w="7116" w:type="dxa"/>
          </w:tcPr>
          <w:p w14:paraId="6253F596" w14:textId="77777777" w:rsidR="00284DEA" w:rsidRDefault="00555546">
            <w:pPr>
              <w:spacing w:after="40"/>
              <w:rPr>
                <w:sz w:val="18"/>
                <w:szCs w:val="18"/>
              </w:rPr>
            </w:pPr>
            <w:r>
              <w:rPr>
                <w:sz w:val="18"/>
                <w:szCs w:val="18"/>
              </w:rPr>
              <w:t>Service requests may need completely different fields per category later on, which would require substantial database and code changes. If this happens, a JSONB column for category-specific fields can be added without changing the rest of the model.</w:t>
            </w:r>
          </w:p>
        </w:tc>
      </w:tr>
      <w:tr w:rsidR="00284DEA" w14:paraId="5FBFF127" w14:textId="77777777">
        <w:trPr>
          <w:cantSplit/>
        </w:trPr>
        <w:tc>
          <w:tcPr>
            <w:tcW w:w="1900" w:type="dxa"/>
            <w:shd w:val="clear" w:color="auto" w:fill="DCE3F0"/>
          </w:tcPr>
          <w:p w14:paraId="3304EF17" w14:textId="77777777" w:rsidR="00284DEA" w:rsidRDefault="00555546">
            <w:pPr>
              <w:spacing w:after="40"/>
              <w:rPr>
                <w:sz w:val="18"/>
                <w:szCs w:val="18"/>
              </w:rPr>
            </w:pPr>
            <w:r>
              <w:rPr>
                <w:b/>
                <w:bCs/>
                <w:sz w:val="18"/>
                <w:szCs w:val="18"/>
              </w:rPr>
              <w:t>Evidence</w:t>
            </w:r>
          </w:p>
        </w:tc>
        <w:tc>
          <w:tcPr>
            <w:tcW w:w="7116" w:type="dxa"/>
          </w:tcPr>
          <w:p w14:paraId="5F55202B" w14:textId="77777777" w:rsidR="00284DEA" w:rsidRDefault="00555546">
            <w:pPr>
              <w:spacing w:after="40"/>
              <w:rPr>
                <w:sz w:val="18"/>
                <w:szCs w:val="18"/>
              </w:rPr>
            </w:pPr>
            <w:r>
              <w:rPr>
                <w:sz w:val="18"/>
                <w:szCs w:val="18"/>
              </w:rPr>
              <w:t>ASR-002, ASR-003, ASR-004, ASR-005, FR-006, FR-009, FR-010, FR-012, FR-015.</w:t>
            </w:r>
          </w:p>
        </w:tc>
      </w:tr>
      <w:tr w:rsidR="00284DEA" w14:paraId="39CAD451" w14:textId="77777777">
        <w:trPr>
          <w:cantSplit/>
        </w:trPr>
        <w:tc>
          <w:tcPr>
            <w:tcW w:w="1900" w:type="dxa"/>
            <w:shd w:val="clear" w:color="auto" w:fill="DCE3F0"/>
          </w:tcPr>
          <w:p w14:paraId="619355B5" w14:textId="77777777" w:rsidR="00284DEA" w:rsidRDefault="00555546">
            <w:pPr>
              <w:spacing w:after="40"/>
              <w:rPr>
                <w:sz w:val="18"/>
                <w:szCs w:val="18"/>
              </w:rPr>
            </w:pPr>
            <w:r>
              <w:rPr>
                <w:b/>
                <w:bCs/>
                <w:sz w:val="18"/>
                <w:szCs w:val="18"/>
              </w:rPr>
              <w:t>Later Consequence</w:t>
            </w:r>
          </w:p>
        </w:tc>
        <w:tc>
          <w:tcPr>
            <w:tcW w:w="7116" w:type="dxa"/>
          </w:tcPr>
          <w:p w14:paraId="6C4BFA36" w14:textId="77777777" w:rsidR="00284DEA" w:rsidRDefault="00555546">
            <w:pPr>
              <w:spacing w:after="40"/>
              <w:rPr>
                <w:sz w:val="18"/>
                <w:szCs w:val="18"/>
              </w:rPr>
            </w:pPr>
            <w:r>
              <w:rPr>
                <w:sz w:val="18"/>
                <w:szCs w:val="18"/>
              </w:rPr>
              <w:t xml:space="preserve">Confirmed for the M2 baseline. The use of PostgreSQL-specific features (trigger, partial unique index) means changing database later would affect DEC-006 to DEC-008. M4: as built the schema has 8 tables (client, employee, category, request, </w:t>
            </w:r>
            <w:proofErr w:type="spellStart"/>
            <w:r>
              <w:rPr>
                <w:sz w:val="18"/>
                <w:szCs w:val="18"/>
              </w:rPr>
              <w:t>request_handler</w:t>
            </w:r>
            <w:proofErr w:type="spellEnd"/>
            <w:r>
              <w:rPr>
                <w:sz w:val="18"/>
                <w:szCs w:val="18"/>
              </w:rPr>
              <w:t xml:space="preserve">, </w:t>
            </w:r>
            <w:proofErr w:type="spellStart"/>
            <w:r>
              <w:rPr>
                <w:sz w:val="18"/>
                <w:szCs w:val="18"/>
              </w:rPr>
              <w:t>handler_category</w:t>
            </w:r>
            <w:proofErr w:type="spellEnd"/>
            <w:r>
              <w:rPr>
                <w:sz w:val="18"/>
                <w:szCs w:val="18"/>
              </w:rPr>
              <w:t xml:space="preserve">, comment, </w:t>
            </w:r>
            <w:proofErr w:type="spellStart"/>
            <w:r>
              <w:rPr>
                <w:sz w:val="18"/>
                <w:szCs w:val="18"/>
              </w:rPr>
              <w:t>audit_entry</w:t>
            </w:r>
            <w:proofErr w:type="spellEnd"/>
            <w:r>
              <w:rPr>
                <w:sz w:val="18"/>
                <w:szCs w:val="18"/>
              </w:rPr>
              <w:t>) and one view (</w:t>
            </w:r>
            <w:proofErr w:type="spellStart"/>
            <w:r>
              <w:rPr>
                <w:sz w:val="18"/>
                <w:szCs w:val="18"/>
              </w:rPr>
              <w:t>audit_log</w:t>
            </w:r>
            <w:proofErr w:type="spellEnd"/>
            <w:r>
              <w:rPr>
                <w:sz w:val="18"/>
                <w:szCs w:val="18"/>
              </w:rPr>
              <w:t>); the triggers, the partial unique index, row level security and the SECURITY DEFINER functions are all PostgreSQL-specific.</w:t>
            </w:r>
          </w:p>
        </w:tc>
      </w:tr>
    </w:tbl>
    <w:p w14:paraId="353FF414" w14:textId="77777777" w:rsidR="00284DEA" w:rsidRDefault="00284DEA">
      <w:pPr>
        <w:spacing w:after="0"/>
      </w:pPr>
    </w:p>
    <w:p w14:paraId="71837622" w14:textId="77777777" w:rsidR="00284DEA" w:rsidRDefault="00555546">
      <w:pPr>
        <w:pStyle w:val="Heading2"/>
      </w:pPr>
      <w:bookmarkStart w:id="55" w:name="_Toc243252230"/>
      <w:r>
        <w:t>Entities, Aggregates and Ownership</w:t>
      </w:r>
      <w:bookmarkEnd w:id="55"/>
    </w:p>
    <w:p w14:paraId="5B57F282" w14:textId="77777777" w:rsidR="00284DEA" w:rsidRDefault="00555546">
      <w:r>
        <w:t>Each table is owned by one module (ARC-02). Only the owning module writes to it; other modules ask the owning module's service. The Request is the main aggregate: its assignments and audit entries are only ever changed through the Request's service, so the rules in ASR-002 and ASR-003 cannot be bypassed.</w:t>
      </w:r>
    </w:p>
    <w:tbl>
      <w:tblPr>
        <w:tblStyle w:val="TableGrid"/>
        <w:tblW w:w="9016" w:type="dxa"/>
        <w:tblLayout w:type="fixed"/>
        <w:tblLook w:val="04A0" w:firstRow="1" w:lastRow="0" w:firstColumn="1" w:lastColumn="0" w:noHBand="0" w:noVBand="1"/>
      </w:tblPr>
      <w:tblGrid>
        <w:gridCol w:w="1300"/>
        <w:gridCol w:w="1700"/>
        <w:gridCol w:w="2200"/>
        <w:gridCol w:w="2416"/>
        <w:gridCol w:w="1400"/>
      </w:tblGrid>
      <w:tr w:rsidR="00284DEA" w14:paraId="0FD28071" w14:textId="77777777">
        <w:trPr>
          <w:cantSplit/>
          <w:tblHeader/>
        </w:trPr>
        <w:tc>
          <w:tcPr>
            <w:tcW w:w="1300" w:type="dxa"/>
            <w:shd w:val="clear" w:color="auto" w:fill="002060"/>
          </w:tcPr>
          <w:p w14:paraId="57FF3E51" w14:textId="77777777" w:rsidR="00284DEA" w:rsidRDefault="00555546">
            <w:pPr>
              <w:spacing w:after="40"/>
              <w:rPr>
                <w:sz w:val="18"/>
                <w:szCs w:val="18"/>
              </w:rPr>
            </w:pPr>
            <w:r>
              <w:rPr>
                <w:b/>
                <w:bCs/>
                <w:color w:val="FFFFFF"/>
                <w:sz w:val="18"/>
                <w:szCs w:val="18"/>
              </w:rPr>
              <w:t>Entity</w:t>
            </w:r>
          </w:p>
        </w:tc>
        <w:tc>
          <w:tcPr>
            <w:tcW w:w="1700" w:type="dxa"/>
            <w:shd w:val="clear" w:color="auto" w:fill="002060"/>
          </w:tcPr>
          <w:p w14:paraId="76068223" w14:textId="77777777" w:rsidR="00284DEA" w:rsidRDefault="00555546">
            <w:pPr>
              <w:spacing w:after="40"/>
              <w:rPr>
                <w:sz w:val="18"/>
                <w:szCs w:val="18"/>
              </w:rPr>
            </w:pPr>
            <w:r>
              <w:rPr>
                <w:b/>
                <w:bCs/>
                <w:color w:val="FFFFFF"/>
                <w:sz w:val="18"/>
                <w:szCs w:val="18"/>
              </w:rPr>
              <w:t>Aggregate / owning module</w:t>
            </w:r>
          </w:p>
        </w:tc>
        <w:tc>
          <w:tcPr>
            <w:tcW w:w="2200" w:type="dxa"/>
            <w:shd w:val="clear" w:color="auto" w:fill="002060"/>
          </w:tcPr>
          <w:p w14:paraId="72BB7B50" w14:textId="77777777" w:rsidR="00284DEA" w:rsidRDefault="00555546">
            <w:pPr>
              <w:spacing w:after="40"/>
              <w:rPr>
                <w:sz w:val="18"/>
                <w:szCs w:val="18"/>
              </w:rPr>
            </w:pPr>
            <w:r>
              <w:rPr>
                <w:b/>
                <w:bCs/>
                <w:color w:val="FFFFFF"/>
                <w:sz w:val="18"/>
                <w:szCs w:val="18"/>
              </w:rPr>
              <w:t>Purpose</w:t>
            </w:r>
          </w:p>
        </w:tc>
        <w:tc>
          <w:tcPr>
            <w:tcW w:w="2416" w:type="dxa"/>
            <w:shd w:val="clear" w:color="auto" w:fill="002060"/>
          </w:tcPr>
          <w:p w14:paraId="1D769CFB" w14:textId="77777777" w:rsidR="00284DEA" w:rsidRDefault="00555546">
            <w:pPr>
              <w:spacing w:after="40"/>
              <w:rPr>
                <w:sz w:val="18"/>
                <w:szCs w:val="18"/>
              </w:rPr>
            </w:pPr>
            <w:r>
              <w:rPr>
                <w:b/>
                <w:bCs/>
                <w:color w:val="FFFFFF"/>
                <w:sz w:val="18"/>
                <w:szCs w:val="18"/>
              </w:rPr>
              <w:t>Lifecycle / retention</w:t>
            </w:r>
          </w:p>
        </w:tc>
        <w:tc>
          <w:tcPr>
            <w:tcW w:w="1400" w:type="dxa"/>
            <w:shd w:val="clear" w:color="auto" w:fill="002060"/>
          </w:tcPr>
          <w:p w14:paraId="6A7118D5" w14:textId="77777777" w:rsidR="00284DEA" w:rsidRDefault="00555546">
            <w:pPr>
              <w:spacing w:after="40"/>
              <w:rPr>
                <w:sz w:val="18"/>
                <w:szCs w:val="18"/>
              </w:rPr>
            </w:pPr>
            <w:r>
              <w:rPr>
                <w:b/>
                <w:bCs/>
                <w:color w:val="FFFFFF"/>
                <w:sz w:val="18"/>
                <w:szCs w:val="18"/>
              </w:rPr>
              <w:t>Sensitivity</w:t>
            </w:r>
          </w:p>
        </w:tc>
      </w:tr>
      <w:tr w:rsidR="00284DEA" w14:paraId="17B8C91A" w14:textId="77777777">
        <w:trPr>
          <w:cantSplit/>
        </w:trPr>
        <w:tc>
          <w:tcPr>
            <w:tcW w:w="1300" w:type="dxa"/>
          </w:tcPr>
          <w:p w14:paraId="19963975" w14:textId="77777777" w:rsidR="00284DEA" w:rsidRDefault="00555546">
            <w:pPr>
              <w:spacing w:after="40"/>
              <w:rPr>
                <w:sz w:val="18"/>
                <w:szCs w:val="18"/>
              </w:rPr>
            </w:pPr>
            <w:r>
              <w:rPr>
                <w:sz w:val="18"/>
                <w:szCs w:val="18"/>
              </w:rPr>
              <w:t>Request</w:t>
            </w:r>
          </w:p>
        </w:tc>
        <w:tc>
          <w:tcPr>
            <w:tcW w:w="1700" w:type="dxa"/>
          </w:tcPr>
          <w:p w14:paraId="3326FF24" w14:textId="77777777" w:rsidR="00284DEA" w:rsidRDefault="00555546">
            <w:pPr>
              <w:spacing w:after="40"/>
              <w:rPr>
                <w:sz w:val="18"/>
                <w:szCs w:val="18"/>
              </w:rPr>
            </w:pPr>
            <w:r>
              <w:rPr>
                <w:sz w:val="18"/>
                <w:szCs w:val="18"/>
              </w:rPr>
              <w:t>Request aggregate root / Requests</w:t>
            </w:r>
          </w:p>
        </w:tc>
        <w:tc>
          <w:tcPr>
            <w:tcW w:w="2200" w:type="dxa"/>
          </w:tcPr>
          <w:p w14:paraId="7A16E669" w14:textId="77777777" w:rsidR="00284DEA" w:rsidRDefault="00555546">
            <w:pPr>
              <w:spacing w:after="40"/>
              <w:rPr>
                <w:sz w:val="18"/>
                <w:szCs w:val="18"/>
              </w:rPr>
            </w:pPr>
            <w:r>
              <w:rPr>
                <w:sz w:val="18"/>
                <w:szCs w:val="18"/>
              </w:rPr>
              <w:t>One service request submitted by a client (FR-001).</w:t>
            </w:r>
          </w:p>
        </w:tc>
        <w:tc>
          <w:tcPr>
            <w:tcW w:w="2416" w:type="dxa"/>
          </w:tcPr>
          <w:p w14:paraId="5B923E48" w14:textId="77777777" w:rsidR="00284DEA" w:rsidRDefault="00555546">
            <w:pPr>
              <w:spacing w:after="40"/>
              <w:rPr>
                <w:sz w:val="18"/>
                <w:szCs w:val="18"/>
              </w:rPr>
            </w:pPr>
            <w:r>
              <w:rPr>
                <w:sz w:val="18"/>
                <w:szCs w:val="18"/>
              </w:rPr>
              <w:t>Created as New by a requester. Changes only through the state machine. Closed or Rejected requests become read-only (FR-011). Never hard-deleted.</w:t>
            </w:r>
          </w:p>
        </w:tc>
        <w:tc>
          <w:tcPr>
            <w:tcW w:w="1400" w:type="dxa"/>
          </w:tcPr>
          <w:p w14:paraId="146C3EFA" w14:textId="77777777" w:rsidR="00284DEA" w:rsidRDefault="00555546">
            <w:pPr>
              <w:spacing w:after="40"/>
              <w:rPr>
                <w:sz w:val="18"/>
                <w:szCs w:val="18"/>
              </w:rPr>
            </w:pPr>
            <w:r>
              <w:rPr>
                <w:sz w:val="18"/>
                <w:szCs w:val="18"/>
              </w:rPr>
              <w:t>Medium - description and location may contain personal information.</w:t>
            </w:r>
          </w:p>
        </w:tc>
      </w:tr>
      <w:tr w:rsidR="00284DEA" w14:paraId="576A72CB" w14:textId="77777777">
        <w:trPr>
          <w:cantSplit/>
        </w:trPr>
        <w:tc>
          <w:tcPr>
            <w:tcW w:w="1300" w:type="dxa"/>
          </w:tcPr>
          <w:p w14:paraId="27079A7A" w14:textId="056227F0" w:rsidR="00284DEA" w:rsidRDefault="00555546">
            <w:pPr>
              <w:spacing w:after="40"/>
              <w:rPr>
                <w:sz w:val="18"/>
                <w:szCs w:val="18"/>
              </w:rPr>
            </w:pPr>
            <w:proofErr w:type="spellStart"/>
            <w:r>
              <w:rPr>
                <w:sz w:val="18"/>
                <w:szCs w:val="18"/>
              </w:rPr>
              <w:t>AuditEntry</w:t>
            </w:r>
            <w:proofErr w:type="spellEnd"/>
            <w:r>
              <w:rPr>
                <w:sz w:val="18"/>
                <w:szCs w:val="18"/>
              </w:rPr>
              <w:t xml:space="preserve"> (</w:t>
            </w:r>
            <w:proofErr w:type="spellStart"/>
            <w:r>
              <w:rPr>
                <w:sz w:val="18"/>
                <w:szCs w:val="18"/>
              </w:rPr>
              <w:t>audit_entry</w:t>
            </w:r>
            <w:proofErr w:type="spellEnd"/>
            <w:r>
              <w:rPr>
                <w:sz w:val="18"/>
                <w:szCs w:val="18"/>
              </w:rPr>
              <w:t>)</w:t>
            </w:r>
          </w:p>
        </w:tc>
        <w:tc>
          <w:tcPr>
            <w:tcW w:w="1700" w:type="dxa"/>
          </w:tcPr>
          <w:p w14:paraId="69BDFE5A" w14:textId="39BDA855" w:rsidR="00284DEA" w:rsidRDefault="00555546">
            <w:pPr>
              <w:spacing w:after="40"/>
              <w:rPr>
                <w:sz w:val="18"/>
                <w:szCs w:val="18"/>
              </w:rPr>
            </w:pPr>
            <w:r>
              <w:rPr>
                <w:sz w:val="18"/>
                <w:szCs w:val="18"/>
              </w:rPr>
              <w:t>Written only by the database trigger; read by Reporting (</w:t>
            </w:r>
            <w:proofErr w:type="spellStart"/>
            <w:r>
              <w:rPr>
                <w:sz w:val="18"/>
                <w:szCs w:val="18"/>
              </w:rPr>
              <w:t>AuditService</w:t>
            </w:r>
            <w:proofErr w:type="spellEnd"/>
            <w:r>
              <w:rPr>
                <w:sz w:val="18"/>
                <w:szCs w:val="18"/>
              </w:rPr>
              <w:t>)</w:t>
            </w:r>
          </w:p>
        </w:tc>
        <w:tc>
          <w:tcPr>
            <w:tcW w:w="2200" w:type="dxa"/>
          </w:tcPr>
          <w:p w14:paraId="38D3C033" w14:textId="1FD4D674" w:rsidR="00284DEA" w:rsidRDefault="00555546">
            <w:pPr>
              <w:spacing w:after="40"/>
              <w:rPr>
                <w:sz w:val="18"/>
                <w:szCs w:val="18"/>
              </w:rPr>
            </w:pPr>
            <w:r>
              <w:rPr>
                <w:sz w:val="18"/>
                <w:szCs w:val="18"/>
              </w:rPr>
              <w:t>Change log of every insert, update and delete on the seven audited tables: old and new row as JSON, actor and time (FR-007, NFR-006, C-02).</w:t>
            </w:r>
          </w:p>
        </w:tc>
        <w:tc>
          <w:tcPr>
            <w:tcW w:w="2416" w:type="dxa"/>
          </w:tcPr>
          <w:p w14:paraId="2E8147E2" w14:textId="3DB2720A" w:rsidR="00284DEA" w:rsidRDefault="00555546">
            <w:pPr>
              <w:spacing w:after="40"/>
              <w:rPr>
                <w:sz w:val="18"/>
                <w:szCs w:val="18"/>
              </w:rPr>
            </w:pPr>
            <w:r>
              <w:rPr>
                <w:sz w:val="18"/>
                <w:szCs w:val="18"/>
              </w:rPr>
              <w:t xml:space="preserve">Insert only: triggers block UPDATE, DELETE and TRUNCATE. Staff and management read it through the </w:t>
            </w:r>
            <w:proofErr w:type="spellStart"/>
            <w:r>
              <w:rPr>
                <w:sz w:val="18"/>
                <w:szCs w:val="18"/>
              </w:rPr>
              <w:t>audit_log</w:t>
            </w:r>
            <w:proofErr w:type="spellEnd"/>
            <w:r>
              <w:rPr>
                <w:sz w:val="18"/>
                <w:szCs w:val="18"/>
              </w:rPr>
              <w:t xml:space="preserve"> view (C-08). Retention period to be confirmed (POPIA).</w:t>
            </w:r>
          </w:p>
        </w:tc>
        <w:tc>
          <w:tcPr>
            <w:tcW w:w="1400" w:type="dxa"/>
          </w:tcPr>
          <w:p w14:paraId="30AF7D66" w14:textId="54777EBA" w:rsidR="00284DEA" w:rsidRDefault="00555546">
            <w:pPr>
              <w:spacing w:after="40"/>
              <w:rPr>
                <w:sz w:val="18"/>
                <w:szCs w:val="18"/>
              </w:rPr>
            </w:pPr>
            <w:r>
              <w:rPr>
                <w:sz w:val="18"/>
                <w:szCs w:val="18"/>
              </w:rPr>
              <w:t xml:space="preserve">Medium - client personal values are masked in </w:t>
            </w:r>
            <w:proofErr w:type="spellStart"/>
            <w:r>
              <w:rPr>
                <w:sz w:val="18"/>
                <w:szCs w:val="18"/>
              </w:rPr>
              <w:t>audit_log</w:t>
            </w:r>
            <w:proofErr w:type="spellEnd"/>
          </w:p>
        </w:tc>
      </w:tr>
      <w:tr w:rsidR="00284DEA" w14:paraId="60B6595E" w14:textId="77777777">
        <w:trPr>
          <w:cantSplit/>
        </w:trPr>
        <w:tc>
          <w:tcPr>
            <w:tcW w:w="1300" w:type="dxa"/>
          </w:tcPr>
          <w:p w14:paraId="29C2AD30" w14:textId="77777777" w:rsidR="00284DEA" w:rsidRDefault="00555546">
            <w:pPr>
              <w:spacing w:after="40"/>
              <w:rPr>
                <w:sz w:val="18"/>
                <w:szCs w:val="18"/>
              </w:rPr>
            </w:pPr>
            <w:proofErr w:type="spellStart"/>
            <w:r>
              <w:rPr>
                <w:sz w:val="18"/>
                <w:szCs w:val="18"/>
              </w:rPr>
              <w:t>RequestHandler</w:t>
            </w:r>
            <w:proofErr w:type="spellEnd"/>
          </w:p>
        </w:tc>
        <w:tc>
          <w:tcPr>
            <w:tcW w:w="1700" w:type="dxa"/>
          </w:tcPr>
          <w:p w14:paraId="2C7AE34E" w14:textId="77777777" w:rsidR="00284DEA" w:rsidRDefault="00555546">
            <w:pPr>
              <w:spacing w:after="40"/>
              <w:rPr>
                <w:sz w:val="18"/>
                <w:szCs w:val="18"/>
              </w:rPr>
            </w:pPr>
            <w:r>
              <w:rPr>
                <w:sz w:val="18"/>
                <w:szCs w:val="18"/>
              </w:rPr>
              <w:t>Part of Request aggregate / Requests</w:t>
            </w:r>
          </w:p>
        </w:tc>
        <w:tc>
          <w:tcPr>
            <w:tcW w:w="2200" w:type="dxa"/>
          </w:tcPr>
          <w:p w14:paraId="016EEB26" w14:textId="77777777" w:rsidR="00284DEA" w:rsidRDefault="00555546">
            <w:pPr>
              <w:spacing w:after="40"/>
              <w:rPr>
                <w:sz w:val="18"/>
                <w:szCs w:val="18"/>
              </w:rPr>
            </w:pPr>
            <w:r>
              <w:rPr>
                <w:sz w:val="18"/>
                <w:szCs w:val="18"/>
              </w:rPr>
              <w:t>Which employee handled the request and when (FR-008).</w:t>
            </w:r>
          </w:p>
        </w:tc>
        <w:tc>
          <w:tcPr>
            <w:tcW w:w="2416" w:type="dxa"/>
          </w:tcPr>
          <w:p w14:paraId="173FD30B" w14:textId="77777777" w:rsidR="00284DEA" w:rsidRDefault="00555546">
            <w:pPr>
              <w:spacing w:after="40"/>
              <w:rPr>
                <w:sz w:val="18"/>
                <w:szCs w:val="18"/>
              </w:rPr>
            </w:pPr>
            <w:r>
              <w:rPr>
                <w:sz w:val="18"/>
                <w:szCs w:val="18"/>
              </w:rPr>
              <w:t xml:space="preserve">Row created on assignment; </w:t>
            </w:r>
            <w:proofErr w:type="spellStart"/>
            <w:r>
              <w:rPr>
                <w:sz w:val="18"/>
                <w:szCs w:val="18"/>
              </w:rPr>
              <w:t>UnassignedAt</w:t>
            </w:r>
            <w:proofErr w:type="spellEnd"/>
            <w:r>
              <w:rPr>
                <w:sz w:val="18"/>
                <w:szCs w:val="18"/>
              </w:rPr>
              <w:t xml:space="preserve"> set when reassigned. Never deleted.</w:t>
            </w:r>
          </w:p>
        </w:tc>
        <w:tc>
          <w:tcPr>
            <w:tcW w:w="1400" w:type="dxa"/>
          </w:tcPr>
          <w:p w14:paraId="0690165B" w14:textId="77777777" w:rsidR="00284DEA" w:rsidRDefault="00555546">
            <w:pPr>
              <w:spacing w:after="40"/>
              <w:rPr>
                <w:sz w:val="18"/>
                <w:szCs w:val="18"/>
              </w:rPr>
            </w:pPr>
            <w:r>
              <w:rPr>
                <w:sz w:val="18"/>
                <w:szCs w:val="18"/>
              </w:rPr>
              <w:t>Low</w:t>
            </w:r>
          </w:p>
        </w:tc>
      </w:tr>
      <w:tr w:rsidR="00284DEA" w14:paraId="5F886F45" w14:textId="77777777">
        <w:trPr>
          <w:cantSplit/>
        </w:trPr>
        <w:tc>
          <w:tcPr>
            <w:tcW w:w="1300" w:type="dxa"/>
          </w:tcPr>
          <w:p w14:paraId="4E8F4519" w14:textId="77777777" w:rsidR="00284DEA" w:rsidRDefault="00555546">
            <w:pPr>
              <w:spacing w:after="40"/>
              <w:rPr>
                <w:sz w:val="18"/>
                <w:szCs w:val="18"/>
              </w:rPr>
            </w:pPr>
            <w:r>
              <w:rPr>
                <w:sz w:val="18"/>
                <w:szCs w:val="18"/>
              </w:rPr>
              <w:t>Comment (comment)</w:t>
            </w:r>
          </w:p>
        </w:tc>
        <w:tc>
          <w:tcPr>
            <w:tcW w:w="1700" w:type="dxa"/>
          </w:tcPr>
          <w:p w14:paraId="695ABF6C" w14:textId="77777777" w:rsidR="00284DEA" w:rsidRDefault="00555546">
            <w:pPr>
              <w:spacing w:after="40"/>
              <w:rPr>
                <w:sz w:val="18"/>
                <w:szCs w:val="18"/>
              </w:rPr>
            </w:pPr>
            <w:r>
              <w:rPr>
                <w:sz w:val="18"/>
                <w:szCs w:val="18"/>
              </w:rPr>
              <w:t>Part of Request aggregate / Requests</w:t>
            </w:r>
          </w:p>
        </w:tc>
        <w:tc>
          <w:tcPr>
            <w:tcW w:w="2200" w:type="dxa"/>
          </w:tcPr>
          <w:p w14:paraId="596E8F4A" w14:textId="77777777" w:rsidR="00284DEA" w:rsidRDefault="00555546">
            <w:pPr>
              <w:spacing w:after="40"/>
              <w:rPr>
                <w:sz w:val="18"/>
                <w:szCs w:val="18"/>
              </w:rPr>
            </w:pPr>
            <w:r>
              <w:rPr>
                <w:sz w:val="18"/>
                <w:szCs w:val="18"/>
              </w:rPr>
              <w:t xml:space="preserve">A staff note on a request; </w:t>
            </w:r>
            <w:proofErr w:type="spellStart"/>
            <w:r>
              <w:rPr>
                <w:sz w:val="18"/>
                <w:szCs w:val="18"/>
              </w:rPr>
              <w:t>visible_to_requester</w:t>
            </w:r>
            <w:proofErr w:type="spellEnd"/>
            <w:r>
              <w:rPr>
                <w:sz w:val="18"/>
                <w:szCs w:val="18"/>
              </w:rPr>
              <w:t xml:space="preserve"> decides whether the requester sees it (FR-010, FR-004).</w:t>
            </w:r>
          </w:p>
        </w:tc>
        <w:tc>
          <w:tcPr>
            <w:tcW w:w="2416" w:type="dxa"/>
          </w:tcPr>
          <w:p w14:paraId="017BE9CC" w14:textId="77777777" w:rsidR="00284DEA" w:rsidRDefault="00555546">
            <w:pPr>
              <w:spacing w:after="40"/>
              <w:rPr>
                <w:sz w:val="18"/>
                <w:szCs w:val="18"/>
              </w:rPr>
            </w:pPr>
            <w:r>
              <w:rPr>
                <w:sz w:val="18"/>
                <w:szCs w:val="18"/>
              </w:rPr>
              <w:t>Insert only: triggers block UPDATE, DELETE and TRUNCATE. Never edited or deleted.</w:t>
            </w:r>
          </w:p>
        </w:tc>
        <w:tc>
          <w:tcPr>
            <w:tcW w:w="1400" w:type="dxa"/>
          </w:tcPr>
          <w:p w14:paraId="09C4D768" w14:textId="77777777" w:rsidR="00284DEA" w:rsidRDefault="00555546">
            <w:pPr>
              <w:spacing w:after="40"/>
              <w:rPr>
                <w:sz w:val="18"/>
                <w:szCs w:val="18"/>
              </w:rPr>
            </w:pPr>
            <w:r>
              <w:rPr>
                <w:sz w:val="18"/>
                <w:szCs w:val="18"/>
              </w:rPr>
              <w:t>Medium - free text may contain personal information</w:t>
            </w:r>
          </w:p>
        </w:tc>
      </w:tr>
      <w:tr w:rsidR="00284DEA" w14:paraId="07B6C89D" w14:textId="77777777">
        <w:trPr>
          <w:cantSplit/>
        </w:trPr>
        <w:tc>
          <w:tcPr>
            <w:tcW w:w="1300" w:type="dxa"/>
          </w:tcPr>
          <w:p w14:paraId="1021A224" w14:textId="77777777" w:rsidR="00284DEA" w:rsidRDefault="00555546">
            <w:pPr>
              <w:spacing w:after="40"/>
              <w:rPr>
                <w:sz w:val="18"/>
                <w:szCs w:val="18"/>
              </w:rPr>
            </w:pPr>
            <w:r>
              <w:rPr>
                <w:sz w:val="18"/>
                <w:szCs w:val="18"/>
              </w:rPr>
              <w:t>Category</w:t>
            </w:r>
          </w:p>
        </w:tc>
        <w:tc>
          <w:tcPr>
            <w:tcW w:w="1700" w:type="dxa"/>
          </w:tcPr>
          <w:p w14:paraId="755608CE" w14:textId="77777777" w:rsidR="00284DEA" w:rsidRDefault="00555546">
            <w:pPr>
              <w:spacing w:after="40"/>
              <w:rPr>
                <w:sz w:val="18"/>
                <w:szCs w:val="18"/>
              </w:rPr>
            </w:pPr>
            <w:r>
              <w:rPr>
                <w:sz w:val="18"/>
                <w:szCs w:val="18"/>
              </w:rPr>
              <w:t>Reference data / Requests (maintained by Management)</w:t>
            </w:r>
          </w:p>
        </w:tc>
        <w:tc>
          <w:tcPr>
            <w:tcW w:w="2200" w:type="dxa"/>
          </w:tcPr>
          <w:p w14:paraId="009CBCDA" w14:textId="77777777" w:rsidR="00284DEA" w:rsidRDefault="00555546">
            <w:pPr>
              <w:spacing w:after="40"/>
              <w:rPr>
                <w:sz w:val="18"/>
                <w:szCs w:val="18"/>
              </w:rPr>
            </w:pPr>
            <w:r>
              <w:rPr>
                <w:sz w:val="18"/>
                <w:szCs w:val="18"/>
              </w:rPr>
              <w:t>Controlled category list (FR-015).</w:t>
            </w:r>
          </w:p>
        </w:tc>
        <w:tc>
          <w:tcPr>
            <w:tcW w:w="2416" w:type="dxa"/>
          </w:tcPr>
          <w:p w14:paraId="1805ADF8" w14:textId="77777777" w:rsidR="00284DEA" w:rsidRDefault="00555546">
            <w:pPr>
              <w:spacing w:after="40"/>
              <w:rPr>
                <w:sz w:val="18"/>
                <w:szCs w:val="18"/>
              </w:rPr>
            </w:pPr>
            <w:r>
              <w:rPr>
                <w:sz w:val="18"/>
                <w:szCs w:val="18"/>
              </w:rPr>
              <w:t>Deactivated (Active = false) instead of deleted, because old requests still point to it.</w:t>
            </w:r>
          </w:p>
        </w:tc>
        <w:tc>
          <w:tcPr>
            <w:tcW w:w="1400" w:type="dxa"/>
          </w:tcPr>
          <w:p w14:paraId="2CEFD478" w14:textId="77777777" w:rsidR="00284DEA" w:rsidRDefault="00555546">
            <w:pPr>
              <w:spacing w:after="40"/>
              <w:rPr>
                <w:sz w:val="18"/>
                <w:szCs w:val="18"/>
              </w:rPr>
            </w:pPr>
            <w:r>
              <w:rPr>
                <w:sz w:val="18"/>
                <w:szCs w:val="18"/>
              </w:rPr>
              <w:t>Low</w:t>
            </w:r>
          </w:p>
        </w:tc>
      </w:tr>
      <w:tr w:rsidR="00284DEA" w14:paraId="7850F172" w14:textId="77777777">
        <w:trPr>
          <w:cantSplit/>
        </w:trPr>
        <w:tc>
          <w:tcPr>
            <w:tcW w:w="1300" w:type="dxa"/>
          </w:tcPr>
          <w:p w14:paraId="0A3AF609" w14:textId="77777777" w:rsidR="00284DEA" w:rsidRDefault="00555546">
            <w:pPr>
              <w:spacing w:after="40"/>
              <w:rPr>
                <w:sz w:val="18"/>
                <w:szCs w:val="18"/>
              </w:rPr>
            </w:pPr>
            <w:r>
              <w:rPr>
                <w:sz w:val="18"/>
                <w:szCs w:val="18"/>
              </w:rPr>
              <w:t>Client</w:t>
            </w:r>
          </w:p>
        </w:tc>
        <w:tc>
          <w:tcPr>
            <w:tcW w:w="1700" w:type="dxa"/>
          </w:tcPr>
          <w:p w14:paraId="12FD5B93" w14:textId="77777777" w:rsidR="00284DEA" w:rsidRDefault="00555546">
            <w:pPr>
              <w:spacing w:after="40"/>
              <w:rPr>
                <w:sz w:val="18"/>
                <w:szCs w:val="18"/>
              </w:rPr>
            </w:pPr>
            <w:r>
              <w:rPr>
                <w:sz w:val="18"/>
                <w:szCs w:val="18"/>
              </w:rPr>
              <w:t>Account / Access</w:t>
            </w:r>
          </w:p>
        </w:tc>
        <w:tc>
          <w:tcPr>
            <w:tcW w:w="2200" w:type="dxa"/>
          </w:tcPr>
          <w:p w14:paraId="1CAEDD40" w14:textId="77777777" w:rsidR="00284DEA" w:rsidRDefault="00555546">
            <w:pPr>
              <w:spacing w:after="40"/>
              <w:rPr>
                <w:sz w:val="18"/>
                <w:szCs w:val="18"/>
              </w:rPr>
            </w:pPr>
            <w:r>
              <w:rPr>
                <w:sz w:val="18"/>
                <w:szCs w:val="18"/>
              </w:rPr>
              <w:t>Requester account.</w:t>
            </w:r>
          </w:p>
        </w:tc>
        <w:tc>
          <w:tcPr>
            <w:tcW w:w="2416" w:type="dxa"/>
          </w:tcPr>
          <w:p w14:paraId="7B6A9CFA" w14:textId="77777777" w:rsidR="00284DEA" w:rsidRDefault="00555546">
            <w:pPr>
              <w:spacing w:after="40"/>
              <w:rPr>
                <w:sz w:val="18"/>
                <w:szCs w:val="18"/>
              </w:rPr>
            </w:pPr>
            <w:r>
              <w:rPr>
                <w:sz w:val="18"/>
                <w:szCs w:val="18"/>
              </w:rPr>
              <w:t>Created on registration. Deactivated, not deleted, so audit history stays valid. Deletion/</w:t>
            </w:r>
            <w:proofErr w:type="spellStart"/>
            <w:r>
              <w:rPr>
                <w:sz w:val="18"/>
                <w:szCs w:val="18"/>
              </w:rPr>
              <w:t>anonymising</w:t>
            </w:r>
            <w:proofErr w:type="spellEnd"/>
            <w:r>
              <w:rPr>
                <w:sz w:val="18"/>
                <w:szCs w:val="18"/>
              </w:rPr>
              <w:t xml:space="preserve"> on request is deferred (POPIA).</w:t>
            </w:r>
          </w:p>
        </w:tc>
        <w:tc>
          <w:tcPr>
            <w:tcW w:w="1400" w:type="dxa"/>
          </w:tcPr>
          <w:p w14:paraId="44151845" w14:textId="77777777" w:rsidR="00284DEA" w:rsidRDefault="00555546">
            <w:pPr>
              <w:spacing w:after="40"/>
              <w:rPr>
                <w:sz w:val="18"/>
                <w:szCs w:val="18"/>
              </w:rPr>
            </w:pPr>
            <w:r>
              <w:rPr>
                <w:sz w:val="18"/>
                <w:szCs w:val="18"/>
              </w:rPr>
              <w:t>High - personal information</w:t>
            </w:r>
          </w:p>
        </w:tc>
      </w:tr>
      <w:tr w:rsidR="00284DEA" w14:paraId="3548AC4B" w14:textId="77777777">
        <w:trPr>
          <w:cantSplit/>
        </w:trPr>
        <w:tc>
          <w:tcPr>
            <w:tcW w:w="1300" w:type="dxa"/>
          </w:tcPr>
          <w:p w14:paraId="544B8F36" w14:textId="77777777" w:rsidR="00284DEA" w:rsidRDefault="00555546">
            <w:pPr>
              <w:spacing w:after="40"/>
              <w:rPr>
                <w:sz w:val="18"/>
                <w:szCs w:val="18"/>
              </w:rPr>
            </w:pPr>
            <w:r>
              <w:rPr>
                <w:sz w:val="18"/>
                <w:szCs w:val="18"/>
              </w:rPr>
              <w:t>Employee</w:t>
            </w:r>
          </w:p>
        </w:tc>
        <w:tc>
          <w:tcPr>
            <w:tcW w:w="1700" w:type="dxa"/>
          </w:tcPr>
          <w:p w14:paraId="71C1DA90" w14:textId="77777777" w:rsidR="00284DEA" w:rsidRDefault="00555546">
            <w:pPr>
              <w:spacing w:after="40"/>
              <w:rPr>
                <w:sz w:val="18"/>
                <w:szCs w:val="18"/>
              </w:rPr>
            </w:pPr>
            <w:r>
              <w:rPr>
                <w:sz w:val="18"/>
                <w:szCs w:val="18"/>
              </w:rPr>
              <w:t>Account / Access</w:t>
            </w:r>
          </w:p>
        </w:tc>
        <w:tc>
          <w:tcPr>
            <w:tcW w:w="2200" w:type="dxa"/>
          </w:tcPr>
          <w:p w14:paraId="34EABF3F" w14:textId="77777777" w:rsidR="00284DEA" w:rsidRDefault="00555546">
            <w:pPr>
              <w:spacing w:after="40"/>
              <w:rPr>
                <w:sz w:val="18"/>
                <w:szCs w:val="18"/>
              </w:rPr>
            </w:pPr>
            <w:r>
              <w:rPr>
                <w:sz w:val="18"/>
                <w:szCs w:val="18"/>
              </w:rPr>
              <w:t>Handler and manager accounts, with Role.</w:t>
            </w:r>
          </w:p>
        </w:tc>
        <w:tc>
          <w:tcPr>
            <w:tcW w:w="2416" w:type="dxa"/>
          </w:tcPr>
          <w:p w14:paraId="2CB7B452" w14:textId="77777777" w:rsidR="00284DEA" w:rsidRDefault="00555546">
            <w:pPr>
              <w:spacing w:after="40"/>
              <w:rPr>
                <w:sz w:val="18"/>
                <w:szCs w:val="18"/>
              </w:rPr>
            </w:pPr>
            <w:r>
              <w:rPr>
                <w:sz w:val="18"/>
                <w:szCs w:val="18"/>
              </w:rPr>
              <w:t>Created by Management. Deactivated when the person leaves.</w:t>
            </w:r>
          </w:p>
        </w:tc>
        <w:tc>
          <w:tcPr>
            <w:tcW w:w="1400" w:type="dxa"/>
          </w:tcPr>
          <w:p w14:paraId="1E8D7EDD" w14:textId="77777777" w:rsidR="00284DEA" w:rsidRDefault="00555546">
            <w:pPr>
              <w:spacing w:after="40"/>
              <w:rPr>
                <w:sz w:val="18"/>
                <w:szCs w:val="18"/>
              </w:rPr>
            </w:pPr>
            <w:r>
              <w:rPr>
                <w:sz w:val="18"/>
                <w:szCs w:val="18"/>
              </w:rPr>
              <w:t>High - personal information</w:t>
            </w:r>
          </w:p>
        </w:tc>
      </w:tr>
      <w:tr w:rsidR="00284DEA" w14:paraId="53BCF49C" w14:textId="77777777">
        <w:trPr>
          <w:cantSplit/>
        </w:trPr>
        <w:tc>
          <w:tcPr>
            <w:tcW w:w="1300" w:type="dxa"/>
          </w:tcPr>
          <w:p w14:paraId="40068214" w14:textId="3ECA3CD3" w:rsidR="00284DEA" w:rsidRDefault="00555546">
            <w:pPr>
              <w:spacing w:after="40"/>
              <w:rPr>
                <w:sz w:val="18"/>
                <w:szCs w:val="18"/>
              </w:rPr>
            </w:pPr>
            <w:proofErr w:type="spellStart"/>
            <w:r>
              <w:rPr>
                <w:sz w:val="18"/>
                <w:szCs w:val="18"/>
              </w:rPr>
              <w:t>HandlerCategory</w:t>
            </w:r>
            <w:proofErr w:type="spellEnd"/>
            <w:r>
              <w:rPr>
                <w:sz w:val="18"/>
                <w:szCs w:val="18"/>
              </w:rPr>
              <w:t xml:space="preserve"> (</w:t>
            </w:r>
            <w:proofErr w:type="spellStart"/>
            <w:r>
              <w:rPr>
                <w:sz w:val="18"/>
                <w:szCs w:val="18"/>
              </w:rPr>
              <w:t>handler_category</w:t>
            </w:r>
            <w:proofErr w:type="spellEnd"/>
            <w:r>
              <w:rPr>
                <w:sz w:val="18"/>
                <w:szCs w:val="18"/>
              </w:rPr>
              <w:t>)</w:t>
            </w:r>
          </w:p>
        </w:tc>
        <w:tc>
          <w:tcPr>
            <w:tcW w:w="1700" w:type="dxa"/>
          </w:tcPr>
          <w:p w14:paraId="54B90205" w14:textId="77777777" w:rsidR="00284DEA" w:rsidRDefault="00555546">
            <w:pPr>
              <w:spacing w:after="40"/>
              <w:rPr>
                <w:sz w:val="18"/>
                <w:szCs w:val="18"/>
              </w:rPr>
            </w:pPr>
            <w:r>
              <w:rPr>
                <w:sz w:val="18"/>
                <w:szCs w:val="18"/>
              </w:rPr>
              <w:t>Access</w:t>
            </w:r>
          </w:p>
        </w:tc>
        <w:tc>
          <w:tcPr>
            <w:tcW w:w="2200" w:type="dxa"/>
          </w:tcPr>
          <w:p w14:paraId="588F61F7" w14:textId="77777777" w:rsidR="00284DEA" w:rsidRDefault="00555546">
            <w:pPr>
              <w:spacing w:after="40"/>
              <w:rPr>
                <w:sz w:val="18"/>
                <w:szCs w:val="18"/>
              </w:rPr>
            </w:pPr>
            <w:r>
              <w:rPr>
                <w:sz w:val="18"/>
                <w:szCs w:val="18"/>
              </w:rPr>
              <w:t>Which categories a handler may see and work on (FR-005).</w:t>
            </w:r>
          </w:p>
        </w:tc>
        <w:tc>
          <w:tcPr>
            <w:tcW w:w="2416" w:type="dxa"/>
          </w:tcPr>
          <w:p w14:paraId="0FAE2D01" w14:textId="6CE211B0" w:rsidR="00284DEA" w:rsidRDefault="00555546">
            <w:pPr>
              <w:spacing w:after="40"/>
              <w:rPr>
                <w:sz w:val="18"/>
                <w:szCs w:val="18"/>
              </w:rPr>
            </w:pPr>
            <w:r>
              <w:rPr>
                <w:sz w:val="18"/>
                <w:szCs w:val="18"/>
              </w:rPr>
              <w:t xml:space="preserve">Maintained by Management (API-16). Own key </w:t>
            </w:r>
            <w:proofErr w:type="spellStart"/>
            <w:r>
              <w:rPr>
                <w:sz w:val="18"/>
                <w:szCs w:val="18"/>
              </w:rPr>
              <w:t>handler_category_id</w:t>
            </w:r>
            <w:proofErr w:type="spellEnd"/>
            <w:r>
              <w:rPr>
                <w:sz w:val="18"/>
                <w:szCs w:val="18"/>
              </w:rPr>
              <w:t>; (</w:t>
            </w:r>
            <w:proofErr w:type="spellStart"/>
            <w:r>
              <w:rPr>
                <w:sz w:val="18"/>
                <w:szCs w:val="18"/>
              </w:rPr>
              <w:t>emp_id</w:t>
            </w:r>
            <w:proofErr w:type="spellEnd"/>
            <w:r>
              <w:rPr>
                <w:sz w:val="18"/>
                <w:szCs w:val="18"/>
              </w:rPr>
              <w:t xml:space="preserve">, </w:t>
            </w:r>
            <w:proofErr w:type="spellStart"/>
            <w:r>
              <w:rPr>
                <w:sz w:val="18"/>
                <w:szCs w:val="18"/>
              </w:rPr>
              <w:t>cat_id</w:t>
            </w:r>
            <w:proofErr w:type="spellEnd"/>
            <w:r>
              <w:rPr>
                <w:sz w:val="18"/>
                <w:szCs w:val="18"/>
              </w:rPr>
              <w:t>) unique.</w:t>
            </w:r>
          </w:p>
        </w:tc>
        <w:tc>
          <w:tcPr>
            <w:tcW w:w="1400" w:type="dxa"/>
          </w:tcPr>
          <w:p w14:paraId="280144E6" w14:textId="77777777" w:rsidR="00284DEA" w:rsidRDefault="00555546">
            <w:pPr>
              <w:spacing w:after="40"/>
              <w:rPr>
                <w:sz w:val="18"/>
                <w:szCs w:val="18"/>
              </w:rPr>
            </w:pPr>
            <w:r>
              <w:rPr>
                <w:sz w:val="18"/>
                <w:szCs w:val="18"/>
              </w:rPr>
              <w:t>Low</w:t>
            </w:r>
          </w:p>
        </w:tc>
      </w:tr>
    </w:tbl>
    <w:p w14:paraId="1300E256" w14:textId="77777777" w:rsidR="00284DEA" w:rsidRDefault="00284DEA">
      <w:pPr>
        <w:spacing w:after="0"/>
      </w:pPr>
    </w:p>
    <w:p w14:paraId="23F7B2AB" w14:textId="77777777" w:rsidR="00284DEA" w:rsidRDefault="00555546">
      <w:r>
        <w:t>The Reporting module owns no tables. It only runs read-only aggregate queries (counts per status/category/date) through its own read-only query repository (the ARC-02 exception) and never uses the Requests module's entities or returns personal fields (ASR-005).</w:t>
      </w:r>
    </w:p>
    <w:p w14:paraId="708E1127" w14:textId="77777777" w:rsidR="00284DEA" w:rsidRDefault="00555546">
      <w:pPr>
        <w:pStyle w:val="Heading2"/>
      </w:pPr>
      <w:bookmarkStart w:id="56" w:name="_Toc243252231"/>
      <w:r>
        <w:t>Database ERD</w:t>
      </w:r>
      <w:bookmarkEnd w:id="56"/>
    </w:p>
    <w:p w14:paraId="1534E681" w14:textId="77777777" w:rsidR="00284DEA" w:rsidRDefault="00555546">
      <w:pPr>
        <w:keepNext/>
        <w:jc w:val="center"/>
      </w:pPr>
      <w:r>
        <w:rPr>
          <w:noProof/>
        </w:rPr>
        <w:drawing>
          <wp:inline distT="0" distB="0" distL="0" distR="0" wp14:anchorId="4184AD6F" wp14:editId="19FE498D">
            <wp:extent cx="5394960" cy="3732460"/>
            <wp:effectExtent l="0" t="0" r="0" b="0"/>
            <wp:docPr id="900102" name="ERD v3" descr="CivicConnect ERD v3: physical schema after Flyway V1 to V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 v2"/>
                    <pic:cNvPicPr/>
                  </pic:nvPicPr>
                  <pic:blipFill>
                    <a:blip r:embed="rId16"/>
                    <a:stretch>
                      <a:fillRect/>
                    </a:stretch>
                  </pic:blipFill>
                  <pic:spPr>
                    <a:xfrm>
                      <a:off x="0" y="0"/>
                      <a:ext cx="5394960" cy="3732460"/>
                    </a:xfrm>
                    <a:prstGeom prst="rect">
                      <a:avLst/>
                    </a:prstGeom>
                  </pic:spPr>
                </pic:pic>
              </a:graphicData>
            </a:graphic>
          </wp:inline>
        </w:drawing>
      </w:r>
    </w:p>
    <w:p w14:paraId="297B948B" w14:textId="77777777" w:rsidR="00284DEA" w:rsidRDefault="00555546">
      <w:pPr>
        <w:jc w:val="center"/>
        <w:rPr>
          <w:sz w:val="18"/>
          <w:szCs w:val="18"/>
        </w:rPr>
      </w:pPr>
      <w:r>
        <w:rPr>
          <w:i/>
          <w:iCs/>
          <w:color w:val="404040"/>
          <w:sz w:val="18"/>
          <w:szCs w:val="18"/>
        </w:rPr>
        <w:t xml:space="preserve">Figure 3 - ERD v3: the physical schema after Flyway V1 to V8 (docs/ERD v3.drawio). ERD v2 is in PED v2.0. Flyway's own table, </w:t>
      </w:r>
      <w:proofErr w:type="spellStart"/>
      <w:r>
        <w:rPr>
          <w:i/>
          <w:iCs/>
          <w:color w:val="404040"/>
          <w:sz w:val="18"/>
          <w:szCs w:val="18"/>
        </w:rPr>
        <w:t>flyway_schema_history</w:t>
      </w:r>
      <w:proofErr w:type="spellEnd"/>
      <w:r>
        <w:rPr>
          <w:i/>
          <w:iCs/>
          <w:color w:val="404040"/>
          <w:sz w:val="18"/>
          <w:szCs w:val="18"/>
        </w:rPr>
        <w:t xml:space="preserve"> (the list of applied migrations), is left out: it is Flyway's bookkeeping, has no relationships and holds no </w:t>
      </w:r>
      <w:proofErr w:type="spellStart"/>
      <w:r>
        <w:rPr>
          <w:i/>
          <w:iCs/>
          <w:color w:val="404040"/>
          <w:sz w:val="18"/>
          <w:szCs w:val="18"/>
        </w:rPr>
        <w:t>CivicConnect</w:t>
      </w:r>
      <w:proofErr w:type="spellEnd"/>
      <w:r>
        <w:rPr>
          <w:i/>
          <w:iCs/>
          <w:color w:val="404040"/>
          <w:sz w:val="18"/>
          <w:szCs w:val="18"/>
        </w:rPr>
        <w:t xml:space="preserve"> data.</w:t>
      </w:r>
    </w:p>
    <w:p w14:paraId="04FE5C63" w14:textId="77777777" w:rsidR="00284DEA" w:rsidRDefault="00555546">
      <w:pPr>
        <w:pStyle w:val="Heading2"/>
      </w:pPr>
      <w:bookmarkStart w:id="57" w:name="_Toc243252232"/>
      <w:r>
        <w:t>Entities</w:t>
      </w:r>
      <w:bookmarkEnd w:id="57"/>
    </w:p>
    <w:p w14:paraId="2D2AE4CF" w14:textId="4261535B" w:rsidR="0061682F" w:rsidRDefault="00555546">
      <w:r>
        <w:t>v4.0 (CR-020): the Entities and Relationships tables below describe the schema as built (Figure 3, Flyway V1 to V7). The M2 design (ERD v2) is in PED v2.0; the differences are listed under Changes from the Initial ERD.</w:t>
      </w:r>
    </w:p>
    <w:tbl>
      <w:tblPr>
        <w:tblStyle w:val="TableGrid"/>
        <w:tblW w:w="9016" w:type="dxa"/>
        <w:tblLayout w:type="fixed"/>
        <w:tblLook w:val="04A0" w:firstRow="1" w:lastRow="0" w:firstColumn="1" w:lastColumn="0" w:noHBand="0" w:noVBand="1"/>
      </w:tblPr>
      <w:tblGrid>
        <w:gridCol w:w="1700"/>
        <w:gridCol w:w="1900"/>
        <w:gridCol w:w="5416"/>
      </w:tblGrid>
      <w:tr w:rsidR="00284DEA" w14:paraId="084C630A" w14:textId="77777777">
        <w:trPr>
          <w:cantSplit/>
          <w:tblHeader/>
        </w:trPr>
        <w:tc>
          <w:tcPr>
            <w:tcW w:w="1700" w:type="dxa"/>
            <w:shd w:val="clear" w:color="auto" w:fill="002060"/>
          </w:tcPr>
          <w:p w14:paraId="61989E6E" w14:textId="77777777" w:rsidR="00284DEA" w:rsidRDefault="00555546">
            <w:pPr>
              <w:spacing w:after="40"/>
              <w:rPr>
                <w:sz w:val="18"/>
                <w:szCs w:val="18"/>
              </w:rPr>
            </w:pPr>
            <w:r>
              <w:rPr>
                <w:b/>
                <w:bCs/>
                <w:color w:val="FFFFFF"/>
                <w:sz w:val="18"/>
                <w:szCs w:val="18"/>
              </w:rPr>
              <w:t>Entity</w:t>
            </w:r>
          </w:p>
        </w:tc>
        <w:tc>
          <w:tcPr>
            <w:tcW w:w="1900" w:type="dxa"/>
            <w:shd w:val="clear" w:color="auto" w:fill="002060"/>
          </w:tcPr>
          <w:p w14:paraId="3702DBDF" w14:textId="77777777" w:rsidR="00284DEA" w:rsidRDefault="00555546">
            <w:pPr>
              <w:spacing w:after="40"/>
              <w:rPr>
                <w:sz w:val="18"/>
                <w:szCs w:val="18"/>
              </w:rPr>
            </w:pPr>
            <w:r>
              <w:rPr>
                <w:b/>
                <w:bCs/>
                <w:color w:val="FFFFFF"/>
                <w:sz w:val="18"/>
                <w:szCs w:val="18"/>
              </w:rPr>
              <w:t>Primary Key</w:t>
            </w:r>
          </w:p>
        </w:tc>
        <w:tc>
          <w:tcPr>
            <w:tcW w:w="5416" w:type="dxa"/>
            <w:shd w:val="clear" w:color="auto" w:fill="002060"/>
          </w:tcPr>
          <w:p w14:paraId="03B9C1CC" w14:textId="77777777" w:rsidR="00284DEA" w:rsidRDefault="00555546">
            <w:pPr>
              <w:spacing w:after="40"/>
              <w:rPr>
                <w:sz w:val="18"/>
                <w:szCs w:val="18"/>
              </w:rPr>
            </w:pPr>
            <w:r>
              <w:rPr>
                <w:b/>
                <w:bCs/>
                <w:color w:val="FFFFFF"/>
                <w:sz w:val="18"/>
                <w:szCs w:val="18"/>
              </w:rPr>
              <w:t>Key Attributes</w:t>
            </w:r>
          </w:p>
        </w:tc>
      </w:tr>
      <w:tr w:rsidR="00284DEA" w14:paraId="77E3113E" w14:textId="77777777">
        <w:trPr>
          <w:cantSplit/>
        </w:trPr>
        <w:tc>
          <w:tcPr>
            <w:tcW w:w="1700" w:type="dxa"/>
          </w:tcPr>
          <w:p w14:paraId="75802563" w14:textId="2E259E1E" w:rsidR="00284DEA" w:rsidRDefault="00555546">
            <w:pPr>
              <w:spacing w:after="40"/>
              <w:rPr>
                <w:sz w:val="18"/>
                <w:szCs w:val="18"/>
              </w:rPr>
            </w:pPr>
            <w:r>
              <w:rPr>
                <w:sz w:val="18"/>
                <w:szCs w:val="18"/>
              </w:rPr>
              <w:t>client</w:t>
            </w:r>
          </w:p>
        </w:tc>
        <w:tc>
          <w:tcPr>
            <w:tcW w:w="1900" w:type="dxa"/>
          </w:tcPr>
          <w:p w14:paraId="50272DFE" w14:textId="12D16971" w:rsidR="00284DEA" w:rsidRDefault="00555546">
            <w:pPr>
              <w:spacing w:after="40"/>
              <w:rPr>
                <w:sz w:val="18"/>
                <w:szCs w:val="18"/>
              </w:rPr>
            </w:pPr>
            <w:proofErr w:type="spellStart"/>
            <w:r>
              <w:rPr>
                <w:sz w:val="18"/>
                <w:szCs w:val="18"/>
              </w:rPr>
              <w:t>client_id</w:t>
            </w:r>
            <w:proofErr w:type="spellEnd"/>
          </w:p>
        </w:tc>
        <w:tc>
          <w:tcPr>
            <w:tcW w:w="5416" w:type="dxa"/>
          </w:tcPr>
          <w:p w14:paraId="0A1C39D3" w14:textId="19200713" w:rsidR="00284DEA" w:rsidRDefault="00555546">
            <w:pPr>
              <w:spacing w:after="40"/>
              <w:rPr>
                <w:sz w:val="18"/>
                <w:szCs w:val="18"/>
              </w:rPr>
            </w:pPr>
            <w:proofErr w:type="spellStart"/>
            <w:r>
              <w:rPr>
                <w:sz w:val="18"/>
                <w:szCs w:val="18"/>
              </w:rPr>
              <w:t>first_name</w:t>
            </w:r>
            <w:proofErr w:type="spellEnd"/>
            <w:r>
              <w:rPr>
                <w:sz w:val="18"/>
                <w:szCs w:val="18"/>
              </w:rPr>
              <w:t>, surname, email (unique), password (</w:t>
            </w:r>
            <w:proofErr w:type="spellStart"/>
            <w:r>
              <w:rPr>
                <w:sz w:val="18"/>
                <w:szCs w:val="18"/>
              </w:rPr>
              <w:t>BCrypt</w:t>
            </w:r>
            <w:proofErr w:type="spellEnd"/>
            <w:r>
              <w:rPr>
                <w:sz w:val="18"/>
                <w:szCs w:val="18"/>
              </w:rPr>
              <w:t xml:space="preserve"> hash), phone, active, </w:t>
            </w:r>
            <w:proofErr w:type="spellStart"/>
            <w:r>
              <w:rPr>
                <w:sz w:val="18"/>
                <w:szCs w:val="18"/>
              </w:rPr>
              <w:t>created_at</w:t>
            </w:r>
            <w:proofErr w:type="spellEnd"/>
            <w:r>
              <w:rPr>
                <w:sz w:val="18"/>
                <w:szCs w:val="18"/>
              </w:rPr>
              <w:t xml:space="preserve">, </w:t>
            </w:r>
            <w:proofErr w:type="spellStart"/>
            <w:r>
              <w:rPr>
                <w:sz w:val="18"/>
                <w:szCs w:val="18"/>
              </w:rPr>
              <w:t>updated_at</w:t>
            </w:r>
            <w:proofErr w:type="spellEnd"/>
            <w:r>
              <w:rPr>
                <w:sz w:val="18"/>
                <w:szCs w:val="18"/>
              </w:rPr>
              <w:t xml:space="preserve"> (</w:t>
            </w:r>
            <w:proofErr w:type="spellStart"/>
            <w:r>
              <w:rPr>
                <w:sz w:val="18"/>
                <w:szCs w:val="18"/>
              </w:rPr>
              <w:t>date_of_birth</w:t>
            </w:r>
            <w:proofErr w:type="spellEnd"/>
            <w:r>
              <w:rPr>
                <w:sz w:val="18"/>
                <w:szCs w:val="18"/>
              </w:rPr>
              <w:t xml:space="preserve"> removed by V8, CR-022)</w:t>
            </w:r>
          </w:p>
        </w:tc>
      </w:tr>
      <w:tr w:rsidR="00284DEA" w14:paraId="52436458" w14:textId="77777777">
        <w:trPr>
          <w:cantSplit/>
        </w:trPr>
        <w:tc>
          <w:tcPr>
            <w:tcW w:w="1700" w:type="dxa"/>
          </w:tcPr>
          <w:p w14:paraId="5D195D33" w14:textId="152DF4F5" w:rsidR="00284DEA" w:rsidRDefault="00555546">
            <w:pPr>
              <w:spacing w:after="40"/>
              <w:rPr>
                <w:sz w:val="18"/>
                <w:szCs w:val="18"/>
              </w:rPr>
            </w:pPr>
            <w:r>
              <w:rPr>
                <w:sz w:val="18"/>
                <w:szCs w:val="18"/>
              </w:rPr>
              <w:t>employee</w:t>
            </w:r>
          </w:p>
        </w:tc>
        <w:tc>
          <w:tcPr>
            <w:tcW w:w="1900" w:type="dxa"/>
          </w:tcPr>
          <w:p w14:paraId="31195A1A" w14:textId="433E1766" w:rsidR="00284DEA" w:rsidRDefault="00555546">
            <w:pPr>
              <w:spacing w:after="40"/>
              <w:rPr>
                <w:sz w:val="18"/>
                <w:szCs w:val="18"/>
              </w:rPr>
            </w:pPr>
            <w:proofErr w:type="spellStart"/>
            <w:r>
              <w:rPr>
                <w:sz w:val="18"/>
                <w:szCs w:val="18"/>
              </w:rPr>
              <w:t>emp_id</w:t>
            </w:r>
            <w:proofErr w:type="spellEnd"/>
          </w:p>
        </w:tc>
        <w:tc>
          <w:tcPr>
            <w:tcW w:w="5416" w:type="dxa"/>
          </w:tcPr>
          <w:p w14:paraId="34A2527D" w14:textId="1AB5AB03" w:rsidR="00284DEA" w:rsidRDefault="00555546">
            <w:pPr>
              <w:spacing w:after="40"/>
              <w:rPr>
                <w:sz w:val="18"/>
                <w:szCs w:val="18"/>
              </w:rPr>
            </w:pPr>
            <w:proofErr w:type="spellStart"/>
            <w:r>
              <w:rPr>
                <w:sz w:val="18"/>
                <w:szCs w:val="18"/>
              </w:rPr>
              <w:t>first_name</w:t>
            </w:r>
            <w:proofErr w:type="spellEnd"/>
            <w:r>
              <w:rPr>
                <w:sz w:val="18"/>
                <w:szCs w:val="18"/>
              </w:rPr>
              <w:t>, surname, email (unique), password (</w:t>
            </w:r>
            <w:proofErr w:type="spellStart"/>
            <w:r>
              <w:rPr>
                <w:sz w:val="18"/>
                <w:szCs w:val="18"/>
              </w:rPr>
              <w:t>BCrypt</w:t>
            </w:r>
            <w:proofErr w:type="spellEnd"/>
            <w:r>
              <w:rPr>
                <w:sz w:val="18"/>
                <w:szCs w:val="18"/>
              </w:rPr>
              <w:t xml:space="preserve"> hash), role (STAFF / MANAGEMENT), phone, </w:t>
            </w:r>
            <w:proofErr w:type="spellStart"/>
            <w:r>
              <w:rPr>
                <w:sz w:val="18"/>
                <w:szCs w:val="18"/>
              </w:rPr>
              <w:t>date_of_birth</w:t>
            </w:r>
            <w:proofErr w:type="spellEnd"/>
            <w:r>
              <w:rPr>
                <w:sz w:val="18"/>
                <w:szCs w:val="18"/>
              </w:rPr>
              <w:t xml:space="preserve">, street, area, city, </w:t>
            </w:r>
            <w:proofErr w:type="spellStart"/>
            <w:r>
              <w:rPr>
                <w:sz w:val="18"/>
                <w:szCs w:val="18"/>
              </w:rPr>
              <w:t>postal_code</w:t>
            </w:r>
            <w:proofErr w:type="spellEnd"/>
            <w:r>
              <w:rPr>
                <w:sz w:val="18"/>
                <w:szCs w:val="18"/>
              </w:rPr>
              <w:t xml:space="preserve">, active, </w:t>
            </w:r>
            <w:proofErr w:type="spellStart"/>
            <w:r>
              <w:rPr>
                <w:sz w:val="18"/>
                <w:szCs w:val="18"/>
              </w:rPr>
              <w:t>created_at</w:t>
            </w:r>
            <w:proofErr w:type="spellEnd"/>
          </w:p>
        </w:tc>
      </w:tr>
      <w:tr w:rsidR="00284DEA" w14:paraId="2F63E6E9" w14:textId="77777777">
        <w:trPr>
          <w:cantSplit/>
        </w:trPr>
        <w:tc>
          <w:tcPr>
            <w:tcW w:w="1700" w:type="dxa"/>
          </w:tcPr>
          <w:p w14:paraId="7E6D6320" w14:textId="3B36B3D5" w:rsidR="00284DEA" w:rsidRDefault="00555546">
            <w:pPr>
              <w:spacing w:after="40"/>
              <w:rPr>
                <w:sz w:val="18"/>
                <w:szCs w:val="18"/>
              </w:rPr>
            </w:pPr>
            <w:r>
              <w:rPr>
                <w:sz w:val="18"/>
                <w:szCs w:val="18"/>
              </w:rPr>
              <w:t>request</w:t>
            </w:r>
          </w:p>
        </w:tc>
        <w:tc>
          <w:tcPr>
            <w:tcW w:w="1900" w:type="dxa"/>
          </w:tcPr>
          <w:p w14:paraId="4580B6B0" w14:textId="550D2533" w:rsidR="00284DEA" w:rsidRDefault="00555546">
            <w:pPr>
              <w:spacing w:after="40"/>
              <w:rPr>
                <w:sz w:val="18"/>
                <w:szCs w:val="18"/>
              </w:rPr>
            </w:pPr>
            <w:proofErr w:type="spellStart"/>
            <w:r>
              <w:rPr>
                <w:sz w:val="18"/>
                <w:szCs w:val="18"/>
              </w:rPr>
              <w:t>req_id</w:t>
            </w:r>
            <w:proofErr w:type="spellEnd"/>
          </w:p>
        </w:tc>
        <w:tc>
          <w:tcPr>
            <w:tcW w:w="5416" w:type="dxa"/>
          </w:tcPr>
          <w:p w14:paraId="75ED65B6" w14:textId="4B08C5EC" w:rsidR="00284DEA" w:rsidRDefault="00555546">
            <w:pPr>
              <w:spacing w:after="40"/>
              <w:rPr>
                <w:sz w:val="18"/>
                <w:szCs w:val="18"/>
              </w:rPr>
            </w:pPr>
            <w:proofErr w:type="spellStart"/>
            <w:r>
              <w:rPr>
                <w:sz w:val="18"/>
                <w:szCs w:val="18"/>
              </w:rPr>
              <w:t>ref_num</w:t>
            </w:r>
            <w:proofErr w:type="spellEnd"/>
            <w:r>
              <w:rPr>
                <w:sz w:val="18"/>
                <w:szCs w:val="18"/>
              </w:rPr>
              <w:t xml:space="preserve"> (unique, CC-</w:t>
            </w:r>
            <w:proofErr w:type="spellStart"/>
            <w:r>
              <w:rPr>
                <w:sz w:val="18"/>
                <w:szCs w:val="18"/>
              </w:rPr>
              <w:t>yyyy</w:t>
            </w:r>
            <w:proofErr w:type="spellEnd"/>
            <w:r>
              <w:rPr>
                <w:sz w:val="18"/>
                <w:szCs w:val="18"/>
              </w:rPr>
              <w:t>-</w:t>
            </w:r>
            <w:proofErr w:type="spellStart"/>
            <w:r>
              <w:rPr>
                <w:sz w:val="18"/>
                <w:szCs w:val="18"/>
              </w:rPr>
              <w:t>nnnnnn</w:t>
            </w:r>
            <w:proofErr w:type="spellEnd"/>
            <w:r>
              <w:rPr>
                <w:sz w:val="18"/>
                <w:szCs w:val="18"/>
              </w:rPr>
              <w:t xml:space="preserve">), </w:t>
            </w:r>
            <w:proofErr w:type="spellStart"/>
            <w:r>
              <w:rPr>
                <w:sz w:val="18"/>
                <w:szCs w:val="18"/>
              </w:rPr>
              <w:t>cat_id</w:t>
            </w:r>
            <w:proofErr w:type="spellEnd"/>
            <w:r>
              <w:rPr>
                <w:sz w:val="18"/>
                <w:szCs w:val="18"/>
              </w:rPr>
              <w:t xml:space="preserve"> (FK), </w:t>
            </w:r>
            <w:proofErr w:type="spellStart"/>
            <w:r>
              <w:rPr>
                <w:sz w:val="18"/>
                <w:szCs w:val="18"/>
              </w:rPr>
              <w:t>requester_id</w:t>
            </w:r>
            <w:proofErr w:type="spellEnd"/>
            <w:r>
              <w:rPr>
                <w:sz w:val="18"/>
                <w:szCs w:val="18"/>
              </w:rPr>
              <w:t xml:space="preserve"> (FK), description, location, </w:t>
            </w:r>
            <w:proofErr w:type="spellStart"/>
            <w:r>
              <w:rPr>
                <w:sz w:val="18"/>
                <w:szCs w:val="18"/>
              </w:rPr>
              <w:t>attachment_url</w:t>
            </w:r>
            <w:proofErr w:type="spellEnd"/>
            <w:r>
              <w:rPr>
                <w:sz w:val="18"/>
                <w:szCs w:val="18"/>
              </w:rPr>
              <w:t xml:space="preserve">, status, priority (LOW / MEDIUM / HIGH or null), </w:t>
            </w:r>
            <w:proofErr w:type="spellStart"/>
            <w:r>
              <w:rPr>
                <w:sz w:val="18"/>
                <w:szCs w:val="18"/>
              </w:rPr>
              <w:t>created_at</w:t>
            </w:r>
            <w:proofErr w:type="spellEnd"/>
            <w:r>
              <w:rPr>
                <w:sz w:val="18"/>
                <w:szCs w:val="18"/>
              </w:rPr>
              <w:t xml:space="preserve">, </w:t>
            </w:r>
            <w:proofErr w:type="spellStart"/>
            <w:r>
              <w:rPr>
                <w:sz w:val="18"/>
                <w:szCs w:val="18"/>
              </w:rPr>
              <w:t>updated_at</w:t>
            </w:r>
            <w:proofErr w:type="spellEnd"/>
            <w:r>
              <w:rPr>
                <w:sz w:val="18"/>
                <w:szCs w:val="18"/>
              </w:rPr>
              <w:t xml:space="preserve">, </w:t>
            </w:r>
            <w:proofErr w:type="spellStart"/>
            <w:r>
              <w:rPr>
                <w:sz w:val="18"/>
                <w:szCs w:val="18"/>
              </w:rPr>
              <w:t>closed_at</w:t>
            </w:r>
            <w:proofErr w:type="spellEnd"/>
          </w:p>
        </w:tc>
      </w:tr>
      <w:tr w:rsidR="00284DEA" w14:paraId="211AF8D6" w14:textId="77777777">
        <w:trPr>
          <w:cantSplit/>
        </w:trPr>
        <w:tc>
          <w:tcPr>
            <w:tcW w:w="1700" w:type="dxa"/>
          </w:tcPr>
          <w:p w14:paraId="269E52C9" w14:textId="78F8B049" w:rsidR="00284DEA" w:rsidRDefault="00555546">
            <w:pPr>
              <w:spacing w:after="40"/>
              <w:rPr>
                <w:sz w:val="18"/>
                <w:szCs w:val="18"/>
              </w:rPr>
            </w:pPr>
            <w:proofErr w:type="spellStart"/>
            <w:r>
              <w:rPr>
                <w:sz w:val="18"/>
                <w:szCs w:val="18"/>
              </w:rPr>
              <w:t>request_handler</w:t>
            </w:r>
            <w:proofErr w:type="spellEnd"/>
          </w:p>
        </w:tc>
        <w:tc>
          <w:tcPr>
            <w:tcW w:w="1900" w:type="dxa"/>
          </w:tcPr>
          <w:p w14:paraId="22DAB034" w14:textId="057A6BA7" w:rsidR="00284DEA" w:rsidRDefault="00555546">
            <w:pPr>
              <w:spacing w:after="40"/>
              <w:rPr>
                <w:sz w:val="18"/>
                <w:szCs w:val="18"/>
              </w:rPr>
            </w:pPr>
            <w:proofErr w:type="spellStart"/>
            <w:r>
              <w:rPr>
                <w:sz w:val="18"/>
                <w:szCs w:val="18"/>
              </w:rPr>
              <w:t>req_handler_id</w:t>
            </w:r>
            <w:proofErr w:type="spellEnd"/>
          </w:p>
        </w:tc>
        <w:tc>
          <w:tcPr>
            <w:tcW w:w="5416" w:type="dxa"/>
          </w:tcPr>
          <w:p w14:paraId="3AA683CC" w14:textId="1A197951" w:rsidR="00284DEA" w:rsidRDefault="00555546">
            <w:pPr>
              <w:spacing w:after="40"/>
              <w:rPr>
                <w:sz w:val="18"/>
                <w:szCs w:val="18"/>
              </w:rPr>
            </w:pPr>
            <w:proofErr w:type="spellStart"/>
            <w:r>
              <w:rPr>
                <w:sz w:val="18"/>
                <w:szCs w:val="18"/>
              </w:rPr>
              <w:t>req_id</w:t>
            </w:r>
            <w:proofErr w:type="spellEnd"/>
            <w:r>
              <w:rPr>
                <w:sz w:val="18"/>
                <w:szCs w:val="18"/>
              </w:rPr>
              <w:t xml:space="preserve"> (FK), </w:t>
            </w:r>
            <w:proofErr w:type="spellStart"/>
            <w:r>
              <w:rPr>
                <w:sz w:val="18"/>
                <w:szCs w:val="18"/>
              </w:rPr>
              <w:t>emp_id</w:t>
            </w:r>
            <w:proofErr w:type="spellEnd"/>
            <w:r>
              <w:rPr>
                <w:sz w:val="18"/>
                <w:szCs w:val="18"/>
              </w:rPr>
              <w:t xml:space="preserve"> (FK), </w:t>
            </w:r>
            <w:proofErr w:type="spellStart"/>
            <w:r>
              <w:rPr>
                <w:sz w:val="18"/>
                <w:szCs w:val="18"/>
              </w:rPr>
              <w:t>assigned_at</w:t>
            </w:r>
            <w:proofErr w:type="spellEnd"/>
            <w:r>
              <w:rPr>
                <w:sz w:val="18"/>
                <w:szCs w:val="18"/>
              </w:rPr>
              <w:t xml:space="preserve">, </w:t>
            </w:r>
            <w:proofErr w:type="spellStart"/>
            <w:r>
              <w:rPr>
                <w:sz w:val="18"/>
                <w:szCs w:val="18"/>
              </w:rPr>
              <w:t>unassigned_at</w:t>
            </w:r>
            <w:proofErr w:type="spellEnd"/>
          </w:p>
        </w:tc>
      </w:tr>
      <w:tr w:rsidR="00284DEA" w14:paraId="269FE946" w14:textId="77777777">
        <w:trPr>
          <w:cantSplit/>
        </w:trPr>
        <w:tc>
          <w:tcPr>
            <w:tcW w:w="1700" w:type="dxa"/>
          </w:tcPr>
          <w:p w14:paraId="22C8E769" w14:textId="3F7AF80E" w:rsidR="00284DEA" w:rsidRDefault="00555546">
            <w:pPr>
              <w:spacing w:after="40"/>
              <w:rPr>
                <w:sz w:val="18"/>
                <w:szCs w:val="18"/>
              </w:rPr>
            </w:pPr>
            <w:proofErr w:type="spellStart"/>
            <w:r>
              <w:rPr>
                <w:sz w:val="18"/>
                <w:szCs w:val="18"/>
              </w:rPr>
              <w:lastRenderedPageBreak/>
              <w:t>audit_entry</w:t>
            </w:r>
            <w:proofErr w:type="spellEnd"/>
          </w:p>
        </w:tc>
        <w:tc>
          <w:tcPr>
            <w:tcW w:w="1900" w:type="dxa"/>
          </w:tcPr>
          <w:p w14:paraId="10626D6E" w14:textId="112879D6" w:rsidR="00284DEA" w:rsidRDefault="00555546">
            <w:pPr>
              <w:spacing w:after="40"/>
              <w:rPr>
                <w:sz w:val="18"/>
                <w:szCs w:val="18"/>
              </w:rPr>
            </w:pPr>
            <w:proofErr w:type="spellStart"/>
            <w:r>
              <w:rPr>
                <w:sz w:val="18"/>
                <w:szCs w:val="18"/>
              </w:rPr>
              <w:t>aud_id</w:t>
            </w:r>
            <w:proofErr w:type="spellEnd"/>
          </w:p>
        </w:tc>
        <w:tc>
          <w:tcPr>
            <w:tcW w:w="5416" w:type="dxa"/>
          </w:tcPr>
          <w:p w14:paraId="2B0CD6F9" w14:textId="0DE77EF1" w:rsidR="00284DEA" w:rsidRDefault="00555546">
            <w:pPr>
              <w:spacing w:after="40"/>
              <w:rPr>
                <w:sz w:val="18"/>
                <w:szCs w:val="18"/>
              </w:rPr>
            </w:pPr>
            <w:proofErr w:type="spellStart"/>
            <w:r>
              <w:rPr>
                <w:sz w:val="18"/>
                <w:szCs w:val="18"/>
              </w:rPr>
              <w:t>table_name</w:t>
            </w:r>
            <w:proofErr w:type="spellEnd"/>
            <w:r>
              <w:rPr>
                <w:sz w:val="18"/>
                <w:szCs w:val="18"/>
              </w:rPr>
              <w:t xml:space="preserve">, operation (INSERT / UPDATE / DELETE), </w:t>
            </w:r>
            <w:proofErr w:type="spellStart"/>
            <w:r>
              <w:rPr>
                <w:sz w:val="18"/>
                <w:szCs w:val="18"/>
              </w:rPr>
              <w:t>record_id</w:t>
            </w:r>
            <w:proofErr w:type="spellEnd"/>
            <w:r>
              <w:rPr>
                <w:sz w:val="18"/>
                <w:szCs w:val="18"/>
              </w:rPr>
              <w:t xml:space="preserve">, </w:t>
            </w:r>
            <w:proofErr w:type="spellStart"/>
            <w:r>
              <w:rPr>
                <w:sz w:val="18"/>
                <w:szCs w:val="18"/>
              </w:rPr>
              <w:t>old_data</w:t>
            </w:r>
            <w:proofErr w:type="spellEnd"/>
            <w:r>
              <w:rPr>
                <w:sz w:val="18"/>
                <w:szCs w:val="18"/>
              </w:rPr>
              <w:t xml:space="preserve">, </w:t>
            </w:r>
            <w:proofErr w:type="spellStart"/>
            <w:r>
              <w:rPr>
                <w:sz w:val="18"/>
                <w:szCs w:val="18"/>
              </w:rPr>
              <w:t>new_data</w:t>
            </w:r>
            <w:proofErr w:type="spellEnd"/>
            <w:r>
              <w:rPr>
                <w:sz w:val="18"/>
                <w:szCs w:val="18"/>
              </w:rPr>
              <w:t xml:space="preserve"> (row as JSON text), </w:t>
            </w:r>
            <w:proofErr w:type="spellStart"/>
            <w:r>
              <w:rPr>
                <w:sz w:val="18"/>
                <w:szCs w:val="18"/>
              </w:rPr>
              <w:t>emp_id</w:t>
            </w:r>
            <w:proofErr w:type="spellEnd"/>
            <w:r>
              <w:rPr>
                <w:sz w:val="18"/>
                <w:szCs w:val="18"/>
              </w:rPr>
              <w:t xml:space="preserve"> (FK, nullable), </w:t>
            </w:r>
            <w:proofErr w:type="spellStart"/>
            <w:r>
              <w:rPr>
                <w:sz w:val="18"/>
                <w:szCs w:val="18"/>
              </w:rPr>
              <w:t>client_id</w:t>
            </w:r>
            <w:proofErr w:type="spellEnd"/>
            <w:r>
              <w:rPr>
                <w:sz w:val="18"/>
                <w:szCs w:val="18"/>
              </w:rPr>
              <w:t xml:space="preserve"> (FK, nullable), </w:t>
            </w:r>
            <w:proofErr w:type="spellStart"/>
            <w:r>
              <w:rPr>
                <w:sz w:val="18"/>
                <w:szCs w:val="18"/>
              </w:rPr>
              <w:t>changed_at</w:t>
            </w:r>
            <w:proofErr w:type="spellEnd"/>
          </w:p>
        </w:tc>
      </w:tr>
      <w:tr w:rsidR="00284DEA" w14:paraId="2502788B" w14:textId="77777777">
        <w:trPr>
          <w:cantSplit/>
        </w:trPr>
        <w:tc>
          <w:tcPr>
            <w:tcW w:w="1700" w:type="dxa"/>
          </w:tcPr>
          <w:p w14:paraId="5FC4DB99" w14:textId="61E09329" w:rsidR="00284DEA" w:rsidRDefault="00555546">
            <w:pPr>
              <w:spacing w:after="40"/>
              <w:rPr>
                <w:sz w:val="18"/>
                <w:szCs w:val="18"/>
              </w:rPr>
            </w:pPr>
            <w:r>
              <w:rPr>
                <w:sz w:val="18"/>
                <w:szCs w:val="18"/>
              </w:rPr>
              <w:t>category</w:t>
            </w:r>
          </w:p>
        </w:tc>
        <w:tc>
          <w:tcPr>
            <w:tcW w:w="1900" w:type="dxa"/>
          </w:tcPr>
          <w:p w14:paraId="1E296D20" w14:textId="7AFBF57D" w:rsidR="00284DEA" w:rsidRDefault="00555546">
            <w:pPr>
              <w:spacing w:after="40"/>
              <w:rPr>
                <w:sz w:val="18"/>
                <w:szCs w:val="18"/>
              </w:rPr>
            </w:pPr>
            <w:proofErr w:type="spellStart"/>
            <w:r>
              <w:rPr>
                <w:sz w:val="18"/>
                <w:szCs w:val="18"/>
              </w:rPr>
              <w:t>cat_id</w:t>
            </w:r>
            <w:proofErr w:type="spellEnd"/>
          </w:p>
        </w:tc>
        <w:tc>
          <w:tcPr>
            <w:tcW w:w="5416" w:type="dxa"/>
          </w:tcPr>
          <w:p w14:paraId="364C37B9" w14:textId="69CC4A47" w:rsidR="00284DEA" w:rsidRDefault="00555546">
            <w:pPr>
              <w:spacing w:after="40"/>
              <w:rPr>
                <w:sz w:val="18"/>
                <w:szCs w:val="18"/>
              </w:rPr>
            </w:pPr>
            <w:proofErr w:type="spellStart"/>
            <w:r>
              <w:rPr>
                <w:sz w:val="18"/>
                <w:szCs w:val="18"/>
              </w:rPr>
              <w:t>cat_name</w:t>
            </w:r>
            <w:proofErr w:type="spellEnd"/>
            <w:r>
              <w:rPr>
                <w:sz w:val="18"/>
                <w:szCs w:val="18"/>
              </w:rPr>
              <w:t xml:space="preserve"> (unique), active</w:t>
            </w:r>
          </w:p>
        </w:tc>
      </w:tr>
      <w:tr w:rsidR="00284DEA" w14:paraId="57C56755" w14:textId="77777777">
        <w:trPr>
          <w:cantSplit/>
        </w:trPr>
        <w:tc>
          <w:tcPr>
            <w:tcW w:w="1700" w:type="dxa"/>
          </w:tcPr>
          <w:p w14:paraId="6AD73925" w14:textId="5D1AD0D2" w:rsidR="00284DEA" w:rsidRDefault="00555546">
            <w:pPr>
              <w:spacing w:after="40"/>
              <w:rPr>
                <w:sz w:val="18"/>
                <w:szCs w:val="18"/>
              </w:rPr>
            </w:pPr>
            <w:proofErr w:type="spellStart"/>
            <w:r>
              <w:rPr>
                <w:sz w:val="18"/>
                <w:szCs w:val="18"/>
              </w:rPr>
              <w:t>handler_category</w:t>
            </w:r>
            <w:proofErr w:type="spellEnd"/>
          </w:p>
        </w:tc>
        <w:tc>
          <w:tcPr>
            <w:tcW w:w="1900" w:type="dxa"/>
          </w:tcPr>
          <w:p w14:paraId="5DB839AD" w14:textId="2BE24B73" w:rsidR="00284DEA" w:rsidRDefault="00555546">
            <w:pPr>
              <w:spacing w:after="40"/>
              <w:rPr>
                <w:sz w:val="18"/>
                <w:szCs w:val="18"/>
              </w:rPr>
            </w:pPr>
            <w:proofErr w:type="spellStart"/>
            <w:r>
              <w:rPr>
                <w:sz w:val="18"/>
                <w:szCs w:val="18"/>
              </w:rPr>
              <w:t>handler_category_id</w:t>
            </w:r>
            <w:proofErr w:type="spellEnd"/>
          </w:p>
        </w:tc>
        <w:tc>
          <w:tcPr>
            <w:tcW w:w="5416" w:type="dxa"/>
          </w:tcPr>
          <w:p w14:paraId="7F8977C9" w14:textId="09A8AB13" w:rsidR="00284DEA" w:rsidRDefault="00555546">
            <w:pPr>
              <w:spacing w:after="40"/>
              <w:rPr>
                <w:sz w:val="18"/>
                <w:szCs w:val="18"/>
              </w:rPr>
            </w:pPr>
            <w:proofErr w:type="spellStart"/>
            <w:r>
              <w:rPr>
                <w:sz w:val="18"/>
                <w:szCs w:val="18"/>
              </w:rPr>
              <w:t>emp_id</w:t>
            </w:r>
            <w:proofErr w:type="spellEnd"/>
            <w:r>
              <w:rPr>
                <w:sz w:val="18"/>
                <w:szCs w:val="18"/>
              </w:rPr>
              <w:t xml:space="preserve"> (FK), </w:t>
            </w:r>
            <w:proofErr w:type="spellStart"/>
            <w:r>
              <w:rPr>
                <w:sz w:val="18"/>
                <w:szCs w:val="18"/>
              </w:rPr>
              <w:t>cat_id</w:t>
            </w:r>
            <w:proofErr w:type="spellEnd"/>
            <w:r>
              <w:rPr>
                <w:sz w:val="18"/>
                <w:szCs w:val="18"/>
              </w:rPr>
              <w:t xml:space="preserve"> (FK); (</w:t>
            </w:r>
            <w:proofErr w:type="spellStart"/>
            <w:r>
              <w:rPr>
                <w:sz w:val="18"/>
                <w:szCs w:val="18"/>
              </w:rPr>
              <w:t>emp_id</w:t>
            </w:r>
            <w:proofErr w:type="spellEnd"/>
            <w:r>
              <w:rPr>
                <w:sz w:val="18"/>
                <w:szCs w:val="18"/>
              </w:rPr>
              <w:t xml:space="preserve">, </w:t>
            </w:r>
            <w:proofErr w:type="spellStart"/>
            <w:r>
              <w:rPr>
                <w:sz w:val="18"/>
                <w:szCs w:val="18"/>
              </w:rPr>
              <w:t>cat_id</w:t>
            </w:r>
            <w:proofErr w:type="spellEnd"/>
            <w:r>
              <w:rPr>
                <w:sz w:val="18"/>
                <w:szCs w:val="18"/>
              </w:rPr>
              <w:t>) unique</w:t>
            </w:r>
          </w:p>
        </w:tc>
      </w:tr>
      <w:tr w:rsidR="00284DEA" w14:paraId="79EBC036" w14:textId="77777777">
        <w:trPr>
          <w:cantSplit/>
        </w:trPr>
        <w:tc>
          <w:tcPr>
            <w:tcW w:w="1700" w:type="dxa"/>
          </w:tcPr>
          <w:p w14:paraId="4B1A17E5" w14:textId="77777777" w:rsidR="00284DEA" w:rsidRDefault="00555546">
            <w:pPr>
              <w:spacing w:after="40"/>
              <w:rPr>
                <w:sz w:val="18"/>
                <w:szCs w:val="18"/>
              </w:rPr>
            </w:pPr>
            <w:r>
              <w:rPr>
                <w:sz w:val="18"/>
                <w:szCs w:val="18"/>
              </w:rPr>
              <w:t>comment</w:t>
            </w:r>
          </w:p>
        </w:tc>
        <w:tc>
          <w:tcPr>
            <w:tcW w:w="1900" w:type="dxa"/>
          </w:tcPr>
          <w:p w14:paraId="43139B3C" w14:textId="77777777" w:rsidR="00284DEA" w:rsidRDefault="00555546">
            <w:pPr>
              <w:spacing w:after="40"/>
              <w:rPr>
                <w:sz w:val="18"/>
                <w:szCs w:val="18"/>
              </w:rPr>
            </w:pPr>
            <w:proofErr w:type="spellStart"/>
            <w:r>
              <w:rPr>
                <w:sz w:val="18"/>
                <w:szCs w:val="18"/>
              </w:rPr>
              <w:t>com_id</w:t>
            </w:r>
            <w:proofErr w:type="spellEnd"/>
          </w:p>
        </w:tc>
        <w:tc>
          <w:tcPr>
            <w:tcW w:w="5416" w:type="dxa"/>
          </w:tcPr>
          <w:p w14:paraId="62372DFA" w14:textId="77777777" w:rsidR="00284DEA" w:rsidRDefault="00555546">
            <w:pPr>
              <w:spacing w:after="40"/>
              <w:rPr>
                <w:sz w:val="18"/>
                <w:szCs w:val="18"/>
              </w:rPr>
            </w:pPr>
            <w:proofErr w:type="spellStart"/>
            <w:r>
              <w:rPr>
                <w:sz w:val="18"/>
                <w:szCs w:val="18"/>
              </w:rPr>
              <w:t>req_id</w:t>
            </w:r>
            <w:proofErr w:type="spellEnd"/>
            <w:r>
              <w:rPr>
                <w:sz w:val="18"/>
                <w:szCs w:val="18"/>
              </w:rPr>
              <w:t xml:space="preserve"> (FK), </w:t>
            </w:r>
            <w:proofErr w:type="spellStart"/>
            <w:r>
              <w:rPr>
                <w:sz w:val="18"/>
                <w:szCs w:val="18"/>
              </w:rPr>
              <w:t>emp_id</w:t>
            </w:r>
            <w:proofErr w:type="spellEnd"/>
            <w:r>
              <w:rPr>
                <w:sz w:val="18"/>
                <w:szCs w:val="18"/>
              </w:rPr>
              <w:t xml:space="preserve"> (FK), content (up to 2000 characters), </w:t>
            </w:r>
            <w:proofErr w:type="spellStart"/>
            <w:r>
              <w:rPr>
                <w:sz w:val="18"/>
                <w:szCs w:val="18"/>
              </w:rPr>
              <w:t>visible_to_requester</w:t>
            </w:r>
            <w:proofErr w:type="spellEnd"/>
            <w:r>
              <w:rPr>
                <w:sz w:val="18"/>
                <w:szCs w:val="18"/>
              </w:rPr>
              <w:t xml:space="preserve">, </w:t>
            </w:r>
            <w:proofErr w:type="spellStart"/>
            <w:r>
              <w:rPr>
                <w:sz w:val="18"/>
                <w:szCs w:val="18"/>
              </w:rPr>
              <w:t>created_at</w:t>
            </w:r>
            <w:proofErr w:type="spellEnd"/>
          </w:p>
        </w:tc>
      </w:tr>
      <w:tr w:rsidR="00284DEA" w14:paraId="160074A2" w14:textId="77777777">
        <w:trPr>
          <w:cantSplit/>
        </w:trPr>
        <w:tc>
          <w:tcPr>
            <w:tcW w:w="1700" w:type="dxa"/>
          </w:tcPr>
          <w:p w14:paraId="6439C323" w14:textId="77777777" w:rsidR="00284DEA" w:rsidRDefault="00555546">
            <w:pPr>
              <w:spacing w:after="40"/>
              <w:rPr>
                <w:sz w:val="18"/>
                <w:szCs w:val="18"/>
              </w:rPr>
            </w:pPr>
            <w:proofErr w:type="spellStart"/>
            <w:r>
              <w:rPr>
                <w:sz w:val="18"/>
                <w:szCs w:val="18"/>
              </w:rPr>
              <w:t>audit_log</w:t>
            </w:r>
            <w:proofErr w:type="spellEnd"/>
            <w:r>
              <w:rPr>
                <w:sz w:val="18"/>
                <w:szCs w:val="18"/>
              </w:rPr>
              <w:t xml:space="preserve"> (view, V6)</w:t>
            </w:r>
          </w:p>
        </w:tc>
        <w:tc>
          <w:tcPr>
            <w:tcW w:w="1900" w:type="dxa"/>
          </w:tcPr>
          <w:p w14:paraId="170008BC" w14:textId="77777777" w:rsidR="00284DEA" w:rsidRDefault="00555546">
            <w:pPr>
              <w:spacing w:after="40"/>
              <w:rPr>
                <w:sz w:val="18"/>
                <w:szCs w:val="18"/>
              </w:rPr>
            </w:pPr>
            <w:proofErr w:type="spellStart"/>
            <w:r>
              <w:rPr>
                <w:sz w:val="18"/>
                <w:szCs w:val="18"/>
              </w:rPr>
              <w:t>aud_id</w:t>
            </w:r>
            <w:proofErr w:type="spellEnd"/>
          </w:p>
        </w:tc>
        <w:tc>
          <w:tcPr>
            <w:tcW w:w="5416" w:type="dxa"/>
          </w:tcPr>
          <w:p w14:paraId="775BC0CD" w14:textId="77777777" w:rsidR="00284DEA" w:rsidRDefault="00555546">
            <w:pPr>
              <w:spacing w:after="40"/>
              <w:rPr>
                <w:sz w:val="18"/>
                <w:szCs w:val="18"/>
              </w:rPr>
            </w:pPr>
            <w:r>
              <w:rPr>
                <w:sz w:val="18"/>
                <w:szCs w:val="18"/>
              </w:rPr>
              <w:t xml:space="preserve">The </w:t>
            </w:r>
            <w:proofErr w:type="spellStart"/>
            <w:r>
              <w:rPr>
                <w:sz w:val="18"/>
                <w:szCs w:val="18"/>
              </w:rPr>
              <w:t>audit_entry</w:t>
            </w:r>
            <w:proofErr w:type="spellEnd"/>
            <w:r>
              <w:rPr>
                <w:sz w:val="18"/>
                <w:szCs w:val="18"/>
              </w:rPr>
              <w:t xml:space="preserve"> columns, with client name, email, phone and date of birth masked; staff see request, </w:t>
            </w:r>
            <w:proofErr w:type="spellStart"/>
            <w:r>
              <w:rPr>
                <w:sz w:val="18"/>
                <w:szCs w:val="18"/>
              </w:rPr>
              <w:t>request_handler</w:t>
            </w:r>
            <w:proofErr w:type="spellEnd"/>
            <w:r>
              <w:rPr>
                <w:sz w:val="18"/>
                <w:szCs w:val="18"/>
              </w:rPr>
              <w:t xml:space="preserve"> and comment rows only</w:t>
            </w:r>
          </w:p>
        </w:tc>
      </w:tr>
    </w:tbl>
    <w:p w14:paraId="2A871D94" w14:textId="77777777" w:rsidR="00284DEA" w:rsidRDefault="00284DEA">
      <w:pPr>
        <w:spacing w:after="0"/>
      </w:pPr>
    </w:p>
    <w:p w14:paraId="1C868F7C" w14:textId="77777777" w:rsidR="00284DEA" w:rsidRDefault="00555546">
      <w:pPr>
        <w:pStyle w:val="Heading2"/>
      </w:pPr>
      <w:bookmarkStart w:id="58" w:name="_Toc243252233"/>
      <w:r>
        <w:t>Relationships</w:t>
      </w:r>
      <w:bookmarkEnd w:id="58"/>
    </w:p>
    <w:tbl>
      <w:tblPr>
        <w:tblStyle w:val="TableGrid"/>
        <w:tblW w:w="9016" w:type="dxa"/>
        <w:tblLayout w:type="fixed"/>
        <w:tblLook w:val="04A0" w:firstRow="1" w:lastRow="0" w:firstColumn="1" w:lastColumn="0" w:noHBand="0" w:noVBand="1"/>
      </w:tblPr>
      <w:tblGrid>
        <w:gridCol w:w="1300"/>
        <w:gridCol w:w="1400"/>
        <w:gridCol w:w="1900"/>
        <w:gridCol w:w="1700"/>
        <w:gridCol w:w="2716"/>
      </w:tblGrid>
      <w:tr w:rsidR="00284DEA" w14:paraId="3F5D7579" w14:textId="77777777">
        <w:trPr>
          <w:cantSplit/>
          <w:tblHeader/>
        </w:trPr>
        <w:tc>
          <w:tcPr>
            <w:tcW w:w="1300" w:type="dxa"/>
            <w:shd w:val="clear" w:color="auto" w:fill="002060"/>
          </w:tcPr>
          <w:p w14:paraId="713B3DEB" w14:textId="77777777" w:rsidR="00284DEA" w:rsidRDefault="00555546">
            <w:pPr>
              <w:spacing w:after="40"/>
              <w:rPr>
                <w:sz w:val="18"/>
                <w:szCs w:val="18"/>
              </w:rPr>
            </w:pPr>
            <w:r>
              <w:rPr>
                <w:b/>
                <w:bCs/>
                <w:color w:val="FFFFFF"/>
                <w:sz w:val="18"/>
                <w:szCs w:val="18"/>
              </w:rPr>
              <w:t>From</w:t>
            </w:r>
          </w:p>
        </w:tc>
        <w:tc>
          <w:tcPr>
            <w:tcW w:w="1400" w:type="dxa"/>
            <w:shd w:val="clear" w:color="auto" w:fill="002060"/>
          </w:tcPr>
          <w:p w14:paraId="08C35138" w14:textId="77777777" w:rsidR="00284DEA" w:rsidRDefault="00555546">
            <w:pPr>
              <w:spacing w:after="40"/>
              <w:rPr>
                <w:sz w:val="18"/>
                <w:szCs w:val="18"/>
              </w:rPr>
            </w:pPr>
            <w:r>
              <w:rPr>
                <w:b/>
                <w:bCs/>
                <w:color w:val="FFFFFF"/>
                <w:sz w:val="18"/>
                <w:szCs w:val="18"/>
              </w:rPr>
              <w:t>To</w:t>
            </w:r>
          </w:p>
        </w:tc>
        <w:tc>
          <w:tcPr>
            <w:tcW w:w="1900" w:type="dxa"/>
            <w:shd w:val="clear" w:color="auto" w:fill="002060"/>
          </w:tcPr>
          <w:p w14:paraId="480F73BC" w14:textId="77777777" w:rsidR="00284DEA" w:rsidRDefault="00555546">
            <w:pPr>
              <w:spacing w:after="40"/>
              <w:rPr>
                <w:sz w:val="18"/>
                <w:szCs w:val="18"/>
              </w:rPr>
            </w:pPr>
            <w:r>
              <w:rPr>
                <w:b/>
                <w:bCs/>
                <w:color w:val="FFFFFF"/>
                <w:sz w:val="18"/>
                <w:szCs w:val="18"/>
              </w:rPr>
              <w:t>Via</w:t>
            </w:r>
          </w:p>
        </w:tc>
        <w:tc>
          <w:tcPr>
            <w:tcW w:w="1700" w:type="dxa"/>
            <w:shd w:val="clear" w:color="auto" w:fill="002060"/>
          </w:tcPr>
          <w:p w14:paraId="13D7DB73" w14:textId="77777777" w:rsidR="00284DEA" w:rsidRDefault="00555546">
            <w:pPr>
              <w:spacing w:after="40"/>
              <w:rPr>
                <w:sz w:val="18"/>
                <w:szCs w:val="18"/>
              </w:rPr>
            </w:pPr>
            <w:r>
              <w:rPr>
                <w:b/>
                <w:bCs/>
                <w:color w:val="FFFFFF"/>
                <w:sz w:val="18"/>
                <w:szCs w:val="18"/>
              </w:rPr>
              <w:t>Cardinality</w:t>
            </w:r>
          </w:p>
        </w:tc>
        <w:tc>
          <w:tcPr>
            <w:tcW w:w="2716" w:type="dxa"/>
            <w:shd w:val="clear" w:color="auto" w:fill="002060"/>
          </w:tcPr>
          <w:p w14:paraId="5B0A90AF" w14:textId="77777777" w:rsidR="00284DEA" w:rsidRDefault="00555546">
            <w:pPr>
              <w:spacing w:after="40"/>
              <w:rPr>
                <w:sz w:val="18"/>
                <w:szCs w:val="18"/>
              </w:rPr>
            </w:pPr>
            <w:r>
              <w:rPr>
                <w:b/>
                <w:bCs/>
                <w:color w:val="FFFFFF"/>
                <w:sz w:val="18"/>
                <w:szCs w:val="18"/>
              </w:rPr>
              <w:t>Purpose</w:t>
            </w:r>
          </w:p>
        </w:tc>
      </w:tr>
      <w:tr w:rsidR="00284DEA" w14:paraId="3FEB633A" w14:textId="77777777">
        <w:trPr>
          <w:cantSplit/>
        </w:trPr>
        <w:tc>
          <w:tcPr>
            <w:tcW w:w="1300" w:type="dxa"/>
          </w:tcPr>
          <w:p w14:paraId="7F706C02" w14:textId="18595A5D" w:rsidR="00284DEA" w:rsidRDefault="00555546">
            <w:pPr>
              <w:spacing w:after="40"/>
              <w:rPr>
                <w:sz w:val="18"/>
                <w:szCs w:val="18"/>
              </w:rPr>
            </w:pPr>
            <w:r>
              <w:rPr>
                <w:sz w:val="18"/>
                <w:szCs w:val="18"/>
              </w:rPr>
              <w:t>client</w:t>
            </w:r>
          </w:p>
        </w:tc>
        <w:tc>
          <w:tcPr>
            <w:tcW w:w="1400" w:type="dxa"/>
          </w:tcPr>
          <w:p w14:paraId="16EC8CC1" w14:textId="0EE1FACC" w:rsidR="00284DEA" w:rsidRDefault="00555546">
            <w:pPr>
              <w:spacing w:after="40"/>
              <w:rPr>
                <w:sz w:val="18"/>
                <w:szCs w:val="18"/>
              </w:rPr>
            </w:pPr>
            <w:r>
              <w:rPr>
                <w:sz w:val="18"/>
                <w:szCs w:val="18"/>
              </w:rPr>
              <w:t>request</w:t>
            </w:r>
          </w:p>
        </w:tc>
        <w:tc>
          <w:tcPr>
            <w:tcW w:w="1900" w:type="dxa"/>
          </w:tcPr>
          <w:p w14:paraId="0BE07DB1" w14:textId="3A113923" w:rsidR="00284DEA" w:rsidRDefault="00555546">
            <w:pPr>
              <w:spacing w:after="40"/>
              <w:rPr>
                <w:sz w:val="18"/>
                <w:szCs w:val="18"/>
              </w:rPr>
            </w:pPr>
            <w:proofErr w:type="spellStart"/>
            <w:r>
              <w:rPr>
                <w:sz w:val="18"/>
                <w:szCs w:val="18"/>
              </w:rPr>
              <w:t>requester_id</w:t>
            </w:r>
            <w:proofErr w:type="spellEnd"/>
            <w:r>
              <w:rPr>
                <w:sz w:val="18"/>
                <w:szCs w:val="18"/>
              </w:rPr>
              <w:t xml:space="preserve"> (FK on request)</w:t>
            </w:r>
          </w:p>
        </w:tc>
        <w:tc>
          <w:tcPr>
            <w:tcW w:w="1700" w:type="dxa"/>
          </w:tcPr>
          <w:p w14:paraId="3E429DE8" w14:textId="7D16532A" w:rsidR="00284DEA" w:rsidRDefault="00555546">
            <w:pPr>
              <w:spacing w:after="40"/>
              <w:rPr>
                <w:sz w:val="18"/>
                <w:szCs w:val="18"/>
              </w:rPr>
            </w:pPr>
            <w:r>
              <w:rPr>
                <w:sz w:val="18"/>
                <w:szCs w:val="18"/>
              </w:rPr>
              <w:t>1 client - 0..M requests</w:t>
            </w:r>
          </w:p>
        </w:tc>
        <w:tc>
          <w:tcPr>
            <w:tcW w:w="2716" w:type="dxa"/>
          </w:tcPr>
          <w:p w14:paraId="1CB0A660" w14:textId="77777777" w:rsidR="00284DEA" w:rsidRDefault="00555546">
            <w:pPr>
              <w:spacing w:after="40"/>
              <w:rPr>
                <w:sz w:val="18"/>
                <w:szCs w:val="18"/>
              </w:rPr>
            </w:pPr>
            <w:r>
              <w:rPr>
                <w:sz w:val="18"/>
                <w:szCs w:val="18"/>
              </w:rPr>
              <w:t>A client submits any number of requests; each request has exactly one requester.</w:t>
            </w:r>
          </w:p>
        </w:tc>
      </w:tr>
      <w:tr w:rsidR="00284DEA" w14:paraId="3E2A1C9C" w14:textId="77777777">
        <w:trPr>
          <w:cantSplit/>
        </w:trPr>
        <w:tc>
          <w:tcPr>
            <w:tcW w:w="1300" w:type="dxa"/>
          </w:tcPr>
          <w:p w14:paraId="444A844F" w14:textId="572A3980" w:rsidR="00284DEA" w:rsidRDefault="00555546">
            <w:pPr>
              <w:spacing w:after="40"/>
              <w:rPr>
                <w:sz w:val="18"/>
                <w:szCs w:val="18"/>
              </w:rPr>
            </w:pPr>
            <w:r>
              <w:rPr>
                <w:sz w:val="18"/>
                <w:szCs w:val="18"/>
              </w:rPr>
              <w:t>client</w:t>
            </w:r>
          </w:p>
        </w:tc>
        <w:tc>
          <w:tcPr>
            <w:tcW w:w="1400" w:type="dxa"/>
          </w:tcPr>
          <w:p w14:paraId="79C2952D" w14:textId="611A431A" w:rsidR="00284DEA" w:rsidRDefault="00555546">
            <w:pPr>
              <w:spacing w:after="40"/>
              <w:rPr>
                <w:sz w:val="18"/>
                <w:szCs w:val="18"/>
              </w:rPr>
            </w:pPr>
            <w:proofErr w:type="spellStart"/>
            <w:r>
              <w:rPr>
                <w:sz w:val="18"/>
                <w:szCs w:val="18"/>
              </w:rPr>
              <w:t>audit_entry</w:t>
            </w:r>
            <w:proofErr w:type="spellEnd"/>
          </w:p>
        </w:tc>
        <w:tc>
          <w:tcPr>
            <w:tcW w:w="1900" w:type="dxa"/>
          </w:tcPr>
          <w:p w14:paraId="38E1CE51" w14:textId="3BE88C16" w:rsidR="00284DEA" w:rsidRDefault="00555546">
            <w:pPr>
              <w:spacing w:after="40"/>
              <w:rPr>
                <w:sz w:val="18"/>
                <w:szCs w:val="18"/>
              </w:rPr>
            </w:pPr>
            <w:proofErr w:type="spellStart"/>
            <w:r>
              <w:rPr>
                <w:sz w:val="18"/>
                <w:szCs w:val="18"/>
              </w:rPr>
              <w:t>client_id</w:t>
            </w:r>
            <w:proofErr w:type="spellEnd"/>
            <w:r>
              <w:rPr>
                <w:sz w:val="18"/>
                <w:szCs w:val="18"/>
              </w:rPr>
              <w:t xml:space="preserve"> (FK on </w:t>
            </w:r>
            <w:proofErr w:type="spellStart"/>
            <w:r>
              <w:rPr>
                <w:sz w:val="18"/>
                <w:szCs w:val="18"/>
              </w:rPr>
              <w:t>audit_entry</w:t>
            </w:r>
            <w:proofErr w:type="spellEnd"/>
            <w:r>
              <w:rPr>
                <w:sz w:val="18"/>
                <w:szCs w:val="18"/>
              </w:rPr>
              <w:t>, nullable)</w:t>
            </w:r>
          </w:p>
        </w:tc>
        <w:tc>
          <w:tcPr>
            <w:tcW w:w="1700" w:type="dxa"/>
          </w:tcPr>
          <w:p w14:paraId="49B4D3B7" w14:textId="342CAFB5" w:rsidR="00284DEA" w:rsidRDefault="00555546">
            <w:pPr>
              <w:spacing w:after="40"/>
              <w:rPr>
                <w:sz w:val="18"/>
                <w:szCs w:val="18"/>
              </w:rPr>
            </w:pPr>
            <w:r>
              <w:rPr>
                <w:sz w:val="18"/>
                <w:szCs w:val="18"/>
              </w:rPr>
              <w:t>0..1 client - 0..M audit entries</w:t>
            </w:r>
          </w:p>
        </w:tc>
        <w:tc>
          <w:tcPr>
            <w:tcW w:w="2716" w:type="dxa"/>
          </w:tcPr>
          <w:p w14:paraId="392AE89A" w14:textId="48F1328B" w:rsidR="00284DEA" w:rsidRDefault="00555546">
            <w:pPr>
              <w:spacing w:after="40"/>
              <w:rPr>
                <w:sz w:val="18"/>
                <w:szCs w:val="18"/>
              </w:rPr>
            </w:pPr>
            <w:r>
              <w:rPr>
                <w:sz w:val="18"/>
                <w:szCs w:val="18"/>
              </w:rPr>
              <w:t>The requester who made the change, such as submitting a request or registering.</w:t>
            </w:r>
          </w:p>
        </w:tc>
      </w:tr>
      <w:tr w:rsidR="00284DEA" w14:paraId="1F22B52F" w14:textId="77777777">
        <w:trPr>
          <w:cantSplit/>
        </w:trPr>
        <w:tc>
          <w:tcPr>
            <w:tcW w:w="1300" w:type="dxa"/>
          </w:tcPr>
          <w:p w14:paraId="70985D24" w14:textId="4E4A872F" w:rsidR="00284DEA" w:rsidRDefault="00555546">
            <w:pPr>
              <w:spacing w:after="40"/>
              <w:rPr>
                <w:sz w:val="18"/>
                <w:szCs w:val="18"/>
              </w:rPr>
            </w:pPr>
            <w:r>
              <w:rPr>
                <w:sz w:val="18"/>
                <w:szCs w:val="18"/>
              </w:rPr>
              <w:t>employee</w:t>
            </w:r>
          </w:p>
        </w:tc>
        <w:tc>
          <w:tcPr>
            <w:tcW w:w="1400" w:type="dxa"/>
          </w:tcPr>
          <w:p w14:paraId="203A316E" w14:textId="02F54465" w:rsidR="00284DEA" w:rsidRDefault="00555546">
            <w:pPr>
              <w:spacing w:after="40"/>
              <w:rPr>
                <w:sz w:val="18"/>
                <w:szCs w:val="18"/>
              </w:rPr>
            </w:pPr>
            <w:proofErr w:type="spellStart"/>
            <w:r>
              <w:rPr>
                <w:sz w:val="18"/>
                <w:szCs w:val="18"/>
              </w:rPr>
              <w:t>audit_entry</w:t>
            </w:r>
            <w:proofErr w:type="spellEnd"/>
          </w:p>
        </w:tc>
        <w:tc>
          <w:tcPr>
            <w:tcW w:w="1900" w:type="dxa"/>
          </w:tcPr>
          <w:p w14:paraId="73870C78" w14:textId="43D5DB26" w:rsidR="00284DEA" w:rsidRDefault="00555546">
            <w:pPr>
              <w:spacing w:after="40"/>
              <w:rPr>
                <w:sz w:val="18"/>
                <w:szCs w:val="18"/>
              </w:rPr>
            </w:pPr>
            <w:proofErr w:type="spellStart"/>
            <w:r>
              <w:rPr>
                <w:sz w:val="18"/>
                <w:szCs w:val="18"/>
              </w:rPr>
              <w:t>emp_id</w:t>
            </w:r>
            <w:proofErr w:type="spellEnd"/>
            <w:r>
              <w:rPr>
                <w:sz w:val="18"/>
                <w:szCs w:val="18"/>
              </w:rPr>
              <w:t xml:space="preserve"> (FK on </w:t>
            </w:r>
            <w:proofErr w:type="spellStart"/>
            <w:r>
              <w:rPr>
                <w:sz w:val="18"/>
                <w:szCs w:val="18"/>
              </w:rPr>
              <w:t>audit_entry</w:t>
            </w:r>
            <w:proofErr w:type="spellEnd"/>
            <w:r>
              <w:rPr>
                <w:sz w:val="18"/>
                <w:szCs w:val="18"/>
              </w:rPr>
              <w:t>, nullable)</w:t>
            </w:r>
          </w:p>
        </w:tc>
        <w:tc>
          <w:tcPr>
            <w:tcW w:w="1700" w:type="dxa"/>
          </w:tcPr>
          <w:p w14:paraId="1EF64AB0" w14:textId="52CEA3DF" w:rsidR="00284DEA" w:rsidRDefault="00555546">
            <w:pPr>
              <w:spacing w:after="40"/>
              <w:rPr>
                <w:sz w:val="18"/>
                <w:szCs w:val="18"/>
              </w:rPr>
            </w:pPr>
            <w:r>
              <w:rPr>
                <w:sz w:val="18"/>
                <w:szCs w:val="18"/>
              </w:rPr>
              <w:t>0..1 employee - 0..M audit entries</w:t>
            </w:r>
          </w:p>
        </w:tc>
        <w:tc>
          <w:tcPr>
            <w:tcW w:w="2716" w:type="dxa"/>
          </w:tcPr>
          <w:p w14:paraId="699BF569" w14:textId="2AE4ED41" w:rsidR="00284DEA" w:rsidRDefault="00555546">
            <w:pPr>
              <w:spacing w:after="40"/>
              <w:rPr>
                <w:sz w:val="18"/>
                <w:szCs w:val="18"/>
              </w:rPr>
            </w:pPr>
            <w:r>
              <w:rPr>
                <w:sz w:val="18"/>
                <w:szCs w:val="18"/>
              </w:rPr>
              <w:t>The staff member or manager who made the change.</w:t>
            </w:r>
          </w:p>
        </w:tc>
      </w:tr>
      <w:tr w:rsidR="00284DEA" w14:paraId="41BD6EFE" w14:textId="77777777">
        <w:trPr>
          <w:cantSplit/>
        </w:trPr>
        <w:tc>
          <w:tcPr>
            <w:tcW w:w="1300" w:type="dxa"/>
          </w:tcPr>
          <w:p w14:paraId="118D7F1B" w14:textId="60666AAC" w:rsidR="00284DEA" w:rsidRDefault="00555546">
            <w:pPr>
              <w:spacing w:after="40"/>
              <w:rPr>
                <w:sz w:val="18"/>
                <w:szCs w:val="18"/>
              </w:rPr>
            </w:pPr>
            <w:r>
              <w:rPr>
                <w:sz w:val="18"/>
                <w:szCs w:val="18"/>
              </w:rPr>
              <w:t>employee</w:t>
            </w:r>
          </w:p>
        </w:tc>
        <w:tc>
          <w:tcPr>
            <w:tcW w:w="1400" w:type="dxa"/>
          </w:tcPr>
          <w:p w14:paraId="7C51D6AB" w14:textId="007595FD" w:rsidR="00284DEA" w:rsidRDefault="00555546">
            <w:pPr>
              <w:spacing w:after="40"/>
              <w:rPr>
                <w:sz w:val="18"/>
                <w:szCs w:val="18"/>
              </w:rPr>
            </w:pPr>
            <w:proofErr w:type="spellStart"/>
            <w:r>
              <w:rPr>
                <w:sz w:val="18"/>
                <w:szCs w:val="18"/>
              </w:rPr>
              <w:t>request_handler</w:t>
            </w:r>
            <w:proofErr w:type="spellEnd"/>
          </w:p>
        </w:tc>
        <w:tc>
          <w:tcPr>
            <w:tcW w:w="1900" w:type="dxa"/>
          </w:tcPr>
          <w:p w14:paraId="6AA5503C" w14:textId="0CDA2BF1" w:rsidR="00284DEA" w:rsidRDefault="00555546">
            <w:pPr>
              <w:spacing w:after="40"/>
              <w:rPr>
                <w:sz w:val="18"/>
                <w:szCs w:val="18"/>
              </w:rPr>
            </w:pPr>
            <w:proofErr w:type="spellStart"/>
            <w:r>
              <w:rPr>
                <w:sz w:val="18"/>
                <w:szCs w:val="18"/>
              </w:rPr>
              <w:t>emp_id</w:t>
            </w:r>
            <w:proofErr w:type="spellEnd"/>
            <w:r>
              <w:rPr>
                <w:sz w:val="18"/>
                <w:szCs w:val="18"/>
              </w:rPr>
              <w:t xml:space="preserve"> (FK on </w:t>
            </w:r>
            <w:proofErr w:type="spellStart"/>
            <w:r>
              <w:rPr>
                <w:sz w:val="18"/>
                <w:szCs w:val="18"/>
              </w:rPr>
              <w:t>request_handler</w:t>
            </w:r>
            <w:proofErr w:type="spellEnd"/>
            <w:r>
              <w:rPr>
                <w:sz w:val="18"/>
                <w:szCs w:val="18"/>
              </w:rPr>
              <w:t>)</w:t>
            </w:r>
          </w:p>
        </w:tc>
        <w:tc>
          <w:tcPr>
            <w:tcW w:w="1700" w:type="dxa"/>
          </w:tcPr>
          <w:p w14:paraId="63040036" w14:textId="28E971A2" w:rsidR="00284DEA" w:rsidRDefault="00555546">
            <w:pPr>
              <w:spacing w:after="40"/>
              <w:rPr>
                <w:sz w:val="18"/>
                <w:szCs w:val="18"/>
              </w:rPr>
            </w:pPr>
            <w:r>
              <w:rPr>
                <w:sz w:val="18"/>
                <w:szCs w:val="18"/>
              </w:rPr>
              <w:t xml:space="preserve">1 employee - 0..M </w:t>
            </w:r>
            <w:proofErr w:type="spellStart"/>
            <w:r>
              <w:rPr>
                <w:sz w:val="18"/>
                <w:szCs w:val="18"/>
              </w:rPr>
              <w:t>request_handler</w:t>
            </w:r>
            <w:proofErr w:type="spellEnd"/>
            <w:r>
              <w:rPr>
                <w:sz w:val="18"/>
                <w:szCs w:val="18"/>
              </w:rPr>
              <w:t xml:space="preserve"> rows</w:t>
            </w:r>
          </w:p>
        </w:tc>
        <w:tc>
          <w:tcPr>
            <w:tcW w:w="2716" w:type="dxa"/>
          </w:tcPr>
          <w:p w14:paraId="2B88FF78" w14:textId="77777777" w:rsidR="00284DEA" w:rsidRDefault="00555546">
            <w:pPr>
              <w:spacing w:after="40"/>
              <w:rPr>
                <w:sz w:val="18"/>
                <w:szCs w:val="18"/>
              </w:rPr>
            </w:pPr>
            <w:r>
              <w:rPr>
                <w:sz w:val="18"/>
                <w:szCs w:val="18"/>
              </w:rPr>
              <w:t>An employee can be assigned to handle multiple requests over time.</w:t>
            </w:r>
          </w:p>
        </w:tc>
      </w:tr>
      <w:tr w:rsidR="00284DEA" w14:paraId="7AA54791" w14:textId="77777777">
        <w:trPr>
          <w:cantSplit/>
        </w:trPr>
        <w:tc>
          <w:tcPr>
            <w:tcW w:w="1300" w:type="dxa"/>
          </w:tcPr>
          <w:p w14:paraId="1B57DC4B" w14:textId="318AB727" w:rsidR="00284DEA" w:rsidRDefault="00555546">
            <w:pPr>
              <w:spacing w:after="40"/>
              <w:rPr>
                <w:sz w:val="18"/>
                <w:szCs w:val="18"/>
              </w:rPr>
            </w:pPr>
            <w:r>
              <w:rPr>
                <w:sz w:val="18"/>
                <w:szCs w:val="18"/>
              </w:rPr>
              <w:t>request (and the other audited tables)</w:t>
            </w:r>
          </w:p>
        </w:tc>
        <w:tc>
          <w:tcPr>
            <w:tcW w:w="1400" w:type="dxa"/>
          </w:tcPr>
          <w:p w14:paraId="14AAF0CE" w14:textId="26278486" w:rsidR="00284DEA" w:rsidRDefault="00555546">
            <w:pPr>
              <w:spacing w:after="40"/>
              <w:rPr>
                <w:sz w:val="18"/>
                <w:szCs w:val="18"/>
              </w:rPr>
            </w:pPr>
            <w:proofErr w:type="spellStart"/>
            <w:r>
              <w:rPr>
                <w:sz w:val="18"/>
                <w:szCs w:val="18"/>
              </w:rPr>
              <w:t>audit_entry</w:t>
            </w:r>
            <w:proofErr w:type="spellEnd"/>
          </w:p>
        </w:tc>
        <w:tc>
          <w:tcPr>
            <w:tcW w:w="1900" w:type="dxa"/>
          </w:tcPr>
          <w:p w14:paraId="7CE4D437" w14:textId="42718370" w:rsidR="00284DEA" w:rsidRDefault="00555546">
            <w:pPr>
              <w:spacing w:after="40"/>
              <w:rPr>
                <w:sz w:val="18"/>
                <w:szCs w:val="18"/>
              </w:rPr>
            </w:pPr>
            <w:proofErr w:type="spellStart"/>
            <w:r>
              <w:rPr>
                <w:sz w:val="18"/>
                <w:szCs w:val="18"/>
              </w:rPr>
              <w:t>table_name</w:t>
            </w:r>
            <w:proofErr w:type="spellEnd"/>
            <w:r>
              <w:rPr>
                <w:sz w:val="18"/>
                <w:szCs w:val="18"/>
              </w:rPr>
              <w:t xml:space="preserve"> + </w:t>
            </w:r>
            <w:proofErr w:type="spellStart"/>
            <w:r>
              <w:rPr>
                <w:sz w:val="18"/>
                <w:szCs w:val="18"/>
              </w:rPr>
              <w:t>record_id</w:t>
            </w:r>
            <w:proofErr w:type="spellEnd"/>
            <w:r>
              <w:rPr>
                <w:sz w:val="18"/>
                <w:szCs w:val="18"/>
              </w:rPr>
              <w:t xml:space="preserve"> (no foreign key; written by the trigger)</w:t>
            </w:r>
          </w:p>
        </w:tc>
        <w:tc>
          <w:tcPr>
            <w:tcW w:w="1700" w:type="dxa"/>
          </w:tcPr>
          <w:p w14:paraId="71AE49D3" w14:textId="3926D6CE" w:rsidR="00284DEA" w:rsidRDefault="00555546">
            <w:pPr>
              <w:spacing w:after="40"/>
              <w:rPr>
                <w:sz w:val="18"/>
                <w:szCs w:val="18"/>
              </w:rPr>
            </w:pPr>
            <w:r>
              <w:rPr>
                <w:sz w:val="18"/>
                <w:szCs w:val="18"/>
              </w:rPr>
              <w:t>1 row - 0..M audit entries</w:t>
            </w:r>
          </w:p>
        </w:tc>
        <w:tc>
          <w:tcPr>
            <w:tcW w:w="2716" w:type="dxa"/>
          </w:tcPr>
          <w:p w14:paraId="465309A1" w14:textId="4E2D2D7C" w:rsidR="00284DEA" w:rsidRDefault="00555546">
            <w:pPr>
              <w:spacing w:after="40"/>
              <w:rPr>
                <w:sz w:val="18"/>
                <w:szCs w:val="18"/>
              </w:rPr>
            </w:pPr>
            <w:r>
              <w:rPr>
                <w:sz w:val="18"/>
                <w:szCs w:val="18"/>
              </w:rPr>
              <w:t>Every insert, update and delete is logged with the changed row's key, so one audit table covers all seven audited tables (C-02).</w:t>
            </w:r>
          </w:p>
        </w:tc>
      </w:tr>
      <w:tr w:rsidR="00284DEA" w14:paraId="22F90871" w14:textId="77777777">
        <w:trPr>
          <w:cantSplit/>
        </w:trPr>
        <w:tc>
          <w:tcPr>
            <w:tcW w:w="1300" w:type="dxa"/>
          </w:tcPr>
          <w:p w14:paraId="31B77CF6" w14:textId="35A70CC5" w:rsidR="00284DEA" w:rsidRDefault="00555546">
            <w:pPr>
              <w:spacing w:after="40"/>
              <w:rPr>
                <w:sz w:val="18"/>
                <w:szCs w:val="18"/>
              </w:rPr>
            </w:pPr>
            <w:r>
              <w:rPr>
                <w:sz w:val="18"/>
                <w:szCs w:val="18"/>
              </w:rPr>
              <w:t>request</w:t>
            </w:r>
          </w:p>
        </w:tc>
        <w:tc>
          <w:tcPr>
            <w:tcW w:w="1400" w:type="dxa"/>
          </w:tcPr>
          <w:p w14:paraId="6741C9CC" w14:textId="686D12A4" w:rsidR="00284DEA" w:rsidRDefault="00555546">
            <w:pPr>
              <w:spacing w:after="40"/>
              <w:rPr>
                <w:sz w:val="18"/>
                <w:szCs w:val="18"/>
              </w:rPr>
            </w:pPr>
            <w:proofErr w:type="spellStart"/>
            <w:r>
              <w:rPr>
                <w:sz w:val="18"/>
                <w:szCs w:val="18"/>
              </w:rPr>
              <w:t>request_handler</w:t>
            </w:r>
            <w:proofErr w:type="spellEnd"/>
          </w:p>
        </w:tc>
        <w:tc>
          <w:tcPr>
            <w:tcW w:w="1900" w:type="dxa"/>
          </w:tcPr>
          <w:p w14:paraId="61E78E8B" w14:textId="2E6FA655" w:rsidR="00284DEA" w:rsidRDefault="00555546">
            <w:pPr>
              <w:spacing w:after="40"/>
              <w:rPr>
                <w:sz w:val="18"/>
                <w:szCs w:val="18"/>
              </w:rPr>
            </w:pPr>
            <w:proofErr w:type="spellStart"/>
            <w:r>
              <w:rPr>
                <w:sz w:val="18"/>
                <w:szCs w:val="18"/>
              </w:rPr>
              <w:t>req_id</w:t>
            </w:r>
            <w:proofErr w:type="spellEnd"/>
            <w:r>
              <w:rPr>
                <w:sz w:val="18"/>
                <w:szCs w:val="18"/>
              </w:rPr>
              <w:t xml:space="preserve"> (FK on </w:t>
            </w:r>
            <w:proofErr w:type="spellStart"/>
            <w:r>
              <w:rPr>
                <w:sz w:val="18"/>
                <w:szCs w:val="18"/>
              </w:rPr>
              <w:t>request_handler</w:t>
            </w:r>
            <w:proofErr w:type="spellEnd"/>
            <w:r>
              <w:rPr>
                <w:sz w:val="18"/>
                <w:szCs w:val="18"/>
              </w:rPr>
              <w:t>)</w:t>
            </w:r>
          </w:p>
        </w:tc>
        <w:tc>
          <w:tcPr>
            <w:tcW w:w="1700" w:type="dxa"/>
          </w:tcPr>
          <w:p w14:paraId="0B5458DE" w14:textId="66E3D12C" w:rsidR="00284DEA" w:rsidRDefault="00555546">
            <w:pPr>
              <w:spacing w:after="40"/>
              <w:rPr>
                <w:sz w:val="18"/>
                <w:szCs w:val="18"/>
              </w:rPr>
            </w:pPr>
            <w:r>
              <w:rPr>
                <w:sz w:val="18"/>
                <w:szCs w:val="18"/>
              </w:rPr>
              <w:t xml:space="preserve">1 request - 0..M </w:t>
            </w:r>
            <w:proofErr w:type="spellStart"/>
            <w:r>
              <w:rPr>
                <w:sz w:val="18"/>
                <w:szCs w:val="18"/>
              </w:rPr>
              <w:t>request_handler</w:t>
            </w:r>
            <w:proofErr w:type="spellEnd"/>
            <w:r>
              <w:rPr>
                <w:sz w:val="18"/>
                <w:szCs w:val="18"/>
              </w:rPr>
              <w:t xml:space="preserve"> rows</w:t>
            </w:r>
          </w:p>
        </w:tc>
        <w:tc>
          <w:tcPr>
            <w:tcW w:w="2716" w:type="dxa"/>
          </w:tcPr>
          <w:p w14:paraId="3DE2057B" w14:textId="1BD63098" w:rsidR="00284DEA" w:rsidRDefault="00555546">
            <w:pPr>
              <w:spacing w:after="40"/>
              <w:rPr>
                <w:sz w:val="18"/>
                <w:szCs w:val="18"/>
              </w:rPr>
            </w:pPr>
            <w:r>
              <w:rPr>
                <w:sz w:val="18"/>
                <w:szCs w:val="18"/>
              </w:rPr>
              <w:t xml:space="preserve">Keeps every assignment over the request's life; only one row has no </w:t>
            </w:r>
            <w:proofErr w:type="spellStart"/>
            <w:r>
              <w:rPr>
                <w:sz w:val="18"/>
                <w:szCs w:val="18"/>
              </w:rPr>
              <w:t>unassigned_at</w:t>
            </w:r>
            <w:proofErr w:type="spellEnd"/>
            <w:r>
              <w:rPr>
                <w:sz w:val="18"/>
                <w:szCs w:val="18"/>
              </w:rPr>
              <w:t xml:space="preserve"> at a time (</w:t>
            </w:r>
            <w:proofErr w:type="spellStart"/>
            <w:r>
              <w:rPr>
                <w:sz w:val="18"/>
                <w:szCs w:val="18"/>
              </w:rPr>
              <w:t>ux_request_handler_active</w:t>
            </w:r>
            <w:proofErr w:type="spellEnd"/>
            <w:r>
              <w:rPr>
                <w:sz w:val="18"/>
                <w:szCs w:val="18"/>
              </w:rPr>
              <w:t>).</w:t>
            </w:r>
          </w:p>
        </w:tc>
      </w:tr>
      <w:tr w:rsidR="00284DEA" w14:paraId="67065A1B" w14:textId="77777777">
        <w:trPr>
          <w:cantSplit/>
        </w:trPr>
        <w:tc>
          <w:tcPr>
            <w:tcW w:w="1300" w:type="dxa"/>
          </w:tcPr>
          <w:p w14:paraId="46C598D6" w14:textId="7F9B096C" w:rsidR="00284DEA" w:rsidRDefault="00555546">
            <w:pPr>
              <w:spacing w:after="40"/>
              <w:rPr>
                <w:sz w:val="18"/>
                <w:szCs w:val="18"/>
              </w:rPr>
            </w:pPr>
            <w:r>
              <w:rPr>
                <w:sz w:val="18"/>
                <w:szCs w:val="18"/>
              </w:rPr>
              <w:t>category</w:t>
            </w:r>
          </w:p>
        </w:tc>
        <w:tc>
          <w:tcPr>
            <w:tcW w:w="1400" w:type="dxa"/>
          </w:tcPr>
          <w:p w14:paraId="25853604" w14:textId="0609C843" w:rsidR="00284DEA" w:rsidRDefault="00555546">
            <w:pPr>
              <w:spacing w:after="40"/>
              <w:rPr>
                <w:sz w:val="18"/>
                <w:szCs w:val="18"/>
              </w:rPr>
            </w:pPr>
            <w:r>
              <w:rPr>
                <w:sz w:val="18"/>
                <w:szCs w:val="18"/>
              </w:rPr>
              <w:t>request</w:t>
            </w:r>
          </w:p>
        </w:tc>
        <w:tc>
          <w:tcPr>
            <w:tcW w:w="1900" w:type="dxa"/>
          </w:tcPr>
          <w:p w14:paraId="0275FCFE" w14:textId="670AF4E6" w:rsidR="00284DEA" w:rsidRDefault="00555546">
            <w:pPr>
              <w:spacing w:after="40"/>
              <w:rPr>
                <w:sz w:val="18"/>
                <w:szCs w:val="18"/>
              </w:rPr>
            </w:pPr>
            <w:proofErr w:type="spellStart"/>
            <w:r>
              <w:rPr>
                <w:sz w:val="18"/>
                <w:szCs w:val="18"/>
              </w:rPr>
              <w:t>cat_id</w:t>
            </w:r>
            <w:proofErr w:type="spellEnd"/>
            <w:r>
              <w:rPr>
                <w:sz w:val="18"/>
                <w:szCs w:val="18"/>
              </w:rPr>
              <w:t xml:space="preserve"> (FK on request)</w:t>
            </w:r>
          </w:p>
        </w:tc>
        <w:tc>
          <w:tcPr>
            <w:tcW w:w="1700" w:type="dxa"/>
          </w:tcPr>
          <w:p w14:paraId="03773EF8" w14:textId="1BA6F512" w:rsidR="00284DEA" w:rsidRDefault="00555546">
            <w:pPr>
              <w:spacing w:after="40"/>
              <w:rPr>
                <w:sz w:val="18"/>
                <w:szCs w:val="18"/>
              </w:rPr>
            </w:pPr>
            <w:r>
              <w:rPr>
                <w:sz w:val="18"/>
                <w:szCs w:val="18"/>
              </w:rPr>
              <w:t>1 category - 0..M requests</w:t>
            </w:r>
          </w:p>
        </w:tc>
        <w:tc>
          <w:tcPr>
            <w:tcW w:w="2716" w:type="dxa"/>
          </w:tcPr>
          <w:p w14:paraId="10B76765" w14:textId="77777777" w:rsidR="00284DEA" w:rsidRDefault="00555546">
            <w:pPr>
              <w:spacing w:after="40"/>
              <w:rPr>
                <w:sz w:val="18"/>
                <w:szCs w:val="18"/>
              </w:rPr>
            </w:pPr>
            <w:r>
              <w:rPr>
                <w:sz w:val="18"/>
                <w:szCs w:val="18"/>
              </w:rPr>
              <w:t>Every request must belong to exactly one Management-controlled category (FR-015).</w:t>
            </w:r>
          </w:p>
        </w:tc>
      </w:tr>
      <w:tr w:rsidR="00284DEA" w14:paraId="6016CD47" w14:textId="77777777">
        <w:trPr>
          <w:cantSplit/>
        </w:trPr>
        <w:tc>
          <w:tcPr>
            <w:tcW w:w="1300" w:type="dxa"/>
          </w:tcPr>
          <w:p w14:paraId="79BBB940" w14:textId="6619372F" w:rsidR="00284DEA" w:rsidRDefault="00555546">
            <w:pPr>
              <w:spacing w:after="40"/>
              <w:rPr>
                <w:sz w:val="18"/>
                <w:szCs w:val="18"/>
              </w:rPr>
            </w:pPr>
            <w:r>
              <w:rPr>
                <w:sz w:val="18"/>
                <w:szCs w:val="18"/>
              </w:rPr>
              <w:t>employee + category</w:t>
            </w:r>
          </w:p>
        </w:tc>
        <w:tc>
          <w:tcPr>
            <w:tcW w:w="1400" w:type="dxa"/>
          </w:tcPr>
          <w:p w14:paraId="31BEC2F0" w14:textId="43B8BC58" w:rsidR="00284DEA" w:rsidRDefault="00555546">
            <w:pPr>
              <w:spacing w:after="40"/>
              <w:rPr>
                <w:sz w:val="18"/>
                <w:szCs w:val="18"/>
              </w:rPr>
            </w:pPr>
            <w:proofErr w:type="spellStart"/>
            <w:r>
              <w:rPr>
                <w:sz w:val="18"/>
                <w:szCs w:val="18"/>
              </w:rPr>
              <w:t>handler_category</w:t>
            </w:r>
            <w:proofErr w:type="spellEnd"/>
          </w:p>
        </w:tc>
        <w:tc>
          <w:tcPr>
            <w:tcW w:w="1900" w:type="dxa"/>
          </w:tcPr>
          <w:p w14:paraId="7E49403C" w14:textId="293C6F4C" w:rsidR="00284DEA" w:rsidRDefault="00555546">
            <w:pPr>
              <w:spacing w:after="40"/>
              <w:rPr>
                <w:sz w:val="18"/>
                <w:szCs w:val="18"/>
              </w:rPr>
            </w:pPr>
            <w:proofErr w:type="spellStart"/>
            <w:r>
              <w:rPr>
                <w:sz w:val="18"/>
                <w:szCs w:val="18"/>
              </w:rPr>
              <w:t>emp_id</w:t>
            </w:r>
            <w:proofErr w:type="spellEnd"/>
            <w:r>
              <w:rPr>
                <w:sz w:val="18"/>
                <w:szCs w:val="18"/>
              </w:rPr>
              <w:t xml:space="preserve"> and </w:t>
            </w:r>
            <w:proofErr w:type="spellStart"/>
            <w:r>
              <w:rPr>
                <w:sz w:val="18"/>
                <w:szCs w:val="18"/>
              </w:rPr>
              <w:t>cat_id</w:t>
            </w:r>
            <w:proofErr w:type="spellEnd"/>
            <w:r>
              <w:rPr>
                <w:sz w:val="18"/>
                <w:szCs w:val="18"/>
              </w:rPr>
              <w:t xml:space="preserve"> (FKs, unique together); own key </w:t>
            </w:r>
            <w:proofErr w:type="spellStart"/>
            <w:r>
              <w:rPr>
                <w:sz w:val="18"/>
                <w:szCs w:val="18"/>
              </w:rPr>
              <w:t>handler_category_id</w:t>
            </w:r>
            <w:proofErr w:type="spellEnd"/>
          </w:p>
        </w:tc>
        <w:tc>
          <w:tcPr>
            <w:tcW w:w="1700" w:type="dxa"/>
          </w:tcPr>
          <w:p w14:paraId="5B322FD6" w14:textId="77777777" w:rsidR="00284DEA" w:rsidRDefault="00555546">
            <w:pPr>
              <w:spacing w:after="40"/>
              <w:rPr>
                <w:sz w:val="18"/>
                <w:szCs w:val="18"/>
              </w:rPr>
            </w:pPr>
            <w:r>
              <w:rPr>
                <w:sz w:val="18"/>
                <w:szCs w:val="18"/>
              </w:rPr>
              <w:t>M:N junction</w:t>
            </w:r>
          </w:p>
        </w:tc>
        <w:tc>
          <w:tcPr>
            <w:tcW w:w="2716" w:type="dxa"/>
          </w:tcPr>
          <w:p w14:paraId="2F621044" w14:textId="77777777" w:rsidR="00284DEA" w:rsidRDefault="00555546">
            <w:pPr>
              <w:spacing w:after="40"/>
              <w:rPr>
                <w:sz w:val="18"/>
                <w:szCs w:val="18"/>
              </w:rPr>
            </w:pPr>
            <w:r>
              <w:rPr>
                <w:sz w:val="18"/>
                <w:szCs w:val="18"/>
              </w:rPr>
              <w:t>Gives each handler a category scope, so staff only see requests in their categories (FR-005).</w:t>
            </w:r>
          </w:p>
        </w:tc>
      </w:tr>
      <w:tr w:rsidR="00284DEA" w14:paraId="54833439" w14:textId="77777777">
        <w:trPr>
          <w:cantSplit/>
        </w:trPr>
        <w:tc>
          <w:tcPr>
            <w:tcW w:w="1300" w:type="dxa"/>
          </w:tcPr>
          <w:p w14:paraId="65CE0F0E" w14:textId="77777777" w:rsidR="00284DEA" w:rsidRDefault="00555546">
            <w:pPr>
              <w:spacing w:after="40"/>
              <w:rPr>
                <w:sz w:val="18"/>
                <w:szCs w:val="18"/>
              </w:rPr>
            </w:pPr>
            <w:r>
              <w:rPr>
                <w:sz w:val="18"/>
                <w:szCs w:val="18"/>
              </w:rPr>
              <w:t>request</w:t>
            </w:r>
          </w:p>
        </w:tc>
        <w:tc>
          <w:tcPr>
            <w:tcW w:w="1400" w:type="dxa"/>
          </w:tcPr>
          <w:p w14:paraId="2D248C5D" w14:textId="77777777" w:rsidR="00284DEA" w:rsidRDefault="00555546">
            <w:pPr>
              <w:spacing w:after="40"/>
              <w:rPr>
                <w:sz w:val="18"/>
                <w:szCs w:val="18"/>
              </w:rPr>
            </w:pPr>
            <w:r>
              <w:rPr>
                <w:sz w:val="18"/>
                <w:szCs w:val="18"/>
              </w:rPr>
              <w:t>comment</w:t>
            </w:r>
          </w:p>
        </w:tc>
        <w:tc>
          <w:tcPr>
            <w:tcW w:w="1900" w:type="dxa"/>
          </w:tcPr>
          <w:p w14:paraId="6E29A46C" w14:textId="77777777" w:rsidR="00284DEA" w:rsidRDefault="00555546">
            <w:pPr>
              <w:spacing w:after="40"/>
              <w:rPr>
                <w:sz w:val="18"/>
                <w:szCs w:val="18"/>
              </w:rPr>
            </w:pPr>
            <w:proofErr w:type="spellStart"/>
            <w:r>
              <w:rPr>
                <w:sz w:val="18"/>
                <w:szCs w:val="18"/>
              </w:rPr>
              <w:t>req_id</w:t>
            </w:r>
            <w:proofErr w:type="spellEnd"/>
            <w:r>
              <w:rPr>
                <w:sz w:val="18"/>
                <w:szCs w:val="18"/>
              </w:rPr>
              <w:t xml:space="preserve"> (FK on comment)</w:t>
            </w:r>
          </w:p>
        </w:tc>
        <w:tc>
          <w:tcPr>
            <w:tcW w:w="1700" w:type="dxa"/>
          </w:tcPr>
          <w:p w14:paraId="4E95BEDE" w14:textId="77777777" w:rsidR="00284DEA" w:rsidRDefault="00555546">
            <w:pPr>
              <w:spacing w:after="40"/>
              <w:rPr>
                <w:sz w:val="18"/>
                <w:szCs w:val="18"/>
              </w:rPr>
            </w:pPr>
            <w:r>
              <w:rPr>
                <w:sz w:val="18"/>
                <w:szCs w:val="18"/>
              </w:rPr>
              <w:t>1 request - 0..M comments</w:t>
            </w:r>
          </w:p>
        </w:tc>
        <w:tc>
          <w:tcPr>
            <w:tcW w:w="2716" w:type="dxa"/>
          </w:tcPr>
          <w:p w14:paraId="61C81965" w14:textId="77777777" w:rsidR="00284DEA" w:rsidRDefault="00555546">
            <w:pPr>
              <w:spacing w:after="40"/>
              <w:rPr>
                <w:sz w:val="18"/>
                <w:szCs w:val="18"/>
              </w:rPr>
            </w:pPr>
            <w:r>
              <w:rPr>
                <w:sz w:val="18"/>
                <w:szCs w:val="18"/>
              </w:rPr>
              <w:t>Staff notes on a request (FR-010).</w:t>
            </w:r>
          </w:p>
        </w:tc>
      </w:tr>
      <w:tr w:rsidR="00284DEA" w14:paraId="010DC60B" w14:textId="77777777">
        <w:trPr>
          <w:cantSplit/>
        </w:trPr>
        <w:tc>
          <w:tcPr>
            <w:tcW w:w="1300" w:type="dxa"/>
          </w:tcPr>
          <w:p w14:paraId="48774433" w14:textId="77777777" w:rsidR="00284DEA" w:rsidRDefault="00555546">
            <w:pPr>
              <w:spacing w:after="40"/>
              <w:rPr>
                <w:sz w:val="18"/>
                <w:szCs w:val="18"/>
              </w:rPr>
            </w:pPr>
            <w:r>
              <w:rPr>
                <w:sz w:val="18"/>
                <w:szCs w:val="18"/>
              </w:rPr>
              <w:t>employee</w:t>
            </w:r>
          </w:p>
        </w:tc>
        <w:tc>
          <w:tcPr>
            <w:tcW w:w="1400" w:type="dxa"/>
          </w:tcPr>
          <w:p w14:paraId="22803C09" w14:textId="77777777" w:rsidR="00284DEA" w:rsidRDefault="00555546">
            <w:pPr>
              <w:spacing w:after="40"/>
              <w:rPr>
                <w:sz w:val="18"/>
                <w:szCs w:val="18"/>
              </w:rPr>
            </w:pPr>
            <w:r>
              <w:rPr>
                <w:sz w:val="18"/>
                <w:szCs w:val="18"/>
              </w:rPr>
              <w:t>comment</w:t>
            </w:r>
          </w:p>
        </w:tc>
        <w:tc>
          <w:tcPr>
            <w:tcW w:w="1900" w:type="dxa"/>
          </w:tcPr>
          <w:p w14:paraId="2C8BE124" w14:textId="77777777" w:rsidR="00284DEA" w:rsidRDefault="00555546">
            <w:pPr>
              <w:spacing w:after="40"/>
              <w:rPr>
                <w:sz w:val="18"/>
                <w:szCs w:val="18"/>
              </w:rPr>
            </w:pPr>
            <w:proofErr w:type="spellStart"/>
            <w:r>
              <w:rPr>
                <w:sz w:val="18"/>
                <w:szCs w:val="18"/>
              </w:rPr>
              <w:t>emp_id</w:t>
            </w:r>
            <w:proofErr w:type="spellEnd"/>
            <w:r>
              <w:rPr>
                <w:sz w:val="18"/>
                <w:szCs w:val="18"/>
              </w:rPr>
              <w:t xml:space="preserve"> (FK on comment)</w:t>
            </w:r>
          </w:p>
        </w:tc>
        <w:tc>
          <w:tcPr>
            <w:tcW w:w="1700" w:type="dxa"/>
          </w:tcPr>
          <w:p w14:paraId="0D48DA94" w14:textId="77777777" w:rsidR="00284DEA" w:rsidRDefault="00555546">
            <w:pPr>
              <w:spacing w:after="40"/>
              <w:rPr>
                <w:sz w:val="18"/>
                <w:szCs w:val="18"/>
              </w:rPr>
            </w:pPr>
            <w:r>
              <w:rPr>
                <w:sz w:val="18"/>
                <w:szCs w:val="18"/>
              </w:rPr>
              <w:t>1 employee - 0..M comments</w:t>
            </w:r>
          </w:p>
        </w:tc>
        <w:tc>
          <w:tcPr>
            <w:tcW w:w="2716" w:type="dxa"/>
          </w:tcPr>
          <w:p w14:paraId="3EF61198" w14:textId="77777777" w:rsidR="00284DEA" w:rsidRDefault="00555546">
            <w:pPr>
              <w:spacing w:after="40"/>
              <w:rPr>
                <w:sz w:val="18"/>
                <w:szCs w:val="18"/>
              </w:rPr>
            </w:pPr>
            <w:r>
              <w:rPr>
                <w:sz w:val="18"/>
                <w:szCs w:val="18"/>
              </w:rPr>
              <w:t>The staff member who wrote the note.</w:t>
            </w:r>
          </w:p>
        </w:tc>
      </w:tr>
    </w:tbl>
    <w:p w14:paraId="087354F6" w14:textId="77777777" w:rsidR="00284DEA" w:rsidRDefault="00284DEA">
      <w:pPr>
        <w:spacing w:after="0"/>
      </w:pPr>
    </w:p>
    <w:p w14:paraId="4B8F275A" w14:textId="77777777" w:rsidR="00284DEA" w:rsidRDefault="00555546">
      <w:pPr>
        <w:pStyle w:val="Heading2"/>
      </w:pPr>
      <w:bookmarkStart w:id="59" w:name="_Toc243252234"/>
      <w:r>
        <w:t>Integrity and Validation Rules</w:t>
      </w:r>
      <w:bookmarkEnd w:id="59"/>
    </w:p>
    <w:p w14:paraId="4DE57FB3" w14:textId="77777777" w:rsidR="00284DEA" w:rsidRDefault="00555546">
      <w:r>
        <w:t>Rules that protect business correctness are enforced in the database where possible, so a bug in one service method or a manual SQL fix cannot break them. The Angular form validation is only for usability; the server always validates again.</w:t>
      </w:r>
    </w:p>
    <w:tbl>
      <w:tblPr>
        <w:tblStyle w:val="TableGrid"/>
        <w:tblW w:w="9016" w:type="dxa"/>
        <w:tblLayout w:type="fixed"/>
        <w:tblLook w:val="04A0" w:firstRow="1" w:lastRow="0" w:firstColumn="1" w:lastColumn="0" w:noHBand="0" w:noVBand="1"/>
      </w:tblPr>
      <w:tblGrid>
        <w:gridCol w:w="400"/>
        <w:gridCol w:w="2100"/>
        <w:gridCol w:w="2150"/>
        <w:gridCol w:w="2616"/>
        <w:gridCol w:w="1750"/>
      </w:tblGrid>
      <w:tr w:rsidR="00284DEA" w14:paraId="18B1CC51" w14:textId="77777777">
        <w:trPr>
          <w:cantSplit/>
          <w:tblHeader/>
        </w:trPr>
        <w:tc>
          <w:tcPr>
            <w:tcW w:w="400" w:type="dxa"/>
            <w:shd w:val="clear" w:color="auto" w:fill="002060"/>
          </w:tcPr>
          <w:p w14:paraId="7860C9A5" w14:textId="77777777" w:rsidR="00284DEA" w:rsidRDefault="00555546">
            <w:pPr>
              <w:spacing w:after="40"/>
              <w:rPr>
                <w:sz w:val="18"/>
                <w:szCs w:val="18"/>
              </w:rPr>
            </w:pPr>
            <w:r>
              <w:rPr>
                <w:b/>
                <w:bCs/>
                <w:color w:val="FFFFFF"/>
                <w:sz w:val="18"/>
                <w:szCs w:val="18"/>
              </w:rPr>
              <w:lastRenderedPageBreak/>
              <w:t>#</w:t>
            </w:r>
          </w:p>
        </w:tc>
        <w:tc>
          <w:tcPr>
            <w:tcW w:w="2100" w:type="dxa"/>
            <w:shd w:val="clear" w:color="auto" w:fill="002060"/>
          </w:tcPr>
          <w:p w14:paraId="3424B40E" w14:textId="77777777" w:rsidR="00284DEA" w:rsidRDefault="00555546">
            <w:pPr>
              <w:spacing w:after="40"/>
              <w:rPr>
                <w:sz w:val="18"/>
                <w:szCs w:val="18"/>
              </w:rPr>
            </w:pPr>
            <w:r>
              <w:rPr>
                <w:b/>
                <w:bCs/>
                <w:color w:val="FFFFFF"/>
                <w:sz w:val="18"/>
                <w:szCs w:val="18"/>
              </w:rPr>
              <w:t>Rule</w:t>
            </w:r>
          </w:p>
        </w:tc>
        <w:tc>
          <w:tcPr>
            <w:tcW w:w="2150" w:type="dxa"/>
            <w:shd w:val="clear" w:color="auto" w:fill="002060"/>
          </w:tcPr>
          <w:p w14:paraId="7F1C5353" w14:textId="77777777" w:rsidR="00284DEA" w:rsidRDefault="00555546">
            <w:pPr>
              <w:spacing w:after="40"/>
              <w:rPr>
                <w:sz w:val="18"/>
                <w:szCs w:val="18"/>
              </w:rPr>
            </w:pPr>
            <w:r>
              <w:rPr>
                <w:b/>
                <w:bCs/>
                <w:color w:val="FFFFFF"/>
                <w:sz w:val="18"/>
                <w:szCs w:val="18"/>
              </w:rPr>
              <w:t>Enforced in the database</w:t>
            </w:r>
          </w:p>
        </w:tc>
        <w:tc>
          <w:tcPr>
            <w:tcW w:w="2616" w:type="dxa"/>
            <w:shd w:val="clear" w:color="auto" w:fill="002060"/>
          </w:tcPr>
          <w:p w14:paraId="7CB599F9" w14:textId="77777777" w:rsidR="00284DEA" w:rsidRDefault="00555546">
            <w:pPr>
              <w:spacing w:after="40"/>
              <w:rPr>
                <w:sz w:val="18"/>
                <w:szCs w:val="18"/>
              </w:rPr>
            </w:pPr>
            <w:r>
              <w:rPr>
                <w:b/>
                <w:bCs/>
                <w:color w:val="FFFFFF"/>
                <w:sz w:val="18"/>
                <w:szCs w:val="18"/>
              </w:rPr>
              <w:t>Enforced in the application</w:t>
            </w:r>
          </w:p>
        </w:tc>
        <w:tc>
          <w:tcPr>
            <w:tcW w:w="1750" w:type="dxa"/>
            <w:shd w:val="clear" w:color="auto" w:fill="002060"/>
          </w:tcPr>
          <w:p w14:paraId="5DE0EB5A" w14:textId="77777777" w:rsidR="00284DEA" w:rsidRDefault="00555546">
            <w:pPr>
              <w:spacing w:after="40"/>
              <w:rPr>
                <w:sz w:val="18"/>
                <w:szCs w:val="18"/>
              </w:rPr>
            </w:pPr>
            <w:r>
              <w:rPr>
                <w:b/>
                <w:bCs/>
                <w:color w:val="FFFFFF"/>
                <w:sz w:val="18"/>
                <w:szCs w:val="18"/>
              </w:rPr>
              <w:t>Traces to</w:t>
            </w:r>
          </w:p>
        </w:tc>
      </w:tr>
      <w:tr w:rsidR="00284DEA" w14:paraId="0F10FBAD" w14:textId="77777777">
        <w:trPr>
          <w:cantSplit/>
        </w:trPr>
        <w:tc>
          <w:tcPr>
            <w:tcW w:w="400" w:type="dxa"/>
          </w:tcPr>
          <w:p w14:paraId="77F7F320" w14:textId="77777777" w:rsidR="00284DEA" w:rsidRDefault="00555546">
            <w:pPr>
              <w:spacing w:after="40"/>
              <w:rPr>
                <w:sz w:val="18"/>
                <w:szCs w:val="18"/>
              </w:rPr>
            </w:pPr>
            <w:r>
              <w:rPr>
                <w:sz w:val="18"/>
                <w:szCs w:val="18"/>
              </w:rPr>
              <w:t>1</w:t>
            </w:r>
          </w:p>
        </w:tc>
        <w:tc>
          <w:tcPr>
            <w:tcW w:w="2100" w:type="dxa"/>
          </w:tcPr>
          <w:p w14:paraId="7E36F933" w14:textId="77777777" w:rsidR="00284DEA" w:rsidRDefault="00555546">
            <w:pPr>
              <w:spacing w:after="40"/>
              <w:rPr>
                <w:sz w:val="18"/>
                <w:szCs w:val="18"/>
              </w:rPr>
            </w:pPr>
            <w:r>
              <w:rPr>
                <w:sz w:val="18"/>
                <w:szCs w:val="18"/>
              </w:rPr>
              <w:t>Status can only be a defined value and can only change through the state machine.</w:t>
            </w:r>
          </w:p>
        </w:tc>
        <w:tc>
          <w:tcPr>
            <w:tcW w:w="2150" w:type="dxa"/>
          </w:tcPr>
          <w:p w14:paraId="1E030CFF" w14:textId="77777777" w:rsidR="00284DEA" w:rsidRDefault="00555546">
            <w:pPr>
              <w:spacing w:after="40"/>
              <w:rPr>
                <w:sz w:val="18"/>
                <w:szCs w:val="18"/>
              </w:rPr>
            </w:pPr>
            <w:r>
              <w:rPr>
                <w:sz w:val="18"/>
                <w:szCs w:val="18"/>
              </w:rPr>
              <w:t xml:space="preserve">CHECK constraint on </w:t>
            </w:r>
            <w:proofErr w:type="spellStart"/>
            <w:r>
              <w:rPr>
                <w:sz w:val="18"/>
                <w:szCs w:val="18"/>
              </w:rPr>
              <w:t>Request.Status</w:t>
            </w:r>
            <w:proofErr w:type="spellEnd"/>
            <w:r>
              <w:rPr>
                <w:sz w:val="18"/>
                <w:szCs w:val="18"/>
              </w:rPr>
              <w:t xml:space="preserve">. </w:t>
            </w:r>
            <w:proofErr w:type="spellStart"/>
            <w:r>
              <w:rPr>
                <w:sz w:val="18"/>
                <w:szCs w:val="18"/>
              </w:rPr>
              <w:t>closed_at</w:t>
            </w:r>
            <w:proofErr w:type="spellEnd"/>
            <w:r>
              <w:rPr>
                <w:sz w:val="18"/>
                <w:szCs w:val="18"/>
              </w:rPr>
              <w:t xml:space="preserve"> is set exactly when the status is Closed or Rejected (</w:t>
            </w:r>
            <w:proofErr w:type="spellStart"/>
            <w:r>
              <w:rPr>
                <w:sz w:val="18"/>
                <w:szCs w:val="18"/>
              </w:rPr>
              <w:t>chk_request_closed_at</w:t>
            </w:r>
            <w:proofErr w:type="spellEnd"/>
            <w:r>
              <w:rPr>
                <w:sz w:val="18"/>
                <w:szCs w:val="18"/>
              </w:rPr>
              <w:t>).</w:t>
            </w:r>
          </w:p>
        </w:tc>
        <w:tc>
          <w:tcPr>
            <w:tcW w:w="2616" w:type="dxa"/>
          </w:tcPr>
          <w:p w14:paraId="761642AA" w14:textId="77777777" w:rsidR="00284DEA" w:rsidRDefault="00555546">
            <w:pPr>
              <w:spacing w:after="40"/>
              <w:rPr>
                <w:sz w:val="18"/>
                <w:szCs w:val="18"/>
              </w:rPr>
            </w:pPr>
            <w:proofErr w:type="spellStart"/>
            <w:r>
              <w:rPr>
                <w:sz w:val="18"/>
                <w:szCs w:val="18"/>
              </w:rPr>
              <w:t>RequestStatus</w:t>
            </w:r>
            <w:proofErr w:type="spellEnd"/>
            <w:r>
              <w:rPr>
                <w:sz w:val="18"/>
                <w:szCs w:val="18"/>
              </w:rPr>
              <w:t xml:space="preserve"> Java </w:t>
            </w:r>
            <w:proofErr w:type="spellStart"/>
            <w:r>
              <w:rPr>
                <w:sz w:val="18"/>
                <w:szCs w:val="18"/>
              </w:rPr>
              <w:t>enum</w:t>
            </w:r>
            <w:proofErr w:type="spellEnd"/>
            <w:r>
              <w:rPr>
                <w:sz w:val="18"/>
                <w:szCs w:val="18"/>
              </w:rPr>
              <w:t xml:space="preserve"> and the allowed-transition map in </w:t>
            </w:r>
            <w:proofErr w:type="spellStart"/>
            <w:r>
              <w:rPr>
                <w:sz w:val="18"/>
                <w:szCs w:val="18"/>
              </w:rPr>
              <w:t>TransitionPolicy</w:t>
            </w:r>
            <w:proofErr w:type="spellEnd"/>
            <w:r>
              <w:rPr>
                <w:sz w:val="18"/>
                <w:szCs w:val="18"/>
              </w:rPr>
              <w:t xml:space="preserve"> (DEC-011), called by </w:t>
            </w:r>
            <w:proofErr w:type="spellStart"/>
            <w:r>
              <w:rPr>
                <w:sz w:val="18"/>
                <w:szCs w:val="18"/>
              </w:rPr>
              <w:t>RequestService</w:t>
            </w:r>
            <w:proofErr w:type="spellEnd"/>
            <w:r>
              <w:rPr>
                <w:sz w:val="18"/>
                <w:szCs w:val="18"/>
              </w:rPr>
              <w:t>; invalid transition returns 422 with a message.</w:t>
            </w:r>
          </w:p>
        </w:tc>
        <w:tc>
          <w:tcPr>
            <w:tcW w:w="1750" w:type="dxa"/>
          </w:tcPr>
          <w:p w14:paraId="4F085E28" w14:textId="77777777" w:rsidR="00284DEA" w:rsidRDefault="00555546">
            <w:pPr>
              <w:spacing w:after="40"/>
              <w:rPr>
                <w:sz w:val="18"/>
                <w:szCs w:val="18"/>
              </w:rPr>
            </w:pPr>
            <w:r>
              <w:rPr>
                <w:sz w:val="18"/>
                <w:szCs w:val="18"/>
              </w:rPr>
              <w:t>FR-009, ASR-002</w:t>
            </w:r>
          </w:p>
        </w:tc>
      </w:tr>
      <w:tr w:rsidR="00284DEA" w14:paraId="7F9909F5" w14:textId="77777777">
        <w:trPr>
          <w:cantSplit/>
        </w:trPr>
        <w:tc>
          <w:tcPr>
            <w:tcW w:w="400" w:type="dxa"/>
          </w:tcPr>
          <w:p w14:paraId="1993D8D8" w14:textId="77777777" w:rsidR="00284DEA" w:rsidRDefault="00555546">
            <w:pPr>
              <w:spacing w:after="40"/>
              <w:rPr>
                <w:sz w:val="18"/>
                <w:szCs w:val="18"/>
              </w:rPr>
            </w:pPr>
            <w:r>
              <w:rPr>
                <w:sz w:val="18"/>
                <w:szCs w:val="18"/>
              </w:rPr>
              <w:t>2</w:t>
            </w:r>
          </w:p>
        </w:tc>
        <w:tc>
          <w:tcPr>
            <w:tcW w:w="2100" w:type="dxa"/>
          </w:tcPr>
          <w:p w14:paraId="57F28466" w14:textId="77777777" w:rsidR="00284DEA" w:rsidRDefault="00555546">
            <w:pPr>
              <w:spacing w:after="40"/>
              <w:rPr>
                <w:sz w:val="18"/>
                <w:szCs w:val="18"/>
              </w:rPr>
            </w:pPr>
            <w:r>
              <w:rPr>
                <w:sz w:val="18"/>
                <w:szCs w:val="18"/>
              </w:rPr>
              <w:t>A request can only be accepted by one handler at a time.</w:t>
            </w:r>
          </w:p>
        </w:tc>
        <w:tc>
          <w:tcPr>
            <w:tcW w:w="2150" w:type="dxa"/>
          </w:tcPr>
          <w:p w14:paraId="0DCE2429" w14:textId="29B553CF" w:rsidR="00284DEA" w:rsidRDefault="00555546">
            <w:pPr>
              <w:spacing w:after="40"/>
              <w:rPr>
                <w:sz w:val="18"/>
                <w:szCs w:val="18"/>
              </w:rPr>
            </w:pPr>
            <w:r>
              <w:rPr>
                <w:sz w:val="18"/>
                <w:szCs w:val="18"/>
              </w:rPr>
              <w:t xml:space="preserve">Partial unique index </w:t>
            </w:r>
            <w:proofErr w:type="spellStart"/>
            <w:r>
              <w:rPr>
                <w:sz w:val="18"/>
                <w:szCs w:val="18"/>
              </w:rPr>
              <w:t>ux_request_handler_active</w:t>
            </w:r>
            <w:proofErr w:type="spellEnd"/>
            <w:r>
              <w:rPr>
                <w:sz w:val="18"/>
                <w:szCs w:val="18"/>
              </w:rPr>
              <w:t xml:space="preserve"> on </w:t>
            </w:r>
            <w:proofErr w:type="spellStart"/>
            <w:r>
              <w:rPr>
                <w:sz w:val="18"/>
                <w:szCs w:val="18"/>
              </w:rPr>
              <w:t>request_handler</w:t>
            </w:r>
            <w:proofErr w:type="spellEnd"/>
            <w:r>
              <w:rPr>
                <w:sz w:val="18"/>
                <w:szCs w:val="18"/>
              </w:rPr>
              <w:t xml:space="preserve"> (</w:t>
            </w:r>
            <w:proofErr w:type="spellStart"/>
            <w:r>
              <w:rPr>
                <w:sz w:val="18"/>
                <w:szCs w:val="18"/>
              </w:rPr>
              <w:t>req_id</w:t>
            </w:r>
            <w:proofErr w:type="spellEnd"/>
            <w:r>
              <w:rPr>
                <w:sz w:val="18"/>
                <w:szCs w:val="18"/>
              </w:rPr>
              <w:t xml:space="preserve">) WHERE </w:t>
            </w:r>
            <w:proofErr w:type="spellStart"/>
            <w:r>
              <w:rPr>
                <w:sz w:val="18"/>
                <w:szCs w:val="18"/>
              </w:rPr>
              <w:t>unassigned_at</w:t>
            </w:r>
            <w:proofErr w:type="spellEnd"/>
            <w:r>
              <w:rPr>
                <w:sz w:val="18"/>
                <w:szCs w:val="18"/>
              </w:rPr>
              <w:t xml:space="preserve"> IS NULL.</w:t>
            </w:r>
          </w:p>
        </w:tc>
        <w:tc>
          <w:tcPr>
            <w:tcW w:w="2616" w:type="dxa"/>
          </w:tcPr>
          <w:p w14:paraId="384DE9F9" w14:textId="0DC99DFD" w:rsidR="00284DEA" w:rsidRDefault="00555546">
            <w:pPr>
              <w:spacing w:after="40"/>
              <w:rPr>
                <w:sz w:val="18"/>
                <w:szCs w:val="18"/>
              </w:rPr>
            </w:pPr>
            <w:r>
              <w:rPr>
                <w:sz w:val="18"/>
                <w:szCs w:val="18"/>
              </w:rPr>
              <w:t>Row lock: the request is loaded with SELECT ... FOR UPDATE before every change (C-01).</w:t>
            </w:r>
          </w:p>
        </w:tc>
        <w:tc>
          <w:tcPr>
            <w:tcW w:w="1750" w:type="dxa"/>
          </w:tcPr>
          <w:p w14:paraId="2015CE53" w14:textId="77777777" w:rsidR="00284DEA" w:rsidRDefault="00555546">
            <w:pPr>
              <w:spacing w:after="40"/>
              <w:rPr>
                <w:sz w:val="18"/>
                <w:szCs w:val="18"/>
              </w:rPr>
            </w:pPr>
            <w:r>
              <w:rPr>
                <w:sz w:val="18"/>
                <w:szCs w:val="18"/>
              </w:rPr>
              <w:t>FR-008, ASR-002</w:t>
            </w:r>
          </w:p>
        </w:tc>
      </w:tr>
      <w:tr w:rsidR="00284DEA" w14:paraId="38E9BA83" w14:textId="77777777">
        <w:trPr>
          <w:cantSplit/>
        </w:trPr>
        <w:tc>
          <w:tcPr>
            <w:tcW w:w="400" w:type="dxa"/>
          </w:tcPr>
          <w:p w14:paraId="2D200AF8" w14:textId="77777777" w:rsidR="00284DEA" w:rsidRDefault="00555546">
            <w:pPr>
              <w:spacing w:after="40"/>
              <w:rPr>
                <w:sz w:val="18"/>
                <w:szCs w:val="18"/>
              </w:rPr>
            </w:pPr>
            <w:r>
              <w:rPr>
                <w:sz w:val="18"/>
                <w:szCs w:val="18"/>
              </w:rPr>
              <w:t>3</w:t>
            </w:r>
          </w:p>
        </w:tc>
        <w:tc>
          <w:tcPr>
            <w:tcW w:w="2100" w:type="dxa"/>
          </w:tcPr>
          <w:p w14:paraId="41519573" w14:textId="77777777" w:rsidR="00284DEA" w:rsidRDefault="00555546">
            <w:pPr>
              <w:spacing w:after="40"/>
              <w:rPr>
                <w:sz w:val="18"/>
                <w:szCs w:val="18"/>
              </w:rPr>
            </w:pPr>
            <w:r>
              <w:rPr>
                <w:sz w:val="18"/>
                <w:szCs w:val="18"/>
              </w:rPr>
              <w:t>Audit entries can never be changed or deleted.</w:t>
            </w:r>
          </w:p>
        </w:tc>
        <w:tc>
          <w:tcPr>
            <w:tcW w:w="2150" w:type="dxa"/>
          </w:tcPr>
          <w:p w14:paraId="71DF2FF2" w14:textId="77777777" w:rsidR="00284DEA" w:rsidRDefault="00555546">
            <w:pPr>
              <w:spacing w:after="40"/>
              <w:rPr>
                <w:sz w:val="18"/>
                <w:szCs w:val="18"/>
              </w:rPr>
            </w:pPr>
            <w:r>
              <w:rPr>
                <w:sz w:val="18"/>
                <w:szCs w:val="18"/>
              </w:rPr>
              <w:t xml:space="preserve">Trigger rejects UPDATE and DELETE on </w:t>
            </w:r>
            <w:proofErr w:type="spellStart"/>
            <w:r>
              <w:rPr>
                <w:sz w:val="18"/>
                <w:szCs w:val="18"/>
              </w:rPr>
              <w:t>audit_entry</w:t>
            </w:r>
            <w:proofErr w:type="spellEnd"/>
            <w:r>
              <w:rPr>
                <w:sz w:val="18"/>
                <w:szCs w:val="18"/>
              </w:rPr>
              <w:t xml:space="preserve"> (DEC-007). Also TRUNCATE, and the same triggers protect comment.</w:t>
            </w:r>
          </w:p>
        </w:tc>
        <w:tc>
          <w:tcPr>
            <w:tcW w:w="2616" w:type="dxa"/>
          </w:tcPr>
          <w:p w14:paraId="1A3F4895" w14:textId="13C484A1" w:rsidR="00284DEA" w:rsidRDefault="00555546">
            <w:pPr>
              <w:spacing w:after="40"/>
              <w:rPr>
                <w:sz w:val="18"/>
                <w:szCs w:val="18"/>
              </w:rPr>
            </w:pPr>
            <w:r>
              <w:rPr>
                <w:sz w:val="18"/>
                <w:szCs w:val="18"/>
              </w:rPr>
              <w:t xml:space="preserve">Audit rows are written only by the database trigger (C-02); the application only reads them, through the </w:t>
            </w:r>
            <w:proofErr w:type="spellStart"/>
            <w:r>
              <w:rPr>
                <w:sz w:val="18"/>
                <w:szCs w:val="18"/>
              </w:rPr>
              <w:t>audit_log</w:t>
            </w:r>
            <w:proofErr w:type="spellEnd"/>
            <w:r>
              <w:rPr>
                <w:sz w:val="18"/>
                <w:szCs w:val="18"/>
              </w:rPr>
              <w:t xml:space="preserve"> view (C-08).</w:t>
            </w:r>
          </w:p>
        </w:tc>
        <w:tc>
          <w:tcPr>
            <w:tcW w:w="1750" w:type="dxa"/>
          </w:tcPr>
          <w:p w14:paraId="08D044BD" w14:textId="77777777" w:rsidR="00284DEA" w:rsidRDefault="00555546">
            <w:pPr>
              <w:spacing w:after="40"/>
              <w:rPr>
                <w:sz w:val="18"/>
                <w:szCs w:val="18"/>
              </w:rPr>
            </w:pPr>
            <w:r>
              <w:rPr>
                <w:sz w:val="18"/>
                <w:szCs w:val="18"/>
              </w:rPr>
              <w:t>FR-010, NFR-006, ASR-003</w:t>
            </w:r>
          </w:p>
        </w:tc>
      </w:tr>
      <w:tr w:rsidR="00284DEA" w14:paraId="281206D8" w14:textId="77777777">
        <w:trPr>
          <w:cantSplit/>
        </w:trPr>
        <w:tc>
          <w:tcPr>
            <w:tcW w:w="400" w:type="dxa"/>
          </w:tcPr>
          <w:p w14:paraId="79A501BD" w14:textId="77777777" w:rsidR="00284DEA" w:rsidRDefault="00555546">
            <w:pPr>
              <w:spacing w:after="40"/>
              <w:rPr>
                <w:sz w:val="18"/>
                <w:szCs w:val="18"/>
              </w:rPr>
            </w:pPr>
            <w:r>
              <w:rPr>
                <w:sz w:val="18"/>
                <w:szCs w:val="18"/>
              </w:rPr>
              <w:t>4</w:t>
            </w:r>
          </w:p>
        </w:tc>
        <w:tc>
          <w:tcPr>
            <w:tcW w:w="2100" w:type="dxa"/>
          </w:tcPr>
          <w:p w14:paraId="4A409ACF" w14:textId="21F1B146" w:rsidR="00284DEA" w:rsidRDefault="00555546">
            <w:pPr>
              <w:spacing w:after="40"/>
              <w:rPr>
                <w:sz w:val="18"/>
                <w:szCs w:val="18"/>
              </w:rPr>
            </w:pPr>
            <w:r>
              <w:rPr>
                <w:sz w:val="18"/>
                <w:szCs w:val="18"/>
              </w:rPr>
              <w:t>Each audit entry has at most one actor (none for system changes such as migrations).</w:t>
            </w:r>
          </w:p>
        </w:tc>
        <w:tc>
          <w:tcPr>
            <w:tcW w:w="2150" w:type="dxa"/>
          </w:tcPr>
          <w:p w14:paraId="2B7FC773" w14:textId="5E0D1FFD" w:rsidR="00284DEA" w:rsidRDefault="00555546">
            <w:pPr>
              <w:spacing w:after="40"/>
              <w:rPr>
                <w:sz w:val="18"/>
                <w:szCs w:val="18"/>
              </w:rPr>
            </w:pPr>
            <w:r>
              <w:rPr>
                <w:sz w:val="18"/>
                <w:szCs w:val="18"/>
              </w:rPr>
              <w:t xml:space="preserve">CHECK </w:t>
            </w:r>
            <w:proofErr w:type="spellStart"/>
            <w:r>
              <w:rPr>
                <w:sz w:val="18"/>
                <w:szCs w:val="18"/>
              </w:rPr>
              <w:t>chk_audit_one_actor</w:t>
            </w:r>
            <w:proofErr w:type="spellEnd"/>
            <w:r>
              <w:rPr>
                <w:sz w:val="18"/>
                <w:szCs w:val="18"/>
              </w:rPr>
              <w:t xml:space="preserve">: at most one of </w:t>
            </w:r>
            <w:proofErr w:type="spellStart"/>
            <w:r>
              <w:rPr>
                <w:sz w:val="18"/>
                <w:szCs w:val="18"/>
              </w:rPr>
              <w:t>emp_id</w:t>
            </w:r>
            <w:proofErr w:type="spellEnd"/>
            <w:r>
              <w:rPr>
                <w:sz w:val="18"/>
                <w:szCs w:val="18"/>
              </w:rPr>
              <w:t xml:space="preserve"> / </w:t>
            </w:r>
            <w:proofErr w:type="spellStart"/>
            <w:r>
              <w:rPr>
                <w:sz w:val="18"/>
                <w:szCs w:val="18"/>
              </w:rPr>
              <w:t>client_id</w:t>
            </w:r>
            <w:proofErr w:type="spellEnd"/>
            <w:r>
              <w:rPr>
                <w:sz w:val="18"/>
                <w:szCs w:val="18"/>
              </w:rPr>
              <w:t xml:space="preserve"> is set.</w:t>
            </w:r>
          </w:p>
        </w:tc>
        <w:tc>
          <w:tcPr>
            <w:tcW w:w="2616" w:type="dxa"/>
          </w:tcPr>
          <w:p w14:paraId="60134EDB" w14:textId="77777777" w:rsidR="00284DEA" w:rsidRDefault="00555546">
            <w:pPr>
              <w:spacing w:after="40"/>
              <w:rPr>
                <w:sz w:val="18"/>
                <w:szCs w:val="18"/>
              </w:rPr>
            </w:pPr>
            <w:r>
              <w:rPr>
                <w:sz w:val="18"/>
                <w:szCs w:val="18"/>
              </w:rPr>
              <w:t>Actor taken from the logged-in user, never from the request body. It reaches the trigger through transaction settings (</w:t>
            </w:r>
            <w:proofErr w:type="spellStart"/>
            <w:r>
              <w:rPr>
                <w:sz w:val="18"/>
                <w:szCs w:val="18"/>
              </w:rPr>
              <w:t>civicconnect.emp_id</w:t>
            </w:r>
            <w:proofErr w:type="spellEnd"/>
            <w:r>
              <w:rPr>
                <w:sz w:val="18"/>
                <w:szCs w:val="18"/>
              </w:rPr>
              <w:t xml:space="preserve"> / </w:t>
            </w:r>
            <w:proofErr w:type="spellStart"/>
            <w:r>
              <w:rPr>
                <w:sz w:val="18"/>
                <w:szCs w:val="18"/>
              </w:rPr>
              <w:t>civicconnect.client_id</w:t>
            </w:r>
            <w:proofErr w:type="spellEnd"/>
            <w:r>
              <w:rPr>
                <w:sz w:val="18"/>
                <w:szCs w:val="18"/>
              </w:rPr>
              <w:t>).</w:t>
            </w:r>
          </w:p>
        </w:tc>
        <w:tc>
          <w:tcPr>
            <w:tcW w:w="1750" w:type="dxa"/>
          </w:tcPr>
          <w:p w14:paraId="5FC51DB8" w14:textId="77777777" w:rsidR="00284DEA" w:rsidRDefault="00555546">
            <w:pPr>
              <w:spacing w:after="40"/>
              <w:rPr>
                <w:sz w:val="18"/>
                <w:szCs w:val="18"/>
              </w:rPr>
            </w:pPr>
            <w:r>
              <w:rPr>
                <w:sz w:val="18"/>
                <w:szCs w:val="18"/>
              </w:rPr>
              <w:t>NFR-006</w:t>
            </w:r>
          </w:p>
        </w:tc>
      </w:tr>
      <w:tr w:rsidR="00284DEA" w14:paraId="4CF38399" w14:textId="77777777">
        <w:trPr>
          <w:cantSplit/>
        </w:trPr>
        <w:tc>
          <w:tcPr>
            <w:tcW w:w="400" w:type="dxa"/>
          </w:tcPr>
          <w:p w14:paraId="569D4EA1" w14:textId="77777777" w:rsidR="00284DEA" w:rsidRDefault="00555546">
            <w:pPr>
              <w:spacing w:after="40"/>
              <w:rPr>
                <w:sz w:val="18"/>
                <w:szCs w:val="18"/>
              </w:rPr>
            </w:pPr>
            <w:r>
              <w:rPr>
                <w:sz w:val="18"/>
                <w:szCs w:val="18"/>
              </w:rPr>
              <w:t>5</w:t>
            </w:r>
          </w:p>
        </w:tc>
        <w:tc>
          <w:tcPr>
            <w:tcW w:w="2100" w:type="dxa"/>
          </w:tcPr>
          <w:p w14:paraId="6BDE5F3C" w14:textId="77777777" w:rsidR="00284DEA" w:rsidRDefault="00555546">
            <w:pPr>
              <w:spacing w:after="40"/>
              <w:rPr>
                <w:sz w:val="18"/>
                <w:szCs w:val="18"/>
              </w:rPr>
            </w:pPr>
            <w:r>
              <w:rPr>
                <w:sz w:val="18"/>
                <w:szCs w:val="18"/>
              </w:rPr>
              <w:t>Closed and rejected requests are read-only.</w:t>
            </w:r>
          </w:p>
        </w:tc>
        <w:tc>
          <w:tcPr>
            <w:tcW w:w="2150" w:type="dxa"/>
          </w:tcPr>
          <w:p w14:paraId="4CF87E73" w14:textId="77777777" w:rsidR="00284DEA" w:rsidRDefault="00555546">
            <w:pPr>
              <w:spacing w:after="40"/>
              <w:rPr>
                <w:sz w:val="18"/>
                <w:szCs w:val="18"/>
              </w:rPr>
            </w:pPr>
            <w:r>
              <w:rPr>
                <w:sz w:val="18"/>
                <w:szCs w:val="18"/>
              </w:rPr>
              <w:t>-</w:t>
            </w:r>
          </w:p>
        </w:tc>
        <w:tc>
          <w:tcPr>
            <w:tcW w:w="2616" w:type="dxa"/>
          </w:tcPr>
          <w:p w14:paraId="7417F324" w14:textId="77777777" w:rsidR="00284DEA" w:rsidRDefault="00555546">
            <w:pPr>
              <w:spacing w:after="40"/>
              <w:rPr>
                <w:sz w:val="18"/>
                <w:szCs w:val="18"/>
              </w:rPr>
            </w:pPr>
            <w:proofErr w:type="spellStart"/>
            <w:r>
              <w:rPr>
                <w:sz w:val="18"/>
                <w:szCs w:val="18"/>
              </w:rPr>
              <w:t>RequestService</w:t>
            </w:r>
            <w:proofErr w:type="spellEnd"/>
            <w:r>
              <w:rPr>
                <w:sz w:val="18"/>
                <w:szCs w:val="18"/>
              </w:rPr>
              <w:t xml:space="preserve"> rejects any change when status is Closed or Rejected.</w:t>
            </w:r>
          </w:p>
        </w:tc>
        <w:tc>
          <w:tcPr>
            <w:tcW w:w="1750" w:type="dxa"/>
          </w:tcPr>
          <w:p w14:paraId="55D7A576" w14:textId="77777777" w:rsidR="00284DEA" w:rsidRDefault="00555546">
            <w:pPr>
              <w:spacing w:after="40"/>
              <w:rPr>
                <w:sz w:val="18"/>
                <w:szCs w:val="18"/>
              </w:rPr>
            </w:pPr>
            <w:r>
              <w:rPr>
                <w:sz w:val="18"/>
                <w:szCs w:val="18"/>
              </w:rPr>
              <w:t>FR-011</w:t>
            </w:r>
          </w:p>
        </w:tc>
      </w:tr>
      <w:tr w:rsidR="00284DEA" w14:paraId="70390F4F" w14:textId="77777777">
        <w:trPr>
          <w:cantSplit/>
        </w:trPr>
        <w:tc>
          <w:tcPr>
            <w:tcW w:w="400" w:type="dxa"/>
          </w:tcPr>
          <w:p w14:paraId="350C555B" w14:textId="77777777" w:rsidR="00284DEA" w:rsidRDefault="00555546">
            <w:pPr>
              <w:spacing w:after="40"/>
              <w:rPr>
                <w:sz w:val="18"/>
                <w:szCs w:val="18"/>
              </w:rPr>
            </w:pPr>
            <w:r>
              <w:rPr>
                <w:sz w:val="18"/>
                <w:szCs w:val="18"/>
              </w:rPr>
              <w:t>6</w:t>
            </w:r>
          </w:p>
        </w:tc>
        <w:tc>
          <w:tcPr>
            <w:tcW w:w="2100" w:type="dxa"/>
          </w:tcPr>
          <w:p w14:paraId="3533568E" w14:textId="77777777" w:rsidR="00284DEA" w:rsidRDefault="00555546">
            <w:pPr>
              <w:spacing w:after="40"/>
              <w:rPr>
                <w:sz w:val="18"/>
                <w:szCs w:val="18"/>
              </w:rPr>
            </w:pPr>
            <w:r>
              <w:rPr>
                <w:sz w:val="18"/>
                <w:szCs w:val="18"/>
              </w:rPr>
              <w:t>A request must have a valid, active category.</w:t>
            </w:r>
          </w:p>
        </w:tc>
        <w:tc>
          <w:tcPr>
            <w:tcW w:w="2150" w:type="dxa"/>
          </w:tcPr>
          <w:p w14:paraId="0D8C5EE7" w14:textId="79A5AEE4" w:rsidR="00284DEA" w:rsidRDefault="00555546">
            <w:pPr>
              <w:spacing w:after="40"/>
              <w:rPr>
                <w:sz w:val="18"/>
                <w:szCs w:val="18"/>
              </w:rPr>
            </w:pPr>
            <w:r>
              <w:rPr>
                <w:sz w:val="18"/>
                <w:szCs w:val="18"/>
              </w:rPr>
              <w:t xml:space="preserve">FK </w:t>
            </w:r>
            <w:proofErr w:type="spellStart"/>
            <w:r>
              <w:rPr>
                <w:sz w:val="18"/>
                <w:szCs w:val="18"/>
              </w:rPr>
              <w:t>request.cat_id</w:t>
            </w:r>
            <w:proofErr w:type="spellEnd"/>
            <w:r>
              <w:rPr>
                <w:sz w:val="18"/>
                <w:szCs w:val="18"/>
              </w:rPr>
              <w:t>; NOT NULL.</w:t>
            </w:r>
          </w:p>
        </w:tc>
        <w:tc>
          <w:tcPr>
            <w:tcW w:w="2616" w:type="dxa"/>
          </w:tcPr>
          <w:p w14:paraId="5D218B2C" w14:textId="34414BB8" w:rsidR="00284DEA" w:rsidRDefault="00555546">
            <w:pPr>
              <w:spacing w:after="40"/>
              <w:rPr>
                <w:sz w:val="18"/>
                <w:szCs w:val="18"/>
              </w:rPr>
            </w:pPr>
            <w:r>
              <w:rPr>
                <w:sz w:val="18"/>
                <w:szCs w:val="18"/>
              </w:rPr>
              <w:t xml:space="preserve">Service checks </w:t>
            </w:r>
            <w:proofErr w:type="spellStart"/>
            <w:r>
              <w:rPr>
                <w:sz w:val="18"/>
                <w:szCs w:val="18"/>
              </w:rPr>
              <w:t>category.active</w:t>
            </w:r>
            <w:proofErr w:type="spellEnd"/>
            <w:r>
              <w:rPr>
                <w:sz w:val="18"/>
                <w:szCs w:val="18"/>
              </w:rPr>
              <w:t xml:space="preserve"> on submit (422 CATEGORY_INACTIVE).</w:t>
            </w:r>
          </w:p>
        </w:tc>
        <w:tc>
          <w:tcPr>
            <w:tcW w:w="1750" w:type="dxa"/>
          </w:tcPr>
          <w:p w14:paraId="6AE50D38" w14:textId="77777777" w:rsidR="00284DEA" w:rsidRDefault="00555546">
            <w:pPr>
              <w:spacing w:after="40"/>
              <w:rPr>
                <w:sz w:val="18"/>
                <w:szCs w:val="18"/>
              </w:rPr>
            </w:pPr>
            <w:r>
              <w:rPr>
                <w:sz w:val="18"/>
                <w:szCs w:val="18"/>
              </w:rPr>
              <w:t>FR-015</w:t>
            </w:r>
          </w:p>
        </w:tc>
      </w:tr>
      <w:tr w:rsidR="00284DEA" w14:paraId="68C527D8" w14:textId="77777777">
        <w:trPr>
          <w:cantSplit/>
        </w:trPr>
        <w:tc>
          <w:tcPr>
            <w:tcW w:w="400" w:type="dxa"/>
          </w:tcPr>
          <w:p w14:paraId="580D2E2D" w14:textId="77777777" w:rsidR="00284DEA" w:rsidRDefault="00555546">
            <w:pPr>
              <w:spacing w:after="40"/>
              <w:rPr>
                <w:sz w:val="18"/>
                <w:szCs w:val="18"/>
              </w:rPr>
            </w:pPr>
            <w:r>
              <w:rPr>
                <w:sz w:val="18"/>
                <w:szCs w:val="18"/>
              </w:rPr>
              <w:t>7</w:t>
            </w:r>
          </w:p>
        </w:tc>
        <w:tc>
          <w:tcPr>
            <w:tcW w:w="2100" w:type="dxa"/>
          </w:tcPr>
          <w:p w14:paraId="0CB16485" w14:textId="77777777" w:rsidR="00284DEA" w:rsidRDefault="00555546">
            <w:pPr>
              <w:spacing w:after="40"/>
              <w:rPr>
                <w:sz w:val="18"/>
                <w:szCs w:val="18"/>
              </w:rPr>
            </w:pPr>
            <w:r>
              <w:rPr>
                <w:sz w:val="18"/>
                <w:szCs w:val="18"/>
              </w:rPr>
              <w:t>Required fields are always present.</w:t>
            </w:r>
          </w:p>
        </w:tc>
        <w:tc>
          <w:tcPr>
            <w:tcW w:w="2150" w:type="dxa"/>
          </w:tcPr>
          <w:p w14:paraId="0C69F293" w14:textId="3AA8ADB8" w:rsidR="00284DEA" w:rsidRDefault="00555546">
            <w:pPr>
              <w:spacing w:after="40"/>
              <w:rPr>
                <w:sz w:val="18"/>
                <w:szCs w:val="18"/>
              </w:rPr>
            </w:pPr>
            <w:r>
              <w:rPr>
                <w:sz w:val="18"/>
                <w:szCs w:val="18"/>
              </w:rPr>
              <w:t xml:space="preserve">NOT NULL on description, location, </w:t>
            </w:r>
            <w:proofErr w:type="spellStart"/>
            <w:r>
              <w:rPr>
                <w:sz w:val="18"/>
                <w:szCs w:val="18"/>
              </w:rPr>
              <w:t>cat_id</w:t>
            </w:r>
            <w:proofErr w:type="spellEnd"/>
            <w:r>
              <w:rPr>
                <w:sz w:val="18"/>
                <w:szCs w:val="18"/>
              </w:rPr>
              <w:t xml:space="preserve">, </w:t>
            </w:r>
            <w:proofErr w:type="spellStart"/>
            <w:r>
              <w:rPr>
                <w:sz w:val="18"/>
                <w:szCs w:val="18"/>
              </w:rPr>
              <w:t>requester_id</w:t>
            </w:r>
            <w:proofErr w:type="spellEnd"/>
            <w:r>
              <w:rPr>
                <w:sz w:val="18"/>
                <w:szCs w:val="18"/>
              </w:rPr>
              <w:t xml:space="preserve">, status, </w:t>
            </w:r>
            <w:proofErr w:type="spellStart"/>
            <w:r>
              <w:rPr>
                <w:sz w:val="18"/>
                <w:szCs w:val="18"/>
              </w:rPr>
              <w:t>created_at</w:t>
            </w:r>
            <w:proofErr w:type="spellEnd"/>
            <w:r>
              <w:rPr>
                <w:sz w:val="18"/>
                <w:szCs w:val="18"/>
              </w:rPr>
              <w:t xml:space="preserve"> (see API &amp; Integration Design, Validation and Security at the Boundary).</w:t>
            </w:r>
          </w:p>
        </w:tc>
        <w:tc>
          <w:tcPr>
            <w:tcW w:w="2616" w:type="dxa"/>
          </w:tcPr>
          <w:p w14:paraId="578BA3FA" w14:textId="77777777" w:rsidR="00284DEA" w:rsidRDefault="00555546">
            <w:pPr>
              <w:spacing w:after="40"/>
              <w:rPr>
                <w:sz w:val="18"/>
                <w:szCs w:val="18"/>
              </w:rPr>
            </w:pPr>
            <w:r>
              <w:rPr>
                <w:sz w:val="18"/>
                <w:szCs w:val="18"/>
              </w:rPr>
              <w:t>@NotBlank / @Size on request DTOs.</w:t>
            </w:r>
          </w:p>
        </w:tc>
        <w:tc>
          <w:tcPr>
            <w:tcW w:w="1750" w:type="dxa"/>
          </w:tcPr>
          <w:p w14:paraId="231E9EF7" w14:textId="77777777" w:rsidR="00284DEA" w:rsidRDefault="00555546">
            <w:pPr>
              <w:spacing w:after="40"/>
              <w:rPr>
                <w:sz w:val="18"/>
                <w:szCs w:val="18"/>
              </w:rPr>
            </w:pPr>
            <w:r>
              <w:rPr>
                <w:sz w:val="18"/>
                <w:szCs w:val="18"/>
              </w:rPr>
              <w:t>FR-001</w:t>
            </w:r>
          </w:p>
        </w:tc>
      </w:tr>
      <w:tr w:rsidR="00284DEA" w14:paraId="4025D88F" w14:textId="77777777">
        <w:trPr>
          <w:cantSplit/>
        </w:trPr>
        <w:tc>
          <w:tcPr>
            <w:tcW w:w="400" w:type="dxa"/>
          </w:tcPr>
          <w:p w14:paraId="6E96798F" w14:textId="77777777" w:rsidR="00284DEA" w:rsidRDefault="00555546">
            <w:pPr>
              <w:spacing w:after="40"/>
              <w:rPr>
                <w:sz w:val="18"/>
                <w:szCs w:val="18"/>
              </w:rPr>
            </w:pPr>
            <w:r>
              <w:rPr>
                <w:sz w:val="18"/>
                <w:szCs w:val="18"/>
              </w:rPr>
              <w:t>8</w:t>
            </w:r>
          </w:p>
        </w:tc>
        <w:tc>
          <w:tcPr>
            <w:tcW w:w="2100" w:type="dxa"/>
          </w:tcPr>
          <w:p w14:paraId="1DC258F7" w14:textId="77777777" w:rsidR="00284DEA" w:rsidRDefault="00555546">
            <w:pPr>
              <w:spacing w:after="40"/>
              <w:rPr>
                <w:sz w:val="18"/>
                <w:szCs w:val="18"/>
              </w:rPr>
            </w:pPr>
            <w:r>
              <w:rPr>
                <w:sz w:val="18"/>
                <w:szCs w:val="18"/>
              </w:rPr>
              <w:t>Reference numbers and emails are unique.</w:t>
            </w:r>
          </w:p>
        </w:tc>
        <w:tc>
          <w:tcPr>
            <w:tcW w:w="2150" w:type="dxa"/>
          </w:tcPr>
          <w:p w14:paraId="43DBB281" w14:textId="56AFE14C" w:rsidR="00284DEA" w:rsidRDefault="00555546">
            <w:pPr>
              <w:spacing w:after="40"/>
              <w:rPr>
                <w:sz w:val="18"/>
                <w:szCs w:val="18"/>
              </w:rPr>
            </w:pPr>
            <w:r>
              <w:rPr>
                <w:sz w:val="18"/>
                <w:szCs w:val="18"/>
              </w:rPr>
              <w:t xml:space="preserve">UNIQUE on </w:t>
            </w:r>
            <w:proofErr w:type="spellStart"/>
            <w:r>
              <w:rPr>
                <w:sz w:val="18"/>
                <w:szCs w:val="18"/>
              </w:rPr>
              <w:t>request.ref_num</w:t>
            </w:r>
            <w:proofErr w:type="spellEnd"/>
            <w:r>
              <w:rPr>
                <w:sz w:val="18"/>
                <w:szCs w:val="18"/>
              </w:rPr>
              <w:t xml:space="preserve">, </w:t>
            </w:r>
            <w:proofErr w:type="spellStart"/>
            <w:r>
              <w:rPr>
                <w:sz w:val="18"/>
                <w:szCs w:val="18"/>
              </w:rPr>
              <w:t>client.email</w:t>
            </w:r>
            <w:proofErr w:type="spellEnd"/>
            <w:r>
              <w:rPr>
                <w:sz w:val="18"/>
                <w:szCs w:val="18"/>
              </w:rPr>
              <w:t xml:space="preserve">, </w:t>
            </w:r>
            <w:proofErr w:type="spellStart"/>
            <w:r>
              <w:rPr>
                <w:sz w:val="18"/>
                <w:szCs w:val="18"/>
              </w:rPr>
              <w:t>employee.email</w:t>
            </w:r>
            <w:proofErr w:type="spellEnd"/>
            <w:r>
              <w:rPr>
                <w:sz w:val="18"/>
                <w:szCs w:val="18"/>
              </w:rPr>
              <w:t xml:space="preserve"> and </w:t>
            </w:r>
            <w:proofErr w:type="spellStart"/>
            <w:r>
              <w:rPr>
                <w:sz w:val="18"/>
                <w:szCs w:val="18"/>
              </w:rPr>
              <w:t>category.cat_name</w:t>
            </w:r>
            <w:proofErr w:type="spellEnd"/>
            <w:r>
              <w:rPr>
                <w:sz w:val="18"/>
                <w:szCs w:val="18"/>
              </w:rPr>
              <w:t xml:space="preserve">. Uniqueness of an email across clients and employees is checked by the application through </w:t>
            </w:r>
            <w:proofErr w:type="spellStart"/>
            <w:r>
              <w:rPr>
                <w:sz w:val="18"/>
                <w:szCs w:val="18"/>
              </w:rPr>
              <w:t>email_in_use</w:t>
            </w:r>
            <w:proofErr w:type="spellEnd"/>
            <w:r>
              <w:rPr>
                <w:sz w:val="18"/>
                <w:szCs w:val="18"/>
              </w:rPr>
              <w:t>() (V6), not by a constraint (TD-08).</w:t>
            </w:r>
          </w:p>
        </w:tc>
        <w:tc>
          <w:tcPr>
            <w:tcW w:w="2616" w:type="dxa"/>
          </w:tcPr>
          <w:p w14:paraId="5E5BD03C" w14:textId="2A1CB025" w:rsidR="00284DEA" w:rsidRDefault="00555546">
            <w:pPr>
              <w:spacing w:after="40"/>
              <w:rPr>
                <w:sz w:val="18"/>
                <w:szCs w:val="18"/>
              </w:rPr>
            </w:pPr>
            <w:proofErr w:type="spellStart"/>
            <w:r>
              <w:rPr>
                <w:sz w:val="18"/>
                <w:szCs w:val="18"/>
              </w:rPr>
              <w:t>ref_num</w:t>
            </w:r>
            <w:proofErr w:type="spellEnd"/>
            <w:r>
              <w:rPr>
                <w:sz w:val="18"/>
                <w:szCs w:val="18"/>
              </w:rPr>
              <w:t xml:space="preserve"> is generated by the service from </w:t>
            </w:r>
            <w:proofErr w:type="spellStart"/>
            <w:r>
              <w:rPr>
                <w:sz w:val="18"/>
                <w:szCs w:val="18"/>
              </w:rPr>
              <w:t>request_ref_seq</w:t>
            </w:r>
            <w:proofErr w:type="spellEnd"/>
            <w:r>
              <w:rPr>
                <w:sz w:val="18"/>
                <w:szCs w:val="18"/>
              </w:rPr>
              <w:t>, never typed in.</w:t>
            </w:r>
          </w:p>
        </w:tc>
        <w:tc>
          <w:tcPr>
            <w:tcW w:w="1750" w:type="dxa"/>
          </w:tcPr>
          <w:p w14:paraId="035071AE" w14:textId="77777777" w:rsidR="00284DEA" w:rsidRDefault="00555546">
            <w:pPr>
              <w:spacing w:after="40"/>
              <w:rPr>
                <w:sz w:val="18"/>
                <w:szCs w:val="18"/>
              </w:rPr>
            </w:pPr>
            <w:r>
              <w:rPr>
                <w:sz w:val="18"/>
                <w:szCs w:val="18"/>
              </w:rPr>
              <w:t>FR-001, NFR-002</w:t>
            </w:r>
          </w:p>
        </w:tc>
      </w:tr>
      <w:tr w:rsidR="00284DEA" w14:paraId="1AD2910C" w14:textId="77777777">
        <w:trPr>
          <w:cantSplit/>
        </w:trPr>
        <w:tc>
          <w:tcPr>
            <w:tcW w:w="400" w:type="dxa"/>
          </w:tcPr>
          <w:p w14:paraId="06F1B036" w14:textId="77777777" w:rsidR="00284DEA" w:rsidRDefault="00555546">
            <w:pPr>
              <w:spacing w:after="40"/>
              <w:rPr>
                <w:sz w:val="18"/>
                <w:szCs w:val="18"/>
              </w:rPr>
            </w:pPr>
            <w:r>
              <w:rPr>
                <w:sz w:val="18"/>
                <w:szCs w:val="18"/>
              </w:rPr>
              <w:t>9</w:t>
            </w:r>
          </w:p>
        </w:tc>
        <w:tc>
          <w:tcPr>
            <w:tcW w:w="2100" w:type="dxa"/>
          </w:tcPr>
          <w:p w14:paraId="0101ABF6" w14:textId="77777777" w:rsidR="00284DEA" w:rsidRDefault="00555546">
            <w:pPr>
              <w:spacing w:after="40"/>
              <w:rPr>
                <w:sz w:val="18"/>
                <w:szCs w:val="18"/>
              </w:rPr>
            </w:pPr>
            <w:r>
              <w:rPr>
                <w:sz w:val="18"/>
                <w:szCs w:val="18"/>
              </w:rPr>
              <w:t>Passwords are never stored in plain text.</w:t>
            </w:r>
          </w:p>
        </w:tc>
        <w:tc>
          <w:tcPr>
            <w:tcW w:w="2150" w:type="dxa"/>
          </w:tcPr>
          <w:p w14:paraId="382EB384" w14:textId="1CE309A8" w:rsidR="00284DEA" w:rsidRDefault="00555546">
            <w:pPr>
              <w:spacing w:after="40"/>
              <w:rPr>
                <w:sz w:val="18"/>
                <w:szCs w:val="18"/>
              </w:rPr>
            </w:pPr>
            <w:r>
              <w:rPr>
                <w:sz w:val="18"/>
                <w:szCs w:val="18"/>
              </w:rPr>
              <w:t xml:space="preserve">The password column only holds a </w:t>
            </w:r>
            <w:proofErr w:type="spellStart"/>
            <w:r>
              <w:rPr>
                <w:sz w:val="18"/>
                <w:szCs w:val="18"/>
              </w:rPr>
              <w:t>BCrypt</w:t>
            </w:r>
            <w:proofErr w:type="spellEnd"/>
            <w:r>
              <w:rPr>
                <w:sz w:val="18"/>
                <w:szCs w:val="18"/>
              </w:rPr>
              <w:t xml:space="preserve"> hash; the audit trigger never copies it (it records </w:t>
            </w:r>
            <w:proofErr w:type="spellStart"/>
            <w:r>
              <w:rPr>
                <w:sz w:val="18"/>
                <w:szCs w:val="18"/>
              </w:rPr>
              <w:t>password_changed</w:t>
            </w:r>
            <w:proofErr w:type="spellEnd"/>
            <w:r>
              <w:rPr>
                <w:sz w:val="18"/>
                <w:szCs w:val="18"/>
              </w:rPr>
              <w:t xml:space="preserve"> instead).</w:t>
            </w:r>
          </w:p>
        </w:tc>
        <w:tc>
          <w:tcPr>
            <w:tcW w:w="2616" w:type="dxa"/>
          </w:tcPr>
          <w:p w14:paraId="72A99CCD" w14:textId="77777777" w:rsidR="00284DEA" w:rsidRDefault="00555546">
            <w:pPr>
              <w:spacing w:after="40"/>
              <w:rPr>
                <w:sz w:val="18"/>
                <w:szCs w:val="18"/>
              </w:rPr>
            </w:pPr>
            <w:proofErr w:type="spellStart"/>
            <w:r>
              <w:rPr>
                <w:sz w:val="18"/>
                <w:szCs w:val="18"/>
              </w:rPr>
              <w:t>BCrypt</w:t>
            </w:r>
            <w:proofErr w:type="spellEnd"/>
            <w:r>
              <w:rPr>
                <w:sz w:val="18"/>
                <w:szCs w:val="18"/>
              </w:rPr>
              <w:t xml:space="preserve"> password encoder (Spring Security).</w:t>
            </w:r>
          </w:p>
        </w:tc>
        <w:tc>
          <w:tcPr>
            <w:tcW w:w="1750" w:type="dxa"/>
          </w:tcPr>
          <w:p w14:paraId="6FF16592" w14:textId="77777777" w:rsidR="00284DEA" w:rsidRDefault="00555546">
            <w:pPr>
              <w:spacing w:after="40"/>
              <w:rPr>
                <w:sz w:val="18"/>
                <w:szCs w:val="18"/>
              </w:rPr>
            </w:pPr>
            <w:r>
              <w:rPr>
                <w:sz w:val="18"/>
                <w:szCs w:val="18"/>
              </w:rPr>
              <w:t>NFR-002</w:t>
            </w:r>
          </w:p>
        </w:tc>
      </w:tr>
      <w:tr w:rsidR="00284DEA" w14:paraId="5A85F0BC" w14:textId="77777777">
        <w:trPr>
          <w:cantSplit/>
        </w:trPr>
        <w:tc>
          <w:tcPr>
            <w:tcW w:w="400" w:type="dxa"/>
          </w:tcPr>
          <w:p w14:paraId="1B132858" w14:textId="77777777" w:rsidR="00284DEA" w:rsidRDefault="00555546">
            <w:pPr>
              <w:spacing w:after="40"/>
              <w:rPr>
                <w:sz w:val="18"/>
                <w:szCs w:val="18"/>
              </w:rPr>
            </w:pPr>
            <w:r>
              <w:rPr>
                <w:sz w:val="18"/>
                <w:szCs w:val="18"/>
              </w:rPr>
              <w:lastRenderedPageBreak/>
              <w:t>10</w:t>
            </w:r>
          </w:p>
        </w:tc>
        <w:tc>
          <w:tcPr>
            <w:tcW w:w="2100" w:type="dxa"/>
          </w:tcPr>
          <w:p w14:paraId="48FF672C" w14:textId="77777777" w:rsidR="00284DEA" w:rsidRDefault="00555546">
            <w:pPr>
              <w:spacing w:after="40"/>
              <w:rPr>
                <w:sz w:val="18"/>
                <w:szCs w:val="18"/>
              </w:rPr>
            </w:pPr>
            <w:r>
              <w:rPr>
                <w:sz w:val="18"/>
                <w:szCs w:val="18"/>
              </w:rPr>
              <w:t>Requesters only see their own requests.</w:t>
            </w:r>
          </w:p>
        </w:tc>
        <w:tc>
          <w:tcPr>
            <w:tcW w:w="2150" w:type="dxa"/>
          </w:tcPr>
          <w:p w14:paraId="0925ED76" w14:textId="46F9097C" w:rsidR="00284DEA" w:rsidRDefault="005F16F0">
            <w:pPr>
              <w:spacing w:after="40"/>
              <w:rPr>
                <w:sz w:val="18"/>
                <w:szCs w:val="18"/>
              </w:rPr>
            </w:pPr>
            <w:r>
              <w:rPr>
                <w:sz w:val="18"/>
                <w:szCs w:val="18"/>
              </w:rPr>
              <w:t>Row level security: the requester role only sees its own client row, requests and visible comments (V6, C-08).</w:t>
            </w:r>
          </w:p>
        </w:tc>
        <w:tc>
          <w:tcPr>
            <w:tcW w:w="2616" w:type="dxa"/>
          </w:tcPr>
          <w:p w14:paraId="0F137F9E" w14:textId="26522F4D" w:rsidR="00284DEA" w:rsidRDefault="00555546">
            <w:pPr>
              <w:spacing w:after="40"/>
              <w:rPr>
                <w:sz w:val="18"/>
                <w:szCs w:val="18"/>
              </w:rPr>
            </w:pPr>
            <w:r>
              <w:rPr>
                <w:sz w:val="18"/>
                <w:szCs w:val="18"/>
              </w:rPr>
              <w:t xml:space="preserve">Queries always filter on </w:t>
            </w:r>
            <w:proofErr w:type="spellStart"/>
            <w:r>
              <w:rPr>
                <w:sz w:val="18"/>
                <w:szCs w:val="18"/>
              </w:rPr>
              <w:t>requester_id</w:t>
            </w:r>
            <w:proofErr w:type="spellEnd"/>
            <w:r>
              <w:rPr>
                <w:sz w:val="18"/>
                <w:szCs w:val="18"/>
              </w:rPr>
              <w:t xml:space="preserve"> = the logged-in client; another client's request returns 404 (API error model).</w:t>
            </w:r>
          </w:p>
        </w:tc>
        <w:tc>
          <w:tcPr>
            <w:tcW w:w="1750" w:type="dxa"/>
          </w:tcPr>
          <w:p w14:paraId="7A138944" w14:textId="77777777" w:rsidR="00284DEA" w:rsidRDefault="00555546">
            <w:pPr>
              <w:spacing w:after="40"/>
              <w:rPr>
                <w:sz w:val="18"/>
                <w:szCs w:val="18"/>
              </w:rPr>
            </w:pPr>
            <w:r>
              <w:rPr>
                <w:sz w:val="18"/>
                <w:szCs w:val="18"/>
              </w:rPr>
              <w:t>FR-003, ASR-001</w:t>
            </w:r>
          </w:p>
        </w:tc>
      </w:tr>
      <w:tr w:rsidR="00284DEA" w14:paraId="6071470E" w14:textId="77777777">
        <w:trPr>
          <w:cantSplit/>
        </w:trPr>
        <w:tc>
          <w:tcPr>
            <w:tcW w:w="400" w:type="dxa"/>
          </w:tcPr>
          <w:p w14:paraId="5F714006" w14:textId="77777777" w:rsidR="00284DEA" w:rsidRDefault="00555546">
            <w:pPr>
              <w:spacing w:after="40"/>
              <w:rPr>
                <w:sz w:val="18"/>
                <w:szCs w:val="18"/>
              </w:rPr>
            </w:pPr>
            <w:r>
              <w:rPr>
                <w:sz w:val="18"/>
                <w:szCs w:val="18"/>
              </w:rPr>
              <w:t>11</w:t>
            </w:r>
          </w:p>
        </w:tc>
        <w:tc>
          <w:tcPr>
            <w:tcW w:w="2100" w:type="dxa"/>
          </w:tcPr>
          <w:p w14:paraId="16B21D52" w14:textId="77777777" w:rsidR="00284DEA" w:rsidRDefault="00555546">
            <w:pPr>
              <w:spacing w:after="40"/>
              <w:rPr>
                <w:sz w:val="18"/>
                <w:szCs w:val="18"/>
              </w:rPr>
            </w:pPr>
            <w:r>
              <w:rPr>
                <w:sz w:val="18"/>
                <w:szCs w:val="18"/>
              </w:rPr>
              <w:t>Priority is Low, Medium, High or not set.</w:t>
            </w:r>
          </w:p>
        </w:tc>
        <w:tc>
          <w:tcPr>
            <w:tcW w:w="2150" w:type="dxa"/>
          </w:tcPr>
          <w:p w14:paraId="4A1B7EEC" w14:textId="77777777" w:rsidR="00284DEA" w:rsidRDefault="005F16F0">
            <w:pPr>
              <w:spacing w:after="40"/>
              <w:rPr>
                <w:sz w:val="18"/>
                <w:szCs w:val="18"/>
              </w:rPr>
            </w:pPr>
            <w:r>
              <w:rPr>
                <w:sz w:val="18"/>
                <w:szCs w:val="18"/>
              </w:rPr>
              <w:t xml:space="preserve">CHECK </w:t>
            </w:r>
            <w:proofErr w:type="spellStart"/>
            <w:r>
              <w:rPr>
                <w:sz w:val="18"/>
                <w:szCs w:val="18"/>
              </w:rPr>
              <w:t>chk_request_priority</w:t>
            </w:r>
            <w:proofErr w:type="spellEnd"/>
            <w:r>
              <w:rPr>
                <w:sz w:val="18"/>
                <w:szCs w:val="18"/>
              </w:rPr>
              <w:t xml:space="preserve"> (V4).</w:t>
            </w:r>
          </w:p>
        </w:tc>
        <w:tc>
          <w:tcPr>
            <w:tcW w:w="2616" w:type="dxa"/>
          </w:tcPr>
          <w:p w14:paraId="1BE0FD0D" w14:textId="77777777" w:rsidR="00284DEA" w:rsidRDefault="00555546">
            <w:pPr>
              <w:spacing w:after="40"/>
              <w:rPr>
                <w:sz w:val="18"/>
                <w:szCs w:val="18"/>
              </w:rPr>
            </w:pPr>
            <w:r>
              <w:rPr>
                <w:sz w:val="18"/>
                <w:szCs w:val="18"/>
              </w:rPr>
              <w:t>Only Management can set it (API-12); the body only accepts the three values.</w:t>
            </w:r>
          </w:p>
        </w:tc>
        <w:tc>
          <w:tcPr>
            <w:tcW w:w="1750" w:type="dxa"/>
          </w:tcPr>
          <w:p w14:paraId="2158A2FB" w14:textId="77777777" w:rsidR="00284DEA" w:rsidRDefault="00555546">
            <w:pPr>
              <w:spacing w:after="40"/>
              <w:rPr>
                <w:sz w:val="18"/>
                <w:szCs w:val="18"/>
              </w:rPr>
            </w:pPr>
            <w:r>
              <w:rPr>
                <w:sz w:val="18"/>
                <w:szCs w:val="18"/>
              </w:rPr>
              <w:t>FR-016</w:t>
            </w:r>
          </w:p>
        </w:tc>
      </w:tr>
      <w:tr w:rsidR="00284DEA" w14:paraId="0555672F" w14:textId="77777777">
        <w:trPr>
          <w:cantSplit/>
        </w:trPr>
        <w:tc>
          <w:tcPr>
            <w:tcW w:w="400" w:type="dxa"/>
          </w:tcPr>
          <w:p w14:paraId="74BFD60D" w14:textId="77777777" w:rsidR="00284DEA" w:rsidRDefault="00555546">
            <w:pPr>
              <w:spacing w:after="40"/>
              <w:rPr>
                <w:sz w:val="18"/>
                <w:szCs w:val="18"/>
              </w:rPr>
            </w:pPr>
            <w:r>
              <w:rPr>
                <w:sz w:val="18"/>
                <w:szCs w:val="18"/>
              </w:rPr>
              <w:t>12</w:t>
            </w:r>
          </w:p>
        </w:tc>
        <w:tc>
          <w:tcPr>
            <w:tcW w:w="2100" w:type="dxa"/>
          </w:tcPr>
          <w:p w14:paraId="7E839520" w14:textId="77777777" w:rsidR="00284DEA" w:rsidRDefault="00555546">
            <w:pPr>
              <w:spacing w:after="40"/>
              <w:rPr>
                <w:sz w:val="18"/>
                <w:szCs w:val="18"/>
              </w:rPr>
            </w:pPr>
            <w:r>
              <w:rPr>
                <w:sz w:val="18"/>
                <w:szCs w:val="18"/>
              </w:rPr>
              <w:t>A staff member is linked to a category only once.</w:t>
            </w:r>
          </w:p>
        </w:tc>
        <w:tc>
          <w:tcPr>
            <w:tcW w:w="2150" w:type="dxa"/>
          </w:tcPr>
          <w:p w14:paraId="18FCD5C1" w14:textId="77777777" w:rsidR="00284DEA" w:rsidRDefault="005F16F0">
            <w:pPr>
              <w:spacing w:after="40"/>
              <w:rPr>
                <w:sz w:val="18"/>
                <w:szCs w:val="18"/>
              </w:rPr>
            </w:pPr>
            <w:r>
              <w:rPr>
                <w:sz w:val="18"/>
                <w:szCs w:val="18"/>
              </w:rPr>
              <w:t>UNIQUE (</w:t>
            </w:r>
            <w:proofErr w:type="spellStart"/>
            <w:r>
              <w:rPr>
                <w:sz w:val="18"/>
                <w:szCs w:val="18"/>
              </w:rPr>
              <w:t>emp_id</w:t>
            </w:r>
            <w:proofErr w:type="spellEnd"/>
            <w:r>
              <w:rPr>
                <w:sz w:val="18"/>
                <w:szCs w:val="18"/>
              </w:rPr>
              <w:t xml:space="preserve">, </w:t>
            </w:r>
            <w:proofErr w:type="spellStart"/>
            <w:r>
              <w:rPr>
                <w:sz w:val="18"/>
                <w:szCs w:val="18"/>
              </w:rPr>
              <w:t>cat_id</w:t>
            </w:r>
            <w:proofErr w:type="spellEnd"/>
            <w:r>
              <w:rPr>
                <w:sz w:val="18"/>
                <w:szCs w:val="18"/>
              </w:rPr>
              <w:t xml:space="preserve">) on </w:t>
            </w:r>
            <w:proofErr w:type="spellStart"/>
            <w:r>
              <w:rPr>
                <w:sz w:val="18"/>
                <w:szCs w:val="18"/>
              </w:rPr>
              <w:t>handler_category</w:t>
            </w:r>
            <w:proofErr w:type="spellEnd"/>
            <w:r>
              <w:rPr>
                <w:sz w:val="18"/>
                <w:szCs w:val="18"/>
              </w:rPr>
              <w:t>.</w:t>
            </w:r>
          </w:p>
        </w:tc>
        <w:tc>
          <w:tcPr>
            <w:tcW w:w="2616" w:type="dxa"/>
          </w:tcPr>
          <w:p w14:paraId="36A0FA98" w14:textId="77777777" w:rsidR="00284DEA" w:rsidRDefault="00555546">
            <w:pPr>
              <w:spacing w:after="40"/>
              <w:rPr>
                <w:sz w:val="18"/>
                <w:szCs w:val="18"/>
              </w:rPr>
            </w:pPr>
            <w:r>
              <w:rPr>
                <w:sz w:val="18"/>
                <w:szCs w:val="18"/>
              </w:rPr>
              <w:t>API-16 replaces the whole set of categories.</w:t>
            </w:r>
          </w:p>
        </w:tc>
        <w:tc>
          <w:tcPr>
            <w:tcW w:w="1750" w:type="dxa"/>
          </w:tcPr>
          <w:p w14:paraId="58BA7CDF" w14:textId="77777777" w:rsidR="00284DEA" w:rsidRDefault="00555546">
            <w:pPr>
              <w:spacing w:after="40"/>
              <w:rPr>
                <w:sz w:val="18"/>
                <w:szCs w:val="18"/>
              </w:rPr>
            </w:pPr>
            <w:r>
              <w:rPr>
                <w:sz w:val="18"/>
                <w:szCs w:val="18"/>
              </w:rPr>
              <w:t>FR-005</w:t>
            </w:r>
          </w:p>
        </w:tc>
      </w:tr>
      <w:tr w:rsidR="00284DEA" w14:paraId="5ECF8F7E" w14:textId="77777777">
        <w:trPr>
          <w:cantSplit/>
        </w:trPr>
        <w:tc>
          <w:tcPr>
            <w:tcW w:w="400" w:type="dxa"/>
          </w:tcPr>
          <w:p w14:paraId="38642654" w14:textId="77777777" w:rsidR="00284DEA" w:rsidRDefault="00555546">
            <w:pPr>
              <w:spacing w:after="40"/>
              <w:rPr>
                <w:sz w:val="18"/>
                <w:szCs w:val="18"/>
              </w:rPr>
            </w:pPr>
            <w:r>
              <w:rPr>
                <w:sz w:val="18"/>
                <w:szCs w:val="18"/>
              </w:rPr>
              <w:t>13</w:t>
            </w:r>
          </w:p>
        </w:tc>
        <w:tc>
          <w:tcPr>
            <w:tcW w:w="2100" w:type="dxa"/>
          </w:tcPr>
          <w:p w14:paraId="751F3D74" w14:textId="77777777" w:rsidR="00284DEA" w:rsidRDefault="00555546">
            <w:pPr>
              <w:spacing w:after="40"/>
              <w:rPr>
                <w:sz w:val="18"/>
                <w:szCs w:val="18"/>
              </w:rPr>
            </w:pPr>
            <w:r>
              <w:rPr>
                <w:sz w:val="18"/>
                <w:szCs w:val="18"/>
              </w:rPr>
              <w:t>An assignment cannot end before it starts.</w:t>
            </w:r>
          </w:p>
        </w:tc>
        <w:tc>
          <w:tcPr>
            <w:tcW w:w="2150" w:type="dxa"/>
          </w:tcPr>
          <w:p w14:paraId="4A857C48" w14:textId="77777777" w:rsidR="00284DEA" w:rsidRDefault="005F16F0">
            <w:pPr>
              <w:spacing w:after="40"/>
              <w:rPr>
                <w:sz w:val="18"/>
                <w:szCs w:val="18"/>
              </w:rPr>
            </w:pPr>
            <w:r>
              <w:rPr>
                <w:sz w:val="18"/>
                <w:szCs w:val="18"/>
              </w:rPr>
              <w:t xml:space="preserve">CHECK </w:t>
            </w:r>
            <w:proofErr w:type="spellStart"/>
            <w:r>
              <w:rPr>
                <w:sz w:val="18"/>
                <w:szCs w:val="18"/>
              </w:rPr>
              <w:t>chk_request_handler_dates</w:t>
            </w:r>
            <w:proofErr w:type="spellEnd"/>
            <w:r>
              <w:rPr>
                <w:sz w:val="18"/>
                <w:szCs w:val="18"/>
              </w:rPr>
              <w:t>.</w:t>
            </w:r>
          </w:p>
        </w:tc>
        <w:tc>
          <w:tcPr>
            <w:tcW w:w="2616" w:type="dxa"/>
          </w:tcPr>
          <w:p w14:paraId="7DFDBAC8" w14:textId="77777777" w:rsidR="00284DEA" w:rsidRDefault="00555546">
            <w:pPr>
              <w:spacing w:after="40"/>
              <w:rPr>
                <w:sz w:val="18"/>
                <w:szCs w:val="18"/>
              </w:rPr>
            </w:pPr>
            <w:proofErr w:type="spellStart"/>
            <w:r>
              <w:rPr>
                <w:sz w:val="18"/>
                <w:szCs w:val="18"/>
              </w:rPr>
              <w:t>unassigned_at</w:t>
            </w:r>
            <w:proofErr w:type="spellEnd"/>
            <w:r>
              <w:rPr>
                <w:sz w:val="18"/>
                <w:szCs w:val="18"/>
              </w:rPr>
              <w:t xml:space="preserve"> is set from the server clock.</w:t>
            </w:r>
          </w:p>
        </w:tc>
        <w:tc>
          <w:tcPr>
            <w:tcW w:w="1750" w:type="dxa"/>
          </w:tcPr>
          <w:p w14:paraId="09F388B0" w14:textId="77777777" w:rsidR="00284DEA" w:rsidRDefault="00555546">
            <w:pPr>
              <w:spacing w:after="40"/>
              <w:rPr>
                <w:sz w:val="18"/>
                <w:szCs w:val="18"/>
              </w:rPr>
            </w:pPr>
            <w:r>
              <w:rPr>
                <w:sz w:val="18"/>
                <w:szCs w:val="18"/>
              </w:rPr>
              <w:t>FR-008</w:t>
            </w:r>
          </w:p>
        </w:tc>
      </w:tr>
      <w:tr w:rsidR="00284DEA" w14:paraId="722A3EDC" w14:textId="77777777">
        <w:trPr>
          <w:cantSplit/>
        </w:trPr>
        <w:tc>
          <w:tcPr>
            <w:tcW w:w="400" w:type="dxa"/>
          </w:tcPr>
          <w:p w14:paraId="5BC0C085" w14:textId="77777777" w:rsidR="00284DEA" w:rsidRDefault="00555546">
            <w:pPr>
              <w:spacing w:after="40"/>
              <w:rPr>
                <w:sz w:val="18"/>
                <w:szCs w:val="18"/>
              </w:rPr>
            </w:pPr>
            <w:r>
              <w:rPr>
                <w:sz w:val="18"/>
                <w:szCs w:val="18"/>
              </w:rPr>
              <w:t>14</w:t>
            </w:r>
          </w:p>
        </w:tc>
        <w:tc>
          <w:tcPr>
            <w:tcW w:w="2100" w:type="dxa"/>
          </w:tcPr>
          <w:p w14:paraId="0CA68FCD" w14:textId="77777777" w:rsidR="00284DEA" w:rsidRDefault="00555546">
            <w:pPr>
              <w:spacing w:after="40"/>
              <w:rPr>
                <w:sz w:val="18"/>
                <w:szCs w:val="18"/>
              </w:rPr>
            </w:pPr>
            <w:r>
              <w:rPr>
                <w:sz w:val="18"/>
                <w:szCs w:val="18"/>
              </w:rPr>
              <w:t>Each user type can only use its own tables and rows.</w:t>
            </w:r>
          </w:p>
        </w:tc>
        <w:tc>
          <w:tcPr>
            <w:tcW w:w="2150" w:type="dxa"/>
          </w:tcPr>
          <w:p w14:paraId="6CE76B02" w14:textId="77777777" w:rsidR="00284DEA" w:rsidRDefault="005F16F0">
            <w:pPr>
              <w:spacing w:after="40"/>
              <w:rPr>
                <w:sz w:val="18"/>
                <w:szCs w:val="18"/>
              </w:rPr>
            </w:pPr>
            <w:r>
              <w:rPr>
                <w:sz w:val="18"/>
                <w:szCs w:val="18"/>
              </w:rPr>
              <w:t xml:space="preserve">Roles </w:t>
            </w:r>
            <w:proofErr w:type="spellStart"/>
            <w:r>
              <w:rPr>
                <w:sz w:val="18"/>
                <w:szCs w:val="18"/>
              </w:rPr>
              <w:t>civicconnect_client</w:t>
            </w:r>
            <w:proofErr w:type="spellEnd"/>
            <w:r>
              <w:rPr>
                <w:sz w:val="18"/>
                <w:szCs w:val="18"/>
              </w:rPr>
              <w:t>, _staff and _management with table and column grants (V3); row level security (V6); the application login cannot create objects (V6).</w:t>
            </w:r>
          </w:p>
        </w:tc>
        <w:tc>
          <w:tcPr>
            <w:tcW w:w="2616" w:type="dxa"/>
          </w:tcPr>
          <w:p w14:paraId="05012D22" w14:textId="77777777" w:rsidR="00284DEA" w:rsidRDefault="00555546">
            <w:pPr>
              <w:spacing w:after="40"/>
              <w:rPr>
                <w:sz w:val="18"/>
                <w:szCs w:val="18"/>
              </w:rPr>
            </w:pPr>
            <w:proofErr w:type="spellStart"/>
            <w:r>
              <w:rPr>
                <w:sz w:val="18"/>
                <w:szCs w:val="18"/>
              </w:rPr>
              <w:t>DbSession</w:t>
            </w:r>
            <w:proofErr w:type="spellEnd"/>
            <w:r>
              <w:rPr>
                <w:sz w:val="18"/>
                <w:szCs w:val="18"/>
              </w:rPr>
              <w:t xml:space="preserve"> switches to the user's role in every transaction (C-03).</w:t>
            </w:r>
          </w:p>
        </w:tc>
        <w:tc>
          <w:tcPr>
            <w:tcW w:w="1750" w:type="dxa"/>
          </w:tcPr>
          <w:p w14:paraId="192D1924" w14:textId="77777777" w:rsidR="00284DEA" w:rsidRDefault="00555546">
            <w:pPr>
              <w:spacing w:after="40"/>
              <w:rPr>
                <w:sz w:val="18"/>
                <w:szCs w:val="18"/>
              </w:rPr>
            </w:pPr>
            <w:r>
              <w:rPr>
                <w:sz w:val="18"/>
                <w:szCs w:val="18"/>
              </w:rPr>
              <w:t>ASR-001, NFR-003</w:t>
            </w:r>
          </w:p>
        </w:tc>
      </w:tr>
      <w:tr w:rsidR="00284DEA" w14:paraId="00151651" w14:textId="77777777">
        <w:trPr>
          <w:cantSplit/>
        </w:trPr>
        <w:tc>
          <w:tcPr>
            <w:tcW w:w="400" w:type="dxa"/>
          </w:tcPr>
          <w:p w14:paraId="59BA7462" w14:textId="77777777" w:rsidR="00284DEA" w:rsidRDefault="00555546">
            <w:pPr>
              <w:spacing w:after="40"/>
              <w:rPr>
                <w:sz w:val="18"/>
                <w:szCs w:val="18"/>
              </w:rPr>
            </w:pPr>
            <w:r>
              <w:rPr>
                <w:sz w:val="18"/>
                <w:szCs w:val="18"/>
              </w:rPr>
              <w:t>15</w:t>
            </w:r>
          </w:p>
        </w:tc>
        <w:tc>
          <w:tcPr>
            <w:tcW w:w="2100" w:type="dxa"/>
          </w:tcPr>
          <w:p w14:paraId="610FB42F" w14:textId="77777777" w:rsidR="00284DEA" w:rsidRDefault="00555546">
            <w:pPr>
              <w:spacing w:after="40"/>
              <w:rPr>
                <w:sz w:val="18"/>
                <w:szCs w:val="18"/>
              </w:rPr>
            </w:pPr>
            <w:r>
              <w:rPr>
                <w:sz w:val="18"/>
                <w:szCs w:val="18"/>
              </w:rPr>
              <w:t>Text fields have length limits.</w:t>
            </w:r>
          </w:p>
        </w:tc>
        <w:tc>
          <w:tcPr>
            <w:tcW w:w="2150" w:type="dxa"/>
          </w:tcPr>
          <w:p w14:paraId="32804E16" w14:textId="77777777" w:rsidR="00284DEA" w:rsidRDefault="005F16F0">
            <w:pPr>
              <w:spacing w:after="40"/>
              <w:rPr>
                <w:sz w:val="18"/>
                <w:szCs w:val="18"/>
              </w:rPr>
            </w:pPr>
            <w:r>
              <w:rPr>
                <w:sz w:val="18"/>
                <w:szCs w:val="18"/>
              </w:rPr>
              <w:t xml:space="preserve">VARCHAR limits, e.g. location 255, comment 2000, </w:t>
            </w:r>
            <w:proofErr w:type="spellStart"/>
            <w:r>
              <w:rPr>
                <w:sz w:val="18"/>
                <w:szCs w:val="18"/>
              </w:rPr>
              <w:t>attachment_url</w:t>
            </w:r>
            <w:proofErr w:type="spellEnd"/>
            <w:r>
              <w:rPr>
                <w:sz w:val="18"/>
                <w:szCs w:val="18"/>
              </w:rPr>
              <w:t xml:space="preserve"> 500; description is TEXT.</w:t>
            </w:r>
          </w:p>
        </w:tc>
        <w:tc>
          <w:tcPr>
            <w:tcW w:w="2616" w:type="dxa"/>
          </w:tcPr>
          <w:p w14:paraId="7F4061C1" w14:textId="77777777" w:rsidR="00284DEA" w:rsidRDefault="00555546">
            <w:pPr>
              <w:spacing w:after="40"/>
              <w:rPr>
                <w:sz w:val="18"/>
                <w:szCs w:val="18"/>
              </w:rPr>
            </w:pPr>
            <w:r>
              <w:rPr>
                <w:sz w:val="18"/>
                <w:szCs w:val="18"/>
              </w:rPr>
              <w:t xml:space="preserve">@Size on the DTOs (description 2000, location 255, attachment link 500, http/https only); tested by </w:t>
            </w:r>
            <w:proofErr w:type="spellStart"/>
            <w:r>
              <w:rPr>
                <w:sz w:val="18"/>
                <w:szCs w:val="18"/>
              </w:rPr>
              <w:t>descriptionBoundaries</w:t>
            </w:r>
            <w:proofErr w:type="spellEnd"/>
            <w:r>
              <w:rPr>
                <w:sz w:val="18"/>
                <w:szCs w:val="18"/>
              </w:rPr>
              <w:t xml:space="preserve"> and </w:t>
            </w:r>
            <w:proofErr w:type="spellStart"/>
            <w:r>
              <w:rPr>
                <w:sz w:val="18"/>
                <w:szCs w:val="18"/>
              </w:rPr>
              <w:t>locationBoundaries</w:t>
            </w:r>
            <w:proofErr w:type="spellEnd"/>
            <w:r>
              <w:rPr>
                <w:sz w:val="18"/>
                <w:szCs w:val="18"/>
              </w:rPr>
              <w:t>.</w:t>
            </w:r>
          </w:p>
        </w:tc>
        <w:tc>
          <w:tcPr>
            <w:tcW w:w="1750" w:type="dxa"/>
          </w:tcPr>
          <w:p w14:paraId="63F3190E" w14:textId="77777777" w:rsidR="00284DEA" w:rsidRDefault="00555546">
            <w:pPr>
              <w:spacing w:after="40"/>
              <w:rPr>
                <w:sz w:val="18"/>
                <w:szCs w:val="18"/>
              </w:rPr>
            </w:pPr>
            <w:r>
              <w:rPr>
                <w:sz w:val="18"/>
                <w:szCs w:val="18"/>
              </w:rPr>
              <w:t>FR-001</w:t>
            </w:r>
          </w:p>
        </w:tc>
      </w:tr>
    </w:tbl>
    <w:p w14:paraId="4405C7F0" w14:textId="77777777" w:rsidR="00284DEA" w:rsidRDefault="00284DEA">
      <w:pPr>
        <w:spacing w:after="0"/>
      </w:pPr>
    </w:p>
    <w:p w14:paraId="2CD429F7" w14:textId="77777777" w:rsidR="00284DEA" w:rsidRDefault="00555546">
      <w:pPr>
        <w:pStyle w:val="Heading2"/>
      </w:pPr>
      <w:bookmarkStart w:id="60" w:name="_Toc243252235"/>
      <w:r>
        <w:t>Transactions and Concurrency</w:t>
      </w:r>
      <w:bookmarkEnd w:id="60"/>
    </w:p>
    <w:tbl>
      <w:tblPr>
        <w:tblStyle w:val="TableGrid"/>
        <w:tblW w:w="9016" w:type="dxa"/>
        <w:tblLayout w:type="fixed"/>
        <w:tblLook w:val="04A0" w:firstRow="1" w:lastRow="0" w:firstColumn="1" w:lastColumn="0" w:noHBand="0" w:noVBand="1"/>
      </w:tblPr>
      <w:tblGrid>
        <w:gridCol w:w="1900"/>
        <w:gridCol w:w="7116"/>
      </w:tblGrid>
      <w:tr w:rsidR="00284DEA" w14:paraId="4E7CD17F" w14:textId="77777777">
        <w:trPr>
          <w:cantSplit/>
        </w:trPr>
        <w:tc>
          <w:tcPr>
            <w:tcW w:w="9016" w:type="dxa"/>
            <w:gridSpan w:val="2"/>
            <w:shd w:val="clear" w:color="auto" w:fill="002060"/>
          </w:tcPr>
          <w:p w14:paraId="625ABFCC" w14:textId="77777777" w:rsidR="00284DEA" w:rsidRDefault="00555546">
            <w:pPr>
              <w:spacing w:after="40"/>
              <w:rPr>
                <w:sz w:val="20"/>
                <w:szCs w:val="20"/>
              </w:rPr>
            </w:pPr>
            <w:r>
              <w:rPr>
                <w:b/>
                <w:bCs/>
                <w:color w:val="FFFFFF"/>
                <w:sz w:val="20"/>
                <w:szCs w:val="20"/>
              </w:rPr>
              <w:t>DEC-006 - One transaction per state change, with optimistic locking</w:t>
            </w:r>
          </w:p>
        </w:tc>
      </w:tr>
      <w:tr w:rsidR="00284DEA" w14:paraId="46B6C53D" w14:textId="77777777">
        <w:trPr>
          <w:cantSplit/>
        </w:trPr>
        <w:tc>
          <w:tcPr>
            <w:tcW w:w="1900" w:type="dxa"/>
            <w:shd w:val="clear" w:color="auto" w:fill="DCE3F0"/>
          </w:tcPr>
          <w:p w14:paraId="257DCD8E" w14:textId="77777777" w:rsidR="00284DEA" w:rsidRDefault="00555546">
            <w:pPr>
              <w:spacing w:after="40"/>
              <w:rPr>
                <w:sz w:val="18"/>
                <w:szCs w:val="18"/>
              </w:rPr>
            </w:pPr>
            <w:r>
              <w:rPr>
                <w:b/>
                <w:bCs/>
                <w:sz w:val="18"/>
                <w:szCs w:val="18"/>
              </w:rPr>
              <w:t>Status / Date / Owner</w:t>
            </w:r>
          </w:p>
        </w:tc>
        <w:tc>
          <w:tcPr>
            <w:tcW w:w="7116" w:type="dxa"/>
          </w:tcPr>
          <w:p w14:paraId="664380F3" w14:textId="77777777" w:rsidR="00284DEA" w:rsidRDefault="00555546">
            <w:pPr>
              <w:spacing w:after="40"/>
              <w:rPr>
                <w:sz w:val="18"/>
                <w:szCs w:val="18"/>
              </w:rPr>
            </w:pPr>
            <w:r>
              <w:rPr>
                <w:sz w:val="18"/>
                <w:szCs w:val="18"/>
              </w:rPr>
              <w:t>Accepted - M2 baseline / 30/09/2026 / Team</w:t>
            </w:r>
          </w:p>
        </w:tc>
      </w:tr>
      <w:tr w:rsidR="00284DEA" w14:paraId="3F29333A" w14:textId="77777777">
        <w:trPr>
          <w:cantSplit/>
        </w:trPr>
        <w:tc>
          <w:tcPr>
            <w:tcW w:w="1900" w:type="dxa"/>
            <w:shd w:val="clear" w:color="auto" w:fill="DCE3F0"/>
          </w:tcPr>
          <w:p w14:paraId="6CB9A2A1" w14:textId="77777777" w:rsidR="00284DEA" w:rsidRDefault="00555546">
            <w:pPr>
              <w:spacing w:after="40"/>
              <w:rPr>
                <w:sz w:val="18"/>
                <w:szCs w:val="18"/>
              </w:rPr>
            </w:pPr>
            <w:r>
              <w:rPr>
                <w:b/>
                <w:bCs/>
                <w:sz w:val="18"/>
                <w:szCs w:val="18"/>
              </w:rPr>
              <w:t>Context</w:t>
            </w:r>
          </w:p>
        </w:tc>
        <w:tc>
          <w:tcPr>
            <w:tcW w:w="7116" w:type="dxa"/>
          </w:tcPr>
          <w:p w14:paraId="28A0E2CA" w14:textId="77777777" w:rsidR="00284DEA" w:rsidRDefault="00555546">
            <w:pPr>
              <w:spacing w:after="40"/>
              <w:rPr>
                <w:sz w:val="18"/>
                <w:szCs w:val="18"/>
              </w:rPr>
            </w:pPr>
            <w:r>
              <w:rPr>
                <w:sz w:val="18"/>
                <w:szCs w:val="18"/>
              </w:rPr>
              <w:t xml:space="preserve">Assigning, changing status and closing a request (FR-008, FR-009, FR-011) each change the Request and also write an </w:t>
            </w:r>
            <w:proofErr w:type="spellStart"/>
            <w:r>
              <w:rPr>
                <w:sz w:val="18"/>
                <w:szCs w:val="18"/>
              </w:rPr>
              <w:t>AuditEntry</w:t>
            </w:r>
            <w:proofErr w:type="spellEnd"/>
            <w:r>
              <w:rPr>
                <w:sz w:val="18"/>
                <w:szCs w:val="18"/>
              </w:rPr>
              <w:t xml:space="preserve"> (and a </w:t>
            </w:r>
            <w:proofErr w:type="spellStart"/>
            <w:r>
              <w:rPr>
                <w:sz w:val="18"/>
                <w:szCs w:val="18"/>
              </w:rPr>
              <w:t>RequestHandler</w:t>
            </w:r>
            <w:proofErr w:type="spellEnd"/>
            <w:r>
              <w:rPr>
                <w:sz w:val="18"/>
                <w:szCs w:val="18"/>
              </w:rPr>
              <w:t xml:space="preserve"> row for assignment). If one write succeeds and the other fails, the audit trail has gaps (NFR-006). Two handlers could also open the same request and accept it at the same time, and the second save would silently overwrite the first (lost update).</w:t>
            </w:r>
          </w:p>
        </w:tc>
      </w:tr>
      <w:tr w:rsidR="00284DEA" w14:paraId="14D1D17F" w14:textId="77777777">
        <w:trPr>
          <w:cantSplit/>
        </w:trPr>
        <w:tc>
          <w:tcPr>
            <w:tcW w:w="1900" w:type="dxa"/>
            <w:shd w:val="clear" w:color="auto" w:fill="DCE3F0"/>
          </w:tcPr>
          <w:p w14:paraId="2A9F1BBA" w14:textId="77777777" w:rsidR="00284DEA" w:rsidRDefault="00555546">
            <w:pPr>
              <w:spacing w:after="40"/>
              <w:rPr>
                <w:sz w:val="18"/>
                <w:szCs w:val="18"/>
              </w:rPr>
            </w:pPr>
            <w:r>
              <w:rPr>
                <w:b/>
                <w:bCs/>
                <w:sz w:val="18"/>
                <w:szCs w:val="18"/>
              </w:rPr>
              <w:t>Constraints</w:t>
            </w:r>
          </w:p>
        </w:tc>
        <w:tc>
          <w:tcPr>
            <w:tcW w:w="7116" w:type="dxa"/>
          </w:tcPr>
          <w:p w14:paraId="34F77860" w14:textId="77777777" w:rsidR="00284DEA" w:rsidRDefault="00555546">
            <w:pPr>
              <w:spacing w:after="40"/>
              <w:rPr>
                <w:sz w:val="18"/>
                <w:szCs w:val="18"/>
              </w:rPr>
            </w:pPr>
            <w:r>
              <w:rPr>
                <w:sz w:val="18"/>
                <w:szCs w:val="18"/>
              </w:rPr>
              <w:t>Time, Team capability; PostgreSQL default isolation (Read Committed).</w:t>
            </w:r>
          </w:p>
        </w:tc>
      </w:tr>
      <w:tr w:rsidR="00284DEA" w14:paraId="5BBC3779" w14:textId="77777777">
        <w:trPr>
          <w:cantSplit/>
        </w:trPr>
        <w:tc>
          <w:tcPr>
            <w:tcW w:w="1900" w:type="dxa"/>
            <w:shd w:val="clear" w:color="auto" w:fill="DCE3F0"/>
          </w:tcPr>
          <w:p w14:paraId="505EA7B6" w14:textId="77777777" w:rsidR="00284DEA" w:rsidRDefault="00555546">
            <w:pPr>
              <w:spacing w:after="40"/>
              <w:rPr>
                <w:sz w:val="18"/>
                <w:szCs w:val="18"/>
              </w:rPr>
            </w:pPr>
            <w:r>
              <w:rPr>
                <w:b/>
                <w:bCs/>
                <w:sz w:val="18"/>
                <w:szCs w:val="18"/>
              </w:rPr>
              <w:t>Alternatives</w:t>
            </w:r>
          </w:p>
        </w:tc>
        <w:tc>
          <w:tcPr>
            <w:tcW w:w="7116" w:type="dxa"/>
          </w:tcPr>
          <w:p w14:paraId="5A54E242" w14:textId="77777777" w:rsidR="00284DEA" w:rsidRDefault="00555546">
            <w:pPr>
              <w:spacing w:after="40"/>
              <w:rPr>
                <w:sz w:val="18"/>
                <w:szCs w:val="18"/>
              </w:rPr>
            </w:pPr>
            <w:r>
              <w:rPr>
                <w:sz w:val="18"/>
                <w:szCs w:val="18"/>
              </w:rPr>
              <w:t>1. No concurrency control - last write wins.</w:t>
            </w:r>
          </w:p>
          <w:p w14:paraId="0578E276" w14:textId="77777777" w:rsidR="00284DEA" w:rsidRDefault="00555546">
            <w:pPr>
              <w:spacing w:after="40"/>
              <w:rPr>
                <w:sz w:val="18"/>
                <w:szCs w:val="18"/>
              </w:rPr>
            </w:pPr>
            <w:r>
              <w:rPr>
                <w:sz w:val="18"/>
                <w:szCs w:val="18"/>
              </w:rPr>
              <w:t>2. Optimistic locking with a Version column (JPA @Version).</w:t>
            </w:r>
          </w:p>
          <w:p w14:paraId="09946C3D" w14:textId="77777777" w:rsidR="00284DEA" w:rsidRDefault="00555546">
            <w:pPr>
              <w:spacing w:after="40"/>
              <w:rPr>
                <w:sz w:val="18"/>
                <w:szCs w:val="18"/>
              </w:rPr>
            </w:pPr>
            <w:r>
              <w:rPr>
                <w:sz w:val="18"/>
                <w:szCs w:val="18"/>
              </w:rPr>
              <w:t>3. Pessimistic locking (SELECT ... FOR UPDATE) while the handler works on the request.</w:t>
            </w:r>
          </w:p>
          <w:p w14:paraId="1E090973" w14:textId="77777777" w:rsidR="00284DEA" w:rsidRDefault="00555546">
            <w:pPr>
              <w:spacing w:after="40"/>
              <w:rPr>
                <w:sz w:val="18"/>
                <w:szCs w:val="18"/>
              </w:rPr>
            </w:pPr>
            <w:r>
              <w:rPr>
                <w:sz w:val="18"/>
                <w:szCs w:val="18"/>
              </w:rPr>
              <w:t>4. Serializable isolation for every transaction.</w:t>
            </w:r>
          </w:p>
        </w:tc>
      </w:tr>
      <w:tr w:rsidR="00284DEA" w14:paraId="1BA54BA2" w14:textId="77777777">
        <w:trPr>
          <w:cantSplit/>
        </w:trPr>
        <w:tc>
          <w:tcPr>
            <w:tcW w:w="1900" w:type="dxa"/>
            <w:shd w:val="clear" w:color="auto" w:fill="DCE3F0"/>
          </w:tcPr>
          <w:p w14:paraId="5EA90DB9" w14:textId="77777777" w:rsidR="00284DEA" w:rsidRDefault="00555546">
            <w:pPr>
              <w:spacing w:after="40"/>
              <w:rPr>
                <w:sz w:val="18"/>
                <w:szCs w:val="18"/>
              </w:rPr>
            </w:pPr>
            <w:r>
              <w:rPr>
                <w:b/>
                <w:bCs/>
                <w:sz w:val="18"/>
                <w:szCs w:val="18"/>
              </w:rPr>
              <w:t>Decision</w:t>
            </w:r>
          </w:p>
        </w:tc>
        <w:tc>
          <w:tcPr>
            <w:tcW w:w="7116" w:type="dxa"/>
          </w:tcPr>
          <w:p w14:paraId="16805A36" w14:textId="77777777" w:rsidR="00284DEA" w:rsidRDefault="00555546">
            <w:pPr>
              <w:spacing w:after="40"/>
              <w:rPr>
                <w:sz w:val="18"/>
                <w:szCs w:val="18"/>
              </w:rPr>
            </w:pPr>
            <w:r>
              <w:rPr>
                <w:sz w:val="18"/>
                <w:szCs w:val="18"/>
              </w:rPr>
              <w:t xml:space="preserve">Every state-changing operation is one public @Transactional method in </w:t>
            </w:r>
            <w:proofErr w:type="spellStart"/>
            <w:r>
              <w:rPr>
                <w:sz w:val="18"/>
                <w:szCs w:val="18"/>
              </w:rPr>
              <w:t>RequestService</w:t>
            </w:r>
            <w:proofErr w:type="spellEnd"/>
            <w:r>
              <w:rPr>
                <w:sz w:val="18"/>
                <w:szCs w:val="18"/>
              </w:rPr>
              <w:t xml:space="preserve"> that: loads the request, checks the user's role and category scope, checks the transition against the state machine, updates the Request, inserts the </w:t>
            </w:r>
            <w:proofErr w:type="spellStart"/>
            <w:r>
              <w:rPr>
                <w:sz w:val="18"/>
                <w:szCs w:val="18"/>
              </w:rPr>
              <w:t>AuditEntry</w:t>
            </w:r>
            <w:proofErr w:type="spellEnd"/>
            <w:r>
              <w:rPr>
                <w:sz w:val="18"/>
                <w:szCs w:val="18"/>
              </w:rPr>
              <w:t xml:space="preserve"> (and </w:t>
            </w:r>
            <w:proofErr w:type="spellStart"/>
            <w:r>
              <w:rPr>
                <w:sz w:val="18"/>
                <w:szCs w:val="18"/>
              </w:rPr>
              <w:t>RequestHandler</w:t>
            </w:r>
            <w:proofErr w:type="spellEnd"/>
            <w:r>
              <w:rPr>
                <w:sz w:val="18"/>
                <w:szCs w:val="18"/>
              </w:rPr>
              <w:t xml:space="preserve"> row), and commits everything together - or rolls everything back.</w:t>
            </w:r>
          </w:p>
          <w:p w14:paraId="55118196" w14:textId="77777777" w:rsidR="00284DEA" w:rsidRDefault="00555546">
            <w:pPr>
              <w:spacing w:after="40"/>
              <w:rPr>
                <w:sz w:val="18"/>
                <w:szCs w:val="18"/>
              </w:rPr>
            </w:pPr>
            <w:r>
              <w:rPr>
                <w:sz w:val="18"/>
                <w:szCs w:val="18"/>
              </w:rPr>
              <w:t>Request has a Version column (optimistic locking). If the request changed since the user loaded it, the save fails and the API returns 409 Conflict: 'This request was updated by someone else - please refresh.' If the request already has an active handler, API-08 returns 409 ALREADY_ASSIGNED: 'This request is already assigned' (FR-008, CR-007).</w:t>
            </w:r>
          </w:p>
        </w:tc>
      </w:tr>
      <w:tr w:rsidR="00284DEA" w14:paraId="19A2916F" w14:textId="77777777">
        <w:trPr>
          <w:cantSplit/>
        </w:trPr>
        <w:tc>
          <w:tcPr>
            <w:tcW w:w="1900" w:type="dxa"/>
            <w:shd w:val="clear" w:color="auto" w:fill="DCE3F0"/>
          </w:tcPr>
          <w:p w14:paraId="2F534E29" w14:textId="77777777" w:rsidR="00284DEA" w:rsidRDefault="00555546">
            <w:pPr>
              <w:spacing w:after="40"/>
              <w:rPr>
                <w:sz w:val="18"/>
                <w:szCs w:val="18"/>
              </w:rPr>
            </w:pPr>
            <w:r>
              <w:rPr>
                <w:b/>
                <w:bCs/>
                <w:sz w:val="18"/>
                <w:szCs w:val="18"/>
              </w:rPr>
              <w:t>Rationale</w:t>
            </w:r>
          </w:p>
        </w:tc>
        <w:tc>
          <w:tcPr>
            <w:tcW w:w="7116" w:type="dxa"/>
          </w:tcPr>
          <w:p w14:paraId="29EA393D" w14:textId="77777777" w:rsidR="00284DEA" w:rsidRDefault="00555546">
            <w:pPr>
              <w:spacing w:after="40"/>
              <w:rPr>
                <w:sz w:val="18"/>
                <w:szCs w:val="18"/>
              </w:rPr>
            </w:pPr>
            <w:r>
              <w:rPr>
                <w:sz w:val="18"/>
                <w:szCs w:val="18"/>
              </w:rPr>
              <w:t>Contention is low (up to 20 users, and a request is normally handled by one person), so optimistic locking is enough and holds no locks while a user is reading or typing. Pessimistic locks could leave requests locked if a user closes the browser, and serializable isolation adds retries everywhere for no benefit.</w:t>
            </w:r>
          </w:p>
        </w:tc>
      </w:tr>
      <w:tr w:rsidR="00284DEA" w14:paraId="35A65FC3" w14:textId="77777777">
        <w:trPr>
          <w:cantSplit/>
        </w:trPr>
        <w:tc>
          <w:tcPr>
            <w:tcW w:w="1900" w:type="dxa"/>
            <w:shd w:val="clear" w:color="auto" w:fill="DCE3F0"/>
          </w:tcPr>
          <w:p w14:paraId="0CB2129D" w14:textId="77777777" w:rsidR="00284DEA" w:rsidRDefault="00555546">
            <w:pPr>
              <w:spacing w:after="40"/>
              <w:rPr>
                <w:sz w:val="18"/>
                <w:szCs w:val="18"/>
              </w:rPr>
            </w:pPr>
            <w:r>
              <w:rPr>
                <w:b/>
                <w:bCs/>
                <w:sz w:val="18"/>
                <w:szCs w:val="18"/>
              </w:rPr>
              <w:lastRenderedPageBreak/>
              <w:t>Trade-offs</w:t>
            </w:r>
          </w:p>
        </w:tc>
        <w:tc>
          <w:tcPr>
            <w:tcW w:w="7116" w:type="dxa"/>
          </w:tcPr>
          <w:p w14:paraId="2680C8DC" w14:textId="77777777" w:rsidR="00284DEA" w:rsidRDefault="00555546">
            <w:pPr>
              <w:spacing w:after="40"/>
              <w:rPr>
                <w:sz w:val="18"/>
                <w:szCs w:val="18"/>
              </w:rPr>
            </w:pPr>
            <w:r>
              <w:rPr>
                <w:sz w:val="18"/>
                <w:szCs w:val="18"/>
              </w:rPr>
              <w:t>A user occasionally has to refresh and try again. A global exception handler is needed to turn the optimistic-lock exception into a clear 409 message.</w:t>
            </w:r>
          </w:p>
        </w:tc>
      </w:tr>
      <w:tr w:rsidR="00284DEA" w14:paraId="78D63E0C" w14:textId="77777777">
        <w:trPr>
          <w:cantSplit/>
        </w:trPr>
        <w:tc>
          <w:tcPr>
            <w:tcW w:w="1900" w:type="dxa"/>
            <w:shd w:val="clear" w:color="auto" w:fill="DCE3F0"/>
          </w:tcPr>
          <w:p w14:paraId="4AB48C63" w14:textId="77777777" w:rsidR="00284DEA" w:rsidRDefault="00555546">
            <w:pPr>
              <w:spacing w:after="40"/>
              <w:rPr>
                <w:sz w:val="18"/>
                <w:szCs w:val="18"/>
              </w:rPr>
            </w:pPr>
            <w:r>
              <w:rPr>
                <w:b/>
                <w:bCs/>
                <w:sz w:val="18"/>
                <w:szCs w:val="18"/>
              </w:rPr>
              <w:t>Risks</w:t>
            </w:r>
          </w:p>
        </w:tc>
        <w:tc>
          <w:tcPr>
            <w:tcW w:w="7116" w:type="dxa"/>
          </w:tcPr>
          <w:p w14:paraId="0B7A95EC" w14:textId="77777777" w:rsidR="00284DEA" w:rsidRDefault="00555546">
            <w:pPr>
              <w:spacing w:after="40"/>
              <w:rPr>
                <w:sz w:val="18"/>
                <w:szCs w:val="18"/>
              </w:rPr>
            </w:pPr>
            <w:r>
              <w:rPr>
                <w:sz w:val="18"/>
                <w:szCs w:val="18"/>
              </w:rPr>
              <w:t xml:space="preserve">A new write method without @Transactional, or one service method calling another inside the same class (which skips Spring's transaction proxy), would break atomicity. Mitigation: all writes go through </w:t>
            </w:r>
            <w:proofErr w:type="spellStart"/>
            <w:r>
              <w:rPr>
                <w:sz w:val="18"/>
                <w:szCs w:val="18"/>
              </w:rPr>
              <w:t>RequestService's</w:t>
            </w:r>
            <w:proofErr w:type="spellEnd"/>
            <w:r>
              <w:rPr>
                <w:sz w:val="18"/>
                <w:szCs w:val="18"/>
              </w:rPr>
              <w:t xml:space="preserve"> public methods, and an integration test checks that a failed audit insert rolls back the status change.</w:t>
            </w:r>
          </w:p>
        </w:tc>
      </w:tr>
      <w:tr w:rsidR="00284DEA" w14:paraId="7D31E6B0" w14:textId="77777777">
        <w:trPr>
          <w:cantSplit/>
        </w:trPr>
        <w:tc>
          <w:tcPr>
            <w:tcW w:w="1900" w:type="dxa"/>
            <w:shd w:val="clear" w:color="auto" w:fill="DCE3F0"/>
          </w:tcPr>
          <w:p w14:paraId="4E173EDB" w14:textId="77777777" w:rsidR="00284DEA" w:rsidRDefault="00555546">
            <w:pPr>
              <w:spacing w:after="40"/>
              <w:rPr>
                <w:sz w:val="18"/>
                <w:szCs w:val="18"/>
              </w:rPr>
            </w:pPr>
            <w:r>
              <w:rPr>
                <w:b/>
                <w:bCs/>
                <w:sz w:val="18"/>
                <w:szCs w:val="18"/>
              </w:rPr>
              <w:t>Evidence</w:t>
            </w:r>
          </w:p>
        </w:tc>
        <w:tc>
          <w:tcPr>
            <w:tcW w:w="7116" w:type="dxa"/>
          </w:tcPr>
          <w:p w14:paraId="6CD331FF" w14:textId="77777777" w:rsidR="00284DEA" w:rsidRDefault="00555546">
            <w:pPr>
              <w:spacing w:after="40"/>
              <w:rPr>
                <w:sz w:val="18"/>
                <w:szCs w:val="18"/>
              </w:rPr>
            </w:pPr>
            <w:r>
              <w:rPr>
                <w:sz w:val="18"/>
                <w:szCs w:val="18"/>
              </w:rPr>
              <w:t xml:space="preserve">ASR-002, ASR-003, FR-008, FR-009, NFR-006, NFR-007. A2 Task 2 (ACID transaction for the status update and action log; concurrency control, where A2 recommended pessimistic locking - see the Research-to-Decision Map for why M2 chose optimistic locking). </w:t>
            </w:r>
          </w:p>
        </w:tc>
      </w:tr>
      <w:tr w:rsidR="00284DEA" w14:paraId="72F61BA6" w14:textId="77777777">
        <w:trPr>
          <w:cantSplit/>
        </w:trPr>
        <w:tc>
          <w:tcPr>
            <w:tcW w:w="1900" w:type="dxa"/>
            <w:shd w:val="clear" w:color="auto" w:fill="DCE3F0"/>
          </w:tcPr>
          <w:p w14:paraId="7E6BF33B" w14:textId="77777777" w:rsidR="00284DEA" w:rsidRDefault="00555546">
            <w:pPr>
              <w:spacing w:after="40"/>
              <w:rPr>
                <w:sz w:val="18"/>
                <w:szCs w:val="18"/>
              </w:rPr>
            </w:pPr>
            <w:r>
              <w:rPr>
                <w:b/>
                <w:bCs/>
                <w:sz w:val="18"/>
                <w:szCs w:val="18"/>
              </w:rPr>
              <w:t>Linked requirements</w:t>
            </w:r>
          </w:p>
        </w:tc>
        <w:tc>
          <w:tcPr>
            <w:tcW w:w="7116" w:type="dxa"/>
          </w:tcPr>
          <w:p w14:paraId="0E5F2409" w14:textId="77777777" w:rsidR="00284DEA" w:rsidRDefault="00555546">
            <w:pPr>
              <w:spacing w:after="40"/>
              <w:rPr>
                <w:sz w:val="18"/>
                <w:szCs w:val="18"/>
              </w:rPr>
            </w:pPr>
            <w:r>
              <w:rPr>
                <w:sz w:val="18"/>
                <w:szCs w:val="18"/>
              </w:rPr>
              <w:t>FR-008, FR-009, FR-010, FR-011, NFR-006, NFR-007</w:t>
            </w:r>
          </w:p>
        </w:tc>
      </w:tr>
      <w:tr w:rsidR="00284DEA" w14:paraId="6FBE8948" w14:textId="77777777">
        <w:trPr>
          <w:cantSplit/>
        </w:trPr>
        <w:tc>
          <w:tcPr>
            <w:tcW w:w="1900" w:type="dxa"/>
            <w:shd w:val="clear" w:color="auto" w:fill="DCE3F0"/>
          </w:tcPr>
          <w:p w14:paraId="668F99DA" w14:textId="77777777" w:rsidR="00284DEA" w:rsidRDefault="00555546">
            <w:pPr>
              <w:spacing w:after="40"/>
              <w:rPr>
                <w:sz w:val="18"/>
                <w:szCs w:val="18"/>
              </w:rPr>
            </w:pPr>
            <w:r>
              <w:rPr>
                <w:b/>
                <w:bCs/>
                <w:sz w:val="18"/>
                <w:szCs w:val="18"/>
              </w:rPr>
              <w:t>Later Consequence</w:t>
            </w:r>
          </w:p>
        </w:tc>
        <w:tc>
          <w:tcPr>
            <w:tcW w:w="7116" w:type="dxa"/>
          </w:tcPr>
          <w:p w14:paraId="2E0E256D" w14:textId="77777777" w:rsidR="00284DEA" w:rsidRDefault="00555546">
            <w:pPr>
              <w:spacing w:after="40"/>
              <w:rPr>
                <w:sz w:val="18"/>
                <w:szCs w:val="18"/>
              </w:rPr>
            </w:pPr>
            <w:r>
              <w:rPr>
                <w:sz w:val="18"/>
                <w:szCs w:val="18"/>
              </w:rPr>
              <w:t>If contention grows (many handlers sharing one queue), a pessimistic lock for the assignment step only will be reconsidered.</w:t>
            </w:r>
          </w:p>
        </w:tc>
      </w:tr>
    </w:tbl>
    <w:p w14:paraId="7BA58251" w14:textId="77777777" w:rsidR="00284DEA" w:rsidRDefault="00284DEA">
      <w:pPr>
        <w:spacing w:after="0"/>
      </w:pPr>
    </w:p>
    <w:p w14:paraId="178564AD" w14:textId="77777777" w:rsidR="009B2676" w:rsidRDefault="00555546">
      <w:pPr>
        <w:spacing w:after="120"/>
      </w:pPr>
      <w:r>
        <w:rPr>
          <w:b/>
          <w:bCs/>
        </w:rPr>
        <w:t>M3 change (C-01):</w:t>
      </w:r>
      <w:r>
        <w:t xml:space="preserve"> concurrency control is a row lock, not a Version column. Every change to a request loads it with </w:t>
      </w:r>
      <w:r>
        <w:rPr>
          <w:rFonts w:ascii="Consolas" w:eastAsia="Consolas" w:hAnsi="Consolas" w:cs="Consolas"/>
        </w:rPr>
        <w:t>SELECT ... FOR UPDATE</w:t>
      </w:r>
      <w:r>
        <w:t xml:space="preserve"> (</w:t>
      </w:r>
      <w:proofErr w:type="spellStart"/>
      <w:r>
        <w:t>RequestRepository.findByIdForUpdate</w:t>
      </w:r>
      <w:proofErr w:type="spellEnd"/>
      <w:r>
        <w:t xml:space="preserve">), so two changes to the same request run one after the other and the second is checked against the first one's result. The partial unique index on </w:t>
      </w:r>
      <w:proofErr w:type="spellStart"/>
      <w:r>
        <w:t>request_handler</w:t>
      </w:r>
      <w:proofErr w:type="spellEnd"/>
      <w:r>
        <w:t xml:space="preserve"> remains the final guard against two active handlers.</w:t>
      </w:r>
    </w:p>
    <w:p w14:paraId="7373EF13" w14:textId="77777777" w:rsidR="00284DEA" w:rsidRDefault="00555546">
      <w:pPr>
        <w:pStyle w:val="Heading2"/>
      </w:pPr>
      <w:bookmarkStart w:id="61" w:name="_Toc243252236"/>
      <w:r>
        <w:t>Append-only Audit Trail</w:t>
      </w:r>
      <w:bookmarkEnd w:id="61"/>
    </w:p>
    <w:tbl>
      <w:tblPr>
        <w:tblStyle w:val="TableGrid"/>
        <w:tblW w:w="9016" w:type="dxa"/>
        <w:tblLayout w:type="fixed"/>
        <w:tblLook w:val="04A0" w:firstRow="1" w:lastRow="0" w:firstColumn="1" w:lastColumn="0" w:noHBand="0" w:noVBand="1"/>
      </w:tblPr>
      <w:tblGrid>
        <w:gridCol w:w="1900"/>
        <w:gridCol w:w="7116"/>
      </w:tblGrid>
      <w:tr w:rsidR="00284DEA" w14:paraId="58ECB4B2" w14:textId="77777777">
        <w:trPr>
          <w:cantSplit/>
        </w:trPr>
        <w:tc>
          <w:tcPr>
            <w:tcW w:w="9016" w:type="dxa"/>
            <w:gridSpan w:val="2"/>
            <w:shd w:val="clear" w:color="auto" w:fill="002060"/>
          </w:tcPr>
          <w:p w14:paraId="41A7AEE1" w14:textId="77777777" w:rsidR="00284DEA" w:rsidRDefault="00555546">
            <w:pPr>
              <w:spacing w:after="40"/>
              <w:rPr>
                <w:sz w:val="20"/>
                <w:szCs w:val="20"/>
              </w:rPr>
            </w:pPr>
            <w:r>
              <w:rPr>
                <w:b/>
                <w:bCs/>
                <w:color w:val="FFFFFF"/>
                <w:sz w:val="20"/>
                <w:szCs w:val="20"/>
              </w:rPr>
              <w:t>DEC-007 - Enforce the append-only audit trail in the application and the database</w:t>
            </w:r>
          </w:p>
        </w:tc>
      </w:tr>
      <w:tr w:rsidR="00284DEA" w14:paraId="3E95CE65" w14:textId="77777777">
        <w:trPr>
          <w:cantSplit/>
        </w:trPr>
        <w:tc>
          <w:tcPr>
            <w:tcW w:w="1900" w:type="dxa"/>
            <w:shd w:val="clear" w:color="auto" w:fill="DCE3F0"/>
          </w:tcPr>
          <w:p w14:paraId="0BDCEB08" w14:textId="77777777" w:rsidR="00284DEA" w:rsidRDefault="00555546">
            <w:pPr>
              <w:spacing w:after="40"/>
              <w:rPr>
                <w:sz w:val="18"/>
                <w:szCs w:val="18"/>
              </w:rPr>
            </w:pPr>
            <w:r>
              <w:rPr>
                <w:b/>
                <w:bCs/>
                <w:sz w:val="18"/>
                <w:szCs w:val="18"/>
              </w:rPr>
              <w:t>Status / Date / Owner</w:t>
            </w:r>
          </w:p>
        </w:tc>
        <w:tc>
          <w:tcPr>
            <w:tcW w:w="7116" w:type="dxa"/>
          </w:tcPr>
          <w:p w14:paraId="353147A1" w14:textId="77777777" w:rsidR="00284DEA" w:rsidRDefault="00555546">
            <w:pPr>
              <w:spacing w:after="40"/>
              <w:rPr>
                <w:sz w:val="18"/>
                <w:szCs w:val="18"/>
              </w:rPr>
            </w:pPr>
            <w:r>
              <w:rPr>
                <w:sz w:val="18"/>
                <w:szCs w:val="18"/>
              </w:rPr>
              <w:t>Accepted - M2 baseline / 30/09/2026 / Team</w:t>
            </w:r>
          </w:p>
        </w:tc>
      </w:tr>
      <w:tr w:rsidR="00284DEA" w14:paraId="34919EC7" w14:textId="77777777">
        <w:trPr>
          <w:cantSplit/>
        </w:trPr>
        <w:tc>
          <w:tcPr>
            <w:tcW w:w="1900" w:type="dxa"/>
            <w:shd w:val="clear" w:color="auto" w:fill="DCE3F0"/>
          </w:tcPr>
          <w:p w14:paraId="141BC98B" w14:textId="77777777" w:rsidR="00284DEA" w:rsidRDefault="00555546">
            <w:pPr>
              <w:spacing w:after="40"/>
              <w:rPr>
                <w:sz w:val="18"/>
                <w:szCs w:val="18"/>
              </w:rPr>
            </w:pPr>
            <w:r>
              <w:rPr>
                <w:b/>
                <w:bCs/>
                <w:sz w:val="18"/>
                <w:szCs w:val="18"/>
              </w:rPr>
              <w:t>Context</w:t>
            </w:r>
          </w:p>
        </w:tc>
        <w:tc>
          <w:tcPr>
            <w:tcW w:w="7116" w:type="dxa"/>
          </w:tcPr>
          <w:p w14:paraId="090F8C9A" w14:textId="77777777" w:rsidR="00284DEA" w:rsidRDefault="00555546">
            <w:pPr>
              <w:spacing w:after="40"/>
              <w:rPr>
                <w:sz w:val="18"/>
                <w:szCs w:val="18"/>
              </w:rPr>
            </w:pPr>
            <w:r>
              <w:rPr>
                <w:sz w:val="18"/>
                <w:szCs w:val="18"/>
              </w:rPr>
              <w:t>FR-010 and NFR-007 say comments and audit entries cannot be edited or deleted. If this is only enforced by our code, a bug or a manual SQL fix could still change history.</w:t>
            </w:r>
          </w:p>
        </w:tc>
      </w:tr>
      <w:tr w:rsidR="00284DEA" w14:paraId="1A3A6024" w14:textId="77777777">
        <w:trPr>
          <w:cantSplit/>
        </w:trPr>
        <w:tc>
          <w:tcPr>
            <w:tcW w:w="1900" w:type="dxa"/>
            <w:shd w:val="clear" w:color="auto" w:fill="DCE3F0"/>
          </w:tcPr>
          <w:p w14:paraId="5184FFEC" w14:textId="77777777" w:rsidR="00284DEA" w:rsidRDefault="00555546">
            <w:pPr>
              <w:spacing w:after="40"/>
              <w:rPr>
                <w:sz w:val="18"/>
                <w:szCs w:val="18"/>
              </w:rPr>
            </w:pPr>
            <w:r>
              <w:rPr>
                <w:b/>
                <w:bCs/>
                <w:sz w:val="18"/>
                <w:szCs w:val="18"/>
              </w:rPr>
              <w:t>Constraints</w:t>
            </w:r>
          </w:p>
        </w:tc>
        <w:tc>
          <w:tcPr>
            <w:tcW w:w="7116" w:type="dxa"/>
          </w:tcPr>
          <w:p w14:paraId="765AF372" w14:textId="77777777" w:rsidR="00284DEA" w:rsidRDefault="00555546">
            <w:pPr>
              <w:spacing w:after="40"/>
              <w:rPr>
                <w:sz w:val="18"/>
                <w:szCs w:val="18"/>
              </w:rPr>
            </w:pPr>
            <w:r>
              <w:rPr>
                <w:sz w:val="18"/>
                <w:szCs w:val="18"/>
              </w:rPr>
              <w:t>Security, Quality, Time.</w:t>
            </w:r>
          </w:p>
        </w:tc>
      </w:tr>
      <w:tr w:rsidR="00284DEA" w14:paraId="44BEAAA3" w14:textId="77777777">
        <w:trPr>
          <w:cantSplit/>
        </w:trPr>
        <w:tc>
          <w:tcPr>
            <w:tcW w:w="1900" w:type="dxa"/>
            <w:shd w:val="clear" w:color="auto" w:fill="DCE3F0"/>
          </w:tcPr>
          <w:p w14:paraId="4C870524" w14:textId="77777777" w:rsidR="00284DEA" w:rsidRDefault="00555546">
            <w:pPr>
              <w:spacing w:after="40"/>
              <w:rPr>
                <w:sz w:val="18"/>
                <w:szCs w:val="18"/>
              </w:rPr>
            </w:pPr>
            <w:r>
              <w:rPr>
                <w:b/>
                <w:bCs/>
                <w:sz w:val="18"/>
                <w:szCs w:val="18"/>
              </w:rPr>
              <w:t>Alternatives</w:t>
            </w:r>
          </w:p>
        </w:tc>
        <w:tc>
          <w:tcPr>
            <w:tcW w:w="7116" w:type="dxa"/>
          </w:tcPr>
          <w:p w14:paraId="72DD1B87" w14:textId="77777777" w:rsidR="00284DEA" w:rsidRDefault="00555546">
            <w:pPr>
              <w:spacing w:after="40"/>
              <w:rPr>
                <w:sz w:val="18"/>
                <w:szCs w:val="18"/>
              </w:rPr>
            </w:pPr>
            <w:r>
              <w:rPr>
                <w:sz w:val="18"/>
                <w:szCs w:val="18"/>
              </w:rPr>
              <w:t>1. Application only - no update/delete methods on the audit repository.</w:t>
            </w:r>
          </w:p>
          <w:p w14:paraId="27760800" w14:textId="77777777" w:rsidR="00284DEA" w:rsidRDefault="00555546">
            <w:pPr>
              <w:spacing w:after="40"/>
              <w:rPr>
                <w:sz w:val="18"/>
                <w:szCs w:val="18"/>
              </w:rPr>
            </w:pPr>
            <w:r>
              <w:rPr>
                <w:sz w:val="18"/>
                <w:szCs w:val="18"/>
              </w:rPr>
              <w:t xml:space="preserve">2. Database trigger that rejects UPDATE and DELETE on </w:t>
            </w:r>
            <w:proofErr w:type="spellStart"/>
            <w:r>
              <w:rPr>
                <w:sz w:val="18"/>
                <w:szCs w:val="18"/>
              </w:rPr>
              <w:t>audit_entry</w:t>
            </w:r>
            <w:proofErr w:type="spellEnd"/>
            <w:r>
              <w:rPr>
                <w:sz w:val="18"/>
                <w:szCs w:val="18"/>
              </w:rPr>
              <w:t>.</w:t>
            </w:r>
          </w:p>
          <w:p w14:paraId="761DA883" w14:textId="77777777" w:rsidR="00284DEA" w:rsidRDefault="00555546">
            <w:pPr>
              <w:spacing w:after="40"/>
              <w:rPr>
                <w:sz w:val="18"/>
                <w:szCs w:val="18"/>
              </w:rPr>
            </w:pPr>
            <w:r>
              <w:rPr>
                <w:sz w:val="18"/>
                <w:szCs w:val="18"/>
              </w:rPr>
              <w:t>3. A separate audit database or logging service.</w:t>
            </w:r>
          </w:p>
          <w:p w14:paraId="6AD6927D" w14:textId="77777777" w:rsidR="00284DEA" w:rsidRDefault="00555546">
            <w:pPr>
              <w:spacing w:after="40"/>
              <w:rPr>
                <w:sz w:val="18"/>
                <w:szCs w:val="18"/>
              </w:rPr>
            </w:pPr>
            <w:r>
              <w:rPr>
                <w:sz w:val="18"/>
                <w:szCs w:val="18"/>
              </w:rPr>
              <w:t>4. Hibernate Envers (automatic entity version tables).</w:t>
            </w:r>
          </w:p>
        </w:tc>
      </w:tr>
      <w:tr w:rsidR="00284DEA" w14:paraId="3FA66090" w14:textId="77777777">
        <w:trPr>
          <w:cantSplit/>
        </w:trPr>
        <w:tc>
          <w:tcPr>
            <w:tcW w:w="1900" w:type="dxa"/>
            <w:shd w:val="clear" w:color="auto" w:fill="DCE3F0"/>
          </w:tcPr>
          <w:p w14:paraId="61A51856" w14:textId="77777777" w:rsidR="00284DEA" w:rsidRDefault="00555546">
            <w:pPr>
              <w:spacing w:after="40"/>
              <w:rPr>
                <w:sz w:val="18"/>
                <w:szCs w:val="18"/>
              </w:rPr>
            </w:pPr>
            <w:r>
              <w:rPr>
                <w:b/>
                <w:bCs/>
                <w:sz w:val="18"/>
                <w:szCs w:val="18"/>
              </w:rPr>
              <w:t>Decision</w:t>
            </w:r>
          </w:p>
        </w:tc>
        <w:tc>
          <w:tcPr>
            <w:tcW w:w="7116" w:type="dxa"/>
          </w:tcPr>
          <w:p w14:paraId="15A39561" w14:textId="77777777" w:rsidR="00284DEA" w:rsidRDefault="00555546">
            <w:pPr>
              <w:spacing w:after="40"/>
              <w:rPr>
                <w:sz w:val="18"/>
                <w:szCs w:val="18"/>
              </w:rPr>
            </w:pPr>
            <w:r>
              <w:rPr>
                <w:sz w:val="18"/>
                <w:szCs w:val="18"/>
              </w:rPr>
              <w:t xml:space="preserve">Options 1 and 2 together: </w:t>
            </w:r>
            <w:proofErr w:type="spellStart"/>
            <w:r>
              <w:rPr>
                <w:sz w:val="18"/>
                <w:szCs w:val="18"/>
              </w:rPr>
              <w:t>AuditEntry</w:t>
            </w:r>
            <w:proofErr w:type="spellEnd"/>
            <w:r>
              <w:rPr>
                <w:sz w:val="18"/>
                <w:szCs w:val="18"/>
              </w:rPr>
              <w:t xml:space="preserve"> is an immutable JPA entity with a repository that only saves and reads, and a Flyway migration creates a trigger that raises an error on any UPDATE or DELETE of </w:t>
            </w:r>
            <w:proofErr w:type="spellStart"/>
            <w:r>
              <w:rPr>
                <w:sz w:val="18"/>
                <w:szCs w:val="18"/>
              </w:rPr>
              <w:t>audit_entry</w:t>
            </w:r>
            <w:proofErr w:type="spellEnd"/>
            <w:r>
              <w:rPr>
                <w:sz w:val="18"/>
                <w:szCs w:val="18"/>
              </w:rPr>
              <w:t xml:space="preserve"> rows.</w:t>
            </w:r>
          </w:p>
        </w:tc>
      </w:tr>
      <w:tr w:rsidR="00284DEA" w14:paraId="5CCCEFF4" w14:textId="77777777">
        <w:trPr>
          <w:cantSplit/>
        </w:trPr>
        <w:tc>
          <w:tcPr>
            <w:tcW w:w="1900" w:type="dxa"/>
            <w:shd w:val="clear" w:color="auto" w:fill="DCE3F0"/>
          </w:tcPr>
          <w:p w14:paraId="6CD3423C" w14:textId="77777777" w:rsidR="00284DEA" w:rsidRDefault="00555546">
            <w:pPr>
              <w:spacing w:after="40"/>
              <w:rPr>
                <w:sz w:val="18"/>
                <w:szCs w:val="18"/>
              </w:rPr>
            </w:pPr>
            <w:r>
              <w:rPr>
                <w:b/>
                <w:bCs/>
                <w:sz w:val="18"/>
                <w:szCs w:val="18"/>
              </w:rPr>
              <w:t>Rationale</w:t>
            </w:r>
          </w:p>
        </w:tc>
        <w:tc>
          <w:tcPr>
            <w:tcW w:w="7116" w:type="dxa"/>
          </w:tcPr>
          <w:p w14:paraId="7FA0F466" w14:textId="77777777" w:rsidR="00284DEA" w:rsidRDefault="00555546">
            <w:pPr>
              <w:spacing w:after="40"/>
              <w:rPr>
                <w:sz w:val="18"/>
                <w:szCs w:val="18"/>
              </w:rPr>
            </w:pPr>
            <w:r>
              <w:rPr>
                <w:sz w:val="18"/>
                <w:szCs w:val="18"/>
              </w:rPr>
              <w:t>The trigger protects the history for every user and tool that connects to the database, not only our application. A separate audit service is disproportionate (ARC-02, ASR-007). Envers records entity versions but not our business events such as comments, and adds extra tables.</w:t>
            </w:r>
          </w:p>
        </w:tc>
      </w:tr>
      <w:tr w:rsidR="00284DEA" w14:paraId="49F11F14" w14:textId="77777777">
        <w:trPr>
          <w:cantSplit/>
        </w:trPr>
        <w:tc>
          <w:tcPr>
            <w:tcW w:w="1900" w:type="dxa"/>
            <w:shd w:val="clear" w:color="auto" w:fill="DCE3F0"/>
          </w:tcPr>
          <w:p w14:paraId="3D1E4A11" w14:textId="77777777" w:rsidR="00284DEA" w:rsidRDefault="00555546">
            <w:pPr>
              <w:spacing w:after="40"/>
              <w:rPr>
                <w:sz w:val="18"/>
                <w:szCs w:val="18"/>
              </w:rPr>
            </w:pPr>
            <w:r>
              <w:rPr>
                <w:b/>
                <w:bCs/>
                <w:sz w:val="18"/>
                <w:szCs w:val="18"/>
              </w:rPr>
              <w:t>Trade-offs</w:t>
            </w:r>
          </w:p>
        </w:tc>
        <w:tc>
          <w:tcPr>
            <w:tcW w:w="7116" w:type="dxa"/>
          </w:tcPr>
          <w:p w14:paraId="4E0C53A1" w14:textId="77777777" w:rsidR="00284DEA" w:rsidRDefault="00555546">
            <w:pPr>
              <w:spacing w:after="40"/>
              <w:rPr>
                <w:sz w:val="18"/>
                <w:szCs w:val="18"/>
              </w:rPr>
            </w:pPr>
            <w:r>
              <w:rPr>
                <w:sz w:val="18"/>
                <w:szCs w:val="18"/>
              </w:rPr>
              <w:t xml:space="preserve">A genuine mistake in a comment cannot be corrected - a new correcting entry must be added instead, which is the intended audit </w:t>
            </w:r>
            <w:proofErr w:type="spellStart"/>
            <w:r>
              <w:rPr>
                <w:sz w:val="18"/>
                <w:szCs w:val="18"/>
              </w:rPr>
              <w:t>behaviour</w:t>
            </w:r>
            <w:proofErr w:type="spellEnd"/>
            <w:r>
              <w:rPr>
                <w:sz w:val="18"/>
                <w:szCs w:val="18"/>
              </w:rPr>
              <w:t>. The trigger is PostgreSQL-specific.</w:t>
            </w:r>
          </w:p>
        </w:tc>
      </w:tr>
      <w:tr w:rsidR="00284DEA" w14:paraId="2F371C29" w14:textId="77777777">
        <w:trPr>
          <w:cantSplit/>
        </w:trPr>
        <w:tc>
          <w:tcPr>
            <w:tcW w:w="1900" w:type="dxa"/>
            <w:shd w:val="clear" w:color="auto" w:fill="DCE3F0"/>
          </w:tcPr>
          <w:p w14:paraId="42422911" w14:textId="77777777" w:rsidR="00284DEA" w:rsidRDefault="00555546">
            <w:pPr>
              <w:spacing w:after="40"/>
              <w:rPr>
                <w:sz w:val="18"/>
                <w:szCs w:val="18"/>
              </w:rPr>
            </w:pPr>
            <w:r>
              <w:rPr>
                <w:b/>
                <w:bCs/>
                <w:sz w:val="18"/>
                <w:szCs w:val="18"/>
              </w:rPr>
              <w:t>Risks</w:t>
            </w:r>
          </w:p>
        </w:tc>
        <w:tc>
          <w:tcPr>
            <w:tcW w:w="7116" w:type="dxa"/>
          </w:tcPr>
          <w:p w14:paraId="7F2E531B" w14:textId="77777777" w:rsidR="00284DEA" w:rsidRDefault="00555546">
            <w:pPr>
              <w:spacing w:after="40"/>
              <w:rPr>
                <w:sz w:val="18"/>
                <w:szCs w:val="18"/>
              </w:rPr>
            </w:pPr>
            <w:r>
              <w:rPr>
                <w:sz w:val="18"/>
                <w:szCs w:val="18"/>
              </w:rPr>
              <w:t xml:space="preserve">Test data clean-up cannot delete audit rows; tests reset the schema with Flyway clean on the test database only (never enabled on </w:t>
            </w:r>
            <w:proofErr w:type="spellStart"/>
            <w:r>
              <w:rPr>
                <w:sz w:val="18"/>
                <w:szCs w:val="18"/>
              </w:rPr>
              <w:t>Supabase</w:t>
            </w:r>
            <w:proofErr w:type="spellEnd"/>
            <w:r>
              <w:rPr>
                <w:sz w:val="18"/>
                <w:szCs w:val="18"/>
              </w:rPr>
              <w:t>).</w:t>
            </w:r>
          </w:p>
        </w:tc>
      </w:tr>
      <w:tr w:rsidR="00284DEA" w14:paraId="0035D8C0" w14:textId="77777777">
        <w:trPr>
          <w:cantSplit/>
        </w:trPr>
        <w:tc>
          <w:tcPr>
            <w:tcW w:w="1900" w:type="dxa"/>
            <w:shd w:val="clear" w:color="auto" w:fill="DCE3F0"/>
          </w:tcPr>
          <w:p w14:paraId="7040135A" w14:textId="77777777" w:rsidR="00284DEA" w:rsidRDefault="00555546">
            <w:pPr>
              <w:spacing w:after="40"/>
              <w:rPr>
                <w:sz w:val="18"/>
                <w:szCs w:val="18"/>
              </w:rPr>
            </w:pPr>
            <w:r>
              <w:rPr>
                <w:b/>
                <w:bCs/>
                <w:sz w:val="18"/>
                <w:szCs w:val="18"/>
              </w:rPr>
              <w:t>Evidence</w:t>
            </w:r>
          </w:p>
        </w:tc>
        <w:tc>
          <w:tcPr>
            <w:tcW w:w="7116" w:type="dxa"/>
          </w:tcPr>
          <w:p w14:paraId="65336851" w14:textId="77777777" w:rsidR="00284DEA" w:rsidRDefault="00555546">
            <w:pPr>
              <w:spacing w:after="40"/>
              <w:rPr>
                <w:sz w:val="18"/>
                <w:szCs w:val="18"/>
              </w:rPr>
            </w:pPr>
            <w:r>
              <w:rPr>
                <w:sz w:val="18"/>
                <w:szCs w:val="18"/>
              </w:rPr>
              <w:t xml:space="preserve">ASR-003, FR-010, NFR-006, NFR-007. A2 Task 2 (enforce rules in the application with database constraints as a safety net). </w:t>
            </w:r>
          </w:p>
        </w:tc>
      </w:tr>
      <w:tr w:rsidR="00284DEA" w14:paraId="79E4B908" w14:textId="77777777">
        <w:trPr>
          <w:cantSplit/>
        </w:trPr>
        <w:tc>
          <w:tcPr>
            <w:tcW w:w="1900" w:type="dxa"/>
            <w:shd w:val="clear" w:color="auto" w:fill="DCE3F0"/>
          </w:tcPr>
          <w:p w14:paraId="2CC8F1C0" w14:textId="77777777" w:rsidR="00284DEA" w:rsidRDefault="00555546">
            <w:pPr>
              <w:spacing w:after="40"/>
              <w:rPr>
                <w:sz w:val="18"/>
                <w:szCs w:val="18"/>
              </w:rPr>
            </w:pPr>
            <w:r>
              <w:rPr>
                <w:b/>
                <w:bCs/>
                <w:sz w:val="18"/>
                <w:szCs w:val="18"/>
              </w:rPr>
              <w:t>Linked requirements</w:t>
            </w:r>
          </w:p>
        </w:tc>
        <w:tc>
          <w:tcPr>
            <w:tcW w:w="7116" w:type="dxa"/>
          </w:tcPr>
          <w:p w14:paraId="33EF2ED7" w14:textId="77777777" w:rsidR="00284DEA" w:rsidRDefault="00555546">
            <w:pPr>
              <w:spacing w:after="40"/>
              <w:rPr>
                <w:sz w:val="18"/>
                <w:szCs w:val="18"/>
              </w:rPr>
            </w:pPr>
            <w:r>
              <w:rPr>
                <w:sz w:val="18"/>
                <w:szCs w:val="18"/>
              </w:rPr>
              <w:t>FR-007, FR-010, NFR-006, NFR-007</w:t>
            </w:r>
          </w:p>
        </w:tc>
      </w:tr>
      <w:tr w:rsidR="00284DEA" w14:paraId="0800BADA" w14:textId="77777777">
        <w:trPr>
          <w:cantSplit/>
        </w:trPr>
        <w:tc>
          <w:tcPr>
            <w:tcW w:w="1900" w:type="dxa"/>
            <w:shd w:val="clear" w:color="auto" w:fill="DCE3F0"/>
          </w:tcPr>
          <w:p w14:paraId="569B5A52" w14:textId="77777777" w:rsidR="00284DEA" w:rsidRDefault="00555546">
            <w:pPr>
              <w:spacing w:after="40"/>
              <w:rPr>
                <w:sz w:val="18"/>
                <w:szCs w:val="18"/>
              </w:rPr>
            </w:pPr>
            <w:r>
              <w:rPr>
                <w:b/>
                <w:bCs/>
                <w:sz w:val="18"/>
                <w:szCs w:val="18"/>
              </w:rPr>
              <w:t>Later Consequence</w:t>
            </w:r>
          </w:p>
        </w:tc>
        <w:tc>
          <w:tcPr>
            <w:tcW w:w="7116" w:type="dxa"/>
          </w:tcPr>
          <w:p w14:paraId="20E4E3B8" w14:textId="77777777" w:rsidR="00284DEA" w:rsidRDefault="00555546">
            <w:pPr>
              <w:spacing w:after="40"/>
              <w:rPr>
                <w:sz w:val="18"/>
                <w:szCs w:val="18"/>
              </w:rPr>
            </w:pPr>
            <w:r>
              <w:rPr>
                <w:sz w:val="18"/>
                <w:szCs w:val="18"/>
              </w:rPr>
              <w:t xml:space="preserve">An audit retention/archiving period is still needed for POPIA and will be decided with </w:t>
            </w:r>
            <w:proofErr w:type="spellStart"/>
            <w:r>
              <w:rPr>
                <w:sz w:val="18"/>
                <w:szCs w:val="18"/>
              </w:rPr>
              <w:t>CivicConnect</w:t>
            </w:r>
            <w:proofErr w:type="spellEnd"/>
            <w:r>
              <w:rPr>
                <w:sz w:val="18"/>
                <w:szCs w:val="18"/>
              </w:rPr>
              <w:t xml:space="preserve"> (deferred).</w:t>
            </w:r>
          </w:p>
        </w:tc>
      </w:tr>
    </w:tbl>
    <w:p w14:paraId="1F0CE8BB" w14:textId="77777777" w:rsidR="00284DEA" w:rsidRDefault="00284DEA">
      <w:pPr>
        <w:spacing w:after="0"/>
      </w:pPr>
    </w:p>
    <w:p w14:paraId="4D4915DD" w14:textId="77777777" w:rsidR="009B2676" w:rsidRDefault="00555546">
      <w:pPr>
        <w:spacing w:after="120"/>
      </w:pPr>
      <w:r>
        <w:rPr>
          <w:b/>
          <w:bCs/>
        </w:rPr>
        <w:t>M3 change (C-02):</w:t>
      </w:r>
      <w:r>
        <w:t xml:space="preserve"> audit rows are written by a SECURITY DEFINER trigger on each audited table (old and new row as JSON, the acting user taken from the transaction), not </w:t>
      </w:r>
      <w:r>
        <w:lastRenderedPageBreak/>
        <w:t xml:space="preserve">by an </w:t>
      </w:r>
      <w:proofErr w:type="spellStart"/>
      <w:r>
        <w:t>AuditListener</w:t>
      </w:r>
      <w:proofErr w:type="spellEnd"/>
      <w:r>
        <w:t xml:space="preserve">. The request history (API-11) and the requester's status history (V5 function </w:t>
      </w:r>
      <w:proofErr w:type="spellStart"/>
      <w:r>
        <w:t>request_status_history</w:t>
      </w:r>
      <w:proofErr w:type="spellEnd"/>
      <w:r>
        <w:t xml:space="preserve">) are built from these rows. As built: the trigger function </w:t>
      </w:r>
      <w:proofErr w:type="spellStart"/>
      <w:r>
        <w:t>audit_row_change</w:t>
      </w:r>
      <w:proofErr w:type="spellEnd"/>
      <w:r>
        <w:t xml:space="preserve"> runs as the owner with a fixed </w:t>
      </w:r>
      <w:proofErr w:type="spellStart"/>
      <w:r>
        <w:t>search_path</w:t>
      </w:r>
      <w:proofErr w:type="spellEnd"/>
      <w:r>
        <w:t xml:space="preserve"> (V6), skips updates that change nothing, never copies password hashes, and takes the actor from the transaction settings. The </w:t>
      </w:r>
      <w:proofErr w:type="spellStart"/>
      <w:r>
        <w:t>block_change</w:t>
      </w:r>
      <w:proofErr w:type="spellEnd"/>
      <w:r>
        <w:t xml:space="preserve"> triggers stop UPDATE, DELETE and TRUNCATE on </w:t>
      </w:r>
      <w:proofErr w:type="spellStart"/>
      <w:r>
        <w:t>audit_entry</w:t>
      </w:r>
      <w:proofErr w:type="spellEnd"/>
      <w:r>
        <w:t xml:space="preserve"> and comment. Staff and management read the trail through the </w:t>
      </w:r>
      <w:proofErr w:type="spellStart"/>
      <w:r>
        <w:t>audit_log</w:t>
      </w:r>
      <w:proofErr w:type="spellEnd"/>
      <w:r>
        <w:t xml:space="preserve"> view, which masks client personal values (C-08). Tests do not use Flyway clean: each integration test runs in a transaction that is rolled back, and they refuse to run against a non-local database (D-33).</w:t>
      </w:r>
    </w:p>
    <w:p w14:paraId="07D8A784" w14:textId="77777777" w:rsidR="00284DEA" w:rsidRDefault="00555546">
      <w:pPr>
        <w:pStyle w:val="Heading2"/>
      </w:pPr>
      <w:bookmarkStart w:id="62" w:name="_Toc243252237"/>
      <w:r>
        <w:t>Schema Migrations and Configuration</w:t>
      </w:r>
      <w:bookmarkEnd w:id="62"/>
    </w:p>
    <w:tbl>
      <w:tblPr>
        <w:tblStyle w:val="TableGrid"/>
        <w:tblW w:w="9016" w:type="dxa"/>
        <w:tblLayout w:type="fixed"/>
        <w:tblLook w:val="04A0" w:firstRow="1" w:lastRow="0" w:firstColumn="1" w:lastColumn="0" w:noHBand="0" w:noVBand="1"/>
      </w:tblPr>
      <w:tblGrid>
        <w:gridCol w:w="1900"/>
        <w:gridCol w:w="7116"/>
      </w:tblGrid>
      <w:tr w:rsidR="00284DEA" w14:paraId="7BA0D201" w14:textId="77777777">
        <w:trPr>
          <w:cantSplit/>
        </w:trPr>
        <w:tc>
          <w:tcPr>
            <w:tcW w:w="9016" w:type="dxa"/>
            <w:gridSpan w:val="2"/>
            <w:shd w:val="clear" w:color="auto" w:fill="002060"/>
          </w:tcPr>
          <w:p w14:paraId="1D9F1978" w14:textId="77777777" w:rsidR="00284DEA" w:rsidRDefault="00555546">
            <w:pPr>
              <w:spacing w:after="40"/>
              <w:rPr>
                <w:sz w:val="20"/>
                <w:szCs w:val="20"/>
              </w:rPr>
            </w:pPr>
            <w:r>
              <w:rPr>
                <w:b/>
                <w:bCs/>
                <w:color w:val="FFFFFF"/>
                <w:sz w:val="20"/>
                <w:szCs w:val="20"/>
              </w:rPr>
              <w:t>DEC-008 - Flyway versioned migrations, Hibernate in validate mode</w:t>
            </w:r>
          </w:p>
        </w:tc>
      </w:tr>
      <w:tr w:rsidR="00284DEA" w14:paraId="31C765AB" w14:textId="77777777">
        <w:trPr>
          <w:cantSplit/>
        </w:trPr>
        <w:tc>
          <w:tcPr>
            <w:tcW w:w="1900" w:type="dxa"/>
            <w:shd w:val="clear" w:color="auto" w:fill="DCE3F0"/>
          </w:tcPr>
          <w:p w14:paraId="63A56028" w14:textId="77777777" w:rsidR="00284DEA" w:rsidRDefault="00555546">
            <w:pPr>
              <w:spacing w:after="40"/>
              <w:rPr>
                <w:sz w:val="18"/>
                <w:szCs w:val="18"/>
              </w:rPr>
            </w:pPr>
            <w:r>
              <w:rPr>
                <w:b/>
                <w:bCs/>
                <w:sz w:val="18"/>
                <w:szCs w:val="18"/>
              </w:rPr>
              <w:t>Status / Date / Owner</w:t>
            </w:r>
          </w:p>
        </w:tc>
        <w:tc>
          <w:tcPr>
            <w:tcW w:w="7116" w:type="dxa"/>
          </w:tcPr>
          <w:p w14:paraId="5A66B8AB" w14:textId="77777777" w:rsidR="00284DEA" w:rsidRDefault="00555546">
            <w:pPr>
              <w:spacing w:after="40"/>
              <w:rPr>
                <w:sz w:val="18"/>
                <w:szCs w:val="18"/>
              </w:rPr>
            </w:pPr>
            <w:r>
              <w:rPr>
                <w:sz w:val="18"/>
                <w:szCs w:val="18"/>
              </w:rPr>
              <w:t>Accepted - M2 baseline / 30/09/2026 / Team</w:t>
            </w:r>
          </w:p>
        </w:tc>
      </w:tr>
      <w:tr w:rsidR="00284DEA" w14:paraId="00426ABD" w14:textId="77777777">
        <w:trPr>
          <w:cantSplit/>
        </w:trPr>
        <w:tc>
          <w:tcPr>
            <w:tcW w:w="1900" w:type="dxa"/>
            <w:shd w:val="clear" w:color="auto" w:fill="DCE3F0"/>
          </w:tcPr>
          <w:p w14:paraId="49941A07" w14:textId="77777777" w:rsidR="00284DEA" w:rsidRDefault="00555546">
            <w:pPr>
              <w:spacing w:after="40"/>
              <w:rPr>
                <w:sz w:val="18"/>
                <w:szCs w:val="18"/>
              </w:rPr>
            </w:pPr>
            <w:r>
              <w:rPr>
                <w:b/>
                <w:bCs/>
                <w:sz w:val="18"/>
                <w:szCs w:val="18"/>
              </w:rPr>
              <w:t>Context</w:t>
            </w:r>
          </w:p>
        </w:tc>
        <w:tc>
          <w:tcPr>
            <w:tcW w:w="7116" w:type="dxa"/>
          </w:tcPr>
          <w:p w14:paraId="51B74E44" w14:textId="77777777" w:rsidR="00284DEA" w:rsidRDefault="00555546">
            <w:pPr>
              <w:spacing w:after="40"/>
              <w:rPr>
                <w:sz w:val="18"/>
                <w:szCs w:val="18"/>
              </w:rPr>
            </w:pPr>
            <w:r>
              <w:rPr>
                <w:sz w:val="18"/>
                <w:szCs w:val="18"/>
              </w:rPr>
              <w:t xml:space="preserve">Three team members each need an identical database, and the same schema must be created on </w:t>
            </w:r>
            <w:proofErr w:type="spellStart"/>
            <w:r>
              <w:rPr>
                <w:sz w:val="18"/>
                <w:szCs w:val="18"/>
              </w:rPr>
              <w:t>Supabase</w:t>
            </w:r>
            <w:proofErr w:type="spellEnd"/>
            <w:r>
              <w:rPr>
                <w:sz w:val="18"/>
                <w:szCs w:val="18"/>
              </w:rPr>
              <w:t>. Schema changes must be controlled like code.</w:t>
            </w:r>
          </w:p>
        </w:tc>
      </w:tr>
      <w:tr w:rsidR="00284DEA" w14:paraId="0A016043" w14:textId="77777777">
        <w:trPr>
          <w:cantSplit/>
        </w:trPr>
        <w:tc>
          <w:tcPr>
            <w:tcW w:w="1900" w:type="dxa"/>
            <w:shd w:val="clear" w:color="auto" w:fill="DCE3F0"/>
          </w:tcPr>
          <w:p w14:paraId="0F057495" w14:textId="77777777" w:rsidR="00284DEA" w:rsidRDefault="00555546">
            <w:pPr>
              <w:spacing w:after="40"/>
              <w:rPr>
                <w:sz w:val="18"/>
                <w:szCs w:val="18"/>
              </w:rPr>
            </w:pPr>
            <w:r>
              <w:rPr>
                <w:b/>
                <w:bCs/>
                <w:sz w:val="18"/>
                <w:szCs w:val="18"/>
              </w:rPr>
              <w:t>Constraints</w:t>
            </w:r>
          </w:p>
        </w:tc>
        <w:tc>
          <w:tcPr>
            <w:tcW w:w="7116" w:type="dxa"/>
          </w:tcPr>
          <w:p w14:paraId="5F563A24" w14:textId="77777777" w:rsidR="00284DEA" w:rsidRDefault="00555546">
            <w:pPr>
              <w:spacing w:after="40"/>
              <w:rPr>
                <w:sz w:val="18"/>
                <w:szCs w:val="18"/>
              </w:rPr>
            </w:pPr>
            <w:r>
              <w:rPr>
                <w:sz w:val="18"/>
                <w:szCs w:val="18"/>
              </w:rPr>
              <w:t>Time, Team capability, GitHub governance (all changes through reviewed pull requests).</w:t>
            </w:r>
          </w:p>
        </w:tc>
      </w:tr>
      <w:tr w:rsidR="00284DEA" w14:paraId="4C086FC0" w14:textId="77777777">
        <w:trPr>
          <w:cantSplit/>
        </w:trPr>
        <w:tc>
          <w:tcPr>
            <w:tcW w:w="1900" w:type="dxa"/>
            <w:shd w:val="clear" w:color="auto" w:fill="DCE3F0"/>
          </w:tcPr>
          <w:p w14:paraId="71D6A694" w14:textId="77777777" w:rsidR="00284DEA" w:rsidRDefault="00555546">
            <w:pPr>
              <w:spacing w:after="40"/>
              <w:rPr>
                <w:sz w:val="18"/>
                <w:szCs w:val="18"/>
              </w:rPr>
            </w:pPr>
            <w:r>
              <w:rPr>
                <w:b/>
                <w:bCs/>
                <w:sz w:val="18"/>
                <w:szCs w:val="18"/>
              </w:rPr>
              <w:t>Alternatives</w:t>
            </w:r>
          </w:p>
        </w:tc>
        <w:tc>
          <w:tcPr>
            <w:tcW w:w="7116" w:type="dxa"/>
          </w:tcPr>
          <w:p w14:paraId="52C17D77" w14:textId="77777777" w:rsidR="00284DEA" w:rsidRDefault="00555546">
            <w:pPr>
              <w:spacing w:after="40"/>
              <w:rPr>
                <w:sz w:val="18"/>
                <w:szCs w:val="18"/>
              </w:rPr>
            </w:pPr>
            <w:r>
              <w:rPr>
                <w:sz w:val="18"/>
                <w:szCs w:val="18"/>
              </w:rPr>
              <w:t>1. Let Hibernate create/update tables automatically (</w:t>
            </w:r>
            <w:proofErr w:type="spellStart"/>
            <w:r>
              <w:rPr>
                <w:sz w:val="18"/>
                <w:szCs w:val="18"/>
              </w:rPr>
              <w:t>spring.jpa.hibernate.ddl</w:t>
            </w:r>
            <w:proofErr w:type="spellEnd"/>
            <w:r>
              <w:rPr>
                <w:sz w:val="18"/>
                <w:szCs w:val="18"/>
              </w:rPr>
              <w:t>-auto=update).</w:t>
            </w:r>
          </w:p>
          <w:p w14:paraId="63F72841" w14:textId="77777777" w:rsidR="00284DEA" w:rsidRDefault="00555546">
            <w:pPr>
              <w:spacing w:after="40"/>
              <w:rPr>
                <w:sz w:val="18"/>
                <w:szCs w:val="18"/>
              </w:rPr>
            </w:pPr>
            <w:r>
              <w:rPr>
                <w:sz w:val="18"/>
                <w:szCs w:val="18"/>
              </w:rPr>
              <w:t>2. Hand-run SQL scripts.</w:t>
            </w:r>
          </w:p>
          <w:p w14:paraId="1BD02047" w14:textId="77777777" w:rsidR="00284DEA" w:rsidRDefault="00555546">
            <w:pPr>
              <w:spacing w:after="40"/>
              <w:rPr>
                <w:sz w:val="18"/>
                <w:szCs w:val="18"/>
              </w:rPr>
            </w:pPr>
            <w:r>
              <w:rPr>
                <w:sz w:val="18"/>
                <w:szCs w:val="18"/>
              </w:rPr>
              <w:t>3. Liquibase.</w:t>
            </w:r>
          </w:p>
          <w:p w14:paraId="1A731564" w14:textId="77777777" w:rsidR="00284DEA" w:rsidRDefault="00555546">
            <w:pPr>
              <w:spacing w:after="40"/>
              <w:rPr>
                <w:sz w:val="18"/>
                <w:szCs w:val="18"/>
              </w:rPr>
            </w:pPr>
            <w:r>
              <w:rPr>
                <w:sz w:val="18"/>
                <w:szCs w:val="18"/>
              </w:rPr>
              <w:t>4. Flyway.</w:t>
            </w:r>
          </w:p>
        </w:tc>
      </w:tr>
      <w:tr w:rsidR="00284DEA" w14:paraId="3FF0CFDB" w14:textId="77777777">
        <w:trPr>
          <w:cantSplit/>
        </w:trPr>
        <w:tc>
          <w:tcPr>
            <w:tcW w:w="1900" w:type="dxa"/>
            <w:shd w:val="clear" w:color="auto" w:fill="DCE3F0"/>
          </w:tcPr>
          <w:p w14:paraId="7AB3EB18" w14:textId="77777777" w:rsidR="00284DEA" w:rsidRDefault="00555546">
            <w:pPr>
              <w:spacing w:after="40"/>
              <w:rPr>
                <w:sz w:val="18"/>
                <w:szCs w:val="18"/>
              </w:rPr>
            </w:pPr>
            <w:r>
              <w:rPr>
                <w:b/>
                <w:bCs/>
                <w:sz w:val="18"/>
                <w:szCs w:val="18"/>
              </w:rPr>
              <w:t>Decision</w:t>
            </w:r>
          </w:p>
        </w:tc>
        <w:tc>
          <w:tcPr>
            <w:tcW w:w="7116" w:type="dxa"/>
          </w:tcPr>
          <w:p w14:paraId="634EE975" w14:textId="77777777" w:rsidR="00284DEA" w:rsidRDefault="00555546">
            <w:pPr>
              <w:spacing w:after="40"/>
              <w:rPr>
                <w:sz w:val="18"/>
                <w:szCs w:val="18"/>
              </w:rPr>
            </w:pPr>
            <w:r>
              <w:rPr>
                <w:sz w:val="18"/>
                <w:szCs w:val="18"/>
              </w:rPr>
              <w:t xml:space="preserve">Flyway versioned SQL migrations in </w:t>
            </w:r>
            <w:proofErr w:type="spellStart"/>
            <w:r>
              <w:rPr>
                <w:sz w:val="18"/>
                <w:szCs w:val="18"/>
              </w:rPr>
              <w:t>src</w:t>
            </w:r>
            <w:proofErr w:type="spellEnd"/>
            <w:r>
              <w:rPr>
                <w:sz w:val="18"/>
                <w:szCs w:val="18"/>
              </w:rPr>
              <w:t>/main/resources/</w:t>
            </w:r>
            <w:proofErr w:type="spellStart"/>
            <w:r>
              <w:rPr>
                <w:sz w:val="18"/>
                <w:szCs w:val="18"/>
              </w:rPr>
              <w:t>db</w:t>
            </w:r>
            <w:proofErr w:type="spellEnd"/>
            <w:r>
              <w:rPr>
                <w:sz w:val="18"/>
                <w:szCs w:val="18"/>
              </w:rPr>
              <w:t xml:space="preserve">/migration (V1__init_schema.sql, V2__erd_v2.sql, V3__audit_append_only.sql, V4__seed_categories.sql, ...) run automatically on start-up. Hibernate runs with </w:t>
            </w:r>
            <w:proofErr w:type="spellStart"/>
            <w:r>
              <w:rPr>
                <w:sz w:val="18"/>
                <w:szCs w:val="18"/>
              </w:rPr>
              <w:t>spring.jpa.hibernate.ddl</w:t>
            </w:r>
            <w:proofErr w:type="spellEnd"/>
            <w:r>
              <w:rPr>
                <w:sz w:val="18"/>
                <w:szCs w:val="18"/>
              </w:rPr>
              <w:t>-auto=validate, so it checks the entities match the tables but never changes the schema.</w:t>
            </w:r>
          </w:p>
          <w:p w14:paraId="655F2384" w14:textId="77777777" w:rsidR="00284DEA" w:rsidRDefault="00555546">
            <w:pPr>
              <w:spacing w:after="40"/>
              <w:rPr>
                <w:sz w:val="18"/>
                <w:szCs w:val="18"/>
              </w:rPr>
            </w:pPr>
            <w:r>
              <w:rPr>
                <w:sz w:val="18"/>
                <w:szCs w:val="18"/>
              </w:rPr>
              <w:t>Dependencies: spring-boot-flyway, flyway-core and flyway-database-</w:t>
            </w:r>
            <w:proofErr w:type="spellStart"/>
            <w:r>
              <w:rPr>
                <w:sz w:val="18"/>
                <w:szCs w:val="18"/>
              </w:rPr>
              <w:t>postgresql</w:t>
            </w:r>
            <w:proofErr w:type="spellEnd"/>
            <w:r>
              <w:rPr>
                <w:sz w:val="18"/>
                <w:szCs w:val="18"/>
              </w:rPr>
              <w:t xml:space="preserve"> (the Spring Boot 4 documentation names spring-boot-starter-flyway, which brings in the same spring-boot-flyway module; flyway-database-</w:t>
            </w:r>
            <w:proofErr w:type="spellStart"/>
            <w:r>
              <w:rPr>
                <w:sz w:val="18"/>
                <w:szCs w:val="18"/>
              </w:rPr>
              <w:t>postgresql</w:t>
            </w:r>
            <w:proofErr w:type="spellEnd"/>
            <w:r>
              <w:rPr>
                <w:sz w:val="18"/>
                <w:szCs w:val="18"/>
              </w:rPr>
              <w:t xml:space="preserve"> is required for PostgreSQL) (Spring, 2026c).</w:t>
            </w:r>
          </w:p>
          <w:p w14:paraId="0DE25C04" w14:textId="77777777" w:rsidR="00284DEA" w:rsidRDefault="00555546">
            <w:pPr>
              <w:spacing w:after="40"/>
              <w:rPr>
                <w:sz w:val="18"/>
                <w:szCs w:val="18"/>
              </w:rPr>
            </w:pPr>
            <w:r>
              <w:rPr>
                <w:sz w:val="18"/>
                <w:szCs w:val="18"/>
              </w:rPr>
              <w:t xml:space="preserve">Database URL, username and password come from environment variables referenced in </w:t>
            </w:r>
            <w:proofErr w:type="spellStart"/>
            <w:r>
              <w:rPr>
                <w:sz w:val="18"/>
                <w:szCs w:val="18"/>
              </w:rPr>
              <w:t>application.properties</w:t>
            </w:r>
            <w:proofErr w:type="spellEnd"/>
            <w:r>
              <w:rPr>
                <w:sz w:val="18"/>
                <w:szCs w:val="18"/>
              </w:rPr>
              <w:t>; credentials must never be committed (a local development password in the prototype is tracked as R-22).</w:t>
            </w:r>
          </w:p>
        </w:tc>
      </w:tr>
      <w:tr w:rsidR="00284DEA" w14:paraId="2BBCA64C" w14:textId="77777777">
        <w:trPr>
          <w:cantSplit/>
        </w:trPr>
        <w:tc>
          <w:tcPr>
            <w:tcW w:w="1900" w:type="dxa"/>
            <w:shd w:val="clear" w:color="auto" w:fill="DCE3F0"/>
          </w:tcPr>
          <w:p w14:paraId="1462EC90" w14:textId="77777777" w:rsidR="00284DEA" w:rsidRDefault="00555546">
            <w:pPr>
              <w:spacing w:after="40"/>
              <w:rPr>
                <w:sz w:val="18"/>
                <w:szCs w:val="18"/>
              </w:rPr>
            </w:pPr>
            <w:r>
              <w:rPr>
                <w:b/>
                <w:bCs/>
                <w:sz w:val="18"/>
                <w:szCs w:val="18"/>
              </w:rPr>
              <w:t>Rationale</w:t>
            </w:r>
          </w:p>
        </w:tc>
        <w:tc>
          <w:tcPr>
            <w:tcW w:w="7116" w:type="dxa"/>
          </w:tcPr>
          <w:p w14:paraId="321A0849" w14:textId="77777777" w:rsidR="00284DEA" w:rsidRDefault="00555546">
            <w:pPr>
              <w:spacing w:after="40"/>
              <w:rPr>
                <w:sz w:val="18"/>
                <w:szCs w:val="18"/>
              </w:rPr>
            </w:pPr>
            <w:r>
              <w:rPr>
                <w:sz w:val="18"/>
                <w:szCs w:val="18"/>
              </w:rPr>
              <w:t xml:space="preserve">Every schema change is a file in Git that is reviewed in a pull request. </w:t>
            </w:r>
            <w:proofErr w:type="spellStart"/>
            <w:r>
              <w:rPr>
                <w:sz w:val="18"/>
                <w:szCs w:val="18"/>
              </w:rPr>
              <w:t>ddl</w:t>
            </w:r>
            <w:proofErr w:type="spellEnd"/>
            <w:r>
              <w:rPr>
                <w:sz w:val="18"/>
                <w:szCs w:val="18"/>
              </w:rPr>
              <w:t>-auto=update cannot create our CHECK constraints, partial index or trigger, and can silently change tables. Flyway uses plain SQL, which the team already knows, and is simpler than Liquibase's XML/YAML changelogs.</w:t>
            </w:r>
          </w:p>
        </w:tc>
      </w:tr>
      <w:tr w:rsidR="00284DEA" w14:paraId="5B0A26C0" w14:textId="77777777">
        <w:trPr>
          <w:cantSplit/>
        </w:trPr>
        <w:tc>
          <w:tcPr>
            <w:tcW w:w="1900" w:type="dxa"/>
            <w:shd w:val="clear" w:color="auto" w:fill="DCE3F0"/>
          </w:tcPr>
          <w:p w14:paraId="7F4479E9" w14:textId="77777777" w:rsidR="00284DEA" w:rsidRDefault="00555546">
            <w:pPr>
              <w:spacing w:after="40"/>
              <w:rPr>
                <w:sz w:val="18"/>
                <w:szCs w:val="18"/>
              </w:rPr>
            </w:pPr>
            <w:r>
              <w:rPr>
                <w:b/>
                <w:bCs/>
                <w:sz w:val="18"/>
                <w:szCs w:val="18"/>
              </w:rPr>
              <w:t>Trade-offs</w:t>
            </w:r>
          </w:p>
        </w:tc>
        <w:tc>
          <w:tcPr>
            <w:tcW w:w="7116" w:type="dxa"/>
          </w:tcPr>
          <w:p w14:paraId="0105EAB7" w14:textId="77777777" w:rsidR="00284DEA" w:rsidRDefault="00555546">
            <w:pPr>
              <w:spacing w:after="40"/>
              <w:rPr>
                <w:sz w:val="18"/>
                <w:szCs w:val="18"/>
              </w:rPr>
            </w:pPr>
            <w:r>
              <w:rPr>
                <w:sz w:val="18"/>
                <w:szCs w:val="18"/>
              </w:rPr>
              <w:t>A migration that has already run must never be edited - every change needs a new version file. SQL is written by hand.</w:t>
            </w:r>
          </w:p>
        </w:tc>
      </w:tr>
      <w:tr w:rsidR="00284DEA" w14:paraId="55A22693" w14:textId="77777777">
        <w:trPr>
          <w:cantSplit/>
        </w:trPr>
        <w:tc>
          <w:tcPr>
            <w:tcW w:w="1900" w:type="dxa"/>
            <w:shd w:val="clear" w:color="auto" w:fill="DCE3F0"/>
          </w:tcPr>
          <w:p w14:paraId="2F7D7D67" w14:textId="77777777" w:rsidR="00284DEA" w:rsidRDefault="00555546">
            <w:pPr>
              <w:spacing w:after="40"/>
              <w:rPr>
                <w:sz w:val="18"/>
                <w:szCs w:val="18"/>
              </w:rPr>
            </w:pPr>
            <w:r>
              <w:rPr>
                <w:b/>
                <w:bCs/>
                <w:sz w:val="18"/>
                <w:szCs w:val="18"/>
              </w:rPr>
              <w:t>Risks</w:t>
            </w:r>
          </w:p>
        </w:tc>
        <w:tc>
          <w:tcPr>
            <w:tcW w:w="7116" w:type="dxa"/>
          </w:tcPr>
          <w:p w14:paraId="7C409BB3" w14:textId="77777777" w:rsidR="00284DEA" w:rsidRDefault="00555546">
            <w:pPr>
              <w:spacing w:after="40"/>
              <w:rPr>
                <w:sz w:val="18"/>
                <w:szCs w:val="18"/>
              </w:rPr>
            </w:pPr>
            <w:r>
              <w:rPr>
                <w:sz w:val="18"/>
                <w:szCs w:val="18"/>
              </w:rPr>
              <w:t>Editing an applied migration causes a checksum failure on start-up. Mitigation: pull request review rule - applied migrations are never changed.</w:t>
            </w:r>
          </w:p>
        </w:tc>
      </w:tr>
      <w:tr w:rsidR="00284DEA" w14:paraId="55479467" w14:textId="77777777">
        <w:trPr>
          <w:cantSplit/>
        </w:trPr>
        <w:tc>
          <w:tcPr>
            <w:tcW w:w="1900" w:type="dxa"/>
            <w:shd w:val="clear" w:color="auto" w:fill="DCE3F0"/>
          </w:tcPr>
          <w:p w14:paraId="48AEBBAE" w14:textId="77777777" w:rsidR="00284DEA" w:rsidRDefault="00555546">
            <w:pPr>
              <w:spacing w:after="40"/>
              <w:rPr>
                <w:sz w:val="18"/>
                <w:szCs w:val="18"/>
              </w:rPr>
            </w:pPr>
            <w:r>
              <w:rPr>
                <w:b/>
                <w:bCs/>
                <w:sz w:val="18"/>
                <w:szCs w:val="18"/>
              </w:rPr>
              <w:t>Evidence</w:t>
            </w:r>
          </w:p>
        </w:tc>
        <w:tc>
          <w:tcPr>
            <w:tcW w:w="7116" w:type="dxa"/>
          </w:tcPr>
          <w:p w14:paraId="7262D9B9" w14:textId="77777777" w:rsidR="00284DEA" w:rsidRDefault="00555546">
            <w:pPr>
              <w:spacing w:after="40"/>
              <w:rPr>
                <w:sz w:val="18"/>
                <w:szCs w:val="18"/>
              </w:rPr>
            </w:pPr>
            <w:r>
              <w:rPr>
                <w:sz w:val="18"/>
                <w:szCs w:val="18"/>
              </w:rPr>
              <w:t>Spring Boot 4.1 'Database Initialization' documentation (Spring, 2026c); DEC-005, DEC-007; GitHub &amp; Team Governance section.</w:t>
            </w:r>
          </w:p>
        </w:tc>
      </w:tr>
      <w:tr w:rsidR="00284DEA" w14:paraId="2A7F85C4" w14:textId="77777777">
        <w:trPr>
          <w:cantSplit/>
        </w:trPr>
        <w:tc>
          <w:tcPr>
            <w:tcW w:w="1900" w:type="dxa"/>
            <w:shd w:val="clear" w:color="auto" w:fill="DCE3F0"/>
          </w:tcPr>
          <w:p w14:paraId="3615198C" w14:textId="77777777" w:rsidR="00284DEA" w:rsidRDefault="00555546">
            <w:pPr>
              <w:spacing w:after="40"/>
              <w:rPr>
                <w:sz w:val="18"/>
                <w:szCs w:val="18"/>
              </w:rPr>
            </w:pPr>
            <w:r>
              <w:rPr>
                <w:b/>
                <w:bCs/>
                <w:sz w:val="18"/>
                <w:szCs w:val="18"/>
              </w:rPr>
              <w:t>Linked requirements</w:t>
            </w:r>
          </w:p>
        </w:tc>
        <w:tc>
          <w:tcPr>
            <w:tcW w:w="7116" w:type="dxa"/>
          </w:tcPr>
          <w:p w14:paraId="6281D970" w14:textId="77777777" w:rsidR="00284DEA" w:rsidRDefault="00555546">
            <w:pPr>
              <w:spacing w:after="40"/>
              <w:rPr>
                <w:sz w:val="18"/>
                <w:szCs w:val="18"/>
              </w:rPr>
            </w:pPr>
            <w:r>
              <w:rPr>
                <w:sz w:val="18"/>
                <w:szCs w:val="18"/>
              </w:rPr>
              <w:t>NFR-007, NFR-008, NFR-009</w:t>
            </w:r>
          </w:p>
        </w:tc>
      </w:tr>
      <w:tr w:rsidR="00284DEA" w14:paraId="0AF48FD7" w14:textId="77777777">
        <w:trPr>
          <w:cantSplit/>
        </w:trPr>
        <w:tc>
          <w:tcPr>
            <w:tcW w:w="1900" w:type="dxa"/>
            <w:shd w:val="clear" w:color="auto" w:fill="DCE3F0"/>
          </w:tcPr>
          <w:p w14:paraId="793B6F24" w14:textId="77777777" w:rsidR="00284DEA" w:rsidRDefault="00555546">
            <w:pPr>
              <w:spacing w:after="40"/>
              <w:rPr>
                <w:sz w:val="18"/>
                <w:szCs w:val="18"/>
              </w:rPr>
            </w:pPr>
            <w:r>
              <w:rPr>
                <w:b/>
                <w:bCs/>
                <w:sz w:val="18"/>
                <w:szCs w:val="18"/>
              </w:rPr>
              <w:t>Later Consequence</w:t>
            </w:r>
          </w:p>
        </w:tc>
        <w:tc>
          <w:tcPr>
            <w:tcW w:w="7116" w:type="dxa"/>
          </w:tcPr>
          <w:p w14:paraId="7823A818" w14:textId="77777777" w:rsidR="00284DEA" w:rsidRDefault="00555546">
            <w:pPr>
              <w:spacing w:after="40"/>
              <w:rPr>
                <w:sz w:val="18"/>
                <w:szCs w:val="18"/>
              </w:rPr>
            </w:pPr>
            <w:r>
              <w:rPr>
                <w:sz w:val="18"/>
                <w:szCs w:val="18"/>
              </w:rPr>
              <w:t>Seeded data (categories) comes from migrations. The first manager account's password must come from an environment variable, not a migration file.</w:t>
            </w:r>
          </w:p>
        </w:tc>
      </w:tr>
    </w:tbl>
    <w:p w14:paraId="633EECF7" w14:textId="77777777" w:rsidR="00284DEA" w:rsidRDefault="00284DEA">
      <w:pPr>
        <w:spacing w:after="0"/>
      </w:pPr>
    </w:p>
    <w:p w14:paraId="0015B2F9" w14:textId="77777777" w:rsidR="009B2676" w:rsidRDefault="00555546">
      <w:pPr>
        <w:spacing w:after="120"/>
      </w:pPr>
      <w:r>
        <w:rPr>
          <w:b/>
          <w:bCs/>
        </w:rPr>
        <w:t>M3:</w:t>
      </w:r>
      <w:r>
        <w:t xml:space="preserve"> Flyway migrations V3 (database roles and grants, C-03), V4 (request priority) and V5 (request status history function) were added. The build script also creates the default </w:t>
      </w:r>
      <w:r>
        <w:lastRenderedPageBreak/>
        <w:t xml:space="preserve">manager (C-06). Flyway runs as the schema owner (FLYWAY_USER); the application connects as </w:t>
      </w:r>
      <w:proofErr w:type="spellStart"/>
      <w:r>
        <w:t>civicconnect_app</w:t>
      </w:r>
      <w:proofErr w:type="spellEnd"/>
      <w:r>
        <w:t xml:space="preserve">. V6 (database hardening: no CREATE for the application login, the </w:t>
      </w:r>
      <w:proofErr w:type="spellStart"/>
      <w:r>
        <w:t>audit_log</w:t>
      </w:r>
      <w:proofErr w:type="spellEnd"/>
      <w:r>
        <w:t xml:space="preserve"> view and row level security, C-08) and V7 (status history only for the requester's own requests, D-36) followed. The files are V1__init_schema, V2__align_with_entities, V3__roles_and_grants, V4__request_priority, V5__request_status_history, V6__database_hardening and V7__status_history_owner_check; the file names in the decision above were the M2 plan. The build scripts create V1 and V2 directly - </w:t>
      </w:r>
      <w:proofErr w:type="spellStart"/>
      <w:r>
        <w:t>civicconnect_supabase_build.sql</w:t>
      </w:r>
      <w:proofErr w:type="spellEnd"/>
      <w:r>
        <w:t xml:space="preserve"> for the test project, </w:t>
      </w:r>
      <w:proofErr w:type="spellStart"/>
      <w:r>
        <w:t>civicconnect_production_build.sql</w:t>
      </w:r>
      <w:proofErr w:type="spellEnd"/>
      <w:r>
        <w:t xml:space="preserve"> for production (no dummy or default accounts, D-31) - and Flyway (baseline version 2) applies V3 onwards. Categories come from the build scripts, not from a migration; the first production manager is inserted by hand.</w:t>
      </w:r>
    </w:p>
    <w:p w14:paraId="5B7FBBDE" w14:textId="77777777" w:rsidR="00284DEA" w:rsidRDefault="00555546">
      <w:pPr>
        <w:pStyle w:val="Heading2"/>
      </w:pPr>
      <w:bookmarkStart w:id="63" w:name="_Toc243252238"/>
      <w:r>
        <w:t>Access Patterns and Indexing</w:t>
      </w:r>
      <w:bookmarkEnd w:id="63"/>
    </w:p>
    <w:tbl>
      <w:tblPr>
        <w:tblStyle w:val="TableGrid"/>
        <w:tblW w:w="9016" w:type="dxa"/>
        <w:tblLayout w:type="fixed"/>
        <w:tblLook w:val="04A0" w:firstRow="1" w:lastRow="0" w:firstColumn="1" w:lastColumn="0" w:noHBand="0" w:noVBand="1"/>
      </w:tblPr>
      <w:tblGrid>
        <w:gridCol w:w="2200"/>
        <w:gridCol w:w="1500"/>
        <w:gridCol w:w="2716"/>
        <w:gridCol w:w="2600"/>
      </w:tblGrid>
      <w:tr w:rsidR="00284DEA" w14:paraId="304B20C5" w14:textId="77777777">
        <w:trPr>
          <w:cantSplit/>
          <w:tblHeader/>
        </w:trPr>
        <w:tc>
          <w:tcPr>
            <w:tcW w:w="2200" w:type="dxa"/>
            <w:shd w:val="clear" w:color="auto" w:fill="002060"/>
          </w:tcPr>
          <w:p w14:paraId="4E572371" w14:textId="77777777" w:rsidR="00284DEA" w:rsidRDefault="00555546">
            <w:pPr>
              <w:spacing w:after="40"/>
              <w:rPr>
                <w:sz w:val="18"/>
                <w:szCs w:val="18"/>
              </w:rPr>
            </w:pPr>
            <w:r>
              <w:rPr>
                <w:b/>
                <w:bCs/>
                <w:color w:val="FFFFFF"/>
                <w:sz w:val="18"/>
                <w:szCs w:val="18"/>
              </w:rPr>
              <w:t>Operation</w:t>
            </w:r>
          </w:p>
        </w:tc>
        <w:tc>
          <w:tcPr>
            <w:tcW w:w="1500" w:type="dxa"/>
            <w:shd w:val="clear" w:color="auto" w:fill="002060"/>
          </w:tcPr>
          <w:p w14:paraId="7FF78DD3" w14:textId="77777777" w:rsidR="00284DEA" w:rsidRDefault="00555546">
            <w:pPr>
              <w:spacing w:after="40"/>
              <w:rPr>
                <w:sz w:val="18"/>
                <w:szCs w:val="18"/>
              </w:rPr>
            </w:pPr>
            <w:r>
              <w:rPr>
                <w:b/>
                <w:bCs/>
                <w:color w:val="FFFFFF"/>
                <w:sz w:val="18"/>
                <w:szCs w:val="18"/>
              </w:rPr>
              <w:t>Requirement</w:t>
            </w:r>
          </w:p>
        </w:tc>
        <w:tc>
          <w:tcPr>
            <w:tcW w:w="2716" w:type="dxa"/>
            <w:shd w:val="clear" w:color="auto" w:fill="002060"/>
          </w:tcPr>
          <w:p w14:paraId="5708C772" w14:textId="77777777" w:rsidR="00284DEA" w:rsidRDefault="00555546">
            <w:pPr>
              <w:spacing w:after="40"/>
              <w:rPr>
                <w:sz w:val="18"/>
                <w:szCs w:val="18"/>
              </w:rPr>
            </w:pPr>
            <w:r>
              <w:rPr>
                <w:b/>
                <w:bCs/>
                <w:color w:val="FFFFFF"/>
                <w:sz w:val="18"/>
                <w:szCs w:val="18"/>
              </w:rPr>
              <w:t>Query pattern</w:t>
            </w:r>
          </w:p>
        </w:tc>
        <w:tc>
          <w:tcPr>
            <w:tcW w:w="2600" w:type="dxa"/>
            <w:shd w:val="clear" w:color="auto" w:fill="002060"/>
          </w:tcPr>
          <w:p w14:paraId="06D83A8E" w14:textId="77777777" w:rsidR="00284DEA" w:rsidRDefault="00555546">
            <w:pPr>
              <w:spacing w:after="40"/>
              <w:rPr>
                <w:sz w:val="18"/>
                <w:szCs w:val="18"/>
              </w:rPr>
            </w:pPr>
            <w:r>
              <w:rPr>
                <w:b/>
                <w:bCs/>
                <w:color w:val="FFFFFF"/>
                <w:sz w:val="18"/>
                <w:szCs w:val="18"/>
              </w:rPr>
              <w:t>Index / design</w:t>
            </w:r>
          </w:p>
        </w:tc>
      </w:tr>
      <w:tr w:rsidR="00284DEA" w14:paraId="025DA038" w14:textId="77777777">
        <w:trPr>
          <w:cantSplit/>
        </w:trPr>
        <w:tc>
          <w:tcPr>
            <w:tcW w:w="2200" w:type="dxa"/>
          </w:tcPr>
          <w:p w14:paraId="4D34EE79" w14:textId="77777777" w:rsidR="00284DEA" w:rsidRDefault="00555546">
            <w:pPr>
              <w:spacing w:after="40"/>
              <w:rPr>
                <w:sz w:val="18"/>
                <w:szCs w:val="18"/>
              </w:rPr>
            </w:pPr>
            <w:r>
              <w:rPr>
                <w:sz w:val="18"/>
                <w:szCs w:val="18"/>
              </w:rPr>
              <w:t>Staff request list with filter and sort</w:t>
            </w:r>
          </w:p>
        </w:tc>
        <w:tc>
          <w:tcPr>
            <w:tcW w:w="1500" w:type="dxa"/>
          </w:tcPr>
          <w:p w14:paraId="02AD67AF" w14:textId="77777777" w:rsidR="00284DEA" w:rsidRDefault="00555546">
            <w:pPr>
              <w:spacing w:after="40"/>
              <w:rPr>
                <w:sz w:val="18"/>
                <w:szCs w:val="18"/>
              </w:rPr>
            </w:pPr>
            <w:r>
              <w:rPr>
                <w:sz w:val="18"/>
                <w:szCs w:val="18"/>
              </w:rPr>
              <w:t>FR-005, FR-006, ASR-004</w:t>
            </w:r>
          </w:p>
        </w:tc>
        <w:tc>
          <w:tcPr>
            <w:tcW w:w="2716" w:type="dxa"/>
          </w:tcPr>
          <w:p w14:paraId="516F623D" w14:textId="77777777" w:rsidR="00284DEA" w:rsidRDefault="00555546">
            <w:pPr>
              <w:spacing w:after="40"/>
              <w:rPr>
                <w:sz w:val="18"/>
                <w:szCs w:val="18"/>
              </w:rPr>
            </w:pPr>
            <w:r>
              <w:rPr>
                <w:sz w:val="18"/>
                <w:szCs w:val="18"/>
              </w:rPr>
              <w:t>Requests in the handler's categories, filtered by status/date, newest first, one page at a time</w:t>
            </w:r>
          </w:p>
        </w:tc>
        <w:tc>
          <w:tcPr>
            <w:tcW w:w="2600" w:type="dxa"/>
          </w:tcPr>
          <w:p w14:paraId="3918AACF" w14:textId="77777777" w:rsidR="00284DEA" w:rsidRDefault="00555546">
            <w:pPr>
              <w:spacing w:after="40"/>
              <w:rPr>
                <w:sz w:val="18"/>
                <w:szCs w:val="18"/>
              </w:rPr>
            </w:pPr>
            <w:r>
              <w:rPr>
                <w:sz w:val="18"/>
                <w:szCs w:val="18"/>
              </w:rPr>
              <w:t>Composite index on Request (</w:t>
            </w:r>
            <w:proofErr w:type="spellStart"/>
            <w:r>
              <w:rPr>
                <w:sz w:val="18"/>
                <w:szCs w:val="18"/>
              </w:rPr>
              <w:t>CatId</w:t>
            </w:r>
            <w:proofErr w:type="spellEnd"/>
            <w:r>
              <w:rPr>
                <w:sz w:val="18"/>
                <w:szCs w:val="18"/>
              </w:rPr>
              <w:t xml:space="preserve">, Status, </w:t>
            </w:r>
            <w:proofErr w:type="spellStart"/>
            <w:r>
              <w:rPr>
                <w:sz w:val="18"/>
                <w:szCs w:val="18"/>
              </w:rPr>
              <w:t>CreatedAt</w:t>
            </w:r>
            <w:proofErr w:type="spellEnd"/>
            <w:r>
              <w:rPr>
                <w:sz w:val="18"/>
                <w:szCs w:val="18"/>
              </w:rPr>
              <w:t>); paging with Spring Data Pageable</w:t>
            </w:r>
          </w:p>
        </w:tc>
      </w:tr>
      <w:tr w:rsidR="00284DEA" w14:paraId="71257FB9" w14:textId="77777777">
        <w:trPr>
          <w:cantSplit/>
        </w:trPr>
        <w:tc>
          <w:tcPr>
            <w:tcW w:w="2200" w:type="dxa"/>
          </w:tcPr>
          <w:p w14:paraId="5CD82FBA" w14:textId="77777777" w:rsidR="00284DEA" w:rsidRDefault="00555546">
            <w:pPr>
              <w:spacing w:after="40"/>
              <w:rPr>
                <w:sz w:val="18"/>
                <w:szCs w:val="18"/>
              </w:rPr>
            </w:pPr>
            <w:r>
              <w:rPr>
                <w:sz w:val="18"/>
                <w:szCs w:val="18"/>
              </w:rPr>
              <w:t>Requester's own requests</w:t>
            </w:r>
          </w:p>
        </w:tc>
        <w:tc>
          <w:tcPr>
            <w:tcW w:w="1500" w:type="dxa"/>
          </w:tcPr>
          <w:p w14:paraId="6CABD2EE" w14:textId="77777777" w:rsidR="00284DEA" w:rsidRDefault="00555546">
            <w:pPr>
              <w:spacing w:after="40"/>
              <w:rPr>
                <w:sz w:val="18"/>
                <w:szCs w:val="18"/>
              </w:rPr>
            </w:pPr>
            <w:r>
              <w:rPr>
                <w:sz w:val="18"/>
                <w:szCs w:val="18"/>
              </w:rPr>
              <w:t>FR-003</w:t>
            </w:r>
          </w:p>
        </w:tc>
        <w:tc>
          <w:tcPr>
            <w:tcW w:w="2716" w:type="dxa"/>
          </w:tcPr>
          <w:p w14:paraId="16C7D592" w14:textId="77777777" w:rsidR="00284DEA" w:rsidRDefault="00555546">
            <w:pPr>
              <w:spacing w:after="40"/>
              <w:rPr>
                <w:sz w:val="18"/>
                <w:szCs w:val="18"/>
              </w:rPr>
            </w:pPr>
            <w:r>
              <w:rPr>
                <w:sz w:val="18"/>
                <w:szCs w:val="18"/>
              </w:rPr>
              <w:t xml:space="preserve">Requests where </w:t>
            </w:r>
            <w:proofErr w:type="spellStart"/>
            <w:r>
              <w:rPr>
                <w:sz w:val="18"/>
                <w:szCs w:val="18"/>
              </w:rPr>
              <w:t>RequesterId</w:t>
            </w:r>
            <w:proofErr w:type="spellEnd"/>
            <w:r>
              <w:rPr>
                <w:sz w:val="18"/>
                <w:szCs w:val="18"/>
              </w:rPr>
              <w:t xml:space="preserve"> = current client, newest first</w:t>
            </w:r>
          </w:p>
        </w:tc>
        <w:tc>
          <w:tcPr>
            <w:tcW w:w="2600" w:type="dxa"/>
          </w:tcPr>
          <w:p w14:paraId="0B59051A" w14:textId="77777777" w:rsidR="00284DEA" w:rsidRDefault="00555546">
            <w:pPr>
              <w:spacing w:after="40"/>
              <w:rPr>
                <w:sz w:val="18"/>
                <w:szCs w:val="18"/>
              </w:rPr>
            </w:pPr>
            <w:r>
              <w:rPr>
                <w:sz w:val="18"/>
                <w:szCs w:val="18"/>
              </w:rPr>
              <w:t>Index on Request (</w:t>
            </w:r>
            <w:proofErr w:type="spellStart"/>
            <w:r>
              <w:rPr>
                <w:sz w:val="18"/>
                <w:szCs w:val="18"/>
              </w:rPr>
              <w:t>RequesterId</w:t>
            </w:r>
            <w:proofErr w:type="spellEnd"/>
            <w:r>
              <w:rPr>
                <w:sz w:val="18"/>
                <w:szCs w:val="18"/>
              </w:rPr>
              <w:t xml:space="preserve">, </w:t>
            </w:r>
            <w:proofErr w:type="spellStart"/>
            <w:r>
              <w:rPr>
                <w:sz w:val="18"/>
                <w:szCs w:val="18"/>
              </w:rPr>
              <w:t>CreatedAt</w:t>
            </w:r>
            <w:proofErr w:type="spellEnd"/>
            <w:r>
              <w:rPr>
                <w:sz w:val="18"/>
                <w:szCs w:val="18"/>
              </w:rPr>
              <w:t>)</w:t>
            </w:r>
          </w:p>
        </w:tc>
      </w:tr>
      <w:tr w:rsidR="00284DEA" w14:paraId="50BAB277" w14:textId="77777777">
        <w:trPr>
          <w:cantSplit/>
        </w:trPr>
        <w:tc>
          <w:tcPr>
            <w:tcW w:w="2200" w:type="dxa"/>
          </w:tcPr>
          <w:p w14:paraId="46A1CEC6" w14:textId="77777777" w:rsidR="00284DEA" w:rsidRDefault="00555546">
            <w:pPr>
              <w:spacing w:after="40"/>
              <w:rPr>
                <w:sz w:val="18"/>
                <w:szCs w:val="18"/>
              </w:rPr>
            </w:pPr>
            <w:r>
              <w:rPr>
                <w:sz w:val="18"/>
                <w:szCs w:val="18"/>
              </w:rPr>
              <w:t>Request detail with audit history</w:t>
            </w:r>
          </w:p>
        </w:tc>
        <w:tc>
          <w:tcPr>
            <w:tcW w:w="1500" w:type="dxa"/>
          </w:tcPr>
          <w:p w14:paraId="4886516E" w14:textId="77777777" w:rsidR="00284DEA" w:rsidRDefault="00555546">
            <w:pPr>
              <w:spacing w:after="40"/>
              <w:rPr>
                <w:sz w:val="18"/>
                <w:szCs w:val="18"/>
              </w:rPr>
            </w:pPr>
            <w:r>
              <w:rPr>
                <w:sz w:val="18"/>
                <w:szCs w:val="18"/>
              </w:rPr>
              <w:t>FR-007</w:t>
            </w:r>
          </w:p>
        </w:tc>
        <w:tc>
          <w:tcPr>
            <w:tcW w:w="2716" w:type="dxa"/>
          </w:tcPr>
          <w:p w14:paraId="63EEB815" w14:textId="7076D047" w:rsidR="00284DEA" w:rsidRDefault="00555546">
            <w:pPr>
              <w:spacing w:after="40"/>
              <w:rPr>
                <w:sz w:val="18"/>
                <w:szCs w:val="18"/>
              </w:rPr>
            </w:pPr>
            <w:r>
              <w:rPr>
                <w:sz w:val="18"/>
                <w:szCs w:val="18"/>
              </w:rPr>
              <w:t>Audit entries for one request, its assignments and its comments, in time order</w:t>
            </w:r>
          </w:p>
        </w:tc>
        <w:tc>
          <w:tcPr>
            <w:tcW w:w="2600" w:type="dxa"/>
          </w:tcPr>
          <w:p w14:paraId="5818F6A3" w14:textId="3D2346C6" w:rsidR="00284DEA" w:rsidRDefault="00555546">
            <w:pPr>
              <w:spacing w:after="40"/>
              <w:rPr>
                <w:sz w:val="18"/>
                <w:szCs w:val="18"/>
              </w:rPr>
            </w:pPr>
            <w:r>
              <w:rPr>
                <w:sz w:val="18"/>
                <w:szCs w:val="18"/>
              </w:rPr>
              <w:t xml:space="preserve">Index on </w:t>
            </w:r>
            <w:proofErr w:type="spellStart"/>
            <w:r>
              <w:rPr>
                <w:sz w:val="18"/>
                <w:szCs w:val="18"/>
              </w:rPr>
              <w:t>audit_entry</w:t>
            </w:r>
            <w:proofErr w:type="spellEnd"/>
            <w:r>
              <w:rPr>
                <w:sz w:val="18"/>
                <w:szCs w:val="18"/>
              </w:rPr>
              <w:t xml:space="preserve"> (</w:t>
            </w:r>
            <w:proofErr w:type="spellStart"/>
            <w:r>
              <w:rPr>
                <w:sz w:val="18"/>
                <w:szCs w:val="18"/>
              </w:rPr>
              <w:t>table_name</w:t>
            </w:r>
            <w:proofErr w:type="spellEnd"/>
            <w:r>
              <w:rPr>
                <w:sz w:val="18"/>
                <w:szCs w:val="18"/>
              </w:rPr>
              <w:t xml:space="preserve">, </w:t>
            </w:r>
            <w:proofErr w:type="spellStart"/>
            <w:r>
              <w:rPr>
                <w:sz w:val="18"/>
                <w:szCs w:val="18"/>
              </w:rPr>
              <w:t>record_id</w:t>
            </w:r>
            <w:proofErr w:type="spellEnd"/>
            <w:r>
              <w:rPr>
                <w:sz w:val="18"/>
                <w:szCs w:val="18"/>
              </w:rPr>
              <w:t xml:space="preserve">, </w:t>
            </w:r>
            <w:proofErr w:type="spellStart"/>
            <w:r>
              <w:rPr>
                <w:sz w:val="18"/>
                <w:szCs w:val="18"/>
              </w:rPr>
              <w:t>changed_at</w:t>
            </w:r>
            <w:proofErr w:type="spellEnd"/>
            <w:r>
              <w:rPr>
                <w:sz w:val="18"/>
                <w:szCs w:val="18"/>
              </w:rPr>
              <w:t>)</w:t>
            </w:r>
          </w:p>
        </w:tc>
      </w:tr>
      <w:tr w:rsidR="00284DEA" w14:paraId="0861D339" w14:textId="77777777">
        <w:trPr>
          <w:cantSplit/>
        </w:trPr>
        <w:tc>
          <w:tcPr>
            <w:tcW w:w="2200" w:type="dxa"/>
          </w:tcPr>
          <w:p w14:paraId="255D649C" w14:textId="77777777" w:rsidR="00284DEA" w:rsidRDefault="00555546">
            <w:pPr>
              <w:spacing w:after="40"/>
              <w:rPr>
                <w:sz w:val="18"/>
                <w:szCs w:val="18"/>
              </w:rPr>
            </w:pPr>
            <w:r>
              <w:rPr>
                <w:sz w:val="18"/>
                <w:szCs w:val="18"/>
              </w:rPr>
              <w:t>Management activity counts</w:t>
            </w:r>
          </w:p>
        </w:tc>
        <w:tc>
          <w:tcPr>
            <w:tcW w:w="1500" w:type="dxa"/>
          </w:tcPr>
          <w:p w14:paraId="0AE9854C" w14:textId="77777777" w:rsidR="00284DEA" w:rsidRDefault="00555546">
            <w:pPr>
              <w:spacing w:after="40"/>
              <w:rPr>
                <w:sz w:val="18"/>
                <w:szCs w:val="18"/>
              </w:rPr>
            </w:pPr>
            <w:r>
              <w:rPr>
                <w:sz w:val="18"/>
                <w:szCs w:val="18"/>
              </w:rPr>
              <w:t>FR-012, FR-013</w:t>
            </w:r>
          </w:p>
        </w:tc>
        <w:tc>
          <w:tcPr>
            <w:tcW w:w="2716" w:type="dxa"/>
          </w:tcPr>
          <w:p w14:paraId="3BAB792B" w14:textId="77777777" w:rsidR="00284DEA" w:rsidRDefault="00555546">
            <w:pPr>
              <w:spacing w:after="40"/>
              <w:rPr>
                <w:sz w:val="18"/>
                <w:szCs w:val="18"/>
              </w:rPr>
            </w:pPr>
            <w:r>
              <w:rPr>
                <w:sz w:val="18"/>
                <w:szCs w:val="18"/>
              </w:rPr>
              <w:t>Counts grouped by status/category within a date range</w:t>
            </w:r>
          </w:p>
        </w:tc>
        <w:tc>
          <w:tcPr>
            <w:tcW w:w="2600" w:type="dxa"/>
          </w:tcPr>
          <w:p w14:paraId="3C54482E" w14:textId="273858B6" w:rsidR="00284DEA" w:rsidRDefault="00555546">
            <w:pPr>
              <w:spacing w:after="40"/>
              <w:rPr>
                <w:sz w:val="18"/>
                <w:szCs w:val="18"/>
              </w:rPr>
            </w:pPr>
            <w:r>
              <w:rPr>
                <w:sz w:val="18"/>
                <w:szCs w:val="18"/>
              </w:rPr>
              <w:t>Indexes on request (status) and (</w:t>
            </w:r>
            <w:proofErr w:type="spellStart"/>
            <w:r>
              <w:rPr>
                <w:sz w:val="18"/>
                <w:szCs w:val="18"/>
              </w:rPr>
              <w:t>cat_id</w:t>
            </w:r>
            <w:proofErr w:type="spellEnd"/>
            <w:r>
              <w:rPr>
                <w:sz w:val="18"/>
                <w:szCs w:val="18"/>
              </w:rPr>
              <w:t xml:space="preserve">, status, </w:t>
            </w:r>
            <w:proofErr w:type="spellStart"/>
            <w:r>
              <w:rPr>
                <w:sz w:val="18"/>
                <w:szCs w:val="18"/>
              </w:rPr>
              <w:t>created_at</w:t>
            </w:r>
            <w:proofErr w:type="spellEnd"/>
            <w:r>
              <w:rPr>
                <w:sz w:val="18"/>
                <w:szCs w:val="18"/>
              </w:rPr>
              <w:t>); returns counts only (ASR-005)</w:t>
            </w:r>
          </w:p>
        </w:tc>
      </w:tr>
      <w:tr w:rsidR="00284DEA" w14:paraId="0F1483AE" w14:textId="77777777">
        <w:trPr>
          <w:cantSplit/>
        </w:trPr>
        <w:tc>
          <w:tcPr>
            <w:tcW w:w="2200" w:type="dxa"/>
          </w:tcPr>
          <w:p w14:paraId="2BF0E243" w14:textId="77777777" w:rsidR="00284DEA" w:rsidRDefault="00555546">
            <w:pPr>
              <w:spacing w:after="40"/>
              <w:rPr>
                <w:sz w:val="18"/>
                <w:szCs w:val="18"/>
              </w:rPr>
            </w:pPr>
            <w:r>
              <w:rPr>
                <w:sz w:val="18"/>
                <w:szCs w:val="18"/>
              </w:rPr>
              <w:t>Look up by reference number</w:t>
            </w:r>
          </w:p>
        </w:tc>
        <w:tc>
          <w:tcPr>
            <w:tcW w:w="1500" w:type="dxa"/>
          </w:tcPr>
          <w:p w14:paraId="5324F2CA" w14:textId="77777777" w:rsidR="00284DEA" w:rsidRDefault="00555546">
            <w:pPr>
              <w:spacing w:after="40"/>
              <w:rPr>
                <w:sz w:val="18"/>
                <w:szCs w:val="18"/>
              </w:rPr>
            </w:pPr>
            <w:r>
              <w:rPr>
                <w:sz w:val="18"/>
                <w:szCs w:val="18"/>
              </w:rPr>
              <w:t>FR-001, FR-002</w:t>
            </w:r>
          </w:p>
        </w:tc>
        <w:tc>
          <w:tcPr>
            <w:tcW w:w="2716" w:type="dxa"/>
          </w:tcPr>
          <w:p w14:paraId="4B83100A" w14:textId="77777777" w:rsidR="00284DEA" w:rsidRDefault="00555546">
            <w:pPr>
              <w:spacing w:after="40"/>
              <w:rPr>
                <w:sz w:val="18"/>
                <w:szCs w:val="18"/>
              </w:rPr>
            </w:pPr>
            <w:r>
              <w:rPr>
                <w:sz w:val="18"/>
                <w:szCs w:val="18"/>
              </w:rPr>
              <w:t xml:space="preserve">Request where </w:t>
            </w:r>
            <w:proofErr w:type="spellStart"/>
            <w:r>
              <w:rPr>
                <w:sz w:val="18"/>
                <w:szCs w:val="18"/>
              </w:rPr>
              <w:t>RefNum</w:t>
            </w:r>
            <w:proofErr w:type="spellEnd"/>
            <w:r>
              <w:rPr>
                <w:sz w:val="18"/>
                <w:szCs w:val="18"/>
              </w:rPr>
              <w:t xml:space="preserve"> = ?</w:t>
            </w:r>
          </w:p>
        </w:tc>
        <w:tc>
          <w:tcPr>
            <w:tcW w:w="2600" w:type="dxa"/>
          </w:tcPr>
          <w:p w14:paraId="7E0B359B" w14:textId="77777777" w:rsidR="00284DEA" w:rsidRDefault="00555546">
            <w:pPr>
              <w:spacing w:after="40"/>
              <w:rPr>
                <w:sz w:val="18"/>
                <w:szCs w:val="18"/>
              </w:rPr>
            </w:pPr>
            <w:r>
              <w:rPr>
                <w:sz w:val="18"/>
                <w:szCs w:val="18"/>
              </w:rPr>
              <w:t xml:space="preserve">Unique index on </w:t>
            </w:r>
            <w:proofErr w:type="spellStart"/>
            <w:r>
              <w:rPr>
                <w:sz w:val="18"/>
                <w:szCs w:val="18"/>
              </w:rPr>
              <w:t>RefNum</w:t>
            </w:r>
            <w:proofErr w:type="spellEnd"/>
          </w:p>
        </w:tc>
      </w:tr>
      <w:tr w:rsidR="00284DEA" w14:paraId="679DDE07" w14:textId="77777777">
        <w:trPr>
          <w:cantSplit/>
        </w:trPr>
        <w:tc>
          <w:tcPr>
            <w:tcW w:w="2200" w:type="dxa"/>
          </w:tcPr>
          <w:p w14:paraId="210C742B" w14:textId="77777777" w:rsidR="00284DEA" w:rsidRDefault="00555546">
            <w:pPr>
              <w:spacing w:after="40"/>
              <w:rPr>
                <w:sz w:val="18"/>
                <w:szCs w:val="18"/>
              </w:rPr>
            </w:pPr>
            <w:r>
              <w:rPr>
                <w:sz w:val="18"/>
                <w:szCs w:val="18"/>
              </w:rPr>
              <w:t>Comments of a request</w:t>
            </w:r>
          </w:p>
        </w:tc>
        <w:tc>
          <w:tcPr>
            <w:tcW w:w="1500" w:type="dxa"/>
          </w:tcPr>
          <w:p w14:paraId="75D153CF" w14:textId="77777777" w:rsidR="00284DEA" w:rsidRDefault="00555546">
            <w:pPr>
              <w:spacing w:after="40"/>
              <w:rPr>
                <w:sz w:val="18"/>
                <w:szCs w:val="18"/>
              </w:rPr>
            </w:pPr>
            <w:r>
              <w:rPr>
                <w:sz w:val="18"/>
                <w:szCs w:val="18"/>
              </w:rPr>
              <w:t>FR-007, FR-010</w:t>
            </w:r>
          </w:p>
        </w:tc>
        <w:tc>
          <w:tcPr>
            <w:tcW w:w="2716" w:type="dxa"/>
          </w:tcPr>
          <w:p w14:paraId="7A892342" w14:textId="77777777" w:rsidR="00284DEA" w:rsidRDefault="00555546">
            <w:pPr>
              <w:spacing w:after="40"/>
              <w:rPr>
                <w:sz w:val="18"/>
                <w:szCs w:val="18"/>
              </w:rPr>
            </w:pPr>
            <w:r>
              <w:rPr>
                <w:sz w:val="18"/>
                <w:szCs w:val="18"/>
              </w:rPr>
              <w:t>Comments for one request in time order</w:t>
            </w:r>
          </w:p>
        </w:tc>
        <w:tc>
          <w:tcPr>
            <w:tcW w:w="2600" w:type="dxa"/>
          </w:tcPr>
          <w:p w14:paraId="7A1A8CF0" w14:textId="77777777" w:rsidR="00284DEA" w:rsidRDefault="00555546">
            <w:pPr>
              <w:spacing w:after="40"/>
              <w:rPr>
                <w:sz w:val="18"/>
                <w:szCs w:val="18"/>
              </w:rPr>
            </w:pPr>
            <w:r>
              <w:rPr>
                <w:sz w:val="18"/>
                <w:szCs w:val="18"/>
              </w:rPr>
              <w:t>Index on comment (</w:t>
            </w:r>
            <w:proofErr w:type="spellStart"/>
            <w:r>
              <w:rPr>
                <w:sz w:val="18"/>
                <w:szCs w:val="18"/>
              </w:rPr>
              <w:t>req_id</w:t>
            </w:r>
            <w:proofErr w:type="spellEnd"/>
            <w:r>
              <w:rPr>
                <w:sz w:val="18"/>
                <w:szCs w:val="18"/>
              </w:rPr>
              <w:t xml:space="preserve">, </w:t>
            </w:r>
            <w:proofErr w:type="spellStart"/>
            <w:r>
              <w:rPr>
                <w:sz w:val="18"/>
                <w:szCs w:val="18"/>
              </w:rPr>
              <w:t>created_at</w:t>
            </w:r>
            <w:proofErr w:type="spellEnd"/>
            <w:r>
              <w:rPr>
                <w:sz w:val="18"/>
                <w:szCs w:val="18"/>
              </w:rPr>
              <w:t>)</w:t>
            </w:r>
          </w:p>
        </w:tc>
      </w:tr>
      <w:tr w:rsidR="00284DEA" w14:paraId="73080CAA" w14:textId="77777777">
        <w:trPr>
          <w:cantSplit/>
        </w:trPr>
        <w:tc>
          <w:tcPr>
            <w:tcW w:w="2200" w:type="dxa"/>
          </w:tcPr>
          <w:p w14:paraId="2E5BA2B6" w14:textId="77777777" w:rsidR="00284DEA" w:rsidRDefault="00555546">
            <w:pPr>
              <w:spacing w:after="40"/>
              <w:rPr>
                <w:sz w:val="18"/>
                <w:szCs w:val="18"/>
              </w:rPr>
            </w:pPr>
            <w:r>
              <w:rPr>
                <w:sz w:val="18"/>
                <w:szCs w:val="18"/>
              </w:rPr>
              <w:t>Staff category scope</w:t>
            </w:r>
          </w:p>
        </w:tc>
        <w:tc>
          <w:tcPr>
            <w:tcW w:w="1500" w:type="dxa"/>
          </w:tcPr>
          <w:p w14:paraId="0C7DF6BD" w14:textId="77777777" w:rsidR="00284DEA" w:rsidRDefault="00555546">
            <w:pPr>
              <w:spacing w:after="40"/>
              <w:rPr>
                <w:sz w:val="18"/>
                <w:szCs w:val="18"/>
              </w:rPr>
            </w:pPr>
            <w:r>
              <w:rPr>
                <w:sz w:val="18"/>
                <w:szCs w:val="18"/>
              </w:rPr>
              <w:t>FR-005</w:t>
            </w:r>
          </w:p>
        </w:tc>
        <w:tc>
          <w:tcPr>
            <w:tcW w:w="2716" w:type="dxa"/>
          </w:tcPr>
          <w:p w14:paraId="576F633C" w14:textId="77777777" w:rsidR="00284DEA" w:rsidRDefault="00555546">
            <w:pPr>
              <w:spacing w:after="40"/>
              <w:rPr>
                <w:sz w:val="18"/>
                <w:szCs w:val="18"/>
              </w:rPr>
            </w:pPr>
            <w:r>
              <w:rPr>
                <w:sz w:val="18"/>
                <w:szCs w:val="18"/>
              </w:rPr>
              <w:t>Categories of a staff member; staff covering a category</w:t>
            </w:r>
          </w:p>
        </w:tc>
        <w:tc>
          <w:tcPr>
            <w:tcW w:w="2600" w:type="dxa"/>
          </w:tcPr>
          <w:p w14:paraId="673EE5F0" w14:textId="77777777" w:rsidR="00284DEA" w:rsidRDefault="00555546">
            <w:pPr>
              <w:spacing w:after="40"/>
              <w:rPr>
                <w:sz w:val="18"/>
                <w:szCs w:val="18"/>
              </w:rPr>
            </w:pPr>
            <w:r>
              <w:rPr>
                <w:sz w:val="18"/>
                <w:szCs w:val="18"/>
              </w:rPr>
              <w:t>Unique (</w:t>
            </w:r>
            <w:proofErr w:type="spellStart"/>
            <w:r>
              <w:rPr>
                <w:sz w:val="18"/>
                <w:szCs w:val="18"/>
              </w:rPr>
              <w:t>emp_id</w:t>
            </w:r>
            <w:proofErr w:type="spellEnd"/>
            <w:r>
              <w:rPr>
                <w:sz w:val="18"/>
                <w:szCs w:val="18"/>
              </w:rPr>
              <w:t xml:space="preserve">, </w:t>
            </w:r>
            <w:proofErr w:type="spellStart"/>
            <w:r>
              <w:rPr>
                <w:sz w:val="18"/>
                <w:szCs w:val="18"/>
              </w:rPr>
              <w:t>cat_id</w:t>
            </w:r>
            <w:proofErr w:type="spellEnd"/>
            <w:r>
              <w:rPr>
                <w:sz w:val="18"/>
                <w:szCs w:val="18"/>
              </w:rPr>
              <w:t xml:space="preserve">) and index on </w:t>
            </w:r>
            <w:proofErr w:type="spellStart"/>
            <w:r>
              <w:rPr>
                <w:sz w:val="18"/>
                <w:szCs w:val="18"/>
              </w:rPr>
              <w:t>handler_category</w:t>
            </w:r>
            <w:proofErr w:type="spellEnd"/>
            <w:r>
              <w:rPr>
                <w:sz w:val="18"/>
                <w:szCs w:val="18"/>
              </w:rPr>
              <w:t xml:space="preserve"> (</w:t>
            </w:r>
            <w:proofErr w:type="spellStart"/>
            <w:r>
              <w:rPr>
                <w:sz w:val="18"/>
                <w:szCs w:val="18"/>
              </w:rPr>
              <w:t>cat_id</w:t>
            </w:r>
            <w:proofErr w:type="spellEnd"/>
            <w:r>
              <w:rPr>
                <w:sz w:val="18"/>
                <w:szCs w:val="18"/>
              </w:rPr>
              <w:t>)</w:t>
            </w:r>
          </w:p>
        </w:tc>
      </w:tr>
      <w:tr w:rsidR="00284DEA" w14:paraId="0DBE1634" w14:textId="77777777">
        <w:trPr>
          <w:cantSplit/>
        </w:trPr>
        <w:tc>
          <w:tcPr>
            <w:tcW w:w="2200" w:type="dxa"/>
          </w:tcPr>
          <w:p w14:paraId="16DAC5DA" w14:textId="77777777" w:rsidR="00284DEA" w:rsidRDefault="00555546">
            <w:pPr>
              <w:spacing w:after="40"/>
              <w:rPr>
                <w:sz w:val="18"/>
                <w:szCs w:val="18"/>
              </w:rPr>
            </w:pPr>
            <w:r>
              <w:rPr>
                <w:sz w:val="18"/>
                <w:szCs w:val="18"/>
              </w:rPr>
              <w:t>Active handler of a request</w:t>
            </w:r>
          </w:p>
        </w:tc>
        <w:tc>
          <w:tcPr>
            <w:tcW w:w="1500" w:type="dxa"/>
          </w:tcPr>
          <w:p w14:paraId="61E50BD8" w14:textId="77777777" w:rsidR="00284DEA" w:rsidRDefault="00555546">
            <w:pPr>
              <w:spacing w:after="40"/>
              <w:rPr>
                <w:sz w:val="18"/>
                <w:szCs w:val="18"/>
              </w:rPr>
            </w:pPr>
            <w:r>
              <w:rPr>
                <w:sz w:val="18"/>
                <w:szCs w:val="18"/>
              </w:rPr>
              <w:t>FR-008</w:t>
            </w:r>
          </w:p>
        </w:tc>
        <w:tc>
          <w:tcPr>
            <w:tcW w:w="2716" w:type="dxa"/>
          </w:tcPr>
          <w:p w14:paraId="2B043A88" w14:textId="77777777" w:rsidR="00284DEA" w:rsidRDefault="00555546">
            <w:pPr>
              <w:spacing w:after="40"/>
              <w:rPr>
                <w:sz w:val="18"/>
                <w:szCs w:val="18"/>
              </w:rPr>
            </w:pPr>
            <w:r>
              <w:rPr>
                <w:sz w:val="18"/>
                <w:szCs w:val="18"/>
              </w:rPr>
              <w:t xml:space="preserve">The </w:t>
            </w:r>
            <w:proofErr w:type="spellStart"/>
            <w:r>
              <w:rPr>
                <w:sz w:val="18"/>
                <w:szCs w:val="18"/>
              </w:rPr>
              <w:t>request_handler</w:t>
            </w:r>
            <w:proofErr w:type="spellEnd"/>
            <w:r>
              <w:rPr>
                <w:sz w:val="18"/>
                <w:szCs w:val="18"/>
              </w:rPr>
              <w:t xml:space="preserve"> row without </w:t>
            </w:r>
            <w:proofErr w:type="spellStart"/>
            <w:r>
              <w:rPr>
                <w:sz w:val="18"/>
                <w:szCs w:val="18"/>
              </w:rPr>
              <w:t>unassigned_at</w:t>
            </w:r>
            <w:proofErr w:type="spellEnd"/>
          </w:p>
        </w:tc>
        <w:tc>
          <w:tcPr>
            <w:tcW w:w="2600" w:type="dxa"/>
          </w:tcPr>
          <w:p w14:paraId="5C463DCF" w14:textId="77777777" w:rsidR="00284DEA" w:rsidRDefault="00555546">
            <w:pPr>
              <w:spacing w:after="40"/>
              <w:rPr>
                <w:sz w:val="18"/>
                <w:szCs w:val="18"/>
              </w:rPr>
            </w:pPr>
            <w:r>
              <w:rPr>
                <w:sz w:val="18"/>
                <w:szCs w:val="18"/>
              </w:rPr>
              <w:t xml:space="preserve">Partial unique index </w:t>
            </w:r>
            <w:proofErr w:type="spellStart"/>
            <w:r>
              <w:rPr>
                <w:sz w:val="18"/>
                <w:szCs w:val="18"/>
              </w:rPr>
              <w:t>ux_request_handler_active</w:t>
            </w:r>
            <w:proofErr w:type="spellEnd"/>
            <w:r>
              <w:rPr>
                <w:sz w:val="18"/>
                <w:szCs w:val="18"/>
              </w:rPr>
              <w:t xml:space="preserve">; index on </w:t>
            </w:r>
            <w:proofErr w:type="spellStart"/>
            <w:r>
              <w:rPr>
                <w:sz w:val="18"/>
                <w:szCs w:val="18"/>
              </w:rPr>
              <w:t>request_handler</w:t>
            </w:r>
            <w:proofErr w:type="spellEnd"/>
            <w:r>
              <w:rPr>
                <w:sz w:val="18"/>
                <w:szCs w:val="18"/>
              </w:rPr>
              <w:t xml:space="preserve"> (</w:t>
            </w:r>
            <w:proofErr w:type="spellStart"/>
            <w:r>
              <w:rPr>
                <w:sz w:val="18"/>
                <w:szCs w:val="18"/>
              </w:rPr>
              <w:t>emp_id</w:t>
            </w:r>
            <w:proofErr w:type="spellEnd"/>
            <w:r>
              <w:rPr>
                <w:sz w:val="18"/>
                <w:szCs w:val="18"/>
              </w:rPr>
              <w:t>)</w:t>
            </w:r>
          </w:p>
        </w:tc>
      </w:tr>
      <w:tr w:rsidR="00284DEA" w14:paraId="187C2395" w14:textId="77777777">
        <w:trPr>
          <w:cantSplit/>
        </w:trPr>
        <w:tc>
          <w:tcPr>
            <w:tcW w:w="2200" w:type="dxa"/>
          </w:tcPr>
          <w:p w14:paraId="506680DD" w14:textId="77777777" w:rsidR="00284DEA" w:rsidRDefault="00555546">
            <w:pPr>
              <w:spacing w:after="40"/>
              <w:rPr>
                <w:sz w:val="18"/>
                <w:szCs w:val="18"/>
              </w:rPr>
            </w:pPr>
            <w:r>
              <w:rPr>
                <w:sz w:val="18"/>
                <w:szCs w:val="18"/>
              </w:rPr>
              <w:t>Sort by priority</w:t>
            </w:r>
          </w:p>
        </w:tc>
        <w:tc>
          <w:tcPr>
            <w:tcW w:w="1500" w:type="dxa"/>
          </w:tcPr>
          <w:p w14:paraId="076A6C11" w14:textId="77777777" w:rsidR="00284DEA" w:rsidRDefault="00555546">
            <w:pPr>
              <w:spacing w:after="40"/>
              <w:rPr>
                <w:sz w:val="18"/>
                <w:szCs w:val="18"/>
              </w:rPr>
            </w:pPr>
            <w:r>
              <w:rPr>
                <w:sz w:val="18"/>
                <w:szCs w:val="18"/>
              </w:rPr>
              <w:t>FR-006, FR-016</w:t>
            </w:r>
          </w:p>
        </w:tc>
        <w:tc>
          <w:tcPr>
            <w:tcW w:w="2716" w:type="dxa"/>
          </w:tcPr>
          <w:p w14:paraId="18C06A1F" w14:textId="77777777" w:rsidR="00284DEA" w:rsidRDefault="00555546">
            <w:pPr>
              <w:spacing w:after="40"/>
              <w:rPr>
                <w:sz w:val="18"/>
                <w:szCs w:val="18"/>
              </w:rPr>
            </w:pPr>
            <w:r>
              <w:rPr>
                <w:sz w:val="18"/>
                <w:szCs w:val="18"/>
              </w:rPr>
              <w:t>Order by priority (High, Medium, Low, unset)</w:t>
            </w:r>
          </w:p>
        </w:tc>
        <w:tc>
          <w:tcPr>
            <w:tcW w:w="2600" w:type="dxa"/>
          </w:tcPr>
          <w:p w14:paraId="28B3E59B" w14:textId="77777777" w:rsidR="00284DEA" w:rsidRDefault="00555546">
            <w:pPr>
              <w:spacing w:after="40"/>
              <w:rPr>
                <w:sz w:val="18"/>
                <w:szCs w:val="18"/>
              </w:rPr>
            </w:pPr>
            <w:r>
              <w:rPr>
                <w:sz w:val="18"/>
                <w:szCs w:val="18"/>
              </w:rPr>
              <w:t>Index on request (priority) (V4)</w:t>
            </w:r>
          </w:p>
        </w:tc>
      </w:tr>
      <w:tr w:rsidR="00284DEA" w14:paraId="2C5534FE" w14:textId="77777777">
        <w:trPr>
          <w:cantSplit/>
        </w:trPr>
        <w:tc>
          <w:tcPr>
            <w:tcW w:w="2200" w:type="dxa"/>
          </w:tcPr>
          <w:p w14:paraId="6D6DCE69" w14:textId="77777777" w:rsidR="00284DEA" w:rsidRDefault="00555546">
            <w:pPr>
              <w:spacing w:after="40"/>
              <w:rPr>
                <w:sz w:val="18"/>
                <w:szCs w:val="18"/>
              </w:rPr>
            </w:pPr>
            <w:r>
              <w:rPr>
                <w:sz w:val="18"/>
                <w:szCs w:val="18"/>
              </w:rPr>
              <w:t>Audit page, newest first</w:t>
            </w:r>
          </w:p>
        </w:tc>
        <w:tc>
          <w:tcPr>
            <w:tcW w:w="1500" w:type="dxa"/>
          </w:tcPr>
          <w:p w14:paraId="289496B2" w14:textId="77777777" w:rsidR="00284DEA" w:rsidRDefault="00555546">
            <w:pPr>
              <w:spacing w:after="40"/>
              <w:rPr>
                <w:sz w:val="18"/>
                <w:szCs w:val="18"/>
              </w:rPr>
            </w:pPr>
            <w:r>
              <w:rPr>
                <w:sz w:val="18"/>
                <w:szCs w:val="18"/>
              </w:rPr>
              <w:t>FR-007</w:t>
            </w:r>
          </w:p>
        </w:tc>
        <w:tc>
          <w:tcPr>
            <w:tcW w:w="2716" w:type="dxa"/>
          </w:tcPr>
          <w:p w14:paraId="6765EA93" w14:textId="77777777" w:rsidR="00284DEA" w:rsidRDefault="00555546">
            <w:pPr>
              <w:spacing w:after="40"/>
              <w:rPr>
                <w:sz w:val="18"/>
                <w:szCs w:val="18"/>
              </w:rPr>
            </w:pPr>
            <w:r>
              <w:rPr>
                <w:sz w:val="18"/>
                <w:szCs w:val="18"/>
              </w:rPr>
              <w:t>Latest changes across tables</w:t>
            </w:r>
          </w:p>
        </w:tc>
        <w:tc>
          <w:tcPr>
            <w:tcW w:w="2600" w:type="dxa"/>
          </w:tcPr>
          <w:p w14:paraId="4BE50748" w14:textId="77777777" w:rsidR="00284DEA" w:rsidRDefault="00555546">
            <w:pPr>
              <w:spacing w:after="40"/>
              <w:rPr>
                <w:sz w:val="18"/>
                <w:szCs w:val="18"/>
              </w:rPr>
            </w:pPr>
            <w:r>
              <w:rPr>
                <w:sz w:val="18"/>
                <w:szCs w:val="18"/>
              </w:rPr>
              <w:t xml:space="preserve">Index on </w:t>
            </w:r>
            <w:proofErr w:type="spellStart"/>
            <w:r>
              <w:rPr>
                <w:sz w:val="18"/>
                <w:szCs w:val="18"/>
              </w:rPr>
              <w:t>audit_entry</w:t>
            </w:r>
            <w:proofErr w:type="spellEnd"/>
            <w:r>
              <w:rPr>
                <w:sz w:val="18"/>
                <w:szCs w:val="18"/>
              </w:rPr>
              <w:t xml:space="preserve"> (</w:t>
            </w:r>
            <w:proofErr w:type="spellStart"/>
            <w:r>
              <w:rPr>
                <w:sz w:val="18"/>
                <w:szCs w:val="18"/>
              </w:rPr>
              <w:t>changed_at</w:t>
            </w:r>
            <w:proofErr w:type="spellEnd"/>
            <w:r>
              <w:rPr>
                <w:sz w:val="18"/>
                <w:szCs w:val="18"/>
              </w:rPr>
              <w:t>)</w:t>
            </w:r>
          </w:p>
        </w:tc>
      </w:tr>
    </w:tbl>
    <w:p w14:paraId="5BDEB3F6" w14:textId="77777777" w:rsidR="00284DEA" w:rsidRDefault="00284DEA">
      <w:pPr>
        <w:spacing w:after="0"/>
      </w:pPr>
    </w:p>
    <w:p w14:paraId="09AACD58" w14:textId="77777777" w:rsidR="00284DEA" w:rsidRDefault="00555546">
      <w:pPr>
        <w:pStyle w:val="Heading2"/>
      </w:pPr>
      <w:bookmarkStart w:id="64" w:name="_Toc243252239"/>
      <w:r>
        <w:lastRenderedPageBreak/>
        <w:t>Scalability, Availability, Single Points of Failure and Backup</w:t>
      </w:r>
      <w:bookmarkEnd w:id="64"/>
    </w:p>
    <w:tbl>
      <w:tblPr>
        <w:tblStyle w:val="TableGrid"/>
        <w:tblW w:w="9016" w:type="dxa"/>
        <w:tblLayout w:type="fixed"/>
        <w:tblLook w:val="04A0" w:firstRow="1" w:lastRow="0" w:firstColumn="1" w:lastColumn="0" w:noHBand="0" w:noVBand="1"/>
      </w:tblPr>
      <w:tblGrid>
        <w:gridCol w:w="1700"/>
        <w:gridCol w:w="2400"/>
        <w:gridCol w:w="2400"/>
        <w:gridCol w:w="2516"/>
      </w:tblGrid>
      <w:tr w:rsidR="00284DEA" w14:paraId="001D0CF0" w14:textId="77777777">
        <w:trPr>
          <w:cantSplit/>
          <w:tblHeader/>
        </w:trPr>
        <w:tc>
          <w:tcPr>
            <w:tcW w:w="1700" w:type="dxa"/>
            <w:shd w:val="clear" w:color="auto" w:fill="002060"/>
          </w:tcPr>
          <w:p w14:paraId="78946ECC" w14:textId="77777777" w:rsidR="00284DEA" w:rsidRDefault="00555546">
            <w:pPr>
              <w:spacing w:after="40"/>
              <w:rPr>
                <w:sz w:val="18"/>
                <w:szCs w:val="18"/>
              </w:rPr>
            </w:pPr>
            <w:r>
              <w:rPr>
                <w:b/>
                <w:bCs/>
                <w:color w:val="FFFFFF"/>
                <w:sz w:val="18"/>
                <w:szCs w:val="18"/>
              </w:rPr>
              <w:t>Concern</w:t>
            </w:r>
          </w:p>
        </w:tc>
        <w:tc>
          <w:tcPr>
            <w:tcW w:w="2400" w:type="dxa"/>
            <w:shd w:val="clear" w:color="auto" w:fill="002060"/>
          </w:tcPr>
          <w:p w14:paraId="716B9366" w14:textId="77777777" w:rsidR="00284DEA" w:rsidRDefault="00555546">
            <w:pPr>
              <w:spacing w:after="40"/>
              <w:rPr>
                <w:sz w:val="18"/>
                <w:szCs w:val="18"/>
              </w:rPr>
            </w:pPr>
            <w:r>
              <w:rPr>
                <w:b/>
                <w:bCs/>
                <w:color w:val="FFFFFF"/>
                <w:sz w:val="18"/>
                <w:szCs w:val="18"/>
              </w:rPr>
              <w:t>Current position</w:t>
            </w:r>
          </w:p>
        </w:tc>
        <w:tc>
          <w:tcPr>
            <w:tcW w:w="2400" w:type="dxa"/>
            <w:shd w:val="clear" w:color="auto" w:fill="002060"/>
          </w:tcPr>
          <w:p w14:paraId="4702A3AB" w14:textId="77777777" w:rsidR="00284DEA" w:rsidRDefault="00555546">
            <w:pPr>
              <w:spacing w:after="40"/>
              <w:rPr>
                <w:sz w:val="18"/>
                <w:szCs w:val="18"/>
              </w:rPr>
            </w:pPr>
            <w:r>
              <w:rPr>
                <w:b/>
                <w:bCs/>
                <w:color w:val="FFFFFF"/>
                <w:sz w:val="18"/>
                <w:szCs w:val="18"/>
              </w:rPr>
              <w:t>Why this is accepted now</w:t>
            </w:r>
          </w:p>
        </w:tc>
        <w:tc>
          <w:tcPr>
            <w:tcW w:w="2516" w:type="dxa"/>
            <w:shd w:val="clear" w:color="auto" w:fill="002060"/>
          </w:tcPr>
          <w:p w14:paraId="4B4DBB73" w14:textId="77777777" w:rsidR="00284DEA" w:rsidRDefault="00555546">
            <w:pPr>
              <w:spacing w:after="40"/>
              <w:rPr>
                <w:sz w:val="18"/>
                <w:szCs w:val="18"/>
              </w:rPr>
            </w:pPr>
            <w:r>
              <w:rPr>
                <w:b/>
                <w:bCs/>
                <w:color w:val="FFFFFF"/>
                <w:sz w:val="18"/>
                <w:szCs w:val="18"/>
              </w:rPr>
              <w:t>Mitigation / when revisited</w:t>
            </w:r>
          </w:p>
        </w:tc>
      </w:tr>
      <w:tr w:rsidR="00284DEA" w14:paraId="2227B0E7" w14:textId="77777777">
        <w:trPr>
          <w:cantSplit/>
        </w:trPr>
        <w:tc>
          <w:tcPr>
            <w:tcW w:w="1700" w:type="dxa"/>
          </w:tcPr>
          <w:p w14:paraId="758604B6" w14:textId="77777777" w:rsidR="00284DEA" w:rsidRDefault="00555546">
            <w:pPr>
              <w:spacing w:after="40"/>
              <w:rPr>
                <w:sz w:val="18"/>
                <w:szCs w:val="18"/>
              </w:rPr>
            </w:pPr>
            <w:r>
              <w:rPr>
                <w:sz w:val="18"/>
                <w:szCs w:val="18"/>
              </w:rPr>
              <w:t>Database is a single point of failure</w:t>
            </w:r>
          </w:p>
        </w:tc>
        <w:tc>
          <w:tcPr>
            <w:tcW w:w="2400" w:type="dxa"/>
          </w:tcPr>
          <w:p w14:paraId="316FBCCB" w14:textId="77777777" w:rsidR="00284DEA" w:rsidRDefault="00555546">
            <w:pPr>
              <w:spacing w:after="40"/>
              <w:rPr>
                <w:sz w:val="18"/>
                <w:szCs w:val="18"/>
              </w:rPr>
            </w:pPr>
            <w:r>
              <w:rPr>
                <w:sz w:val="18"/>
                <w:szCs w:val="18"/>
              </w:rPr>
              <w:t xml:space="preserve">One </w:t>
            </w:r>
            <w:proofErr w:type="spellStart"/>
            <w:r>
              <w:rPr>
                <w:sz w:val="18"/>
                <w:szCs w:val="18"/>
              </w:rPr>
              <w:t>Supabase</w:t>
            </w:r>
            <w:proofErr w:type="spellEnd"/>
            <w:r>
              <w:rPr>
                <w:sz w:val="18"/>
                <w:szCs w:val="18"/>
              </w:rPr>
              <w:t xml:space="preserve"> PostgreSQL database. If it is down or paused, the whole application is down.</w:t>
            </w:r>
          </w:p>
        </w:tc>
        <w:tc>
          <w:tcPr>
            <w:tcW w:w="2400" w:type="dxa"/>
          </w:tcPr>
          <w:p w14:paraId="26AA9795" w14:textId="77777777" w:rsidR="00284DEA" w:rsidRDefault="00555546">
            <w:pPr>
              <w:spacing w:after="40"/>
              <w:rPr>
                <w:sz w:val="18"/>
                <w:szCs w:val="18"/>
              </w:rPr>
            </w:pPr>
            <w:r>
              <w:rPr>
                <w:sz w:val="18"/>
                <w:szCs w:val="18"/>
              </w:rPr>
              <w:t>NFR-005 only requires availability during demos; up to 20 users; replicas are not on the free plan (Cost constraint).</w:t>
            </w:r>
          </w:p>
        </w:tc>
        <w:tc>
          <w:tcPr>
            <w:tcW w:w="2516" w:type="dxa"/>
          </w:tcPr>
          <w:p w14:paraId="7985EED1" w14:textId="77777777" w:rsidR="00284DEA" w:rsidRDefault="00555546">
            <w:pPr>
              <w:spacing w:after="40"/>
              <w:rPr>
                <w:sz w:val="18"/>
                <w:szCs w:val="18"/>
              </w:rPr>
            </w:pPr>
            <w:r>
              <w:rPr>
                <w:sz w:val="18"/>
                <w:szCs w:val="18"/>
              </w:rPr>
              <w:t>Health check the day before each demo (the free project pauses after 1 week of inactivity (</w:t>
            </w:r>
            <w:proofErr w:type="spellStart"/>
            <w:r>
              <w:rPr>
                <w:sz w:val="18"/>
                <w:szCs w:val="18"/>
              </w:rPr>
              <w:t>Supabase</w:t>
            </w:r>
            <w:proofErr w:type="spellEnd"/>
            <w:r>
              <w:rPr>
                <w:sz w:val="18"/>
                <w:szCs w:val="18"/>
              </w:rPr>
              <w:t xml:space="preserve">, 2026a)). Revisit replicas if </w:t>
            </w:r>
            <w:proofErr w:type="spellStart"/>
            <w:r>
              <w:rPr>
                <w:sz w:val="18"/>
                <w:szCs w:val="18"/>
              </w:rPr>
              <w:t>CivicConnect</w:t>
            </w:r>
            <w:proofErr w:type="spellEnd"/>
            <w:r>
              <w:rPr>
                <w:sz w:val="18"/>
                <w:szCs w:val="18"/>
              </w:rPr>
              <w:t xml:space="preserve"> confirms uptime targets.</w:t>
            </w:r>
          </w:p>
        </w:tc>
      </w:tr>
      <w:tr w:rsidR="00284DEA" w14:paraId="756529CC" w14:textId="77777777">
        <w:trPr>
          <w:cantSplit/>
        </w:trPr>
        <w:tc>
          <w:tcPr>
            <w:tcW w:w="1700" w:type="dxa"/>
          </w:tcPr>
          <w:p w14:paraId="67BA53D3" w14:textId="77777777" w:rsidR="00284DEA" w:rsidRDefault="00555546">
            <w:pPr>
              <w:spacing w:after="40"/>
              <w:rPr>
                <w:sz w:val="18"/>
                <w:szCs w:val="18"/>
              </w:rPr>
            </w:pPr>
            <w:r>
              <w:rPr>
                <w:sz w:val="18"/>
                <w:szCs w:val="18"/>
              </w:rPr>
              <w:t>Database bottleneck</w:t>
            </w:r>
          </w:p>
        </w:tc>
        <w:tc>
          <w:tcPr>
            <w:tcW w:w="2400" w:type="dxa"/>
          </w:tcPr>
          <w:p w14:paraId="722EB18C" w14:textId="032AA976" w:rsidR="00284DEA" w:rsidRDefault="00555546">
            <w:pPr>
              <w:spacing w:after="40"/>
              <w:rPr>
                <w:sz w:val="18"/>
                <w:szCs w:val="18"/>
              </w:rPr>
            </w:pPr>
            <w:r>
              <w:rPr>
                <w:sz w:val="18"/>
                <w:szCs w:val="18"/>
              </w:rPr>
              <w:t xml:space="preserve">All modules share one database. Each application instance has a </w:t>
            </w:r>
            <w:proofErr w:type="spellStart"/>
            <w:r>
              <w:rPr>
                <w:sz w:val="18"/>
                <w:szCs w:val="18"/>
              </w:rPr>
              <w:t>HikariCP</w:t>
            </w:r>
            <w:proofErr w:type="spellEnd"/>
            <w:r>
              <w:rPr>
                <w:sz w:val="18"/>
                <w:szCs w:val="18"/>
              </w:rPr>
              <w:t xml:space="preserve"> pool of 10 connections. The </w:t>
            </w:r>
            <w:proofErr w:type="spellStart"/>
            <w:r>
              <w:rPr>
                <w:sz w:val="18"/>
                <w:szCs w:val="18"/>
              </w:rPr>
              <w:t>Supabase</w:t>
            </w:r>
            <w:proofErr w:type="spellEnd"/>
            <w:r>
              <w:rPr>
                <w:sz w:val="18"/>
                <w:szCs w:val="18"/>
              </w:rPr>
              <w:t xml:space="preserve"> session pooler allows 20 connections per user and database (raised from the Nano default of 15 on 18/10/2026, D-39) and 200 client connections; Flyway connects as </w:t>
            </w:r>
            <w:proofErr w:type="spellStart"/>
            <w:r>
              <w:rPr>
                <w:sz w:val="18"/>
                <w:szCs w:val="18"/>
              </w:rPr>
              <w:t>postgres</w:t>
            </w:r>
            <w:proofErr w:type="spellEnd"/>
            <w:r>
              <w:rPr>
                <w:sz w:val="18"/>
                <w:szCs w:val="18"/>
              </w:rPr>
              <w:t>, which has its own pool.</w:t>
            </w:r>
          </w:p>
        </w:tc>
        <w:tc>
          <w:tcPr>
            <w:tcW w:w="2400" w:type="dxa"/>
          </w:tcPr>
          <w:p w14:paraId="045E3748" w14:textId="77777777" w:rsidR="00284DEA" w:rsidRDefault="00555546">
            <w:pPr>
              <w:spacing w:after="40"/>
              <w:rPr>
                <w:sz w:val="18"/>
                <w:szCs w:val="18"/>
              </w:rPr>
            </w:pPr>
            <w:r>
              <w:rPr>
                <w:sz w:val="18"/>
                <w:szCs w:val="18"/>
              </w:rPr>
              <w:t>Load is low at pilot scale, and the indexes above keep queries short.</w:t>
            </w:r>
          </w:p>
        </w:tc>
        <w:tc>
          <w:tcPr>
            <w:tcW w:w="2516" w:type="dxa"/>
          </w:tcPr>
          <w:p w14:paraId="2D7B7C88" w14:textId="473C4BE8" w:rsidR="00284DEA" w:rsidRDefault="00555546">
            <w:pPr>
              <w:spacing w:after="40"/>
              <w:rPr>
                <w:sz w:val="18"/>
                <w:szCs w:val="18"/>
              </w:rPr>
            </w:pPr>
            <w:r>
              <w:rPr>
                <w:sz w:val="18"/>
                <w:szCs w:val="18"/>
              </w:rPr>
              <w:t xml:space="preserve">Measured at M3: the pool is the first limit under load (stress probe). During a deploy the old and new instance together use up to 20 connections as </w:t>
            </w:r>
            <w:proofErr w:type="spellStart"/>
            <w:r>
              <w:rPr>
                <w:sz w:val="18"/>
                <w:szCs w:val="18"/>
              </w:rPr>
              <w:t>civicconnect_app</w:t>
            </w:r>
            <w:proofErr w:type="spellEnd"/>
            <w:r>
              <w:rPr>
                <w:sz w:val="18"/>
                <w:szCs w:val="18"/>
              </w:rPr>
              <w:t xml:space="preserve"> - exactly the pooler limit (D-39) - so the application pool must not go above 10 unless the pooler pool size is raised too. If reports slow down request handling, move Reporting queries to a read replica or summary table.</w:t>
            </w:r>
          </w:p>
        </w:tc>
      </w:tr>
      <w:tr w:rsidR="00284DEA" w14:paraId="3692C84D" w14:textId="77777777">
        <w:trPr>
          <w:cantSplit/>
        </w:trPr>
        <w:tc>
          <w:tcPr>
            <w:tcW w:w="1700" w:type="dxa"/>
          </w:tcPr>
          <w:p w14:paraId="45016062" w14:textId="77777777" w:rsidR="00284DEA" w:rsidRDefault="00555546">
            <w:pPr>
              <w:spacing w:after="40"/>
              <w:rPr>
                <w:sz w:val="18"/>
                <w:szCs w:val="18"/>
              </w:rPr>
            </w:pPr>
            <w:r>
              <w:rPr>
                <w:sz w:val="18"/>
                <w:szCs w:val="18"/>
              </w:rPr>
              <w:t>Data growth</w:t>
            </w:r>
          </w:p>
        </w:tc>
        <w:tc>
          <w:tcPr>
            <w:tcW w:w="2400" w:type="dxa"/>
          </w:tcPr>
          <w:p w14:paraId="60DB7162" w14:textId="77777777" w:rsidR="00284DEA" w:rsidRDefault="00555546">
            <w:pPr>
              <w:spacing w:after="40"/>
              <w:rPr>
                <w:sz w:val="18"/>
                <w:szCs w:val="18"/>
              </w:rPr>
            </w:pPr>
            <w:r>
              <w:rPr>
                <w:sz w:val="18"/>
                <w:szCs w:val="18"/>
              </w:rPr>
              <w:t xml:space="preserve">No volume figures from </w:t>
            </w:r>
            <w:proofErr w:type="spellStart"/>
            <w:r>
              <w:rPr>
                <w:sz w:val="18"/>
                <w:szCs w:val="18"/>
              </w:rPr>
              <w:t>CivicConnect</w:t>
            </w:r>
            <w:proofErr w:type="spellEnd"/>
            <w:r>
              <w:rPr>
                <w:sz w:val="18"/>
                <w:szCs w:val="18"/>
              </w:rPr>
              <w:t xml:space="preserve"> yet. Working assumption: under 10 000 requests a year, with around 5-10 audit entries per request.</w:t>
            </w:r>
          </w:p>
        </w:tc>
        <w:tc>
          <w:tcPr>
            <w:tcW w:w="2400" w:type="dxa"/>
          </w:tcPr>
          <w:p w14:paraId="5D999803" w14:textId="77777777" w:rsidR="00284DEA" w:rsidRDefault="00555546">
            <w:pPr>
              <w:spacing w:after="40"/>
              <w:rPr>
                <w:sz w:val="18"/>
                <w:szCs w:val="18"/>
              </w:rPr>
            </w:pPr>
            <w:r>
              <w:rPr>
                <w:sz w:val="18"/>
                <w:szCs w:val="18"/>
              </w:rPr>
              <w:t>This is small for PostgreSQL and well inside the 500 MB free-plan database limit (</w:t>
            </w:r>
            <w:proofErr w:type="spellStart"/>
            <w:r>
              <w:rPr>
                <w:sz w:val="18"/>
                <w:szCs w:val="18"/>
              </w:rPr>
              <w:t>Supabase</w:t>
            </w:r>
            <w:proofErr w:type="spellEnd"/>
            <w:r>
              <w:rPr>
                <w:sz w:val="18"/>
                <w:szCs w:val="18"/>
              </w:rPr>
              <w:t>, 2026a). No hard-coded limits (NFR-009).</w:t>
            </w:r>
          </w:p>
        </w:tc>
        <w:tc>
          <w:tcPr>
            <w:tcW w:w="2516" w:type="dxa"/>
          </w:tcPr>
          <w:p w14:paraId="68699C01" w14:textId="77777777" w:rsidR="00284DEA" w:rsidRDefault="00555546">
            <w:pPr>
              <w:spacing w:after="40"/>
              <w:rPr>
                <w:sz w:val="18"/>
                <w:szCs w:val="18"/>
              </w:rPr>
            </w:pPr>
            <w:r>
              <w:rPr>
                <w:sz w:val="18"/>
                <w:szCs w:val="18"/>
              </w:rPr>
              <w:t xml:space="preserve">Monitor database size in </w:t>
            </w:r>
            <w:proofErr w:type="spellStart"/>
            <w:r>
              <w:rPr>
                <w:sz w:val="18"/>
                <w:szCs w:val="18"/>
              </w:rPr>
              <w:t>Supabase</w:t>
            </w:r>
            <w:proofErr w:type="spellEnd"/>
            <w:r>
              <w:rPr>
                <w:sz w:val="18"/>
                <w:szCs w:val="18"/>
              </w:rPr>
              <w:t>. Archive closed requests once a POPIA retention period is agreed.</w:t>
            </w:r>
          </w:p>
        </w:tc>
      </w:tr>
      <w:tr w:rsidR="00284DEA" w14:paraId="66BFA0B2" w14:textId="77777777">
        <w:trPr>
          <w:cantSplit/>
        </w:trPr>
        <w:tc>
          <w:tcPr>
            <w:tcW w:w="1700" w:type="dxa"/>
          </w:tcPr>
          <w:p w14:paraId="381B0811" w14:textId="77777777" w:rsidR="00284DEA" w:rsidRDefault="00555546">
            <w:pPr>
              <w:spacing w:after="40"/>
              <w:rPr>
                <w:sz w:val="18"/>
                <w:szCs w:val="18"/>
              </w:rPr>
            </w:pPr>
            <w:r>
              <w:rPr>
                <w:sz w:val="18"/>
                <w:szCs w:val="18"/>
              </w:rPr>
              <w:t>Backup and recovery</w:t>
            </w:r>
          </w:p>
        </w:tc>
        <w:tc>
          <w:tcPr>
            <w:tcW w:w="2400" w:type="dxa"/>
          </w:tcPr>
          <w:p w14:paraId="001142B4" w14:textId="77777777" w:rsidR="00284DEA" w:rsidRDefault="00555546">
            <w:pPr>
              <w:spacing w:after="40"/>
              <w:rPr>
                <w:sz w:val="18"/>
                <w:szCs w:val="18"/>
              </w:rPr>
            </w:pPr>
            <w:r>
              <w:rPr>
                <w:sz w:val="18"/>
                <w:szCs w:val="18"/>
              </w:rPr>
              <w:t xml:space="preserve">The </w:t>
            </w:r>
            <w:proofErr w:type="spellStart"/>
            <w:r>
              <w:rPr>
                <w:sz w:val="18"/>
                <w:szCs w:val="18"/>
              </w:rPr>
              <w:t>Supabase</w:t>
            </w:r>
            <w:proofErr w:type="spellEnd"/>
            <w:r>
              <w:rPr>
                <w:sz w:val="18"/>
                <w:szCs w:val="18"/>
              </w:rPr>
              <w:t xml:space="preserve"> free plan has no automatic backups or point-in-time recovery (</w:t>
            </w:r>
            <w:proofErr w:type="spellStart"/>
            <w:r>
              <w:rPr>
                <w:sz w:val="18"/>
                <w:szCs w:val="18"/>
              </w:rPr>
              <w:t>Supabase</w:t>
            </w:r>
            <w:proofErr w:type="spellEnd"/>
            <w:r>
              <w:rPr>
                <w:sz w:val="18"/>
                <w:szCs w:val="18"/>
              </w:rPr>
              <w:t>, 2026a).</w:t>
            </w:r>
          </w:p>
        </w:tc>
        <w:tc>
          <w:tcPr>
            <w:tcW w:w="2400" w:type="dxa"/>
          </w:tcPr>
          <w:p w14:paraId="3138B4A8" w14:textId="77777777" w:rsidR="00284DEA" w:rsidRDefault="00555546">
            <w:pPr>
              <w:spacing w:after="40"/>
              <w:rPr>
                <w:sz w:val="18"/>
                <w:szCs w:val="18"/>
              </w:rPr>
            </w:pPr>
            <w:r>
              <w:rPr>
                <w:sz w:val="18"/>
                <w:szCs w:val="18"/>
              </w:rPr>
              <w:t>Paid backups conflict with the Cost constraint.</w:t>
            </w:r>
          </w:p>
        </w:tc>
        <w:tc>
          <w:tcPr>
            <w:tcW w:w="2516" w:type="dxa"/>
          </w:tcPr>
          <w:p w14:paraId="67774C86" w14:textId="77777777" w:rsidR="00284DEA" w:rsidRDefault="00555546">
            <w:pPr>
              <w:spacing w:after="40"/>
              <w:rPr>
                <w:sz w:val="18"/>
                <w:szCs w:val="18"/>
              </w:rPr>
            </w:pPr>
            <w:r>
              <w:rPr>
                <w:sz w:val="18"/>
                <w:szCs w:val="18"/>
              </w:rPr>
              <w:t xml:space="preserve">Manual </w:t>
            </w:r>
            <w:proofErr w:type="spellStart"/>
            <w:r>
              <w:rPr>
                <w:sz w:val="18"/>
                <w:szCs w:val="18"/>
              </w:rPr>
              <w:t>pg_dump</w:t>
            </w:r>
            <w:proofErr w:type="spellEnd"/>
            <w:r>
              <w:rPr>
                <w:sz w:val="18"/>
                <w:szCs w:val="18"/>
              </w:rPr>
              <w:t xml:space="preserve"> before every milestone and before any migration on </w:t>
            </w:r>
            <w:proofErr w:type="spellStart"/>
            <w:r>
              <w:rPr>
                <w:sz w:val="18"/>
                <w:szCs w:val="18"/>
              </w:rPr>
              <w:t>Supabase</w:t>
            </w:r>
            <w:proofErr w:type="spellEnd"/>
            <w:r>
              <w:rPr>
                <w:sz w:val="18"/>
                <w:szCs w:val="18"/>
              </w:rPr>
              <w:t>, stored outside the repository. Test one restore before the final presentation.</w:t>
            </w:r>
          </w:p>
        </w:tc>
      </w:tr>
      <w:tr w:rsidR="00284DEA" w14:paraId="480C3A71" w14:textId="77777777">
        <w:trPr>
          <w:cantSplit/>
        </w:trPr>
        <w:tc>
          <w:tcPr>
            <w:tcW w:w="1700" w:type="dxa"/>
          </w:tcPr>
          <w:p w14:paraId="6084BBB5" w14:textId="77777777" w:rsidR="00284DEA" w:rsidRDefault="00555546">
            <w:pPr>
              <w:spacing w:after="40"/>
              <w:rPr>
                <w:sz w:val="18"/>
                <w:szCs w:val="18"/>
              </w:rPr>
            </w:pPr>
            <w:r>
              <w:rPr>
                <w:sz w:val="18"/>
                <w:szCs w:val="18"/>
              </w:rPr>
              <w:t>Attachments (FR-001)</w:t>
            </w:r>
          </w:p>
        </w:tc>
        <w:tc>
          <w:tcPr>
            <w:tcW w:w="2400" w:type="dxa"/>
          </w:tcPr>
          <w:p w14:paraId="5F21EFEF" w14:textId="77777777" w:rsidR="00284DEA" w:rsidRDefault="00555546">
            <w:pPr>
              <w:spacing w:after="40"/>
              <w:rPr>
                <w:sz w:val="18"/>
                <w:szCs w:val="18"/>
              </w:rPr>
            </w:pPr>
            <w:r>
              <w:rPr>
                <w:sz w:val="18"/>
                <w:szCs w:val="18"/>
              </w:rPr>
              <w:t xml:space="preserve">The database only stores </w:t>
            </w:r>
            <w:proofErr w:type="spellStart"/>
            <w:r>
              <w:rPr>
                <w:sz w:val="18"/>
                <w:szCs w:val="18"/>
              </w:rPr>
              <w:t>AttachmentUrl</w:t>
            </w:r>
            <w:proofErr w:type="spellEnd"/>
            <w:r>
              <w:rPr>
                <w:sz w:val="18"/>
                <w:szCs w:val="18"/>
              </w:rPr>
              <w:t>, not the file itself.</w:t>
            </w:r>
          </w:p>
        </w:tc>
        <w:tc>
          <w:tcPr>
            <w:tcW w:w="2400" w:type="dxa"/>
          </w:tcPr>
          <w:p w14:paraId="33FE9438" w14:textId="77777777" w:rsidR="00284DEA" w:rsidRDefault="00555546">
            <w:pPr>
              <w:spacing w:after="40"/>
              <w:rPr>
                <w:sz w:val="18"/>
                <w:szCs w:val="18"/>
              </w:rPr>
            </w:pPr>
            <w:r>
              <w:rPr>
                <w:sz w:val="18"/>
                <w:szCs w:val="18"/>
              </w:rPr>
              <w:t>Keeps the database small.</w:t>
            </w:r>
          </w:p>
        </w:tc>
        <w:tc>
          <w:tcPr>
            <w:tcW w:w="2516" w:type="dxa"/>
          </w:tcPr>
          <w:p w14:paraId="4888ED81" w14:textId="77777777" w:rsidR="00284DEA" w:rsidRDefault="00555546">
            <w:pPr>
              <w:spacing w:after="40"/>
              <w:rPr>
                <w:sz w:val="18"/>
                <w:szCs w:val="18"/>
              </w:rPr>
            </w:pPr>
            <w:r>
              <w:rPr>
                <w:sz w:val="18"/>
                <w:szCs w:val="18"/>
              </w:rPr>
              <w:t>Where files are stored is deferred together with attachment hardening (Deferred Scope). Free app hosts often lose local files on restart, so files will not be stored on the app server.</w:t>
            </w:r>
          </w:p>
        </w:tc>
      </w:tr>
      <w:tr w:rsidR="00284DEA" w14:paraId="77064434" w14:textId="77777777">
        <w:trPr>
          <w:cantSplit/>
        </w:trPr>
        <w:tc>
          <w:tcPr>
            <w:tcW w:w="1700" w:type="dxa"/>
          </w:tcPr>
          <w:p w14:paraId="182ACCF5" w14:textId="77777777" w:rsidR="00284DEA" w:rsidRDefault="00555546">
            <w:pPr>
              <w:spacing w:after="40"/>
              <w:rPr>
                <w:sz w:val="18"/>
                <w:szCs w:val="18"/>
              </w:rPr>
            </w:pPr>
            <w:r>
              <w:rPr>
                <w:sz w:val="18"/>
                <w:szCs w:val="18"/>
              </w:rPr>
              <w:t>Application tier</w:t>
            </w:r>
          </w:p>
        </w:tc>
        <w:tc>
          <w:tcPr>
            <w:tcW w:w="2400" w:type="dxa"/>
          </w:tcPr>
          <w:p w14:paraId="3D05868E" w14:textId="77777777" w:rsidR="00284DEA" w:rsidRDefault="00555546">
            <w:pPr>
              <w:spacing w:after="40"/>
              <w:rPr>
                <w:sz w:val="18"/>
                <w:szCs w:val="18"/>
              </w:rPr>
            </w:pPr>
            <w:r>
              <w:rPr>
                <w:sz w:val="18"/>
                <w:szCs w:val="18"/>
              </w:rPr>
              <w:t>One application instance.</w:t>
            </w:r>
          </w:p>
        </w:tc>
        <w:tc>
          <w:tcPr>
            <w:tcW w:w="2400" w:type="dxa"/>
          </w:tcPr>
          <w:p w14:paraId="1807CE3B" w14:textId="77777777" w:rsidR="00284DEA" w:rsidRDefault="005F16F0">
            <w:pPr>
              <w:spacing w:after="40"/>
              <w:rPr>
                <w:sz w:val="18"/>
                <w:szCs w:val="18"/>
              </w:rPr>
            </w:pPr>
            <w:r>
              <w:rPr>
                <w:sz w:val="18"/>
                <w:szCs w:val="18"/>
              </w:rPr>
              <w:t>Stateless JWT authentication (DEC-010) means no user session is kept on the server.</w:t>
            </w:r>
          </w:p>
        </w:tc>
        <w:tc>
          <w:tcPr>
            <w:tcW w:w="2516" w:type="dxa"/>
          </w:tcPr>
          <w:p w14:paraId="7E7F5C56" w14:textId="77777777" w:rsidR="00284DEA" w:rsidRDefault="00555546">
            <w:pPr>
              <w:spacing w:after="40"/>
              <w:rPr>
                <w:sz w:val="18"/>
                <w:szCs w:val="18"/>
              </w:rPr>
            </w:pPr>
            <w:r>
              <w:rPr>
                <w:sz w:val="18"/>
                <w:szCs w:val="18"/>
              </w:rPr>
              <w:t>A second instance could be added later without code changes.</w:t>
            </w:r>
          </w:p>
        </w:tc>
      </w:tr>
    </w:tbl>
    <w:p w14:paraId="46736D8F" w14:textId="77777777" w:rsidR="00284DEA" w:rsidRDefault="00284DEA">
      <w:pPr>
        <w:spacing w:after="0"/>
      </w:pPr>
    </w:p>
    <w:p w14:paraId="553EEBBA" w14:textId="77777777" w:rsidR="00284DEA" w:rsidRDefault="00555546">
      <w:pPr>
        <w:pStyle w:val="Heading2"/>
      </w:pPr>
      <w:bookmarkStart w:id="65" w:name="_Toc243252240"/>
      <w:r>
        <w:t>Data Sensitivity and POPIA</w:t>
      </w:r>
      <w:bookmarkEnd w:id="65"/>
    </w:p>
    <w:p w14:paraId="69E6242C" w14:textId="77777777" w:rsidR="00284DEA" w:rsidRDefault="00555546">
      <w:r>
        <w:t xml:space="preserve">Personal information in the model is: client and employee names, emails and phone numbers, and possibly the description and location of a request. Credentials are only stored as </w:t>
      </w:r>
      <w:proofErr w:type="spellStart"/>
      <w:r>
        <w:t>BCrypt</w:t>
      </w:r>
      <w:proofErr w:type="spellEnd"/>
      <w:r>
        <w:t xml:space="preserve"> hashes. Categories, statuses and timestamps are not personal. To comply with POPIA (ASR-005) we:</w:t>
      </w:r>
    </w:p>
    <w:p w14:paraId="3D069183" w14:textId="77777777" w:rsidR="00284DEA" w:rsidRDefault="00555546">
      <w:pPr>
        <w:spacing w:after="60"/>
      </w:pPr>
      <w:r>
        <w:lastRenderedPageBreak/>
        <w:t xml:space="preserve">- Removed fields no requirement uses: </w:t>
      </w:r>
      <w:proofErr w:type="spellStart"/>
      <w:r>
        <w:t>DateOfBirth</w:t>
      </w:r>
      <w:proofErr w:type="spellEnd"/>
      <w:r>
        <w:t xml:space="preserve"> from Client and Employee, and Street, Area, City and </w:t>
      </w:r>
      <w:proofErr w:type="spellStart"/>
      <w:r>
        <w:t>PostalCode</w:t>
      </w:r>
      <w:proofErr w:type="spellEnd"/>
      <w:r>
        <w:t xml:space="preserve"> from Employee (data </w:t>
      </w:r>
      <w:proofErr w:type="spellStart"/>
      <w:r>
        <w:t>minimisation</w:t>
      </w:r>
      <w:proofErr w:type="spellEnd"/>
      <w:r>
        <w:t>).</w:t>
      </w:r>
    </w:p>
    <w:p w14:paraId="40092D26" w14:textId="77777777" w:rsidR="00284DEA" w:rsidRDefault="00555546">
      <w:pPr>
        <w:spacing w:after="60"/>
      </w:pPr>
      <w:r>
        <w:t xml:space="preserve">- Enforce access on the server (Spring Security + category scope + </w:t>
      </w:r>
      <w:proofErr w:type="spellStart"/>
      <w:r>
        <w:t>RequesterId</w:t>
      </w:r>
      <w:proofErr w:type="spellEnd"/>
      <w:r>
        <w:t xml:space="preserve"> filter), not only in the Angular UI.</w:t>
      </w:r>
    </w:p>
    <w:p w14:paraId="3B15ED7C" w14:textId="77777777" w:rsidR="00284DEA" w:rsidRDefault="00555546">
      <w:pPr>
        <w:spacing w:after="60"/>
      </w:pPr>
      <w:r>
        <w:t>- Keep management reports to aggregate counts with no personal fields (resolves the Management vs POPIA stakeholder conflict and R-03).</w:t>
      </w:r>
    </w:p>
    <w:p w14:paraId="5344905A" w14:textId="77777777" w:rsidR="00284DEA" w:rsidRDefault="00555546">
      <w:pPr>
        <w:spacing w:after="60"/>
      </w:pPr>
      <w:r>
        <w:t xml:space="preserve">- Keep database credentials in environment variables, keep our tables out of </w:t>
      </w:r>
      <w:proofErr w:type="spellStart"/>
      <w:r>
        <w:t>Supabase's</w:t>
      </w:r>
      <w:proofErr w:type="spellEnd"/>
      <w:r>
        <w:t xml:space="preserve"> exposed Data API schema, and use TLS for the database connection.</w:t>
      </w:r>
    </w:p>
    <w:p w14:paraId="0862B287" w14:textId="77777777" w:rsidR="00284DEA" w:rsidRDefault="00555546">
      <w:pPr>
        <w:spacing w:after="60"/>
      </w:pPr>
      <w:r>
        <w:t>- Defer (and record as open): the retention period for closed requests and audit data, and the process for deleting/</w:t>
      </w:r>
      <w:proofErr w:type="spellStart"/>
      <w:r>
        <w:t>anonymising</w:t>
      </w:r>
      <w:proofErr w:type="spellEnd"/>
      <w:r>
        <w:t xml:space="preserve"> a client's data on request.</w:t>
      </w:r>
    </w:p>
    <w:p w14:paraId="4D6792C0" w14:textId="77777777" w:rsidR="009B2676" w:rsidRDefault="00555546">
      <w:pPr>
        <w:spacing w:after="120"/>
      </w:pPr>
      <w:r>
        <w:rPr>
          <w:b/>
          <w:bCs/>
        </w:rPr>
        <w:t>M3:</w:t>
      </w:r>
      <w:r>
        <w:t xml:space="preserve"> client and employee date of birth and employee address columns are still stored and returned (ERD v2 change 1 was not done). Recorded as technical debt TD-03 for a team decision. M4 decision (CR-022): the employee columns stay, because the scenario does not mention an existing HR or employee database, so this application is the only record of its staff. The client date of birth had no purpose and was removed by V8__drop_client_date_of_birth.sql (TD-03 resolved). Audit rows written before V8 keep the old value, because the audit trail is append-only; the </w:t>
      </w:r>
      <w:proofErr w:type="spellStart"/>
      <w:r>
        <w:t>audit_log</w:t>
      </w:r>
      <w:proofErr w:type="spellEnd"/>
      <w:r>
        <w:t xml:space="preserve"> view masks it. Database controls as built: each user type has its own database role with table and column grants (V3); row level security limits requesters to their own account, requests and visible comments (V6); the </w:t>
      </w:r>
      <w:proofErr w:type="spellStart"/>
      <w:r>
        <w:t>audit_log</w:t>
      </w:r>
      <w:proofErr w:type="spellEnd"/>
      <w:r>
        <w:t xml:space="preserve"> view masks client names, emails, phone numbers and dates of birth for staff and management (C-08); password hashes are never copied into the audit trail.</w:t>
      </w:r>
    </w:p>
    <w:p w14:paraId="1975A1F3" w14:textId="77777777" w:rsidR="00284DEA" w:rsidRDefault="00555546">
      <w:pPr>
        <w:pStyle w:val="Heading2"/>
      </w:pPr>
      <w:bookmarkStart w:id="66" w:name="_Toc243252241"/>
      <w:r>
        <w:t>Changes from the Initial ERD</w:t>
      </w:r>
      <w:bookmarkEnd w:id="66"/>
    </w:p>
    <w:p w14:paraId="50D2A4B8" w14:textId="77777777" w:rsidR="00284DEA" w:rsidRDefault="00555546">
      <w:r>
        <w:t>The ERD in PED v1.2 was reviewed against the requirements and ASRs. These changes were made for ERD v2 (shown in red in Figure 3):</w:t>
      </w:r>
    </w:p>
    <w:tbl>
      <w:tblPr>
        <w:tblStyle w:val="TableGrid"/>
        <w:tblW w:w="9016" w:type="dxa"/>
        <w:tblLayout w:type="fixed"/>
        <w:tblLook w:val="04A0" w:firstRow="1" w:lastRow="0" w:firstColumn="1" w:lastColumn="0" w:noHBand="0" w:noVBand="1"/>
      </w:tblPr>
      <w:tblGrid>
        <w:gridCol w:w="400"/>
        <w:gridCol w:w="3100"/>
        <w:gridCol w:w="3616"/>
        <w:gridCol w:w="1900"/>
      </w:tblGrid>
      <w:tr w:rsidR="00284DEA" w14:paraId="2749B83D" w14:textId="77777777">
        <w:trPr>
          <w:cantSplit/>
          <w:tblHeader/>
        </w:trPr>
        <w:tc>
          <w:tcPr>
            <w:tcW w:w="400" w:type="dxa"/>
            <w:shd w:val="clear" w:color="auto" w:fill="002060"/>
          </w:tcPr>
          <w:p w14:paraId="3C05FE96" w14:textId="77777777" w:rsidR="00284DEA" w:rsidRDefault="00555546">
            <w:pPr>
              <w:spacing w:after="40"/>
              <w:rPr>
                <w:sz w:val="18"/>
                <w:szCs w:val="18"/>
              </w:rPr>
            </w:pPr>
            <w:r>
              <w:rPr>
                <w:b/>
                <w:bCs/>
                <w:color w:val="FFFFFF"/>
                <w:sz w:val="18"/>
                <w:szCs w:val="18"/>
              </w:rPr>
              <w:t>#</w:t>
            </w:r>
          </w:p>
        </w:tc>
        <w:tc>
          <w:tcPr>
            <w:tcW w:w="3100" w:type="dxa"/>
            <w:shd w:val="clear" w:color="auto" w:fill="002060"/>
          </w:tcPr>
          <w:p w14:paraId="4D048EDE" w14:textId="77777777" w:rsidR="00284DEA" w:rsidRDefault="00555546">
            <w:pPr>
              <w:spacing w:after="40"/>
              <w:rPr>
                <w:sz w:val="18"/>
                <w:szCs w:val="18"/>
              </w:rPr>
            </w:pPr>
            <w:r>
              <w:rPr>
                <w:b/>
                <w:bCs/>
                <w:color w:val="FFFFFF"/>
                <w:sz w:val="18"/>
                <w:szCs w:val="18"/>
              </w:rPr>
              <w:t>Change</w:t>
            </w:r>
          </w:p>
        </w:tc>
        <w:tc>
          <w:tcPr>
            <w:tcW w:w="3616" w:type="dxa"/>
            <w:shd w:val="clear" w:color="auto" w:fill="002060"/>
          </w:tcPr>
          <w:p w14:paraId="42E9B456" w14:textId="77777777" w:rsidR="00284DEA" w:rsidRDefault="00555546">
            <w:pPr>
              <w:spacing w:after="40"/>
              <w:rPr>
                <w:sz w:val="18"/>
                <w:szCs w:val="18"/>
              </w:rPr>
            </w:pPr>
            <w:r>
              <w:rPr>
                <w:b/>
                <w:bCs/>
                <w:color w:val="FFFFFF"/>
                <w:sz w:val="18"/>
                <w:szCs w:val="18"/>
              </w:rPr>
              <w:t>Reason</w:t>
            </w:r>
          </w:p>
        </w:tc>
        <w:tc>
          <w:tcPr>
            <w:tcW w:w="1900" w:type="dxa"/>
            <w:shd w:val="clear" w:color="auto" w:fill="002060"/>
          </w:tcPr>
          <w:p w14:paraId="1AB83158" w14:textId="77777777" w:rsidR="00284DEA" w:rsidRDefault="00555546">
            <w:pPr>
              <w:spacing w:after="40"/>
              <w:rPr>
                <w:sz w:val="18"/>
                <w:szCs w:val="18"/>
              </w:rPr>
            </w:pPr>
            <w:r>
              <w:rPr>
                <w:b/>
                <w:bCs/>
                <w:color w:val="FFFFFF"/>
                <w:sz w:val="18"/>
                <w:szCs w:val="18"/>
              </w:rPr>
              <w:t>Traces to</w:t>
            </w:r>
          </w:p>
        </w:tc>
      </w:tr>
      <w:tr w:rsidR="00284DEA" w14:paraId="232F34D1" w14:textId="77777777">
        <w:trPr>
          <w:cantSplit/>
        </w:trPr>
        <w:tc>
          <w:tcPr>
            <w:tcW w:w="400" w:type="dxa"/>
          </w:tcPr>
          <w:p w14:paraId="522DC9A3" w14:textId="77777777" w:rsidR="00284DEA" w:rsidRDefault="00555546">
            <w:pPr>
              <w:spacing w:after="40"/>
              <w:rPr>
                <w:sz w:val="18"/>
                <w:szCs w:val="18"/>
              </w:rPr>
            </w:pPr>
            <w:r>
              <w:rPr>
                <w:sz w:val="18"/>
                <w:szCs w:val="18"/>
              </w:rPr>
              <w:t>1</w:t>
            </w:r>
          </w:p>
        </w:tc>
        <w:tc>
          <w:tcPr>
            <w:tcW w:w="3100" w:type="dxa"/>
          </w:tcPr>
          <w:p w14:paraId="419D4503" w14:textId="77777777" w:rsidR="00284DEA" w:rsidRDefault="00555546">
            <w:pPr>
              <w:spacing w:after="40"/>
              <w:rPr>
                <w:sz w:val="18"/>
                <w:szCs w:val="18"/>
              </w:rPr>
            </w:pPr>
            <w:r>
              <w:rPr>
                <w:sz w:val="18"/>
                <w:szCs w:val="18"/>
              </w:rPr>
              <w:t xml:space="preserve">Removed </w:t>
            </w:r>
            <w:proofErr w:type="spellStart"/>
            <w:r>
              <w:rPr>
                <w:sz w:val="18"/>
                <w:szCs w:val="18"/>
              </w:rPr>
              <w:t>DateOfBirth</w:t>
            </w:r>
            <w:proofErr w:type="spellEnd"/>
            <w:r>
              <w:rPr>
                <w:sz w:val="18"/>
                <w:szCs w:val="18"/>
              </w:rPr>
              <w:t xml:space="preserve"> (Client, Employee) and Street, Area, City, </w:t>
            </w:r>
            <w:proofErr w:type="spellStart"/>
            <w:r>
              <w:rPr>
                <w:sz w:val="18"/>
                <w:szCs w:val="18"/>
              </w:rPr>
              <w:t>PostalCode</w:t>
            </w:r>
            <w:proofErr w:type="spellEnd"/>
            <w:r>
              <w:rPr>
                <w:sz w:val="18"/>
                <w:szCs w:val="18"/>
              </w:rPr>
              <w:t xml:space="preserve"> (Employee).</w:t>
            </w:r>
          </w:p>
        </w:tc>
        <w:tc>
          <w:tcPr>
            <w:tcW w:w="3616" w:type="dxa"/>
          </w:tcPr>
          <w:p w14:paraId="496D52EA" w14:textId="77777777" w:rsidR="00284DEA" w:rsidRDefault="00555546">
            <w:pPr>
              <w:spacing w:after="40"/>
              <w:rPr>
                <w:sz w:val="18"/>
                <w:szCs w:val="18"/>
              </w:rPr>
            </w:pPr>
            <w:r>
              <w:rPr>
                <w:sz w:val="18"/>
                <w:szCs w:val="18"/>
              </w:rPr>
              <w:t xml:space="preserve">No requirement uses them; POPIA data </w:t>
            </w:r>
            <w:proofErr w:type="spellStart"/>
            <w:r>
              <w:rPr>
                <w:sz w:val="18"/>
                <w:szCs w:val="18"/>
              </w:rPr>
              <w:t>minimisation</w:t>
            </w:r>
            <w:proofErr w:type="spellEnd"/>
            <w:r>
              <w:rPr>
                <w:sz w:val="18"/>
                <w:szCs w:val="18"/>
              </w:rPr>
              <w:t>.</w:t>
            </w:r>
          </w:p>
        </w:tc>
        <w:tc>
          <w:tcPr>
            <w:tcW w:w="1900" w:type="dxa"/>
          </w:tcPr>
          <w:p w14:paraId="0212B826" w14:textId="77777777" w:rsidR="00284DEA" w:rsidRDefault="00555546">
            <w:pPr>
              <w:spacing w:after="40"/>
              <w:rPr>
                <w:sz w:val="18"/>
                <w:szCs w:val="18"/>
              </w:rPr>
            </w:pPr>
            <w:r>
              <w:rPr>
                <w:sz w:val="18"/>
                <w:szCs w:val="18"/>
              </w:rPr>
              <w:t>ASR-005, R-03</w:t>
            </w:r>
          </w:p>
        </w:tc>
      </w:tr>
      <w:tr w:rsidR="00284DEA" w14:paraId="0F69367C" w14:textId="77777777">
        <w:trPr>
          <w:cantSplit/>
        </w:trPr>
        <w:tc>
          <w:tcPr>
            <w:tcW w:w="400" w:type="dxa"/>
          </w:tcPr>
          <w:p w14:paraId="6509F371" w14:textId="77777777" w:rsidR="00284DEA" w:rsidRDefault="00555546">
            <w:pPr>
              <w:spacing w:after="40"/>
              <w:rPr>
                <w:sz w:val="18"/>
                <w:szCs w:val="18"/>
              </w:rPr>
            </w:pPr>
            <w:r>
              <w:rPr>
                <w:sz w:val="18"/>
                <w:szCs w:val="18"/>
              </w:rPr>
              <w:t>2</w:t>
            </w:r>
          </w:p>
        </w:tc>
        <w:tc>
          <w:tcPr>
            <w:tcW w:w="3100" w:type="dxa"/>
          </w:tcPr>
          <w:p w14:paraId="49CD2BC3" w14:textId="77777777" w:rsidR="00284DEA" w:rsidRDefault="00555546">
            <w:pPr>
              <w:spacing w:after="40"/>
              <w:rPr>
                <w:sz w:val="18"/>
                <w:szCs w:val="18"/>
              </w:rPr>
            </w:pPr>
            <w:r>
              <w:rPr>
                <w:sz w:val="18"/>
                <w:szCs w:val="18"/>
              </w:rPr>
              <w:t xml:space="preserve">Password renamed to </w:t>
            </w:r>
            <w:proofErr w:type="spellStart"/>
            <w:r>
              <w:rPr>
                <w:sz w:val="18"/>
                <w:szCs w:val="18"/>
              </w:rPr>
              <w:t>PasswordHash</w:t>
            </w:r>
            <w:proofErr w:type="spellEnd"/>
            <w:r>
              <w:rPr>
                <w:sz w:val="18"/>
                <w:szCs w:val="18"/>
              </w:rPr>
              <w:t>.</w:t>
            </w:r>
          </w:p>
        </w:tc>
        <w:tc>
          <w:tcPr>
            <w:tcW w:w="3616" w:type="dxa"/>
          </w:tcPr>
          <w:p w14:paraId="5F14BF64" w14:textId="77777777" w:rsidR="00284DEA" w:rsidRDefault="00555546">
            <w:pPr>
              <w:spacing w:after="40"/>
              <w:rPr>
                <w:sz w:val="18"/>
                <w:szCs w:val="18"/>
              </w:rPr>
            </w:pPr>
            <w:r>
              <w:rPr>
                <w:sz w:val="18"/>
                <w:szCs w:val="18"/>
              </w:rPr>
              <w:t>Makes it clear only a hash is stored.</w:t>
            </w:r>
          </w:p>
        </w:tc>
        <w:tc>
          <w:tcPr>
            <w:tcW w:w="1900" w:type="dxa"/>
          </w:tcPr>
          <w:p w14:paraId="39FF3A38" w14:textId="77777777" w:rsidR="00284DEA" w:rsidRDefault="00555546">
            <w:pPr>
              <w:spacing w:after="40"/>
              <w:rPr>
                <w:sz w:val="18"/>
                <w:szCs w:val="18"/>
              </w:rPr>
            </w:pPr>
            <w:r>
              <w:rPr>
                <w:sz w:val="18"/>
                <w:szCs w:val="18"/>
              </w:rPr>
              <w:t>NFR-002</w:t>
            </w:r>
          </w:p>
        </w:tc>
      </w:tr>
      <w:tr w:rsidR="00284DEA" w14:paraId="66AC0F9B" w14:textId="77777777">
        <w:trPr>
          <w:cantSplit/>
        </w:trPr>
        <w:tc>
          <w:tcPr>
            <w:tcW w:w="400" w:type="dxa"/>
          </w:tcPr>
          <w:p w14:paraId="525BF91B" w14:textId="77777777" w:rsidR="00284DEA" w:rsidRDefault="00555546">
            <w:pPr>
              <w:spacing w:after="40"/>
              <w:rPr>
                <w:sz w:val="18"/>
                <w:szCs w:val="18"/>
              </w:rPr>
            </w:pPr>
            <w:r>
              <w:rPr>
                <w:sz w:val="18"/>
                <w:szCs w:val="18"/>
              </w:rPr>
              <w:t>3</w:t>
            </w:r>
          </w:p>
        </w:tc>
        <w:tc>
          <w:tcPr>
            <w:tcW w:w="3100" w:type="dxa"/>
          </w:tcPr>
          <w:p w14:paraId="2D705448" w14:textId="77777777" w:rsidR="00284DEA" w:rsidRDefault="00555546">
            <w:pPr>
              <w:spacing w:after="40"/>
              <w:rPr>
                <w:sz w:val="18"/>
                <w:szCs w:val="18"/>
              </w:rPr>
            </w:pPr>
            <w:r>
              <w:rPr>
                <w:sz w:val="18"/>
                <w:szCs w:val="18"/>
              </w:rPr>
              <w:t>Added Active to Client and Employee.</w:t>
            </w:r>
          </w:p>
        </w:tc>
        <w:tc>
          <w:tcPr>
            <w:tcW w:w="3616" w:type="dxa"/>
          </w:tcPr>
          <w:p w14:paraId="495E0EF8" w14:textId="77777777" w:rsidR="00284DEA" w:rsidRDefault="00555546">
            <w:pPr>
              <w:spacing w:after="40"/>
              <w:rPr>
                <w:sz w:val="18"/>
                <w:szCs w:val="18"/>
              </w:rPr>
            </w:pPr>
            <w:r>
              <w:rPr>
                <w:sz w:val="18"/>
                <w:szCs w:val="18"/>
              </w:rPr>
              <w:t>Accounts are deactivated, not deleted, so audit history keeps valid foreign keys.</w:t>
            </w:r>
          </w:p>
        </w:tc>
        <w:tc>
          <w:tcPr>
            <w:tcW w:w="1900" w:type="dxa"/>
          </w:tcPr>
          <w:p w14:paraId="38711E81" w14:textId="77777777" w:rsidR="00284DEA" w:rsidRDefault="00555546">
            <w:pPr>
              <w:spacing w:after="40"/>
              <w:rPr>
                <w:sz w:val="18"/>
                <w:szCs w:val="18"/>
              </w:rPr>
            </w:pPr>
            <w:r>
              <w:rPr>
                <w:sz w:val="18"/>
                <w:szCs w:val="18"/>
              </w:rPr>
              <w:t>NFR-006</w:t>
            </w:r>
          </w:p>
        </w:tc>
      </w:tr>
      <w:tr w:rsidR="00284DEA" w14:paraId="4353F3E6" w14:textId="77777777">
        <w:trPr>
          <w:cantSplit/>
        </w:trPr>
        <w:tc>
          <w:tcPr>
            <w:tcW w:w="400" w:type="dxa"/>
          </w:tcPr>
          <w:p w14:paraId="71DF97DB" w14:textId="77777777" w:rsidR="00284DEA" w:rsidRDefault="00555546">
            <w:pPr>
              <w:spacing w:after="40"/>
              <w:rPr>
                <w:sz w:val="18"/>
                <w:szCs w:val="18"/>
              </w:rPr>
            </w:pPr>
            <w:r>
              <w:rPr>
                <w:sz w:val="18"/>
                <w:szCs w:val="18"/>
              </w:rPr>
              <w:t>4</w:t>
            </w:r>
          </w:p>
        </w:tc>
        <w:tc>
          <w:tcPr>
            <w:tcW w:w="3100" w:type="dxa"/>
          </w:tcPr>
          <w:p w14:paraId="29D191A3" w14:textId="77777777" w:rsidR="00284DEA" w:rsidRDefault="00555546">
            <w:pPr>
              <w:spacing w:after="40"/>
              <w:rPr>
                <w:sz w:val="18"/>
                <w:szCs w:val="18"/>
              </w:rPr>
            </w:pPr>
            <w:r>
              <w:rPr>
                <w:sz w:val="18"/>
                <w:szCs w:val="18"/>
              </w:rPr>
              <w:t>Added Priority to Request.</w:t>
            </w:r>
          </w:p>
        </w:tc>
        <w:tc>
          <w:tcPr>
            <w:tcW w:w="3616" w:type="dxa"/>
          </w:tcPr>
          <w:p w14:paraId="67CCF567" w14:textId="77777777" w:rsidR="00284DEA" w:rsidRDefault="00555546">
            <w:pPr>
              <w:spacing w:after="40"/>
              <w:rPr>
                <w:sz w:val="18"/>
                <w:szCs w:val="18"/>
              </w:rPr>
            </w:pPr>
            <w:r>
              <w:rPr>
                <w:sz w:val="18"/>
                <w:szCs w:val="18"/>
              </w:rPr>
              <w:t>DEC-003 decided managers assign priority, but the v1.2 ERD had nowhere to store it.</w:t>
            </w:r>
          </w:p>
        </w:tc>
        <w:tc>
          <w:tcPr>
            <w:tcW w:w="1900" w:type="dxa"/>
          </w:tcPr>
          <w:p w14:paraId="3CEF4C6E" w14:textId="77777777" w:rsidR="00284DEA" w:rsidRDefault="00555546">
            <w:pPr>
              <w:spacing w:after="40"/>
              <w:rPr>
                <w:sz w:val="18"/>
                <w:szCs w:val="18"/>
              </w:rPr>
            </w:pPr>
            <w:r>
              <w:rPr>
                <w:sz w:val="18"/>
                <w:szCs w:val="18"/>
              </w:rPr>
              <w:t>DEC-003</w:t>
            </w:r>
          </w:p>
        </w:tc>
      </w:tr>
      <w:tr w:rsidR="00284DEA" w14:paraId="292AAD2C" w14:textId="77777777">
        <w:trPr>
          <w:cantSplit/>
        </w:trPr>
        <w:tc>
          <w:tcPr>
            <w:tcW w:w="400" w:type="dxa"/>
          </w:tcPr>
          <w:p w14:paraId="06C09387" w14:textId="77777777" w:rsidR="00284DEA" w:rsidRDefault="00555546">
            <w:pPr>
              <w:spacing w:after="40"/>
              <w:rPr>
                <w:sz w:val="18"/>
                <w:szCs w:val="18"/>
              </w:rPr>
            </w:pPr>
            <w:r>
              <w:rPr>
                <w:sz w:val="18"/>
                <w:szCs w:val="18"/>
              </w:rPr>
              <w:t>5</w:t>
            </w:r>
          </w:p>
        </w:tc>
        <w:tc>
          <w:tcPr>
            <w:tcW w:w="3100" w:type="dxa"/>
          </w:tcPr>
          <w:p w14:paraId="24E854C5" w14:textId="77777777" w:rsidR="00284DEA" w:rsidRDefault="00555546">
            <w:pPr>
              <w:spacing w:after="40"/>
              <w:rPr>
                <w:sz w:val="18"/>
                <w:szCs w:val="18"/>
              </w:rPr>
            </w:pPr>
            <w:r>
              <w:rPr>
                <w:sz w:val="18"/>
                <w:szCs w:val="18"/>
              </w:rPr>
              <w:t>Added Version to Request.</w:t>
            </w:r>
          </w:p>
        </w:tc>
        <w:tc>
          <w:tcPr>
            <w:tcW w:w="3616" w:type="dxa"/>
          </w:tcPr>
          <w:p w14:paraId="0008E249" w14:textId="77777777" w:rsidR="00284DEA" w:rsidRDefault="00555546">
            <w:pPr>
              <w:spacing w:after="40"/>
              <w:rPr>
                <w:sz w:val="18"/>
                <w:szCs w:val="18"/>
              </w:rPr>
            </w:pPr>
            <w:r>
              <w:rPr>
                <w:sz w:val="18"/>
                <w:szCs w:val="18"/>
              </w:rPr>
              <w:t>Optimistic locking.</w:t>
            </w:r>
          </w:p>
        </w:tc>
        <w:tc>
          <w:tcPr>
            <w:tcW w:w="1900" w:type="dxa"/>
          </w:tcPr>
          <w:p w14:paraId="6FDDC064" w14:textId="77777777" w:rsidR="00284DEA" w:rsidRDefault="00555546">
            <w:pPr>
              <w:spacing w:after="40"/>
              <w:rPr>
                <w:sz w:val="18"/>
                <w:szCs w:val="18"/>
              </w:rPr>
            </w:pPr>
            <w:r>
              <w:rPr>
                <w:sz w:val="18"/>
                <w:szCs w:val="18"/>
              </w:rPr>
              <w:t>DEC-006, FR-008</w:t>
            </w:r>
          </w:p>
        </w:tc>
      </w:tr>
      <w:tr w:rsidR="00284DEA" w14:paraId="528796FC" w14:textId="77777777">
        <w:trPr>
          <w:cantSplit/>
        </w:trPr>
        <w:tc>
          <w:tcPr>
            <w:tcW w:w="400" w:type="dxa"/>
          </w:tcPr>
          <w:p w14:paraId="65424760" w14:textId="77777777" w:rsidR="00284DEA" w:rsidRDefault="00555546">
            <w:pPr>
              <w:spacing w:after="40"/>
              <w:rPr>
                <w:sz w:val="18"/>
                <w:szCs w:val="18"/>
              </w:rPr>
            </w:pPr>
            <w:r>
              <w:rPr>
                <w:sz w:val="18"/>
                <w:szCs w:val="18"/>
              </w:rPr>
              <w:t>6</w:t>
            </w:r>
          </w:p>
        </w:tc>
        <w:tc>
          <w:tcPr>
            <w:tcW w:w="3100" w:type="dxa"/>
          </w:tcPr>
          <w:p w14:paraId="3AB91846" w14:textId="77777777" w:rsidR="00284DEA" w:rsidRDefault="00555546">
            <w:pPr>
              <w:spacing w:after="40"/>
              <w:rPr>
                <w:sz w:val="18"/>
                <w:szCs w:val="18"/>
              </w:rPr>
            </w:pPr>
            <w:proofErr w:type="spellStart"/>
            <w:r>
              <w:rPr>
                <w:sz w:val="18"/>
                <w:szCs w:val="18"/>
              </w:rPr>
              <w:t>AuditEntry</w:t>
            </w:r>
            <w:proofErr w:type="spellEnd"/>
            <w:r>
              <w:rPr>
                <w:sz w:val="18"/>
                <w:szCs w:val="18"/>
              </w:rPr>
              <w:t xml:space="preserve">: </w:t>
            </w:r>
            <w:proofErr w:type="spellStart"/>
            <w:r>
              <w:rPr>
                <w:sz w:val="18"/>
                <w:szCs w:val="18"/>
              </w:rPr>
              <w:t>ComId</w:t>
            </w:r>
            <w:proofErr w:type="spellEnd"/>
            <w:r>
              <w:rPr>
                <w:sz w:val="18"/>
                <w:szCs w:val="18"/>
              </w:rPr>
              <w:t xml:space="preserve"> renamed </w:t>
            </w:r>
            <w:proofErr w:type="spellStart"/>
            <w:r>
              <w:rPr>
                <w:sz w:val="18"/>
                <w:szCs w:val="18"/>
              </w:rPr>
              <w:t>AuditId</w:t>
            </w:r>
            <w:proofErr w:type="spellEnd"/>
            <w:r>
              <w:rPr>
                <w:sz w:val="18"/>
                <w:szCs w:val="18"/>
              </w:rPr>
              <w:t xml:space="preserve">; added </w:t>
            </w:r>
            <w:proofErr w:type="spellStart"/>
            <w:r>
              <w:rPr>
                <w:sz w:val="18"/>
                <w:szCs w:val="18"/>
              </w:rPr>
              <w:t>FromStatus</w:t>
            </w:r>
            <w:proofErr w:type="spellEnd"/>
            <w:r>
              <w:rPr>
                <w:sz w:val="18"/>
                <w:szCs w:val="18"/>
              </w:rPr>
              <w:t xml:space="preserve">, </w:t>
            </w:r>
            <w:proofErr w:type="spellStart"/>
            <w:r>
              <w:rPr>
                <w:sz w:val="18"/>
                <w:szCs w:val="18"/>
              </w:rPr>
              <w:t>ToStatus</w:t>
            </w:r>
            <w:proofErr w:type="spellEnd"/>
            <w:r>
              <w:rPr>
                <w:sz w:val="18"/>
                <w:szCs w:val="18"/>
              </w:rPr>
              <w:t xml:space="preserve"> and </w:t>
            </w:r>
            <w:proofErr w:type="spellStart"/>
            <w:r>
              <w:rPr>
                <w:sz w:val="18"/>
                <w:szCs w:val="18"/>
              </w:rPr>
              <w:t>ClientId</w:t>
            </w:r>
            <w:proofErr w:type="spellEnd"/>
            <w:r>
              <w:rPr>
                <w:sz w:val="18"/>
                <w:szCs w:val="18"/>
              </w:rPr>
              <w:t xml:space="preserve"> (nullable).</w:t>
            </w:r>
          </w:p>
        </w:tc>
        <w:tc>
          <w:tcPr>
            <w:tcW w:w="3616" w:type="dxa"/>
          </w:tcPr>
          <w:p w14:paraId="69E50C92" w14:textId="77777777" w:rsidR="00284DEA" w:rsidRDefault="00555546">
            <w:pPr>
              <w:spacing w:after="40"/>
              <w:rPr>
                <w:sz w:val="18"/>
                <w:szCs w:val="18"/>
              </w:rPr>
            </w:pPr>
            <w:r>
              <w:rPr>
                <w:sz w:val="18"/>
                <w:szCs w:val="18"/>
              </w:rPr>
              <w:t>NFR-006 needs before/after state, and the requester's own actions (submitting) must be logged too.</w:t>
            </w:r>
          </w:p>
        </w:tc>
        <w:tc>
          <w:tcPr>
            <w:tcW w:w="1900" w:type="dxa"/>
          </w:tcPr>
          <w:p w14:paraId="13202066" w14:textId="77777777" w:rsidR="00284DEA" w:rsidRDefault="00555546">
            <w:pPr>
              <w:spacing w:after="40"/>
              <w:rPr>
                <w:sz w:val="18"/>
                <w:szCs w:val="18"/>
              </w:rPr>
            </w:pPr>
            <w:r>
              <w:rPr>
                <w:sz w:val="18"/>
                <w:szCs w:val="18"/>
              </w:rPr>
              <w:t>NFR-006, ASR-003</w:t>
            </w:r>
          </w:p>
        </w:tc>
      </w:tr>
      <w:tr w:rsidR="00284DEA" w14:paraId="5ABC67D5" w14:textId="77777777">
        <w:trPr>
          <w:cantSplit/>
        </w:trPr>
        <w:tc>
          <w:tcPr>
            <w:tcW w:w="400" w:type="dxa"/>
          </w:tcPr>
          <w:p w14:paraId="36B828A6" w14:textId="77777777" w:rsidR="00284DEA" w:rsidRDefault="00555546">
            <w:pPr>
              <w:spacing w:after="40"/>
              <w:rPr>
                <w:sz w:val="18"/>
                <w:szCs w:val="18"/>
              </w:rPr>
            </w:pPr>
            <w:r>
              <w:rPr>
                <w:sz w:val="18"/>
                <w:szCs w:val="18"/>
              </w:rPr>
              <w:t>7</w:t>
            </w:r>
          </w:p>
        </w:tc>
        <w:tc>
          <w:tcPr>
            <w:tcW w:w="3100" w:type="dxa"/>
          </w:tcPr>
          <w:p w14:paraId="51FC3FBF" w14:textId="77777777" w:rsidR="00284DEA" w:rsidRDefault="00555546">
            <w:pPr>
              <w:spacing w:after="40"/>
              <w:rPr>
                <w:sz w:val="18"/>
                <w:szCs w:val="18"/>
              </w:rPr>
            </w:pPr>
            <w:r>
              <w:rPr>
                <w:sz w:val="18"/>
                <w:szCs w:val="18"/>
              </w:rPr>
              <w:t xml:space="preserve">New </w:t>
            </w:r>
            <w:proofErr w:type="spellStart"/>
            <w:r>
              <w:rPr>
                <w:sz w:val="18"/>
                <w:szCs w:val="18"/>
              </w:rPr>
              <w:t>EmployeeCategory</w:t>
            </w:r>
            <w:proofErr w:type="spellEnd"/>
            <w:r>
              <w:rPr>
                <w:sz w:val="18"/>
                <w:szCs w:val="18"/>
              </w:rPr>
              <w:t xml:space="preserve"> table.</w:t>
            </w:r>
          </w:p>
        </w:tc>
        <w:tc>
          <w:tcPr>
            <w:tcW w:w="3616" w:type="dxa"/>
          </w:tcPr>
          <w:p w14:paraId="55265B40" w14:textId="77777777" w:rsidR="00284DEA" w:rsidRDefault="00555546">
            <w:pPr>
              <w:spacing w:after="40"/>
              <w:rPr>
                <w:sz w:val="18"/>
                <w:szCs w:val="18"/>
              </w:rPr>
            </w:pPr>
            <w:r>
              <w:rPr>
                <w:sz w:val="18"/>
                <w:szCs w:val="18"/>
              </w:rPr>
              <w:t>FR-005 limits staff to their assigned categories, which v1.2 could not store.</w:t>
            </w:r>
          </w:p>
        </w:tc>
        <w:tc>
          <w:tcPr>
            <w:tcW w:w="1900" w:type="dxa"/>
          </w:tcPr>
          <w:p w14:paraId="3B87906D" w14:textId="77777777" w:rsidR="00284DEA" w:rsidRDefault="00555546">
            <w:pPr>
              <w:spacing w:after="40"/>
              <w:rPr>
                <w:sz w:val="18"/>
                <w:szCs w:val="18"/>
              </w:rPr>
            </w:pPr>
            <w:r>
              <w:rPr>
                <w:sz w:val="18"/>
                <w:szCs w:val="18"/>
              </w:rPr>
              <w:t>FR-005, DEC-002</w:t>
            </w:r>
          </w:p>
        </w:tc>
      </w:tr>
      <w:tr w:rsidR="00284DEA" w14:paraId="43BFDC2A" w14:textId="77777777">
        <w:trPr>
          <w:cantSplit/>
        </w:trPr>
        <w:tc>
          <w:tcPr>
            <w:tcW w:w="400" w:type="dxa"/>
          </w:tcPr>
          <w:p w14:paraId="08E8461A" w14:textId="77777777" w:rsidR="00284DEA" w:rsidRDefault="00555546">
            <w:pPr>
              <w:spacing w:after="40"/>
              <w:rPr>
                <w:sz w:val="18"/>
                <w:szCs w:val="18"/>
              </w:rPr>
            </w:pPr>
            <w:r>
              <w:rPr>
                <w:sz w:val="18"/>
                <w:szCs w:val="18"/>
              </w:rPr>
              <w:t>8</w:t>
            </w:r>
          </w:p>
        </w:tc>
        <w:tc>
          <w:tcPr>
            <w:tcW w:w="3100" w:type="dxa"/>
          </w:tcPr>
          <w:p w14:paraId="51D60040" w14:textId="77777777" w:rsidR="00284DEA" w:rsidRDefault="00555546">
            <w:pPr>
              <w:spacing w:after="40"/>
              <w:rPr>
                <w:sz w:val="18"/>
                <w:szCs w:val="18"/>
              </w:rPr>
            </w:pPr>
            <w:proofErr w:type="spellStart"/>
            <w:r>
              <w:rPr>
                <w:sz w:val="18"/>
                <w:szCs w:val="18"/>
              </w:rPr>
              <w:t>RequestHandler</w:t>
            </w:r>
            <w:proofErr w:type="spellEnd"/>
            <w:r>
              <w:rPr>
                <w:sz w:val="18"/>
                <w:szCs w:val="18"/>
              </w:rPr>
              <w:t xml:space="preserve"> uses its own key (</w:t>
            </w:r>
            <w:proofErr w:type="spellStart"/>
            <w:r>
              <w:rPr>
                <w:sz w:val="18"/>
                <w:szCs w:val="18"/>
              </w:rPr>
              <w:t>ReqHandlerId</w:t>
            </w:r>
            <w:proofErr w:type="spellEnd"/>
            <w:r>
              <w:rPr>
                <w:sz w:val="18"/>
                <w:szCs w:val="18"/>
              </w:rPr>
              <w:t>) instead of the composite (</w:t>
            </w:r>
            <w:proofErr w:type="spellStart"/>
            <w:r>
              <w:rPr>
                <w:sz w:val="18"/>
                <w:szCs w:val="18"/>
              </w:rPr>
              <w:t>ReqId</w:t>
            </w:r>
            <w:proofErr w:type="spellEnd"/>
            <w:r>
              <w:rPr>
                <w:sz w:val="18"/>
                <w:szCs w:val="18"/>
              </w:rPr>
              <w:t xml:space="preserve">, </w:t>
            </w:r>
            <w:proofErr w:type="spellStart"/>
            <w:r>
              <w:rPr>
                <w:sz w:val="18"/>
                <w:szCs w:val="18"/>
              </w:rPr>
              <w:t>EmpId</w:t>
            </w:r>
            <w:proofErr w:type="spellEnd"/>
            <w:r>
              <w:rPr>
                <w:sz w:val="18"/>
                <w:szCs w:val="18"/>
              </w:rPr>
              <w:t>).</w:t>
            </w:r>
          </w:p>
        </w:tc>
        <w:tc>
          <w:tcPr>
            <w:tcW w:w="3616" w:type="dxa"/>
          </w:tcPr>
          <w:p w14:paraId="19D488EB" w14:textId="77777777" w:rsidR="00284DEA" w:rsidRDefault="00555546">
            <w:pPr>
              <w:spacing w:after="40"/>
              <w:rPr>
                <w:sz w:val="18"/>
                <w:szCs w:val="18"/>
              </w:rPr>
            </w:pPr>
            <w:r>
              <w:rPr>
                <w:sz w:val="18"/>
                <w:szCs w:val="18"/>
              </w:rPr>
              <w:t>The composite key stopped the same employee being reassigned to the same request a second time.</w:t>
            </w:r>
          </w:p>
        </w:tc>
        <w:tc>
          <w:tcPr>
            <w:tcW w:w="1900" w:type="dxa"/>
          </w:tcPr>
          <w:p w14:paraId="099567E8" w14:textId="77777777" w:rsidR="00284DEA" w:rsidRDefault="00555546">
            <w:pPr>
              <w:spacing w:after="40"/>
              <w:rPr>
                <w:sz w:val="18"/>
                <w:szCs w:val="18"/>
              </w:rPr>
            </w:pPr>
            <w:r>
              <w:rPr>
                <w:sz w:val="18"/>
                <w:szCs w:val="18"/>
              </w:rPr>
              <w:t>FR-008</w:t>
            </w:r>
          </w:p>
        </w:tc>
      </w:tr>
      <w:tr w:rsidR="00284DEA" w14:paraId="7F3C5AE9" w14:textId="77777777">
        <w:trPr>
          <w:cantSplit/>
        </w:trPr>
        <w:tc>
          <w:tcPr>
            <w:tcW w:w="400" w:type="dxa"/>
          </w:tcPr>
          <w:p w14:paraId="326E0988" w14:textId="77777777" w:rsidR="00284DEA" w:rsidRDefault="00555546">
            <w:pPr>
              <w:spacing w:after="40"/>
              <w:rPr>
                <w:sz w:val="18"/>
                <w:szCs w:val="18"/>
              </w:rPr>
            </w:pPr>
            <w:r>
              <w:rPr>
                <w:sz w:val="18"/>
                <w:szCs w:val="18"/>
              </w:rPr>
              <w:lastRenderedPageBreak/>
              <w:t>9</w:t>
            </w:r>
          </w:p>
        </w:tc>
        <w:tc>
          <w:tcPr>
            <w:tcW w:w="3100" w:type="dxa"/>
          </w:tcPr>
          <w:p w14:paraId="42706AD1" w14:textId="77777777" w:rsidR="00284DEA" w:rsidRDefault="00555546">
            <w:pPr>
              <w:spacing w:after="40"/>
              <w:rPr>
                <w:sz w:val="18"/>
                <w:szCs w:val="18"/>
              </w:rPr>
            </w:pPr>
            <w:r>
              <w:rPr>
                <w:sz w:val="18"/>
                <w:szCs w:val="18"/>
              </w:rPr>
              <w:t xml:space="preserve">Unique constraints on </w:t>
            </w:r>
            <w:proofErr w:type="spellStart"/>
            <w:r>
              <w:rPr>
                <w:sz w:val="18"/>
                <w:szCs w:val="18"/>
              </w:rPr>
              <w:t>RefNum</w:t>
            </w:r>
            <w:proofErr w:type="spellEnd"/>
            <w:r>
              <w:rPr>
                <w:sz w:val="18"/>
                <w:szCs w:val="18"/>
              </w:rPr>
              <w:t xml:space="preserve">, emails and </w:t>
            </w:r>
            <w:proofErr w:type="spellStart"/>
            <w:r>
              <w:rPr>
                <w:sz w:val="18"/>
                <w:szCs w:val="18"/>
              </w:rPr>
              <w:t>CatName</w:t>
            </w:r>
            <w:proofErr w:type="spellEnd"/>
            <w:r>
              <w:rPr>
                <w:sz w:val="18"/>
                <w:szCs w:val="18"/>
              </w:rPr>
              <w:t>.</w:t>
            </w:r>
          </w:p>
        </w:tc>
        <w:tc>
          <w:tcPr>
            <w:tcW w:w="3616" w:type="dxa"/>
          </w:tcPr>
          <w:p w14:paraId="6DBEA78B" w14:textId="77777777" w:rsidR="00284DEA" w:rsidRDefault="00555546">
            <w:pPr>
              <w:spacing w:after="40"/>
              <w:rPr>
                <w:sz w:val="18"/>
                <w:szCs w:val="18"/>
              </w:rPr>
            </w:pPr>
            <w:r>
              <w:rPr>
                <w:sz w:val="18"/>
                <w:szCs w:val="18"/>
              </w:rPr>
              <w:t xml:space="preserve">Prevents duplicate requests/accounts - one of </w:t>
            </w:r>
            <w:proofErr w:type="spellStart"/>
            <w:r>
              <w:rPr>
                <w:sz w:val="18"/>
                <w:szCs w:val="18"/>
              </w:rPr>
              <w:t>CivicConnect's</w:t>
            </w:r>
            <w:proofErr w:type="spellEnd"/>
            <w:r>
              <w:rPr>
                <w:sz w:val="18"/>
                <w:szCs w:val="18"/>
              </w:rPr>
              <w:t xml:space="preserve"> original problems.</w:t>
            </w:r>
          </w:p>
        </w:tc>
        <w:tc>
          <w:tcPr>
            <w:tcW w:w="1900" w:type="dxa"/>
          </w:tcPr>
          <w:p w14:paraId="462E749C" w14:textId="77777777" w:rsidR="00284DEA" w:rsidRDefault="00555546">
            <w:pPr>
              <w:spacing w:after="40"/>
              <w:rPr>
                <w:sz w:val="18"/>
                <w:szCs w:val="18"/>
              </w:rPr>
            </w:pPr>
            <w:r>
              <w:rPr>
                <w:sz w:val="18"/>
                <w:szCs w:val="18"/>
              </w:rPr>
              <w:t>FR-001, Problem Statement</w:t>
            </w:r>
          </w:p>
        </w:tc>
      </w:tr>
    </w:tbl>
    <w:p w14:paraId="49789F78" w14:textId="77777777" w:rsidR="0061682F" w:rsidRDefault="00555546">
      <w:r>
        <w:t>ERD v3 (M3) replaces ERD v2 in Figure 3. It is drawn from the schema as built (Flyway V1 to V7) and uses the physical table and column names. Differences from ERD v2:</w:t>
      </w:r>
    </w:p>
    <w:p w14:paraId="338A9E21" w14:textId="77777777" w:rsidR="0061682F" w:rsidRDefault="00555546">
      <w:r>
        <w:t xml:space="preserve">- Change 1 was not applied: </w:t>
      </w:r>
      <w:proofErr w:type="spellStart"/>
      <w:r>
        <w:t>date_of_birth</w:t>
      </w:r>
      <w:proofErr w:type="spellEnd"/>
      <w:r>
        <w:t xml:space="preserve"> (client, employee) and street, area, city and </w:t>
      </w:r>
      <w:proofErr w:type="spellStart"/>
      <w:r>
        <w:t>postal_code</w:t>
      </w:r>
      <w:proofErr w:type="spellEnd"/>
      <w:r>
        <w:t xml:space="preserve"> (employee) are still stored (TD-03). M4: V8 removed the client </w:t>
      </w:r>
      <w:proofErr w:type="spellStart"/>
      <w:r>
        <w:t>date_of_birth</w:t>
      </w:r>
      <w:proofErr w:type="spellEnd"/>
      <w:r>
        <w:t>; the employee fields are kept as the staff record (CR-022).</w:t>
      </w:r>
    </w:p>
    <w:p w14:paraId="67E1222A" w14:textId="77777777" w:rsidR="0061682F" w:rsidRDefault="00555546">
      <w:r>
        <w:t xml:space="preserve">- Change 2 was not applied: the column is still called password; it holds only the </w:t>
      </w:r>
      <w:proofErr w:type="spellStart"/>
      <w:r>
        <w:t>BCrypt</w:t>
      </w:r>
      <w:proofErr w:type="spellEnd"/>
      <w:r>
        <w:t xml:space="preserve"> hash (NFR-002).</w:t>
      </w:r>
    </w:p>
    <w:p w14:paraId="42E89EB7" w14:textId="77777777" w:rsidR="0061682F" w:rsidRDefault="00555546">
      <w:r>
        <w:t>- Change 5 was dropped: request has no version column; a row lock replaced optimistic locking (C-01).</w:t>
      </w:r>
    </w:p>
    <w:p w14:paraId="711DBD2D" w14:textId="77777777" w:rsidR="0061682F" w:rsidRDefault="00555546">
      <w:r>
        <w:t xml:space="preserve">- Change 6 was replaced: </w:t>
      </w:r>
      <w:proofErr w:type="spellStart"/>
      <w:r>
        <w:t>audit_entry</w:t>
      </w:r>
      <w:proofErr w:type="spellEnd"/>
      <w:r>
        <w:t xml:space="preserve"> is the change log written by a database trigger for each audited table (</w:t>
      </w:r>
      <w:proofErr w:type="spellStart"/>
      <w:r>
        <w:t>table_name</w:t>
      </w:r>
      <w:proofErr w:type="spellEnd"/>
      <w:r>
        <w:t xml:space="preserve">, operation, </w:t>
      </w:r>
      <w:proofErr w:type="spellStart"/>
      <w:r>
        <w:t>record_id</w:t>
      </w:r>
      <w:proofErr w:type="spellEnd"/>
      <w:r>
        <w:t xml:space="preserve">, </w:t>
      </w:r>
      <w:proofErr w:type="spellStart"/>
      <w:r>
        <w:t>old_data</w:t>
      </w:r>
      <w:proofErr w:type="spellEnd"/>
      <w:r>
        <w:t xml:space="preserve">, </w:t>
      </w:r>
      <w:proofErr w:type="spellStart"/>
      <w:r>
        <w:t>new_data</w:t>
      </w:r>
      <w:proofErr w:type="spellEnd"/>
      <w:r>
        <w:t xml:space="preserve">, </w:t>
      </w:r>
      <w:proofErr w:type="spellStart"/>
      <w:r>
        <w:t>emp_id</w:t>
      </w:r>
      <w:proofErr w:type="spellEnd"/>
      <w:r>
        <w:t xml:space="preserve"> or </w:t>
      </w:r>
      <w:proofErr w:type="spellStart"/>
      <w:r>
        <w:t>client_id</w:t>
      </w:r>
      <w:proofErr w:type="spellEnd"/>
      <w:r>
        <w:t xml:space="preserve">, </w:t>
      </w:r>
      <w:proofErr w:type="spellStart"/>
      <w:r>
        <w:t>changed_at</w:t>
      </w:r>
      <w:proofErr w:type="spellEnd"/>
      <w:r>
        <w:t xml:space="preserve">) instead of </w:t>
      </w:r>
      <w:proofErr w:type="spellStart"/>
      <w:r>
        <w:t>FromStatus</w:t>
      </w:r>
      <w:proofErr w:type="spellEnd"/>
      <w:r>
        <w:t xml:space="preserve"> and </w:t>
      </w:r>
      <w:proofErr w:type="spellStart"/>
      <w:r>
        <w:t>ToStatus</w:t>
      </w:r>
      <w:proofErr w:type="spellEnd"/>
      <w:r>
        <w:t xml:space="preserve"> (C-02). Staff and management read it through the </w:t>
      </w:r>
      <w:proofErr w:type="spellStart"/>
      <w:r>
        <w:t>audit_log</w:t>
      </w:r>
      <w:proofErr w:type="spellEnd"/>
      <w:r>
        <w:t xml:space="preserve"> view (C-08).</w:t>
      </w:r>
    </w:p>
    <w:p w14:paraId="1CEF5A5D" w14:textId="77777777" w:rsidR="0061682F" w:rsidRDefault="00555546">
      <w:r>
        <w:t xml:space="preserve">- </w:t>
      </w:r>
      <w:proofErr w:type="spellStart"/>
      <w:r>
        <w:t>EmployeeCategory</w:t>
      </w:r>
      <w:proofErr w:type="spellEnd"/>
      <w:r>
        <w:t xml:space="preserve"> is called </w:t>
      </w:r>
      <w:proofErr w:type="spellStart"/>
      <w:r>
        <w:t>handler_category</w:t>
      </w:r>
      <w:proofErr w:type="spellEnd"/>
      <w:r>
        <w:t>.</w:t>
      </w:r>
    </w:p>
    <w:p w14:paraId="256A74BC" w14:textId="77777777" w:rsidR="0021407A" w:rsidRDefault="0021407A">
      <w:pPr>
        <w:spacing w:after="0"/>
      </w:pPr>
    </w:p>
    <w:p w14:paraId="000D06B3" w14:textId="77777777" w:rsidR="001933D4" w:rsidRDefault="001933D4" w:rsidP="0021407A">
      <w:pPr>
        <w:pStyle w:val="Heading1"/>
      </w:pPr>
      <w:bookmarkStart w:id="67" w:name="_Toc243252242"/>
      <w:r>
        <w:t>Initial Design Decisions</w:t>
      </w:r>
      <w:bookmarkEnd w:id="67"/>
    </w:p>
    <w:p w14:paraId="0EC6AF90" w14:textId="77777777" w:rsidR="001933D4" w:rsidRDefault="001933D4" w:rsidP="001933D4">
      <w:r>
        <w:t xml:space="preserve">Before the affected code was written, two genuine </w:t>
      </w:r>
      <w:proofErr w:type="spellStart"/>
      <w:r>
        <w:t>CivicConnect</w:t>
      </w:r>
      <w:proofErr w:type="spellEnd"/>
      <w:r>
        <w:t xml:space="preserve"> design problems were identified. Assignment 2 Task 1 supplied the alternatives. The decisions below are the team's final project-specific judgement. One follows the A2 recommendation and one partly differs from it.</w:t>
      </w:r>
    </w:p>
    <w:p w14:paraId="7749D312" w14:textId="77777777" w:rsidR="001933D4" w:rsidRDefault="001933D4" w:rsidP="001933D4">
      <w:pPr>
        <w:pStyle w:val="Heading2"/>
      </w:pPr>
      <w:bookmarkStart w:id="68" w:name="_Toc243252243"/>
      <w:r>
        <w:t>Design Problem 1: Controlling Status Transitions</w:t>
      </w:r>
      <w:bookmarkEnd w:id="68"/>
    </w:p>
    <w:p w14:paraId="66334407" w14:textId="77777777" w:rsidR="001933D4" w:rsidRDefault="001933D4" w:rsidP="001933D4">
      <w:r>
        <w:t>A request may only move along the FR-009 state machine (New, Assigned, In Progress, Resolved, Closed, with Rejected possible from New or Assigned), and Closed or Rejected requests are read-only (FR-011). If each controller or Angular screen checks this itself, the rules get duplicated and drift apart, which breaks NFR-007 and ASR-002.</w:t>
      </w:r>
    </w:p>
    <w:tbl>
      <w:tblPr>
        <w:tblStyle w:val="TableGrid"/>
        <w:tblW w:w="9000" w:type="dxa"/>
        <w:tblLayout w:type="fixed"/>
        <w:tblLook w:val="04A0" w:firstRow="1" w:lastRow="0" w:firstColumn="1" w:lastColumn="0" w:noHBand="0" w:noVBand="1"/>
      </w:tblPr>
      <w:tblGrid>
        <w:gridCol w:w="2000"/>
        <w:gridCol w:w="7000"/>
      </w:tblGrid>
      <w:tr w:rsidR="001933D4" w14:paraId="783FDEDD" w14:textId="77777777" w:rsidTr="001933D4">
        <w:tc>
          <w:tcPr>
            <w:tcW w:w="2000" w:type="dxa"/>
            <w:shd w:val="clear" w:color="auto" w:fill="002060"/>
          </w:tcPr>
          <w:p w14:paraId="57C5BD4C" w14:textId="77777777" w:rsidR="001933D4" w:rsidRPr="00335C5D" w:rsidRDefault="001933D4" w:rsidP="007262AE">
            <w:pPr>
              <w:rPr>
                <w:sz w:val="18"/>
              </w:rPr>
            </w:pPr>
            <w:r>
              <w:rPr>
                <w:b/>
                <w:sz w:val="18"/>
              </w:rPr>
              <w:t>DEC-011 - Table-driven transition map for request status</w:t>
            </w:r>
          </w:p>
        </w:tc>
        <w:tc>
          <w:tcPr>
            <w:tcW w:w="7000" w:type="dxa"/>
          </w:tcPr>
          <w:p w14:paraId="57FBF702" w14:textId="77777777" w:rsidR="001933D4" w:rsidRPr="00335C5D" w:rsidRDefault="001933D4" w:rsidP="007262AE">
            <w:pPr>
              <w:rPr>
                <w:sz w:val="18"/>
              </w:rPr>
            </w:pPr>
          </w:p>
        </w:tc>
      </w:tr>
      <w:tr w:rsidR="001933D4" w14:paraId="577363DF" w14:textId="77777777" w:rsidTr="001933D4">
        <w:tc>
          <w:tcPr>
            <w:tcW w:w="2000" w:type="dxa"/>
            <w:shd w:val="clear" w:color="auto" w:fill="002060"/>
          </w:tcPr>
          <w:p w14:paraId="4555CE01" w14:textId="77777777" w:rsidR="001933D4" w:rsidRPr="00335C5D" w:rsidRDefault="001933D4" w:rsidP="007262AE">
            <w:pPr>
              <w:rPr>
                <w:sz w:val="18"/>
              </w:rPr>
            </w:pPr>
            <w:r>
              <w:rPr>
                <w:b/>
                <w:sz w:val="18"/>
              </w:rPr>
              <w:t>Status / Date / Owner</w:t>
            </w:r>
          </w:p>
        </w:tc>
        <w:tc>
          <w:tcPr>
            <w:tcW w:w="7000" w:type="dxa"/>
          </w:tcPr>
          <w:p w14:paraId="07CCD0D0" w14:textId="77777777" w:rsidR="001933D4" w:rsidRPr="00335C5D" w:rsidRDefault="001933D4" w:rsidP="007262AE">
            <w:pPr>
              <w:rPr>
                <w:sz w:val="18"/>
              </w:rPr>
            </w:pPr>
            <w:r>
              <w:rPr>
                <w:sz w:val="18"/>
              </w:rPr>
              <w:t>Accepted - M2 baseline / 30/09/2026 / Team</w:t>
            </w:r>
          </w:p>
        </w:tc>
      </w:tr>
      <w:tr w:rsidR="001933D4" w14:paraId="4C018896" w14:textId="77777777" w:rsidTr="001933D4">
        <w:tc>
          <w:tcPr>
            <w:tcW w:w="2000" w:type="dxa"/>
            <w:shd w:val="clear" w:color="auto" w:fill="002060"/>
          </w:tcPr>
          <w:p w14:paraId="00CB5794" w14:textId="77777777" w:rsidR="001933D4" w:rsidRPr="00335C5D" w:rsidRDefault="001933D4" w:rsidP="007262AE">
            <w:pPr>
              <w:rPr>
                <w:sz w:val="18"/>
              </w:rPr>
            </w:pPr>
            <w:r>
              <w:rPr>
                <w:b/>
                <w:sz w:val="18"/>
              </w:rPr>
              <w:t>Context</w:t>
            </w:r>
          </w:p>
        </w:tc>
        <w:tc>
          <w:tcPr>
            <w:tcW w:w="7000" w:type="dxa"/>
          </w:tcPr>
          <w:p w14:paraId="13EB7C05" w14:textId="77777777" w:rsidR="001933D4" w:rsidRPr="00335C5D" w:rsidRDefault="001933D4" w:rsidP="007262AE">
            <w:pPr>
              <w:rPr>
                <w:sz w:val="18"/>
              </w:rPr>
            </w:pPr>
            <w:r>
              <w:rPr>
                <w:sz w:val="18"/>
              </w:rPr>
              <w:t>FR-009, FR-011 and NFR-007 need one place that decides which status moves are legal (ASR-002).</w:t>
            </w:r>
          </w:p>
        </w:tc>
      </w:tr>
      <w:tr w:rsidR="001933D4" w14:paraId="24A6377E" w14:textId="77777777" w:rsidTr="001933D4">
        <w:tc>
          <w:tcPr>
            <w:tcW w:w="2000" w:type="dxa"/>
            <w:shd w:val="clear" w:color="auto" w:fill="002060"/>
          </w:tcPr>
          <w:p w14:paraId="71E1AD61" w14:textId="77777777" w:rsidR="001933D4" w:rsidRPr="00335C5D" w:rsidRDefault="001933D4" w:rsidP="007262AE">
            <w:pPr>
              <w:rPr>
                <w:sz w:val="18"/>
              </w:rPr>
            </w:pPr>
            <w:r>
              <w:rPr>
                <w:b/>
                <w:sz w:val="18"/>
              </w:rPr>
              <w:t>Constraints</w:t>
            </w:r>
          </w:p>
        </w:tc>
        <w:tc>
          <w:tcPr>
            <w:tcW w:w="7000" w:type="dxa"/>
          </w:tcPr>
          <w:p w14:paraId="79C56450" w14:textId="77777777" w:rsidR="001933D4" w:rsidRPr="00335C5D" w:rsidRDefault="001933D4" w:rsidP="007262AE">
            <w:pPr>
              <w:rPr>
                <w:sz w:val="18"/>
              </w:rPr>
            </w:pPr>
            <w:r>
              <w:rPr>
                <w:sz w:val="18"/>
              </w:rPr>
              <w:t>Time, Team capability</w:t>
            </w:r>
          </w:p>
        </w:tc>
      </w:tr>
      <w:tr w:rsidR="001933D4" w14:paraId="2C721083" w14:textId="77777777" w:rsidTr="001933D4">
        <w:tc>
          <w:tcPr>
            <w:tcW w:w="2000" w:type="dxa"/>
            <w:shd w:val="clear" w:color="auto" w:fill="002060"/>
          </w:tcPr>
          <w:p w14:paraId="17AB9BF1" w14:textId="77777777" w:rsidR="001933D4" w:rsidRPr="00335C5D" w:rsidRDefault="001933D4" w:rsidP="007262AE">
            <w:pPr>
              <w:rPr>
                <w:sz w:val="18"/>
              </w:rPr>
            </w:pPr>
            <w:r>
              <w:rPr>
                <w:b/>
                <w:sz w:val="18"/>
              </w:rPr>
              <w:t>Alternatives</w:t>
            </w:r>
          </w:p>
        </w:tc>
        <w:tc>
          <w:tcPr>
            <w:tcW w:w="7000" w:type="dxa"/>
          </w:tcPr>
          <w:p w14:paraId="2D8A24C0" w14:textId="77777777" w:rsidR="001933D4" w:rsidRPr="00335C5D" w:rsidRDefault="001933D4" w:rsidP="007262AE">
            <w:pPr>
              <w:rPr>
                <w:sz w:val="18"/>
              </w:rPr>
            </w:pPr>
            <w:r>
              <w:rPr>
                <w:sz w:val="18"/>
              </w:rPr>
              <w:t>1. State pattern: one class per status that knows its own allowed moves (A2 Task 1).</w:t>
            </w:r>
          </w:p>
          <w:p w14:paraId="27B09612" w14:textId="77777777" w:rsidR="001933D4" w:rsidRPr="00335C5D" w:rsidRDefault="001933D4" w:rsidP="007262AE">
            <w:pPr>
              <w:rPr>
                <w:sz w:val="18"/>
              </w:rPr>
            </w:pPr>
            <w:r>
              <w:rPr>
                <w:sz w:val="18"/>
              </w:rPr>
              <w:t xml:space="preserve">2. Table-driven transition map: one </w:t>
            </w:r>
            <w:proofErr w:type="spellStart"/>
            <w:r>
              <w:rPr>
                <w:sz w:val="18"/>
              </w:rPr>
              <w:t>EnumMap</w:t>
            </w:r>
            <w:proofErr w:type="spellEnd"/>
            <w:r>
              <w:rPr>
                <w:sz w:val="18"/>
              </w:rPr>
              <w:t xml:space="preserve"> from each status to the set of statuses it may move to (A2 Task 1).</w:t>
            </w:r>
          </w:p>
          <w:p w14:paraId="3C79EC7B" w14:textId="77777777" w:rsidR="001933D4" w:rsidRPr="00335C5D" w:rsidRDefault="001933D4" w:rsidP="007262AE">
            <w:pPr>
              <w:rPr>
                <w:sz w:val="18"/>
              </w:rPr>
            </w:pPr>
            <w:r>
              <w:rPr>
                <w:sz w:val="18"/>
              </w:rPr>
              <w:t>3. Checks written directly in each controller or screen.</w:t>
            </w:r>
          </w:p>
        </w:tc>
      </w:tr>
      <w:tr w:rsidR="001933D4" w14:paraId="5A1422A9" w14:textId="77777777" w:rsidTr="001933D4">
        <w:tc>
          <w:tcPr>
            <w:tcW w:w="2000" w:type="dxa"/>
            <w:shd w:val="clear" w:color="auto" w:fill="002060"/>
          </w:tcPr>
          <w:p w14:paraId="2EF045A9" w14:textId="77777777" w:rsidR="001933D4" w:rsidRPr="00335C5D" w:rsidRDefault="001933D4" w:rsidP="007262AE">
            <w:pPr>
              <w:rPr>
                <w:sz w:val="18"/>
              </w:rPr>
            </w:pPr>
            <w:r>
              <w:rPr>
                <w:b/>
                <w:sz w:val="18"/>
              </w:rPr>
              <w:lastRenderedPageBreak/>
              <w:t>Decision</w:t>
            </w:r>
          </w:p>
        </w:tc>
        <w:tc>
          <w:tcPr>
            <w:tcW w:w="7000" w:type="dxa"/>
          </w:tcPr>
          <w:p w14:paraId="52AD3697" w14:textId="77777777" w:rsidR="001933D4" w:rsidRPr="00335C5D" w:rsidRDefault="001933D4" w:rsidP="007262AE">
            <w:pPr>
              <w:rPr>
                <w:sz w:val="18"/>
              </w:rPr>
            </w:pPr>
            <w:r>
              <w:rPr>
                <w:sz w:val="18"/>
              </w:rPr>
              <w:t xml:space="preserve">Option 2. A </w:t>
            </w:r>
            <w:proofErr w:type="spellStart"/>
            <w:r>
              <w:rPr>
                <w:sz w:val="18"/>
              </w:rPr>
              <w:t>TransitionPolicy</w:t>
            </w:r>
            <w:proofErr w:type="spellEnd"/>
            <w:r>
              <w:rPr>
                <w:sz w:val="18"/>
              </w:rPr>
              <w:t xml:space="preserve"> class in the Requests module service layer holds an </w:t>
            </w:r>
            <w:proofErr w:type="spellStart"/>
            <w:r>
              <w:rPr>
                <w:sz w:val="18"/>
              </w:rPr>
              <w:t>EnumMap</w:t>
            </w:r>
            <w:proofErr w:type="spellEnd"/>
            <w:r>
              <w:rPr>
                <w:sz w:val="18"/>
              </w:rPr>
              <w:t>&lt;</w:t>
            </w:r>
            <w:proofErr w:type="spellStart"/>
            <w:r>
              <w:rPr>
                <w:sz w:val="18"/>
              </w:rPr>
              <w:t>RequestStatus</w:t>
            </w:r>
            <w:proofErr w:type="spellEnd"/>
            <w:r>
              <w:rPr>
                <w:sz w:val="18"/>
              </w:rPr>
              <w:t>, Set&lt;</w:t>
            </w:r>
            <w:proofErr w:type="spellStart"/>
            <w:r>
              <w:rPr>
                <w:sz w:val="18"/>
              </w:rPr>
              <w:t>RequestStatus</w:t>
            </w:r>
            <w:proofErr w:type="spellEnd"/>
            <w:r>
              <w:rPr>
                <w:sz w:val="18"/>
              </w:rPr>
              <w:t xml:space="preserve">&gt;&gt;. </w:t>
            </w:r>
            <w:proofErr w:type="spellStart"/>
            <w:r>
              <w:rPr>
                <w:sz w:val="18"/>
              </w:rPr>
              <w:t>RequestService.changeStatus</w:t>
            </w:r>
            <w:proofErr w:type="spellEnd"/>
            <w:r>
              <w:rPr>
                <w:sz w:val="18"/>
              </w:rPr>
              <w:t xml:space="preserve">() calls </w:t>
            </w:r>
            <w:proofErr w:type="spellStart"/>
            <w:r>
              <w:rPr>
                <w:sz w:val="18"/>
              </w:rPr>
              <w:t>TransitionPolicy</w:t>
            </w:r>
            <w:proofErr w:type="spellEnd"/>
            <w:r>
              <w:rPr>
                <w:sz w:val="18"/>
              </w:rPr>
              <w:t xml:space="preserve"> before any change. </w:t>
            </w:r>
            <w:proofErr w:type="spellStart"/>
            <w:r>
              <w:rPr>
                <w:sz w:val="18"/>
              </w:rPr>
              <w:t>TransitionPolicy</w:t>
            </w:r>
            <w:proofErr w:type="spellEnd"/>
            <w:r>
              <w:rPr>
                <w:sz w:val="18"/>
              </w:rPr>
              <w:t xml:space="preserve"> also supplies the allowed next statuses, returned as </w:t>
            </w:r>
            <w:proofErr w:type="spellStart"/>
            <w:r>
              <w:rPr>
                <w:sz w:val="18"/>
              </w:rPr>
              <w:t>allowedTransitions</w:t>
            </w:r>
            <w:proofErr w:type="spellEnd"/>
            <w:r>
              <w:rPr>
                <w:sz w:val="18"/>
              </w:rPr>
              <w:t xml:space="preserve"> in API-06, so Angular never holds the rules (ASR-006). An illegal move throws </w:t>
            </w:r>
            <w:proofErr w:type="spellStart"/>
            <w:r>
              <w:rPr>
                <w:sz w:val="18"/>
              </w:rPr>
              <w:t>InvalidTransitionException</w:t>
            </w:r>
            <w:proofErr w:type="spellEnd"/>
            <w:r>
              <w:rPr>
                <w:sz w:val="18"/>
              </w:rPr>
              <w:t>, returned as 422 with a message (integrity rule 1).</w:t>
            </w:r>
          </w:p>
        </w:tc>
      </w:tr>
      <w:tr w:rsidR="001933D4" w14:paraId="3538720C" w14:textId="77777777" w:rsidTr="001933D4">
        <w:tc>
          <w:tcPr>
            <w:tcW w:w="2000" w:type="dxa"/>
            <w:shd w:val="clear" w:color="auto" w:fill="002060"/>
          </w:tcPr>
          <w:p w14:paraId="51828523" w14:textId="77777777" w:rsidR="001933D4" w:rsidRPr="00335C5D" w:rsidRDefault="001933D4" w:rsidP="007262AE">
            <w:pPr>
              <w:rPr>
                <w:sz w:val="18"/>
              </w:rPr>
            </w:pPr>
            <w:r>
              <w:rPr>
                <w:b/>
                <w:sz w:val="18"/>
              </w:rPr>
              <w:t>Rationale</w:t>
            </w:r>
          </w:p>
        </w:tc>
        <w:tc>
          <w:tcPr>
            <w:tcW w:w="7000" w:type="dxa"/>
          </w:tcPr>
          <w:p w14:paraId="173A5E18" w14:textId="77777777" w:rsidR="001933D4" w:rsidRPr="00335C5D" w:rsidRDefault="001933D4" w:rsidP="007262AE">
            <w:pPr>
              <w:rPr>
                <w:sz w:val="18"/>
              </w:rPr>
            </w:pPr>
            <w:r>
              <w:rPr>
                <w:sz w:val="18"/>
              </w:rPr>
              <w:t xml:space="preserve">Our six statuses only differ in which moves are allowed. No status has its own fields or </w:t>
            </w:r>
            <w:proofErr w:type="spellStart"/>
            <w:r>
              <w:rPr>
                <w:sz w:val="18"/>
              </w:rPr>
              <w:t>behaviour</w:t>
            </w:r>
            <w:proofErr w:type="spellEnd"/>
            <w:r>
              <w:rPr>
                <w:sz w:val="18"/>
              </w:rPr>
              <w:t>, so six State classes would add code without adding value. This matches the A2 recommendation. Option 3 is the duplication problem itself.</w:t>
            </w:r>
          </w:p>
        </w:tc>
      </w:tr>
      <w:tr w:rsidR="001933D4" w14:paraId="6A1BE62B" w14:textId="77777777" w:rsidTr="001933D4">
        <w:tc>
          <w:tcPr>
            <w:tcW w:w="2000" w:type="dxa"/>
            <w:shd w:val="clear" w:color="auto" w:fill="002060"/>
          </w:tcPr>
          <w:p w14:paraId="517BFA18" w14:textId="77777777" w:rsidR="001933D4" w:rsidRPr="00335C5D" w:rsidRDefault="001933D4" w:rsidP="007262AE">
            <w:pPr>
              <w:rPr>
                <w:sz w:val="18"/>
              </w:rPr>
            </w:pPr>
            <w:r>
              <w:rPr>
                <w:b/>
                <w:sz w:val="18"/>
              </w:rPr>
              <w:t>Expected benefit</w:t>
            </w:r>
          </w:p>
        </w:tc>
        <w:tc>
          <w:tcPr>
            <w:tcW w:w="7000" w:type="dxa"/>
          </w:tcPr>
          <w:p w14:paraId="1C364C5A" w14:textId="77777777" w:rsidR="001933D4" w:rsidRPr="00335C5D" w:rsidRDefault="001933D4" w:rsidP="007262AE">
            <w:pPr>
              <w:rPr>
                <w:sz w:val="18"/>
              </w:rPr>
            </w:pPr>
            <w:r>
              <w:rPr>
                <w:sz w:val="18"/>
              </w:rPr>
              <w:t xml:space="preserve">High cohesion (all rules in one class), low coupling (controllers only call the service), easy to test as a pure function, and a new status needs one </w:t>
            </w:r>
            <w:proofErr w:type="spellStart"/>
            <w:r>
              <w:rPr>
                <w:sz w:val="18"/>
              </w:rPr>
              <w:t>enum</w:t>
            </w:r>
            <w:proofErr w:type="spellEnd"/>
            <w:r>
              <w:rPr>
                <w:sz w:val="18"/>
              </w:rPr>
              <w:t xml:space="preserve"> value and one map entry.</w:t>
            </w:r>
          </w:p>
        </w:tc>
      </w:tr>
      <w:tr w:rsidR="001933D4" w14:paraId="70EF4ED1" w14:textId="77777777" w:rsidTr="001933D4">
        <w:tc>
          <w:tcPr>
            <w:tcW w:w="2000" w:type="dxa"/>
            <w:shd w:val="clear" w:color="auto" w:fill="002060"/>
          </w:tcPr>
          <w:p w14:paraId="4B59F8C8" w14:textId="77777777" w:rsidR="001933D4" w:rsidRPr="00335C5D" w:rsidRDefault="001933D4" w:rsidP="007262AE">
            <w:pPr>
              <w:rPr>
                <w:sz w:val="18"/>
              </w:rPr>
            </w:pPr>
            <w:r>
              <w:rPr>
                <w:b/>
                <w:sz w:val="18"/>
              </w:rPr>
              <w:t>Trade-offs</w:t>
            </w:r>
          </w:p>
        </w:tc>
        <w:tc>
          <w:tcPr>
            <w:tcW w:w="7000" w:type="dxa"/>
          </w:tcPr>
          <w:p w14:paraId="55A9DF7B" w14:textId="77777777" w:rsidR="001933D4" w:rsidRPr="00335C5D" w:rsidRDefault="001933D4" w:rsidP="007262AE">
            <w:pPr>
              <w:rPr>
                <w:sz w:val="18"/>
              </w:rPr>
            </w:pPr>
            <w:r>
              <w:rPr>
                <w:sz w:val="18"/>
              </w:rPr>
              <w:t xml:space="preserve">If a status later needs its own </w:t>
            </w:r>
            <w:proofErr w:type="spellStart"/>
            <w:r>
              <w:rPr>
                <w:sz w:val="18"/>
              </w:rPr>
              <w:t>behaviour</w:t>
            </w:r>
            <w:proofErr w:type="spellEnd"/>
            <w:r>
              <w:rPr>
                <w:sz w:val="18"/>
              </w:rPr>
              <w:t>, the map will start collecting special cases.</w:t>
            </w:r>
          </w:p>
        </w:tc>
      </w:tr>
      <w:tr w:rsidR="001933D4" w14:paraId="166FEDE2" w14:textId="77777777" w:rsidTr="001933D4">
        <w:tc>
          <w:tcPr>
            <w:tcW w:w="2000" w:type="dxa"/>
            <w:shd w:val="clear" w:color="auto" w:fill="002060"/>
          </w:tcPr>
          <w:p w14:paraId="27AF9FAA" w14:textId="77777777" w:rsidR="001933D4" w:rsidRPr="00335C5D" w:rsidRDefault="001933D4" w:rsidP="007262AE">
            <w:pPr>
              <w:rPr>
                <w:sz w:val="18"/>
              </w:rPr>
            </w:pPr>
            <w:r>
              <w:rPr>
                <w:b/>
                <w:sz w:val="18"/>
              </w:rPr>
              <w:t>Risks</w:t>
            </w:r>
          </w:p>
        </w:tc>
        <w:tc>
          <w:tcPr>
            <w:tcW w:w="7000" w:type="dxa"/>
          </w:tcPr>
          <w:p w14:paraId="178CFA6D" w14:textId="77777777" w:rsidR="001933D4" w:rsidRPr="00335C5D" w:rsidRDefault="001933D4" w:rsidP="007262AE">
            <w:pPr>
              <w:rPr>
                <w:sz w:val="18"/>
              </w:rPr>
            </w:pPr>
            <w:r>
              <w:rPr>
                <w:sz w:val="18"/>
              </w:rPr>
              <w:t>R-16 (rules leaking into controllers). Mitigation: PR review.</w:t>
            </w:r>
          </w:p>
        </w:tc>
      </w:tr>
      <w:tr w:rsidR="001933D4" w14:paraId="59FEFDDD" w14:textId="77777777" w:rsidTr="001933D4">
        <w:tc>
          <w:tcPr>
            <w:tcW w:w="2000" w:type="dxa"/>
            <w:shd w:val="clear" w:color="auto" w:fill="002060"/>
          </w:tcPr>
          <w:p w14:paraId="5F05B91D" w14:textId="77777777" w:rsidR="001933D4" w:rsidRPr="00335C5D" w:rsidRDefault="001933D4" w:rsidP="007262AE">
            <w:pPr>
              <w:rPr>
                <w:sz w:val="18"/>
              </w:rPr>
            </w:pPr>
            <w:r>
              <w:rPr>
                <w:b/>
                <w:sz w:val="18"/>
              </w:rPr>
              <w:t>Evidence</w:t>
            </w:r>
          </w:p>
        </w:tc>
        <w:tc>
          <w:tcPr>
            <w:tcW w:w="7000" w:type="dxa"/>
          </w:tcPr>
          <w:p w14:paraId="799B6858" w14:textId="77777777" w:rsidR="001933D4" w:rsidRPr="00335C5D" w:rsidRDefault="001933D4" w:rsidP="007262AE">
            <w:pPr>
              <w:rPr>
                <w:sz w:val="18"/>
              </w:rPr>
            </w:pPr>
            <w:r>
              <w:rPr>
                <w:sz w:val="18"/>
              </w:rPr>
              <w:t>A2 Task 1, Design Problem 1 (Fowler, 2018; Freeman and Robson, 2020). FR-009, FR-011, ASR-002.</w:t>
            </w:r>
          </w:p>
        </w:tc>
      </w:tr>
      <w:tr w:rsidR="001933D4" w14:paraId="4F3CADC3" w14:textId="77777777" w:rsidTr="001933D4">
        <w:tc>
          <w:tcPr>
            <w:tcW w:w="2000" w:type="dxa"/>
            <w:shd w:val="clear" w:color="auto" w:fill="002060"/>
          </w:tcPr>
          <w:p w14:paraId="265DF7E7" w14:textId="77777777" w:rsidR="001933D4" w:rsidRPr="00335C5D" w:rsidRDefault="001933D4" w:rsidP="007262AE">
            <w:pPr>
              <w:rPr>
                <w:sz w:val="18"/>
              </w:rPr>
            </w:pPr>
            <w:r>
              <w:rPr>
                <w:b/>
                <w:sz w:val="18"/>
              </w:rPr>
              <w:t>Affected components</w:t>
            </w:r>
          </w:p>
        </w:tc>
        <w:tc>
          <w:tcPr>
            <w:tcW w:w="7000" w:type="dxa"/>
          </w:tcPr>
          <w:p w14:paraId="7DFC32FA" w14:textId="77777777" w:rsidR="001933D4" w:rsidRPr="00335C5D" w:rsidRDefault="001933D4" w:rsidP="007262AE">
            <w:pPr>
              <w:rPr>
                <w:sz w:val="18"/>
              </w:rPr>
            </w:pPr>
            <w:proofErr w:type="spellStart"/>
            <w:r>
              <w:rPr>
                <w:sz w:val="18"/>
              </w:rPr>
              <w:t>RequestStatus</w:t>
            </w:r>
            <w:proofErr w:type="spellEnd"/>
            <w:r>
              <w:rPr>
                <w:sz w:val="18"/>
              </w:rPr>
              <w:t xml:space="preserve"> </w:t>
            </w:r>
            <w:proofErr w:type="spellStart"/>
            <w:r>
              <w:rPr>
                <w:sz w:val="18"/>
              </w:rPr>
              <w:t>enum</w:t>
            </w:r>
            <w:proofErr w:type="spellEnd"/>
            <w:r>
              <w:rPr>
                <w:sz w:val="18"/>
              </w:rPr>
              <w:t xml:space="preserve">, </w:t>
            </w:r>
            <w:proofErr w:type="spellStart"/>
            <w:r>
              <w:rPr>
                <w:sz w:val="18"/>
              </w:rPr>
              <w:t>TransitionPolicy</w:t>
            </w:r>
            <w:proofErr w:type="spellEnd"/>
            <w:r>
              <w:rPr>
                <w:sz w:val="18"/>
              </w:rPr>
              <w:t xml:space="preserve">, </w:t>
            </w:r>
            <w:proofErr w:type="spellStart"/>
            <w:r>
              <w:rPr>
                <w:sz w:val="18"/>
              </w:rPr>
              <w:t>RequestService</w:t>
            </w:r>
            <w:proofErr w:type="spellEnd"/>
            <w:r>
              <w:rPr>
                <w:sz w:val="18"/>
              </w:rPr>
              <w:t xml:space="preserve">, </w:t>
            </w:r>
            <w:proofErr w:type="spellStart"/>
            <w:r>
              <w:rPr>
                <w:sz w:val="18"/>
              </w:rPr>
              <w:t>InvalidTransitionException</w:t>
            </w:r>
            <w:proofErr w:type="spellEnd"/>
            <w:r>
              <w:rPr>
                <w:sz w:val="18"/>
              </w:rPr>
              <w:t>, global exception handler</w:t>
            </w:r>
          </w:p>
        </w:tc>
      </w:tr>
      <w:tr w:rsidR="001933D4" w14:paraId="5F0EBD14" w14:textId="77777777" w:rsidTr="001933D4">
        <w:tc>
          <w:tcPr>
            <w:tcW w:w="2000" w:type="dxa"/>
            <w:shd w:val="clear" w:color="auto" w:fill="002060"/>
          </w:tcPr>
          <w:p w14:paraId="65E2DEF0" w14:textId="77777777" w:rsidR="001933D4" w:rsidRPr="00335C5D" w:rsidRDefault="001933D4" w:rsidP="007262AE">
            <w:pPr>
              <w:rPr>
                <w:sz w:val="18"/>
              </w:rPr>
            </w:pPr>
            <w:r>
              <w:rPr>
                <w:b/>
                <w:sz w:val="18"/>
              </w:rPr>
              <w:t>Implementation evidence</w:t>
            </w:r>
          </w:p>
        </w:tc>
        <w:tc>
          <w:tcPr>
            <w:tcW w:w="7000" w:type="dxa"/>
          </w:tcPr>
          <w:p w14:paraId="4B8F99DE" w14:textId="77777777" w:rsidR="001933D4" w:rsidRPr="00335C5D" w:rsidRDefault="001933D4" w:rsidP="007262AE">
            <w:pPr>
              <w:rPr>
                <w:sz w:val="18"/>
              </w:rPr>
            </w:pPr>
            <w:r>
              <w:rPr>
                <w:sz w:val="18"/>
              </w:rPr>
              <w:t xml:space="preserve">Status </w:t>
            </w:r>
            <w:proofErr w:type="spellStart"/>
            <w:r>
              <w:rPr>
                <w:sz w:val="18"/>
              </w:rPr>
              <w:t>enum</w:t>
            </w:r>
            <w:proofErr w:type="spellEnd"/>
            <w:r>
              <w:rPr>
                <w:sz w:val="18"/>
              </w:rPr>
              <w:t xml:space="preserve"> and CHECK constraint exist in the prototype. </w:t>
            </w:r>
            <w:proofErr w:type="spellStart"/>
            <w:r>
              <w:rPr>
                <w:sz w:val="18"/>
              </w:rPr>
              <w:t>TransitionPolicy</w:t>
            </w:r>
            <w:proofErr w:type="spellEnd"/>
            <w:r>
              <w:rPr>
                <w:sz w:val="18"/>
              </w:rPr>
              <w:t xml:space="preserve">: Planned. Test: TransitionPolicyTest Planned. M3: built - </w:t>
            </w:r>
            <w:proofErr w:type="spellStart"/>
            <w:r>
              <w:rPr>
                <w:sz w:val="18"/>
              </w:rPr>
              <w:t>TransitionPolicy</w:t>
            </w:r>
            <w:proofErr w:type="spellEnd"/>
            <w:r>
              <w:rPr>
                <w:sz w:val="18"/>
              </w:rPr>
              <w:t xml:space="preserve"> and TransitionPolicyTest run in CI.</w:t>
            </w:r>
          </w:p>
        </w:tc>
      </w:tr>
      <w:tr w:rsidR="001933D4" w14:paraId="1FDF7EFF" w14:textId="77777777" w:rsidTr="001933D4">
        <w:tc>
          <w:tcPr>
            <w:tcW w:w="2000" w:type="dxa"/>
            <w:shd w:val="clear" w:color="auto" w:fill="002060"/>
          </w:tcPr>
          <w:p w14:paraId="53788387" w14:textId="77777777" w:rsidR="001933D4" w:rsidRPr="00335C5D" w:rsidRDefault="001933D4" w:rsidP="007262AE">
            <w:pPr>
              <w:rPr>
                <w:sz w:val="18"/>
              </w:rPr>
            </w:pPr>
            <w:r>
              <w:rPr>
                <w:b/>
                <w:sz w:val="18"/>
              </w:rPr>
              <w:t>Linked requirements</w:t>
            </w:r>
          </w:p>
        </w:tc>
        <w:tc>
          <w:tcPr>
            <w:tcW w:w="7000" w:type="dxa"/>
          </w:tcPr>
          <w:p w14:paraId="515AB506" w14:textId="77777777" w:rsidR="001933D4" w:rsidRPr="00335C5D" w:rsidRDefault="001933D4" w:rsidP="007262AE">
            <w:pPr>
              <w:rPr>
                <w:sz w:val="18"/>
              </w:rPr>
            </w:pPr>
            <w:r>
              <w:rPr>
                <w:sz w:val="18"/>
              </w:rPr>
              <w:t>FR-009, FR-011, NFR-007, ASR-002</w:t>
            </w:r>
          </w:p>
        </w:tc>
      </w:tr>
      <w:tr w:rsidR="001933D4" w14:paraId="4C693339" w14:textId="77777777" w:rsidTr="001933D4">
        <w:tc>
          <w:tcPr>
            <w:tcW w:w="2000" w:type="dxa"/>
            <w:shd w:val="clear" w:color="auto" w:fill="002060"/>
          </w:tcPr>
          <w:p w14:paraId="5C17D1FB" w14:textId="77777777" w:rsidR="001933D4" w:rsidRPr="00335C5D" w:rsidRDefault="001933D4" w:rsidP="007262AE">
            <w:pPr>
              <w:rPr>
                <w:sz w:val="18"/>
              </w:rPr>
            </w:pPr>
            <w:r>
              <w:rPr>
                <w:b/>
                <w:sz w:val="18"/>
              </w:rPr>
              <w:t>Later Consequence</w:t>
            </w:r>
          </w:p>
        </w:tc>
        <w:tc>
          <w:tcPr>
            <w:tcW w:w="7000" w:type="dxa"/>
          </w:tcPr>
          <w:p w14:paraId="18DF5FC1" w14:textId="77777777" w:rsidR="001933D4" w:rsidRPr="00335C5D" w:rsidRDefault="001933D4" w:rsidP="007262AE">
            <w:pPr>
              <w:rPr>
                <w:sz w:val="18"/>
              </w:rPr>
            </w:pPr>
            <w:r>
              <w:rPr>
                <w:sz w:val="18"/>
              </w:rPr>
              <w:t xml:space="preserve">Trigger to move to the State pattern: the first status that needs its own </w:t>
            </w:r>
            <w:proofErr w:type="spellStart"/>
            <w:r>
              <w:rPr>
                <w:sz w:val="18"/>
              </w:rPr>
              <w:t>behaviour</w:t>
            </w:r>
            <w:proofErr w:type="spellEnd"/>
            <w:r>
              <w:rPr>
                <w:sz w:val="18"/>
              </w:rPr>
              <w:t xml:space="preserve"> or fields.</w:t>
            </w:r>
          </w:p>
        </w:tc>
      </w:tr>
    </w:tbl>
    <w:p w14:paraId="7ADEEFD0" w14:textId="77777777" w:rsidR="001933D4" w:rsidRDefault="001933D4" w:rsidP="001933D4"/>
    <w:p w14:paraId="55A30429" w14:textId="77777777" w:rsidR="001933D4" w:rsidRPr="001933D4" w:rsidRDefault="001933D4" w:rsidP="001933D4">
      <w:pPr>
        <w:spacing w:after="0" w:line="240" w:lineRule="auto"/>
        <w:rPr>
          <w:sz w:val="28"/>
          <w:szCs w:val="28"/>
        </w:rPr>
      </w:pPr>
      <w:proofErr w:type="spellStart"/>
      <w:r>
        <w:rPr>
          <w:rFonts w:ascii="Consolas" w:eastAsia="Consolas" w:hAnsi="Consolas"/>
          <w:sz w:val="18"/>
          <w:szCs w:val="28"/>
        </w:rPr>
        <w:t>RequestController</w:t>
      </w:r>
      <w:proofErr w:type="spellEnd"/>
      <w:r>
        <w:rPr>
          <w:rFonts w:ascii="Consolas" w:eastAsia="Consolas" w:hAnsi="Consolas"/>
          <w:sz w:val="18"/>
          <w:szCs w:val="28"/>
        </w:rPr>
        <w:t xml:space="preserve"> --&gt; </w:t>
      </w:r>
      <w:proofErr w:type="spellStart"/>
      <w:r>
        <w:rPr>
          <w:rFonts w:ascii="Consolas" w:eastAsia="Consolas" w:hAnsi="Consolas"/>
          <w:sz w:val="18"/>
          <w:szCs w:val="28"/>
        </w:rPr>
        <w:t>RequestService.changeStatus</w:t>
      </w:r>
      <w:proofErr w:type="spellEnd"/>
      <w:r>
        <w:rPr>
          <w:rFonts w:ascii="Consolas" w:eastAsia="Consolas" w:hAnsi="Consolas"/>
          <w:sz w:val="18"/>
          <w:szCs w:val="28"/>
        </w:rPr>
        <w:t>()</w:t>
      </w:r>
    </w:p>
    <w:p w14:paraId="69E36DA3" w14:textId="77777777" w:rsidR="001933D4" w:rsidRPr="001933D4" w:rsidRDefault="001933D4" w:rsidP="001933D4">
      <w:pPr>
        <w:spacing w:after="0" w:line="240" w:lineRule="auto"/>
        <w:rPr>
          <w:sz w:val="28"/>
          <w:szCs w:val="28"/>
        </w:rPr>
      </w:pPr>
      <w:r>
        <w:rPr>
          <w:rFonts w:ascii="Consolas" w:eastAsia="Consolas" w:hAnsi="Consolas"/>
          <w:sz w:val="18"/>
          <w:szCs w:val="28"/>
        </w:rPr>
        <w:t xml:space="preserve">                           |</w:t>
      </w:r>
    </w:p>
    <w:p w14:paraId="54F1F0C3" w14:textId="77777777" w:rsidR="001933D4" w:rsidRPr="001933D4" w:rsidRDefault="001933D4" w:rsidP="001933D4">
      <w:pPr>
        <w:spacing w:after="0" w:line="240" w:lineRule="auto"/>
        <w:rPr>
          <w:sz w:val="28"/>
          <w:szCs w:val="28"/>
        </w:rPr>
      </w:pPr>
      <w:r>
        <w:rPr>
          <w:rFonts w:ascii="Consolas" w:eastAsia="Consolas" w:hAnsi="Consolas"/>
          <w:sz w:val="18"/>
          <w:szCs w:val="28"/>
        </w:rPr>
        <w:t xml:space="preserve">                           +--&gt; </w:t>
      </w:r>
      <w:proofErr w:type="spellStart"/>
      <w:r>
        <w:rPr>
          <w:rFonts w:ascii="Consolas" w:eastAsia="Consolas" w:hAnsi="Consolas"/>
          <w:sz w:val="18"/>
          <w:szCs w:val="28"/>
        </w:rPr>
        <w:t>TransitionPolicy.check</w:t>
      </w:r>
      <w:proofErr w:type="spellEnd"/>
      <w:r>
        <w:rPr>
          <w:rFonts w:ascii="Consolas" w:eastAsia="Consolas" w:hAnsi="Consolas"/>
          <w:sz w:val="18"/>
          <w:szCs w:val="28"/>
        </w:rPr>
        <w:t>(from, to)</w:t>
      </w:r>
    </w:p>
    <w:p w14:paraId="60AE4DEB" w14:textId="77777777" w:rsidR="001933D4" w:rsidRPr="001933D4" w:rsidRDefault="001933D4" w:rsidP="001933D4">
      <w:pPr>
        <w:spacing w:after="0" w:line="240" w:lineRule="auto"/>
        <w:rPr>
          <w:sz w:val="28"/>
          <w:szCs w:val="28"/>
        </w:rPr>
      </w:pPr>
      <w:r>
        <w:rPr>
          <w:rFonts w:ascii="Consolas" w:eastAsia="Consolas" w:hAnsi="Consolas"/>
          <w:sz w:val="18"/>
          <w:szCs w:val="28"/>
        </w:rPr>
        <w:t xml:space="preserve">                           |      </w:t>
      </w:r>
      <w:proofErr w:type="spellStart"/>
      <w:r>
        <w:rPr>
          <w:rFonts w:ascii="Consolas" w:eastAsia="Consolas" w:hAnsi="Consolas"/>
          <w:sz w:val="18"/>
          <w:szCs w:val="28"/>
        </w:rPr>
        <w:t>EnumMap</w:t>
      </w:r>
      <w:proofErr w:type="spellEnd"/>
      <w:r>
        <w:rPr>
          <w:rFonts w:ascii="Consolas" w:eastAsia="Consolas" w:hAnsi="Consolas"/>
          <w:sz w:val="18"/>
          <w:szCs w:val="28"/>
        </w:rPr>
        <w:t>&lt;</w:t>
      </w:r>
      <w:proofErr w:type="spellStart"/>
      <w:r>
        <w:rPr>
          <w:rFonts w:ascii="Consolas" w:eastAsia="Consolas" w:hAnsi="Consolas"/>
          <w:sz w:val="18"/>
          <w:szCs w:val="28"/>
        </w:rPr>
        <w:t>RequestStatus</w:t>
      </w:r>
      <w:proofErr w:type="spellEnd"/>
      <w:r>
        <w:rPr>
          <w:rFonts w:ascii="Consolas" w:eastAsia="Consolas" w:hAnsi="Consolas"/>
          <w:sz w:val="18"/>
          <w:szCs w:val="28"/>
        </w:rPr>
        <w:t>, Set&lt;</w:t>
      </w:r>
      <w:proofErr w:type="spellStart"/>
      <w:r>
        <w:rPr>
          <w:rFonts w:ascii="Consolas" w:eastAsia="Consolas" w:hAnsi="Consolas"/>
          <w:sz w:val="18"/>
          <w:szCs w:val="28"/>
        </w:rPr>
        <w:t>RequestStatus</w:t>
      </w:r>
      <w:proofErr w:type="spellEnd"/>
      <w:r>
        <w:rPr>
          <w:rFonts w:ascii="Consolas" w:eastAsia="Consolas" w:hAnsi="Consolas"/>
          <w:sz w:val="18"/>
          <w:szCs w:val="28"/>
        </w:rPr>
        <w:t>&gt;&gt;</w:t>
      </w:r>
    </w:p>
    <w:p w14:paraId="19F00B7D" w14:textId="77777777" w:rsidR="001933D4" w:rsidRPr="001933D4" w:rsidRDefault="001933D4" w:rsidP="001933D4">
      <w:pPr>
        <w:spacing w:after="0" w:line="240" w:lineRule="auto"/>
        <w:rPr>
          <w:sz w:val="28"/>
          <w:szCs w:val="28"/>
        </w:rPr>
      </w:pPr>
      <w:r>
        <w:rPr>
          <w:rFonts w:ascii="Consolas" w:eastAsia="Consolas" w:hAnsi="Consolas"/>
          <w:sz w:val="18"/>
          <w:szCs w:val="28"/>
        </w:rPr>
        <w:t xml:space="preserve">                           |      illegal move -&gt; </w:t>
      </w:r>
      <w:proofErr w:type="spellStart"/>
      <w:r>
        <w:rPr>
          <w:rFonts w:ascii="Consolas" w:eastAsia="Consolas" w:hAnsi="Consolas"/>
          <w:sz w:val="18"/>
          <w:szCs w:val="28"/>
        </w:rPr>
        <w:t>InvalidTransitionException</w:t>
      </w:r>
      <w:proofErr w:type="spellEnd"/>
      <w:r>
        <w:rPr>
          <w:rFonts w:ascii="Consolas" w:eastAsia="Consolas" w:hAnsi="Consolas"/>
          <w:sz w:val="18"/>
          <w:szCs w:val="28"/>
        </w:rPr>
        <w:t xml:space="preserve"> -&gt; 422</w:t>
      </w:r>
    </w:p>
    <w:p w14:paraId="28F56918" w14:textId="77777777" w:rsidR="001933D4" w:rsidRPr="001933D4" w:rsidRDefault="001933D4" w:rsidP="001933D4">
      <w:pPr>
        <w:spacing w:after="0" w:line="240" w:lineRule="auto"/>
        <w:rPr>
          <w:sz w:val="28"/>
          <w:szCs w:val="28"/>
        </w:rPr>
      </w:pPr>
      <w:r>
        <w:rPr>
          <w:rFonts w:ascii="Consolas" w:eastAsia="Consolas" w:hAnsi="Consolas"/>
          <w:sz w:val="18"/>
          <w:szCs w:val="28"/>
        </w:rPr>
        <w:t xml:space="preserve">                           v</w:t>
      </w:r>
    </w:p>
    <w:p w14:paraId="69CD7769" w14:textId="77777777" w:rsidR="001933D4" w:rsidRPr="001933D4" w:rsidRDefault="001933D4" w:rsidP="001933D4">
      <w:pPr>
        <w:spacing w:after="0" w:line="240" w:lineRule="auto"/>
        <w:rPr>
          <w:sz w:val="28"/>
          <w:szCs w:val="28"/>
        </w:rPr>
      </w:pPr>
      <w:r>
        <w:rPr>
          <w:rFonts w:ascii="Consolas" w:eastAsia="Consolas" w:hAnsi="Consolas"/>
          <w:sz w:val="18"/>
          <w:szCs w:val="28"/>
        </w:rPr>
        <w:t xml:space="preserve">                     </w:t>
      </w:r>
      <w:proofErr w:type="spellStart"/>
      <w:r>
        <w:rPr>
          <w:rFonts w:ascii="Consolas" w:eastAsia="Consolas" w:hAnsi="Consolas"/>
          <w:sz w:val="18"/>
          <w:szCs w:val="28"/>
        </w:rPr>
        <w:t>RequestRepository</w:t>
      </w:r>
      <w:proofErr w:type="spellEnd"/>
      <w:r>
        <w:rPr>
          <w:rFonts w:ascii="Consolas" w:eastAsia="Consolas" w:hAnsi="Consolas"/>
          <w:sz w:val="18"/>
          <w:szCs w:val="28"/>
        </w:rPr>
        <w:t xml:space="preserve"> (Version check, DEC-006)</w:t>
      </w:r>
    </w:p>
    <w:p w14:paraId="0A6AF21B" w14:textId="77777777" w:rsidR="001933D4" w:rsidRDefault="001933D4" w:rsidP="001933D4"/>
    <w:p w14:paraId="43D6AC0F" w14:textId="77777777" w:rsidR="001933D4" w:rsidRDefault="001933D4" w:rsidP="001933D4">
      <w:pPr>
        <w:pStyle w:val="Heading2"/>
      </w:pPr>
      <w:bookmarkStart w:id="69" w:name="_Toc243252244"/>
      <w:r>
        <w:t>Design Problem 2: Reacting to Status Changes</w:t>
      </w:r>
      <w:bookmarkEnd w:id="69"/>
    </w:p>
    <w:p w14:paraId="1D938269" w14:textId="77777777" w:rsidR="001933D4" w:rsidRDefault="001933D4" w:rsidP="001933D4">
      <w:r>
        <w:t xml:space="preserve">Every status change must create an audit entry (NFR-006), and the requester must see the result (FR-004). Deferred scope already expects more reactions later, such as email or SMS. If </w:t>
      </w:r>
      <w:proofErr w:type="spellStart"/>
      <w:r>
        <w:t>RequestService</w:t>
      </w:r>
      <w:proofErr w:type="spellEnd"/>
      <w:r>
        <w:t xml:space="preserve"> calls each reaction directly, every new reaction means editing tested core logic.</w:t>
      </w:r>
    </w:p>
    <w:tbl>
      <w:tblPr>
        <w:tblStyle w:val="TableGrid"/>
        <w:tblW w:w="9000" w:type="dxa"/>
        <w:tblLayout w:type="fixed"/>
        <w:tblLook w:val="04A0" w:firstRow="1" w:lastRow="0" w:firstColumn="1" w:lastColumn="0" w:noHBand="0" w:noVBand="1"/>
      </w:tblPr>
      <w:tblGrid>
        <w:gridCol w:w="2000"/>
        <w:gridCol w:w="7000"/>
      </w:tblGrid>
      <w:tr w:rsidR="001933D4" w14:paraId="7B9002F2" w14:textId="77777777" w:rsidTr="001933D4">
        <w:tc>
          <w:tcPr>
            <w:tcW w:w="2000" w:type="dxa"/>
            <w:shd w:val="clear" w:color="auto" w:fill="002060"/>
          </w:tcPr>
          <w:p w14:paraId="3EFEAA25" w14:textId="77777777" w:rsidR="001933D4" w:rsidRPr="00335C5D" w:rsidRDefault="001933D4" w:rsidP="007262AE">
            <w:pPr>
              <w:rPr>
                <w:sz w:val="20"/>
                <w:szCs w:val="28"/>
              </w:rPr>
            </w:pPr>
            <w:r>
              <w:rPr>
                <w:b/>
                <w:sz w:val="20"/>
                <w:szCs w:val="28"/>
              </w:rPr>
              <w:t>DEC-012 - Observer through Spring application events</w:t>
            </w:r>
          </w:p>
        </w:tc>
        <w:tc>
          <w:tcPr>
            <w:tcW w:w="7000" w:type="dxa"/>
          </w:tcPr>
          <w:p w14:paraId="4AD22987" w14:textId="77777777" w:rsidR="001933D4" w:rsidRPr="00335C5D" w:rsidRDefault="001933D4" w:rsidP="007262AE">
            <w:pPr>
              <w:rPr>
                <w:sz w:val="20"/>
                <w:szCs w:val="28"/>
              </w:rPr>
            </w:pPr>
          </w:p>
        </w:tc>
      </w:tr>
      <w:tr w:rsidR="001933D4" w14:paraId="5790756B" w14:textId="77777777" w:rsidTr="001933D4">
        <w:tc>
          <w:tcPr>
            <w:tcW w:w="2000" w:type="dxa"/>
            <w:shd w:val="clear" w:color="auto" w:fill="002060"/>
          </w:tcPr>
          <w:p w14:paraId="5ECDF520" w14:textId="77777777" w:rsidR="001933D4" w:rsidRPr="00335C5D" w:rsidRDefault="001933D4" w:rsidP="007262AE">
            <w:pPr>
              <w:rPr>
                <w:sz w:val="20"/>
                <w:szCs w:val="28"/>
              </w:rPr>
            </w:pPr>
            <w:r>
              <w:rPr>
                <w:b/>
                <w:sz w:val="20"/>
                <w:szCs w:val="28"/>
              </w:rPr>
              <w:t>Status / Date / Owner</w:t>
            </w:r>
          </w:p>
        </w:tc>
        <w:tc>
          <w:tcPr>
            <w:tcW w:w="7000" w:type="dxa"/>
          </w:tcPr>
          <w:p w14:paraId="1E41A62B" w14:textId="77777777" w:rsidR="001933D4" w:rsidRPr="00335C5D" w:rsidRDefault="001933D4" w:rsidP="007262AE">
            <w:pPr>
              <w:rPr>
                <w:sz w:val="20"/>
                <w:szCs w:val="28"/>
              </w:rPr>
            </w:pPr>
            <w:r>
              <w:rPr>
                <w:sz w:val="20"/>
                <w:szCs w:val="28"/>
              </w:rPr>
              <w:t>Accepted - M2 baseline / 30/09/2026 / Team</w:t>
            </w:r>
          </w:p>
        </w:tc>
      </w:tr>
      <w:tr w:rsidR="001933D4" w14:paraId="55C3B960" w14:textId="77777777" w:rsidTr="001933D4">
        <w:tc>
          <w:tcPr>
            <w:tcW w:w="2000" w:type="dxa"/>
            <w:shd w:val="clear" w:color="auto" w:fill="002060"/>
          </w:tcPr>
          <w:p w14:paraId="5BF573BE" w14:textId="77777777" w:rsidR="001933D4" w:rsidRPr="00335C5D" w:rsidRDefault="001933D4" w:rsidP="007262AE">
            <w:pPr>
              <w:rPr>
                <w:sz w:val="20"/>
                <w:szCs w:val="28"/>
              </w:rPr>
            </w:pPr>
            <w:r>
              <w:rPr>
                <w:b/>
                <w:sz w:val="20"/>
                <w:szCs w:val="28"/>
              </w:rPr>
              <w:t>Context</w:t>
            </w:r>
          </w:p>
        </w:tc>
        <w:tc>
          <w:tcPr>
            <w:tcW w:w="7000" w:type="dxa"/>
          </w:tcPr>
          <w:p w14:paraId="7266331C" w14:textId="77777777" w:rsidR="001933D4" w:rsidRPr="00335C5D" w:rsidRDefault="001933D4" w:rsidP="007262AE">
            <w:pPr>
              <w:rPr>
                <w:sz w:val="20"/>
                <w:szCs w:val="28"/>
              </w:rPr>
            </w:pPr>
            <w:r>
              <w:rPr>
                <w:sz w:val="20"/>
                <w:szCs w:val="28"/>
              </w:rPr>
              <w:t>Status changes and assignments trigger reactions: the audit entry now, and notifications later.</w:t>
            </w:r>
          </w:p>
        </w:tc>
      </w:tr>
      <w:tr w:rsidR="001933D4" w14:paraId="2439445E" w14:textId="77777777" w:rsidTr="001933D4">
        <w:tc>
          <w:tcPr>
            <w:tcW w:w="2000" w:type="dxa"/>
            <w:shd w:val="clear" w:color="auto" w:fill="002060"/>
          </w:tcPr>
          <w:p w14:paraId="50AB699F" w14:textId="77777777" w:rsidR="001933D4" w:rsidRPr="00335C5D" w:rsidRDefault="001933D4" w:rsidP="007262AE">
            <w:pPr>
              <w:rPr>
                <w:sz w:val="20"/>
                <w:szCs w:val="28"/>
              </w:rPr>
            </w:pPr>
            <w:r>
              <w:rPr>
                <w:b/>
                <w:sz w:val="20"/>
                <w:szCs w:val="28"/>
              </w:rPr>
              <w:t>Constraints</w:t>
            </w:r>
          </w:p>
        </w:tc>
        <w:tc>
          <w:tcPr>
            <w:tcW w:w="7000" w:type="dxa"/>
          </w:tcPr>
          <w:p w14:paraId="5AFFD91E" w14:textId="77777777" w:rsidR="001933D4" w:rsidRPr="00335C5D" w:rsidRDefault="001933D4" w:rsidP="007262AE">
            <w:pPr>
              <w:rPr>
                <w:sz w:val="20"/>
                <w:szCs w:val="28"/>
              </w:rPr>
            </w:pPr>
            <w:r>
              <w:rPr>
                <w:sz w:val="20"/>
                <w:szCs w:val="28"/>
              </w:rPr>
              <w:t>Time, Security (audit is a Must requirement)</w:t>
            </w:r>
          </w:p>
        </w:tc>
      </w:tr>
      <w:tr w:rsidR="001933D4" w14:paraId="5447C26F" w14:textId="77777777" w:rsidTr="001933D4">
        <w:tc>
          <w:tcPr>
            <w:tcW w:w="2000" w:type="dxa"/>
            <w:shd w:val="clear" w:color="auto" w:fill="002060"/>
          </w:tcPr>
          <w:p w14:paraId="44009647" w14:textId="77777777" w:rsidR="001933D4" w:rsidRPr="00335C5D" w:rsidRDefault="001933D4" w:rsidP="007262AE">
            <w:pPr>
              <w:rPr>
                <w:sz w:val="20"/>
                <w:szCs w:val="28"/>
              </w:rPr>
            </w:pPr>
            <w:r>
              <w:rPr>
                <w:b/>
                <w:sz w:val="20"/>
                <w:szCs w:val="28"/>
              </w:rPr>
              <w:t>Alternatives</w:t>
            </w:r>
          </w:p>
        </w:tc>
        <w:tc>
          <w:tcPr>
            <w:tcW w:w="7000" w:type="dxa"/>
          </w:tcPr>
          <w:p w14:paraId="6591EA3F" w14:textId="77777777" w:rsidR="001933D4" w:rsidRPr="00335C5D" w:rsidRDefault="001933D4" w:rsidP="007262AE">
            <w:pPr>
              <w:rPr>
                <w:sz w:val="20"/>
                <w:szCs w:val="28"/>
              </w:rPr>
            </w:pPr>
            <w:r>
              <w:rPr>
                <w:sz w:val="20"/>
                <w:szCs w:val="28"/>
              </w:rPr>
              <w:t>1. Observer pattern (A2 Task 1).</w:t>
            </w:r>
          </w:p>
          <w:p w14:paraId="29D46587" w14:textId="77777777" w:rsidR="001933D4" w:rsidRPr="00335C5D" w:rsidRDefault="001933D4" w:rsidP="007262AE">
            <w:pPr>
              <w:rPr>
                <w:sz w:val="20"/>
                <w:szCs w:val="28"/>
              </w:rPr>
            </w:pPr>
            <w:r>
              <w:rPr>
                <w:sz w:val="20"/>
                <w:szCs w:val="28"/>
              </w:rPr>
              <w:t xml:space="preserve">2. Direct sequential calls from </w:t>
            </w:r>
            <w:proofErr w:type="spellStart"/>
            <w:r>
              <w:rPr>
                <w:sz w:val="20"/>
                <w:szCs w:val="28"/>
              </w:rPr>
              <w:t>RequestService</w:t>
            </w:r>
            <w:proofErr w:type="spellEnd"/>
            <w:r>
              <w:rPr>
                <w:sz w:val="20"/>
                <w:szCs w:val="28"/>
              </w:rPr>
              <w:t xml:space="preserve"> to each reaction (A2 Task 1).</w:t>
            </w:r>
          </w:p>
        </w:tc>
      </w:tr>
      <w:tr w:rsidR="001933D4" w14:paraId="27BC3FB0" w14:textId="77777777" w:rsidTr="001933D4">
        <w:tc>
          <w:tcPr>
            <w:tcW w:w="2000" w:type="dxa"/>
            <w:shd w:val="clear" w:color="auto" w:fill="002060"/>
          </w:tcPr>
          <w:p w14:paraId="5FFB06B9" w14:textId="77777777" w:rsidR="001933D4" w:rsidRPr="00335C5D" w:rsidRDefault="001933D4" w:rsidP="007262AE">
            <w:pPr>
              <w:rPr>
                <w:sz w:val="20"/>
                <w:szCs w:val="28"/>
              </w:rPr>
            </w:pPr>
            <w:r>
              <w:rPr>
                <w:b/>
                <w:sz w:val="20"/>
                <w:szCs w:val="28"/>
              </w:rPr>
              <w:t>Decision</w:t>
            </w:r>
          </w:p>
        </w:tc>
        <w:tc>
          <w:tcPr>
            <w:tcW w:w="7000" w:type="dxa"/>
          </w:tcPr>
          <w:p w14:paraId="3C3DBE59" w14:textId="77777777" w:rsidR="001933D4" w:rsidRPr="00335C5D" w:rsidRDefault="001933D4" w:rsidP="007262AE">
            <w:pPr>
              <w:rPr>
                <w:sz w:val="20"/>
                <w:szCs w:val="28"/>
              </w:rPr>
            </w:pPr>
            <w:r>
              <w:rPr>
                <w:sz w:val="20"/>
                <w:szCs w:val="28"/>
              </w:rPr>
              <w:t xml:space="preserve">Option 1, using Spring application events rather than a hand-built observer list. </w:t>
            </w:r>
            <w:proofErr w:type="spellStart"/>
            <w:r>
              <w:rPr>
                <w:sz w:val="20"/>
                <w:szCs w:val="28"/>
              </w:rPr>
              <w:t>RequestService</w:t>
            </w:r>
            <w:proofErr w:type="spellEnd"/>
            <w:r>
              <w:rPr>
                <w:sz w:val="20"/>
                <w:szCs w:val="28"/>
              </w:rPr>
              <w:t xml:space="preserve"> publishes </w:t>
            </w:r>
            <w:proofErr w:type="spellStart"/>
            <w:r>
              <w:rPr>
                <w:sz w:val="20"/>
                <w:szCs w:val="28"/>
              </w:rPr>
              <w:t>RequestStatusChangedEvent</w:t>
            </w:r>
            <w:proofErr w:type="spellEnd"/>
            <w:r>
              <w:rPr>
                <w:sz w:val="20"/>
                <w:szCs w:val="28"/>
              </w:rPr>
              <w:t xml:space="preserve">, </w:t>
            </w:r>
            <w:proofErr w:type="spellStart"/>
            <w:r>
              <w:rPr>
                <w:sz w:val="20"/>
                <w:szCs w:val="28"/>
              </w:rPr>
              <w:t>RequestAssignedEvent</w:t>
            </w:r>
            <w:proofErr w:type="spellEnd"/>
            <w:r>
              <w:rPr>
                <w:sz w:val="20"/>
                <w:szCs w:val="28"/>
              </w:rPr>
              <w:t xml:space="preserve"> and </w:t>
            </w:r>
            <w:proofErr w:type="spellStart"/>
            <w:r>
              <w:rPr>
                <w:sz w:val="20"/>
                <w:szCs w:val="28"/>
              </w:rPr>
              <w:t>RequestPriorityChangedEvent</w:t>
            </w:r>
            <w:proofErr w:type="spellEnd"/>
            <w:r>
              <w:rPr>
                <w:sz w:val="20"/>
                <w:szCs w:val="28"/>
              </w:rPr>
              <w:t xml:space="preserve"> (FR-016). </w:t>
            </w:r>
            <w:proofErr w:type="spellStart"/>
            <w:r>
              <w:rPr>
                <w:sz w:val="20"/>
                <w:szCs w:val="28"/>
              </w:rPr>
              <w:t>AuditListener</w:t>
            </w:r>
            <w:proofErr w:type="spellEnd"/>
            <w:r>
              <w:rPr>
                <w:sz w:val="20"/>
                <w:szCs w:val="28"/>
              </w:rPr>
              <w:t xml:space="preserve"> is a synchronous @EventListener, so it runs inside the same transaction as the change (DEC-006). Future non-critical listeners, such as notifications, use @TransactionalEventListener after commit.</w:t>
            </w:r>
          </w:p>
        </w:tc>
      </w:tr>
      <w:tr w:rsidR="001933D4" w14:paraId="004C7437" w14:textId="77777777" w:rsidTr="001933D4">
        <w:tc>
          <w:tcPr>
            <w:tcW w:w="2000" w:type="dxa"/>
            <w:shd w:val="clear" w:color="auto" w:fill="002060"/>
          </w:tcPr>
          <w:p w14:paraId="7BE4173A" w14:textId="77777777" w:rsidR="001933D4" w:rsidRPr="00335C5D" w:rsidRDefault="001933D4" w:rsidP="007262AE">
            <w:pPr>
              <w:rPr>
                <w:sz w:val="20"/>
                <w:szCs w:val="28"/>
              </w:rPr>
            </w:pPr>
            <w:r>
              <w:rPr>
                <w:b/>
                <w:sz w:val="20"/>
                <w:szCs w:val="28"/>
              </w:rPr>
              <w:lastRenderedPageBreak/>
              <w:t>Rationale</w:t>
            </w:r>
          </w:p>
        </w:tc>
        <w:tc>
          <w:tcPr>
            <w:tcW w:w="7000" w:type="dxa"/>
          </w:tcPr>
          <w:p w14:paraId="785C1988" w14:textId="77777777" w:rsidR="001933D4" w:rsidRPr="00335C5D" w:rsidRDefault="001933D4" w:rsidP="007262AE">
            <w:pPr>
              <w:rPr>
                <w:sz w:val="20"/>
                <w:szCs w:val="28"/>
              </w:rPr>
            </w:pPr>
            <w:proofErr w:type="spellStart"/>
            <w:r>
              <w:rPr>
                <w:sz w:val="20"/>
                <w:szCs w:val="28"/>
              </w:rPr>
              <w:t>RequestService</w:t>
            </w:r>
            <w:proofErr w:type="spellEnd"/>
            <w:r>
              <w:rPr>
                <w:sz w:val="20"/>
                <w:szCs w:val="28"/>
              </w:rPr>
              <w:t xml:space="preserve"> does not need to know who reacts to a change, so new reactions are new listener classes. This follows the A2 recommendation, with one deliberate difference: A2 argued Observer isolates failures between reactions. For </w:t>
            </w:r>
            <w:proofErr w:type="spellStart"/>
            <w:r>
              <w:rPr>
                <w:sz w:val="20"/>
                <w:szCs w:val="28"/>
              </w:rPr>
              <w:t>CivicConnect</w:t>
            </w:r>
            <w:proofErr w:type="spellEnd"/>
            <w:r>
              <w:rPr>
                <w:sz w:val="20"/>
                <w:szCs w:val="28"/>
              </w:rPr>
              <w:t>, audit is a Must, so a failed audit insert must roll back the status change. The audit reaction is therefore deliberately not isolated. Only non-critical reactions run after commit.</w:t>
            </w:r>
          </w:p>
        </w:tc>
      </w:tr>
      <w:tr w:rsidR="001933D4" w14:paraId="2BA5DE6B" w14:textId="77777777" w:rsidTr="001933D4">
        <w:tc>
          <w:tcPr>
            <w:tcW w:w="2000" w:type="dxa"/>
            <w:shd w:val="clear" w:color="auto" w:fill="002060"/>
          </w:tcPr>
          <w:p w14:paraId="1013148F" w14:textId="77777777" w:rsidR="001933D4" w:rsidRPr="00335C5D" w:rsidRDefault="001933D4" w:rsidP="007262AE">
            <w:pPr>
              <w:rPr>
                <w:sz w:val="20"/>
                <w:szCs w:val="28"/>
              </w:rPr>
            </w:pPr>
            <w:r>
              <w:rPr>
                <w:b/>
                <w:sz w:val="20"/>
                <w:szCs w:val="28"/>
              </w:rPr>
              <w:t>Expected benefit</w:t>
            </w:r>
          </w:p>
        </w:tc>
        <w:tc>
          <w:tcPr>
            <w:tcW w:w="7000" w:type="dxa"/>
          </w:tcPr>
          <w:p w14:paraId="47087CBB" w14:textId="77777777" w:rsidR="001933D4" w:rsidRPr="00335C5D" w:rsidRDefault="001933D4" w:rsidP="007262AE">
            <w:pPr>
              <w:rPr>
                <w:sz w:val="20"/>
                <w:szCs w:val="28"/>
              </w:rPr>
            </w:pPr>
            <w:r>
              <w:rPr>
                <w:sz w:val="20"/>
                <w:szCs w:val="28"/>
              </w:rPr>
              <w:t xml:space="preserve">Lower coupling, core logic closed for modification, </w:t>
            </w:r>
            <w:proofErr w:type="spellStart"/>
            <w:r>
              <w:rPr>
                <w:sz w:val="20"/>
                <w:szCs w:val="28"/>
              </w:rPr>
              <w:t>RequestService</w:t>
            </w:r>
            <w:proofErr w:type="spellEnd"/>
            <w:r>
              <w:rPr>
                <w:sz w:val="20"/>
                <w:szCs w:val="28"/>
              </w:rPr>
              <w:t xml:space="preserve"> testable with listeners mocked.</w:t>
            </w:r>
          </w:p>
        </w:tc>
      </w:tr>
      <w:tr w:rsidR="001933D4" w14:paraId="1C7E48CD" w14:textId="77777777" w:rsidTr="001933D4">
        <w:tc>
          <w:tcPr>
            <w:tcW w:w="2000" w:type="dxa"/>
            <w:shd w:val="clear" w:color="auto" w:fill="002060"/>
          </w:tcPr>
          <w:p w14:paraId="15527BAD" w14:textId="77777777" w:rsidR="001933D4" w:rsidRPr="00335C5D" w:rsidRDefault="001933D4" w:rsidP="007262AE">
            <w:pPr>
              <w:rPr>
                <w:sz w:val="20"/>
                <w:szCs w:val="28"/>
              </w:rPr>
            </w:pPr>
            <w:r>
              <w:rPr>
                <w:b/>
                <w:sz w:val="20"/>
                <w:szCs w:val="28"/>
              </w:rPr>
              <w:t>Trade-offs</w:t>
            </w:r>
          </w:p>
        </w:tc>
        <w:tc>
          <w:tcPr>
            <w:tcW w:w="7000" w:type="dxa"/>
          </w:tcPr>
          <w:p w14:paraId="185F564B" w14:textId="77777777" w:rsidR="001933D4" w:rsidRPr="00335C5D" w:rsidRDefault="001933D4" w:rsidP="007262AE">
            <w:pPr>
              <w:rPr>
                <w:sz w:val="20"/>
                <w:szCs w:val="28"/>
              </w:rPr>
            </w:pPr>
            <w:r>
              <w:rPr>
                <w:sz w:val="20"/>
                <w:szCs w:val="28"/>
              </w:rPr>
              <w:t xml:space="preserve">Indirection: reading </w:t>
            </w:r>
            <w:proofErr w:type="spellStart"/>
            <w:r>
              <w:rPr>
                <w:sz w:val="20"/>
                <w:szCs w:val="28"/>
              </w:rPr>
              <w:t>RequestService</w:t>
            </w:r>
            <w:proofErr w:type="spellEnd"/>
            <w:r>
              <w:rPr>
                <w:sz w:val="20"/>
                <w:szCs w:val="28"/>
              </w:rPr>
              <w:t xml:space="preserve"> alone does not show that auditing happens, so the event flow is documented in the README. Transaction phases are easy to get wrong.</w:t>
            </w:r>
          </w:p>
        </w:tc>
      </w:tr>
      <w:tr w:rsidR="001933D4" w14:paraId="235CB3C7" w14:textId="77777777" w:rsidTr="001933D4">
        <w:tc>
          <w:tcPr>
            <w:tcW w:w="2000" w:type="dxa"/>
            <w:shd w:val="clear" w:color="auto" w:fill="002060"/>
          </w:tcPr>
          <w:p w14:paraId="33BB93E0" w14:textId="77777777" w:rsidR="001933D4" w:rsidRPr="00335C5D" w:rsidRDefault="001933D4" w:rsidP="007262AE">
            <w:pPr>
              <w:rPr>
                <w:sz w:val="20"/>
                <w:szCs w:val="28"/>
              </w:rPr>
            </w:pPr>
            <w:r>
              <w:rPr>
                <w:b/>
                <w:sz w:val="20"/>
                <w:szCs w:val="28"/>
              </w:rPr>
              <w:t>Risks</w:t>
            </w:r>
          </w:p>
        </w:tc>
        <w:tc>
          <w:tcPr>
            <w:tcW w:w="7000" w:type="dxa"/>
          </w:tcPr>
          <w:p w14:paraId="3E24C314" w14:textId="77777777" w:rsidR="001933D4" w:rsidRPr="00335C5D" w:rsidRDefault="001933D4" w:rsidP="007262AE">
            <w:pPr>
              <w:rPr>
                <w:sz w:val="20"/>
                <w:szCs w:val="28"/>
              </w:rPr>
            </w:pPr>
            <w:r>
              <w:rPr>
                <w:sz w:val="20"/>
                <w:szCs w:val="28"/>
              </w:rPr>
              <w:t>R-18. Mitigation: integration test that forces the audit insert to fail and checks the status is unchanged.</w:t>
            </w:r>
          </w:p>
        </w:tc>
      </w:tr>
      <w:tr w:rsidR="001933D4" w14:paraId="7C6E1E0F" w14:textId="77777777" w:rsidTr="001933D4">
        <w:tc>
          <w:tcPr>
            <w:tcW w:w="2000" w:type="dxa"/>
            <w:shd w:val="clear" w:color="auto" w:fill="002060"/>
          </w:tcPr>
          <w:p w14:paraId="3669A725" w14:textId="77777777" w:rsidR="001933D4" w:rsidRPr="00335C5D" w:rsidRDefault="001933D4" w:rsidP="007262AE">
            <w:pPr>
              <w:rPr>
                <w:sz w:val="20"/>
                <w:szCs w:val="28"/>
              </w:rPr>
            </w:pPr>
            <w:r>
              <w:rPr>
                <w:b/>
                <w:sz w:val="20"/>
                <w:szCs w:val="28"/>
              </w:rPr>
              <w:t>Evidence</w:t>
            </w:r>
          </w:p>
        </w:tc>
        <w:tc>
          <w:tcPr>
            <w:tcW w:w="7000" w:type="dxa"/>
          </w:tcPr>
          <w:p w14:paraId="0E3E05B8" w14:textId="77777777" w:rsidR="001933D4" w:rsidRPr="00335C5D" w:rsidRDefault="001933D4" w:rsidP="007262AE">
            <w:pPr>
              <w:rPr>
                <w:sz w:val="20"/>
                <w:szCs w:val="28"/>
              </w:rPr>
            </w:pPr>
            <w:r>
              <w:rPr>
                <w:sz w:val="20"/>
                <w:szCs w:val="28"/>
              </w:rPr>
              <w:t>A2 Task 1, Design Problem 2 (Freeman and Robson, 2020). Spring Framework documentation on application events and transaction-bound events (Spring, no date c; Spring, no date d). NFR-006, ASR-003.</w:t>
            </w:r>
          </w:p>
        </w:tc>
      </w:tr>
      <w:tr w:rsidR="001933D4" w14:paraId="7FF5F272" w14:textId="77777777" w:rsidTr="001933D4">
        <w:tc>
          <w:tcPr>
            <w:tcW w:w="2000" w:type="dxa"/>
            <w:shd w:val="clear" w:color="auto" w:fill="002060"/>
          </w:tcPr>
          <w:p w14:paraId="27842AD3" w14:textId="77777777" w:rsidR="001933D4" w:rsidRPr="00335C5D" w:rsidRDefault="001933D4" w:rsidP="007262AE">
            <w:pPr>
              <w:rPr>
                <w:sz w:val="20"/>
                <w:szCs w:val="28"/>
              </w:rPr>
            </w:pPr>
            <w:r>
              <w:rPr>
                <w:b/>
                <w:sz w:val="20"/>
                <w:szCs w:val="28"/>
              </w:rPr>
              <w:t>Affected components</w:t>
            </w:r>
          </w:p>
        </w:tc>
        <w:tc>
          <w:tcPr>
            <w:tcW w:w="7000" w:type="dxa"/>
          </w:tcPr>
          <w:p w14:paraId="146BA06B" w14:textId="77777777" w:rsidR="001933D4" w:rsidRPr="00335C5D" w:rsidRDefault="001933D4" w:rsidP="007262AE">
            <w:pPr>
              <w:rPr>
                <w:sz w:val="20"/>
                <w:szCs w:val="28"/>
              </w:rPr>
            </w:pPr>
            <w:proofErr w:type="spellStart"/>
            <w:r>
              <w:rPr>
                <w:sz w:val="20"/>
                <w:szCs w:val="28"/>
              </w:rPr>
              <w:t>RequestStatusChangedEvent</w:t>
            </w:r>
            <w:proofErr w:type="spellEnd"/>
            <w:r>
              <w:rPr>
                <w:sz w:val="20"/>
                <w:szCs w:val="28"/>
              </w:rPr>
              <w:t xml:space="preserve">, </w:t>
            </w:r>
            <w:proofErr w:type="spellStart"/>
            <w:r>
              <w:rPr>
                <w:sz w:val="20"/>
                <w:szCs w:val="28"/>
              </w:rPr>
              <w:t>RequestAssignedEvent</w:t>
            </w:r>
            <w:proofErr w:type="spellEnd"/>
            <w:r>
              <w:rPr>
                <w:sz w:val="20"/>
                <w:szCs w:val="28"/>
              </w:rPr>
              <w:t xml:space="preserve">, </w:t>
            </w:r>
            <w:proofErr w:type="spellStart"/>
            <w:r>
              <w:rPr>
                <w:sz w:val="20"/>
                <w:szCs w:val="28"/>
              </w:rPr>
              <w:t>AuditListener</w:t>
            </w:r>
            <w:proofErr w:type="spellEnd"/>
            <w:r>
              <w:rPr>
                <w:sz w:val="20"/>
                <w:szCs w:val="28"/>
              </w:rPr>
              <w:t xml:space="preserve">, </w:t>
            </w:r>
            <w:proofErr w:type="spellStart"/>
            <w:r>
              <w:rPr>
                <w:sz w:val="20"/>
                <w:szCs w:val="28"/>
              </w:rPr>
              <w:t>AuditEntryRepository</w:t>
            </w:r>
            <w:proofErr w:type="spellEnd"/>
            <w:r>
              <w:rPr>
                <w:sz w:val="20"/>
                <w:szCs w:val="28"/>
              </w:rPr>
              <w:t xml:space="preserve">, </w:t>
            </w:r>
            <w:proofErr w:type="spellStart"/>
            <w:r>
              <w:rPr>
                <w:sz w:val="20"/>
                <w:szCs w:val="28"/>
              </w:rPr>
              <w:t>RequestService</w:t>
            </w:r>
            <w:proofErr w:type="spellEnd"/>
            <w:r>
              <w:rPr>
                <w:sz w:val="20"/>
                <w:szCs w:val="28"/>
              </w:rPr>
              <w:t xml:space="preserve">. Comments are written by </w:t>
            </w:r>
            <w:proofErr w:type="spellStart"/>
            <w:r>
              <w:rPr>
                <w:sz w:val="20"/>
                <w:szCs w:val="28"/>
              </w:rPr>
              <w:t>RequestService.addComment</w:t>
            </w:r>
            <w:proofErr w:type="spellEnd"/>
            <w:r>
              <w:rPr>
                <w:sz w:val="20"/>
                <w:szCs w:val="28"/>
              </w:rPr>
              <w:t>() as COMMENT audit entries.</w:t>
            </w:r>
          </w:p>
        </w:tc>
      </w:tr>
      <w:tr w:rsidR="001933D4" w14:paraId="006E5D08" w14:textId="77777777" w:rsidTr="001933D4">
        <w:tc>
          <w:tcPr>
            <w:tcW w:w="2000" w:type="dxa"/>
            <w:shd w:val="clear" w:color="auto" w:fill="002060"/>
          </w:tcPr>
          <w:p w14:paraId="19630DDB" w14:textId="77777777" w:rsidR="001933D4" w:rsidRPr="00335C5D" w:rsidRDefault="001933D4" w:rsidP="007262AE">
            <w:pPr>
              <w:rPr>
                <w:sz w:val="20"/>
                <w:szCs w:val="28"/>
              </w:rPr>
            </w:pPr>
            <w:r>
              <w:rPr>
                <w:b/>
                <w:sz w:val="20"/>
                <w:szCs w:val="28"/>
              </w:rPr>
              <w:t>Implementation evidence</w:t>
            </w:r>
          </w:p>
        </w:tc>
        <w:tc>
          <w:tcPr>
            <w:tcW w:w="7000" w:type="dxa"/>
          </w:tcPr>
          <w:p w14:paraId="08174994" w14:textId="77777777" w:rsidR="001933D4" w:rsidRPr="00335C5D" w:rsidRDefault="001933D4" w:rsidP="007262AE">
            <w:pPr>
              <w:rPr>
                <w:sz w:val="20"/>
                <w:szCs w:val="28"/>
              </w:rPr>
            </w:pPr>
            <w:proofErr w:type="spellStart"/>
            <w:r>
              <w:rPr>
                <w:sz w:val="20"/>
                <w:szCs w:val="28"/>
              </w:rPr>
              <w:t>AuditEntry</w:t>
            </w:r>
            <w:proofErr w:type="spellEnd"/>
            <w:r>
              <w:rPr>
                <w:sz w:val="20"/>
                <w:szCs w:val="28"/>
              </w:rPr>
              <w:t xml:space="preserve"> entity exists in the prototype. Events and listener: Planned. Test: </w:t>
            </w:r>
            <w:proofErr w:type="spellStart"/>
            <w:r>
              <w:rPr>
                <w:sz w:val="20"/>
                <w:szCs w:val="28"/>
              </w:rPr>
              <w:t>StatusChangeRollbackTest</w:t>
            </w:r>
            <w:proofErr w:type="spellEnd"/>
            <w:r>
              <w:rPr>
                <w:sz w:val="20"/>
                <w:szCs w:val="28"/>
              </w:rPr>
              <w:t xml:space="preserve"> Planned. M3: changed by C-02 - database triggers write the audit, so the status-change events and the </w:t>
            </w:r>
            <w:proofErr w:type="spellStart"/>
            <w:r>
              <w:rPr>
                <w:sz w:val="20"/>
                <w:szCs w:val="28"/>
              </w:rPr>
              <w:t>AuditListener</w:t>
            </w:r>
            <w:proofErr w:type="spellEnd"/>
            <w:r>
              <w:rPr>
                <w:sz w:val="20"/>
                <w:szCs w:val="28"/>
              </w:rPr>
              <w:t xml:space="preserve"> were not built. M4: </w:t>
            </w:r>
            <w:proofErr w:type="spellStart"/>
            <w:r>
              <w:rPr>
                <w:sz w:val="20"/>
                <w:szCs w:val="28"/>
              </w:rPr>
              <w:t>StatusChangeRollbackTest</w:t>
            </w:r>
            <w:proofErr w:type="spellEnd"/>
            <w:r>
              <w:rPr>
                <w:sz w:val="20"/>
                <w:szCs w:val="28"/>
              </w:rPr>
              <w:t xml:space="preserve"> makes the audit insert fail and checks that the status change is rolled back (R-18). Observer through Spring events is used where one module must react to a change in another: </w:t>
            </w:r>
            <w:proofErr w:type="spellStart"/>
            <w:r>
              <w:rPr>
                <w:sz w:val="20"/>
                <w:szCs w:val="28"/>
              </w:rPr>
              <w:t>EmployeeService</w:t>
            </w:r>
            <w:proofErr w:type="spellEnd"/>
            <w:r>
              <w:rPr>
                <w:sz w:val="20"/>
                <w:szCs w:val="28"/>
              </w:rPr>
              <w:t xml:space="preserve"> publishes </w:t>
            </w:r>
            <w:proofErr w:type="spellStart"/>
            <w:r>
              <w:rPr>
                <w:sz w:val="20"/>
                <w:szCs w:val="28"/>
              </w:rPr>
              <w:t>StaffMemberRemovedEvent</w:t>
            </w:r>
            <w:proofErr w:type="spellEnd"/>
            <w:r>
              <w:rPr>
                <w:sz w:val="20"/>
                <w:szCs w:val="28"/>
              </w:rPr>
              <w:t xml:space="preserve">, and </w:t>
            </w:r>
            <w:proofErr w:type="spellStart"/>
            <w:r>
              <w:rPr>
                <w:sz w:val="20"/>
                <w:szCs w:val="28"/>
              </w:rPr>
              <w:t>HandlerRemovalListener</w:t>
            </w:r>
            <w:proofErr w:type="spellEnd"/>
            <w:r>
              <w:rPr>
                <w:sz w:val="20"/>
                <w:szCs w:val="28"/>
              </w:rPr>
              <w:t xml:space="preserve"> releases the employee's open requests in the same transaction (D-05).</w:t>
            </w:r>
          </w:p>
        </w:tc>
      </w:tr>
      <w:tr w:rsidR="001933D4" w14:paraId="2FA52D60" w14:textId="77777777" w:rsidTr="001933D4">
        <w:tc>
          <w:tcPr>
            <w:tcW w:w="2000" w:type="dxa"/>
            <w:shd w:val="clear" w:color="auto" w:fill="002060"/>
          </w:tcPr>
          <w:p w14:paraId="24F39A1B" w14:textId="77777777" w:rsidR="001933D4" w:rsidRPr="00335C5D" w:rsidRDefault="001933D4" w:rsidP="007262AE">
            <w:pPr>
              <w:rPr>
                <w:sz w:val="20"/>
                <w:szCs w:val="28"/>
              </w:rPr>
            </w:pPr>
            <w:r>
              <w:rPr>
                <w:b/>
                <w:sz w:val="20"/>
                <w:szCs w:val="28"/>
              </w:rPr>
              <w:t>Linked requirements</w:t>
            </w:r>
          </w:p>
        </w:tc>
        <w:tc>
          <w:tcPr>
            <w:tcW w:w="7000" w:type="dxa"/>
          </w:tcPr>
          <w:p w14:paraId="306BB901" w14:textId="77777777" w:rsidR="001933D4" w:rsidRPr="00335C5D" w:rsidRDefault="001933D4" w:rsidP="007262AE">
            <w:pPr>
              <w:rPr>
                <w:sz w:val="20"/>
                <w:szCs w:val="28"/>
              </w:rPr>
            </w:pPr>
            <w:r>
              <w:rPr>
                <w:sz w:val="20"/>
                <w:szCs w:val="28"/>
              </w:rPr>
              <w:t>FR-004, FR-008, FR-009, NFR-006</w:t>
            </w:r>
          </w:p>
        </w:tc>
      </w:tr>
      <w:tr w:rsidR="001933D4" w14:paraId="072D288B" w14:textId="77777777" w:rsidTr="001933D4">
        <w:tc>
          <w:tcPr>
            <w:tcW w:w="2000" w:type="dxa"/>
            <w:shd w:val="clear" w:color="auto" w:fill="002060"/>
          </w:tcPr>
          <w:p w14:paraId="6ECA7B13" w14:textId="77777777" w:rsidR="001933D4" w:rsidRPr="00335C5D" w:rsidRDefault="001933D4" w:rsidP="007262AE">
            <w:pPr>
              <w:rPr>
                <w:sz w:val="20"/>
                <w:szCs w:val="28"/>
              </w:rPr>
            </w:pPr>
            <w:r>
              <w:rPr>
                <w:b/>
                <w:sz w:val="20"/>
                <w:szCs w:val="28"/>
              </w:rPr>
              <w:t>Later Consequence</w:t>
            </w:r>
          </w:p>
        </w:tc>
        <w:tc>
          <w:tcPr>
            <w:tcW w:w="7000" w:type="dxa"/>
          </w:tcPr>
          <w:p w14:paraId="68E07D20" w14:textId="77777777" w:rsidR="001933D4" w:rsidRPr="00335C5D" w:rsidRDefault="001933D4" w:rsidP="007262AE">
            <w:pPr>
              <w:rPr>
                <w:sz w:val="20"/>
                <w:szCs w:val="28"/>
              </w:rPr>
            </w:pPr>
            <w:r>
              <w:rPr>
                <w:sz w:val="20"/>
                <w:szCs w:val="28"/>
              </w:rPr>
              <w:t xml:space="preserve">DEC-006 is unchanged in effect: its audit insert is performed by </w:t>
            </w:r>
            <w:proofErr w:type="spellStart"/>
            <w:r>
              <w:rPr>
                <w:sz w:val="20"/>
                <w:szCs w:val="28"/>
              </w:rPr>
              <w:t>AuditListener</w:t>
            </w:r>
            <w:proofErr w:type="spellEnd"/>
            <w:r>
              <w:rPr>
                <w:sz w:val="20"/>
                <w:szCs w:val="28"/>
              </w:rPr>
              <w:t xml:space="preserve"> inside the same transaction. Email or SMS, if approved, is a new after-commit listener.</w:t>
            </w:r>
          </w:p>
        </w:tc>
      </w:tr>
    </w:tbl>
    <w:p w14:paraId="6A790FE5" w14:textId="77777777" w:rsidR="001933D4" w:rsidRDefault="001933D4" w:rsidP="001933D4"/>
    <w:p w14:paraId="4163B542" w14:textId="77777777" w:rsidR="001933D4" w:rsidRDefault="001933D4" w:rsidP="001933D4">
      <w:pPr>
        <w:spacing w:after="0" w:line="240" w:lineRule="auto"/>
      </w:pPr>
      <w:proofErr w:type="spellStart"/>
      <w:r>
        <w:rPr>
          <w:rFonts w:ascii="Consolas" w:eastAsia="Consolas" w:hAnsi="Consolas"/>
          <w:sz w:val="16"/>
        </w:rPr>
        <w:t>RequestService.changeStatus</w:t>
      </w:r>
      <w:proofErr w:type="spellEnd"/>
      <w:r>
        <w:rPr>
          <w:rFonts w:ascii="Consolas" w:eastAsia="Consolas" w:hAnsi="Consolas"/>
          <w:sz w:val="16"/>
        </w:rPr>
        <w:t>()  [@Transactional]</w:t>
      </w:r>
    </w:p>
    <w:p w14:paraId="292D827D" w14:textId="77777777" w:rsidR="001933D4" w:rsidRDefault="001933D4" w:rsidP="001933D4">
      <w:pPr>
        <w:spacing w:after="0" w:line="240" w:lineRule="auto"/>
      </w:pPr>
      <w:r>
        <w:rPr>
          <w:rFonts w:ascii="Consolas" w:eastAsia="Consolas" w:hAnsi="Consolas"/>
          <w:sz w:val="16"/>
        </w:rPr>
        <w:t xml:space="preserve">   |-- update Request (status, Version)</w:t>
      </w:r>
    </w:p>
    <w:p w14:paraId="51F3C343" w14:textId="77777777" w:rsidR="001933D4" w:rsidRDefault="001933D4" w:rsidP="001933D4">
      <w:pPr>
        <w:spacing w:after="0" w:line="240" w:lineRule="auto"/>
      </w:pPr>
      <w:r>
        <w:rPr>
          <w:rFonts w:ascii="Consolas" w:eastAsia="Consolas" w:hAnsi="Consolas"/>
          <w:sz w:val="16"/>
        </w:rPr>
        <w:t xml:space="preserve">   |-- publish </w:t>
      </w:r>
      <w:proofErr w:type="spellStart"/>
      <w:r>
        <w:rPr>
          <w:rFonts w:ascii="Consolas" w:eastAsia="Consolas" w:hAnsi="Consolas"/>
          <w:sz w:val="16"/>
        </w:rPr>
        <w:t>RequestStatusChangedEvent</w:t>
      </w:r>
      <w:proofErr w:type="spellEnd"/>
      <w:r>
        <w:rPr>
          <w:rFonts w:ascii="Consolas" w:eastAsia="Consolas" w:hAnsi="Consolas"/>
          <w:sz w:val="16"/>
        </w:rPr>
        <w:t>(</w:t>
      </w:r>
      <w:proofErr w:type="spellStart"/>
      <w:r>
        <w:rPr>
          <w:rFonts w:ascii="Consolas" w:eastAsia="Consolas" w:hAnsi="Consolas"/>
          <w:sz w:val="16"/>
        </w:rPr>
        <w:t>reqId</w:t>
      </w:r>
      <w:proofErr w:type="spellEnd"/>
      <w:r>
        <w:rPr>
          <w:rFonts w:ascii="Consolas" w:eastAsia="Consolas" w:hAnsi="Consolas"/>
          <w:sz w:val="16"/>
        </w:rPr>
        <w:t>, from, to, actor)</w:t>
      </w:r>
    </w:p>
    <w:p w14:paraId="0F96B09E" w14:textId="77777777" w:rsidR="001933D4" w:rsidRDefault="001933D4" w:rsidP="001933D4">
      <w:pPr>
        <w:spacing w:after="0" w:line="240" w:lineRule="auto"/>
      </w:pPr>
      <w:r>
        <w:rPr>
          <w:rFonts w:ascii="Consolas" w:eastAsia="Consolas" w:hAnsi="Consolas"/>
          <w:sz w:val="16"/>
        </w:rPr>
        <w:t xml:space="preserve">         |</w:t>
      </w:r>
    </w:p>
    <w:p w14:paraId="2302579F" w14:textId="77777777" w:rsidR="001933D4" w:rsidRDefault="001933D4" w:rsidP="001933D4">
      <w:pPr>
        <w:spacing w:after="0" w:line="240" w:lineRule="auto"/>
      </w:pPr>
      <w:r>
        <w:rPr>
          <w:rFonts w:ascii="Consolas" w:eastAsia="Consolas" w:hAnsi="Consolas"/>
          <w:sz w:val="16"/>
        </w:rPr>
        <w:t xml:space="preserve">         +--&gt; </w:t>
      </w:r>
      <w:proofErr w:type="spellStart"/>
      <w:r>
        <w:rPr>
          <w:rFonts w:ascii="Consolas" w:eastAsia="Consolas" w:hAnsi="Consolas"/>
          <w:sz w:val="16"/>
        </w:rPr>
        <w:t>AuditListener</w:t>
      </w:r>
      <w:proofErr w:type="spellEnd"/>
      <w:r>
        <w:rPr>
          <w:rFonts w:ascii="Consolas" w:eastAsia="Consolas" w:hAnsi="Consolas"/>
          <w:sz w:val="16"/>
        </w:rPr>
        <w:t xml:space="preserve"> (@EventListener, same transaction)</w:t>
      </w:r>
    </w:p>
    <w:p w14:paraId="2BE82769" w14:textId="77777777" w:rsidR="001933D4" w:rsidRDefault="001933D4" w:rsidP="001933D4">
      <w:pPr>
        <w:spacing w:after="0" w:line="240" w:lineRule="auto"/>
      </w:pPr>
      <w:r>
        <w:rPr>
          <w:rFonts w:ascii="Consolas" w:eastAsia="Consolas" w:hAnsi="Consolas"/>
          <w:sz w:val="16"/>
        </w:rPr>
        <w:t xml:space="preserve">         |       insert </w:t>
      </w:r>
      <w:proofErr w:type="spellStart"/>
      <w:r>
        <w:rPr>
          <w:rFonts w:ascii="Consolas" w:eastAsia="Consolas" w:hAnsi="Consolas"/>
          <w:sz w:val="16"/>
        </w:rPr>
        <w:t>AuditEntry</w:t>
      </w:r>
      <w:proofErr w:type="spellEnd"/>
      <w:r>
        <w:rPr>
          <w:rFonts w:ascii="Consolas" w:eastAsia="Consolas" w:hAnsi="Consolas"/>
          <w:sz w:val="16"/>
        </w:rPr>
        <w:t xml:space="preserve"> STATUS_CHANGE   -&gt; failure rolls back all</w:t>
      </w:r>
    </w:p>
    <w:p w14:paraId="043CA6EA" w14:textId="77777777" w:rsidR="001933D4" w:rsidRDefault="001933D4" w:rsidP="001933D4">
      <w:pPr>
        <w:spacing w:after="0" w:line="240" w:lineRule="auto"/>
      </w:pPr>
      <w:r>
        <w:rPr>
          <w:rFonts w:ascii="Consolas" w:eastAsia="Consolas" w:hAnsi="Consolas"/>
          <w:sz w:val="16"/>
        </w:rPr>
        <w:t xml:space="preserve">         |</w:t>
      </w:r>
    </w:p>
    <w:p w14:paraId="25DC023A" w14:textId="77777777" w:rsidR="001933D4" w:rsidRDefault="001933D4" w:rsidP="001933D4">
      <w:pPr>
        <w:spacing w:after="0" w:line="240" w:lineRule="auto"/>
      </w:pPr>
      <w:r>
        <w:rPr>
          <w:rFonts w:ascii="Consolas" w:eastAsia="Consolas" w:hAnsi="Consolas"/>
          <w:sz w:val="16"/>
        </w:rPr>
        <w:t xml:space="preserve">         +--&amp;</w:t>
      </w:r>
      <w:proofErr w:type="spellStart"/>
      <w:r>
        <w:rPr>
          <w:rFonts w:ascii="Consolas" w:eastAsia="Consolas" w:hAnsi="Consolas"/>
          <w:sz w:val="16"/>
        </w:rPr>
        <w:t>gt</w:t>
      </w:r>
      <w:proofErr w:type="spellEnd"/>
      <w:r>
        <w:rPr>
          <w:rFonts w:ascii="Consolas" w:eastAsia="Consolas" w:hAnsi="Consolas"/>
          <w:sz w:val="16"/>
        </w:rPr>
        <w:t xml:space="preserve">; </w:t>
      </w:r>
      <w:proofErr w:type="spellStart"/>
      <w:r>
        <w:rPr>
          <w:rFonts w:ascii="Consolas" w:eastAsia="Consolas" w:hAnsi="Consolas"/>
          <w:sz w:val="16"/>
        </w:rPr>
        <w:t>NotificationListener</w:t>
      </w:r>
      <w:proofErr w:type="spellEnd"/>
      <w:r>
        <w:rPr>
          <w:rFonts w:ascii="Consolas" w:eastAsia="Consolas" w:hAnsi="Consolas"/>
          <w:sz w:val="16"/>
        </w:rPr>
        <w:t xml:space="preserve"> Planned</w:t>
      </w:r>
    </w:p>
    <w:p w14:paraId="044E2CC9" w14:textId="77777777" w:rsidR="001933D4" w:rsidRDefault="001933D4" w:rsidP="001933D4">
      <w:pPr>
        <w:spacing w:after="0" w:line="240" w:lineRule="auto"/>
      </w:pPr>
      <w:r>
        <w:rPr>
          <w:rFonts w:ascii="Consolas" w:eastAsia="Consolas" w:hAnsi="Consolas"/>
          <w:sz w:val="16"/>
        </w:rPr>
        <w:t xml:space="preserve">                 (@TransactionalEventListener AFTER_COMMIT)</w:t>
      </w:r>
    </w:p>
    <w:p w14:paraId="4618D9F6" w14:textId="77777777" w:rsidR="001933D4" w:rsidRDefault="001933D4" w:rsidP="001933D4"/>
    <w:p w14:paraId="426E7C06" w14:textId="77777777" w:rsidR="001933D4" w:rsidRDefault="001933D4" w:rsidP="001933D4">
      <w:pPr>
        <w:pStyle w:val="Heading2"/>
      </w:pPr>
      <w:bookmarkStart w:id="70" w:name="_Toc243252245"/>
      <w:r>
        <w:t>Research-to-Decision Map</w:t>
      </w:r>
      <w:bookmarkEnd w:id="70"/>
    </w:p>
    <w:p w14:paraId="2398BADD" w14:textId="77777777" w:rsidR="001933D4" w:rsidRDefault="001933D4" w:rsidP="001933D4">
      <w:r>
        <w:t xml:space="preserve">This shows how each relevant Assignment 2 finding was used. A2 recommended options, and M2 made the final decisions. Where a decision differs, the </w:t>
      </w:r>
      <w:proofErr w:type="spellStart"/>
      <w:r>
        <w:t>CivicConnect</w:t>
      </w:r>
      <w:proofErr w:type="spellEnd"/>
      <w:r>
        <w:t>-specific reason is given.</w:t>
      </w:r>
    </w:p>
    <w:tbl>
      <w:tblPr>
        <w:tblStyle w:val="TableGrid"/>
        <w:tblW w:w="9000" w:type="dxa"/>
        <w:tblLayout w:type="fixed"/>
        <w:tblLook w:val="04A0" w:firstRow="1" w:lastRow="0" w:firstColumn="1" w:lastColumn="0" w:noHBand="0" w:noVBand="1"/>
      </w:tblPr>
      <w:tblGrid>
        <w:gridCol w:w="1900"/>
        <w:gridCol w:w="1700"/>
        <w:gridCol w:w="1800"/>
        <w:gridCol w:w="1100"/>
        <w:gridCol w:w="2500"/>
      </w:tblGrid>
      <w:tr w:rsidR="001933D4" w14:paraId="2C8C215D" w14:textId="77777777" w:rsidTr="001933D4">
        <w:trPr>
          <w:tblHeader/>
        </w:trPr>
        <w:tc>
          <w:tcPr>
            <w:tcW w:w="1900" w:type="dxa"/>
            <w:shd w:val="clear" w:color="auto" w:fill="002060"/>
          </w:tcPr>
          <w:p w14:paraId="35456B1B" w14:textId="77777777" w:rsidR="001933D4" w:rsidRPr="00335C5D" w:rsidRDefault="001933D4" w:rsidP="007262AE">
            <w:pPr>
              <w:rPr>
                <w:sz w:val="18"/>
                <w:szCs w:val="28"/>
              </w:rPr>
            </w:pPr>
            <w:r>
              <w:rPr>
                <w:b/>
                <w:sz w:val="18"/>
                <w:szCs w:val="28"/>
              </w:rPr>
              <w:lastRenderedPageBreak/>
              <w:t>A2 finding</w:t>
            </w:r>
          </w:p>
        </w:tc>
        <w:tc>
          <w:tcPr>
            <w:tcW w:w="1700" w:type="dxa"/>
            <w:shd w:val="clear" w:color="auto" w:fill="002060"/>
          </w:tcPr>
          <w:p w14:paraId="432AB4D6" w14:textId="77777777" w:rsidR="001933D4" w:rsidRPr="00335C5D" w:rsidRDefault="001933D4" w:rsidP="007262AE">
            <w:pPr>
              <w:rPr>
                <w:sz w:val="18"/>
                <w:szCs w:val="28"/>
              </w:rPr>
            </w:pPr>
            <w:r>
              <w:rPr>
                <w:b/>
                <w:sz w:val="18"/>
                <w:szCs w:val="28"/>
              </w:rPr>
              <w:t>A2 recommendation</w:t>
            </w:r>
          </w:p>
        </w:tc>
        <w:tc>
          <w:tcPr>
            <w:tcW w:w="1800" w:type="dxa"/>
            <w:shd w:val="clear" w:color="auto" w:fill="002060"/>
          </w:tcPr>
          <w:p w14:paraId="58686143" w14:textId="77777777" w:rsidR="001933D4" w:rsidRPr="00335C5D" w:rsidRDefault="001933D4" w:rsidP="007262AE">
            <w:pPr>
              <w:rPr>
                <w:sz w:val="18"/>
                <w:szCs w:val="28"/>
              </w:rPr>
            </w:pPr>
            <w:r>
              <w:rPr>
                <w:b/>
                <w:sz w:val="18"/>
                <w:szCs w:val="28"/>
              </w:rPr>
              <w:t>Final M2 decision</w:t>
            </w:r>
          </w:p>
        </w:tc>
        <w:tc>
          <w:tcPr>
            <w:tcW w:w="1100" w:type="dxa"/>
            <w:shd w:val="clear" w:color="auto" w:fill="002060"/>
          </w:tcPr>
          <w:p w14:paraId="37683A48" w14:textId="77777777" w:rsidR="001933D4" w:rsidRPr="00335C5D" w:rsidRDefault="001933D4" w:rsidP="007262AE">
            <w:pPr>
              <w:rPr>
                <w:sz w:val="18"/>
                <w:szCs w:val="28"/>
              </w:rPr>
            </w:pPr>
            <w:r>
              <w:rPr>
                <w:b/>
                <w:sz w:val="18"/>
                <w:szCs w:val="28"/>
              </w:rPr>
              <w:t>Same or different</w:t>
            </w:r>
          </w:p>
        </w:tc>
        <w:tc>
          <w:tcPr>
            <w:tcW w:w="2500" w:type="dxa"/>
            <w:shd w:val="clear" w:color="auto" w:fill="002060"/>
          </w:tcPr>
          <w:p w14:paraId="3490A80F" w14:textId="77777777" w:rsidR="001933D4" w:rsidRPr="00335C5D" w:rsidRDefault="001933D4" w:rsidP="007262AE">
            <w:pPr>
              <w:rPr>
                <w:sz w:val="18"/>
                <w:szCs w:val="28"/>
              </w:rPr>
            </w:pPr>
            <w:r>
              <w:rPr>
                <w:b/>
                <w:sz w:val="18"/>
                <w:szCs w:val="28"/>
              </w:rPr>
              <w:t>Why</w:t>
            </w:r>
          </w:p>
        </w:tc>
      </w:tr>
      <w:tr w:rsidR="001933D4" w14:paraId="0D5B9285" w14:textId="77777777" w:rsidTr="001933D4">
        <w:trPr>
          <w:tblHeader/>
        </w:trPr>
        <w:tc>
          <w:tcPr>
            <w:tcW w:w="1900" w:type="dxa"/>
          </w:tcPr>
          <w:p w14:paraId="16E8C56E" w14:textId="77777777" w:rsidR="001933D4" w:rsidRPr="00335C5D" w:rsidRDefault="001933D4" w:rsidP="007262AE">
            <w:pPr>
              <w:rPr>
                <w:sz w:val="18"/>
                <w:szCs w:val="28"/>
              </w:rPr>
            </w:pPr>
            <w:r>
              <w:rPr>
                <w:sz w:val="18"/>
                <w:szCs w:val="28"/>
              </w:rPr>
              <w:t>Task 1, Problem 1: State pattern vs transition map</w:t>
            </w:r>
          </w:p>
        </w:tc>
        <w:tc>
          <w:tcPr>
            <w:tcW w:w="1700" w:type="dxa"/>
          </w:tcPr>
          <w:p w14:paraId="7AEABBDD" w14:textId="77777777" w:rsidR="001933D4" w:rsidRPr="00335C5D" w:rsidRDefault="001933D4" w:rsidP="007262AE">
            <w:pPr>
              <w:rPr>
                <w:sz w:val="18"/>
                <w:szCs w:val="28"/>
              </w:rPr>
            </w:pPr>
            <w:r>
              <w:rPr>
                <w:sz w:val="18"/>
                <w:szCs w:val="28"/>
              </w:rPr>
              <w:t xml:space="preserve">Transition map now, State pattern </w:t>
            </w:r>
            <w:proofErr w:type="spellStart"/>
            <w:r>
              <w:rPr>
                <w:sz w:val="18"/>
                <w:szCs w:val="28"/>
              </w:rPr>
              <w:t>if</w:t>
            </w:r>
            <w:proofErr w:type="spellEnd"/>
            <w:r>
              <w:rPr>
                <w:sz w:val="18"/>
                <w:szCs w:val="28"/>
              </w:rPr>
              <w:t xml:space="preserve"> </w:t>
            </w:r>
            <w:proofErr w:type="spellStart"/>
            <w:r>
              <w:rPr>
                <w:sz w:val="18"/>
                <w:szCs w:val="28"/>
              </w:rPr>
              <w:t>behaviour</w:t>
            </w:r>
            <w:proofErr w:type="spellEnd"/>
            <w:r>
              <w:rPr>
                <w:sz w:val="18"/>
                <w:szCs w:val="28"/>
              </w:rPr>
              <w:t xml:space="preserve"> grows</w:t>
            </w:r>
          </w:p>
        </w:tc>
        <w:tc>
          <w:tcPr>
            <w:tcW w:w="1800" w:type="dxa"/>
          </w:tcPr>
          <w:p w14:paraId="1A360240" w14:textId="77777777" w:rsidR="001933D4" w:rsidRPr="00335C5D" w:rsidRDefault="001933D4" w:rsidP="007262AE">
            <w:pPr>
              <w:rPr>
                <w:sz w:val="18"/>
                <w:szCs w:val="28"/>
              </w:rPr>
            </w:pPr>
            <w:r>
              <w:rPr>
                <w:sz w:val="18"/>
                <w:szCs w:val="28"/>
              </w:rPr>
              <w:t>DEC-011</w:t>
            </w:r>
          </w:p>
        </w:tc>
        <w:tc>
          <w:tcPr>
            <w:tcW w:w="1100" w:type="dxa"/>
          </w:tcPr>
          <w:p w14:paraId="2501198F" w14:textId="77777777" w:rsidR="001933D4" w:rsidRPr="00335C5D" w:rsidRDefault="001933D4" w:rsidP="007262AE">
            <w:pPr>
              <w:rPr>
                <w:sz w:val="18"/>
                <w:szCs w:val="28"/>
              </w:rPr>
            </w:pPr>
            <w:r>
              <w:rPr>
                <w:sz w:val="18"/>
                <w:szCs w:val="28"/>
              </w:rPr>
              <w:t>Same</w:t>
            </w:r>
          </w:p>
        </w:tc>
        <w:tc>
          <w:tcPr>
            <w:tcW w:w="2500" w:type="dxa"/>
          </w:tcPr>
          <w:p w14:paraId="363E414A" w14:textId="77777777" w:rsidR="001933D4" w:rsidRPr="00335C5D" w:rsidRDefault="001933D4" w:rsidP="007262AE">
            <w:pPr>
              <w:rPr>
                <w:sz w:val="18"/>
                <w:szCs w:val="28"/>
              </w:rPr>
            </w:pPr>
            <w:r>
              <w:rPr>
                <w:sz w:val="18"/>
                <w:szCs w:val="28"/>
              </w:rPr>
              <w:t>Statuses only differ in allowed moves.</w:t>
            </w:r>
          </w:p>
        </w:tc>
      </w:tr>
      <w:tr w:rsidR="001933D4" w14:paraId="2F3A1925" w14:textId="77777777" w:rsidTr="001933D4">
        <w:trPr>
          <w:tblHeader/>
        </w:trPr>
        <w:tc>
          <w:tcPr>
            <w:tcW w:w="1900" w:type="dxa"/>
          </w:tcPr>
          <w:p w14:paraId="0D10BB9B" w14:textId="77777777" w:rsidR="001933D4" w:rsidRPr="00335C5D" w:rsidRDefault="001933D4" w:rsidP="007262AE">
            <w:pPr>
              <w:rPr>
                <w:sz w:val="18"/>
                <w:szCs w:val="28"/>
              </w:rPr>
            </w:pPr>
            <w:r>
              <w:rPr>
                <w:sz w:val="18"/>
                <w:szCs w:val="28"/>
              </w:rPr>
              <w:t>Task 1, Problem 2: Observer vs direct calls</w:t>
            </w:r>
          </w:p>
        </w:tc>
        <w:tc>
          <w:tcPr>
            <w:tcW w:w="1700" w:type="dxa"/>
          </w:tcPr>
          <w:p w14:paraId="55F9E121" w14:textId="77777777" w:rsidR="001933D4" w:rsidRPr="00335C5D" w:rsidRDefault="001933D4" w:rsidP="007262AE">
            <w:pPr>
              <w:rPr>
                <w:sz w:val="18"/>
                <w:szCs w:val="28"/>
              </w:rPr>
            </w:pPr>
            <w:r>
              <w:rPr>
                <w:sz w:val="18"/>
                <w:szCs w:val="28"/>
              </w:rPr>
              <w:t>Observer, isolating failures</w:t>
            </w:r>
          </w:p>
        </w:tc>
        <w:tc>
          <w:tcPr>
            <w:tcW w:w="1800" w:type="dxa"/>
          </w:tcPr>
          <w:p w14:paraId="6E3E9530" w14:textId="77777777" w:rsidR="001933D4" w:rsidRPr="00335C5D" w:rsidRDefault="001933D4" w:rsidP="007262AE">
            <w:pPr>
              <w:rPr>
                <w:sz w:val="18"/>
                <w:szCs w:val="28"/>
              </w:rPr>
            </w:pPr>
            <w:r>
              <w:rPr>
                <w:sz w:val="18"/>
                <w:szCs w:val="28"/>
              </w:rPr>
              <w:t>DEC-012 Observer via Spring events</w:t>
            </w:r>
          </w:p>
        </w:tc>
        <w:tc>
          <w:tcPr>
            <w:tcW w:w="1100" w:type="dxa"/>
          </w:tcPr>
          <w:p w14:paraId="71EE4959" w14:textId="77777777" w:rsidR="001933D4" w:rsidRPr="00335C5D" w:rsidRDefault="001933D4" w:rsidP="007262AE">
            <w:pPr>
              <w:rPr>
                <w:sz w:val="18"/>
                <w:szCs w:val="28"/>
              </w:rPr>
            </w:pPr>
            <w:r>
              <w:rPr>
                <w:sz w:val="18"/>
                <w:szCs w:val="28"/>
              </w:rPr>
              <w:t>Partly different</w:t>
            </w:r>
          </w:p>
        </w:tc>
        <w:tc>
          <w:tcPr>
            <w:tcW w:w="2500" w:type="dxa"/>
          </w:tcPr>
          <w:p w14:paraId="5D80BF5C" w14:textId="77777777" w:rsidR="001933D4" w:rsidRPr="00335C5D" w:rsidRDefault="001933D4" w:rsidP="007262AE">
            <w:pPr>
              <w:rPr>
                <w:sz w:val="18"/>
                <w:szCs w:val="28"/>
              </w:rPr>
            </w:pPr>
            <w:r>
              <w:rPr>
                <w:sz w:val="18"/>
                <w:szCs w:val="28"/>
              </w:rPr>
              <w:t>Audit is a Must (NFR-006), so the audit listener runs inside the transaction and is not isolated.</w:t>
            </w:r>
          </w:p>
        </w:tc>
      </w:tr>
      <w:tr w:rsidR="001933D4" w14:paraId="3AD03BB6" w14:textId="77777777" w:rsidTr="001933D4">
        <w:trPr>
          <w:tblHeader/>
        </w:trPr>
        <w:tc>
          <w:tcPr>
            <w:tcW w:w="1900" w:type="dxa"/>
          </w:tcPr>
          <w:p w14:paraId="62E3696B" w14:textId="77777777" w:rsidR="001933D4" w:rsidRPr="00335C5D" w:rsidRDefault="001933D4" w:rsidP="007262AE">
            <w:pPr>
              <w:rPr>
                <w:sz w:val="18"/>
                <w:szCs w:val="28"/>
              </w:rPr>
            </w:pPr>
            <w:r>
              <w:rPr>
                <w:sz w:val="18"/>
                <w:szCs w:val="28"/>
              </w:rPr>
              <w:t>Task 2: ACID for status update and action logging</w:t>
            </w:r>
          </w:p>
        </w:tc>
        <w:tc>
          <w:tcPr>
            <w:tcW w:w="1700" w:type="dxa"/>
          </w:tcPr>
          <w:p w14:paraId="49502AED" w14:textId="77777777" w:rsidR="001933D4" w:rsidRPr="00335C5D" w:rsidRDefault="001933D4" w:rsidP="007262AE">
            <w:pPr>
              <w:rPr>
                <w:sz w:val="18"/>
                <w:szCs w:val="28"/>
              </w:rPr>
            </w:pPr>
            <w:r>
              <w:rPr>
                <w:sz w:val="18"/>
                <w:szCs w:val="28"/>
              </w:rPr>
              <w:t>One atomic transaction</w:t>
            </w:r>
          </w:p>
        </w:tc>
        <w:tc>
          <w:tcPr>
            <w:tcW w:w="1800" w:type="dxa"/>
          </w:tcPr>
          <w:p w14:paraId="238BA602" w14:textId="77777777" w:rsidR="001933D4" w:rsidRPr="00335C5D" w:rsidRDefault="001933D4" w:rsidP="007262AE">
            <w:pPr>
              <w:rPr>
                <w:sz w:val="18"/>
                <w:szCs w:val="28"/>
              </w:rPr>
            </w:pPr>
            <w:r>
              <w:rPr>
                <w:sz w:val="18"/>
                <w:szCs w:val="28"/>
              </w:rPr>
              <w:t>DEC-006</w:t>
            </w:r>
          </w:p>
        </w:tc>
        <w:tc>
          <w:tcPr>
            <w:tcW w:w="1100" w:type="dxa"/>
          </w:tcPr>
          <w:p w14:paraId="3F6C6162" w14:textId="77777777" w:rsidR="001933D4" w:rsidRPr="00335C5D" w:rsidRDefault="001933D4" w:rsidP="007262AE">
            <w:pPr>
              <w:rPr>
                <w:sz w:val="18"/>
                <w:szCs w:val="28"/>
              </w:rPr>
            </w:pPr>
            <w:r>
              <w:rPr>
                <w:sz w:val="18"/>
                <w:szCs w:val="28"/>
              </w:rPr>
              <w:t>Same</w:t>
            </w:r>
          </w:p>
        </w:tc>
        <w:tc>
          <w:tcPr>
            <w:tcW w:w="2500" w:type="dxa"/>
          </w:tcPr>
          <w:p w14:paraId="3BE0D175" w14:textId="77777777" w:rsidR="001933D4" w:rsidRPr="00335C5D" w:rsidRDefault="001933D4" w:rsidP="007262AE">
            <w:pPr>
              <w:rPr>
                <w:sz w:val="18"/>
                <w:szCs w:val="28"/>
              </w:rPr>
            </w:pPr>
            <w:r>
              <w:rPr>
                <w:sz w:val="18"/>
                <w:szCs w:val="28"/>
              </w:rPr>
              <w:t>A status change without its audit entry breaks NFR-006.</w:t>
            </w:r>
          </w:p>
        </w:tc>
      </w:tr>
      <w:tr w:rsidR="001933D4" w14:paraId="0C1D9F61" w14:textId="77777777" w:rsidTr="001933D4">
        <w:trPr>
          <w:tblHeader/>
        </w:trPr>
        <w:tc>
          <w:tcPr>
            <w:tcW w:w="1900" w:type="dxa"/>
          </w:tcPr>
          <w:p w14:paraId="618F9686" w14:textId="77777777" w:rsidR="001933D4" w:rsidRPr="00335C5D" w:rsidRDefault="001933D4" w:rsidP="007262AE">
            <w:pPr>
              <w:rPr>
                <w:sz w:val="18"/>
                <w:szCs w:val="28"/>
              </w:rPr>
            </w:pPr>
            <w:r>
              <w:rPr>
                <w:sz w:val="18"/>
                <w:szCs w:val="28"/>
              </w:rPr>
              <w:t>Task 2: concurrency control</w:t>
            </w:r>
          </w:p>
        </w:tc>
        <w:tc>
          <w:tcPr>
            <w:tcW w:w="1700" w:type="dxa"/>
          </w:tcPr>
          <w:p w14:paraId="5C8E719D" w14:textId="77777777" w:rsidR="001933D4" w:rsidRPr="00335C5D" w:rsidRDefault="001933D4" w:rsidP="007262AE">
            <w:pPr>
              <w:rPr>
                <w:sz w:val="18"/>
                <w:szCs w:val="28"/>
              </w:rPr>
            </w:pPr>
            <w:r>
              <w:rPr>
                <w:sz w:val="18"/>
                <w:szCs w:val="28"/>
              </w:rPr>
              <w:t>Pessimistic row locking</w:t>
            </w:r>
          </w:p>
        </w:tc>
        <w:tc>
          <w:tcPr>
            <w:tcW w:w="1800" w:type="dxa"/>
          </w:tcPr>
          <w:p w14:paraId="5FA97331" w14:textId="77777777" w:rsidR="001933D4" w:rsidRPr="00335C5D" w:rsidRDefault="001933D4" w:rsidP="007262AE">
            <w:pPr>
              <w:rPr>
                <w:sz w:val="18"/>
                <w:szCs w:val="28"/>
              </w:rPr>
            </w:pPr>
            <w:r>
              <w:rPr>
                <w:sz w:val="18"/>
                <w:szCs w:val="28"/>
              </w:rPr>
              <w:t>DEC-006 optimistic locking (Version) plus a partial unique index</w:t>
            </w:r>
          </w:p>
        </w:tc>
        <w:tc>
          <w:tcPr>
            <w:tcW w:w="1100" w:type="dxa"/>
          </w:tcPr>
          <w:p w14:paraId="02B512DE" w14:textId="77777777" w:rsidR="001933D4" w:rsidRPr="00335C5D" w:rsidRDefault="001933D4" w:rsidP="007262AE">
            <w:pPr>
              <w:rPr>
                <w:sz w:val="18"/>
                <w:szCs w:val="28"/>
              </w:rPr>
            </w:pPr>
            <w:r>
              <w:rPr>
                <w:sz w:val="18"/>
                <w:szCs w:val="28"/>
              </w:rPr>
              <w:t>Different</w:t>
            </w:r>
          </w:p>
        </w:tc>
        <w:tc>
          <w:tcPr>
            <w:tcW w:w="2500" w:type="dxa"/>
          </w:tcPr>
          <w:p w14:paraId="77A18FFC" w14:textId="77777777" w:rsidR="001933D4" w:rsidRPr="00335C5D" w:rsidRDefault="001933D4" w:rsidP="007262AE">
            <w:pPr>
              <w:rPr>
                <w:sz w:val="18"/>
                <w:szCs w:val="28"/>
              </w:rPr>
            </w:pPr>
            <w:r>
              <w:rPr>
                <w:sz w:val="18"/>
                <w:szCs w:val="28"/>
              </w:rPr>
              <w:t>Contention is low (A-01). Pessimistic locks could stay held while a user reads or leaves, and optimistic locking holds no locks. CR-007 is still met: the second handler receives 409.</w:t>
            </w:r>
          </w:p>
        </w:tc>
      </w:tr>
      <w:tr w:rsidR="001933D4" w14:paraId="309456F9" w14:textId="77777777" w:rsidTr="001933D4">
        <w:trPr>
          <w:tblHeader/>
        </w:trPr>
        <w:tc>
          <w:tcPr>
            <w:tcW w:w="1900" w:type="dxa"/>
          </w:tcPr>
          <w:p w14:paraId="6777F4C6" w14:textId="77777777" w:rsidR="001933D4" w:rsidRPr="00335C5D" w:rsidRDefault="001933D4" w:rsidP="007262AE">
            <w:pPr>
              <w:rPr>
                <w:sz w:val="18"/>
                <w:szCs w:val="28"/>
              </w:rPr>
            </w:pPr>
            <w:r>
              <w:rPr>
                <w:sz w:val="18"/>
                <w:szCs w:val="28"/>
              </w:rPr>
              <w:t>Task 2: where to enforce rules</w:t>
            </w:r>
          </w:p>
        </w:tc>
        <w:tc>
          <w:tcPr>
            <w:tcW w:w="1700" w:type="dxa"/>
          </w:tcPr>
          <w:p w14:paraId="7FF63408" w14:textId="77777777" w:rsidR="001933D4" w:rsidRPr="00335C5D" w:rsidRDefault="001933D4" w:rsidP="007262AE">
            <w:pPr>
              <w:rPr>
                <w:sz w:val="18"/>
                <w:szCs w:val="28"/>
              </w:rPr>
            </w:pPr>
            <w:r>
              <w:rPr>
                <w:sz w:val="18"/>
                <w:szCs w:val="28"/>
              </w:rPr>
              <w:t>Application layer with database constraints as a safety net</w:t>
            </w:r>
          </w:p>
        </w:tc>
        <w:tc>
          <w:tcPr>
            <w:tcW w:w="1800" w:type="dxa"/>
          </w:tcPr>
          <w:p w14:paraId="23370A86" w14:textId="77777777" w:rsidR="001933D4" w:rsidRPr="00335C5D" w:rsidRDefault="001933D4" w:rsidP="007262AE">
            <w:pPr>
              <w:rPr>
                <w:sz w:val="18"/>
                <w:szCs w:val="28"/>
              </w:rPr>
            </w:pPr>
            <w:r>
              <w:rPr>
                <w:sz w:val="18"/>
                <w:szCs w:val="28"/>
              </w:rPr>
              <w:t>Integrity rules table, DEC-007</w:t>
            </w:r>
          </w:p>
        </w:tc>
        <w:tc>
          <w:tcPr>
            <w:tcW w:w="1100" w:type="dxa"/>
          </w:tcPr>
          <w:p w14:paraId="119B74A6" w14:textId="77777777" w:rsidR="001933D4" w:rsidRPr="00335C5D" w:rsidRDefault="001933D4" w:rsidP="007262AE">
            <w:pPr>
              <w:rPr>
                <w:sz w:val="18"/>
                <w:szCs w:val="28"/>
              </w:rPr>
            </w:pPr>
            <w:r>
              <w:rPr>
                <w:sz w:val="18"/>
                <w:szCs w:val="28"/>
              </w:rPr>
              <w:t>Same, stronger</w:t>
            </w:r>
          </w:p>
        </w:tc>
        <w:tc>
          <w:tcPr>
            <w:tcW w:w="2500" w:type="dxa"/>
          </w:tcPr>
          <w:p w14:paraId="13D6C01A" w14:textId="77777777" w:rsidR="001933D4" w:rsidRPr="00335C5D" w:rsidRDefault="001933D4" w:rsidP="007262AE">
            <w:pPr>
              <w:rPr>
                <w:sz w:val="18"/>
                <w:szCs w:val="28"/>
              </w:rPr>
            </w:pPr>
            <w:r>
              <w:rPr>
                <w:sz w:val="18"/>
                <w:szCs w:val="28"/>
              </w:rPr>
              <w:t>The audit trigger protects history from any tool connecting to the database.</w:t>
            </w:r>
          </w:p>
        </w:tc>
      </w:tr>
      <w:tr w:rsidR="001933D4" w14:paraId="350FF347" w14:textId="77777777" w:rsidTr="001933D4">
        <w:trPr>
          <w:tblHeader/>
        </w:trPr>
        <w:tc>
          <w:tcPr>
            <w:tcW w:w="1900" w:type="dxa"/>
          </w:tcPr>
          <w:p w14:paraId="45D96AC5" w14:textId="77777777" w:rsidR="001933D4" w:rsidRPr="00335C5D" w:rsidRDefault="001933D4" w:rsidP="007262AE">
            <w:pPr>
              <w:rPr>
                <w:sz w:val="18"/>
                <w:szCs w:val="28"/>
              </w:rPr>
            </w:pPr>
            <w:r>
              <w:rPr>
                <w:sz w:val="18"/>
                <w:szCs w:val="28"/>
              </w:rPr>
              <w:t>Task 2: caching on the write path</w:t>
            </w:r>
          </w:p>
        </w:tc>
        <w:tc>
          <w:tcPr>
            <w:tcW w:w="1700" w:type="dxa"/>
          </w:tcPr>
          <w:p w14:paraId="40E1D904" w14:textId="77777777" w:rsidR="001933D4" w:rsidRPr="00335C5D" w:rsidRDefault="001933D4" w:rsidP="007262AE">
            <w:pPr>
              <w:rPr>
                <w:sz w:val="18"/>
                <w:szCs w:val="28"/>
              </w:rPr>
            </w:pPr>
            <w:r>
              <w:rPr>
                <w:sz w:val="18"/>
                <w:szCs w:val="28"/>
              </w:rPr>
              <w:t>Do not cache</w:t>
            </w:r>
          </w:p>
        </w:tc>
        <w:tc>
          <w:tcPr>
            <w:tcW w:w="1800" w:type="dxa"/>
          </w:tcPr>
          <w:p w14:paraId="334F32F0" w14:textId="77777777" w:rsidR="001933D4" w:rsidRPr="00335C5D" w:rsidRDefault="001933D4" w:rsidP="007262AE">
            <w:pPr>
              <w:rPr>
                <w:sz w:val="18"/>
                <w:szCs w:val="28"/>
              </w:rPr>
            </w:pPr>
            <w:r>
              <w:rPr>
                <w:sz w:val="18"/>
                <w:szCs w:val="28"/>
              </w:rPr>
              <w:t>No caching on write paths</w:t>
            </w:r>
          </w:p>
        </w:tc>
        <w:tc>
          <w:tcPr>
            <w:tcW w:w="1100" w:type="dxa"/>
          </w:tcPr>
          <w:p w14:paraId="0061FBC8" w14:textId="77777777" w:rsidR="001933D4" w:rsidRPr="00335C5D" w:rsidRDefault="001933D4" w:rsidP="007262AE">
            <w:pPr>
              <w:rPr>
                <w:sz w:val="18"/>
                <w:szCs w:val="28"/>
              </w:rPr>
            </w:pPr>
            <w:r>
              <w:rPr>
                <w:sz w:val="18"/>
                <w:szCs w:val="28"/>
              </w:rPr>
              <w:t>Same</w:t>
            </w:r>
          </w:p>
        </w:tc>
        <w:tc>
          <w:tcPr>
            <w:tcW w:w="2500" w:type="dxa"/>
          </w:tcPr>
          <w:p w14:paraId="4A04CBEC" w14:textId="77777777" w:rsidR="001933D4" w:rsidRPr="00335C5D" w:rsidRDefault="001933D4" w:rsidP="007262AE">
            <w:pPr>
              <w:rPr>
                <w:sz w:val="18"/>
                <w:szCs w:val="28"/>
              </w:rPr>
            </w:pPr>
            <w:r>
              <w:rPr>
                <w:sz w:val="18"/>
                <w:szCs w:val="28"/>
              </w:rPr>
              <w:t>Stale status risk (Risk Register note).</w:t>
            </w:r>
          </w:p>
        </w:tc>
      </w:tr>
      <w:tr w:rsidR="001933D4" w14:paraId="3639B3D8" w14:textId="77777777" w:rsidTr="001933D4">
        <w:trPr>
          <w:tblHeader/>
        </w:trPr>
        <w:tc>
          <w:tcPr>
            <w:tcW w:w="1900" w:type="dxa"/>
          </w:tcPr>
          <w:p w14:paraId="3FF4CB27" w14:textId="77777777" w:rsidR="001933D4" w:rsidRPr="00335C5D" w:rsidRDefault="001933D4" w:rsidP="007262AE">
            <w:pPr>
              <w:rPr>
                <w:sz w:val="18"/>
                <w:szCs w:val="28"/>
              </w:rPr>
            </w:pPr>
            <w:r>
              <w:rPr>
                <w:sz w:val="18"/>
                <w:szCs w:val="28"/>
              </w:rPr>
              <w:t>Task 3: requester and handler interaction</w:t>
            </w:r>
          </w:p>
        </w:tc>
        <w:tc>
          <w:tcPr>
            <w:tcW w:w="1700" w:type="dxa"/>
          </w:tcPr>
          <w:p w14:paraId="2D226146" w14:textId="77777777" w:rsidR="001933D4" w:rsidRPr="00335C5D" w:rsidRDefault="001933D4" w:rsidP="007262AE">
            <w:pPr>
              <w:rPr>
                <w:sz w:val="18"/>
                <w:szCs w:val="28"/>
              </w:rPr>
            </w:pPr>
            <w:r>
              <w:rPr>
                <w:sz w:val="18"/>
                <w:szCs w:val="28"/>
              </w:rPr>
              <w:t>In-process interface behind a clear abstraction</w:t>
            </w:r>
          </w:p>
        </w:tc>
        <w:tc>
          <w:tcPr>
            <w:tcW w:w="1800" w:type="dxa"/>
          </w:tcPr>
          <w:p w14:paraId="1AFA868F" w14:textId="77777777" w:rsidR="001933D4" w:rsidRPr="00335C5D" w:rsidRDefault="001933D4" w:rsidP="007262AE">
            <w:pPr>
              <w:rPr>
                <w:sz w:val="18"/>
                <w:szCs w:val="28"/>
              </w:rPr>
            </w:pPr>
            <w:r>
              <w:rPr>
                <w:sz w:val="18"/>
                <w:szCs w:val="28"/>
              </w:rPr>
              <w:t>ARC-02 module services, DEC-009</w:t>
            </w:r>
          </w:p>
        </w:tc>
        <w:tc>
          <w:tcPr>
            <w:tcW w:w="1100" w:type="dxa"/>
          </w:tcPr>
          <w:p w14:paraId="1808E468" w14:textId="77777777" w:rsidR="001933D4" w:rsidRPr="00335C5D" w:rsidRDefault="001933D4" w:rsidP="007262AE">
            <w:pPr>
              <w:rPr>
                <w:sz w:val="18"/>
                <w:szCs w:val="28"/>
              </w:rPr>
            </w:pPr>
            <w:r>
              <w:rPr>
                <w:sz w:val="18"/>
                <w:szCs w:val="28"/>
              </w:rPr>
              <w:t>Same</w:t>
            </w:r>
          </w:p>
        </w:tc>
        <w:tc>
          <w:tcPr>
            <w:tcW w:w="2500" w:type="dxa"/>
          </w:tcPr>
          <w:p w14:paraId="282F360F" w14:textId="77777777" w:rsidR="001933D4" w:rsidRPr="00335C5D" w:rsidRDefault="001933D4" w:rsidP="007262AE">
            <w:pPr>
              <w:rPr>
                <w:sz w:val="18"/>
                <w:szCs w:val="28"/>
              </w:rPr>
            </w:pPr>
            <w:r>
              <w:rPr>
                <w:sz w:val="18"/>
                <w:szCs w:val="28"/>
              </w:rPr>
              <w:t>One deployable, so a network hop adds latency and failure modes only.</w:t>
            </w:r>
          </w:p>
        </w:tc>
      </w:tr>
      <w:tr w:rsidR="001933D4" w14:paraId="701C674F" w14:textId="77777777" w:rsidTr="001933D4">
        <w:trPr>
          <w:tblHeader/>
        </w:trPr>
        <w:tc>
          <w:tcPr>
            <w:tcW w:w="1900" w:type="dxa"/>
          </w:tcPr>
          <w:p w14:paraId="5EB52981" w14:textId="77777777" w:rsidR="001933D4" w:rsidRPr="00335C5D" w:rsidRDefault="001933D4" w:rsidP="007262AE">
            <w:pPr>
              <w:rPr>
                <w:sz w:val="18"/>
                <w:szCs w:val="28"/>
              </w:rPr>
            </w:pPr>
            <w:r>
              <w:rPr>
                <w:sz w:val="18"/>
                <w:szCs w:val="28"/>
              </w:rPr>
              <w:t>Task 4: branching and CI</w:t>
            </w:r>
          </w:p>
        </w:tc>
        <w:tc>
          <w:tcPr>
            <w:tcW w:w="1700" w:type="dxa"/>
          </w:tcPr>
          <w:p w14:paraId="67061101" w14:textId="77777777" w:rsidR="001933D4" w:rsidRPr="00335C5D" w:rsidRDefault="001933D4" w:rsidP="007262AE">
            <w:pPr>
              <w:rPr>
                <w:sz w:val="18"/>
                <w:szCs w:val="28"/>
              </w:rPr>
            </w:pPr>
            <w:r>
              <w:rPr>
                <w:sz w:val="18"/>
                <w:szCs w:val="28"/>
              </w:rPr>
              <w:t>GitHub flow, required status checks, pinned .NET SDK</w:t>
            </w:r>
          </w:p>
        </w:tc>
        <w:tc>
          <w:tcPr>
            <w:tcW w:w="1800" w:type="dxa"/>
          </w:tcPr>
          <w:p w14:paraId="6EC736B7" w14:textId="77777777" w:rsidR="001933D4" w:rsidRPr="00335C5D" w:rsidRDefault="001933D4" w:rsidP="007262AE">
            <w:pPr>
              <w:rPr>
                <w:sz w:val="18"/>
                <w:szCs w:val="28"/>
              </w:rPr>
            </w:pPr>
            <w:r>
              <w:rPr>
                <w:sz w:val="18"/>
                <w:szCs w:val="28"/>
              </w:rPr>
              <w:t>DEC-013 GitHub Actions with pinned JDK 21 and Maven wrapper</w:t>
            </w:r>
          </w:p>
        </w:tc>
        <w:tc>
          <w:tcPr>
            <w:tcW w:w="1100" w:type="dxa"/>
          </w:tcPr>
          <w:p w14:paraId="6B8B0523" w14:textId="77777777" w:rsidR="001933D4" w:rsidRPr="00335C5D" w:rsidRDefault="001933D4" w:rsidP="007262AE">
            <w:pPr>
              <w:rPr>
                <w:sz w:val="18"/>
                <w:szCs w:val="28"/>
              </w:rPr>
            </w:pPr>
            <w:r>
              <w:rPr>
                <w:sz w:val="18"/>
                <w:szCs w:val="28"/>
              </w:rPr>
              <w:t>Adapted</w:t>
            </w:r>
          </w:p>
        </w:tc>
        <w:tc>
          <w:tcPr>
            <w:tcW w:w="2500" w:type="dxa"/>
          </w:tcPr>
          <w:p w14:paraId="4F50F6E4" w14:textId="77777777" w:rsidR="001933D4" w:rsidRPr="00335C5D" w:rsidRDefault="001933D4" w:rsidP="007262AE">
            <w:pPr>
              <w:rPr>
                <w:sz w:val="18"/>
                <w:szCs w:val="28"/>
              </w:rPr>
            </w:pPr>
            <w:r>
              <w:rPr>
                <w:sz w:val="18"/>
                <w:szCs w:val="28"/>
              </w:rPr>
              <w:t>M2 selected Java (DEC-004), not .NET.</w:t>
            </w:r>
          </w:p>
        </w:tc>
      </w:tr>
    </w:tbl>
    <w:p w14:paraId="0CB443C7" w14:textId="77777777" w:rsidR="001933D4" w:rsidRDefault="001933D4" w:rsidP="001933D4"/>
    <w:p w14:paraId="7A98E95A" w14:textId="77777777" w:rsidR="00335C5D" w:rsidRDefault="00335C5D" w:rsidP="00335C5D">
      <w:pPr>
        <w:pStyle w:val="Heading1"/>
      </w:pPr>
      <w:bookmarkStart w:id="71" w:name="_Toc243252246"/>
      <w:r>
        <w:t>Deployment Compatibility</w:t>
      </w:r>
      <w:bookmarkEnd w:id="71"/>
    </w:p>
    <w:p w14:paraId="573D2D83" w14:textId="77777777" w:rsidR="00335C5D" w:rsidRDefault="00335C5D" w:rsidP="00335C5D">
      <w:r>
        <w:t>The deployment decision itself is ARC-03. This section confirms that the M2 decisions are compatible with that direction.</w:t>
      </w:r>
    </w:p>
    <w:tbl>
      <w:tblPr>
        <w:tblStyle w:val="TableGrid"/>
        <w:tblW w:w="9000" w:type="dxa"/>
        <w:tblLayout w:type="fixed"/>
        <w:tblLook w:val="04A0" w:firstRow="1" w:lastRow="0" w:firstColumn="1" w:lastColumn="0" w:noHBand="0" w:noVBand="1"/>
      </w:tblPr>
      <w:tblGrid>
        <w:gridCol w:w="2000"/>
        <w:gridCol w:w="5500"/>
        <w:gridCol w:w="1500"/>
      </w:tblGrid>
      <w:tr w:rsidR="00335C5D" w14:paraId="3B9B8C12" w14:textId="77777777" w:rsidTr="00335C5D">
        <w:trPr>
          <w:tblHeader/>
        </w:trPr>
        <w:tc>
          <w:tcPr>
            <w:tcW w:w="2000" w:type="dxa"/>
            <w:shd w:val="clear" w:color="auto" w:fill="002060"/>
          </w:tcPr>
          <w:p w14:paraId="6107D254" w14:textId="77777777" w:rsidR="00335C5D" w:rsidRDefault="00335C5D" w:rsidP="007262AE">
            <w:r>
              <w:rPr>
                <w:b/>
                <w:sz w:val="18"/>
              </w:rPr>
              <w:t>Concern</w:t>
            </w:r>
          </w:p>
        </w:tc>
        <w:tc>
          <w:tcPr>
            <w:tcW w:w="5500" w:type="dxa"/>
            <w:shd w:val="clear" w:color="auto" w:fill="002060"/>
          </w:tcPr>
          <w:p w14:paraId="041CD542" w14:textId="77777777" w:rsidR="00335C5D" w:rsidRDefault="00335C5D" w:rsidP="007262AE">
            <w:r>
              <w:rPr>
                <w:b/>
                <w:sz w:val="18"/>
              </w:rPr>
              <w:t>Position</w:t>
            </w:r>
          </w:p>
        </w:tc>
        <w:tc>
          <w:tcPr>
            <w:tcW w:w="1500" w:type="dxa"/>
            <w:shd w:val="clear" w:color="auto" w:fill="002060"/>
          </w:tcPr>
          <w:p w14:paraId="612DF84D" w14:textId="77777777" w:rsidR="00335C5D" w:rsidRDefault="00335C5D" w:rsidP="007262AE">
            <w:r>
              <w:rPr>
                <w:b/>
                <w:sz w:val="18"/>
              </w:rPr>
              <w:t>Link</w:t>
            </w:r>
          </w:p>
        </w:tc>
      </w:tr>
      <w:tr w:rsidR="00335C5D" w14:paraId="596BA295" w14:textId="77777777" w:rsidTr="007262AE">
        <w:tc>
          <w:tcPr>
            <w:tcW w:w="2000" w:type="dxa"/>
          </w:tcPr>
          <w:p w14:paraId="5959702B" w14:textId="77777777" w:rsidR="00335C5D" w:rsidRDefault="00335C5D" w:rsidP="007262AE">
            <w:r>
              <w:rPr>
                <w:sz w:val="18"/>
              </w:rPr>
              <w:t>Direction</w:t>
            </w:r>
          </w:p>
        </w:tc>
        <w:tc>
          <w:tcPr>
            <w:tcW w:w="5500" w:type="dxa"/>
          </w:tcPr>
          <w:p w14:paraId="57311576" w14:textId="77777777" w:rsidR="00335C5D" w:rsidRDefault="00335C5D" w:rsidP="007262AE">
            <w:r>
              <w:rPr>
                <w:sz w:val="18"/>
              </w:rPr>
              <w:t>One Spring Boot jar (Java 21) serving the Angular build and /</w:t>
            </w:r>
            <w:proofErr w:type="spellStart"/>
            <w:r>
              <w:rPr>
                <w:sz w:val="18"/>
              </w:rPr>
              <w:t>api</w:t>
            </w:r>
            <w:proofErr w:type="spellEnd"/>
            <w:r>
              <w:rPr>
                <w:sz w:val="18"/>
              </w:rPr>
              <w:t xml:space="preserve">, plus </w:t>
            </w:r>
            <w:proofErr w:type="spellStart"/>
            <w:r>
              <w:rPr>
                <w:sz w:val="18"/>
              </w:rPr>
              <w:t>Supabase</w:t>
            </w:r>
            <w:proofErr w:type="spellEnd"/>
            <w:r>
              <w:rPr>
                <w:sz w:val="18"/>
              </w:rPr>
              <w:t xml:space="preserve"> PostgreSQL. Application host provider deferred.</w:t>
            </w:r>
          </w:p>
        </w:tc>
        <w:tc>
          <w:tcPr>
            <w:tcW w:w="1500" w:type="dxa"/>
          </w:tcPr>
          <w:p w14:paraId="111122AB" w14:textId="77777777" w:rsidR="00335C5D" w:rsidRDefault="00335C5D" w:rsidP="007262AE">
            <w:r>
              <w:rPr>
                <w:sz w:val="18"/>
              </w:rPr>
              <w:t>ARC-03</w:t>
            </w:r>
          </w:p>
        </w:tc>
      </w:tr>
      <w:tr w:rsidR="00335C5D" w14:paraId="7D59EC5D" w14:textId="77777777" w:rsidTr="007262AE">
        <w:tc>
          <w:tcPr>
            <w:tcW w:w="2000" w:type="dxa"/>
          </w:tcPr>
          <w:p w14:paraId="11490B45" w14:textId="77777777" w:rsidR="00335C5D" w:rsidRDefault="00335C5D" w:rsidP="007262AE">
            <w:r>
              <w:rPr>
                <w:sz w:val="18"/>
              </w:rPr>
              <w:t>Compatibility</w:t>
            </w:r>
          </w:p>
        </w:tc>
        <w:tc>
          <w:tcPr>
            <w:tcW w:w="5500" w:type="dxa"/>
          </w:tcPr>
          <w:p w14:paraId="3A420113" w14:textId="77777777" w:rsidR="00335C5D" w:rsidRDefault="00335C5D" w:rsidP="007262AE">
            <w:r>
              <w:rPr>
                <w:sz w:val="18"/>
              </w:rPr>
              <w:t xml:space="preserve">Flyway, JPA and the audit trigger are plain PostgreSQL, so they work unchanged on </w:t>
            </w:r>
            <w:proofErr w:type="spellStart"/>
            <w:r>
              <w:rPr>
                <w:sz w:val="18"/>
              </w:rPr>
              <w:t>Supabase</w:t>
            </w:r>
            <w:proofErr w:type="spellEnd"/>
            <w:r>
              <w:rPr>
                <w:sz w:val="18"/>
              </w:rPr>
              <w:t>. Hibernate needs the session pooler because transaction mode does not support prepared statements (</w:t>
            </w:r>
            <w:proofErr w:type="spellStart"/>
            <w:r>
              <w:rPr>
                <w:sz w:val="18"/>
              </w:rPr>
              <w:t>Supabase</w:t>
            </w:r>
            <w:proofErr w:type="spellEnd"/>
            <w:r>
              <w:rPr>
                <w:sz w:val="18"/>
              </w:rPr>
              <w:t>, 2026b).</w:t>
            </w:r>
          </w:p>
        </w:tc>
        <w:tc>
          <w:tcPr>
            <w:tcW w:w="1500" w:type="dxa"/>
          </w:tcPr>
          <w:p w14:paraId="113019C9" w14:textId="77777777" w:rsidR="00335C5D" w:rsidRDefault="00335C5D" w:rsidP="007262AE">
            <w:r>
              <w:rPr>
                <w:sz w:val="18"/>
              </w:rPr>
              <w:t>DEC-005, DEC-008</w:t>
            </w:r>
          </w:p>
        </w:tc>
      </w:tr>
      <w:tr w:rsidR="00335C5D" w14:paraId="575E5F20" w14:textId="77777777" w:rsidTr="007262AE">
        <w:tc>
          <w:tcPr>
            <w:tcW w:w="2000" w:type="dxa"/>
          </w:tcPr>
          <w:p w14:paraId="7DCD9C66" w14:textId="77777777" w:rsidR="00335C5D" w:rsidRDefault="00335C5D" w:rsidP="007262AE">
            <w:r>
              <w:rPr>
                <w:sz w:val="18"/>
              </w:rPr>
              <w:t>Configuration and secrets</w:t>
            </w:r>
          </w:p>
        </w:tc>
        <w:tc>
          <w:tcPr>
            <w:tcW w:w="5500" w:type="dxa"/>
          </w:tcPr>
          <w:p w14:paraId="53F5F58E" w14:textId="77777777" w:rsidR="00335C5D" w:rsidRDefault="00335C5D" w:rsidP="007262AE">
            <w:r>
              <w:rPr>
                <w:sz w:val="18"/>
              </w:rPr>
              <w:t>Database URL, username, password and the token signing key come from environment variables. No production secret is committed; the prototype's local development password moves to environment variables before any deployment (R-22). M3: done - commit 7ac7b9a replaced it with an environment variable (R-22 closed). CI secrets live in GitHub Actions secrets.</w:t>
            </w:r>
          </w:p>
        </w:tc>
        <w:tc>
          <w:tcPr>
            <w:tcW w:w="1500" w:type="dxa"/>
          </w:tcPr>
          <w:p w14:paraId="1DDA3635" w14:textId="77777777" w:rsidR="00335C5D" w:rsidRDefault="00335C5D" w:rsidP="007262AE">
            <w:r>
              <w:rPr>
                <w:sz w:val="18"/>
              </w:rPr>
              <w:t>DEC-008, R-22</w:t>
            </w:r>
          </w:p>
        </w:tc>
      </w:tr>
      <w:tr w:rsidR="00335C5D" w14:paraId="6E20DF36" w14:textId="77777777" w:rsidTr="007262AE">
        <w:tc>
          <w:tcPr>
            <w:tcW w:w="2000" w:type="dxa"/>
          </w:tcPr>
          <w:p w14:paraId="5A744097" w14:textId="77777777" w:rsidR="00335C5D" w:rsidRDefault="00335C5D" w:rsidP="007262AE">
            <w:r>
              <w:rPr>
                <w:sz w:val="18"/>
              </w:rPr>
              <w:t>State</w:t>
            </w:r>
          </w:p>
        </w:tc>
        <w:tc>
          <w:tcPr>
            <w:tcW w:w="5500" w:type="dxa"/>
          </w:tcPr>
          <w:p w14:paraId="38DEC543" w14:textId="77777777" w:rsidR="00335C5D" w:rsidRDefault="00335C5D" w:rsidP="007262AE">
            <w:r>
              <w:rPr>
                <w:sz w:val="18"/>
              </w:rPr>
              <w:t>Stateless token authentication, so the application keeps no session state and can restart or scale without data loss. All state is in PostgreSQL.</w:t>
            </w:r>
          </w:p>
        </w:tc>
        <w:tc>
          <w:tcPr>
            <w:tcW w:w="1500" w:type="dxa"/>
          </w:tcPr>
          <w:p w14:paraId="55425E1A" w14:textId="77777777" w:rsidR="00335C5D" w:rsidRDefault="00335C5D" w:rsidP="007262AE">
            <w:r>
              <w:rPr>
                <w:sz w:val="18"/>
              </w:rPr>
              <w:t>ARC-03</w:t>
            </w:r>
          </w:p>
        </w:tc>
      </w:tr>
      <w:tr w:rsidR="00335C5D" w14:paraId="4075032B" w14:textId="77777777" w:rsidTr="007262AE">
        <w:tc>
          <w:tcPr>
            <w:tcW w:w="2000" w:type="dxa"/>
          </w:tcPr>
          <w:p w14:paraId="7E201DAA" w14:textId="77777777" w:rsidR="00335C5D" w:rsidRDefault="00335C5D" w:rsidP="007262AE">
            <w:r>
              <w:rPr>
                <w:sz w:val="18"/>
              </w:rPr>
              <w:t>Networking</w:t>
            </w:r>
          </w:p>
        </w:tc>
        <w:tc>
          <w:tcPr>
            <w:tcW w:w="5500" w:type="dxa"/>
          </w:tcPr>
          <w:p w14:paraId="311EF71F" w14:textId="77777777" w:rsidR="00335C5D" w:rsidRDefault="00335C5D" w:rsidP="007262AE">
            <w:r>
              <w:rPr>
                <w:sz w:val="18"/>
              </w:rPr>
              <w:t>Same origin for Angular and the API, so no CORS set-up. TLS to the database. Tables in a non-exposed schema, with row level security on the tables with personal data (V6, C-08).</w:t>
            </w:r>
          </w:p>
        </w:tc>
        <w:tc>
          <w:tcPr>
            <w:tcW w:w="1500" w:type="dxa"/>
          </w:tcPr>
          <w:p w14:paraId="0BFB3D8D" w14:textId="77777777" w:rsidR="00335C5D" w:rsidRDefault="00335C5D" w:rsidP="007262AE">
            <w:r>
              <w:rPr>
                <w:sz w:val="18"/>
              </w:rPr>
              <w:t>ARC-03, ASR-005</w:t>
            </w:r>
          </w:p>
        </w:tc>
      </w:tr>
      <w:tr w:rsidR="00335C5D" w14:paraId="0DA7DCC6" w14:textId="77777777" w:rsidTr="007262AE">
        <w:tc>
          <w:tcPr>
            <w:tcW w:w="2000" w:type="dxa"/>
          </w:tcPr>
          <w:p w14:paraId="64076442" w14:textId="77777777" w:rsidR="00335C5D" w:rsidRDefault="00335C5D" w:rsidP="007262AE">
            <w:r>
              <w:rPr>
                <w:sz w:val="18"/>
              </w:rPr>
              <w:t>Operational risks</w:t>
            </w:r>
          </w:p>
        </w:tc>
        <w:tc>
          <w:tcPr>
            <w:tcW w:w="5500" w:type="dxa"/>
          </w:tcPr>
          <w:p w14:paraId="0A9E1770" w14:textId="77777777" w:rsidR="00335C5D" w:rsidRDefault="00335C5D" w:rsidP="007262AE">
            <w:r>
              <w:rPr>
                <w:sz w:val="18"/>
              </w:rPr>
              <w:t>Database pause and no backups, host memory and cold starts.</w:t>
            </w:r>
          </w:p>
        </w:tc>
        <w:tc>
          <w:tcPr>
            <w:tcW w:w="1500" w:type="dxa"/>
          </w:tcPr>
          <w:p w14:paraId="6DF5E6E5" w14:textId="77777777" w:rsidR="00335C5D" w:rsidRDefault="00335C5D" w:rsidP="007262AE">
            <w:r>
              <w:rPr>
                <w:sz w:val="18"/>
              </w:rPr>
              <w:t>R-14, R-15</w:t>
            </w:r>
          </w:p>
        </w:tc>
      </w:tr>
      <w:tr w:rsidR="00335C5D" w14:paraId="006BA0FC" w14:textId="77777777" w:rsidTr="007262AE">
        <w:tc>
          <w:tcPr>
            <w:tcW w:w="2000" w:type="dxa"/>
          </w:tcPr>
          <w:p w14:paraId="7BCD5BE3" w14:textId="77777777" w:rsidR="00335C5D" w:rsidRDefault="00335C5D" w:rsidP="007262AE">
            <w:r>
              <w:rPr>
                <w:sz w:val="18"/>
              </w:rPr>
              <w:lastRenderedPageBreak/>
              <w:t>Deferred with evidence needed</w:t>
            </w:r>
          </w:p>
        </w:tc>
        <w:tc>
          <w:tcPr>
            <w:tcW w:w="5500" w:type="dxa"/>
          </w:tcPr>
          <w:p w14:paraId="104B0A01" w14:textId="77777777" w:rsidR="00335C5D" w:rsidRDefault="00335C5D" w:rsidP="007262AE">
            <w:r>
              <w:rPr>
                <w:sz w:val="18"/>
              </w:rPr>
              <w:t xml:space="preserve">Application host: free-tier memory, Java 21 or Docker support, IPv4/IPv6, sleep </w:t>
            </w:r>
            <w:proofErr w:type="spellStart"/>
            <w:r>
              <w:rPr>
                <w:sz w:val="18"/>
              </w:rPr>
              <w:t>behaviour</w:t>
            </w:r>
            <w:proofErr w:type="spellEnd"/>
            <w:r>
              <w:rPr>
                <w:sz w:val="18"/>
              </w:rPr>
              <w:t>, environment variables. Attachment storage location.</w:t>
            </w:r>
          </w:p>
        </w:tc>
        <w:tc>
          <w:tcPr>
            <w:tcW w:w="1500" w:type="dxa"/>
          </w:tcPr>
          <w:p w14:paraId="29CB89A1" w14:textId="77777777" w:rsidR="00335C5D" w:rsidRDefault="00335C5D" w:rsidP="007262AE">
            <w:r>
              <w:rPr>
                <w:sz w:val="18"/>
              </w:rPr>
              <w:t>ARC-03, A-02, A-05</w:t>
            </w:r>
          </w:p>
        </w:tc>
      </w:tr>
    </w:tbl>
    <w:p w14:paraId="3C0B9F91" w14:textId="77777777" w:rsidR="00335C5D" w:rsidRDefault="00335C5D" w:rsidP="00335C5D"/>
    <w:p w14:paraId="24F5441D" w14:textId="77777777" w:rsidR="00335C5D" w:rsidRDefault="00335C5D" w:rsidP="00335C5D">
      <w:pPr>
        <w:pStyle w:val="Heading1"/>
      </w:pPr>
      <w:bookmarkStart w:id="72" w:name="_Toc243252247"/>
      <w:r>
        <w:t>Implementation Status (Prototype)</w:t>
      </w:r>
      <w:bookmarkEnd w:id="72"/>
    </w:p>
    <w:p w14:paraId="7042C195" w14:textId="77777777" w:rsidR="009B2676" w:rsidRDefault="00555546">
      <w:pPr>
        <w:spacing w:after="120"/>
      </w:pPr>
      <w:r>
        <w:rPr>
          <w:b/>
          <w:bCs/>
        </w:rPr>
        <w:t>M3 note:</w:t>
      </w:r>
      <w:r>
        <w:t xml:space="preserve"> this chapter records the M2 prototype and is kept for history. The system as built for M3 is described in the Milestone 3 Evidence Index.</w:t>
      </w:r>
    </w:p>
    <w:p w14:paraId="4C09620C" w14:textId="77777777" w:rsidR="00335C5D" w:rsidRDefault="00335C5D" w:rsidP="00335C5D">
      <w:r>
        <w:t>M2 marks the start of controlled construction. This section records what exists in the repository at the time of the baseline, how it maps to the architecture, and where the code does not yet match the documented decisions. Repository: https://github.com/ClarissaBierman/SEN381-Project-CivicConnect. Build and run instructions are in the README.</w:t>
      </w:r>
    </w:p>
    <w:p w14:paraId="1F033603" w14:textId="77777777" w:rsidR="00335C5D" w:rsidRDefault="00335C5D" w:rsidP="00335C5D">
      <w:pPr>
        <w:pStyle w:val="Heading2"/>
      </w:pPr>
      <w:bookmarkStart w:id="73" w:name="_Toc243252248"/>
      <w:r>
        <w:t>Repository Structure and Architecture Mapping</w:t>
      </w:r>
      <w:bookmarkEnd w:id="73"/>
    </w:p>
    <w:p w14:paraId="593BC7C9" w14:textId="77777777" w:rsidR="00335C5D" w:rsidRDefault="00335C5D" w:rsidP="00335C5D">
      <w:pPr>
        <w:spacing w:after="0" w:line="240" w:lineRule="auto"/>
      </w:pPr>
      <w:r>
        <w:rPr>
          <w:rFonts w:ascii="Consolas" w:eastAsia="Consolas" w:hAnsi="Consolas"/>
          <w:sz w:val="16"/>
        </w:rPr>
        <w:t>Current (prototype)                         Target (ARC-02)</w:t>
      </w:r>
    </w:p>
    <w:p w14:paraId="656C5AC9" w14:textId="77777777" w:rsidR="00335C5D" w:rsidRDefault="00335C5D" w:rsidP="00335C5D">
      <w:pPr>
        <w:spacing w:after="0" w:line="240" w:lineRule="auto"/>
      </w:pPr>
      <w:proofErr w:type="spellStart"/>
      <w:r>
        <w:rPr>
          <w:rFonts w:ascii="Consolas" w:eastAsia="Consolas" w:hAnsi="Consolas"/>
          <w:sz w:val="16"/>
        </w:rPr>
        <w:t>civicconnect</w:t>
      </w:r>
      <w:proofErr w:type="spellEnd"/>
      <w:r>
        <w:rPr>
          <w:rFonts w:ascii="Consolas" w:eastAsia="Consolas" w:hAnsi="Consolas"/>
          <w:sz w:val="16"/>
        </w:rPr>
        <w:t xml:space="preserve">-backend/                       </w:t>
      </w:r>
      <w:proofErr w:type="spellStart"/>
      <w:r>
        <w:rPr>
          <w:rFonts w:ascii="Consolas" w:eastAsia="Consolas" w:hAnsi="Consolas"/>
          <w:sz w:val="16"/>
        </w:rPr>
        <w:t>com.civicconnect</w:t>
      </w:r>
      <w:proofErr w:type="spellEnd"/>
    </w:p>
    <w:p w14:paraId="08E3B906" w14:textId="77777777" w:rsidR="00335C5D" w:rsidRDefault="00335C5D" w:rsidP="00335C5D">
      <w:pPr>
        <w:spacing w:after="0" w:line="240" w:lineRule="auto"/>
      </w:pPr>
      <w:r>
        <w:rPr>
          <w:rFonts w:ascii="Consolas" w:eastAsia="Consolas" w:hAnsi="Consolas"/>
          <w:sz w:val="16"/>
        </w:rPr>
        <w:t xml:space="preserve">  pom.xml, </w:t>
      </w:r>
      <w:proofErr w:type="spellStart"/>
      <w:r>
        <w:rPr>
          <w:rFonts w:ascii="Consolas" w:eastAsia="Consolas" w:hAnsi="Consolas"/>
          <w:sz w:val="16"/>
        </w:rPr>
        <w:t>mvnw</w:t>
      </w:r>
      <w:proofErr w:type="spellEnd"/>
      <w:r>
        <w:rPr>
          <w:rFonts w:ascii="Consolas" w:eastAsia="Consolas" w:hAnsi="Consolas"/>
          <w:sz w:val="16"/>
        </w:rPr>
        <w:t>, .</w:t>
      </w:r>
      <w:proofErr w:type="spellStart"/>
      <w:r>
        <w:rPr>
          <w:rFonts w:ascii="Consolas" w:eastAsia="Consolas" w:hAnsi="Consolas"/>
          <w:sz w:val="16"/>
        </w:rPr>
        <w:t>mvn</w:t>
      </w:r>
      <w:proofErr w:type="spellEnd"/>
      <w:r>
        <w:rPr>
          <w:rFonts w:ascii="Consolas" w:eastAsia="Consolas" w:hAnsi="Consolas"/>
          <w:sz w:val="16"/>
        </w:rPr>
        <w:t>/wrapper                 requests/   controller, service,</w:t>
      </w:r>
    </w:p>
    <w:p w14:paraId="233DD327" w14:textId="77777777" w:rsidR="00335C5D" w:rsidRDefault="00335C5D" w:rsidP="00335C5D">
      <w:pPr>
        <w:spacing w:after="0" w:line="240" w:lineRule="auto"/>
      </w:pPr>
      <w:r>
        <w:rPr>
          <w:rFonts w:ascii="Consolas" w:eastAsia="Consolas" w:hAnsi="Consolas"/>
          <w:sz w:val="16"/>
        </w:rPr>
        <w:t xml:space="preserve">  </w:t>
      </w:r>
      <w:proofErr w:type="spellStart"/>
      <w:r>
        <w:rPr>
          <w:rFonts w:ascii="Consolas" w:eastAsia="Consolas" w:hAnsi="Consolas"/>
          <w:sz w:val="16"/>
        </w:rPr>
        <w:t>src</w:t>
      </w:r>
      <w:proofErr w:type="spellEnd"/>
      <w:r>
        <w:rPr>
          <w:rFonts w:ascii="Consolas" w:eastAsia="Consolas" w:hAnsi="Consolas"/>
          <w:sz w:val="16"/>
        </w:rPr>
        <w:t>/main/java/com/</w:t>
      </w:r>
      <w:proofErr w:type="spellStart"/>
      <w:r>
        <w:rPr>
          <w:rFonts w:ascii="Consolas" w:eastAsia="Consolas" w:hAnsi="Consolas"/>
          <w:sz w:val="16"/>
        </w:rPr>
        <w:t>civicconnect</w:t>
      </w:r>
      <w:proofErr w:type="spellEnd"/>
      <w:r>
        <w:rPr>
          <w:rFonts w:ascii="Consolas" w:eastAsia="Consolas" w:hAnsi="Consolas"/>
          <w:sz w:val="16"/>
        </w:rPr>
        <w:t>/                         repository, domain</w:t>
      </w:r>
    </w:p>
    <w:p w14:paraId="15DA4CF2" w14:textId="77777777" w:rsidR="00335C5D" w:rsidRDefault="00335C5D" w:rsidP="00335C5D">
      <w:pPr>
        <w:spacing w:after="0" w:line="240" w:lineRule="auto"/>
      </w:pPr>
      <w:r>
        <w:rPr>
          <w:rFonts w:ascii="Consolas" w:eastAsia="Consolas" w:hAnsi="Consolas"/>
          <w:sz w:val="16"/>
        </w:rPr>
        <w:t xml:space="preserve">    CivicconnectBackendApplication.java      access/     controller, service,</w:t>
      </w:r>
    </w:p>
    <w:p w14:paraId="72C6A838" w14:textId="77777777" w:rsidR="00335C5D" w:rsidRDefault="00335C5D" w:rsidP="00335C5D">
      <w:pPr>
        <w:spacing w:after="0" w:line="240" w:lineRule="auto"/>
      </w:pPr>
      <w:r>
        <w:rPr>
          <w:rFonts w:ascii="Consolas" w:eastAsia="Consolas" w:hAnsi="Consolas"/>
          <w:sz w:val="16"/>
        </w:rPr>
        <w:t xml:space="preserve">    model/                                                repository, domain</w:t>
      </w:r>
    </w:p>
    <w:p w14:paraId="4A30510C" w14:textId="77777777" w:rsidR="00335C5D" w:rsidRDefault="00335C5D" w:rsidP="00335C5D">
      <w:pPr>
        <w:spacing w:after="0" w:line="240" w:lineRule="auto"/>
      </w:pPr>
      <w:r>
        <w:rPr>
          <w:rFonts w:ascii="Consolas" w:eastAsia="Consolas" w:hAnsi="Consolas"/>
          <w:sz w:val="16"/>
        </w:rPr>
        <w:t xml:space="preserve">      Client, Employee, Category,             reporting/  controller, service,</w:t>
      </w:r>
    </w:p>
    <w:p w14:paraId="3AA217FF" w14:textId="77777777" w:rsidR="00335C5D" w:rsidRDefault="00335C5D" w:rsidP="00335C5D">
      <w:pPr>
        <w:spacing w:after="0" w:line="240" w:lineRule="auto"/>
      </w:pPr>
      <w:r>
        <w:rPr>
          <w:rFonts w:ascii="Consolas" w:eastAsia="Consolas" w:hAnsi="Consolas"/>
          <w:sz w:val="16"/>
        </w:rPr>
        <w:t xml:space="preserve">      ServiceRequest, </w:t>
      </w:r>
      <w:proofErr w:type="spellStart"/>
      <w:r>
        <w:rPr>
          <w:rFonts w:ascii="Consolas" w:eastAsia="Consolas" w:hAnsi="Consolas"/>
          <w:sz w:val="16"/>
        </w:rPr>
        <w:t>RequestHandler</w:t>
      </w:r>
      <w:proofErr w:type="spellEnd"/>
      <w:r>
        <w:rPr>
          <w:rFonts w:ascii="Consolas" w:eastAsia="Consolas" w:hAnsi="Consolas"/>
          <w:sz w:val="16"/>
        </w:rPr>
        <w:t>,                     repository (read only)</w:t>
      </w:r>
    </w:p>
    <w:p w14:paraId="777F54EB" w14:textId="77777777" w:rsidR="00335C5D" w:rsidRDefault="00335C5D" w:rsidP="00335C5D">
      <w:pPr>
        <w:spacing w:after="0" w:line="240" w:lineRule="auto"/>
      </w:pPr>
      <w:r>
        <w:rPr>
          <w:rFonts w:ascii="Consolas" w:eastAsia="Consolas" w:hAnsi="Consolas"/>
          <w:sz w:val="16"/>
        </w:rPr>
        <w:t xml:space="preserve">      </w:t>
      </w:r>
      <w:proofErr w:type="spellStart"/>
      <w:r>
        <w:rPr>
          <w:rFonts w:ascii="Consolas" w:eastAsia="Consolas" w:hAnsi="Consolas"/>
          <w:sz w:val="16"/>
        </w:rPr>
        <w:t>RequestHandlerId</w:t>
      </w:r>
      <w:proofErr w:type="spellEnd"/>
      <w:r>
        <w:rPr>
          <w:rFonts w:ascii="Consolas" w:eastAsia="Consolas" w:hAnsi="Consolas"/>
          <w:sz w:val="16"/>
        </w:rPr>
        <w:t xml:space="preserve">, </w:t>
      </w:r>
      <w:proofErr w:type="spellStart"/>
      <w:r>
        <w:rPr>
          <w:rFonts w:ascii="Consolas" w:eastAsia="Consolas" w:hAnsi="Consolas"/>
          <w:sz w:val="16"/>
        </w:rPr>
        <w:t>AuditEntry</w:t>
      </w:r>
      <w:proofErr w:type="spellEnd"/>
      <w:r>
        <w:rPr>
          <w:rFonts w:ascii="Consolas" w:eastAsia="Consolas" w:hAnsi="Consolas"/>
          <w:sz w:val="16"/>
        </w:rPr>
        <w:t xml:space="preserve">            common/     config, security,</w:t>
      </w:r>
    </w:p>
    <w:p w14:paraId="6AE9BFEB" w14:textId="77777777" w:rsidR="00335C5D" w:rsidRDefault="00335C5D" w:rsidP="00335C5D">
      <w:pPr>
        <w:spacing w:after="0" w:line="240" w:lineRule="auto"/>
      </w:pPr>
      <w:r>
        <w:rPr>
          <w:rFonts w:ascii="Consolas" w:eastAsia="Consolas" w:hAnsi="Consolas"/>
          <w:sz w:val="16"/>
        </w:rPr>
        <w:t xml:space="preserve">  </w:t>
      </w:r>
      <w:proofErr w:type="spellStart"/>
      <w:r>
        <w:rPr>
          <w:rFonts w:ascii="Consolas" w:eastAsia="Consolas" w:hAnsi="Consolas"/>
          <w:sz w:val="16"/>
        </w:rPr>
        <w:t>src</w:t>
      </w:r>
      <w:proofErr w:type="spellEnd"/>
      <w:r>
        <w:rPr>
          <w:rFonts w:ascii="Consolas" w:eastAsia="Consolas" w:hAnsi="Consolas"/>
          <w:sz w:val="16"/>
        </w:rPr>
        <w:t>/main/resources/                                     exception handling</w:t>
      </w:r>
    </w:p>
    <w:p w14:paraId="247480A6" w14:textId="77777777" w:rsidR="00335C5D" w:rsidRDefault="00335C5D" w:rsidP="00335C5D">
      <w:pPr>
        <w:spacing w:after="0" w:line="240" w:lineRule="auto"/>
      </w:pPr>
      <w:r>
        <w:rPr>
          <w:rFonts w:ascii="Consolas" w:eastAsia="Consolas" w:hAnsi="Consolas"/>
          <w:sz w:val="16"/>
        </w:rPr>
        <w:t xml:space="preserve">    </w:t>
      </w:r>
      <w:proofErr w:type="spellStart"/>
      <w:r>
        <w:rPr>
          <w:rFonts w:ascii="Consolas" w:eastAsia="Consolas" w:hAnsi="Consolas"/>
          <w:sz w:val="16"/>
        </w:rPr>
        <w:t>application.properties</w:t>
      </w:r>
      <w:proofErr w:type="spellEnd"/>
    </w:p>
    <w:p w14:paraId="247837E6" w14:textId="77777777" w:rsidR="00335C5D" w:rsidRDefault="00335C5D" w:rsidP="00335C5D">
      <w:pPr>
        <w:spacing w:after="0" w:line="240" w:lineRule="auto"/>
      </w:pPr>
      <w:r>
        <w:rPr>
          <w:rFonts w:ascii="Consolas" w:eastAsia="Consolas" w:hAnsi="Consolas"/>
          <w:sz w:val="16"/>
        </w:rPr>
        <w:t xml:space="preserve">    </w:t>
      </w:r>
      <w:proofErr w:type="spellStart"/>
      <w:r>
        <w:rPr>
          <w:rFonts w:ascii="Consolas" w:eastAsia="Consolas" w:hAnsi="Consolas"/>
          <w:sz w:val="16"/>
        </w:rPr>
        <w:t>db</w:t>
      </w:r>
      <w:proofErr w:type="spellEnd"/>
      <w:r>
        <w:rPr>
          <w:rFonts w:ascii="Consolas" w:eastAsia="Consolas" w:hAnsi="Consolas"/>
          <w:sz w:val="16"/>
        </w:rPr>
        <w:t>/migration/V1__init_schema.sql</w:t>
      </w:r>
    </w:p>
    <w:p w14:paraId="330532FE" w14:textId="77777777" w:rsidR="00335C5D" w:rsidRDefault="00335C5D" w:rsidP="00335C5D">
      <w:pPr>
        <w:spacing w:after="0" w:line="240" w:lineRule="auto"/>
      </w:pPr>
      <w:r>
        <w:rPr>
          <w:rFonts w:ascii="Consolas" w:eastAsia="Consolas" w:hAnsi="Consolas"/>
          <w:sz w:val="16"/>
        </w:rPr>
        <w:t xml:space="preserve">  </w:t>
      </w:r>
      <w:proofErr w:type="spellStart"/>
      <w:r>
        <w:rPr>
          <w:rFonts w:ascii="Consolas" w:eastAsia="Consolas" w:hAnsi="Consolas"/>
          <w:sz w:val="16"/>
        </w:rPr>
        <w:t>src</w:t>
      </w:r>
      <w:proofErr w:type="spellEnd"/>
      <w:r>
        <w:rPr>
          <w:rFonts w:ascii="Consolas" w:eastAsia="Consolas" w:hAnsi="Consolas"/>
          <w:sz w:val="16"/>
        </w:rPr>
        <w:t>/test/java/.../</w:t>
      </w:r>
    </w:p>
    <w:p w14:paraId="69821C34" w14:textId="77777777" w:rsidR="00335C5D" w:rsidRDefault="00335C5D" w:rsidP="00335C5D">
      <w:pPr>
        <w:spacing w:after="0" w:line="240" w:lineRule="auto"/>
      </w:pPr>
      <w:r>
        <w:rPr>
          <w:rFonts w:ascii="Consolas" w:eastAsia="Consolas" w:hAnsi="Consolas"/>
          <w:sz w:val="16"/>
        </w:rPr>
        <w:t xml:space="preserve">    CivicconnectBackendApplicationTests.java</w:t>
      </w:r>
    </w:p>
    <w:p w14:paraId="3F80E03D" w14:textId="77777777" w:rsidR="00335C5D" w:rsidRDefault="00335C5D" w:rsidP="00335C5D">
      <w:pPr>
        <w:spacing w:after="0" w:line="240" w:lineRule="auto"/>
      </w:pPr>
      <w:proofErr w:type="spellStart"/>
      <w:r>
        <w:rPr>
          <w:rFonts w:ascii="Consolas" w:eastAsia="Consolas" w:hAnsi="Consolas"/>
          <w:sz w:val="16"/>
        </w:rPr>
        <w:t>civicconnect</w:t>
      </w:r>
      <w:proofErr w:type="spellEnd"/>
      <w:r>
        <w:rPr>
          <w:rFonts w:ascii="Consolas" w:eastAsia="Consolas" w:hAnsi="Consolas"/>
          <w:sz w:val="16"/>
        </w:rPr>
        <w:t>-frontend/  (category screen prototype)</w:t>
      </w:r>
    </w:p>
    <w:p w14:paraId="4E276CD6" w14:textId="77777777" w:rsidR="00335C5D" w:rsidRDefault="00335C5D" w:rsidP="00335C5D"/>
    <w:p w14:paraId="59871E10" w14:textId="77777777" w:rsidR="00335C5D" w:rsidRDefault="00335C5D" w:rsidP="00335C5D">
      <w:r>
        <w:t>The prototype currently groups all entities in one model package. Moving them into the Requests and Access modules is planned so the code follows ARC-02 (planned).</w:t>
      </w:r>
    </w:p>
    <w:p w14:paraId="2F99413A" w14:textId="77777777" w:rsidR="00335C5D" w:rsidRDefault="00335C5D" w:rsidP="00335C5D">
      <w:pPr>
        <w:pStyle w:val="Heading2"/>
      </w:pPr>
      <w:bookmarkStart w:id="74" w:name="_Toc243252249"/>
      <w:r>
        <w:t>What Is Built</w:t>
      </w:r>
      <w:bookmarkEnd w:id="74"/>
    </w:p>
    <w:tbl>
      <w:tblPr>
        <w:tblStyle w:val="TableGrid"/>
        <w:tblW w:w="9000" w:type="dxa"/>
        <w:tblLayout w:type="fixed"/>
        <w:tblLook w:val="04A0" w:firstRow="1" w:lastRow="0" w:firstColumn="1" w:lastColumn="0" w:noHBand="0" w:noVBand="1"/>
      </w:tblPr>
      <w:tblGrid>
        <w:gridCol w:w="3100"/>
        <w:gridCol w:w="2800"/>
        <w:gridCol w:w="1400"/>
        <w:gridCol w:w="1700"/>
      </w:tblGrid>
      <w:tr w:rsidR="00335C5D" w14:paraId="774CA22D" w14:textId="77777777" w:rsidTr="00335C5D">
        <w:trPr>
          <w:tblHeader/>
        </w:trPr>
        <w:tc>
          <w:tcPr>
            <w:tcW w:w="3100" w:type="dxa"/>
            <w:shd w:val="clear" w:color="auto" w:fill="002060"/>
          </w:tcPr>
          <w:p w14:paraId="256819C0" w14:textId="77777777" w:rsidR="00335C5D" w:rsidRPr="00335C5D" w:rsidRDefault="00335C5D" w:rsidP="007262AE">
            <w:pPr>
              <w:rPr>
                <w:sz w:val="18"/>
                <w:szCs w:val="18"/>
              </w:rPr>
            </w:pPr>
            <w:r>
              <w:rPr>
                <w:b/>
                <w:sz w:val="18"/>
                <w:szCs w:val="18"/>
              </w:rPr>
              <w:t>Component</w:t>
            </w:r>
          </w:p>
        </w:tc>
        <w:tc>
          <w:tcPr>
            <w:tcW w:w="2800" w:type="dxa"/>
            <w:shd w:val="clear" w:color="auto" w:fill="002060"/>
          </w:tcPr>
          <w:p w14:paraId="25B09FC3" w14:textId="77777777" w:rsidR="00335C5D" w:rsidRPr="00335C5D" w:rsidRDefault="00335C5D" w:rsidP="007262AE">
            <w:pPr>
              <w:rPr>
                <w:sz w:val="18"/>
                <w:szCs w:val="18"/>
              </w:rPr>
            </w:pPr>
            <w:r>
              <w:rPr>
                <w:b/>
                <w:sz w:val="18"/>
                <w:szCs w:val="18"/>
              </w:rPr>
              <w:t>Evidence</w:t>
            </w:r>
          </w:p>
        </w:tc>
        <w:tc>
          <w:tcPr>
            <w:tcW w:w="1400" w:type="dxa"/>
            <w:shd w:val="clear" w:color="auto" w:fill="002060"/>
          </w:tcPr>
          <w:p w14:paraId="03EDBA7C" w14:textId="77777777" w:rsidR="00335C5D" w:rsidRPr="00335C5D" w:rsidRDefault="00335C5D" w:rsidP="007262AE">
            <w:pPr>
              <w:rPr>
                <w:sz w:val="18"/>
                <w:szCs w:val="18"/>
              </w:rPr>
            </w:pPr>
            <w:r>
              <w:rPr>
                <w:b/>
                <w:sz w:val="18"/>
                <w:szCs w:val="18"/>
              </w:rPr>
              <w:t>Status</w:t>
            </w:r>
          </w:p>
        </w:tc>
        <w:tc>
          <w:tcPr>
            <w:tcW w:w="1700" w:type="dxa"/>
            <w:shd w:val="clear" w:color="auto" w:fill="002060"/>
          </w:tcPr>
          <w:p w14:paraId="5217D4D4" w14:textId="77777777" w:rsidR="00335C5D" w:rsidRPr="00335C5D" w:rsidRDefault="00335C5D" w:rsidP="007262AE">
            <w:pPr>
              <w:rPr>
                <w:sz w:val="18"/>
                <w:szCs w:val="18"/>
              </w:rPr>
            </w:pPr>
            <w:r>
              <w:rPr>
                <w:b/>
                <w:sz w:val="18"/>
                <w:szCs w:val="18"/>
              </w:rPr>
              <w:t>Traces to</w:t>
            </w:r>
          </w:p>
        </w:tc>
      </w:tr>
      <w:tr w:rsidR="00335C5D" w14:paraId="5A7583CB" w14:textId="77777777" w:rsidTr="007262AE">
        <w:tc>
          <w:tcPr>
            <w:tcW w:w="3100" w:type="dxa"/>
          </w:tcPr>
          <w:p w14:paraId="51F69E65" w14:textId="77777777" w:rsidR="00335C5D" w:rsidRPr="00335C5D" w:rsidRDefault="00335C5D" w:rsidP="007262AE">
            <w:pPr>
              <w:rPr>
                <w:sz w:val="18"/>
                <w:szCs w:val="18"/>
              </w:rPr>
            </w:pPr>
            <w:r>
              <w:rPr>
                <w:sz w:val="18"/>
                <w:szCs w:val="18"/>
              </w:rPr>
              <w:t>Spring Boot 4.1.1 project on Java 21 with Maven wrapper</w:t>
            </w:r>
          </w:p>
        </w:tc>
        <w:tc>
          <w:tcPr>
            <w:tcW w:w="2800" w:type="dxa"/>
          </w:tcPr>
          <w:p w14:paraId="7D2760E1" w14:textId="77777777" w:rsidR="00335C5D" w:rsidRPr="00335C5D" w:rsidRDefault="00335C5D" w:rsidP="007262AE">
            <w:pPr>
              <w:rPr>
                <w:sz w:val="18"/>
                <w:szCs w:val="18"/>
              </w:rPr>
            </w:pPr>
            <w:r>
              <w:rPr>
                <w:sz w:val="18"/>
                <w:szCs w:val="18"/>
              </w:rPr>
              <w:t xml:space="preserve">pom.xml, </w:t>
            </w:r>
            <w:proofErr w:type="spellStart"/>
            <w:r>
              <w:rPr>
                <w:sz w:val="18"/>
                <w:szCs w:val="18"/>
              </w:rPr>
              <w:t>mvnw</w:t>
            </w:r>
            <w:proofErr w:type="spellEnd"/>
            <w:r>
              <w:rPr>
                <w:sz w:val="18"/>
                <w:szCs w:val="18"/>
              </w:rPr>
              <w:t>, .</w:t>
            </w:r>
            <w:proofErr w:type="spellStart"/>
            <w:r>
              <w:rPr>
                <w:sz w:val="18"/>
                <w:szCs w:val="18"/>
              </w:rPr>
              <w:t>mvn</w:t>
            </w:r>
            <w:proofErr w:type="spellEnd"/>
            <w:r>
              <w:rPr>
                <w:sz w:val="18"/>
                <w:szCs w:val="18"/>
              </w:rPr>
              <w:t>/wrapper</w:t>
            </w:r>
          </w:p>
        </w:tc>
        <w:tc>
          <w:tcPr>
            <w:tcW w:w="1400" w:type="dxa"/>
          </w:tcPr>
          <w:p w14:paraId="6ABC8FEC" w14:textId="77777777" w:rsidR="00335C5D" w:rsidRPr="00335C5D" w:rsidRDefault="00335C5D" w:rsidP="007262AE">
            <w:pPr>
              <w:rPr>
                <w:sz w:val="18"/>
                <w:szCs w:val="18"/>
              </w:rPr>
            </w:pPr>
            <w:r>
              <w:rPr>
                <w:sz w:val="18"/>
                <w:szCs w:val="18"/>
              </w:rPr>
              <w:t>Done</w:t>
            </w:r>
          </w:p>
        </w:tc>
        <w:tc>
          <w:tcPr>
            <w:tcW w:w="1700" w:type="dxa"/>
          </w:tcPr>
          <w:p w14:paraId="5EEA380F" w14:textId="77777777" w:rsidR="00335C5D" w:rsidRPr="00335C5D" w:rsidRDefault="00335C5D" w:rsidP="007262AE">
            <w:pPr>
              <w:rPr>
                <w:sz w:val="18"/>
                <w:szCs w:val="18"/>
              </w:rPr>
            </w:pPr>
            <w:r>
              <w:rPr>
                <w:sz w:val="18"/>
                <w:szCs w:val="18"/>
              </w:rPr>
              <w:t>DEC-004</w:t>
            </w:r>
          </w:p>
        </w:tc>
      </w:tr>
      <w:tr w:rsidR="00335C5D" w14:paraId="00419C47" w14:textId="77777777" w:rsidTr="007262AE">
        <w:tc>
          <w:tcPr>
            <w:tcW w:w="3100" w:type="dxa"/>
          </w:tcPr>
          <w:p w14:paraId="694DF59C" w14:textId="77777777" w:rsidR="00335C5D" w:rsidRPr="00335C5D" w:rsidRDefault="00335C5D" w:rsidP="007262AE">
            <w:pPr>
              <w:rPr>
                <w:sz w:val="18"/>
                <w:szCs w:val="18"/>
              </w:rPr>
            </w:pPr>
            <w:r>
              <w:rPr>
                <w:sz w:val="18"/>
                <w:szCs w:val="18"/>
              </w:rPr>
              <w:t>Flyway schema matching ERD v1.2</w:t>
            </w:r>
          </w:p>
        </w:tc>
        <w:tc>
          <w:tcPr>
            <w:tcW w:w="2800" w:type="dxa"/>
          </w:tcPr>
          <w:p w14:paraId="6ED44CF7" w14:textId="77777777" w:rsidR="00335C5D" w:rsidRPr="00335C5D" w:rsidRDefault="00335C5D" w:rsidP="007262AE">
            <w:pPr>
              <w:rPr>
                <w:sz w:val="18"/>
                <w:szCs w:val="18"/>
              </w:rPr>
            </w:pPr>
            <w:proofErr w:type="spellStart"/>
            <w:r>
              <w:rPr>
                <w:sz w:val="18"/>
                <w:szCs w:val="18"/>
              </w:rPr>
              <w:t>db</w:t>
            </w:r>
            <w:proofErr w:type="spellEnd"/>
            <w:r>
              <w:rPr>
                <w:sz w:val="18"/>
                <w:szCs w:val="18"/>
              </w:rPr>
              <w:t>/migration/V1__init_schema.sql</w:t>
            </w:r>
          </w:p>
        </w:tc>
        <w:tc>
          <w:tcPr>
            <w:tcW w:w="1400" w:type="dxa"/>
          </w:tcPr>
          <w:p w14:paraId="6199A421" w14:textId="77777777" w:rsidR="00335C5D" w:rsidRPr="00335C5D" w:rsidRDefault="00335C5D" w:rsidP="007262AE">
            <w:pPr>
              <w:rPr>
                <w:sz w:val="18"/>
                <w:szCs w:val="18"/>
              </w:rPr>
            </w:pPr>
            <w:r>
              <w:rPr>
                <w:sz w:val="18"/>
                <w:szCs w:val="18"/>
              </w:rPr>
              <w:t>Done</w:t>
            </w:r>
          </w:p>
        </w:tc>
        <w:tc>
          <w:tcPr>
            <w:tcW w:w="1700" w:type="dxa"/>
          </w:tcPr>
          <w:p w14:paraId="5E3A5E54" w14:textId="77777777" w:rsidR="00335C5D" w:rsidRPr="00335C5D" w:rsidRDefault="00335C5D" w:rsidP="007262AE">
            <w:pPr>
              <w:rPr>
                <w:sz w:val="18"/>
                <w:szCs w:val="18"/>
              </w:rPr>
            </w:pPr>
            <w:r>
              <w:rPr>
                <w:sz w:val="18"/>
                <w:szCs w:val="18"/>
              </w:rPr>
              <w:t>DEC-008</w:t>
            </w:r>
          </w:p>
        </w:tc>
      </w:tr>
      <w:tr w:rsidR="00335C5D" w14:paraId="1DB9EBBD" w14:textId="77777777" w:rsidTr="007262AE">
        <w:tc>
          <w:tcPr>
            <w:tcW w:w="3100" w:type="dxa"/>
          </w:tcPr>
          <w:p w14:paraId="70150883" w14:textId="77777777" w:rsidR="00335C5D" w:rsidRPr="00335C5D" w:rsidRDefault="00335C5D" w:rsidP="007262AE">
            <w:pPr>
              <w:rPr>
                <w:sz w:val="18"/>
                <w:szCs w:val="18"/>
              </w:rPr>
            </w:pPr>
            <w:r>
              <w:rPr>
                <w:sz w:val="18"/>
                <w:szCs w:val="18"/>
              </w:rPr>
              <w:t xml:space="preserve">JPA entities for all six ERD v1.2 tables (plus the </w:t>
            </w:r>
            <w:proofErr w:type="spellStart"/>
            <w:r>
              <w:rPr>
                <w:sz w:val="18"/>
                <w:szCs w:val="18"/>
              </w:rPr>
              <w:t>RequestHandlerId</w:t>
            </w:r>
            <w:proofErr w:type="spellEnd"/>
            <w:r>
              <w:rPr>
                <w:sz w:val="18"/>
                <w:szCs w:val="18"/>
              </w:rPr>
              <w:t xml:space="preserve"> key class)</w:t>
            </w:r>
          </w:p>
        </w:tc>
        <w:tc>
          <w:tcPr>
            <w:tcW w:w="2800" w:type="dxa"/>
          </w:tcPr>
          <w:p w14:paraId="71F476AF" w14:textId="77777777" w:rsidR="00335C5D" w:rsidRPr="00335C5D" w:rsidRDefault="00335C5D" w:rsidP="007262AE">
            <w:pPr>
              <w:rPr>
                <w:sz w:val="18"/>
                <w:szCs w:val="18"/>
              </w:rPr>
            </w:pPr>
            <w:r>
              <w:rPr>
                <w:sz w:val="18"/>
                <w:szCs w:val="18"/>
              </w:rPr>
              <w:t>model/*.java</w:t>
            </w:r>
          </w:p>
        </w:tc>
        <w:tc>
          <w:tcPr>
            <w:tcW w:w="1400" w:type="dxa"/>
          </w:tcPr>
          <w:p w14:paraId="4A7A11C8" w14:textId="77777777" w:rsidR="00335C5D" w:rsidRPr="00335C5D" w:rsidRDefault="00335C5D" w:rsidP="007262AE">
            <w:pPr>
              <w:rPr>
                <w:sz w:val="18"/>
                <w:szCs w:val="18"/>
              </w:rPr>
            </w:pPr>
            <w:r>
              <w:rPr>
                <w:sz w:val="18"/>
                <w:szCs w:val="18"/>
              </w:rPr>
              <w:t>Done (ERD v1.2)</w:t>
            </w:r>
          </w:p>
        </w:tc>
        <w:tc>
          <w:tcPr>
            <w:tcW w:w="1700" w:type="dxa"/>
          </w:tcPr>
          <w:p w14:paraId="48090963" w14:textId="77777777" w:rsidR="00335C5D" w:rsidRPr="00335C5D" w:rsidRDefault="00335C5D" w:rsidP="007262AE">
            <w:pPr>
              <w:rPr>
                <w:sz w:val="18"/>
                <w:szCs w:val="18"/>
              </w:rPr>
            </w:pPr>
            <w:r>
              <w:rPr>
                <w:sz w:val="18"/>
                <w:szCs w:val="18"/>
              </w:rPr>
              <w:t>DEC-005</w:t>
            </w:r>
          </w:p>
        </w:tc>
      </w:tr>
      <w:tr w:rsidR="00335C5D" w14:paraId="6DB2652E" w14:textId="77777777" w:rsidTr="007262AE">
        <w:tc>
          <w:tcPr>
            <w:tcW w:w="3100" w:type="dxa"/>
          </w:tcPr>
          <w:p w14:paraId="00958429" w14:textId="77777777" w:rsidR="00335C5D" w:rsidRPr="00335C5D" w:rsidRDefault="00335C5D" w:rsidP="007262AE">
            <w:pPr>
              <w:rPr>
                <w:sz w:val="18"/>
                <w:szCs w:val="18"/>
              </w:rPr>
            </w:pPr>
            <w:r>
              <w:rPr>
                <w:sz w:val="18"/>
                <w:szCs w:val="18"/>
              </w:rPr>
              <w:t>Hibernate validate mode and context test</w:t>
            </w:r>
          </w:p>
        </w:tc>
        <w:tc>
          <w:tcPr>
            <w:tcW w:w="2800" w:type="dxa"/>
          </w:tcPr>
          <w:p w14:paraId="02FBCBDA" w14:textId="77777777" w:rsidR="00335C5D" w:rsidRPr="00335C5D" w:rsidRDefault="00335C5D" w:rsidP="007262AE">
            <w:pPr>
              <w:rPr>
                <w:sz w:val="18"/>
                <w:szCs w:val="18"/>
              </w:rPr>
            </w:pPr>
            <w:proofErr w:type="spellStart"/>
            <w:r>
              <w:rPr>
                <w:sz w:val="18"/>
                <w:szCs w:val="18"/>
              </w:rPr>
              <w:t>application.properties</w:t>
            </w:r>
            <w:proofErr w:type="spellEnd"/>
            <w:r>
              <w:rPr>
                <w:sz w:val="18"/>
                <w:szCs w:val="18"/>
              </w:rPr>
              <w:t xml:space="preserve">, </w:t>
            </w:r>
            <w:proofErr w:type="spellStart"/>
            <w:r>
              <w:rPr>
                <w:sz w:val="18"/>
                <w:szCs w:val="18"/>
              </w:rPr>
              <w:t>CivicconnectBackendApplicationTests</w:t>
            </w:r>
            <w:proofErr w:type="spellEnd"/>
          </w:p>
        </w:tc>
        <w:tc>
          <w:tcPr>
            <w:tcW w:w="1400" w:type="dxa"/>
          </w:tcPr>
          <w:p w14:paraId="10C80B18" w14:textId="77777777" w:rsidR="00380CD2" w:rsidRDefault="00555546">
            <w:pPr>
              <w:rPr>
                <w:sz w:val="18"/>
                <w:szCs w:val="18"/>
              </w:rPr>
            </w:pPr>
            <w:r>
              <w:rPr>
                <w:sz w:val="18"/>
                <w:szCs w:val="18"/>
              </w:rPr>
              <w:t xml:space="preserve">Test exists (generated </w:t>
            </w:r>
            <w:proofErr w:type="spellStart"/>
            <w:r>
              <w:rPr>
                <w:sz w:val="18"/>
                <w:szCs w:val="18"/>
              </w:rPr>
              <w:t>contextLoads</w:t>
            </w:r>
            <w:proofErr w:type="spellEnd"/>
            <w:r>
              <w:rPr>
                <w:sz w:val="18"/>
                <w:szCs w:val="18"/>
              </w:rPr>
              <w:t>); not yet run in CI</w:t>
            </w:r>
          </w:p>
        </w:tc>
        <w:tc>
          <w:tcPr>
            <w:tcW w:w="1700" w:type="dxa"/>
          </w:tcPr>
          <w:p w14:paraId="655E4CBA" w14:textId="77777777" w:rsidR="00335C5D" w:rsidRPr="00335C5D" w:rsidRDefault="00335C5D" w:rsidP="007262AE">
            <w:pPr>
              <w:rPr>
                <w:sz w:val="18"/>
                <w:szCs w:val="18"/>
              </w:rPr>
            </w:pPr>
            <w:r>
              <w:rPr>
                <w:sz w:val="18"/>
                <w:szCs w:val="18"/>
              </w:rPr>
              <w:t>DEC-008, R-21</w:t>
            </w:r>
          </w:p>
        </w:tc>
      </w:tr>
      <w:tr w:rsidR="00335C5D" w14:paraId="1230C5A2" w14:textId="77777777" w:rsidTr="007262AE">
        <w:tc>
          <w:tcPr>
            <w:tcW w:w="3100" w:type="dxa"/>
          </w:tcPr>
          <w:p w14:paraId="6FE0838E" w14:textId="77777777" w:rsidR="00335C5D" w:rsidRPr="00335C5D" w:rsidRDefault="00335C5D" w:rsidP="007262AE">
            <w:pPr>
              <w:rPr>
                <w:sz w:val="18"/>
                <w:szCs w:val="18"/>
              </w:rPr>
            </w:pPr>
            <w:r>
              <w:rPr>
                <w:sz w:val="18"/>
                <w:szCs w:val="18"/>
              </w:rPr>
              <w:t>Credentials from environment variables</w:t>
            </w:r>
          </w:p>
        </w:tc>
        <w:tc>
          <w:tcPr>
            <w:tcW w:w="2800" w:type="dxa"/>
          </w:tcPr>
          <w:p w14:paraId="1323C384" w14:textId="77777777" w:rsidR="00335C5D" w:rsidRPr="00335C5D" w:rsidRDefault="00335C5D" w:rsidP="007262AE">
            <w:pPr>
              <w:rPr>
                <w:sz w:val="18"/>
                <w:szCs w:val="18"/>
              </w:rPr>
            </w:pPr>
            <w:proofErr w:type="spellStart"/>
            <w:r>
              <w:rPr>
                <w:sz w:val="18"/>
                <w:szCs w:val="18"/>
              </w:rPr>
              <w:t>application.properties</w:t>
            </w:r>
            <w:proofErr w:type="spellEnd"/>
          </w:p>
        </w:tc>
        <w:tc>
          <w:tcPr>
            <w:tcW w:w="1400" w:type="dxa"/>
          </w:tcPr>
          <w:p w14:paraId="5E106C34" w14:textId="7992D350" w:rsidR="00F944AF" w:rsidRDefault="006B5D9F">
            <w:pPr>
              <w:rPr>
                <w:sz w:val="18"/>
                <w:szCs w:val="18"/>
              </w:rPr>
            </w:pPr>
            <w:r>
              <w:rPr>
                <w:sz w:val="18"/>
                <w:szCs w:val="18"/>
              </w:rPr>
              <w:t xml:space="preserve">Ongoing (a local development password was </w:t>
            </w:r>
            <w:r>
              <w:rPr>
                <w:sz w:val="18"/>
                <w:szCs w:val="18"/>
              </w:rPr>
              <w:lastRenderedPageBreak/>
              <w:t>committed - see R-22)</w:t>
            </w:r>
          </w:p>
        </w:tc>
        <w:tc>
          <w:tcPr>
            <w:tcW w:w="1700" w:type="dxa"/>
          </w:tcPr>
          <w:p w14:paraId="3713EB25" w14:textId="77777777" w:rsidR="00335C5D" w:rsidRPr="00335C5D" w:rsidRDefault="00335C5D" w:rsidP="007262AE">
            <w:pPr>
              <w:rPr>
                <w:sz w:val="18"/>
                <w:szCs w:val="18"/>
              </w:rPr>
            </w:pPr>
            <w:r>
              <w:rPr>
                <w:sz w:val="18"/>
                <w:szCs w:val="18"/>
              </w:rPr>
              <w:lastRenderedPageBreak/>
              <w:t>DEC-008, R-22</w:t>
            </w:r>
          </w:p>
        </w:tc>
      </w:tr>
      <w:tr w:rsidR="00335C5D" w14:paraId="3B0DA9DE" w14:textId="77777777" w:rsidTr="007262AE">
        <w:tc>
          <w:tcPr>
            <w:tcW w:w="3100" w:type="dxa"/>
          </w:tcPr>
          <w:p w14:paraId="741A8D7F" w14:textId="77777777" w:rsidR="00335C5D" w:rsidRPr="00335C5D" w:rsidRDefault="00335C5D" w:rsidP="007262AE">
            <w:pPr>
              <w:rPr>
                <w:sz w:val="18"/>
                <w:szCs w:val="18"/>
              </w:rPr>
            </w:pPr>
            <w:r>
              <w:rPr>
                <w:sz w:val="18"/>
                <w:szCs w:val="18"/>
              </w:rPr>
              <w:t xml:space="preserve">ERD v2 changes (removed fields, </w:t>
            </w:r>
            <w:proofErr w:type="spellStart"/>
            <w:r>
              <w:rPr>
                <w:sz w:val="18"/>
                <w:szCs w:val="18"/>
              </w:rPr>
              <w:t>PasswordHash</w:t>
            </w:r>
            <w:proofErr w:type="spellEnd"/>
            <w:r>
              <w:rPr>
                <w:sz w:val="18"/>
                <w:szCs w:val="18"/>
              </w:rPr>
              <w:t xml:space="preserve">, Version, Priority, audit columns, </w:t>
            </w:r>
            <w:proofErr w:type="spellStart"/>
            <w:r>
              <w:rPr>
                <w:sz w:val="18"/>
                <w:szCs w:val="18"/>
              </w:rPr>
              <w:t>EmployeeCategory</w:t>
            </w:r>
            <w:proofErr w:type="spellEnd"/>
            <w:r>
              <w:rPr>
                <w:sz w:val="18"/>
                <w:szCs w:val="18"/>
              </w:rPr>
              <w:t xml:space="preserve">, </w:t>
            </w:r>
            <w:proofErr w:type="spellStart"/>
            <w:r>
              <w:rPr>
                <w:sz w:val="18"/>
                <w:szCs w:val="18"/>
              </w:rPr>
              <w:t>RequestHandler</w:t>
            </w:r>
            <w:proofErr w:type="spellEnd"/>
            <w:r>
              <w:rPr>
                <w:sz w:val="18"/>
                <w:szCs w:val="18"/>
              </w:rPr>
              <w:t xml:space="preserve"> key)</w:t>
            </w:r>
          </w:p>
        </w:tc>
        <w:tc>
          <w:tcPr>
            <w:tcW w:w="2800" w:type="dxa"/>
          </w:tcPr>
          <w:p w14:paraId="39B34370" w14:textId="77777777" w:rsidR="00335C5D" w:rsidRPr="00335C5D" w:rsidRDefault="00335C5D" w:rsidP="007262AE">
            <w:pPr>
              <w:rPr>
                <w:sz w:val="18"/>
                <w:szCs w:val="18"/>
              </w:rPr>
            </w:pPr>
            <w:r>
              <w:rPr>
                <w:sz w:val="18"/>
                <w:szCs w:val="18"/>
              </w:rPr>
              <w:t>V2__erd_v2.sql and entity updates</w:t>
            </w:r>
          </w:p>
        </w:tc>
        <w:tc>
          <w:tcPr>
            <w:tcW w:w="1400" w:type="dxa"/>
          </w:tcPr>
          <w:p w14:paraId="2D2EF4BC" w14:textId="763BDDB4" w:rsidR="00335C5D" w:rsidRPr="00335C5D" w:rsidRDefault="006B5D9F" w:rsidP="007262AE">
            <w:pPr>
              <w:rPr>
                <w:sz w:val="18"/>
                <w:szCs w:val="18"/>
              </w:rPr>
            </w:pPr>
            <w:r>
              <w:rPr>
                <w:sz w:val="18"/>
                <w:szCs w:val="18"/>
              </w:rPr>
              <w:t>Done</w:t>
            </w:r>
          </w:p>
        </w:tc>
        <w:tc>
          <w:tcPr>
            <w:tcW w:w="1700" w:type="dxa"/>
          </w:tcPr>
          <w:p w14:paraId="7D6F89FD" w14:textId="77777777" w:rsidR="00335C5D" w:rsidRPr="00335C5D" w:rsidRDefault="00335C5D" w:rsidP="007262AE">
            <w:pPr>
              <w:rPr>
                <w:sz w:val="18"/>
                <w:szCs w:val="18"/>
              </w:rPr>
            </w:pPr>
            <w:r>
              <w:rPr>
                <w:sz w:val="18"/>
                <w:szCs w:val="18"/>
              </w:rPr>
              <w:t>Changes from the Initial ERD, R-21</w:t>
            </w:r>
          </w:p>
        </w:tc>
      </w:tr>
      <w:tr w:rsidR="00335C5D" w14:paraId="3300EAC6" w14:textId="77777777" w:rsidTr="007262AE">
        <w:tc>
          <w:tcPr>
            <w:tcW w:w="3100" w:type="dxa"/>
          </w:tcPr>
          <w:p w14:paraId="163A8656" w14:textId="77777777" w:rsidR="00335C5D" w:rsidRPr="00335C5D" w:rsidRDefault="00335C5D" w:rsidP="007262AE">
            <w:pPr>
              <w:rPr>
                <w:sz w:val="18"/>
                <w:szCs w:val="18"/>
              </w:rPr>
            </w:pPr>
            <w:r>
              <w:rPr>
                <w:sz w:val="18"/>
                <w:szCs w:val="18"/>
              </w:rPr>
              <w:t>Append-only audit trigger</w:t>
            </w:r>
          </w:p>
        </w:tc>
        <w:tc>
          <w:tcPr>
            <w:tcW w:w="2800" w:type="dxa"/>
          </w:tcPr>
          <w:p w14:paraId="5E405F2B" w14:textId="77777777" w:rsidR="00335C5D" w:rsidRPr="00335C5D" w:rsidRDefault="00335C5D" w:rsidP="007262AE">
            <w:pPr>
              <w:rPr>
                <w:sz w:val="18"/>
                <w:szCs w:val="18"/>
              </w:rPr>
            </w:pPr>
            <w:r>
              <w:rPr>
                <w:sz w:val="18"/>
                <w:szCs w:val="18"/>
              </w:rPr>
              <w:t>V3__audit_append_only.sql</w:t>
            </w:r>
          </w:p>
        </w:tc>
        <w:tc>
          <w:tcPr>
            <w:tcW w:w="1400" w:type="dxa"/>
          </w:tcPr>
          <w:p w14:paraId="668FCADD" w14:textId="1311383D" w:rsidR="00335C5D" w:rsidRPr="00335C5D" w:rsidRDefault="006B5D9F" w:rsidP="007262AE">
            <w:pPr>
              <w:rPr>
                <w:sz w:val="18"/>
                <w:szCs w:val="18"/>
              </w:rPr>
            </w:pPr>
            <w:r>
              <w:rPr>
                <w:sz w:val="18"/>
                <w:szCs w:val="18"/>
              </w:rPr>
              <w:t>Done</w:t>
            </w:r>
          </w:p>
        </w:tc>
        <w:tc>
          <w:tcPr>
            <w:tcW w:w="1700" w:type="dxa"/>
          </w:tcPr>
          <w:p w14:paraId="35665CBF" w14:textId="77777777" w:rsidR="00335C5D" w:rsidRPr="00335C5D" w:rsidRDefault="00335C5D" w:rsidP="007262AE">
            <w:pPr>
              <w:rPr>
                <w:sz w:val="18"/>
                <w:szCs w:val="18"/>
              </w:rPr>
            </w:pPr>
            <w:r>
              <w:rPr>
                <w:sz w:val="18"/>
                <w:szCs w:val="18"/>
              </w:rPr>
              <w:t>DEC-007</w:t>
            </w:r>
          </w:p>
        </w:tc>
      </w:tr>
      <w:tr w:rsidR="00335C5D" w14:paraId="32821AC7" w14:textId="77777777" w:rsidTr="007262AE">
        <w:tc>
          <w:tcPr>
            <w:tcW w:w="3100" w:type="dxa"/>
          </w:tcPr>
          <w:p w14:paraId="453B6A2C" w14:textId="77777777" w:rsidR="00335C5D" w:rsidRPr="00335C5D" w:rsidRDefault="00335C5D" w:rsidP="007262AE">
            <w:pPr>
              <w:rPr>
                <w:sz w:val="18"/>
                <w:szCs w:val="18"/>
              </w:rPr>
            </w:pPr>
            <w:r>
              <w:rPr>
                <w:sz w:val="18"/>
                <w:szCs w:val="18"/>
              </w:rPr>
              <w:t>Module packages</w:t>
            </w:r>
          </w:p>
        </w:tc>
        <w:tc>
          <w:tcPr>
            <w:tcW w:w="2800" w:type="dxa"/>
          </w:tcPr>
          <w:p w14:paraId="1364F553" w14:textId="77777777" w:rsidR="00335C5D" w:rsidRPr="00335C5D" w:rsidRDefault="00335C5D" w:rsidP="007262AE">
            <w:pPr>
              <w:rPr>
                <w:sz w:val="18"/>
                <w:szCs w:val="18"/>
              </w:rPr>
            </w:pPr>
            <w:r>
              <w:rPr>
                <w:sz w:val="18"/>
                <w:szCs w:val="18"/>
              </w:rPr>
              <w:t>requests, access, reporting, common</w:t>
            </w:r>
          </w:p>
        </w:tc>
        <w:tc>
          <w:tcPr>
            <w:tcW w:w="1400" w:type="dxa"/>
          </w:tcPr>
          <w:p w14:paraId="232434BD" w14:textId="0A7E8E73" w:rsidR="00335C5D" w:rsidRPr="00335C5D" w:rsidRDefault="006B5D9F" w:rsidP="007262AE">
            <w:pPr>
              <w:rPr>
                <w:sz w:val="18"/>
                <w:szCs w:val="18"/>
              </w:rPr>
            </w:pPr>
            <w:r>
              <w:rPr>
                <w:sz w:val="18"/>
                <w:szCs w:val="18"/>
              </w:rPr>
              <w:t>Done</w:t>
            </w:r>
          </w:p>
        </w:tc>
        <w:tc>
          <w:tcPr>
            <w:tcW w:w="1700" w:type="dxa"/>
          </w:tcPr>
          <w:p w14:paraId="3F080A5B" w14:textId="77777777" w:rsidR="00335C5D" w:rsidRPr="00335C5D" w:rsidRDefault="00335C5D" w:rsidP="007262AE">
            <w:pPr>
              <w:rPr>
                <w:sz w:val="18"/>
                <w:szCs w:val="18"/>
              </w:rPr>
            </w:pPr>
            <w:r>
              <w:rPr>
                <w:sz w:val="18"/>
                <w:szCs w:val="18"/>
              </w:rPr>
              <w:t>ARC-02</w:t>
            </w:r>
          </w:p>
        </w:tc>
      </w:tr>
      <w:tr w:rsidR="00335C5D" w14:paraId="06DF1815" w14:textId="77777777" w:rsidTr="007262AE">
        <w:tc>
          <w:tcPr>
            <w:tcW w:w="3100" w:type="dxa"/>
          </w:tcPr>
          <w:p w14:paraId="444A1657" w14:textId="77777777" w:rsidR="00335C5D" w:rsidRPr="00335C5D" w:rsidRDefault="00335C5D" w:rsidP="007262AE">
            <w:pPr>
              <w:rPr>
                <w:sz w:val="18"/>
                <w:szCs w:val="18"/>
              </w:rPr>
            </w:pPr>
            <w:r>
              <w:rPr>
                <w:sz w:val="18"/>
                <w:szCs w:val="18"/>
              </w:rPr>
              <w:t>Spring Security and Bean Validation dependencies</w:t>
            </w:r>
          </w:p>
        </w:tc>
        <w:tc>
          <w:tcPr>
            <w:tcW w:w="2800" w:type="dxa"/>
          </w:tcPr>
          <w:p w14:paraId="6947DD79" w14:textId="77777777" w:rsidR="00335C5D" w:rsidRPr="00335C5D" w:rsidRDefault="00335C5D" w:rsidP="007262AE">
            <w:pPr>
              <w:rPr>
                <w:sz w:val="18"/>
                <w:szCs w:val="18"/>
              </w:rPr>
            </w:pPr>
            <w:r>
              <w:rPr>
                <w:sz w:val="18"/>
                <w:szCs w:val="18"/>
              </w:rPr>
              <w:t>pom.xml</w:t>
            </w:r>
          </w:p>
        </w:tc>
        <w:tc>
          <w:tcPr>
            <w:tcW w:w="1400" w:type="dxa"/>
          </w:tcPr>
          <w:p w14:paraId="05084AF2" w14:textId="6320EA05" w:rsidR="00335C5D" w:rsidRPr="00335C5D" w:rsidRDefault="006B5D9F" w:rsidP="007262AE">
            <w:pPr>
              <w:rPr>
                <w:sz w:val="18"/>
                <w:szCs w:val="18"/>
              </w:rPr>
            </w:pPr>
            <w:r>
              <w:rPr>
                <w:sz w:val="18"/>
                <w:szCs w:val="18"/>
              </w:rPr>
              <w:t>Done</w:t>
            </w:r>
          </w:p>
        </w:tc>
        <w:tc>
          <w:tcPr>
            <w:tcW w:w="1700" w:type="dxa"/>
          </w:tcPr>
          <w:p w14:paraId="2A2FCD2E" w14:textId="77777777" w:rsidR="00335C5D" w:rsidRPr="00335C5D" w:rsidRDefault="00335C5D" w:rsidP="007262AE">
            <w:pPr>
              <w:rPr>
                <w:sz w:val="18"/>
                <w:szCs w:val="18"/>
              </w:rPr>
            </w:pPr>
            <w:r>
              <w:rPr>
                <w:sz w:val="18"/>
                <w:szCs w:val="18"/>
              </w:rPr>
              <w:t>DEC-004</w:t>
            </w:r>
          </w:p>
        </w:tc>
      </w:tr>
      <w:tr w:rsidR="00335C5D" w14:paraId="6DDE29D5" w14:textId="77777777" w:rsidTr="007262AE">
        <w:tc>
          <w:tcPr>
            <w:tcW w:w="3100" w:type="dxa"/>
          </w:tcPr>
          <w:p w14:paraId="37ABA436" w14:textId="77777777" w:rsidR="00335C5D" w:rsidRPr="00335C5D" w:rsidRDefault="00335C5D" w:rsidP="007262AE">
            <w:pPr>
              <w:rPr>
                <w:sz w:val="18"/>
                <w:szCs w:val="18"/>
              </w:rPr>
            </w:pPr>
            <w:proofErr w:type="spellStart"/>
            <w:r>
              <w:rPr>
                <w:sz w:val="18"/>
                <w:szCs w:val="18"/>
              </w:rPr>
              <w:t>TransitionPolicy</w:t>
            </w:r>
            <w:proofErr w:type="spellEnd"/>
            <w:r>
              <w:rPr>
                <w:sz w:val="18"/>
                <w:szCs w:val="18"/>
              </w:rPr>
              <w:t xml:space="preserve"> and test</w:t>
            </w:r>
          </w:p>
        </w:tc>
        <w:tc>
          <w:tcPr>
            <w:tcW w:w="2800" w:type="dxa"/>
          </w:tcPr>
          <w:p w14:paraId="4EC78980" w14:textId="77777777" w:rsidR="00335C5D" w:rsidRPr="00335C5D" w:rsidRDefault="00335C5D" w:rsidP="007262AE">
            <w:pPr>
              <w:rPr>
                <w:sz w:val="18"/>
                <w:szCs w:val="18"/>
              </w:rPr>
            </w:pPr>
            <w:r>
              <w:rPr>
                <w:sz w:val="18"/>
                <w:szCs w:val="18"/>
              </w:rPr>
              <w:t>TransitionPolicy.java, TransitionPolicyTest.java</w:t>
            </w:r>
          </w:p>
        </w:tc>
        <w:tc>
          <w:tcPr>
            <w:tcW w:w="1400" w:type="dxa"/>
          </w:tcPr>
          <w:p w14:paraId="57F2E431" w14:textId="6E9A5B9B" w:rsidR="00F944AF" w:rsidRDefault="006B5D9F">
            <w:pPr>
              <w:rPr>
                <w:sz w:val="18"/>
                <w:szCs w:val="18"/>
              </w:rPr>
            </w:pPr>
            <w:r>
              <w:rPr>
                <w:sz w:val="18"/>
                <w:szCs w:val="18"/>
              </w:rPr>
              <w:t>Done</w:t>
            </w:r>
          </w:p>
        </w:tc>
        <w:tc>
          <w:tcPr>
            <w:tcW w:w="1700" w:type="dxa"/>
          </w:tcPr>
          <w:p w14:paraId="1C290CD6" w14:textId="77777777" w:rsidR="00335C5D" w:rsidRPr="00335C5D" w:rsidRDefault="00335C5D" w:rsidP="007262AE">
            <w:pPr>
              <w:rPr>
                <w:sz w:val="18"/>
                <w:szCs w:val="18"/>
              </w:rPr>
            </w:pPr>
            <w:r>
              <w:rPr>
                <w:sz w:val="18"/>
                <w:szCs w:val="18"/>
              </w:rPr>
              <w:t>DEC-011</w:t>
            </w:r>
          </w:p>
        </w:tc>
      </w:tr>
      <w:tr w:rsidR="00335C5D" w14:paraId="77F8B52D" w14:textId="77777777" w:rsidTr="007262AE">
        <w:tc>
          <w:tcPr>
            <w:tcW w:w="3100" w:type="dxa"/>
          </w:tcPr>
          <w:p w14:paraId="7EF7C424" w14:textId="77777777" w:rsidR="00335C5D" w:rsidRPr="00335C5D" w:rsidRDefault="00335C5D" w:rsidP="007262AE">
            <w:pPr>
              <w:rPr>
                <w:sz w:val="18"/>
                <w:szCs w:val="18"/>
              </w:rPr>
            </w:pPr>
            <w:proofErr w:type="spellStart"/>
            <w:r>
              <w:rPr>
                <w:sz w:val="18"/>
                <w:szCs w:val="18"/>
              </w:rPr>
              <w:t>RequestService.changeStatus</w:t>
            </w:r>
            <w:proofErr w:type="spellEnd"/>
            <w:r>
              <w:rPr>
                <w:sz w:val="18"/>
                <w:szCs w:val="18"/>
              </w:rPr>
              <w:t xml:space="preserve">, event and </w:t>
            </w:r>
            <w:proofErr w:type="spellStart"/>
            <w:r>
              <w:rPr>
                <w:sz w:val="18"/>
                <w:szCs w:val="18"/>
              </w:rPr>
              <w:t>AuditListener</w:t>
            </w:r>
            <w:proofErr w:type="spellEnd"/>
          </w:p>
        </w:tc>
        <w:tc>
          <w:tcPr>
            <w:tcW w:w="2800" w:type="dxa"/>
          </w:tcPr>
          <w:p w14:paraId="022C8B59" w14:textId="77777777" w:rsidR="00335C5D" w:rsidRPr="00335C5D" w:rsidRDefault="00335C5D" w:rsidP="007262AE">
            <w:pPr>
              <w:rPr>
                <w:sz w:val="18"/>
                <w:szCs w:val="18"/>
              </w:rPr>
            </w:pPr>
            <w:r>
              <w:rPr>
                <w:sz w:val="18"/>
                <w:szCs w:val="18"/>
              </w:rPr>
              <w:t>RequestService.java, AuditListener.java</w:t>
            </w:r>
          </w:p>
        </w:tc>
        <w:tc>
          <w:tcPr>
            <w:tcW w:w="1400" w:type="dxa"/>
          </w:tcPr>
          <w:p w14:paraId="01EA88F6" w14:textId="3F52DCCC" w:rsidR="00F944AF" w:rsidRDefault="006B5D9F">
            <w:pPr>
              <w:rPr>
                <w:sz w:val="18"/>
                <w:szCs w:val="18"/>
              </w:rPr>
            </w:pPr>
            <w:r>
              <w:rPr>
                <w:sz w:val="18"/>
                <w:szCs w:val="18"/>
              </w:rPr>
              <w:t>Done</w:t>
            </w:r>
          </w:p>
        </w:tc>
        <w:tc>
          <w:tcPr>
            <w:tcW w:w="1700" w:type="dxa"/>
          </w:tcPr>
          <w:p w14:paraId="1D94FE9E" w14:textId="77777777" w:rsidR="00335C5D" w:rsidRPr="00335C5D" w:rsidRDefault="00335C5D" w:rsidP="007262AE">
            <w:pPr>
              <w:rPr>
                <w:sz w:val="18"/>
                <w:szCs w:val="18"/>
              </w:rPr>
            </w:pPr>
            <w:r>
              <w:rPr>
                <w:sz w:val="18"/>
                <w:szCs w:val="18"/>
              </w:rPr>
              <w:t>DEC-006, DEC-012</w:t>
            </w:r>
          </w:p>
        </w:tc>
      </w:tr>
      <w:tr w:rsidR="00335C5D" w14:paraId="772EA139" w14:textId="77777777" w:rsidTr="007262AE">
        <w:tc>
          <w:tcPr>
            <w:tcW w:w="3100" w:type="dxa"/>
          </w:tcPr>
          <w:p w14:paraId="1B4B8A58" w14:textId="77777777" w:rsidR="00335C5D" w:rsidRPr="00335C5D" w:rsidRDefault="00335C5D" w:rsidP="007262AE">
            <w:pPr>
              <w:rPr>
                <w:sz w:val="18"/>
                <w:szCs w:val="18"/>
              </w:rPr>
            </w:pPr>
            <w:r>
              <w:rPr>
                <w:sz w:val="18"/>
                <w:szCs w:val="18"/>
              </w:rPr>
              <w:t>Status endpoint</w:t>
            </w:r>
          </w:p>
        </w:tc>
        <w:tc>
          <w:tcPr>
            <w:tcW w:w="2800" w:type="dxa"/>
          </w:tcPr>
          <w:p w14:paraId="3C070359" w14:textId="77777777" w:rsidR="00335C5D" w:rsidRPr="00335C5D" w:rsidRDefault="00A47D4C" w:rsidP="007262AE">
            <w:pPr>
              <w:rPr>
                <w:sz w:val="18"/>
                <w:szCs w:val="18"/>
              </w:rPr>
            </w:pPr>
            <w:r>
              <w:rPr>
                <w:sz w:val="18"/>
                <w:szCs w:val="18"/>
              </w:rPr>
              <w:t>PATCH /</w:t>
            </w:r>
            <w:proofErr w:type="spellStart"/>
            <w:r>
              <w:rPr>
                <w:sz w:val="18"/>
                <w:szCs w:val="18"/>
              </w:rPr>
              <w:t>api</w:t>
            </w:r>
            <w:proofErr w:type="spellEnd"/>
            <w:r>
              <w:rPr>
                <w:sz w:val="18"/>
                <w:szCs w:val="18"/>
              </w:rPr>
              <w:t>/v1/requests/{id}/status (API-09)</w:t>
            </w:r>
          </w:p>
        </w:tc>
        <w:tc>
          <w:tcPr>
            <w:tcW w:w="1400" w:type="dxa"/>
          </w:tcPr>
          <w:p w14:paraId="74183BB4" w14:textId="1905B5D6" w:rsidR="00F944AF" w:rsidRDefault="006B5D9F">
            <w:pPr>
              <w:rPr>
                <w:sz w:val="18"/>
                <w:szCs w:val="18"/>
              </w:rPr>
            </w:pPr>
            <w:r>
              <w:rPr>
                <w:sz w:val="18"/>
                <w:szCs w:val="18"/>
              </w:rPr>
              <w:t>Done</w:t>
            </w:r>
          </w:p>
        </w:tc>
        <w:tc>
          <w:tcPr>
            <w:tcW w:w="1700" w:type="dxa"/>
          </w:tcPr>
          <w:p w14:paraId="60B76871" w14:textId="77777777" w:rsidR="00335C5D" w:rsidRPr="00335C5D" w:rsidRDefault="00335C5D" w:rsidP="007262AE">
            <w:pPr>
              <w:rPr>
                <w:sz w:val="18"/>
                <w:szCs w:val="18"/>
              </w:rPr>
            </w:pPr>
            <w:r>
              <w:rPr>
                <w:sz w:val="18"/>
                <w:szCs w:val="18"/>
              </w:rPr>
              <w:t>DEC-009</w:t>
            </w:r>
          </w:p>
        </w:tc>
      </w:tr>
      <w:tr w:rsidR="00335C5D" w14:paraId="6BEC81C2" w14:textId="77777777" w:rsidTr="007262AE">
        <w:tc>
          <w:tcPr>
            <w:tcW w:w="3100" w:type="dxa"/>
          </w:tcPr>
          <w:p w14:paraId="52EBF04E" w14:textId="77777777" w:rsidR="00335C5D" w:rsidRPr="00335C5D" w:rsidRDefault="00335C5D" w:rsidP="007262AE">
            <w:pPr>
              <w:rPr>
                <w:sz w:val="18"/>
                <w:szCs w:val="18"/>
              </w:rPr>
            </w:pPr>
            <w:r>
              <w:rPr>
                <w:sz w:val="18"/>
                <w:szCs w:val="18"/>
              </w:rPr>
              <w:t>Angular project</w:t>
            </w:r>
          </w:p>
        </w:tc>
        <w:tc>
          <w:tcPr>
            <w:tcW w:w="2800" w:type="dxa"/>
          </w:tcPr>
          <w:p w14:paraId="406ED00E" w14:textId="77777777" w:rsidR="00335C5D" w:rsidRPr="00335C5D" w:rsidRDefault="00335C5D" w:rsidP="007262AE">
            <w:pPr>
              <w:rPr>
                <w:sz w:val="18"/>
                <w:szCs w:val="18"/>
              </w:rPr>
            </w:pPr>
            <w:proofErr w:type="spellStart"/>
            <w:r>
              <w:rPr>
                <w:sz w:val="18"/>
                <w:szCs w:val="18"/>
              </w:rPr>
              <w:t>civicconnect</w:t>
            </w:r>
            <w:proofErr w:type="spellEnd"/>
            <w:r>
              <w:rPr>
                <w:sz w:val="18"/>
                <w:szCs w:val="18"/>
              </w:rPr>
              <w:t>-frontend</w:t>
            </w:r>
          </w:p>
        </w:tc>
        <w:tc>
          <w:tcPr>
            <w:tcW w:w="1400" w:type="dxa"/>
          </w:tcPr>
          <w:p w14:paraId="76307C41" w14:textId="4F7E5E3E" w:rsidR="00F944AF" w:rsidRDefault="00555546">
            <w:pPr>
              <w:rPr>
                <w:sz w:val="18"/>
                <w:szCs w:val="18"/>
              </w:rPr>
            </w:pPr>
            <w:r>
              <w:rPr>
                <w:sz w:val="18"/>
                <w:szCs w:val="18"/>
              </w:rPr>
              <w:t xml:space="preserve">Prototype (category screen and </w:t>
            </w:r>
            <w:proofErr w:type="spellStart"/>
            <w:r>
              <w:rPr>
                <w:sz w:val="18"/>
                <w:szCs w:val="18"/>
              </w:rPr>
              <w:t>CategoryService</w:t>
            </w:r>
            <w:proofErr w:type="spellEnd"/>
            <w:r>
              <w:rPr>
                <w:sz w:val="18"/>
                <w:szCs w:val="18"/>
              </w:rPr>
              <w:t xml:space="preserve"> only)</w:t>
            </w:r>
            <w:r w:rsidR="006B5D9F">
              <w:rPr>
                <w:sz w:val="18"/>
                <w:szCs w:val="18"/>
              </w:rPr>
              <w:t xml:space="preserve"> – Done with v1 in a staging environment.</w:t>
            </w:r>
          </w:p>
        </w:tc>
        <w:tc>
          <w:tcPr>
            <w:tcW w:w="1700" w:type="dxa"/>
          </w:tcPr>
          <w:p w14:paraId="3D1BBB48" w14:textId="77777777" w:rsidR="00335C5D" w:rsidRPr="00335C5D" w:rsidRDefault="00335C5D" w:rsidP="007262AE">
            <w:pPr>
              <w:rPr>
                <w:sz w:val="18"/>
                <w:szCs w:val="18"/>
              </w:rPr>
            </w:pPr>
            <w:r>
              <w:rPr>
                <w:sz w:val="18"/>
                <w:szCs w:val="18"/>
              </w:rPr>
              <w:t>ARC-03</w:t>
            </w:r>
          </w:p>
        </w:tc>
      </w:tr>
      <w:tr w:rsidR="00335C5D" w14:paraId="0E0B9C7E" w14:textId="77777777" w:rsidTr="007262AE">
        <w:tc>
          <w:tcPr>
            <w:tcW w:w="3100" w:type="dxa"/>
          </w:tcPr>
          <w:p w14:paraId="6B3AF00D" w14:textId="77777777" w:rsidR="00335C5D" w:rsidRPr="00335C5D" w:rsidRDefault="00335C5D" w:rsidP="007262AE">
            <w:pPr>
              <w:rPr>
                <w:sz w:val="18"/>
                <w:szCs w:val="18"/>
              </w:rPr>
            </w:pPr>
            <w:r>
              <w:rPr>
                <w:sz w:val="18"/>
                <w:szCs w:val="18"/>
              </w:rPr>
              <w:t>CI workflow</w:t>
            </w:r>
          </w:p>
        </w:tc>
        <w:tc>
          <w:tcPr>
            <w:tcW w:w="2800" w:type="dxa"/>
          </w:tcPr>
          <w:p w14:paraId="4F18173C" w14:textId="77777777" w:rsidR="00335C5D" w:rsidRPr="00335C5D" w:rsidRDefault="00335C5D" w:rsidP="007262AE">
            <w:pPr>
              <w:rPr>
                <w:sz w:val="18"/>
                <w:szCs w:val="18"/>
              </w:rPr>
            </w:pPr>
            <w:r>
              <w:rPr>
                <w:sz w:val="18"/>
                <w:szCs w:val="18"/>
              </w:rPr>
              <w:t>.</w:t>
            </w:r>
            <w:proofErr w:type="spellStart"/>
            <w:r>
              <w:rPr>
                <w:sz w:val="18"/>
                <w:szCs w:val="18"/>
              </w:rPr>
              <w:t>github</w:t>
            </w:r>
            <w:proofErr w:type="spellEnd"/>
            <w:r>
              <w:rPr>
                <w:sz w:val="18"/>
                <w:szCs w:val="18"/>
              </w:rPr>
              <w:t>/workflows/</w:t>
            </w:r>
            <w:proofErr w:type="spellStart"/>
            <w:r>
              <w:rPr>
                <w:sz w:val="18"/>
                <w:szCs w:val="18"/>
              </w:rPr>
              <w:t>ci.yml</w:t>
            </w:r>
            <w:proofErr w:type="spellEnd"/>
          </w:p>
        </w:tc>
        <w:tc>
          <w:tcPr>
            <w:tcW w:w="1400" w:type="dxa"/>
          </w:tcPr>
          <w:p w14:paraId="6A404404" w14:textId="6B47B82E" w:rsidR="00F944AF" w:rsidRDefault="006B5D9F">
            <w:pPr>
              <w:rPr>
                <w:sz w:val="18"/>
                <w:szCs w:val="18"/>
              </w:rPr>
            </w:pPr>
            <w:r>
              <w:rPr>
                <w:sz w:val="18"/>
                <w:szCs w:val="18"/>
              </w:rPr>
              <w:t>Done</w:t>
            </w:r>
          </w:p>
        </w:tc>
        <w:tc>
          <w:tcPr>
            <w:tcW w:w="1700" w:type="dxa"/>
          </w:tcPr>
          <w:p w14:paraId="3E7E4AE2" w14:textId="77777777" w:rsidR="00335C5D" w:rsidRPr="00335C5D" w:rsidRDefault="00335C5D" w:rsidP="007262AE">
            <w:pPr>
              <w:rPr>
                <w:sz w:val="18"/>
                <w:szCs w:val="18"/>
              </w:rPr>
            </w:pPr>
            <w:r>
              <w:rPr>
                <w:sz w:val="18"/>
                <w:szCs w:val="18"/>
              </w:rPr>
              <w:t>DEC-013</w:t>
            </w:r>
          </w:p>
        </w:tc>
      </w:tr>
    </w:tbl>
    <w:p w14:paraId="49CF1B8D" w14:textId="77777777" w:rsidR="00335C5D" w:rsidRDefault="00335C5D" w:rsidP="00335C5D">
      <w:r>
        <w:t xml:space="preserve">M4 status: this table is the M2 record and is kept as history. Hibernate validate mode and context test: </w:t>
      </w:r>
      <w:proofErr w:type="spellStart"/>
      <w:r>
        <w:t>contextLoads</w:t>
      </w:r>
      <w:proofErr w:type="spellEnd"/>
      <w:r>
        <w:t xml:space="preserve"> runs in the CI Backend job on every pull request. Credentials: DB_URL, DB_USERNAME, DB_PASSWORD, FLYWAY_USER, FLYWAY_PASSWORD and JWT_SECRET are environment variables since commit 7ac7b9a (10/10/2026); the earlier local password is closed under R-22. ERD v2 changes: made by V2__align_with_entities.sql (V2__erd_v2.sql was the M2 file name); change 1 was finished in M4 for clients only (V8, CR-022). Append-only audit trigger: the </w:t>
      </w:r>
      <w:proofErr w:type="spellStart"/>
      <w:r>
        <w:t>block_change</w:t>
      </w:r>
      <w:proofErr w:type="spellEnd"/>
      <w:r>
        <w:t xml:space="preserve"> triggers are in V2__align_with_entities.sql lines 146 to 158 (V3__audit_append_only.sql was never created). </w:t>
      </w:r>
      <w:proofErr w:type="spellStart"/>
      <w:r>
        <w:t>RequestService.changeStatus</w:t>
      </w:r>
      <w:proofErr w:type="spellEnd"/>
      <w:r>
        <w:t xml:space="preserve">: changed by C-02 - the audit triggers (V2__align_with_entities.sql lines 137 to 143) write the audit, so no status-change event or </w:t>
      </w:r>
      <w:proofErr w:type="spellStart"/>
      <w:r>
        <w:t>AuditListener</w:t>
      </w:r>
      <w:proofErr w:type="spellEnd"/>
      <w:r>
        <w:t xml:space="preserve"> exists.</w:t>
      </w:r>
    </w:p>
    <w:p w14:paraId="6E7F3FD3" w14:textId="77777777" w:rsidR="00335C5D" w:rsidRDefault="00335C5D" w:rsidP="00335C5D"/>
    <w:p w14:paraId="22C06862" w14:textId="77777777" w:rsidR="00335C5D" w:rsidRDefault="00335C5D" w:rsidP="00335C5D">
      <w:pPr>
        <w:pStyle w:val="Heading2"/>
      </w:pPr>
      <w:bookmarkStart w:id="75" w:name="_Toc243252250"/>
      <w:r>
        <w:t>Known Gaps Between the PED and the Code</w:t>
      </w:r>
      <w:bookmarkEnd w:id="75"/>
    </w:p>
    <w:tbl>
      <w:tblPr>
        <w:tblStyle w:val="TableGrid"/>
        <w:tblW w:w="9000" w:type="dxa"/>
        <w:tblLayout w:type="fixed"/>
        <w:tblLook w:val="04A0" w:firstRow="1" w:lastRow="0" w:firstColumn="1" w:lastColumn="0" w:noHBand="0" w:noVBand="1"/>
      </w:tblPr>
      <w:tblGrid>
        <w:gridCol w:w="5000"/>
        <w:gridCol w:w="4000"/>
      </w:tblGrid>
      <w:tr w:rsidR="00335C5D" w14:paraId="41CFC1D4" w14:textId="77777777" w:rsidTr="00335C5D">
        <w:trPr>
          <w:tblHeader/>
        </w:trPr>
        <w:tc>
          <w:tcPr>
            <w:tcW w:w="5000" w:type="dxa"/>
            <w:shd w:val="clear" w:color="auto" w:fill="002060"/>
          </w:tcPr>
          <w:p w14:paraId="4A712C47" w14:textId="77777777" w:rsidR="00335C5D" w:rsidRDefault="00335C5D" w:rsidP="007262AE">
            <w:r>
              <w:rPr>
                <w:b/>
                <w:sz w:val="18"/>
              </w:rPr>
              <w:t>Gap</w:t>
            </w:r>
          </w:p>
        </w:tc>
        <w:tc>
          <w:tcPr>
            <w:tcW w:w="4000" w:type="dxa"/>
            <w:shd w:val="clear" w:color="auto" w:fill="002060"/>
          </w:tcPr>
          <w:p w14:paraId="72BC6DDE" w14:textId="77777777" w:rsidR="00335C5D" w:rsidRDefault="00335C5D" w:rsidP="007262AE">
            <w:r>
              <w:rPr>
                <w:b/>
                <w:sz w:val="18"/>
              </w:rPr>
              <w:t>Plan</w:t>
            </w:r>
          </w:p>
        </w:tc>
      </w:tr>
      <w:tr w:rsidR="00335C5D" w14:paraId="34061EEA" w14:textId="77777777" w:rsidTr="007262AE">
        <w:tc>
          <w:tcPr>
            <w:tcW w:w="5000" w:type="dxa"/>
          </w:tcPr>
          <w:p w14:paraId="5A4BB64F" w14:textId="77777777" w:rsidR="00335C5D" w:rsidRDefault="00335C5D" w:rsidP="007262AE">
            <w:r>
              <w:rPr>
                <w:sz w:val="18"/>
              </w:rPr>
              <w:t>The schema is still ERD v1.2 (</w:t>
            </w:r>
            <w:proofErr w:type="spellStart"/>
            <w:r>
              <w:rPr>
                <w:sz w:val="18"/>
              </w:rPr>
              <w:t>DateOfBirth</w:t>
            </w:r>
            <w:proofErr w:type="spellEnd"/>
            <w:r>
              <w:rPr>
                <w:sz w:val="18"/>
              </w:rPr>
              <w:t xml:space="preserve">, address fields, password column name, composite </w:t>
            </w:r>
            <w:proofErr w:type="spellStart"/>
            <w:r>
              <w:rPr>
                <w:sz w:val="18"/>
              </w:rPr>
              <w:t>RequestHandler</w:t>
            </w:r>
            <w:proofErr w:type="spellEnd"/>
            <w:r>
              <w:rPr>
                <w:sz w:val="18"/>
              </w:rPr>
              <w:t xml:space="preserve"> key, no Version, Priority, </w:t>
            </w:r>
            <w:proofErr w:type="spellStart"/>
            <w:r>
              <w:rPr>
                <w:sz w:val="18"/>
              </w:rPr>
              <w:t>FromStatus</w:t>
            </w:r>
            <w:proofErr w:type="spellEnd"/>
            <w:r>
              <w:rPr>
                <w:sz w:val="18"/>
              </w:rPr>
              <w:t xml:space="preserve">, </w:t>
            </w:r>
            <w:proofErr w:type="spellStart"/>
            <w:r>
              <w:rPr>
                <w:sz w:val="18"/>
              </w:rPr>
              <w:t>ToStatus</w:t>
            </w:r>
            <w:proofErr w:type="spellEnd"/>
            <w:r>
              <w:rPr>
                <w:sz w:val="18"/>
              </w:rPr>
              <w:t xml:space="preserve"> or </w:t>
            </w:r>
            <w:proofErr w:type="spellStart"/>
            <w:r>
              <w:rPr>
                <w:sz w:val="18"/>
              </w:rPr>
              <w:t>EmployeeCategory</w:t>
            </w:r>
            <w:proofErr w:type="spellEnd"/>
            <w:r>
              <w:rPr>
                <w:sz w:val="18"/>
              </w:rPr>
              <w:t>).</w:t>
            </w:r>
          </w:p>
        </w:tc>
        <w:tc>
          <w:tcPr>
            <w:tcW w:w="4000" w:type="dxa"/>
          </w:tcPr>
          <w:p w14:paraId="259DDBCD" w14:textId="77777777" w:rsidR="00335C5D" w:rsidRDefault="00335C5D" w:rsidP="007262AE">
            <w:r>
              <w:rPr>
                <w:sz w:val="18"/>
              </w:rPr>
              <w:t>V2 migration and entity updates. Until then the RTM marks these items Planned (R-21).</w:t>
            </w:r>
          </w:p>
        </w:tc>
      </w:tr>
      <w:tr w:rsidR="00335C5D" w14:paraId="6FB85BAC" w14:textId="77777777" w:rsidTr="007262AE">
        <w:tc>
          <w:tcPr>
            <w:tcW w:w="5000" w:type="dxa"/>
          </w:tcPr>
          <w:p w14:paraId="69DCCFDF" w14:textId="77777777" w:rsidR="00335C5D" w:rsidRDefault="00335C5D" w:rsidP="007262AE">
            <w:r>
              <w:rPr>
                <w:sz w:val="18"/>
              </w:rPr>
              <w:t>Code is packaged by layer (model) instead of by module.</w:t>
            </w:r>
          </w:p>
        </w:tc>
        <w:tc>
          <w:tcPr>
            <w:tcW w:w="4000" w:type="dxa"/>
          </w:tcPr>
          <w:p w14:paraId="571F882F" w14:textId="77777777" w:rsidR="00335C5D" w:rsidRDefault="00335C5D" w:rsidP="007262AE">
            <w:r>
              <w:rPr>
                <w:sz w:val="18"/>
              </w:rPr>
              <w:t>Refactor into module packages (ARC-02).</w:t>
            </w:r>
          </w:p>
        </w:tc>
      </w:tr>
      <w:tr w:rsidR="00335C5D" w14:paraId="677823FC" w14:textId="77777777" w:rsidTr="007262AE">
        <w:tc>
          <w:tcPr>
            <w:tcW w:w="5000" w:type="dxa"/>
          </w:tcPr>
          <w:p w14:paraId="0EA1C535" w14:textId="77777777" w:rsidR="00335C5D" w:rsidRDefault="00335C5D" w:rsidP="007262AE">
            <w:r>
              <w:rPr>
                <w:sz w:val="18"/>
              </w:rPr>
              <w:t>Employee roles are STAFF and MANAGEMENT in V1, HANDLER and MANAGER in ERD v2.</w:t>
            </w:r>
          </w:p>
        </w:tc>
        <w:tc>
          <w:tcPr>
            <w:tcW w:w="4000" w:type="dxa"/>
          </w:tcPr>
          <w:p w14:paraId="6F172F22" w14:textId="77777777" w:rsidR="00335C5D" w:rsidRDefault="00335C5D" w:rsidP="007262AE">
            <w:r>
              <w:rPr>
                <w:sz w:val="18"/>
              </w:rPr>
              <w:t>Renamed in V2 (CR-008).</w:t>
            </w:r>
          </w:p>
        </w:tc>
      </w:tr>
      <w:tr w:rsidR="00335C5D" w14:paraId="5B0834AD" w14:textId="77777777" w:rsidTr="007262AE">
        <w:tc>
          <w:tcPr>
            <w:tcW w:w="5000" w:type="dxa"/>
          </w:tcPr>
          <w:p w14:paraId="07096579" w14:textId="77777777" w:rsidR="00335C5D" w:rsidRDefault="00335C5D" w:rsidP="007262AE">
            <w:r>
              <w:rPr>
                <w:sz w:val="18"/>
              </w:rPr>
              <w:t>No security or validation yet.</w:t>
            </w:r>
          </w:p>
        </w:tc>
        <w:tc>
          <w:tcPr>
            <w:tcW w:w="4000" w:type="dxa"/>
          </w:tcPr>
          <w:p w14:paraId="0E868E27" w14:textId="77777777" w:rsidR="00335C5D" w:rsidRDefault="00335C5D" w:rsidP="007262AE">
            <w:r>
              <w:rPr>
                <w:sz w:val="18"/>
              </w:rPr>
              <w:t>Add both dependencies before building Access and request submission (DEC-004).</w:t>
            </w:r>
          </w:p>
        </w:tc>
      </w:tr>
    </w:tbl>
    <w:p w14:paraId="2960D514" w14:textId="77777777" w:rsidR="00335C5D" w:rsidRDefault="00335C5D" w:rsidP="00335C5D">
      <w:r>
        <w:t xml:space="preserve">M4 status: all four gaps were closed. The schema now matches ERD v3 through migrations V2 to V8 (V8 removed the client date of birth, CR-022). The code is packaged </w:t>
      </w:r>
      <w:r>
        <w:lastRenderedPageBreak/>
        <w:t>by module: access, requests, reporting and common (ARC-02). Roles are REQUESTER, STAFF and MANAGEMENT everywhere (C-05). Spring Security and Bean Validation are in place.</w:t>
      </w:r>
    </w:p>
    <w:p w14:paraId="64D9A7C3" w14:textId="77777777" w:rsidR="00335C5D" w:rsidRDefault="00335C5D" w:rsidP="00335C5D"/>
    <w:p w14:paraId="0D05D8A8" w14:textId="77777777" w:rsidR="00335C5D" w:rsidRDefault="00335C5D" w:rsidP="00335C5D">
      <w:pPr>
        <w:pStyle w:val="Heading2"/>
      </w:pPr>
      <w:bookmarkStart w:id="76" w:name="_Toc243252251"/>
      <w:r>
        <w:t>Initial Verification</w:t>
      </w:r>
      <w:bookmarkEnd w:id="76"/>
    </w:p>
    <w:tbl>
      <w:tblPr>
        <w:tblStyle w:val="TableGrid"/>
        <w:tblW w:w="9000" w:type="dxa"/>
        <w:tblLayout w:type="fixed"/>
        <w:tblLook w:val="04A0" w:firstRow="1" w:lastRow="0" w:firstColumn="1" w:lastColumn="0" w:noHBand="0" w:noVBand="1"/>
      </w:tblPr>
      <w:tblGrid>
        <w:gridCol w:w="2300"/>
        <w:gridCol w:w="1200"/>
        <w:gridCol w:w="2900"/>
        <w:gridCol w:w="1500"/>
        <w:gridCol w:w="1100"/>
      </w:tblGrid>
      <w:tr w:rsidR="00335C5D" w14:paraId="641425D7" w14:textId="77777777" w:rsidTr="00335C5D">
        <w:trPr>
          <w:tblHeader/>
        </w:trPr>
        <w:tc>
          <w:tcPr>
            <w:tcW w:w="2300" w:type="dxa"/>
            <w:shd w:val="clear" w:color="auto" w:fill="002060"/>
          </w:tcPr>
          <w:p w14:paraId="34555F54" w14:textId="77777777" w:rsidR="00335C5D" w:rsidRDefault="00335C5D" w:rsidP="007262AE">
            <w:r>
              <w:rPr>
                <w:b/>
                <w:sz w:val="16"/>
              </w:rPr>
              <w:t>Test</w:t>
            </w:r>
          </w:p>
        </w:tc>
        <w:tc>
          <w:tcPr>
            <w:tcW w:w="1200" w:type="dxa"/>
            <w:shd w:val="clear" w:color="auto" w:fill="002060"/>
          </w:tcPr>
          <w:p w14:paraId="4A36D921" w14:textId="77777777" w:rsidR="00335C5D" w:rsidRDefault="00335C5D" w:rsidP="007262AE">
            <w:r>
              <w:rPr>
                <w:b/>
                <w:sz w:val="16"/>
              </w:rPr>
              <w:t>Type</w:t>
            </w:r>
          </w:p>
        </w:tc>
        <w:tc>
          <w:tcPr>
            <w:tcW w:w="2900" w:type="dxa"/>
            <w:shd w:val="clear" w:color="auto" w:fill="002060"/>
          </w:tcPr>
          <w:p w14:paraId="3534A8FF" w14:textId="77777777" w:rsidR="00335C5D" w:rsidRDefault="00335C5D" w:rsidP="007262AE">
            <w:r>
              <w:rPr>
                <w:b/>
                <w:sz w:val="16"/>
              </w:rPr>
              <w:t>Checks</w:t>
            </w:r>
          </w:p>
        </w:tc>
        <w:tc>
          <w:tcPr>
            <w:tcW w:w="1500" w:type="dxa"/>
            <w:shd w:val="clear" w:color="auto" w:fill="002060"/>
          </w:tcPr>
          <w:p w14:paraId="40440897" w14:textId="77777777" w:rsidR="00335C5D" w:rsidRDefault="00335C5D" w:rsidP="007262AE">
            <w:r>
              <w:rPr>
                <w:b/>
                <w:sz w:val="16"/>
              </w:rPr>
              <w:t>Requirement</w:t>
            </w:r>
          </w:p>
        </w:tc>
        <w:tc>
          <w:tcPr>
            <w:tcW w:w="1100" w:type="dxa"/>
            <w:shd w:val="clear" w:color="auto" w:fill="002060"/>
          </w:tcPr>
          <w:p w14:paraId="0D0A6D6A" w14:textId="77777777" w:rsidR="00335C5D" w:rsidRDefault="00335C5D" w:rsidP="007262AE">
            <w:r>
              <w:rPr>
                <w:b/>
                <w:sz w:val="16"/>
              </w:rPr>
              <w:t>Status</w:t>
            </w:r>
          </w:p>
        </w:tc>
      </w:tr>
      <w:tr w:rsidR="00335C5D" w14:paraId="6C4D1C36" w14:textId="77777777" w:rsidTr="007262AE">
        <w:tc>
          <w:tcPr>
            <w:tcW w:w="2300" w:type="dxa"/>
          </w:tcPr>
          <w:p w14:paraId="73FC9AFE" w14:textId="77777777" w:rsidR="00335C5D" w:rsidRDefault="00335C5D" w:rsidP="007262AE">
            <w:proofErr w:type="spellStart"/>
            <w:r>
              <w:rPr>
                <w:sz w:val="16"/>
              </w:rPr>
              <w:t>contextLoads</w:t>
            </w:r>
            <w:proofErr w:type="spellEnd"/>
          </w:p>
        </w:tc>
        <w:tc>
          <w:tcPr>
            <w:tcW w:w="1200" w:type="dxa"/>
          </w:tcPr>
          <w:p w14:paraId="3CD30613" w14:textId="77777777" w:rsidR="00335C5D" w:rsidRDefault="00335C5D" w:rsidP="007262AE">
            <w:r>
              <w:rPr>
                <w:sz w:val="16"/>
              </w:rPr>
              <w:t>Spring context</w:t>
            </w:r>
          </w:p>
        </w:tc>
        <w:tc>
          <w:tcPr>
            <w:tcW w:w="2900" w:type="dxa"/>
          </w:tcPr>
          <w:p w14:paraId="069CCDDD" w14:textId="77777777" w:rsidR="00335C5D" w:rsidRDefault="00335C5D" w:rsidP="007262AE">
            <w:r>
              <w:rPr>
                <w:sz w:val="16"/>
              </w:rPr>
              <w:t>Flyway migrates and every entity matches its table (validate mode)</w:t>
            </w:r>
          </w:p>
        </w:tc>
        <w:tc>
          <w:tcPr>
            <w:tcW w:w="1500" w:type="dxa"/>
          </w:tcPr>
          <w:p w14:paraId="48924B49" w14:textId="77777777" w:rsidR="00335C5D" w:rsidRDefault="00335C5D" w:rsidP="007262AE">
            <w:r>
              <w:rPr>
                <w:sz w:val="16"/>
              </w:rPr>
              <w:t>NFR-007, DEC-008</w:t>
            </w:r>
          </w:p>
        </w:tc>
        <w:tc>
          <w:tcPr>
            <w:tcW w:w="1100" w:type="dxa"/>
          </w:tcPr>
          <w:p w14:paraId="2F5F0B9C" w14:textId="77777777" w:rsidR="00380CD2" w:rsidRDefault="00555546">
            <w:r>
              <w:rPr>
                <w:sz w:val="16"/>
              </w:rPr>
              <w:t>Exists (generated); not yet run in CI</w:t>
            </w:r>
          </w:p>
        </w:tc>
      </w:tr>
      <w:tr w:rsidR="00335C5D" w14:paraId="29A344CC" w14:textId="77777777" w:rsidTr="007262AE">
        <w:tc>
          <w:tcPr>
            <w:tcW w:w="2300" w:type="dxa"/>
          </w:tcPr>
          <w:p w14:paraId="65403AD3" w14:textId="77777777" w:rsidR="00335C5D" w:rsidRDefault="00335C5D" w:rsidP="007262AE">
            <w:r>
              <w:rPr>
                <w:sz w:val="16"/>
              </w:rPr>
              <w:t>TransitionPolicyTest</w:t>
            </w:r>
          </w:p>
        </w:tc>
        <w:tc>
          <w:tcPr>
            <w:tcW w:w="1200" w:type="dxa"/>
          </w:tcPr>
          <w:p w14:paraId="6C1DB08D" w14:textId="77777777" w:rsidR="00335C5D" w:rsidRDefault="00335C5D" w:rsidP="007262AE">
            <w:r>
              <w:rPr>
                <w:sz w:val="16"/>
              </w:rPr>
              <w:t>Unit</w:t>
            </w:r>
          </w:p>
        </w:tc>
        <w:tc>
          <w:tcPr>
            <w:tcW w:w="2900" w:type="dxa"/>
          </w:tcPr>
          <w:p w14:paraId="4A0B13BF" w14:textId="77777777" w:rsidR="00335C5D" w:rsidRDefault="00335C5D" w:rsidP="007262AE">
            <w:r>
              <w:rPr>
                <w:sz w:val="16"/>
              </w:rPr>
              <w:t>Every allowed and illegal from/to pair</w:t>
            </w:r>
          </w:p>
        </w:tc>
        <w:tc>
          <w:tcPr>
            <w:tcW w:w="1500" w:type="dxa"/>
          </w:tcPr>
          <w:p w14:paraId="2601706A" w14:textId="77777777" w:rsidR="00335C5D" w:rsidRDefault="00335C5D" w:rsidP="007262AE">
            <w:r>
              <w:rPr>
                <w:sz w:val="16"/>
              </w:rPr>
              <w:t>FR-009, FR-011</w:t>
            </w:r>
          </w:p>
        </w:tc>
        <w:tc>
          <w:tcPr>
            <w:tcW w:w="1100" w:type="dxa"/>
          </w:tcPr>
          <w:p w14:paraId="204246CF" w14:textId="77777777" w:rsidR="00F944AF" w:rsidRDefault="00555546">
            <w:r>
              <w:rPr>
                <w:sz w:val="16"/>
              </w:rPr>
              <w:t>Planned</w:t>
            </w:r>
          </w:p>
        </w:tc>
      </w:tr>
      <w:tr w:rsidR="00335C5D" w14:paraId="09F16D70" w14:textId="77777777" w:rsidTr="007262AE">
        <w:tc>
          <w:tcPr>
            <w:tcW w:w="2300" w:type="dxa"/>
          </w:tcPr>
          <w:p w14:paraId="77931887" w14:textId="77777777" w:rsidR="00335C5D" w:rsidRDefault="00335C5D" w:rsidP="007262AE">
            <w:proofErr w:type="spellStart"/>
            <w:r>
              <w:rPr>
                <w:sz w:val="16"/>
              </w:rPr>
              <w:t>StatusChangeRollbackTest</w:t>
            </w:r>
            <w:proofErr w:type="spellEnd"/>
          </w:p>
        </w:tc>
        <w:tc>
          <w:tcPr>
            <w:tcW w:w="1200" w:type="dxa"/>
          </w:tcPr>
          <w:p w14:paraId="6120EBC0" w14:textId="77777777" w:rsidR="00335C5D" w:rsidRDefault="00335C5D" w:rsidP="007262AE">
            <w:r>
              <w:rPr>
                <w:sz w:val="16"/>
              </w:rPr>
              <w:t>Integration</w:t>
            </w:r>
          </w:p>
        </w:tc>
        <w:tc>
          <w:tcPr>
            <w:tcW w:w="2900" w:type="dxa"/>
          </w:tcPr>
          <w:p w14:paraId="47011691" w14:textId="77777777" w:rsidR="00335C5D" w:rsidRDefault="00335C5D" w:rsidP="007262AE">
            <w:r>
              <w:rPr>
                <w:sz w:val="16"/>
              </w:rPr>
              <w:t>A failed audit insert leaves the status unchanged</w:t>
            </w:r>
          </w:p>
        </w:tc>
        <w:tc>
          <w:tcPr>
            <w:tcW w:w="1500" w:type="dxa"/>
          </w:tcPr>
          <w:p w14:paraId="0FCB8F25" w14:textId="77777777" w:rsidR="00335C5D" w:rsidRDefault="00335C5D" w:rsidP="007262AE">
            <w:r>
              <w:rPr>
                <w:sz w:val="16"/>
              </w:rPr>
              <w:t>NFR-006, DEC-012</w:t>
            </w:r>
          </w:p>
        </w:tc>
        <w:tc>
          <w:tcPr>
            <w:tcW w:w="1100" w:type="dxa"/>
          </w:tcPr>
          <w:p w14:paraId="0F3F4973" w14:textId="77777777" w:rsidR="00335C5D" w:rsidRDefault="00335C5D" w:rsidP="007262AE">
            <w:r>
              <w:rPr>
                <w:sz w:val="16"/>
              </w:rPr>
              <w:t>Planned</w:t>
            </w:r>
          </w:p>
        </w:tc>
      </w:tr>
      <w:tr w:rsidR="00335C5D" w14:paraId="4440E48A" w14:textId="77777777" w:rsidTr="007262AE">
        <w:tc>
          <w:tcPr>
            <w:tcW w:w="2300" w:type="dxa"/>
          </w:tcPr>
          <w:p w14:paraId="0E001F0F" w14:textId="77777777" w:rsidR="00335C5D" w:rsidRDefault="00335C5D" w:rsidP="007262AE">
            <w:proofErr w:type="spellStart"/>
            <w:r>
              <w:rPr>
                <w:sz w:val="16"/>
              </w:rPr>
              <w:t>ConcurrentAssignmentTest</w:t>
            </w:r>
            <w:proofErr w:type="spellEnd"/>
          </w:p>
        </w:tc>
        <w:tc>
          <w:tcPr>
            <w:tcW w:w="1200" w:type="dxa"/>
          </w:tcPr>
          <w:p w14:paraId="35B42CDC" w14:textId="77777777" w:rsidR="00335C5D" w:rsidRDefault="00335C5D" w:rsidP="007262AE">
            <w:r>
              <w:rPr>
                <w:sz w:val="16"/>
              </w:rPr>
              <w:t>Integration</w:t>
            </w:r>
          </w:p>
        </w:tc>
        <w:tc>
          <w:tcPr>
            <w:tcW w:w="2900" w:type="dxa"/>
          </w:tcPr>
          <w:p w14:paraId="5C29C66B" w14:textId="77777777" w:rsidR="00335C5D" w:rsidRDefault="00335C5D" w:rsidP="007262AE">
            <w:r>
              <w:rPr>
                <w:sz w:val="16"/>
              </w:rPr>
              <w:t>Two accepts on one request: exactly one succeeds</w:t>
            </w:r>
          </w:p>
        </w:tc>
        <w:tc>
          <w:tcPr>
            <w:tcW w:w="1500" w:type="dxa"/>
          </w:tcPr>
          <w:p w14:paraId="49ADD02F" w14:textId="77777777" w:rsidR="00335C5D" w:rsidRDefault="00335C5D" w:rsidP="007262AE">
            <w:r>
              <w:rPr>
                <w:sz w:val="16"/>
              </w:rPr>
              <w:t>FR-008, CR-007</w:t>
            </w:r>
          </w:p>
        </w:tc>
        <w:tc>
          <w:tcPr>
            <w:tcW w:w="1100" w:type="dxa"/>
          </w:tcPr>
          <w:p w14:paraId="2C1888B2" w14:textId="77777777" w:rsidR="00335C5D" w:rsidRDefault="00335C5D" w:rsidP="007262AE">
            <w:r>
              <w:rPr>
                <w:sz w:val="16"/>
              </w:rPr>
              <w:t>Planned</w:t>
            </w:r>
          </w:p>
        </w:tc>
      </w:tr>
      <w:tr w:rsidR="00335C5D" w14:paraId="5B304E4D" w14:textId="77777777" w:rsidTr="007262AE">
        <w:tc>
          <w:tcPr>
            <w:tcW w:w="2300" w:type="dxa"/>
          </w:tcPr>
          <w:p w14:paraId="088C4DBD" w14:textId="77777777" w:rsidR="00335C5D" w:rsidRDefault="00335C5D" w:rsidP="007262AE">
            <w:proofErr w:type="spellStart"/>
            <w:r>
              <w:rPr>
                <w:sz w:val="16"/>
              </w:rPr>
              <w:t>AuditAppendOnlyTest</w:t>
            </w:r>
            <w:proofErr w:type="spellEnd"/>
          </w:p>
        </w:tc>
        <w:tc>
          <w:tcPr>
            <w:tcW w:w="1200" w:type="dxa"/>
          </w:tcPr>
          <w:p w14:paraId="098F09B4" w14:textId="77777777" w:rsidR="00335C5D" w:rsidRDefault="00335C5D" w:rsidP="007262AE">
            <w:r>
              <w:rPr>
                <w:sz w:val="16"/>
              </w:rPr>
              <w:t>Integration</w:t>
            </w:r>
          </w:p>
        </w:tc>
        <w:tc>
          <w:tcPr>
            <w:tcW w:w="2900" w:type="dxa"/>
          </w:tcPr>
          <w:p w14:paraId="4F740127" w14:textId="77777777" w:rsidR="00335C5D" w:rsidRDefault="00335C5D" w:rsidP="007262AE">
            <w:r>
              <w:rPr>
                <w:sz w:val="16"/>
              </w:rPr>
              <w:t xml:space="preserve">UPDATE and DELETE on </w:t>
            </w:r>
            <w:proofErr w:type="spellStart"/>
            <w:r>
              <w:rPr>
                <w:sz w:val="16"/>
              </w:rPr>
              <w:t>audit_entry</w:t>
            </w:r>
            <w:proofErr w:type="spellEnd"/>
            <w:r>
              <w:rPr>
                <w:sz w:val="16"/>
              </w:rPr>
              <w:t xml:space="preserve"> fail</w:t>
            </w:r>
          </w:p>
        </w:tc>
        <w:tc>
          <w:tcPr>
            <w:tcW w:w="1500" w:type="dxa"/>
          </w:tcPr>
          <w:p w14:paraId="305D08F0" w14:textId="77777777" w:rsidR="00335C5D" w:rsidRDefault="00335C5D" w:rsidP="007262AE">
            <w:r>
              <w:rPr>
                <w:sz w:val="16"/>
              </w:rPr>
              <w:t>FR-010, DEC-007</w:t>
            </w:r>
          </w:p>
        </w:tc>
        <w:tc>
          <w:tcPr>
            <w:tcW w:w="1100" w:type="dxa"/>
          </w:tcPr>
          <w:p w14:paraId="7C2CBBDF" w14:textId="77777777" w:rsidR="00335C5D" w:rsidRDefault="00335C5D" w:rsidP="007262AE">
            <w:r>
              <w:rPr>
                <w:sz w:val="16"/>
              </w:rPr>
              <w:t>Planned</w:t>
            </w:r>
          </w:p>
        </w:tc>
      </w:tr>
      <w:tr w:rsidR="00335C5D" w14:paraId="1D882F23" w14:textId="77777777" w:rsidTr="007262AE">
        <w:tc>
          <w:tcPr>
            <w:tcW w:w="2300" w:type="dxa"/>
          </w:tcPr>
          <w:p w14:paraId="6738B637" w14:textId="77777777" w:rsidR="00335C5D" w:rsidRDefault="00335C5D" w:rsidP="007262AE">
            <w:proofErr w:type="spellStart"/>
            <w:r>
              <w:rPr>
                <w:sz w:val="16"/>
              </w:rPr>
              <w:t>AccessControlTest</w:t>
            </w:r>
            <w:proofErr w:type="spellEnd"/>
          </w:p>
        </w:tc>
        <w:tc>
          <w:tcPr>
            <w:tcW w:w="1200" w:type="dxa"/>
          </w:tcPr>
          <w:p w14:paraId="05B33872" w14:textId="77777777" w:rsidR="00335C5D" w:rsidRDefault="00335C5D" w:rsidP="007262AE">
            <w:r>
              <w:rPr>
                <w:sz w:val="16"/>
              </w:rPr>
              <w:t>Integration</w:t>
            </w:r>
          </w:p>
        </w:tc>
        <w:tc>
          <w:tcPr>
            <w:tcW w:w="2900" w:type="dxa"/>
          </w:tcPr>
          <w:p w14:paraId="4789266F" w14:textId="77777777" w:rsidR="00335C5D" w:rsidRDefault="00335C5D" w:rsidP="007262AE">
            <w:r>
              <w:rPr>
                <w:sz w:val="16"/>
              </w:rPr>
              <w:t>Requester token on staff endpoints returns 403</w:t>
            </w:r>
          </w:p>
        </w:tc>
        <w:tc>
          <w:tcPr>
            <w:tcW w:w="1500" w:type="dxa"/>
          </w:tcPr>
          <w:p w14:paraId="739452ED" w14:textId="77777777" w:rsidR="00335C5D" w:rsidRDefault="00335C5D" w:rsidP="007262AE">
            <w:r>
              <w:rPr>
                <w:sz w:val="16"/>
              </w:rPr>
              <w:t>NFR-003, ASR-001</w:t>
            </w:r>
          </w:p>
        </w:tc>
        <w:tc>
          <w:tcPr>
            <w:tcW w:w="1100" w:type="dxa"/>
          </w:tcPr>
          <w:p w14:paraId="1C3E4FCD" w14:textId="77777777" w:rsidR="00335C5D" w:rsidRDefault="00335C5D" w:rsidP="007262AE">
            <w:r>
              <w:rPr>
                <w:sz w:val="16"/>
              </w:rPr>
              <w:t>Planned (M3)</w:t>
            </w:r>
          </w:p>
        </w:tc>
      </w:tr>
    </w:tbl>
    <w:p w14:paraId="02DB267A" w14:textId="77777777" w:rsidR="00335C5D" w:rsidRDefault="00335C5D" w:rsidP="00335C5D">
      <w:r>
        <w:t xml:space="preserve">M4 status: </w:t>
      </w:r>
      <w:proofErr w:type="spellStart"/>
      <w:r>
        <w:t>contextLoads</w:t>
      </w:r>
      <w:proofErr w:type="spellEnd"/>
      <w:r>
        <w:t xml:space="preserve"> runs in CI. TransitionPolicyTest exists. </w:t>
      </w:r>
      <w:proofErr w:type="spellStart"/>
      <w:r>
        <w:t>ConcurrentAssignmentTest</w:t>
      </w:r>
      <w:proofErr w:type="spellEnd"/>
      <w:r>
        <w:t xml:space="preserve"> became </w:t>
      </w:r>
      <w:proofErr w:type="spellStart"/>
      <w:r>
        <w:t>ConcurrencyIntegrationTest.concurrentAcceptsOneWins</w:t>
      </w:r>
      <w:proofErr w:type="spellEnd"/>
      <w:r>
        <w:t xml:space="preserve">. </w:t>
      </w:r>
      <w:proofErr w:type="spellStart"/>
      <w:r>
        <w:t>AuditAppendOnlyTest</w:t>
      </w:r>
      <w:proofErr w:type="spellEnd"/>
      <w:r>
        <w:t xml:space="preserve"> became </w:t>
      </w:r>
      <w:proofErr w:type="spellStart"/>
      <w:r>
        <w:t>RequestWorkflowIntegrationTest.auditTrailAndNotesAreAppendOnly</w:t>
      </w:r>
      <w:proofErr w:type="spellEnd"/>
      <w:r>
        <w:t xml:space="preserve">. </w:t>
      </w:r>
      <w:proofErr w:type="spellStart"/>
      <w:r>
        <w:t>AccessControlTest</w:t>
      </w:r>
      <w:proofErr w:type="spellEnd"/>
      <w:r>
        <w:t xml:space="preserve"> became </w:t>
      </w:r>
      <w:proofErr w:type="spellStart"/>
      <w:r>
        <w:t>ApiHttpIntegrationTest.requesterCannotUseStaffEndpoints</w:t>
      </w:r>
      <w:proofErr w:type="spellEnd"/>
      <w:r>
        <w:t xml:space="preserve">. </w:t>
      </w:r>
      <w:proofErr w:type="spellStart"/>
      <w:r>
        <w:t>StatusChangeRollbackTest</w:t>
      </w:r>
      <w:proofErr w:type="spellEnd"/>
      <w:r>
        <w:t xml:space="preserve"> was added in M4 (</w:t>
      </w:r>
      <w:proofErr w:type="spellStart"/>
      <w:r>
        <w:t>failedAuditRollsBackStatusChange</w:t>
      </w:r>
      <w:proofErr w:type="spellEnd"/>
      <w:r>
        <w:t>): it makes the audit insert fail for one request and checks that the status change and its note are rolled back (DEC-012, R-18).</w:t>
      </w:r>
    </w:p>
    <w:p w14:paraId="0C850605" w14:textId="77777777" w:rsidR="00335C5D" w:rsidRDefault="00335C5D" w:rsidP="00335C5D"/>
    <w:p w14:paraId="6644990C" w14:textId="77777777" w:rsidR="00335C5D" w:rsidRDefault="00335C5D" w:rsidP="00335C5D">
      <w:pPr>
        <w:pStyle w:val="Heading2"/>
      </w:pPr>
      <w:bookmarkStart w:id="77" w:name="_Toc243252252"/>
      <w:r>
        <w:t>Application Documentation</w:t>
      </w:r>
      <w:bookmarkEnd w:id="77"/>
    </w:p>
    <w:p w14:paraId="70B05A24" w14:textId="77777777" w:rsidR="00335C5D" w:rsidRDefault="00335C5D" w:rsidP="00335C5D">
      <w:r>
        <w:t>The README in the repository is the developer-facing documentation and must agree with this PED. It contains:</w:t>
      </w:r>
    </w:p>
    <w:p w14:paraId="387F0FCA" w14:textId="77777777" w:rsidR="00335C5D" w:rsidRDefault="00335C5D" w:rsidP="00335C5D">
      <w:pPr>
        <w:pStyle w:val="ListParagraph"/>
        <w:numPr>
          <w:ilvl w:val="0"/>
          <w:numId w:val="7"/>
        </w:numPr>
      </w:pPr>
      <w:r>
        <w:t>Purpose and current implementation status (from the What Is Built table above)</w:t>
      </w:r>
    </w:p>
    <w:p w14:paraId="7D8D83D5" w14:textId="77777777" w:rsidR="00335C5D" w:rsidRDefault="00335C5D" w:rsidP="00335C5D">
      <w:pPr>
        <w:pStyle w:val="ListParagraph"/>
        <w:numPr>
          <w:ilvl w:val="0"/>
          <w:numId w:val="7"/>
        </w:numPr>
      </w:pPr>
      <w:r>
        <w:t>Prerequisites and versions: JDK 21, Maven wrapper, Node.js LTS and Angular CLI, PostgreSQL</w:t>
      </w:r>
    </w:p>
    <w:p w14:paraId="39077F36" w14:textId="77777777" w:rsidR="00335C5D" w:rsidRDefault="00335C5D" w:rsidP="00335C5D">
      <w:pPr>
        <w:pStyle w:val="ListParagraph"/>
        <w:numPr>
          <w:ilvl w:val="0"/>
          <w:numId w:val="7"/>
        </w:numPr>
      </w:pPr>
      <w:r>
        <w:t>Setup and run steps, including the environment variables (without values)</w:t>
      </w:r>
    </w:p>
    <w:p w14:paraId="6FA805C5" w14:textId="77777777" w:rsidR="00335C5D" w:rsidRDefault="00335C5D" w:rsidP="00335C5D">
      <w:pPr>
        <w:pStyle w:val="ListParagraph"/>
        <w:numPr>
          <w:ilvl w:val="0"/>
          <w:numId w:val="7"/>
        </w:numPr>
      </w:pPr>
      <w:r>
        <w:t>Repository structure mapped to the ARC-02 modules</w:t>
      </w:r>
    </w:p>
    <w:p w14:paraId="1BF23787" w14:textId="77777777" w:rsidR="00335C5D" w:rsidRDefault="00335C5D" w:rsidP="00335C5D">
      <w:pPr>
        <w:pStyle w:val="ListParagraph"/>
        <w:numPr>
          <w:ilvl w:val="0"/>
          <w:numId w:val="7"/>
        </w:numPr>
      </w:pPr>
      <w:r>
        <w:t>Database and Flyway migration notes, including "never edit an applied migration"</w:t>
      </w:r>
    </w:p>
    <w:p w14:paraId="3648EB51" w14:textId="77777777" w:rsidR="00335C5D" w:rsidRDefault="00335C5D" w:rsidP="00335C5D">
      <w:pPr>
        <w:pStyle w:val="ListParagraph"/>
        <w:numPr>
          <w:ilvl w:val="0"/>
          <w:numId w:val="7"/>
        </w:numPr>
      </w:pPr>
      <w:r>
        <w:t>Implemented endpoints</w:t>
      </w:r>
    </w:p>
    <w:p w14:paraId="267861E3" w14:textId="77777777" w:rsidR="00335C5D" w:rsidRDefault="00335C5D" w:rsidP="00335C5D">
      <w:pPr>
        <w:pStyle w:val="ListParagraph"/>
        <w:numPr>
          <w:ilvl w:val="0"/>
          <w:numId w:val="7"/>
        </w:numPr>
      </w:pPr>
      <w:r>
        <w:t>Where the design decisions live in the code (</w:t>
      </w:r>
      <w:proofErr w:type="spellStart"/>
      <w:r>
        <w:t>TransitionPolicy</w:t>
      </w:r>
      <w:proofErr w:type="spellEnd"/>
      <w:r>
        <w:t>, the status-change event flow)</w:t>
      </w:r>
    </w:p>
    <w:p w14:paraId="735004AC" w14:textId="77777777" w:rsidR="00335C5D" w:rsidRDefault="00335C5D" w:rsidP="00335C5D">
      <w:pPr>
        <w:pStyle w:val="ListParagraph"/>
        <w:numPr>
          <w:ilvl w:val="0"/>
          <w:numId w:val="7"/>
        </w:numPr>
      </w:pPr>
      <w:r>
        <w:t>How to run the tests, known limitations and TODOs</w:t>
      </w:r>
    </w:p>
    <w:p w14:paraId="5FD03810" w14:textId="77777777" w:rsidR="00335C5D" w:rsidRDefault="00335C5D" w:rsidP="00335C5D">
      <w:pPr>
        <w:pStyle w:val="ListParagraph"/>
        <w:numPr>
          <w:ilvl w:val="0"/>
          <w:numId w:val="7"/>
        </w:numPr>
      </w:pPr>
      <w:r>
        <w:lastRenderedPageBreak/>
        <w:t>Links to the PED, RTM and ADRs</w:t>
      </w:r>
    </w:p>
    <w:p w14:paraId="5203A823" w14:textId="77777777" w:rsidR="0021407A" w:rsidRDefault="0021407A" w:rsidP="0021407A">
      <w:pPr>
        <w:pStyle w:val="Heading1"/>
      </w:pPr>
      <w:bookmarkStart w:id="78" w:name="_Toc243252253"/>
      <w:r>
        <w:t>API &amp; Integration Design</w:t>
      </w:r>
      <w:bookmarkEnd w:id="78"/>
    </w:p>
    <w:p w14:paraId="715616E3" w14:textId="77777777" w:rsidR="0021407A" w:rsidRDefault="0021407A" w:rsidP="0021407A">
      <w:r>
        <w:t xml:space="preserve">This section records the initial interface and integration decisions for </w:t>
      </w:r>
      <w:proofErr w:type="spellStart"/>
      <w:r>
        <w:t>CivicConnect</w:t>
      </w:r>
      <w:proofErr w:type="spellEnd"/>
      <w:r>
        <w:t>. It defines which parts of the system talk to each other, how they do it, what information crosses each boundary and how validation, errors, security and future changes are handled. It covers only the interactions that the architecture (ARC-01 to ARC-03) and the requirements actually need. We have not added network boundaries just because APIs or microservices were taught. Relevant Assignment 2 research (Task 3) is referenced from DEC-009 and is not repeated here. Endpoints marked Planned are the agreed contract for development. The prototype currently implements Category endpoints only (see the "Current Implementation Evidence vs Contract" section).</w:t>
      </w:r>
    </w:p>
    <w:p w14:paraId="0EB8E9F2" w14:textId="77777777" w:rsidR="0021407A" w:rsidRDefault="0021407A" w:rsidP="008324D8">
      <w:pPr>
        <w:pStyle w:val="Heading2"/>
      </w:pPr>
      <w:bookmarkStart w:id="79" w:name="_Toc243252254"/>
      <w:r>
        <w:t>Interaction boundaries</w:t>
      </w:r>
      <w:bookmarkEnd w:id="79"/>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700"/>
        <w:gridCol w:w="1900"/>
        <w:gridCol w:w="2000"/>
        <w:gridCol w:w="2716"/>
      </w:tblGrid>
      <w:tr w:rsidR="0021407A" w14:paraId="348CCAE2" w14:textId="77777777" w:rsidTr="008B3485">
        <w:trPr>
          <w:cantSplit/>
          <w:tblHeader/>
        </w:trPr>
        <w:tc>
          <w:tcPr>
            <w:tcW w:w="700" w:type="dxa"/>
            <w:shd w:val="clear" w:color="auto" w:fill="002060"/>
            <w:tcMar>
              <w:top w:w="40" w:type="dxa"/>
              <w:left w:w="90" w:type="dxa"/>
              <w:bottom w:w="40" w:type="dxa"/>
              <w:right w:w="90" w:type="dxa"/>
            </w:tcMar>
          </w:tcPr>
          <w:p w14:paraId="66F3968B" w14:textId="77777777" w:rsidR="0021407A" w:rsidRDefault="0021407A" w:rsidP="008B3485">
            <w:pPr>
              <w:spacing w:after="40"/>
            </w:pPr>
            <w:r>
              <w:rPr>
                <w:b/>
                <w:bCs/>
                <w:color w:val="FFFFFF"/>
                <w:sz w:val="18"/>
                <w:szCs w:val="18"/>
              </w:rPr>
              <w:t>#</w:t>
            </w:r>
          </w:p>
        </w:tc>
        <w:tc>
          <w:tcPr>
            <w:tcW w:w="1700" w:type="dxa"/>
            <w:shd w:val="clear" w:color="auto" w:fill="002060"/>
            <w:tcMar>
              <w:top w:w="40" w:type="dxa"/>
              <w:left w:w="90" w:type="dxa"/>
              <w:bottom w:w="40" w:type="dxa"/>
              <w:right w:w="90" w:type="dxa"/>
            </w:tcMar>
          </w:tcPr>
          <w:p w14:paraId="29E34417" w14:textId="77777777" w:rsidR="0021407A" w:rsidRDefault="0021407A" w:rsidP="008B3485">
            <w:pPr>
              <w:spacing w:after="40"/>
            </w:pPr>
            <w:r>
              <w:rPr>
                <w:b/>
                <w:bCs/>
                <w:color w:val="FFFFFF"/>
                <w:sz w:val="18"/>
                <w:szCs w:val="18"/>
              </w:rPr>
              <w:t>Interaction</w:t>
            </w:r>
          </w:p>
        </w:tc>
        <w:tc>
          <w:tcPr>
            <w:tcW w:w="1900" w:type="dxa"/>
            <w:shd w:val="clear" w:color="auto" w:fill="002060"/>
            <w:tcMar>
              <w:top w:w="40" w:type="dxa"/>
              <w:left w:w="90" w:type="dxa"/>
              <w:bottom w:w="40" w:type="dxa"/>
              <w:right w:w="90" w:type="dxa"/>
            </w:tcMar>
          </w:tcPr>
          <w:p w14:paraId="0EB7E7EC" w14:textId="77777777" w:rsidR="0021407A" w:rsidRDefault="0021407A" w:rsidP="008B3485">
            <w:pPr>
              <w:spacing w:after="40"/>
            </w:pPr>
            <w:r>
              <w:rPr>
                <w:b/>
                <w:bCs/>
                <w:color w:val="FFFFFF"/>
                <w:sz w:val="18"/>
                <w:szCs w:val="18"/>
              </w:rPr>
              <w:t>Mechanism</w:t>
            </w:r>
          </w:p>
        </w:tc>
        <w:tc>
          <w:tcPr>
            <w:tcW w:w="2000" w:type="dxa"/>
            <w:shd w:val="clear" w:color="auto" w:fill="002060"/>
            <w:tcMar>
              <w:top w:w="40" w:type="dxa"/>
              <w:left w:w="90" w:type="dxa"/>
              <w:bottom w:w="40" w:type="dxa"/>
              <w:right w:w="90" w:type="dxa"/>
            </w:tcMar>
          </w:tcPr>
          <w:p w14:paraId="4048F9BD" w14:textId="77777777" w:rsidR="0021407A" w:rsidRDefault="0021407A" w:rsidP="008B3485">
            <w:pPr>
              <w:spacing w:after="40"/>
            </w:pPr>
            <w:r>
              <w:rPr>
                <w:b/>
                <w:bCs/>
                <w:color w:val="FFFFFF"/>
                <w:sz w:val="18"/>
                <w:szCs w:val="18"/>
              </w:rPr>
              <w:t>Information exchanged</w:t>
            </w:r>
          </w:p>
        </w:tc>
        <w:tc>
          <w:tcPr>
            <w:tcW w:w="2716" w:type="dxa"/>
            <w:shd w:val="clear" w:color="auto" w:fill="002060"/>
            <w:tcMar>
              <w:top w:w="40" w:type="dxa"/>
              <w:left w:w="90" w:type="dxa"/>
              <w:bottom w:w="40" w:type="dxa"/>
              <w:right w:w="90" w:type="dxa"/>
            </w:tcMar>
          </w:tcPr>
          <w:p w14:paraId="4AA1998E" w14:textId="77777777" w:rsidR="0021407A" w:rsidRDefault="0021407A" w:rsidP="008B3485">
            <w:pPr>
              <w:spacing w:after="40"/>
            </w:pPr>
            <w:r>
              <w:rPr>
                <w:b/>
                <w:bCs/>
                <w:color w:val="FFFFFF"/>
                <w:sz w:val="18"/>
                <w:szCs w:val="18"/>
              </w:rPr>
              <w:t>Why this mechanism</w:t>
            </w:r>
          </w:p>
        </w:tc>
      </w:tr>
      <w:tr w:rsidR="0021407A" w14:paraId="058B5323" w14:textId="77777777" w:rsidTr="008B3485">
        <w:trPr>
          <w:cantSplit/>
        </w:trPr>
        <w:tc>
          <w:tcPr>
            <w:tcW w:w="700" w:type="dxa"/>
            <w:tcMar>
              <w:top w:w="40" w:type="dxa"/>
              <w:left w:w="90" w:type="dxa"/>
              <w:bottom w:w="40" w:type="dxa"/>
              <w:right w:w="90" w:type="dxa"/>
            </w:tcMar>
          </w:tcPr>
          <w:p w14:paraId="185001F7" w14:textId="77777777" w:rsidR="0021407A" w:rsidRDefault="0021407A" w:rsidP="008B3485">
            <w:pPr>
              <w:spacing w:after="40"/>
            </w:pPr>
            <w:r>
              <w:rPr>
                <w:sz w:val="18"/>
                <w:szCs w:val="18"/>
              </w:rPr>
              <w:t>IB-1</w:t>
            </w:r>
          </w:p>
        </w:tc>
        <w:tc>
          <w:tcPr>
            <w:tcW w:w="1700" w:type="dxa"/>
            <w:tcMar>
              <w:top w:w="40" w:type="dxa"/>
              <w:left w:w="90" w:type="dxa"/>
              <w:bottom w:w="40" w:type="dxa"/>
              <w:right w:w="90" w:type="dxa"/>
            </w:tcMar>
          </w:tcPr>
          <w:p w14:paraId="50682D9B" w14:textId="77777777" w:rsidR="0021407A" w:rsidRDefault="0021407A" w:rsidP="008B3485">
            <w:pPr>
              <w:spacing w:after="40"/>
            </w:pPr>
            <w:r>
              <w:rPr>
                <w:sz w:val="18"/>
                <w:szCs w:val="18"/>
              </w:rPr>
              <w:t>Angular SPA ↔ Spring Boot API</w:t>
            </w:r>
          </w:p>
        </w:tc>
        <w:tc>
          <w:tcPr>
            <w:tcW w:w="1900" w:type="dxa"/>
            <w:tcMar>
              <w:top w:w="40" w:type="dxa"/>
              <w:left w:w="90" w:type="dxa"/>
              <w:bottom w:w="40" w:type="dxa"/>
              <w:right w:w="90" w:type="dxa"/>
            </w:tcMar>
          </w:tcPr>
          <w:p w14:paraId="47AA7B16" w14:textId="77777777" w:rsidR="0021407A" w:rsidRDefault="0021407A" w:rsidP="008B3485">
            <w:pPr>
              <w:spacing w:after="40"/>
            </w:pPr>
            <w:r>
              <w:rPr>
                <w:sz w:val="18"/>
                <w:szCs w:val="18"/>
              </w:rPr>
              <w:t>REST over HTTPS, JSON bodies, JWT bearer token (DEC-009, DEC-010)</w:t>
            </w:r>
          </w:p>
        </w:tc>
        <w:tc>
          <w:tcPr>
            <w:tcW w:w="2000" w:type="dxa"/>
            <w:tcMar>
              <w:top w:w="40" w:type="dxa"/>
              <w:left w:w="90" w:type="dxa"/>
              <w:bottom w:w="40" w:type="dxa"/>
              <w:right w:w="90" w:type="dxa"/>
            </w:tcMar>
          </w:tcPr>
          <w:p w14:paraId="7240C46B" w14:textId="77777777" w:rsidR="0021407A" w:rsidRDefault="0021407A" w:rsidP="008B3485">
            <w:pPr>
              <w:spacing w:after="40"/>
            </w:pPr>
            <w:r>
              <w:rPr>
                <w:sz w:val="18"/>
                <w:szCs w:val="18"/>
              </w:rPr>
              <w:t>Request, category, comment, audit and activity DTOs</w:t>
            </w:r>
          </w:p>
        </w:tc>
        <w:tc>
          <w:tcPr>
            <w:tcW w:w="2716" w:type="dxa"/>
            <w:tcMar>
              <w:top w:w="40" w:type="dxa"/>
              <w:left w:w="90" w:type="dxa"/>
              <w:bottom w:w="40" w:type="dxa"/>
              <w:right w:w="90" w:type="dxa"/>
            </w:tcMar>
          </w:tcPr>
          <w:p w14:paraId="39BC3D60" w14:textId="77777777" w:rsidR="0021407A" w:rsidRDefault="0021407A" w:rsidP="008B3485">
            <w:pPr>
              <w:spacing w:after="40"/>
            </w:pPr>
            <w:r>
              <w:rPr>
                <w:sz w:val="18"/>
                <w:szCs w:val="18"/>
              </w:rPr>
              <w:t>The only network boundary in the system - required because the UI runs in the browser (ARC-03, Tier 1).</w:t>
            </w:r>
          </w:p>
        </w:tc>
      </w:tr>
      <w:tr w:rsidR="0021407A" w14:paraId="690D80CF" w14:textId="77777777" w:rsidTr="008B3485">
        <w:trPr>
          <w:cantSplit/>
        </w:trPr>
        <w:tc>
          <w:tcPr>
            <w:tcW w:w="700" w:type="dxa"/>
            <w:tcMar>
              <w:top w:w="40" w:type="dxa"/>
              <w:left w:w="90" w:type="dxa"/>
              <w:bottom w:w="40" w:type="dxa"/>
              <w:right w:w="90" w:type="dxa"/>
            </w:tcMar>
          </w:tcPr>
          <w:p w14:paraId="4D010F3A" w14:textId="77777777" w:rsidR="0021407A" w:rsidRDefault="0021407A" w:rsidP="008B3485">
            <w:pPr>
              <w:spacing w:after="40"/>
            </w:pPr>
            <w:r>
              <w:rPr>
                <w:sz w:val="18"/>
                <w:szCs w:val="18"/>
              </w:rPr>
              <w:t>IB-2</w:t>
            </w:r>
          </w:p>
        </w:tc>
        <w:tc>
          <w:tcPr>
            <w:tcW w:w="1700" w:type="dxa"/>
            <w:tcMar>
              <w:top w:w="40" w:type="dxa"/>
              <w:left w:w="90" w:type="dxa"/>
              <w:bottom w:w="40" w:type="dxa"/>
              <w:right w:w="90" w:type="dxa"/>
            </w:tcMar>
          </w:tcPr>
          <w:p w14:paraId="3CB1EFAC" w14:textId="77777777" w:rsidR="0021407A" w:rsidRDefault="0021407A" w:rsidP="008B3485">
            <w:pPr>
              <w:spacing w:after="40"/>
            </w:pPr>
            <w:r>
              <w:rPr>
                <w:sz w:val="18"/>
                <w:szCs w:val="18"/>
              </w:rPr>
              <w:t>Module ↔ module (Requests, Access, Reporting)</w:t>
            </w:r>
          </w:p>
        </w:tc>
        <w:tc>
          <w:tcPr>
            <w:tcW w:w="1900" w:type="dxa"/>
            <w:tcMar>
              <w:top w:w="40" w:type="dxa"/>
              <w:left w:w="90" w:type="dxa"/>
              <w:bottom w:w="40" w:type="dxa"/>
              <w:right w:w="90" w:type="dxa"/>
            </w:tcMar>
          </w:tcPr>
          <w:p w14:paraId="11447DE4" w14:textId="77777777" w:rsidR="0021407A" w:rsidRDefault="0021407A" w:rsidP="008B3485">
            <w:pPr>
              <w:spacing w:after="40"/>
            </w:pPr>
            <w:r>
              <w:rPr>
                <w:sz w:val="18"/>
                <w:szCs w:val="18"/>
              </w:rPr>
              <w:t>In-process Java calls to each module's public service class</w:t>
            </w:r>
          </w:p>
        </w:tc>
        <w:tc>
          <w:tcPr>
            <w:tcW w:w="2000" w:type="dxa"/>
            <w:tcMar>
              <w:top w:w="40" w:type="dxa"/>
              <w:left w:w="90" w:type="dxa"/>
              <w:bottom w:w="40" w:type="dxa"/>
              <w:right w:w="90" w:type="dxa"/>
            </w:tcMar>
          </w:tcPr>
          <w:p w14:paraId="0B9E5698" w14:textId="77777777" w:rsidR="0021407A" w:rsidRDefault="0021407A" w:rsidP="008B3485">
            <w:pPr>
              <w:spacing w:after="40"/>
            </w:pPr>
            <w:r>
              <w:rPr>
                <w:sz w:val="18"/>
                <w:szCs w:val="18"/>
              </w:rPr>
              <w:t>Java objects within one transaction</w:t>
            </w:r>
          </w:p>
        </w:tc>
        <w:tc>
          <w:tcPr>
            <w:tcW w:w="2716" w:type="dxa"/>
            <w:tcMar>
              <w:top w:w="40" w:type="dxa"/>
              <w:left w:w="90" w:type="dxa"/>
              <w:bottom w:w="40" w:type="dxa"/>
              <w:right w:w="90" w:type="dxa"/>
            </w:tcMar>
          </w:tcPr>
          <w:p w14:paraId="546CB2A0" w14:textId="77777777" w:rsidR="0021407A" w:rsidRDefault="0021407A" w:rsidP="008B3485">
            <w:pPr>
              <w:spacing w:after="40"/>
            </w:pPr>
            <w:r>
              <w:rPr>
                <w:sz w:val="18"/>
                <w:szCs w:val="18"/>
              </w:rPr>
              <w:t>Same deployable (ARC-02). A network call would add latency and break the local transaction ASR-002/003 depend on.</w:t>
            </w:r>
          </w:p>
        </w:tc>
      </w:tr>
      <w:tr w:rsidR="0021407A" w14:paraId="4B715F04" w14:textId="77777777" w:rsidTr="008B3485">
        <w:trPr>
          <w:cantSplit/>
        </w:trPr>
        <w:tc>
          <w:tcPr>
            <w:tcW w:w="700" w:type="dxa"/>
            <w:tcMar>
              <w:top w:w="40" w:type="dxa"/>
              <w:left w:w="90" w:type="dxa"/>
              <w:bottom w:w="40" w:type="dxa"/>
              <w:right w:w="90" w:type="dxa"/>
            </w:tcMar>
          </w:tcPr>
          <w:p w14:paraId="4613797D" w14:textId="77777777" w:rsidR="0021407A" w:rsidRDefault="0021407A" w:rsidP="008B3485">
            <w:pPr>
              <w:spacing w:after="40"/>
            </w:pPr>
            <w:r>
              <w:rPr>
                <w:sz w:val="18"/>
                <w:szCs w:val="18"/>
              </w:rPr>
              <w:t>IB-3</w:t>
            </w:r>
          </w:p>
        </w:tc>
        <w:tc>
          <w:tcPr>
            <w:tcW w:w="1700" w:type="dxa"/>
            <w:tcMar>
              <w:top w:w="40" w:type="dxa"/>
              <w:left w:w="90" w:type="dxa"/>
              <w:bottom w:w="40" w:type="dxa"/>
              <w:right w:w="90" w:type="dxa"/>
            </w:tcMar>
          </w:tcPr>
          <w:p w14:paraId="742886A6" w14:textId="77777777" w:rsidR="0021407A" w:rsidRDefault="0021407A" w:rsidP="008B3485">
            <w:pPr>
              <w:spacing w:after="40"/>
            </w:pPr>
            <w:r>
              <w:rPr>
                <w:sz w:val="18"/>
                <w:szCs w:val="18"/>
              </w:rPr>
              <w:t>Application ↔ PostgreSQL</w:t>
            </w:r>
          </w:p>
        </w:tc>
        <w:tc>
          <w:tcPr>
            <w:tcW w:w="1900" w:type="dxa"/>
            <w:tcMar>
              <w:top w:w="40" w:type="dxa"/>
              <w:left w:w="90" w:type="dxa"/>
              <w:bottom w:w="40" w:type="dxa"/>
              <w:right w:w="90" w:type="dxa"/>
            </w:tcMar>
          </w:tcPr>
          <w:p w14:paraId="51C29121" w14:textId="77777777" w:rsidR="0021407A" w:rsidRDefault="0021407A" w:rsidP="008B3485">
            <w:pPr>
              <w:spacing w:after="40"/>
            </w:pPr>
            <w:r>
              <w:rPr>
                <w:sz w:val="18"/>
                <w:szCs w:val="18"/>
              </w:rPr>
              <w:t xml:space="preserve">JDBC via Spring Data JPA over TLS, </w:t>
            </w:r>
            <w:proofErr w:type="spellStart"/>
            <w:r>
              <w:rPr>
                <w:sz w:val="18"/>
                <w:szCs w:val="18"/>
              </w:rPr>
              <w:t>Supabase</w:t>
            </w:r>
            <w:proofErr w:type="spellEnd"/>
            <w:r>
              <w:rPr>
                <w:sz w:val="18"/>
                <w:szCs w:val="18"/>
              </w:rPr>
              <w:t xml:space="preserve"> session pooler</w:t>
            </w:r>
          </w:p>
        </w:tc>
        <w:tc>
          <w:tcPr>
            <w:tcW w:w="2000" w:type="dxa"/>
            <w:tcMar>
              <w:top w:w="40" w:type="dxa"/>
              <w:left w:w="90" w:type="dxa"/>
              <w:bottom w:w="40" w:type="dxa"/>
              <w:right w:w="90" w:type="dxa"/>
            </w:tcMar>
          </w:tcPr>
          <w:p w14:paraId="30467E86" w14:textId="77777777" w:rsidR="0021407A" w:rsidRDefault="0021407A" w:rsidP="008B3485">
            <w:pPr>
              <w:spacing w:after="40"/>
            </w:pPr>
            <w:r>
              <w:rPr>
                <w:sz w:val="18"/>
                <w:szCs w:val="18"/>
              </w:rPr>
              <w:t>SQL / entities</w:t>
            </w:r>
          </w:p>
        </w:tc>
        <w:tc>
          <w:tcPr>
            <w:tcW w:w="2716" w:type="dxa"/>
            <w:tcMar>
              <w:top w:w="40" w:type="dxa"/>
              <w:left w:w="90" w:type="dxa"/>
              <w:bottom w:w="40" w:type="dxa"/>
              <w:right w:w="90" w:type="dxa"/>
            </w:tcMar>
          </w:tcPr>
          <w:p w14:paraId="1B70A4DC" w14:textId="77777777" w:rsidR="0021407A" w:rsidRDefault="0021407A" w:rsidP="008B3485">
            <w:pPr>
              <w:spacing w:after="40"/>
            </w:pPr>
            <w:r>
              <w:rPr>
                <w:sz w:val="18"/>
                <w:szCs w:val="18"/>
              </w:rPr>
              <w:t>Decided in DEC-005 and ARC-03.</w:t>
            </w:r>
          </w:p>
        </w:tc>
      </w:tr>
      <w:tr w:rsidR="0021407A" w14:paraId="2997DA64" w14:textId="77777777" w:rsidTr="008B3485">
        <w:trPr>
          <w:cantSplit/>
        </w:trPr>
        <w:tc>
          <w:tcPr>
            <w:tcW w:w="700" w:type="dxa"/>
            <w:tcMar>
              <w:top w:w="40" w:type="dxa"/>
              <w:left w:w="90" w:type="dxa"/>
              <w:bottom w:w="40" w:type="dxa"/>
              <w:right w:w="90" w:type="dxa"/>
            </w:tcMar>
          </w:tcPr>
          <w:p w14:paraId="57570726" w14:textId="77777777" w:rsidR="0021407A" w:rsidRDefault="0021407A" w:rsidP="008B3485">
            <w:pPr>
              <w:spacing w:after="40"/>
            </w:pPr>
            <w:r>
              <w:rPr>
                <w:sz w:val="18"/>
                <w:szCs w:val="18"/>
              </w:rPr>
              <w:t>IB-4</w:t>
            </w:r>
          </w:p>
        </w:tc>
        <w:tc>
          <w:tcPr>
            <w:tcW w:w="1700" w:type="dxa"/>
            <w:tcMar>
              <w:top w:w="40" w:type="dxa"/>
              <w:left w:w="90" w:type="dxa"/>
              <w:bottom w:w="40" w:type="dxa"/>
              <w:right w:w="90" w:type="dxa"/>
            </w:tcMar>
          </w:tcPr>
          <w:p w14:paraId="40BA2FD2" w14:textId="77777777" w:rsidR="0021407A" w:rsidRDefault="0021407A" w:rsidP="008B3485">
            <w:pPr>
              <w:spacing w:after="40"/>
            </w:pPr>
            <w:r>
              <w:rPr>
                <w:sz w:val="18"/>
                <w:szCs w:val="18"/>
              </w:rPr>
              <w:t>External systems (SMS, email, WhatsApp, file storage, public API)</w:t>
            </w:r>
          </w:p>
        </w:tc>
        <w:tc>
          <w:tcPr>
            <w:tcW w:w="1900" w:type="dxa"/>
            <w:tcMar>
              <w:top w:w="40" w:type="dxa"/>
              <w:left w:w="90" w:type="dxa"/>
              <w:bottom w:w="40" w:type="dxa"/>
              <w:right w:w="90" w:type="dxa"/>
            </w:tcMar>
          </w:tcPr>
          <w:p w14:paraId="41C95E29" w14:textId="77777777" w:rsidR="0021407A" w:rsidRDefault="0021407A" w:rsidP="008B3485">
            <w:pPr>
              <w:spacing w:after="40"/>
            </w:pPr>
            <w:r>
              <w:rPr>
                <w:sz w:val="18"/>
                <w:szCs w:val="18"/>
              </w:rPr>
              <w:t>None in v1</w:t>
            </w:r>
          </w:p>
        </w:tc>
        <w:tc>
          <w:tcPr>
            <w:tcW w:w="2000" w:type="dxa"/>
            <w:tcMar>
              <w:top w:w="40" w:type="dxa"/>
              <w:left w:w="90" w:type="dxa"/>
              <w:bottom w:w="40" w:type="dxa"/>
              <w:right w:w="90" w:type="dxa"/>
            </w:tcMar>
          </w:tcPr>
          <w:p w14:paraId="652E20AF" w14:textId="77777777" w:rsidR="0021407A" w:rsidRDefault="0021407A" w:rsidP="008B3485">
            <w:pPr>
              <w:spacing w:after="40"/>
            </w:pPr>
            <w:r>
              <w:rPr>
                <w:sz w:val="18"/>
                <w:szCs w:val="18"/>
              </w:rPr>
              <w:t>-</w:t>
            </w:r>
          </w:p>
        </w:tc>
        <w:tc>
          <w:tcPr>
            <w:tcW w:w="2716" w:type="dxa"/>
            <w:tcMar>
              <w:top w:w="40" w:type="dxa"/>
              <w:left w:w="90" w:type="dxa"/>
              <w:bottom w:w="40" w:type="dxa"/>
              <w:right w:w="90" w:type="dxa"/>
            </w:tcMar>
          </w:tcPr>
          <w:p w14:paraId="35A8D8F4" w14:textId="77777777" w:rsidR="0021407A" w:rsidRDefault="0021407A" w:rsidP="008B3485">
            <w:pPr>
              <w:spacing w:after="40"/>
            </w:pPr>
            <w:r>
              <w:rPr>
                <w:sz w:val="18"/>
                <w:szCs w:val="18"/>
              </w:rPr>
              <w:t>Out of scope or deferred (Scope Baseline); recorded under the "Integrations Deliberately Not Established" section and Forward Engineering Considerations.</w:t>
            </w:r>
          </w:p>
        </w:tc>
      </w:tr>
    </w:tbl>
    <w:p w14:paraId="41A1E853" w14:textId="77777777" w:rsidR="0021407A" w:rsidRDefault="0021407A" w:rsidP="0021407A">
      <w:pPr>
        <w:pStyle w:val="Heading2"/>
      </w:pPr>
      <w:bookmarkStart w:id="80" w:name="_Toc243252255"/>
      <w:r>
        <w:t>Interface Decisions (ADRs)</w:t>
      </w:r>
      <w:bookmarkEnd w:id="80"/>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16"/>
      </w:tblGrid>
      <w:tr w:rsidR="0021407A" w14:paraId="5A43EA1A" w14:textId="77777777" w:rsidTr="008B3485">
        <w:trPr>
          <w:cantSplit/>
        </w:trPr>
        <w:tc>
          <w:tcPr>
            <w:tcW w:w="9016" w:type="dxa"/>
            <w:gridSpan w:val="2"/>
            <w:shd w:val="clear" w:color="auto" w:fill="002060"/>
            <w:tcMar>
              <w:top w:w="40" w:type="dxa"/>
              <w:left w:w="90" w:type="dxa"/>
              <w:bottom w:w="40" w:type="dxa"/>
              <w:right w:w="90" w:type="dxa"/>
            </w:tcMar>
          </w:tcPr>
          <w:p w14:paraId="7B5A8241" w14:textId="77777777" w:rsidR="0021407A" w:rsidRDefault="0021407A" w:rsidP="008B3485">
            <w:pPr>
              <w:spacing w:after="40"/>
            </w:pPr>
            <w:r>
              <w:rPr>
                <w:b/>
                <w:bCs/>
                <w:color w:val="FFFFFF"/>
                <w:sz w:val="20"/>
                <w:szCs w:val="20"/>
              </w:rPr>
              <w:t>DEC-009 - REST/JSON API between the Angular SPA and the back end</w:t>
            </w:r>
          </w:p>
        </w:tc>
      </w:tr>
      <w:tr w:rsidR="0021407A" w14:paraId="64D205B9" w14:textId="77777777" w:rsidTr="008B3485">
        <w:trPr>
          <w:cantSplit/>
        </w:trPr>
        <w:tc>
          <w:tcPr>
            <w:tcW w:w="1900" w:type="dxa"/>
            <w:shd w:val="clear" w:color="auto" w:fill="DCE3F0"/>
            <w:tcMar>
              <w:top w:w="40" w:type="dxa"/>
              <w:left w:w="90" w:type="dxa"/>
              <w:bottom w:w="40" w:type="dxa"/>
              <w:right w:w="90" w:type="dxa"/>
            </w:tcMar>
          </w:tcPr>
          <w:p w14:paraId="7A78D643" w14:textId="77777777" w:rsidR="0021407A" w:rsidRDefault="0021407A" w:rsidP="008B3485">
            <w:pPr>
              <w:spacing w:after="40"/>
            </w:pPr>
            <w:r>
              <w:rPr>
                <w:b/>
                <w:bCs/>
                <w:sz w:val="18"/>
                <w:szCs w:val="18"/>
              </w:rPr>
              <w:t>Status / Date / Owner</w:t>
            </w:r>
          </w:p>
        </w:tc>
        <w:tc>
          <w:tcPr>
            <w:tcW w:w="7116" w:type="dxa"/>
            <w:tcMar>
              <w:top w:w="40" w:type="dxa"/>
              <w:left w:w="90" w:type="dxa"/>
              <w:bottom w:w="40" w:type="dxa"/>
              <w:right w:w="90" w:type="dxa"/>
            </w:tcMar>
          </w:tcPr>
          <w:p w14:paraId="08C0BAFC" w14:textId="77777777" w:rsidR="0021407A" w:rsidRDefault="0021407A" w:rsidP="008B3485">
            <w:pPr>
              <w:spacing w:after="40"/>
            </w:pPr>
            <w:r>
              <w:rPr>
                <w:sz w:val="18"/>
                <w:szCs w:val="18"/>
              </w:rPr>
              <w:t>Accepted - M2 baseline / 30/09/2026 / Eduard Herman</w:t>
            </w:r>
          </w:p>
        </w:tc>
      </w:tr>
      <w:tr w:rsidR="0021407A" w14:paraId="0C284FCD" w14:textId="77777777" w:rsidTr="008B3485">
        <w:trPr>
          <w:cantSplit/>
        </w:trPr>
        <w:tc>
          <w:tcPr>
            <w:tcW w:w="1900" w:type="dxa"/>
            <w:shd w:val="clear" w:color="auto" w:fill="DCE3F0"/>
            <w:tcMar>
              <w:top w:w="40" w:type="dxa"/>
              <w:left w:w="90" w:type="dxa"/>
              <w:bottom w:w="40" w:type="dxa"/>
              <w:right w:w="90" w:type="dxa"/>
            </w:tcMar>
          </w:tcPr>
          <w:p w14:paraId="6832828A" w14:textId="77777777" w:rsidR="0021407A" w:rsidRDefault="0021407A" w:rsidP="008B3485">
            <w:pPr>
              <w:spacing w:after="40"/>
            </w:pPr>
            <w:r>
              <w:rPr>
                <w:b/>
                <w:bCs/>
                <w:sz w:val="18"/>
                <w:szCs w:val="18"/>
              </w:rPr>
              <w:t>Context</w:t>
            </w:r>
          </w:p>
        </w:tc>
        <w:tc>
          <w:tcPr>
            <w:tcW w:w="7116" w:type="dxa"/>
            <w:tcMar>
              <w:top w:w="40" w:type="dxa"/>
              <w:left w:w="90" w:type="dxa"/>
              <w:bottom w:w="40" w:type="dxa"/>
              <w:right w:w="90" w:type="dxa"/>
            </w:tcMar>
          </w:tcPr>
          <w:p w14:paraId="74C6DD65" w14:textId="77777777" w:rsidR="0021407A" w:rsidRDefault="0021407A" w:rsidP="008B3485">
            <w:pPr>
              <w:spacing w:after="40"/>
            </w:pPr>
            <w:r>
              <w:rPr>
                <w:sz w:val="18"/>
                <w:szCs w:val="18"/>
              </w:rPr>
              <w:t>ARC-01 and ARC-03 separate the Angular SPA (browser) from the Spring Boot back end. ASR-006 requires all business rules to be reachable through the back end only, so another client could be added later. The team must decide how the SPA and back end communicate.</w:t>
            </w:r>
          </w:p>
        </w:tc>
      </w:tr>
      <w:tr w:rsidR="0021407A" w14:paraId="7C37C309" w14:textId="77777777" w:rsidTr="008B3485">
        <w:trPr>
          <w:cantSplit/>
        </w:trPr>
        <w:tc>
          <w:tcPr>
            <w:tcW w:w="1900" w:type="dxa"/>
            <w:shd w:val="clear" w:color="auto" w:fill="DCE3F0"/>
            <w:tcMar>
              <w:top w:w="40" w:type="dxa"/>
              <w:left w:w="90" w:type="dxa"/>
              <w:bottom w:w="40" w:type="dxa"/>
              <w:right w:w="90" w:type="dxa"/>
            </w:tcMar>
          </w:tcPr>
          <w:p w14:paraId="018A125D" w14:textId="77777777" w:rsidR="0021407A" w:rsidRDefault="0021407A" w:rsidP="008B3485">
            <w:pPr>
              <w:spacing w:after="40"/>
            </w:pPr>
            <w:r>
              <w:rPr>
                <w:b/>
                <w:bCs/>
                <w:sz w:val="18"/>
                <w:szCs w:val="18"/>
              </w:rPr>
              <w:lastRenderedPageBreak/>
              <w:t>Constraints</w:t>
            </w:r>
          </w:p>
        </w:tc>
        <w:tc>
          <w:tcPr>
            <w:tcW w:w="7116" w:type="dxa"/>
            <w:tcMar>
              <w:top w:w="40" w:type="dxa"/>
              <w:left w:w="90" w:type="dxa"/>
              <w:bottom w:w="40" w:type="dxa"/>
              <w:right w:w="90" w:type="dxa"/>
            </w:tcMar>
          </w:tcPr>
          <w:p w14:paraId="28EF37AD" w14:textId="77777777" w:rsidR="0021407A" w:rsidRDefault="0021407A" w:rsidP="008B3485">
            <w:pPr>
              <w:spacing w:after="40"/>
            </w:pPr>
            <w:r>
              <w:rPr>
                <w:sz w:val="18"/>
                <w:szCs w:val="18"/>
              </w:rPr>
              <w:t>Time and Team capability (ASR-007), Security (ASR-001), Performance (ASR-004).</w:t>
            </w:r>
          </w:p>
        </w:tc>
      </w:tr>
      <w:tr w:rsidR="0021407A" w14:paraId="4D9BFB8B" w14:textId="77777777" w:rsidTr="008B3485">
        <w:trPr>
          <w:cantSplit/>
        </w:trPr>
        <w:tc>
          <w:tcPr>
            <w:tcW w:w="1900" w:type="dxa"/>
            <w:shd w:val="clear" w:color="auto" w:fill="DCE3F0"/>
            <w:tcMar>
              <w:top w:w="40" w:type="dxa"/>
              <w:left w:w="90" w:type="dxa"/>
              <w:bottom w:w="40" w:type="dxa"/>
              <w:right w:w="90" w:type="dxa"/>
            </w:tcMar>
          </w:tcPr>
          <w:p w14:paraId="024217C9" w14:textId="77777777" w:rsidR="0021407A" w:rsidRDefault="0021407A" w:rsidP="008B3485">
            <w:pPr>
              <w:spacing w:after="40"/>
            </w:pPr>
            <w:r>
              <w:rPr>
                <w:b/>
                <w:bCs/>
                <w:sz w:val="18"/>
                <w:szCs w:val="18"/>
              </w:rPr>
              <w:t>Alternatives</w:t>
            </w:r>
          </w:p>
        </w:tc>
        <w:tc>
          <w:tcPr>
            <w:tcW w:w="7116" w:type="dxa"/>
            <w:tcMar>
              <w:top w:w="40" w:type="dxa"/>
              <w:left w:w="90" w:type="dxa"/>
              <w:bottom w:w="40" w:type="dxa"/>
              <w:right w:w="90" w:type="dxa"/>
            </w:tcMar>
          </w:tcPr>
          <w:p w14:paraId="3C973E48" w14:textId="77777777" w:rsidR="0021407A" w:rsidRDefault="0021407A" w:rsidP="008B3485">
            <w:pPr>
              <w:spacing w:after="40"/>
            </w:pPr>
            <w:r>
              <w:rPr>
                <w:sz w:val="18"/>
                <w:szCs w:val="18"/>
              </w:rPr>
              <w:t>1. REST over HTTP with JSON.</w:t>
            </w:r>
          </w:p>
          <w:p w14:paraId="113D15D8" w14:textId="77777777" w:rsidR="0021407A" w:rsidRDefault="0021407A" w:rsidP="008B3485">
            <w:pPr>
              <w:spacing w:after="40"/>
            </w:pPr>
            <w:r>
              <w:rPr>
                <w:sz w:val="18"/>
                <w:szCs w:val="18"/>
              </w:rPr>
              <w:t xml:space="preserve">2. </w:t>
            </w:r>
            <w:proofErr w:type="spellStart"/>
            <w:r>
              <w:rPr>
                <w:sz w:val="18"/>
                <w:szCs w:val="18"/>
              </w:rPr>
              <w:t>GraphQL</w:t>
            </w:r>
            <w:proofErr w:type="spellEnd"/>
            <w:r>
              <w:rPr>
                <w:sz w:val="18"/>
                <w:szCs w:val="18"/>
              </w:rPr>
              <w:t>.</w:t>
            </w:r>
          </w:p>
          <w:p w14:paraId="6F7BC719" w14:textId="77777777" w:rsidR="0021407A" w:rsidRDefault="0021407A" w:rsidP="008B3485">
            <w:pPr>
              <w:spacing w:after="40"/>
            </w:pPr>
            <w:r>
              <w:rPr>
                <w:sz w:val="18"/>
                <w:szCs w:val="18"/>
              </w:rPr>
              <w:t xml:space="preserve">3. </w:t>
            </w:r>
            <w:proofErr w:type="spellStart"/>
            <w:r>
              <w:rPr>
                <w:sz w:val="18"/>
                <w:szCs w:val="18"/>
              </w:rPr>
              <w:t>gRPC</w:t>
            </w:r>
            <w:proofErr w:type="spellEnd"/>
            <w:r>
              <w:rPr>
                <w:sz w:val="18"/>
                <w:szCs w:val="18"/>
              </w:rPr>
              <w:t xml:space="preserve"> / </w:t>
            </w:r>
            <w:proofErr w:type="spellStart"/>
            <w:r>
              <w:rPr>
                <w:sz w:val="18"/>
                <w:szCs w:val="18"/>
              </w:rPr>
              <w:t>gRPC</w:t>
            </w:r>
            <w:proofErr w:type="spellEnd"/>
            <w:r>
              <w:rPr>
                <w:sz w:val="18"/>
                <w:szCs w:val="18"/>
              </w:rPr>
              <w:t>-Web.</w:t>
            </w:r>
          </w:p>
          <w:p w14:paraId="7A91FCCB" w14:textId="77777777" w:rsidR="0021407A" w:rsidRDefault="0021407A" w:rsidP="008B3485">
            <w:pPr>
              <w:spacing w:after="40"/>
            </w:pPr>
            <w:r>
              <w:rPr>
                <w:sz w:val="18"/>
                <w:szCs w:val="18"/>
              </w:rPr>
              <w:t>4. Server-rendered pages (</w:t>
            </w:r>
            <w:proofErr w:type="spellStart"/>
            <w:r>
              <w:rPr>
                <w:sz w:val="18"/>
                <w:szCs w:val="18"/>
              </w:rPr>
              <w:t>Thymeleaf</w:t>
            </w:r>
            <w:proofErr w:type="spellEnd"/>
            <w:r>
              <w:rPr>
                <w:sz w:val="18"/>
                <w:szCs w:val="18"/>
              </w:rPr>
              <w:t>) with no public API.</w:t>
            </w:r>
          </w:p>
        </w:tc>
      </w:tr>
      <w:tr w:rsidR="0021407A" w14:paraId="01CD5F20" w14:textId="77777777" w:rsidTr="008B3485">
        <w:trPr>
          <w:cantSplit/>
        </w:trPr>
        <w:tc>
          <w:tcPr>
            <w:tcW w:w="1900" w:type="dxa"/>
            <w:shd w:val="clear" w:color="auto" w:fill="DCE3F0"/>
            <w:tcMar>
              <w:top w:w="40" w:type="dxa"/>
              <w:left w:w="90" w:type="dxa"/>
              <w:bottom w:w="40" w:type="dxa"/>
              <w:right w:w="90" w:type="dxa"/>
            </w:tcMar>
          </w:tcPr>
          <w:p w14:paraId="740DF0D0" w14:textId="77777777" w:rsidR="0021407A" w:rsidRDefault="0021407A" w:rsidP="008B3485">
            <w:pPr>
              <w:spacing w:after="40"/>
            </w:pPr>
            <w:r>
              <w:rPr>
                <w:b/>
                <w:bCs/>
                <w:sz w:val="18"/>
                <w:szCs w:val="18"/>
              </w:rPr>
              <w:t>Decision</w:t>
            </w:r>
          </w:p>
        </w:tc>
        <w:tc>
          <w:tcPr>
            <w:tcW w:w="7116" w:type="dxa"/>
            <w:tcMar>
              <w:top w:w="40" w:type="dxa"/>
              <w:left w:w="90" w:type="dxa"/>
              <w:bottom w:w="40" w:type="dxa"/>
              <w:right w:w="90" w:type="dxa"/>
            </w:tcMar>
          </w:tcPr>
          <w:p w14:paraId="55DC5C4A" w14:textId="77777777" w:rsidR="0021407A" w:rsidRDefault="0021407A" w:rsidP="008B3485">
            <w:pPr>
              <w:spacing w:after="40"/>
            </w:pPr>
            <w:r>
              <w:rPr>
                <w:sz w:val="18"/>
                <w:szCs w:val="18"/>
              </w:rPr>
              <w:t>A resource-based REST API under /</w:t>
            </w:r>
            <w:proofErr w:type="spellStart"/>
            <w:r>
              <w:rPr>
                <w:sz w:val="18"/>
                <w:szCs w:val="18"/>
              </w:rPr>
              <w:t>api</w:t>
            </w:r>
            <w:proofErr w:type="spellEnd"/>
            <w:r>
              <w:rPr>
                <w:sz w:val="18"/>
                <w:szCs w:val="18"/>
              </w:rPr>
              <w:t>/v1 with JSON request/response bodies built from DTOs (never JPA entities), standard HTTP status codes and one error format (the "Error Model" section). Modules talk to each other in-process, not over HTTP (IB-2).</w:t>
            </w:r>
          </w:p>
        </w:tc>
      </w:tr>
      <w:tr w:rsidR="0021407A" w14:paraId="5C78D4E9" w14:textId="77777777" w:rsidTr="008B3485">
        <w:trPr>
          <w:cantSplit/>
        </w:trPr>
        <w:tc>
          <w:tcPr>
            <w:tcW w:w="1900" w:type="dxa"/>
            <w:shd w:val="clear" w:color="auto" w:fill="DCE3F0"/>
            <w:tcMar>
              <w:top w:w="40" w:type="dxa"/>
              <w:left w:w="90" w:type="dxa"/>
              <w:bottom w:w="40" w:type="dxa"/>
              <w:right w:w="90" w:type="dxa"/>
            </w:tcMar>
          </w:tcPr>
          <w:p w14:paraId="3EC6F2BE" w14:textId="77777777" w:rsidR="0021407A" w:rsidRDefault="0021407A" w:rsidP="008B3485">
            <w:pPr>
              <w:spacing w:after="40"/>
            </w:pPr>
            <w:r>
              <w:rPr>
                <w:b/>
                <w:bCs/>
                <w:sz w:val="18"/>
                <w:szCs w:val="18"/>
              </w:rPr>
              <w:t>Rationale</w:t>
            </w:r>
          </w:p>
        </w:tc>
        <w:tc>
          <w:tcPr>
            <w:tcW w:w="7116" w:type="dxa"/>
            <w:tcMar>
              <w:top w:w="40" w:type="dxa"/>
              <w:left w:w="90" w:type="dxa"/>
              <w:bottom w:w="40" w:type="dxa"/>
              <w:right w:w="90" w:type="dxa"/>
            </w:tcMar>
          </w:tcPr>
          <w:p w14:paraId="715B2BA1" w14:textId="77777777" w:rsidR="0021407A" w:rsidRDefault="0021407A" w:rsidP="008B3485">
            <w:pPr>
              <w:spacing w:after="40"/>
            </w:pPr>
            <w:r>
              <w:rPr>
                <w:sz w:val="18"/>
                <w:szCs w:val="18"/>
              </w:rPr>
              <w:t xml:space="preserve">Our operations map directly onto resources and actions (submit, list, change status, comment). Spring Web and Angular </w:t>
            </w:r>
            <w:proofErr w:type="spellStart"/>
            <w:r>
              <w:rPr>
                <w:sz w:val="18"/>
                <w:szCs w:val="18"/>
              </w:rPr>
              <w:t>HttpClient</w:t>
            </w:r>
            <w:proofErr w:type="spellEnd"/>
            <w:r>
              <w:rPr>
                <w:sz w:val="18"/>
                <w:szCs w:val="18"/>
              </w:rPr>
              <w:t xml:space="preserve"> support REST natively. REST keeps business rules on the server, so a future mobile client reuses the same endpoints (ASR-006).</w:t>
            </w:r>
          </w:p>
          <w:p w14:paraId="51A5B0B4" w14:textId="77777777" w:rsidR="0021407A" w:rsidRDefault="0021407A" w:rsidP="008B3485">
            <w:pPr>
              <w:spacing w:after="40"/>
            </w:pPr>
            <w:proofErr w:type="spellStart"/>
            <w:r>
              <w:rPr>
                <w:sz w:val="18"/>
                <w:szCs w:val="18"/>
              </w:rPr>
              <w:t>GraphQL's</w:t>
            </w:r>
            <w:proofErr w:type="spellEnd"/>
            <w:r>
              <w:rPr>
                <w:sz w:val="18"/>
                <w:szCs w:val="18"/>
              </w:rPr>
              <w:t xml:space="preserve"> flexible queries are not needed for around 15 fixed screens and make per-field </w:t>
            </w:r>
            <w:proofErr w:type="spellStart"/>
            <w:r>
              <w:rPr>
                <w:sz w:val="18"/>
                <w:szCs w:val="18"/>
              </w:rPr>
              <w:t>authorisation</w:t>
            </w:r>
            <w:proofErr w:type="spellEnd"/>
            <w:r>
              <w:rPr>
                <w:sz w:val="18"/>
                <w:szCs w:val="18"/>
              </w:rPr>
              <w:t xml:space="preserve"> harder (ASR-001). </w:t>
            </w:r>
            <w:proofErr w:type="spellStart"/>
            <w:r>
              <w:rPr>
                <w:sz w:val="18"/>
                <w:szCs w:val="18"/>
              </w:rPr>
              <w:t>gRPC</w:t>
            </w:r>
            <w:proofErr w:type="spellEnd"/>
            <w:r>
              <w:rPr>
                <w:sz w:val="18"/>
                <w:szCs w:val="18"/>
              </w:rPr>
              <w:t>-Web needs an extra proxy. Server-rendered pages were already rejected in ARC-03 because they tie the UI to the server.</w:t>
            </w:r>
          </w:p>
        </w:tc>
      </w:tr>
      <w:tr w:rsidR="0021407A" w14:paraId="350A139B" w14:textId="77777777" w:rsidTr="008B3485">
        <w:trPr>
          <w:cantSplit/>
        </w:trPr>
        <w:tc>
          <w:tcPr>
            <w:tcW w:w="1900" w:type="dxa"/>
            <w:shd w:val="clear" w:color="auto" w:fill="DCE3F0"/>
            <w:tcMar>
              <w:top w:w="40" w:type="dxa"/>
              <w:left w:w="90" w:type="dxa"/>
              <w:bottom w:w="40" w:type="dxa"/>
              <w:right w:w="90" w:type="dxa"/>
            </w:tcMar>
          </w:tcPr>
          <w:p w14:paraId="228CE196" w14:textId="77777777" w:rsidR="0021407A" w:rsidRDefault="0021407A" w:rsidP="008B3485">
            <w:pPr>
              <w:spacing w:after="40"/>
            </w:pPr>
            <w:r>
              <w:rPr>
                <w:b/>
                <w:bCs/>
                <w:sz w:val="18"/>
                <w:szCs w:val="18"/>
              </w:rPr>
              <w:t>Trade-offs</w:t>
            </w:r>
          </w:p>
        </w:tc>
        <w:tc>
          <w:tcPr>
            <w:tcW w:w="7116" w:type="dxa"/>
            <w:tcMar>
              <w:top w:w="40" w:type="dxa"/>
              <w:left w:w="90" w:type="dxa"/>
              <w:bottom w:w="40" w:type="dxa"/>
              <w:right w:w="90" w:type="dxa"/>
            </w:tcMar>
          </w:tcPr>
          <w:p w14:paraId="11B70366" w14:textId="77777777" w:rsidR="0021407A" w:rsidRDefault="0021407A" w:rsidP="008B3485">
            <w:pPr>
              <w:spacing w:after="40"/>
            </w:pPr>
            <w:r>
              <w:rPr>
                <w:sz w:val="18"/>
                <w:szCs w:val="18"/>
              </w:rPr>
              <w:t>Some screens need more than one call (e.g. request detail plus audit history). DTOs add mapping code.</w:t>
            </w:r>
          </w:p>
        </w:tc>
      </w:tr>
      <w:tr w:rsidR="0021407A" w14:paraId="3B062D76" w14:textId="77777777" w:rsidTr="008B3485">
        <w:trPr>
          <w:cantSplit/>
        </w:trPr>
        <w:tc>
          <w:tcPr>
            <w:tcW w:w="1900" w:type="dxa"/>
            <w:shd w:val="clear" w:color="auto" w:fill="DCE3F0"/>
            <w:tcMar>
              <w:top w:w="40" w:type="dxa"/>
              <w:left w:w="90" w:type="dxa"/>
              <w:bottom w:w="40" w:type="dxa"/>
              <w:right w:w="90" w:type="dxa"/>
            </w:tcMar>
          </w:tcPr>
          <w:p w14:paraId="5E9EF9F2" w14:textId="77777777" w:rsidR="0021407A" w:rsidRDefault="0021407A" w:rsidP="008B3485">
            <w:pPr>
              <w:spacing w:after="40"/>
            </w:pPr>
            <w:r>
              <w:rPr>
                <w:b/>
                <w:bCs/>
                <w:sz w:val="18"/>
                <w:szCs w:val="18"/>
              </w:rPr>
              <w:t>Risks</w:t>
            </w:r>
          </w:p>
        </w:tc>
        <w:tc>
          <w:tcPr>
            <w:tcW w:w="7116" w:type="dxa"/>
            <w:tcMar>
              <w:top w:w="40" w:type="dxa"/>
              <w:left w:w="90" w:type="dxa"/>
              <w:bottom w:w="40" w:type="dxa"/>
              <w:right w:w="90" w:type="dxa"/>
            </w:tcMar>
          </w:tcPr>
          <w:p w14:paraId="13E7B48C" w14:textId="77777777" w:rsidR="0021407A" w:rsidRDefault="0021407A" w:rsidP="008B3485">
            <w:pPr>
              <w:spacing w:after="40"/>
            </w:pPr>
            <w:r>
              <w:rPr>
                <w:sz w:val="18"/>
                <w:szCs w:val="18"/>
              </w:rPr>
              <w:t>The Angular client and API contract could drift apart (R-12). Mitigation: the endpoint contract table is the reference, every endpoint change updates it in the same pull request, and Angular and the API are built and deployed together in one jar (ARC-03).</w:t>
            </w:r>
          </w:p>
        </w:tc>
      </w:tr>
      <w:tr w:rsidR="0021407A" w14:paraId="0A6A30C3" w14:textId="77777777" w:rsidTr="008B3485">
        <w:trPr>
          <w:cantSplit/>
        </w:trPr>
        <w:tc>
          <w:tcPr>
            <w:tcW w:w="1900" w:type="dxa"/>
            <w:shd w:val="clear" w:color="auto" w:fill="DCE3F0"/>
            <w:tcMar>
              <w:top w:w="40" w:type="dxa"/>
              <w:left w:w="90" w:type="dxa"/>
              <w:bottom w:w="40" w:type="dxa"/>
              <w:right w:w="90" w:type="dxa"/>
            </w:tcMar>
          </w:tcPr>
          <w:p w14:paraId="770AD018" w14:textId="77777777" w:rsidR="0021407A" w:rsidRDefault="0021407A" w:rsidP="008B3485">
            <w:pPr>
              <w:spacing w:after="40"/>
            </w:pPr>
            <w:r>
              <w:rPr>
                <w:b/>
                <w:bCs/>
                <w:sz w:val="18"/>
                <w:szCs w:val="18"/>
              </w:rPr>
              <w:t>Evidence</w:t>
            </w:r>
          </w:p>
        </w:tc>
        <w:tc>
          <w:tcPr>
            <w:tcW w:w="7116" w:type="dxa"/>
            <w:tcMar>
              <w:top w:w="40" w:type="dxa"/>
              <w:left w:w="90" w:type="dxa"/>
              <w:bottom w:w="40" w:type="dxa"/>
              <w:right w:w="90" w:type="dxa"/>
            </w:tcMar>
          </w:tcPr>
          <w:p w14:paraId="74DE2CD0" w14:textId="77777777" w:rsidR="0021407A" w:rsidRDefault="0021407A" w:rsidP="008B3485">
            <w:pPr>
              <w:spacing w:after="40"/>
            </w:pPr>
            <w:r>
              <w:rPr>
                <w:sz w:val="18"/>
                <w:szCs w:val="18"/>
              </w:rPr>
              <w:t xml:space="preserve">ASR-001, ASR-004, ASR-006, ASR-007; ARC-01, ARC-03; prototype </w:t>
            </w:r>
            <w:proofErr w:type="spellStart"/>
            <w:r>
              <w:rPr>
                <w:sz w:val="18"/>
                <w:szCs w:val="18"/>
              </w:rPr>
              <w:t>CategoryController</w:t>
            </w:r>
            <w:proofErr w:type="spellEnd"/>
            <w:r>
              <w:rPr>
                <w:sz w:val="18"/>
                <w:szCs w:val="18"/>
              </w:rPr>
              <w:t xml:space="preserve"> ↔ Angular </w:t>
            </w:r>
            <w:proofErr w:type="spellStart"/>
            <w:r>
              <w:rPr>
                <w:sz w:val="18"/>
                <w:szCs w:val="18"/>
              </w:rPr>
              <w:t>CategoryService</w:t>
            </w:r>
            <w:proofErr w:type="spellEnd"/>
            <w:r>
              <w:rPr>
                <w:sz w:val="18"/>
                <w:szCs w:val="18"/>
              </w:rPr>
              <w:t xml:space="preserve"> demonstrates the pattern end to end. A2 Task 3 (in-process interfaces behind a clear abstraction for requester and handler interaction).</w:t>
            </w:r>
          </w:p>
        </w:tc>
      </w:tr>
      <w:tr w:rsidR="0021407A" w14:paraId="69E924A6" w14:textId="77777777" w:rsidTr="008B3485">
        <w:trPr>
          <w:cantSplit/>
        </w:trPr>
        <w:tc>
          <w:tcPr>
            <w:tcW w:w="1900" w:type="dxa"/>
            <w:shd w:val="clear" w:color="auto" w:fill="DCE3F0"/>
            <w:tcMar>
              <w:top w:w="40" w:type="dxa"/>
              <w:left w:w="90" w:type="dxa"/>
              <w:bottom w:w="40" w:type="dxa"/>
              <w:right w:w="90" w:type="dxa"/>
            </w:tcMar>
          </w:tcPr>
          <w:p w14:paraId="26DD4C6F" w14:textId="77777777" w:rsidR="0021407A" w:rsidRDefault="0021407A" w:rsidP="008B3485">
            <w:pPr>
              <w:spacing w:after="40"/>
            </w:pPr>
            <w:r>
              <w:rPr>
                <w:b/>
                <w:bCs/>
                <w:sz w:val="18"/>
                <w:szCs w:val="18"/>
              </w:rPr>
              <w:t>Linked requirements</w:t>
            </w:r>
          </w:p>
        </w:tc>
        <w:tc>
          <w:tcPr>
            <w:tcW w:w="7116" w:type="dxa"/>
            <w:tcMar>
              <w:top w:w="40" w:type="dxa"/>
              <w:left w:w="90" w:type="dxa"/>
              <w:bottom w:w="40" w:type="dxa"/>
              <w:right w:w="90" w:type="dxa"/>
            </w:tcMar>
          </w:tcPr>
          <w:p w14:paraId="12C9FC85" w14:textId="77777777" w:rsidR="0021407A" w:rsidRDefault="0021407A" w:rsidP="008B3485">
            <w:pPr>
              <w:spacing w:after="40"/>
            </w:pPr>
            <w:r>
              <w:rPr>
                <w:sz w:val="18"/>
                <w:szCs w:val="18"/>
              </w:rPr>
              <w:t>FR-001 to FR-016, NFR-003, NFR-008</w:t>
            </w:r>
          </w:p>
        </w:tc>
      </w:tr>
      <w:tr w:rsidR="0021407A" w14:paraId="43747FD4" w14:textId="77777777" w:rsidTr="008B3485">
        <w:trPr>
          <w:cantSplit/>
        </w:trPr>
        <w:tc>
          <w:tcPr>
            <w:tcW w:w="1900" w:type="dxa"/>
            <w:shd w:val="clear" w:color="auto" w:fill="DCE3F0"/>
            <w:tcMar>
              <w:top w:w="40" w:type="dxa"/>
              <w:left w:w="90" w:type="dxa"/>
              <w:bottom w:w="40" w:type="dxa"/>
              <w:right w:w="90" w:type="dxa"/>
            </w:tcMar>
          </w:tcPr>
          <w:p w14:paraId="302FE632" w14:textId="77777777" w:rsidR="0021407A" w:rsidRDefault="0021407A" w:rsidP="008B3485">
            <w:pPr>
              <w:spacing w:after="40"/>
            </w:pPr>
            <w:r>
              <w:rPr>
                <w:b/>
                <w:bCs/>
                <w:sz w:val="18"/>
                <w:szCs w:val="18"/>
              </w:rPr>
              <w:t>Later Consequence</w:t>
            </w:r>
          </w:p>
        </w:tc>
        <w:tc>
          <w:tcPr>
            <w:tcW w:w="7116" w:type="dxa"/>
            <w:tcMar>
              <w:top w:w="40" w:type="dxa"/>
              <w:left w:w="90" w:type="dxa"/>
              <w:bottom w:w="40" w:type="dxa"/>
              <w:right w:w="90" w:type="dxa"/>
            </w:tcMar>
          </w:tcPr>
          <w:p w14:paraId="389EE99A" w14:textId="77777777" w:rsidR="0021407A" w:rsidRDefault="0021407A" w:rsidP="008B3485">
            <w:pPr>
              <w:spacing w:after="40"/>
            </w:pPr>
            <w:r>
              <w:rPr>
                <w:sz w:val="18"/>
                <w:szCs w:val="18"/>
              </w:rPr>
              <w:t>A mobile or second client uses the same /</w:t>
            </w:r>
            <w:proofErr w:type="spellStart"/>
            <w:r>
              <w:rPr>
                <w:sz w:val="18"/>
                <w:szCs w:val="18"/>
              </w:rPr>
              <w:t>api</w:t>
            </w:r>
            <w:proofErr w:type="spellEnd"/>
            <w:r>
              <w:rPr>
                <w:sz w:val="18"/>
                <w:szCs w:val="18"/>
              </w:rPr>
              <w:t>/v1. Breaking changes require a change request and /</w:t>
            </w:r>
            <w:proofErr w:type="spellStart"/>
            <w:r>
              <w:rPr>
                <w:sz w:val="18"/>
                <w:szCs w:val="18"/>
              </w:rPr>
              <w:t>api</w:t>
            </w:r>
            <w:proofErr w:type="spellEnd"/>
            <w:r>
              <w:rPr>
                <w:sz w:val="18"/>
                <w:szCs w:val="18"/>
              </w:rPr>
              <w:t>/v2 (the "Versioning and Change" section).</w:t>
            </w:r>
          </w:p>
        </w:tc>
      </w:tr>
    </w:tbl>
    <w:p w14:paraId="6758BB69" w14:textId="77777777" w:rsidR="0021407A" w:rsidRDefault="0021407A" w:rsidP="0021407A"/>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16"/>
      </w:tblGrid>
      <w:tr w:rsidR="0021407A" w14:paraId="5F60DE39" w14:textId="77777777" w:rsidTr="008B3485">
        <w:trPr>
          <w:cantSplit/>
        </w:trPr>
        <w:tc>
          <w:tcPr>
            <w:tcW w:w="9016" w:type="dxa"/>
            <w:gridSpan w:val="2"/>
            <w:shd w:val="clear" w:color="auto" w:fill="002060"/>
            <w:tcMar>
              <w:top w:w="40" w:type="dxa"/>
              <w:left w:w="90" w:type="dxa"/>
              <w:bottom w:w="40" w:type="dxa"/>
              <w:right w:w="90" w:type="dxa"/>
            </w:tcMar>
          </w:tcPr>
          <w:p w14:paraId="521A8B5A" w14:textId="77777777" w:rsidR="0021407A" w:rsidRDefault="0021407A" w:rsidP="008B3485">
            <w:pPr>
              <w:spacing w:after="40"/>
            </w:pPr>
            <w:r>
              <w:rPr>
                <w:b/>
                <w:bCs/>
                <w:color w:val="FFFFFF"/>
                <w:sz w:val="20"/>
                <w:szCs w:val="20"/>
              </w:rPr>
              <w:t>DEC-010 - Stateless JWT authentication for the REST API</w:t>
            </w:r>
          </w:p>
        </w:tc>
      </w:tr>
      <w:tr w:rsidR="0021407A" w14:paraId="4463C6CC" w14:textId="77777777" w:rsidTr="008B3485">
        <w:trPr>
          <w:cantSplit/>
        </w:trPr>
        <w:tc>
          <w:tcPr>
            <w:tcW w:w="1900" w:type="dxa"/>
            <w:shd w:val="clear" w:color="auto" w:fill="DCE3F0"/>
            <w:tcMar>
              <w:top w:w="40" w:type="dxa"/>
              <w:left w:w="90" w:type="dxa"/>
              <w:bottom w:w="40" w:type="dxa"/>
              <w:right w:w="90" w:type="dxa"/>
            </w:tcMar>
          </w:tcPr>
          <w:p w14:paraId="223A2B71" w14:textId="77777777" w:rsidR="0021407A" w:rsidRDefault="0021407A" w:rsidP="008B3485">
            <w:pPr>
              <w:spacing w:after="40"/>
            </w:pPr>
            <w:r>
              <w:rPr>
                <w:b/>
                <w:bCs/>
                <w:sz w:val="18"/>
                <w:szCs w:val="18"/>
              </w:rPr>
              <w:t>Status / Date / Owner</w:t>
            </w:r>
          </w:p>
        </w:tc>
        <w:tc>
          <w:tcPr>
            <w:tcW w:w="7116" w:type="dxa"/>
            <w:tcMar>
              <w:top w:w="40" w:type="dxa"/>
              <w:left w:w="90" w:type="dxa"/>
              <w:bottom w:w="40" w:type="dxa"/>
              <w:right w:w="90" w:type="dxa"/>
            </w:tcMar>
          </w:tcPr>
          <w:p w14:paraId="2CA155C2" w14:textId="77777777" w:rsidR="0021407A" w:rsidRDefault="0021407A" w:rsidP="008B3485">
            <w:pPr>
              <w:spacing w:after="40"/>
            </w:pPr>
            <w:r>
              <w:rPr>
                <w:sz w:val="18"/>
                <w:szCs w:val="18"/>
              </w:rPr>
              <w:t>Accepted - M2 baseline / 30/09/2026 / Eduard Herman</w:t>
            </w:r>
          </w:p>
        </w:tc>
      </w:tr>
      <w:tr w:rsidR="0021407A" w14:paraId="0B5B448C" w14:textId="77777777" w:rsidTr="008B3485">
        <w:trPr>
          <w:cantSplit/>
        </w:trPr>
        <w:tc>
          <w:tcPr>
            <w:tcW w:w="1900" w:type="dxa"/>
            <w:shd w:val="clear" w:color="auto" w:fill="DCE3F0"/>
            <w:tcMar>
              <w:top w:w="40" w:type="dxa"/>
              <w:left w:w="90" w:type="dxa"/>
              <w:bottom w:w="40" w:type="dxa"/>
              <w:right w:w="90" w:type="dxa"/>
            </w:tcMar>
          </w:tcPr>
          <w:p w14:paraId="42CE5959" w14:textId="77777777" w:rsidR="0021407A" w:rsidRDefault="0021407A" w:rsidP="008B3485">
            <w:pPr>
              <w:spacing w:after="40"/>
            </w:pPr>
            <w:r>
              <w:rPr>
                <w:b/>
                <w:bCs/>
                <w:sz w:val="18"/>
                <w:szCs w:val="18"/>
              </w:rPr>
              <w:t>Context</w:t>
            </w:r>
          </w:p>
        </w:tc>
        <w:tc>
          <w:tcPr>
            <w:tcW w:w="7116" w:type="dxa"/>
            <w:tcMar>
              <w:top w:w="40" w:type="dxa"/>
              <w:left w:w="90" w:type="dxa"/>
              <w:bottom w:w="40" w:type="dxa"/>
              <w:right w:w="90" w:type="dxa"/>
            </w:tcMar>
          </w:tcPr>
          <w:p w14:paraId="014691FD" w14:textId="77777777" w:rsidR="0021407A" w:rsidRDefault="0021407A" w:rsidP="008B3485">
            <w:pPr>
              <w:spacing w:after="40"/>
            </w:pPr>
            <w:r>
              <w:rPr>
                <w:sz w:val="18"/>
                <w:szCs w:val="18"/>
              </w:rPr>
              <w:t>Every endpoint except register and login must know who the caller is and their role (ASR-001, NFR-002, NFR-003). The Scalability section assumes no user session is kept on the server. The team must choose how users authenticate to the API.</w:t>
            </w:r>
          </w:p>
        </w:tc>
      </w:tr>
      <w:tr w:rsidR="0021407A" w14:paraId="5524D3E7" w14:textId="77777777" w:rsidTr="008B3485">
        <w:trPr>
          <w:cantSplit/>
        </w:trPr>
        <w:tc>
          <w:tcPr>
            <w:tcW w:w="1900" w:type="dxa"/>
            <w:shd w:val="clear" w:color="auto" w:fill="DCE3F0"/>
            <w:tcMar>
              <w:top w:w="40" w:type="dxa"/>
              <w:left w:w="90" w:type="dxa"/>
              <w:bottom w:w="40" w:type="dxa"/>
              <w:right w:w="90" w:type="dxa"/>
            </w:tcMar>
          </w:tcPr>
          <w:p w14:paraId="476153BA" w14:textId="77777777" w:rsidR="0021407A" w:rsidRDefault="0021407A" w:rsidP="008B3485">
            <w:pPr>
              <w:spacing w:after="40"/>
            </w:pPr>
            <w:r>
              <w:rPr>
                <w:b/>
                <w:bCs/>
                <w:sz w:val="18"/>
                <w:szCs w:val="18"/>
              </w:rPr>
              <w:t>Constraints</w:t>
            </w:r>
          </w:p>
        </w:tc>
        <w:tc>
          <w:tcPr>
            <w:tcW w:w="7116" w:type="dxa"/>
            <w:tcMar>
              <w:top w:w="40" w:type="dxa"/>
              <w:left w:w="90" w:type="dxa"/>
              <w:bottom w:w="40" w:type="dxa"/>
              <w:right w:w="90" w:type="dxa"/>
            </w:tcMar>
          </w:tcPr>
          <w:p w14:paraId="7BD5D3A1" w14:textId="77777777" w:rsidR="0021407A" w:rsidRDefault="0021407A" w:rsidP="008B3485">
            <w:pPr>
              <w:spacing w:after="40"/>
            </w:pPr>
            <w:r>
              <w:rPr>
                <w:sz w:val="18"/>
                <w:szCs w:val="18"/>
              </w:rPr>
              <w:t>Security/POPIA, Cost (free only), Time, Team capability.</w:t>
            </w:r>
          </w:p>
        </w:tc>
      </w:tr>
      <w:tr w:rsidR="0021407A" w14:paraId="34BAE1B9" w14:textId="77777777" w:rsidTr="008B3485">
        <w:trPr>
          <w:cantSplit/>
        </w:trPr>
        <w:tc>
          <w:tcPr>
            <w:tcW w:w="1900" w:type="dxa"/>
            <w:shd w:val="clear" w:color="auto" w:fill="DCE3F0"/>
            <w:tcMar>
              <w:top w:w="40" w:type="dxa"/>
              <w:left w:w="90" w:type="dxa"/>
              <w:bottom w:w="40" w:type="dxa"/>
              <w:right w:w="90" w:type="dxa"/>
            </w:tcMar>
          </w:tcPr>
          <w:p w14:paraId="00E22E0C" w14:textId="77777777" w:rsidR="0021407A" w:rsidRDefault="0021407A" w:rsidP="008B3485">
            <w:pPr>
              <w:spacing w:after="40"/>
            </w:pPr>
            <w:r>
              <w:rPr>
                <w:b/>
                <w:bCs/>
                <w:sz w:val="18"/>
                <w:szCs w:val="18"/>
              </w:rPr>
              <w:t>Alternatives</w:t>
            </w:r>
          </w:p>
        </w:tc>
        <w:tc>
          <w:tcPr>
            <w:tcW w:w="7116" w:type="dxa"/>
            <w:tcMar>
              <w:top w:w="40" w:type="dxa"/>
              <w:left w:w="90" w:type="dxa"/>
              <w:bottom w:w="40" w:type="dxa"/>
              <w:right w:w="90" w:type="dxa"/>
            </w:tcMar>
          </w:tcPr>
          <w:p w14:paraId="000D2FC5" w14:textId="77777777" w:rsidR="0021407A" w:rsidRDefault="0021407A" w:rsidP="008B3485">
            <w:pPr>
              <w:spacing w:after="40"/>
            </w:pPr>
            <w:r>
              <w:rPr>
                <w:sz w:val="18"/>
                <w:szCs w:val="18"/>
              </w:rPr>
              <w:t xml:space="preserve">1. Server-side session with an </w:t>
            </w:r>
            <w:proofErr w:type="spellStart"/>
            <w:r>
              <w:rPr>
                <w:sz w:val="18"/>
                <w:szCs w:val="18"/>
              </w:rPr>
              <w:t>HttpOnly</w:t>
            </w:r>
            <w:proofErr w:type="spellEnd"/>
            <w:r>
              <w:rPr>
                <w:sz w:val="18"/>
                <w:szCs w:val="18"/>
              </w:rPr>
              <w:t xml:space="preserve"> session cookie (Spring Security default).</w:t>
            </w:r>
          </w:p>
          <w:p w14:paraId="14EE4EE5" w14:textId="77777777" w:rsidR="0021407A" w:rsidRDefault="0021407A" w:rsidP="008B3485">
            <w:pPr>
              <w:spacing w:after="40"/>
            </w:pPr>
            <w:r>
              <w:rPr>
                <w:sz w:val="18"/>
                <w:szCs w:val="18"/>
              </w:rPr>
              <w:t>2. JWT access token signed by our back end and sent as Authorization: Bearer.</w:t>
            </w:r>
          </w:p>
          <w:p w14:paraId="15555A41" w14:textId="77777777" w:rsidR="0021407A" w:rsidRDefault="0021407A" w:rsidP="008B3485">
            <w:pPr>
              <w:spacing w:after="40"/>
            </w:pPr>
            <w:r>
              <w:rPr>
                <w:sz w:val="18"/>
                <w:szCs w:val="18"/>
              </w:rPr>
              <w:t>3. External identity provider (</w:t>
            </w:r>
            <w:proofErr w:type="spellStart"/>
            <w:r>
              <w:rPr>
                <w:sz w:val="18"/>
                <w:szCs w:val="18"/>
              </w:rPr>
              <w:t>Supabase</w:t>
            </w:r>
            <w:proofErr w:type="spellEnd"/>
            <w:r>
              <w:rPr>
                <w:sz w:val="18"/>
                <w:szCs w:val="18"/>
              </w:rPr>
              <w:t xml:space="preserve"> Auth / </w:t>
            </w:r>
            <w:proofErr w:type="spellStart"/>
            <w:r>
              <w:rPr>
                <w:sz w:val="18"/>
                <w:szCs w:val="18"/>
              </w:rPr>
              <w:t>Keycloak</w:t>
            </w:r>
            <w:proofErr w:type="spellEnd"/>
            <w:r>
              <w:rPr>
                <w:sz w:val="18"/>
                <w:szCs w:val="18"/>
              </w:rPr>
              <w:t xml:space="preserve"> / Auth0).</w:t>
            </w:r>
          </w:p>
          <w:p w14:paraId="06743FA9" w14:textId="77777777" w:rsidR="0021407A" w:rsidRDefault="0021407A" w:rsidP="008B3485">
            <w:pPr>
              <w:spacing w:after="40"/>
            </w:pPr>
            <w:r>
              <w:rPr>
                <w:sz w:val="18"/>
                <w:szCs w:val="18"/>
              </w:rPr>
              <w:t>4. HTTP Basic authentication on every call.</w:t>
            </w:r>
          </w:p>
        </w:tc>
      </w:tr>
      <w:tr w:rsidR="0021407A" w14:paraId="54AB3AF0" w14:textId="77777777" w:rsidTr="008B3485">
        <w:trPr>
          <w:cantSplit/>
        </w:trPr>
        <w:tc>
          <w:tcPr>
            <w:tcW w:w="1900" w:type="dxa"/>
            <w:shd w:val="clear" w:color="auto" w:fill="DCE3F0"/>
            <w:tcMar>
              <w:top w:w="40" w:type="dxa"/>
              <w:left w:w="90" w:type="dxa"/>
              <w:bottom w:w="40" w:type="dxa"/>
              <w:right w:w="90" w:type="dxa"/>
            </w:tcMar>
          </w:tcPr>
          <w:p w14:paraId="007247C0" w14:textId="77777777" w:rsidR="0021407A" w:rsidRDefault="0021407A" w:rsidP="008B3485">
            <w:pPr>
              <w:spacing w:after="40"/>
            </w:pPr>
            <w:r>
              <w:rPr>
                <w:b/>
                <w:bCs/>
                <w:sz w:val="18"/>
                <w:szCs w:val="18"/>
              </w:rPr>
              <w:lastRenderedPageBreak/>
              <w:t>Decision</w:t>
            </w:r>
          </w:p>
        </w:tc>
        <w:tc>
          <w:tcPr>
            <w:tcW w:w="7116" w:type="dxa"/>
            <w:tcMar>
              <w:top w:w="40" w:type="dxa"/>
              <w:left w:w="90" w:type="dxa"/>
              <w:bottom w:w="40" w:type="dxa"/>
              <w:right w:w="90" w:type="dxa"/>
            </w:tcMar>
          </w:tcPr>
          <w:p w14:paraId="3B375456" w14:textId="77777777" w:rsidR="0021407A" w:rsidRDefault="0021407A" w:rsidP="008B3485">
            <w:pPr>
              <w:spacing w:after="40"/>
            </w:pPr>
            <w:r>
              <w:rPr>
                <w:sz w:val="18"/>
                <w:szCs w:val="18"/>
              </w:rPr>
              <w:t>Option 2. POST /</w:t>
            </w:r>
            <w:proofErr w:type="spellStart"/>
            <w:r>
              <w:rPr>
                <w:sz w:val="18"/>
                <w:szCs w:val="18"/>
              </w:rPr>
              <w:t>api</w:t>
            </w:r>
            <w:proofErr w:type="spellEnd"/>
            <w:r>
              <w:rPr>
                <w:sz w:val="18"/>
                <w:szCs w:val="18"/>
              </w:rPr>
              <w:t xml:space="preserve">/v1/auth/login checks the email and </w:t>
            </w:r>
            <w:proofErr w:type="spellStart"/>
            <w:r>
              <w:rPr>
                <w:sz w:val="18"/>
                <w:szCs w:val="18"/>
              </w:rPr>
              <w:t>BCrypt</w:t>
            </w:r>
            <w:proofErr w:type="spellEnd"/>
            <w:r>
              <w:rPr>
                <w:sz w:val="18"/>
                <w:szCs w:val="18"/>
              </w:rPr>
              <w:t xml:space="preserve"> hash and returns a signed JWT (HS256, 60-minute expiry) with claims for user id, account type (CLIENT/EMPLOYEE) and role (REQUESTER / HANDLER / MANAGER). Spring Security's OAuth2 Resource Server validates the token on every request. The signing secret is read from an environment variable. Angular keeps the token in memory (</w:t>
            </w:r>
            <w:proofErr w:type="spellStart"/>
            <w:r>
              <w:rPr>
                <w:sz w:val="18"/>
                <w:szCs w:val="18"/>
              </w:rPr>
              <w:t>sessionStorage</w:t>
            </w:r>
            <w:proofErr w:type="spellEnd"/>
            <w:r>
              <w:rPr>
                <w:sz w:val="18"/>
                <w:szCs w:val="18"/>
              </w:rPr>
              <w:t xml:space="preserve"> as fallback) and attaches it through an </w:t>
            </w:r>
            <w:proofErr w:type="spellStart"/>
            <w:r>
              <w:rPr>
                <w:sz w:val="18"/>
                <w:szCs w:val="18"/>
              </w:rPr>
              <w:t>HttpInterceptor</w:t>
            </w:r>
            <w:proofErr w:type="spellEnd"/>
            <w:r>
              <w:rPr>
                <w:sz w:val="18"/>
                <w:szCs w:val="18"/>
              </w:rPr>
              <w:t>. Refresh tokens are deferred - the user logs in again after 60 minutes.</w:t>
            </w:r>
          </w:p>
        </w:tc>
      </w:tr>
      <w:tr w:rsidR="0021407A" w14:paraId="258AD69C" w14:textId="77777777" w:rsidTr="008B3485">
        <w:trPr>
          <w:cantSplit/>
        </w:trPr>
        <w:tc>
          <w:tcPr>
            <w:tcW w:w="1900" w:type="dxa"/>
            <w:shd w:val="clear" w:color="auto" w:fill="DCE3F0"/>
            <w:tcMar>
              <w:top w:w="40" w:type="dxa"/>
              <w:left w:w="90" w:type="dxa"/>
              <w:bottom w:w="40" w:type="dxa"/>
              <w:right w:w="90" w:type="dxa"/>
            </w:tcMar>
          </w:tcPr>
          <w:p w14:paraId="4800EA5F" w14:textId="77777777" w:rsidR="0021407A" w:rsidRDefault="0021407A" w:rsidP="008B3485">
            <w:pPr>
              <w:spacing w:after="40"/>
            </w:pPr>
            <w:r>
              <w:rPr>
                <w:b/>
                <w:bCs/>
                <w:sz w:val="18"/>
                <w:szCs w:val="18"/>
              </w:rPr>
              <w:t>Rationale</w:t>
            </w:r>
          </w:p>
        </w:tc>
        <w:tc>
          <w:tcPr>
            <w:tcW w:w="7116" w:type="dxa"/>
            <w:tcMar>
              <w:top w:w="40" w:type="dxa"/>
              <w:left w:w="90" w:type="dxa"/>
              <w:bottom w:w="40" w:type="dxa"/>
              <w:right w:w="90" w:type="dxa"/>
            </w:tcMar>
          </w:tcPr>
          <w:p w14:paraId="662C088A" w14:textId="77777777" w:rsidR="0021407A" w:rsidRDefault="0021407A" w:rsidP="008B3485">
            <w:pPr>
              <w:spacing w:after="40"/>
            </w:pPr>
            <w:r>
              <w:rPr>
                <w:sz w:val="18"/>
                <w:szCs w:val="18"/>
              </w:rPr>
              <w:t>Stateless: the application tier keeps no sessions, so a second instance could be added without code changes (Scalability table). Works identically for a future mobile client (ASR-006). Uses Spring Security's built-in JWT support, so no cryptography code is written by the team.</w:t>
            </w:r>
          </w:p>
          <w:p w14:paraId="425081A8" w14:textId="77777777" w:rsidR="0021407A" w:rsidRDefault="0021407A" w:rsidP="008B3485">
            <w:pPr>
              <w:spacing w:after="40"/>
            </w:pPr>
            <w:r>
              <w:rPr>
                <w:sz w:val="18"/>
                <w:szCs w:val="18"/>
              </w:rPr>
              <w:t>Option 1 would also work on our single origin but ties us to server session state. Option 3 adds an external dependency, account-linking work and another free-tier limit with no requirement behind it. Option 4 sends the password with every request.</w:t>
            </w:r>
          </w:p>
        </w:tc>
      </w:tr>
      <w:tr w:rsidR="0021407A" w14:paraId="10F37312" w14:textId="77777777" w:rsidTr="008B3485">
        <w:trPr>
          <w:cantSplit/>
        </w:trPr>
        <w:tc>
          <w:tcPr>
            <w:tcW w:w="1900" w:type="dxa"/>
            <w:shd w:val="clear" w:color="auto" w:fill="DCE3F0"/>
            <w:tcMar>
              <w:top w:w="40" w:type="dxa"/>
              <w:left w:w="90" w:type="dxa"/>
              <w:bottom w:w="40" w:type="dxa"/>
              <w:right w:w="90" w:type="dxa"/>
            </w:tcMar>
          </w:tcPr>
          <w:p w14:paraId="5A57EA93" w14:textId="77777777" w:rsidR="0021407A" w:rsidRDefault="0021407A" w:rsidP="008B3485">
            <w:pPr>
              <w:spacing w:after="40"/>
            </w:pPr>
            <w:r>
              <w:rPr>
                <w:b/>
                <w:bCs/>
                <w:sz w:val="18"/>
                <w:szCs w:val="18"/>
              </w:rPr>
              <w:t>Trade-offs</w:t>
            </w:r>
          </w:p>
        </w:tc>
        <w:tc>
          <w:tcPr>
            <w:tcW w:w="7116" w:type="dxa"/>
            <w:tcMar>
              <w:top w:w="40" w:type="dxa"/>
              <w:left w:w="90" w:type="dxa"/>
              <w:bottom w:w="40" w:type="dxa"/>
              <w:right w:w="90" w:type="dxa"/>
            </w:tcMar>
          </w:tcPr>
          <w:p w14:paraId="79CEE350" w14:textId="77777777" w:rsidR="0021407A" w:rsidRDefault="0021407A" w:rsidP="008B3485">
            <w:pPr>
              <w:spacing w:after="40"/>
            </w:pPr>
            <w:r>
              <w:rPr>
                <w:sz w:val="18"/>
                <w:szCs w:val="18"/>
              </w:rPr>
              <w:t>A token cannot be revoked before expiry - a deactivated account keeps access for up to 60 minutes (mitigated by checking Active at login and re-checking in the service layer on writes). No refresh token means users re-authenticate hourly.</w:t>
            </w:r>
          </w:p>
        </w:tc>
      </w:tr>
      <w:tr w:rsidR="0021407A" w14:paraId="0E9C7084" w14:textId="77777777" w:rsidTr="008B3485">
        <w:trPr>
          <w:cantSplit/>
        </w:trPr>
        <w:tc>
          <w:tcPr>
            <w:tcW w:w="1900" w:type="dxa"/>
            <w:shd w:val="clear" w:color="auto" w:fill="DCE3F0"/>
            <w:tcMar>
              <w:top w:w="40" w:type="dxa"/>
              <w:left w:w="90" w:type="dxa"/>
              <w:bottom w:w="40" w:type="dxa"/>
              <w:right w:w="90" w:type="dxa"/>
            </w:tcMar>
          </w:tcPr>
          <w:p w14:paraId="66922884" w14:textId="77777777" w:rsidR="0021407A" w:rsidRDefault="0021407A" w:rsidP="008B3485">
            <w:pPr>
              <w:spacing w:after="40"/>
            </w:pPr>
            <w:r>
              <w:rPr>
                <w:b/>
                <w:bCs/>
                <w:sz w:val="18"/>
                <w:szCs w:val="18"/>
              </w:rPr>
              <w:t>Risks</w:t>
            </w:r>
          </w:p>
        </w:tc>
        <w:tc>
          <w:tcPr>
            <w:tcW w:w="7116" w:type="dxa"/>
            <w:tcMar>
              <w:top w:w="40" w:type="dxa"/>
              <w:left w:w="90" w:type="dxa"/>
              <w:bottom w:w="40" w:type="dxa"/>
              <w:right w:w="90" w:type="dxa"/>
            </w:tcMar>
          </w:tcPr>
          <w:p w14:paraId="10294BE3" w14:textId="77777777" w:rsidR="0021407A" w:rsidRDefault="0021407A" w:rsidP="008B3485">
            <w:pPr>
              <w:spacing w:after="40"/>
            </w:pPr>
            <w:r>
              <w:rPr>
                <w:sz w:val="18"/>
                <w:szCs w:val="18"/>
              </w:rPr>
              <w:t xml:space="preserve">Token theft via XSS if stored in the browser (R-11). Mitigation: </w:t>
            </w:r>
            <w:proofErr w:type="spellStart"/>
            <w:r>
              <w:rPr>
                <w:sz w:val="18"/>
                <w:szCs w:val="18"/>
              </w:rPr>
              <w:t>Angular's</w:t>
            </w:r>
            <w:proofErr w:type="spellEnd"/>
            <w:r>
              <w:rPr>
                <w:sz w:val="18"/>
                <w:szCs w:val="18"/>
              </w:rPr>
              <w:t xml:space="preserve"> built-in template escaping, no </w:t>
            </w:r>
            <w:proofErr w:type="spellStart"/>
            <w:r>
              <w:rPr>
                <w:sz w:val="18"/>
                <w:szCs w:val="18"/>
              </w:rPr>
              <w:t>innerHTML</w:t>
            </w:r>
            <w:proofErr w:type="spellEnd"/>
            <w:r>
              <w:rPr>
                <w:sz w:val="18"/>
                <w:szCs w:val="18"/>
              </w:rPr>
              <w:t xml:space="preserve"> with user data, short expiry, HTTPS only.</w:t>
            </w:r>
          </w:p>
          <w:p w14:paraId="1B510794" w14:textId="77777777" w:rsidR="0021407A" w:rsidRDefault="0021407A" w:rsidP="008B3485">
            <w:pPr>
              <w:spacing w:after="40"/>
            </w:pPr>
            <w:r>
              <w:rPr>
                <w:sz w:val="18"/>
                <w:szCs w:val="18"/>
              </w:rPr>
              <w:t>Signing secret leak. Mitigation: environment variable only, never committed, rotated if exposed.</w:t>
            </w:r>
          </w:p>
        </w:tc>
      </w:tr>
      <w:tr w:rsidR="0021407A" w14:paraId="2EE3A45F" w14:textId="77777777" w:rsidTr="008B3485">
        <w:trPr>
          <w:cantSplit/>
        </w:trPr>
        <w:tc>
          <w:tcPr>
            <w:tcW w:w="1900" w:type="dxa"/>
            <w:shd w:val="clear" w:color="auto" w:fill="DCE3F0"/>
            <w:tcMar>
              <w:top w:w="40" w:type="dxa"/>
              <w:left w:w="90" w:type="dxa"/>
              <w:bottom w:w="40" w:type="dxa"/>
              <w:right w:w="90" w:type="dxa"/>
            </w:tcMar>
          </w:tcPr>
          <w:p w14:paraId="229530D3" w14:textId="77777777" w:rsidR="0021407A" w:rsidRDefault="0021407A" w:rsidP="008B3485">
            <w:pPr>
              <w:spacing w:after="40"/>
            </w:pPr>
            <w:r>
              <w:rPr>
                <w:b/>
                <w:bCs/>
                <w:sz w:val="18"/>
                <w:szCs w:val="18"/>
              </w:rPr>
              <w:t>Evidence</w:t>
            </w:r>
          </w:p>
        </w:tc>
        <w:tc>
          <w:tcPr>
            <w:tcW w:w="7116" w:type="dxa"/>
            <w:tcMar>
              <w:top w:w="40" w:type="dxa"/>
              <w:left w:w="90" w:type="dxa"/>
              <w:bottom w:w="40" w:type="dxa"/>
              <w:right w:w="90" w:type="dxa"/>
            </w:tcMar>
          </w:tcPr>
          <w:p w14:paraId="507EE352" w14:textId="77777777" w:rsidR="0021407A" w:rsidRDefault="0021407A" w:rsidP="008B3485">
            <w:pPr>
              <w:spacing w:after="40"/>
            </w:pPr>
            <w:r>
              <w:rPr>
                <w:sz w:val="18"/>
                <w:szCs w:val="18"/>
              </w:rPr>
              <w:t>Spring Security Reference - OAuth 2.0 Resource Server JWT (Spring, no date e); IETF RFC 7519 (Jones, Bradley and Sakimura, 2015); OWASP API Security Top 10 (2023) API2 Broken Authentication (OWASP, 2023); ASR-001, NFR-002, NFR-003.</w:t>
            </w:r>
          </w:p>
        </w:tc>
      </w:tr>
      <w:tr w:rsidR="0021407A" w14:paraId="3CE0C32E" w14:textId="77777777" w:rsidTr="008B3485">
        <w:trPr>
          <w:cantSplit/>
        </w:trPr>
        <w:tc>
          <w:tcPr>
            <w:tcW w:w="1900" w:type="dxa"/>
            <w:shd w:val="clear" w:color="auto" w:fill="DCE3F0"/>
            <w:tcMar>
              <w:top w:w="40" w:type="dxa"/>
              <w:left w:w="90" w:type="dxa"/>
              <w:bottom w:w="40" w:type="dxa"/>
              <w:right w:w="90" w:type="dxa"/>
            </w:tcMar>
          </w:tcPr>
          <w:p w14:paraId="6E259358" w14:textId="77777777" w:rsidR="0021407A" w:rsidRDefault="0021407A" w:rsidP="008B3485">
            <w:pPr>
              <w:spacing w:after="40"/>
            </w:pPr>
            <w:r>
              <w:rPr>
                <w:b/>
                <w:bCs/>
                <w:sz w:val="18"/>
                <w:szCs w:val="18"/>
              </w:rPr>
              <w:t>Linked requirements</w:t>
            </w:r>
          </w:p>
        </w:tc>
        <w:tc>
          <w:tcPr>
            <w:tcW w:w="7116" w:type="dxa"/>
            <w:tcMar>
              <w:top w:w="40" w:type="dxa"/>
              <w:left w:w="90" w:type="dxa"/>
              <w:bottom w:w="40" w:type="dxa"/>
              <w:right w:w="90" w:type="dxa"/>
            </w:tcMar>
          </w:tcPr>
          <w:p w14:paraId="32929812" w14:textId="77777777" w:rsidR="0021407A" w:rsidRDefault="0021407A" w:rsidP="008B3485">
            <w:pPr>
              <w:spacing w:after="40"/>
            </w:pPr>
            <w:r>
              <w:rPr>
                <w:sz w:val="18"/>
                <w:szCs w:val="18"/>
              </w:rPr>
              <w:t>FR-014, FR-005, FR-003, NFR-002, NFR-003, ASR-001, ASR-005, ASR-006</w:t>
            </w:r>
          </w:p>
        </w:tc>
      </w:tr>
      <w:tr w:rsidR="0021407A" w14:paraId="532AD640" w14:textId="77777777" w:rsidTr="008B3485">
        <w:trPr>
          <w:cantSplit/>
        </w:trPr>
        <w:tc>
          <w:tcPr>
            <w:tcW w:w="1900" w:type="dxa"/>
            <w:shd w:val="clear" w:color="auto" w:fill="DCE3F0"/>
            <w:tcMar>
              <w:top w:w="40" w:type="dxa"/>
              <w:left w:w="90" w:type="dxa"/>
              <w:bottom w:w="40" w:type="dxa"/>
              <w:right w:w="90" w:type="dxa"/>
            </w:tcMar>
          </w:tcPr>
          <w:p w14:paraId="15AC90FB" w14:textId="77777777" w:rsidR="0021407A" w:rsidRDefault="0021407A" w:rsidP="008B3485">
            <w:pPr>
              <w:spacing w:after="40"/>
            </w:pPr>
            <w:r>
              <w:rPr>
                <w:b/>
                <w:bCs/>
                <w:sz w:val="18"/>
                <w:szCs w:val="18"/>
              </w:rPr>
              <w:t>Later Consequence</w:t>
            </w:r>
          </w:p>
        </w:tc>
        <w:tc>
          <w:tcPr>
            <w:tcW w:w="7116" w:type="dxa"/>
            <w:tcMar>
              <w:top w:w="40" w:type="dxa"/>
              <w:left w:w="90" w:type="dxa"/>
              <w:bottom w:w="40" w:type="dxa"/>
              <w:right w:w="90" w:type="dxa"/>
            </w:tcMar>
          </w:tcPr>
          <w:p w14:paraId="1842BBC9" w14:textId="77777777" w:rsidR="0021407A" w:rsidRDefault="0021407A" w:rsidP="008B3485">
            <w:pPr>
              <w:spacing w:after="40"/>
            </w:pPr>
            <w:r>
              <w:rPr>
                <w:sz w:val="18"/>
                <w:szCs w:val="18"/>
              </w:rPr>
              <w:t xml:space="preserve">Adds spring-boot-starter-security and spring-boot-starter-oauth2-resource-server to DEC-004. If </w:t>
            </w:r>
            <w:proofErr w:type="spellStart"/>
            <w:r>
              <w:rPr>
                <w:sz w:val="18"/>
                <w:szCs w:val="18"/>
              </w:rPr>
              <w:t>CivicConnect</w:t>
            </w:r>
            <w:proofErr w:type="spellEnd"/>
            <w:r>
              <w:rPr>
                <w:sz w:val="18"/>
                <w:szCs w:val="18"/>
              </w:rPr>
              <w:t xml:space="preserve"> later wants SSO (Deferred Scope), DEC-010 is superseded by an identity-provider ADR and the login endpoint is replaced.</w:t>
            </w:r>
          </w:p>
        </w:tc>
      </w:tr>
    </w:tbl>
    <w:p w14:paraId="2D6A32FD" w14:textId="77777777" w:rsidR="0021407A" w:rsidRDefault="0021407A" w:rsidP="0021407A"/>
    <w:p w14:paraId="5E32D04D" w14:textId="77777777" w:rsidR="0021407A" w:rsidRDefault="0021407A" w:rsidP="0021407A">
      <w:pPr>
        <w:pStyle w:val="Heading2"/>
      </w:pPr>
      <w:bookmarkStart w:id="81" w:name="_Toc243252256"/>
      <w:r>
        <w:t>API Conventions</w:t>
      </w:r>
      <w:bookmarkEnd w:id="81"/>
    </w:p>
    <w:p w14:paraId="5E6E033F" w14:textId="77777777" w:rsidR="0021407A" w:rsidRDefault="0021407A" w:rsidP="0021407A">
      <w:pPr>
        <w:pStyle w:val="ListParagraph"/>
        <w:numPr>
          <w:ilvl w:val="0"/>
          <w:numId w:val="5"/>
        </w:numPr>
        <w:spacing w:after="60" w:line="240" w:lineRule="auto"/>
        <w:contextualSpacing w:val="0"/>
      </w:pPr>
      <w:r>
        <w:rPr>
          <w:b/>
          <w:bCs/>
        </w:rPr>
        <w:t>Base path:</w:t>
      </w:r>
      <w:r>
        <w:t xml:space="preserve"> </w:t>
      </w:r>
      <w:r>
        <w:rPr>
          <w:rFonts w:ascii="Consolas" w:eastAsia="Consolas" w:hAnsi="Consolas" w:cs="Consolas"/>
        </w:rPr>
        <w:t>/</w:t>
      </w:r>
      <w:proofErr w:type="spellStart"/>
      <w:r>
        <w:rPr>
          <w:rFonts w:ascii="Consolas" w:eastAsia="Consolas" w:hAnsi="Consolas" w:cs="Consolas"/>
        </w:rPr>
        <w:t>api</w:t>
      </w:r>
      <w:proofErr w:type="spellEnd"/>
      <w:r>
        <w:rPr>
          <w:rFonts w:ascii="Consolas" w:eastAsia="Consolas" w:hAnsi="Consolas" w:cs="Consolas"/>
        </w:rPr>
        <w:t>/v1</w:t>
      </w:r>
      <w:r>
        <w:t>; plural resource nouns (</w:t>
      </w:r>
      <w:r>
        <w:rPr>
          <w:rFonts w:ascii="Consolas" w:eastAsia="Consolas" w:hAnsi="Consolas" w:cs="Consolas"/>
        </w:rPr>
        <w:t>/requests</w:t>
      </w:r>
      <w:r>
        <w:t xml:space="preserve">, </w:t>
      </w:r>
      <w:r>
        <w:rPr>
          <w:rFonts w:ascii="Consolas" w:eastAsia="Consolas" w:hAnsi="Consolas" w:cs="Consolas"/>
        </w:rPr>
        <w:t>/categories</w:t>
      </w:r>
      <w:r>
        <w:t>).</w:t>
      </w:r>
    </w:p>
    <w:p w14:paraId="3D7F6998" w14:textId="77777777" w:rsidR="0021407A" w:rsidRDefault="0021407A" w:rsidP="0021407A">
      <w:pPr>
        <w:pStyle w:val="ListParagraph"/>
        <w:numPr>
          <w:ilvl w:val="0"/>
          <w:numId w:val="5"/>
        </w:numPr>
        <w:spacing w:after="60" w:line="240" w:lineRule="auto"/>
        <w:contextualSpacing w:val="0"/>
      </w:pPr>
      <w:r>
        <w:rPr>
          <w:b/>
          <w:bCs/>
        </w:rPr>
        <w:t>Format:</w:t>
      </w:r>
      <w:r>
        <w:t xml:space="preserve"> JSON, camelCase field names; timestamps in ISO-8601 UTC (e.g. 2026-09-30T14:05:00Z).</w:t>
      </w:r>
    </w:p>
    <w:p w14:paraId="5C02C0A9" w14:textId="77777777" w:rsidR="0021407A" w:rsidRDefault="0021407A" w:rsidP="0021407A">
      <w:pPr>
        <w:pStyle w:val="ListParagraph"/>
        <w:numPr>
          <w:ilvl w:val="0"/>
          <w:numId w:val="5"/>
        </w:numPr>
        <w:spacing w:after="60" w:line="240" w:lineRule="auto"/>
        <w:contextualSpacing w:val="0"/>
      </w:pPr>
      <w:r>
        <w:rPr>
          <w:b/>
          <w:bCs/>
        </w:rPr>
        <w:t>DTOs only:</w:t>
      </w:r>
      <w:r>
        <w:t xml:space="preserve"> entities are never returned directly; </w:t>
      </w:r>
      <w:proofErr w:type="spellStart"/>
      <w:r>
        <w:t>PasswordHash</w:t>
      </w:r>
      <w:proofErr w:type="spellEnd"/>
      <w:r>
        <w:t>, internal Version handling and unrelated personal fields never leave the server.</w:t>
      </w:r>
    </w:p>
    <w:p w14:paraId="70A6086E" w14:textId="77777777" w:rsidR="0021407A" w:rsidRDefault="0021407A" w:rsidP="0021407A">
      <w:pPr>
        <w:pStyle w:val="ListParagraph"/>
        <w:numPr>
          <w:ilvl w:val="0"/>
          <w:numId w:val="5"/>
        </w:numPr>
        <w:spacing w:after="60" w:line="240" w:lineRule="auto"/>
        <w:contextualSpacing w:val="0"/>
      </w:pPr>
      <w:r>
        <w:rPr>
          <w:b/>
          <w:bCs/>
        </w:rPr>
        <w:t>Identity from the token, never the body:</w:t>
      </w:r>
      <w:r>
        <w:t xml:space="preserve"> </w:t>
      </w:r>
      <w:proofErr w:type="spellStart"/>
      <w:r>
        <w:t>requesterId</w:t>
      </w:r>
      <w:proofErr w:type="spellEnd"/>
      <w:r>
        <w:t>, comment author and audit actor are always taken from the JWT.</w:t>
      </w:r>
    </w:p>
    <w:p w14:paraId="2C9E5986" w14:textId="77777777" w:rsidR="0021407A" w:rsidRDefault="0021407A" w:rsidP="0021407A">
      <w:pPr>
        <w:pStyle w:val="ListParagraph"/>
        <w:numPr>
          <w:ilvl w:val="0"/>
          <w:numId w:val="5"/>
        </w:numPr>
        <w:spacing w:after="60" w:line="240" w:lineRule="auto"/>
        <w:contextualSpacing w:val="0"/>
      </w:pPr>
      <w:r>
        <w:rPr>
          <w:b/>
          <w:bCs/>
        </w:rPr>
        <w:t>Paging and sorting:</w:t>
      </w:r>
      <w:r>
        <w:t xml:space="preserve"> </w:t>
      </w:r>
      <w:r>
        <w:rPr>
          <w:rFonts w:ascii="Consolas" w:eastAsia="Consolas" w:hAnsi="Consolas" w:cs="Consolas"/>
        </w:rPr>
        <w:t>?page=0&amp;size=20&amp;sort=</w:t>
      </w:r>
      <w:proofErr w:type="spellStart"/>
      <w:r>
        <w:rPr>
          <w:rFonts w:ascii="Consolas" w:eastAsia="Consolas" w:hAnsi="Consolas" w:cs="Consolas"/>
        </w:rPr>
        <w:t>createdAt,desc</w:t>
      </w:r>
      <w:proofErr w:type="spellEnd"/>
      <w:r>
        <w:t>; maximum size 100; paging is done in the database (ASR-004).</w:t>
      </w:r>
    </w:p>
    <w:p w14:paraId="51DD435E" w14:textId="77777777" w:rsidR="0021407A" w:rsidRDefault="0021407A" w:rsidP="0021407A">
      <w:pPr>
        <w:pStyle w:val="ListParagraph"/>
        <w:numPr>
          <w:ilvl w:val="0"/>
          <w:numId w:val="5"/>
        </w:numPr>
        <w:spacing w:after="60" w:line="240" w:lineRule="auto"/>
        <w:contextualSpacing w:val="0"/>
      </w:pPr>
      <w:r>
        <w:rPr>
          <w:b/>
          <w:bCs/>
        </w:rPr>
        <w:t>Concurrency (M3, C-01): every change to a Request locks its row for the transaction; clients do not send a version.</w:t>
      </w:r>
    </w:p>
    <w:p w14:paraId="306E5740" w14:textId="77777777" w:rsidR="0021407A" w:rsidRDefault="0021407A" w:rsidP="0021407A">
      <w:pPr>
        <w:pStyle w:val="ListParagraph"/>
        <w:numPr>
          <w:ilvl w:val="0"/>
          <w:numId w:val="5"/>
        </w:numPr>
        <w:spacing w:after="60" w:line="240" w:lineRule="auto"/>
        <w:contextualSpacing w:val="0"/>
      </w:pPr>
      <w:r>
        <w:rPr>
          <w:b/>
          <w:bCs/>
        </w:rPr>
        <w:t>Status values:</w:t>
      </w:r>
      <w:r>
        <w:t xml:space="preserve"> NEW, ASSIGNED, IN_PROGRESS, RESOLVED, CLOSED, REJECTED - matching the FR-009 state machine.</w:t>
      </w:r>
    </w:p>
    <w:p w14:paraId="1415ED85" w14:textId="77777777" w:rsidR="009B2676" w:rsidRDefault="00555546">
      <w:pPr>
        <w:pStyle w:val="ListParagraph"/>
        <w:numPr>
          <w:ilvl w:val="0"/>
          <w:numId w:val="5"/>
        </w:numPr>
        <w:contextualSpacing w:val="0"/>
      </w:pPr>
      <w:r>
        <w:rPr>
          <w:b/>
          <w:bCs/>
        </w:rPr>
        <w:lastRenderedPageBreak/>
        <w:t>Role values (M3, C-05):</w:t>
      </w:r>
      <w:r>
        <w:t xml:space="preserve"> </w:t>
      </w:r>
      <w:r>
        <w:rPr>
          <w:rFonts w:ascii="Consolas" w:eastAsia="Consolas" w:hAnsi="Consolas" w:cs="Consolas"/>
        </w:rPr>
        <w:t>REQUESTER</w:t>
      </w:r>
      <w:r>
        <w:t xml:space="preserve">, </w:t>
      </w:r>
      <w:r>
        <w:rPr>
          <w:rFonts w:ascii="Consolas" w:eastAsia="Consolas" w:hAnsi="Consolas" w:cs="Consolas"/>
        </w:rPr>
        <w:t>STAFF</w:t>
      </w:r>
      <w:r>
        <w:t xml:space="preserve"> (H in the table below) and </w:t>
      </w:r>
      <w:r>
        <w:rPr>
          <w:rFonts w:ascii="Consolas" w:eastAsia="Consolas" w:hAnsi="Consolas" w:cs="Consolas"/>
        </w:rPr>
        <w:t>MANAGEMENT</w:t>
      </w:r>
      <w:r>
        <w:t xml:space="preserve"> (M).</w:t>
      </w:r>
    </w:p>
    <w:p w14:paraId="2845D4CB" w14:textId="77777777" w:rsidR="009B2676" w:rsidRDefault="00555546">
      <w:pPr>
        <w:pStyle w:val="ListParagraph"/>
        <w:numPr>
          <w:ilvl w:val="0"/>
          <w:numId w:val="5"/>
        </w:numPr>
        <w:contextualSpacing w:val="0"/>
      </w:pPr>
      <w:r>
        <w:rPr>
          <w:b/>
          <w:bCs/>
        </w:rPr>
        <w:t>Rate limits (M3, C-04):</w:t>
      </w:r>
      <w:r>
        <w:t xml:space="preserve"> too many calls give 429 TOO_MANY_REQUESTS with a Retry-After header.</w:t>
      </w:r>
    </w:p>
    <w:p w14:paraId="1A01428B" w14:textId="77777777" w:rsidR="0021407A" w:rsidRDefault="0021407A" w:rsidP="0021407A"/>
    <w:p w14:paraId="3D629D52" w14:textId="77777777" w:rsidR="0021407A" w:rsidRDefault="0021407A" w:rsidP="0021407A">
      <w:pPr>
        <w:pStyle w:val="Heading2"/>
      </w:pPr>
      <w:bookmarkStart w:id="82" w:name="_Toc243252257"/>
      <w:r>
        <w:t>Endpoint Contract</w:t>
      </w:r>
      <w:bookmarkEnd w:id="82"/>
    </w:p>
    <w:p w14:paraId="0B3A2FEE" w14:textId="77777777" w:rsidR="0021407A" w:rsidRDefault="0021407A" w:rsidP="0021407A">
      <w:pPr>
        <w:spacing w:after="120"/>
      </w:pPr>
      <w:r>
        <w:t>Roles: R = Requester, H = Handler, M = Manager. "Scope" means the handler's assigned categories (</w:t>
      </w:r>
      <w:proofErr w:type="spellStart"/>
      <w:r>
        <w:t>EmployeeCategory</w:t>
      </w:r>
      <w:proofErr w:type="spellEnd"/>
      <w:r>
        <w:t>). All paths are relative to /</w:t>
      </w:r>
      <w:proofErr w:type="spellStart"/>
      <w:r>
        <w:t>api</w:t>
      </w:r>
      <w:proofErr w:type="spellEnd"/>
      <w:r>
        <w:t>/v1.</w:t>
      </w:r>
    </w:p>
    <w:p w14:paraId="524D6878" w14:textId="77777777" w:rsidR="009B2676" w:rsidRDefault="00555546">
      <w:pPr>
        <w:spacing w:after="120"/>
      </w:pPr>
      <w:r>
        <w:rPr>
          <w:b/>
          <w:bCs/>
        </w:rPr>
        <w:t>M3:</w:t>
      </w:r>
      <w:r>
        <w:t xml:space="preserve"> the contract below is updated to the implemented API. In the API the roles are called STAFF (H) and MANAGEMENT (M) (C-05); no endpoint takes a version (C-01). API-18 to API-27 were added during construction; additions are non-breaking (Versioning and Change).</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3"/>
        <w:gridCol w:w="1828"/>
        <w:gridCol w:w="698"/>
        <w:gridCol w:w="1745"/>
        <w:gridCol w:w="1338"/>
        <w:gridCol w:w="1309"/>
        <w:gridCol w:w="605"/>
        <w:gridCol w:w="1060"/>
      </w:tblGrid>
      <w:tr w:rsidR="0021407A" w14:paraId="0347B825" w14:textId="77777777" w:rsidTr="008B3485">
        <w:trPr>
          <w:cantSplit/>
          <w:tblHeader/>
        </w:trPr>
        <w:tc>
          <w:tcPr>
            <w:tcW w:w="620" w:type="dxa"/>
            <w:shd w:val="clear" w:color="auto" w:fill="002060"/>
            <w:tcMar>
              <w:top w:w="40" w:type="dxa"/>
              <w:left w:w="90" w:type="dxa"/>
              <w:bottom w:w="40" w:type="dxa"/>
              <w:right w:w="90" w:type="dxa"/>
            </w:tcMar>
          </w:tcPr>
          <w:p w14:paraId="7EADA778" w14:textId="77777777" w:rsidR="0021407A" w:rsidRDefault="0021407A" w:rsidP="008B3485">
            <w:pPr>
              <w:spacing w:after="40"/>
            </w:pPr>
            <w:r>
              <w:rPr>
                <w:b/>
                <w:bCs/>
                <w:color w:val="FFFFFF"/>
                <w:sz w:val="16"/>
                <w:szCs w:val="16"/>
              </w:rPr>
              <w:t>ID</w:t>
            </w:r>
          </w:p>
        </w:tc>
        <w:tc>
          <w:tcPr>
            <w:tcW w:w="1700" w:type="dxa"/>
            <w:shd w:val="clear" w:color="auto" w:fill="002060"/>
            <w:tcMar>
              <w:top w:w="40" w:type="dxa"/>
              <w:left w:w="90" w:type="dxa"/>
              <w:bottom w:w="40" w:type="dxa"/>
              <w:right w:w="90" w:type="dxa"/>
            </w:tcMar>
          </w:tcPr>
          <w:p w14:paraId="66FEABAA" w14:textId="77777777" w:rsidR="0021407A" w:rsidRDefault="0021407A" w:rsidP="008B3485">
            <w:pPr>
              <w:spacing w:after="40"/>
            </w:pPr>
            <w:r>
              <w:rPr>
                <w:b/>
                <w:bCs/>
                <w:color w:val="FFFFFF"/>
                <w:sz w:val="16"/>
                <w:szCs w:val="16"/>
              </w:rPr>
              <w:t>Method &amp; path</w:t>
            </w:r>
          </w:p>
        </w:tc>
        <w:tc>
          <w:tcPr>
            <w:tcW w:w="900" w:type="dxa"/>
            <w:shd w:val="clear" w:color="auto" w:fill="002060"/>
            <w:tcMar>
              <w:top w:w="40" w:type="dxa"/>
              <w:left w:w="90" w:type="dxa"/>
              <w:bottom w:w="40" w:type="dxa"/>
              <w:right w:w="90" w:type="dxa"/>
            </w:tcMar>
          </w:tcPr>
          <w:p w14:paraId="530C8960" w14:textId="77777777" w:rsidR="0021407A" w:rsidRDefault="0021407A" w:rsidP="008B3485">
            <w:pPr>
              <w:spacing w:after="40"/>
            </w:pPr>
            <w:r>
              <w:rPr>
                <w:b/>
                <w:bCs/>
                <w:color w:val="FFFFFF"/>
                <w:sz w:val="16"/>
                <w:szCs w:val="16"/>
              </w:rPr>
              <w:t>Roles</w:t>
            </w:r>
          </w:p>
        </w:tc>
        <w:tc>
          <w:tcPr>
            <w:tcW w:w="1400" w:type="dxa"/>
            <w:shd w:val="clear" w:color="auto" w:fill="002060"/>
            <w:tcMar>
              <w:top w:w="40" w:type="dxa"/>
              <w:left w:w="90" w:type="dxa"/>
              <w:bottom w:w="40" w:type="dxa"/>
              <w:right w:w="90" w:type="dxa"/>
            </w:tcMar>
          </w:tcPr>
          <w:p w14:paraId="22FF01F1" w14:textId="77777777" w:rsidR="0021407A" w:rsidRDefault="0021407A" w:rsidP="008B3485">
            <w:pPr>
              <w:spacing w:after="40"/>
            </w:pPr>
            <w:r>
              <w:rPr>
                <w:b/>
                <w:bCs/>
                <w:color w:val="FFFFFF"/>
                <w:sz w:val="16"/>
                <w:szCs w:val="16"/>
              </w:rPr>
              <w:t>Request body / params</w:t>
            </w:r>
          </w:p>
        </w:tc>
        <w:tc>
          <w:tcPr>
            <w:tcW w:w="1300" w:type="dxa"/>
            <w:shd w:val="clear" w:color="auto" w:fill="002060"/>
            <w:tcMar>
              <w:top w:w="40" w:type="dxa"/>
              <w:left w:w="90" w:type="dxa"/>
              <w:bottom w:w="40" w:type="dxa"/>
              <w:right w:w="90" w:type="dxa"/>
            </w:tcMar>
          </w:tcPr>
          <w:p w14:paraId="2BFA3AC4" w14:textId="77777777" w:rsidR="0021407A" w:rsidRDefault="0021407A" w:rsidP="008B3485">
            <w:pPr>
              <w:spacing w:after="40"/>
            </w:pPr>
            <w:r>
              <w:rPr>
                <w:b/>
                <w:bCs/>
                <w:color w:val="FFFFFF"/>
                <w:sz w:val="16"/>
                <w:szCs w:val="16"/>
              </w:rPr>
              <w:t>Success</w:t>
            </w:r>
          </w:p>
        </w:tc>
        <w:tc>
          <w:tcPr>
            <w:tcW w:w="950" w:type="dxa"/>
            <w:shd w:val="clear" w:color="auto" w:fill="002060"/>
            <w:tcMar>
              <w:top w:w="40" w:type="dxa"/>
              <w:left w:w="90" w:type="dxa"/>
              <w:bottom w:w="40" w:type="dxa"/>
              <w:right w:w="90" w:type="dxa"/>
            </w:tcMar>
          </w:tcPr>
          <w:p w14:paraId="39AD3E3B" w14:textId="77777777" w:rsidR="0021407A" w:rsidRDefault="0021407A" w:rsidP="008B3485">
            <w:pPr>
              <w:spacing w:after="40"/>
            </w:pPr>
            <w:r>
              <w:rPr>
                <w:b/>
                <w:bCs/>
                <w:color w:val="FFFFFF"/>
                <w:sz w:val="16"/>
                <w:szCs w:val="16"/>
              </w:rPr>
              <w:t>Main errors</w:t>
            </w:r>
          </w:p>
        </w:tc>
        <w:tc>
          <w:tcPr>
            <w:tcW w:w="1000" w:type="dxa"/>
            <w:shd w:val="clear" w:color="auto" w:fill="002060"/>
            <w:tcMar>
              <w:top w:w="40" w:type="dxa"/>
              <w:left w:w="90" w:type="dxa"/>
              <w:bottom w:w="40" w:type="dxa"/>
              <w:right w:w="90" w:type="dxa"/>
            </w:tcMar>
          </w:tcPr>
          <w:p w14:paraId="46392CC8" w14:textId="77777777" w:rsidR="0021407A" w:rsidRDefault="0021407A" w:rsidP="008B3485">
            <w:pPr>
              <w:spacing w:after="40"/>
            </w:pPr>
            <w:r>
              <w:rPr>
                <w:b/>
                <w:bCs/>
                <w:color w:val="FFFFFF"/>
                <w:sz w:val="16"/>
                <w:szCs w:val="16"/>
              </w:rPr>
              <w:t>Traces to</w:t>
            </w:r>
          </w:p>
        </w:tc>
        <w:tc>
          <w:tcPr>
            <w:tcW w:w="1146" w:type="dxa"/>
            <w:shd w:val="clear" w:color="auto" w:fill="002060"/>
            <w:tcMar>
              <w:top w:w="40" w:type="dxa"/>
              <w:left w:w="90" w:type="dxa"/>
              <w:bottom w:w="40" w:type="dxa"/>
              <w:right w:w="90" w:type="dxa"/>
            </w:tcMar>
          </w:tcPr>
          <w:p w14:paraId="1A77DC36" w14:textId="77777777" w:rsidR="0021407A" w:rsidRDefault="0021407A" w:rsidP="008B3485">
            <w:pPr>
              <w:spacing w:after="40"/>
            </w:pPr>
            <w:r>
              <w:rPr>
                <w:b/>
                <w:bCs/>
                <w:color w:val="FFFFFF"/>
                <w:sz w:val="16"/>
                <w:szCs w:val="16"/>
              </w:rPr>
              <w:t>Status</w:t>
            </w:r>
          </w:p>
        </w:tc>
      </w:tr>
      <w:tr w:rsidR="0021407A" w14:paraId="3D2EDC60" w14:textId="77777777" w:rsidTr="008B3485">
        <w:trPr>
          <w:cantSplit/>
        </w:trPr>
        <w:tc>
          <w:tcPr>
            <w:tcW w:w="620" w:type="dxa"/>
            <w:tcMar>
              <w:top w:w="40" w:type="dxa"/>
              <w:left w:w="90" w:type="dxa"/>
              <w:bottom w:w="40" w:type="dxa"/>
              <w:right w:w="90" w:type="dxa"/>
            </w:tcMar>
          </w:tcPr>
          <w:p w14:paraId="71702394" w14:textId="77777777" w:rsidR="0021407A" w:rsidRDefault="0021407A" w:rsidP="008B3485">
            <w:pPr>
              <w:spacing w:after="40"/>
            </w:pPr>
            <w:r>
              <w:rPr>
                <w:sz w:val="16"/>
                <w:szCs w:val="16"/>
              </w:rPr>
              <w:t>API-01</w:t>
            </w:r>
          </w:p>
        </w:tc>
        <w:tc>
          <w:tcPr>
            <w:tcW w:w="1700" w:type="dxa"/>
            <w:tcMar>
              <w:top w:w="40" w:type="dxa"/>
              <w:left w:w="90" w:type="dxa"/>
              <w:bottom w:w="40" w:type="dxa"/>
              <w:right w:w="90" w:type="dxa"/>
            </w:tcMar>
          </w:tcPr>
          <w:p w14:paraId="7611D130" w14:textId="77777777" w:rsidR="0021407A" w:rsidRDefault="0021407A" w:rsidP="008B3485">
            <w:pPr>
              <w:spacing w:after="40"/>
            </w:pPr>
            <w:r>
              <w:rPr>
                <w:sz w:val="16"/>
                <w:szCs w:val="16"/>
              </w:rPr>
              <w:t>POST /auth/register</w:t>
            </w:r>
          </w:p>
        </w:tc>
        <w:tc>
          <w:tcPr>
            <w:tcW w:w="900" w:type="dxa"/>
            <w:tcMar>
              <w:top w:w="40" w:type="dxa"/>
              <w:left w:w="90" w:type="dxa"/>
              <w:bottom w:w="40" w:type="dxa"/>
              <w:right w:w="90" w:type="dxa"/>
            </w:tcMar>
          </w:tcPr>
          <w:p w14:paraId="249308EA" w14:textId="77777777" w:rsidR="0021407A" w:rsidRDefault="0021407A" w:rsidP="008B3485">
            <w:pPr>
              <w:spacing w:after="40"/>
            </w:pPr>
            <w:r>
              <w:rPr>
                <w:sz w:val="16"/>
                <w:szCs w:val="16"/>
              </w:rPr>
              <w:t>Public</w:t>
            </w:r>
          </w:p>
        </w:tc>
        <w:tc>
          <w:tcPr>
            <w:tcW w:w="1400" w:type="dxa"/>
            <w:tcMar>
              <w:top w:w="40" w:type="dxa"/>
              <w:left w:w="90" w:type="dxa"/>
              <w:bottom w:w="40" w:type="dxa"/>
              <w:right w:w="90" w:type="dxa"/>
            </w:tcMar>
          </w:tcPr>
          <w:p w14:paraId="37C9B0D5" w14:textId="77777777" w:rsidR="0021407A" w:rsidRDefault="0021407A" w:rsidP="008B3485">
            <w:pPr>
              <w:spacing w:after="40"/>
            </w:pPr>
            <w:proofErr w:type="spellStart"/>
            <w:r>
              <w:rPr>
                <w:sz w:val="16"/>
                <w:szCs w:val="16"/>
              </w:rPr>
              <w:t>firstName</w:t>
            </w:r>
            <w:proofErr w:type="spellEnd"/>
            <w:r>
              <w:rPr>
                <w:sz w:val="16"/>
                <w:szCs w:val="16"/>
              </w:rPr>
              <w:t>, surname, email, phone, password</w:t>
            </w:r>
          </w:p>
        </w:tc>
        <w:tc>
          <w:tcPr>
            <w:tcW w:w="1300" w:type="dxa"/>
            <w:tcMar>
              <w:top w:w="40" w:type="dxa"/>
              <w:left w:w="90" w:type="dxa"/>
              <w:bottom w:w="40" w:type="dxa"/>
              <w:right w:w="90" w:type="dxa"/>
            </w:tcMar>
          </w:tcPr>
          <w:p w14:paraId="4F919B38" w14:textId="77777777" w:rsidR="0021407A" w:rsidRDefault="0021407A" w:rsidP="008B3485">
            <w:pPr>
              <w:spacing w:after="40"/>
            </w:pPr>
            <w:r>
              <w:rPr>
                <w:sz w:val="16"/>
                <w:szCs w:val="16"/>
              </w:rPr>
              <w:t>202 (same message for a new and an existing email, C-09)</w:t>
            </w:r>
          </w:p>
        </w:tc>
        <w:tc>
          <w:tcPr>
            <w:tcW w:w="950" w:type="dxa"/>
            <w:tcMar>
              <w:top w:w="40" w:type="dxa"/>
              <w:left w:w="90" w:type="dxa"/>
              <w:bottom w:w="40" w:type="dxa"/>
              <w:right w:w="90" w:type="dxa"/>
            </w:tcMar>
          </w:tcPr>
          <w:p w14:paraId="1FFC83E5" w14:textId="77777777" w:rsidR="0021407A" w:rsidRDefault="0021407A" w:rsidP="008B3485">
            <w:pPr>
              <w:spacing w:after="40"/>
            </w:pPr>
            <w:r>
              <w:rPr>
                <w:sz w:val="16"/>
                <w:szCs w:val="16"/>
              </w:rPr>
              <w:t>400, 429</w:t>
            </w:r>
          </w:p>
        </w:tc>
        <w:tc>
          <w:tcPr>
            <w:tcW w:w="1000" w:type="dxa"/>
            <w:tcMar>
              <w:top w:w="40" w:type="dxa"/>
              <w:left w:w="90" w:type="dxa"/>
              <w:bottom w:w="40" w:type="dxa"/>
              <w:right w:w="90" w:type="dxa"/>
            </w:tcMar>
          </w:tcPr>
          <w:p w14:paraId="355CA5C9" w14:textId="77777777" w:rsidR="0021407A" w:rsidRDefault="0021407A" w:rsidP="008B3485">
            <w:pPr>
              <w:spacing w:after="40"/>
            </w:pPr>
            <w:r>
              <w:rPr>
                <w:sz w:val="16"/>
                <w:szCs w:val="16"/>
              </w:rPr>
              <w:t>FR-001, NFR-002</w:t>
            </w:r>
          </w:p>
        </w:tc>
        <w:tc>
          <w:tcPr>
            <w:tcW w:w="1146" w:type="dxa"/>
            <w:tcMar>
              <w:top w:w="40" w:type="dxa"/>
              <w:left w:w="90" w:type="dxa"/>
              <w:bottom w:w="40" w:type="dxa"/>
              <w:right w:w="90" w:type="dxa"/>
            </w:tcMar>
          </w:tcPr>
          <w:p w14:paraId="3E50CF56" w14:textId="77777777" w:rsidR="0021407A" w:rsidRDefault="0021407A" w:rsidP="008B3485">
            <w:pPr>
              <w:spacing w:after="40"/>
            </w:pPr>
            <w:r>
              <w:rPr>
                <w:sz w:val="16"/>
                <w:szCs w:val="16"/>
              </w:rPr>
              <w:t>Implemented</w:t>
            </w:r>
          </w:p>
        </w:tc>
      </w:tr>
      <w:tr w:rsidR="0021407A" w14:paraId="236DF5E6" w14:textId="77777777" w:rsidTr="008B3485">
        <w:trPr>
          <w:cantSplit/>
        </w:trPr>
        <w:tc>
          <w:tcPr>
            <w:tcW w:w="620" w:type="dxa"/>
            <w:tcMar>
              <w:top w:w="40" w:type="dxa"/>
              <w:left w:w="90" w:type="dxa"/>
              <w:bottom w:w="40" w:type="dxa"/>
              <w:right w:w="90" w:type="dxa"/>
            </w:tcMar>
          </w:tcPr>
          <w:p w14:paraId="49C92950" w14:textId="77777777" w:rsidR="0021407A" w:rsidRDefault="0021407A" w:rsidP="008B3485">
            <w:pPr>
              <w:spacing w:after="40"/>
            </w:pPr>
            <w:r>
              <w:rPr>
                <w:sz w:val="16"/>
                <w:szCs w:val="16"/>
              </w:rPr>
              <w:t>API-02</w:t>
            </w:r>
          </w:p>
        </w:tc>
        <w:tc>
          <w:tcPr>
            <w:tcW w:w="1700" w:type="dxa"/>
            <w:tcMar>
              <w:top w:w="40" w:type="dxa"/>
              <w:left w:w="90" w:type="dxa"/>
              <w:bottom w:w="40" w:type="dxa"/>
              <w:right w:w="90" w:type="dxa"/>
            </w:tcMar>
          </w:tcPr>
          <w:p w14:paraId="4542C51E" w14:textId="77777777" w:rsidR="0021407A" w:rsidRDefault="0021407A" w:rsidP="008B3485">
            <w:pPr>
              <w:spacing w:after="40"/>
            </w:pPr>
            <w:r>
              <w:rPr>
                <w:sz w:val="16"/>
                <w:szCs w:val="16"/>
              </w:rPr>
              <w:t>POST /auth/login</w:t>
            </w:r>
          </w:p>
        </w:tc>
        <w:tc>
          <w:tcPr>
            <w:tcW w:w="900" w:type="dxa"/>
            <w:tcMar>
              <w:top w:w="40" w:type="dxa"/>
              <w:left w:w="90" w:type="dxa"/>
              <w:bottom w:w="40" w:type="dxa"/>
              <w:right w:w="90" w:type="dxa"/>
            </w:tcMar>
          </w:tcPr>
          <w:p w14:paraId="2D90EEAF" w14:textId="77777777" w:rsidR="0021407A" w:rsidRDefault="0021407A" w:rsidP="008B3485">
            <w:pPr>
              <w:spacing w:after="40"/>
            </w:pPr>
            <w:r>
              <w:rPr>
                <w:sz w:val="16"/>
                <w:szCs w:val="16"/>
              </w:rPr>
              <w:t>Public</w:t>
            </w:r>
          </w:p>
        </w:tc>
        <w:tc>
          <w:tcPr>
            <w:tcW w:w="1400" w:type="dxa"/>
            <w:tcMar>
              <w:top w:w="40" w:type="dxa"/>
              <w:left w:w="90" w:type="dxa"/>
              <w:bottom w:w="40" w:type="dxa"/>
              <w:right w:w="90" w:type="dxa"/>
            </w:tcMar>
          </w:tcPr>
          <w:p w14:paraId="2C2180CC" w14:textId="77777777" w:rsidR="0021407A" w:rsidRDefault="0021407A" w:rsidP="008B3485">
            <w:pPr>
              <w:spacing w:after="40"/>
            </w:pPr>
            <w:r>
              <w:rPr>
                <w:sz w:val="16"/>
                <w:szCs w:val="16"/>
              </w:rPr>
              <w:t>email, password</w:t>
            </w:r>
          </w:p>
        </w:tc>
        <w:tc>
          <w:tcPr>
            <w:tcW w:w="1300" w:type="dxa"/>
            <w:tcMar>
              <w:top w:w="40" w:type="dxa"/>
              <w:left w:w="90" w:type="dxa"/>
              <w:bottom w:w="40" w:type="dxa"/>
              <w:right w:w="90" w:type="dxa"/>
            </w:tcMar>
          </w:tcPr>
          <w:p w14:paraId="1C56E80E" w14:textId="77777777" w:rsidR="0021407A" w:rsidRDefault="0021407A" w:rsidP="008B3485">
            <w:pPr>
              <w:spacing w:after="40"/>
            </w:pPr>
            <w:r>
              <w:rPr>
                <w:sz w:val="16"/>
                <w:szCs w:val="16"/>
              </w:rPr>
              <w:t xml:space="preserve">200 {token, </w:t>
            </w:r>
            <w:proofErr w:type="spellStart"/>
            <w:r>
              <w:rPr>
                <w:sz w:val="16"/>
                <w:szCs w:val="16"/>
              </w:rPr>
              <w:t>expiresAt</w:t>
            </w:r>
            <w:proofErr w:type="spellEnd"/>
            <w:r>
              <w:rPr>
                <w:sz w:val="16"/>
                <w:szCs w:val="16"/>
              </w:rPr>
              <w:t>, role: REQUESTER | STAFF | MANAGEMENT}</w:t>
            </w:r>
          </w:p>
        </w:tc>
        <w:tc>
          <w:tcPr>
            <w:tcW w:w="950" w:type="dxa"/>
            <w:tcMar>
              <w:top w:w="40" w:type="dxa"/>
              <w:left w:w="90" w:type="dxa"/>
              <w:bottom w:w="40" w:type="dxa"/>
              <w:right w:w="90" w:type="dxa"/>
            </w:tcMar>
          </w:tcPr>
          <w:p w14:paraId="4D1121AC" w14:textId="77777777" w:rsidR="0021407A" w:rsidRDefault="0021407A" w:rsidP="008B3485">
            <w:pPr>
              <w:spacing w:after="40"/>
            </w:pPr>
            <w:r>
              <w:rPr>
                <w:sz w:val="16"/>
                <w:szCs w:val="16"/>
              </w:rPr>
              <w:t>400, 401</w:t>
            </w:r>
          </w:p>
        </w:tc>
        <w:tc>
          <w:tcPr>
            <w:tcW w:w="1000" w:type="dxa"/>
            <w:tcMar>
              <w:top w:w="40" w:type="dxa"/>
              <w:left w:w="90" w:type="dxa"/>
              <w:bottom w:w="40" w:type="dxa"/>
              <w:right w:w="90" w:type="dxa"/>
            </w:tcMar>
          </w:tcPr>
          <w:p w14:paraId="2545B35B" w14:textId="77777777" w:rsidR="0021407A" w:rsidRDefault="0021407A" w:rsidP="008B3485">
            <w:pPr>
              <w:spacing w:after="40"/>
            </w:pPr>
            <w:r>
              <w:rPr>
                <w:sz w:val="16"/>
                <w:szCs w:val="16"/>
              </w:rPr>
              <w:t>NFR-002, FR-014</w:t>
            </w:r>
          </w:p>
        </w:tc>
        <w:tc>
          <w:tcPr>
            <w:tcW w:w="1146" w:type="dxa"/>
            <w:tcMar>
              <w:top w:w="40" w:type="dxa"/>
              <w:left w:w="90" w:type="dxa"/>
              <w:bottom w:w="40" w:type="dxa"/>
              <w:right w:w="90" w:type="dxa"/>
            </w:tcMar>
          </w:tcPr>
          <w:p w14:paraId="7DFE64CD" w14:textId="77777777" w:rsidR="0021407A" w:rsidRDefault="0021407A" w:rsidP="008B3485">
            <w:pPr>
              <w:spacing w:after="40"/>
            </w:pPr>
            <w:r>
              <w:rPr>
                <w:sz w:val="16"/>
                <w:szCs w:val="16"/>
              </w:rPr>
              <w:t>Implemented</w:t>
            </w:r>
          </w:p>
        </w:tc>
      </w:tr>
      <w:tr w:rsidR="0021407A" w14:paraId="67EA526B" w14:textId="77777777" w:rsidTr="008B3485">
        <w:trPr>
          <w:cantSplit/>
        </w:trPr>
        <w:tc>
          <w:tcPr>
            <w:tcW w:w="620" w:type="dxa"/>
            <w:tcMar>
              <w:top w:w="40" w:type="dxa"/>
              <w:left w:w="90" w:type="dxa"/>
              <w:bottom w:w="40" w:type="dxa"/>
              <w:right w:w="90" w:type="dxa"/>
            </w:tcMar>
          </w:tcPr>
          <w:p w14:paraId="4C7F41E9" w14:textId="77777777" w:rsidR="0021407A" w:rsidRDefault="0021407A" w:rsidP="008B3485">
            <w:pPr>
              <w:spacing w:after="40"/>
            </w:pPr>
            <w:r>
              <w:rPr>
                <w:sz w:val="16"/>
                <w:szCs w:val="16"/>
              </w:rPr>
              <w:t>API-03</w:t>
            </w:r>
          </w:p>
        </w:tc>
        <w:tc>
          <w:tcPr>
            <w:tcW w:w="1700" w:type="dxa"/>
            <w:tcMar>
              <w:top w:w="40" w:type="dxa"/>
              <w:left w:w="90" w:type="dxa"/>
              <w:bottom w:w="40" w:type="dxa"/>
              <w:right w:w="90" w:type="dxa"/>
            </w:tcMar>
          </w:tcPr>
          <w:p w14:paraId="49105AD1" w14:textId="77777777" w:rsidR="0021407A" w:rsidRDefault="0021407A" w:rsidP="008B3485">
            <w:pPr>
              <w:spacing w:after="40"/>
            </w:pPr>
            <w:r>
              <w:rPr>
                <w:sz w:val="16"/>
                <w:szCs w:val="16"/>
              </w:rPr>
              <w:t>GET /auth/me</w:t>
            </w:r>
          </w:p>
        </w:tc>
        <w:tc>
          <w:tcPr>
            <w:tcW w:w="900" w:type="dxa"/>
            <w:tcMar>
              <w:top w:w="40" w:type="dxa"/>
              <w:left w:w="90" w:type="dxa"/>
              <w:bottom w:w="40" w:type="dxa"/>
              <w:right w:w="90" w:type="dxa"/>
            </w:tcMar>
          </w:tcPr>
          <w:p w14:paraId="1378CF3B" w14:textId="77777777" w:rsidR="0021407A" w:rsidRDefault="0021407A" w:rsidP="008B3485">
            <w:pPr>
              <w:spacing w:after="40"/>
            </w:pPr>
            <w:r>
              <w:rPr>
                <w:sz w:val="16"/>
                <w:szCs w:val="16"/>
              </w:rPr>
              <w:t>R, H, M</w:t>
            </w:r>
          </w:p>
        </w:tc>
        <w:tc>
          <w:tcPr>
            <w:tcW w:w="1400" w:type="dxa"/>
            <w:tcMar>
              <w:top w:w="40" w:type="dxa"/>
              <w:left w:w="90" w:type="dxa"/>
              <w:bottom w:w="40" w:type="dxa"/>
              <w:right w:w="90" w:type="dxa"/>
            </w:tcMar>
          </w:tcPr>
          <w:p w14:paraId="1CB2D2F7" w14:textId="77777777" w:rsidR="0021407A" w:rsidRDefault="0021407A" w:rsidP="008B3485">
            <w:pPr>
              <w:spacing w:after="40"/>
            </w:pPr>
            <w:r>
              <w:rPr>
                <w:sz w:val="16"/>
                <w:szCs w:val="16"/>
              </w:rPr>
              <w:t>-</w:t>
            </w:r>
          </w:p>
        </w:tc>
        <w:tc>
          <w:tcPr>
            <w:tcW w:w="1300" w:type="dxa"/>
            <w:tcMar>
              <w:top w:w="40" w:type="dxa"/>
              <w:left w:w="90" w:type="dxa"/>
              <w:bottom w:w="40" w:type="dxa"/>
              <w:right w:w="90" w:type="dxa"/>
            </w:tcMar>
          </w:tcPr>
          <w:p w14:paraId="135420FB" w14:textId="77777777" w:rsidR="0021407A" w:rsidRDefault="0021407A" w:rsidP="008B3485">
            <w:pPr>
              <w:spacing w:after="40"/>
            </w:pPr>
            <w:r>
              <w:rPr>
                <w:sz w:val="16"/>
                <w:szCs w:val="16"/>
              </w:rPr>
              <w:t xml:space="preserve">200 {id, role, </w:t>
            </w:r>
            <w:proofErr w:type="spellStart"/>
            <w:r>
              <w:rPr>
                <w:sz w:val="16"/>
                <w:szCs w:val="16"/>
              </w:rPr>
              <w:t>firstName</w:t>
            </w:r>
            <w:proofErr w:type="spellEnd"/>
            <w:r>
              <w:rPr>
                <w:sz w:val="16"/>
                <w:szCs w:val="16"/>
              </w:rPr>
              <w:t>, surname, email}</w:t>
            </w:r>
          </w:p>
        </w:tc>
        <w:tc>
          <w:tcPr>
            <w:tcW w:w="950" w:type="dxa"/>
            <w:tcMar>
              <w:top w:w="40" w:type="dxa"/>
              <w:left w:w="90" w:type="dxa"/>
              <w:bottom w:w="40" w:type="dxa"/>
              <w:right w:w="90" w:type="dxa"/>
            </w:tcMar>
          </w:tcPr>
          <w:p w14:paraId="1D81E918" w14:textId="77777777" w:rsidR="0021407A" w:rsidRDefault="0021407A" w:rsidP="008B3485">
            <w:pPr>
              <w:spacing w:after="40"/>
            </w:pPr>
            <w:r>
              <w:rPr>
                <w:sz w:val="16"/>
                <w:szCs w:val="16"/>
              </w:rPr>
              <w:t>401</w:t>
            </w:r>
          </w:p>
        </w:tc>
        <w:tc>
          <w:tcPr>
            <w:tcW w:w="1000" w:type="dxa"/>
            <w:tcMar>
              <w:top w:w="40" w:type="dxa"/>
              <w:left w:w="90" w:type="dxa"/>
              <w:bottom w:w="40" w:type="dxa"/>
              <w:right w:w="90" w:type="dxa"/>
            </w:tcMar>
          </w:tcPr>
          <w:p w14:paraId="1BD80221" w14:textId="77777777" w:rsidR="0021407A" w:rsidRDefault="0021407A" w:rsidP="008B3485">
            <w:pPr>
              <w:spacing w:after="40"/>
            </w:pPr>
            <w:r>
              <w:rPr>
                <w:sz w:val="16"/>
                <w:szCs w:val="16"/>
              </w:rPr>
              <w:t>FR-014</w:t>
            </w:r>
          </w:p>
        </w:tc>
        <w:tc>
          <w:tcPr>
            <w:tcW w:w="1146" w:type="dxa"/>
            <w:tcMar>
              <w:top w:w="40" w:type="dxa"/>
              <w:left w:w="90" w:type="dxa"/>
              <w:bottom w:w="40" w:type="dxa"/>
              <w:right w:w="90" w:type="dxa"/>
            </w:tcMar>
          </w:tcPr>
          <w:p w14:paraId="48D67F9C" w14:textId="77777777" w:rsidR="0021407A" w:rsidRDefault="0021407A" w:rsidP="008B3485">
            <w:pPr>
              <w:spacing w:after="40"/>
            </w:pPr>
            <w:r>
              <w:rPr>
                <w:sz w:val="16"/>
                <w:szCs w:val="16"/>
              </w:rPr>
              <w:t>Implemented</w:t>
            </w:r>
          </w:p>
        </w:tc>
      </w:tr>
      <w:tr w:rsidR="0021407A" w14:paraId="29E28F48" w14:textId="77777777" w:rsidTr="008B3485">
        <w:trPr>
          <w:cantSplit/>
        </w:trPr>
        <w:tc>
          <w:tcPr>
            <w:tcW w:w="620" w:type="dxa"/>
            <w:tcMar>
              <w:top w:w="40" w:type="dxa"/>
              <w:left w:w="90" w:type="dxa"/>
              <w:bottom w:w="40" w:type="dxa"/>
              <w:right w:w="90" w:type="dxa"/>
            </w:tcMar>
          </w:tcPr>
          <w:p w14:paraId="2368CF67" w14:textId="77777777" w:rsidR="0021407A" w:rsidRDefault="0021407A" w:rsidP="008B3485">
            <w:pPr>
              <w:spacing w:after="40"/>
            </w:pPr>
            <w:r>
              <w:rPr>
                <w:sz w:val="16"/>
                <w:szCs w:val="16"/>
              </w:rPr>
              <w:t>API-04</w:t>
            </w:r>
          </w:p>
        </w:tc>
        <w:tc>
          <w:tcPr>
            <w:tcW w:w="1700" w:type="dxa"/>
            <w:tcMar>
              <w:top w:w="40" w:type="dxa"/>
              <w:left w:w="90" w:type="dxa"/>
              <w:bottom w:w="40" w:type="dxa"/>
              <w:right w:w="90" w:type="dxa"/>
            </w:tcMar>
          </w:tcPr>
          <w:p w14:paraId="06E977EA" w14:textId="77777777" w:rsidR="0021407A" w:rsidRDefault="0021407A" w:rsidP="008B3485">
            <w:pPr>
              <w:spacing w:after="40"/>
            </w:pPr>
            <w:r>
              <w:rPr>
                <w:sz w:val="16"/>
                <w:szCs w:val="16"/>
              </w:rPr>
              <w:t>POST /requests</w:t>
            </w:r>
          </w:p>
        </w:tc>
        <w:tc>
          <w:tcPr>
            <w:tcW w:w="900" w:type="dxa"/>
            <w:tcMar>
              <w:top w:w="40" w:type="dxa"/>
              <w:left w:w="90" w:type="dxa"/>
              <w:bottom w:w="40" w:type="dxa"/>
              <w:right w:w="90" w:type="dxa"/>
            </w:tcMar>
          </w:tcPr>
          <w:p w14:paraId="45AA0926" w14:textId="77777777" w:rsidR="0021407A" w:rsidRDefault="0021407A" w:rsidP="008B3485">
            <w:pPr>
              <w:spacing w:after="40"/>
            </w:pPr>
            <w:r>
              <w:rPr>
                <w:sz w:val="16"/>
                <w:szCs w:val="16"/>
              </w:rPr>
              <w:t>R</w:t>
            </w:r>
          </w:p>
        </w:tc>
        <w:tc>
          <w:tcPr>
            <w:tcW w:w="1400" w:type="dxa"/>
            <w:tcMar>
              <w:top w:w="40" w:type="dxa"/>
              <w:left w:w="90" w:type="dxa"/>
              <w:bottom w:w="40" w:type="dxa"/>
              <w:right w:w="90" w:type="dxa"/>
            </w:tcMar>
          </w:tcPr>
          <w:p w14:paraId="272DD90A" w14:textId="77777777" w:rsidR="0021407A" w:rsidRDefault="0021407A" w:rsidP="008B3485">
            <w:pPr>
              <w:spacing w:after="40"/>
            </w:pPr>
            <w:proofErr w:type="spellStart"/>
            <w:r>
              <w:rPr>
                <w:sz w:val="16"/>
                <w:szCs w:val="16"/>
              </w:rPr>
              <w:t>categoryId</w:t>
            </w:r>
            <w:proofErr w:type="spellEnd"/>
            <w:r>
              <w:rPr>
                <w:sz w:val="16"/>
                <w:szCs w:val="16"/>
              </w:rPr>
              <w:t xml:space="preserve">, description, location, </w:t>
            </w:r>
            <w:proofErr w:type="spellStart"/>
            <w:r>
              <w:rPr>
                <w:sz w:val="16"/>
                <w:szCs w:val="16"/>
              </w:rPr>
              <w:t>attachmentUrl</w:t>
            </w:r>
            <w:proofErr w:type="spellEnd"/>
            <w:r>
              <w:rPr>
                <w:sz w:val="16"/>
                <w:szCs w:val="16"/>
              </w:rPr>
              <w:t>?</w:t>
            </w:r>
          </w:p>
        </w:tc>
        <w:tc>
          <w:tcPr>
            <w:tcW w:w="1300" w:type="dxa"/>
            <w:tcMar>
              <w:top w:w="40" w:type="dxa"/>
              <w:left w:w="90" w:type="dxa"/>
              <w:bottom w:w="40" w:type="dxa"/>
              <w:right w:w="90" w:type="dxa"/>
            </w:tcMar>
          </w:tcPr>
          <w:p w14:paraId="24EC0D21" w14:textId="77777777" w:rsidR="0021407A" w:rsidRDefault="0021407A" w:rsidP="008B3485">
            <w:pPr>
              <w:spacing w:after="40"/>
            </w:pPr>
            <w:r>
              <w:rPr>
                <w:sz w:val="16"/>
                <w:szCs w:val="16"/>
              </w:rPr>
              <w:t xml:space="preserve">201 request detail (id, </w:t>
            </w:r>
            <w:proofErr w:type="spellStart"/>
            <w:r>
              <w:rPr>
                <w:sz w:val="16"/>
                <w:szCs w:val="16"/>
              </w:rPr>
              <w:t>refNum</w:t>
            </w:r>
            <w:proofErr w:type="spellEnd"/>
            <w:r>
              <w:rPr>
                <w:sz w:val="16"/>
                <w:szCs w:val="16"/>
              </w:rPr>
              <w:t xml:space="preserve">, status NEW, </w:t>
            </w:r>
            <w:proofErr w:type="spellStart"/>
            <w:r>
              <w:rPr>
                <w:sz w:val="16"/>
                <w:szCs w:val="16"/>
              </w:rPr>
              <w:t>createdAt</w:t>
            </w:r>
            <w:proofErr w:type="spellEnd"/>
            <w:r>
              <w:rPr>
                <w:sz w:val="16"/>
                <w:szCs w:val="16"/>
              </w:rPr>
              <w:t>, ...)</w:t>
            </w:r>
          </w:p>
        </w:tc>
        <w:tc>
          <w:tcPr>
            <w:tcW w:w="950" w:type="dxa"/>
            <w:tcMar>
              <w:top w:w="40" w:type="dxa"/>
              <w:left w:w="90" w:type="dxa"/>
              <w:bottom w:w="40" w:type="dxa"/>
              <w:right w:w="90" w:type="dxa"/>
            </w:tcMar>
          </w:tcPr>
          <w:p w14:paraId="0EC0832F" w14:textId="77777777" w:rsidR="0021407A" w:rsidRDefault="0021407A" w:rsidP="008B3485">
            <w:pPr>
              <w:spacing w:after="40"/>
            </w:pPr>
            <w:r>
              <w:rPr>
                <w:sz w:val="16"/>
                <w:szCs w:val="16"/>
              </w:rPr>
              <w:t>400, 422 (inactive category)</w:t>
            </w:r>
          </w:p>
        </w:tc>
        <w:tc>
          <w:tcPr>
            <w:tcW w:w="1000" w:type="dxa"/>
            <w:tcMar>
              <w:top w:w="40" w:type="dxa"/>
              <w:left w:w="90" w:type="dxa"/>
              <w:bottom w:w="40" w:type="dxa"/>
              <w:right w:w="90" w:type="dxa"/>
            </w:tcMar>
          </w:tcPr>
          <w:p w14:paraId="0A754D89" w14:textId="77777777" w:rsidR="0021407A" w:rsidRDefault="0021407A" w:rsidP="008B3485">
            <w:pPr>
              <w:spacing w:after="40"/>
            </w:pPr>
            <w:r>
              <w:rPr>
                <w:sz w:val="16"/>
                <w:szCs w:val="16"/>
              </w:rPr>
              <w:t>FR-001, FR-015</w:t>
            </w:r>
          </w:p>
        </w:tc>
        <w:tc>
          <w:tcPr>
            <w:tcW w:w="1146" w:type="dxa"/>
            <w:tcMar>
              <w:top w:w="40" w:type="dxa"/>
              <w:left w:w="90" w:type="dxa"/>
              <w:bottom w:w="40" w:type="dxa"/>
              <w:right w:w="90" w:type="dxa"/>
            </w:tcMar>
          </w:tcPr>
          <w:p w14:paraId="512C41BB" w14:textId="77777777" w:rsidR="0021407A" w:rsidRDefault="0021407A" w:rsidP="008B3485">
            <w:pPr>
              <w:spacing w:after="40"/>
            </w:pPr>
            <w:r>
              <w:rPr>
                <w:sz w:val="16"/>
                <w:szCs w:val="16"/>
              </w:rPr>
              <w:t>Implemented</w:t>
            </w:r>
          </w:p>
        </w:tc>
      </w:tr>
      <w:tr w:rsidR="0021407A" w14:paraId="3BDF1AC8" w14:textId="77777777" w:rsidTr="008B3485">
        <w:trPr>
          <w:cantSplit/>
        </w:trPr>
        <w:tc>
          <w:tcPr>
            <w:tcW w:w="620" w:type="dxa"/>
            <w:tcMar>
              <w:top w:w="40" w:type="dxa"/>
              <w:left w:w="90" w:type="dxa"/>
              <w:bottom w:w="40" w:type="dxa"/>
              <w:right w:w="90" w:type="dxa"/>
            </w:tcMar>
          </w:tcPr>
          <w:p w14:paraId="739F89A8" w14:textId="77777777" w:rsidR="0021407A" w:rsidRDefault="0021407A" w:rsidP="008B3485">
            <w:pPr>
              <w:spacing w:after="40"/>
            </w:pPr>
            <w:r>
              <w:rPr>
                <w:sz w:val="16"/>
                <w:szCs w:val="16"/>
              </w:rPr>
              <w:t>API-05</w:t>
            </w:r>
          </w:p>
        </w:tc>
        <w:tc>
          <w:tcPr>
            <w:tcW w:w="1700" w:type="dxa"/>
            <w:tcMar>
              <w:top w:w="40" w:type="dxa"/>
              <w:left w:w="90" w:type="dxa"/>
              <w:bottom w:w="40" w:type="dxa"/>
              <w:right w:w="90" w:type="dxa"/>
            </w:tcMar>
          </w:tcPr>
          <w:p w14:paraId="4A70DD54" w14:textId="77777777" w:rsidR="0021407A" w:rsidRDefault="0021407A" w:rsidP="008B3485">
            <w:pPr>
              <w:spacing w:after="40"/>
            </w:pPr>
            <w:r>
              <w:rPr>
                <w:sz w:val="16"/>
                <w:szCs w:val="16"/>
              </w:rPr>
              <w:t>GET /requests/mine</w:t>
            </w:r>
          </w:p>
        </w:tc>
        <w:tc>
          <w:tcPr>
            <w:tcW w:w="900" w:type="dxa"/>
            <w:tcMar>
              <w:top w:w="40" w:type="dxa"/>
              <w:left w:w="90" w:type="dxa"/>
              <w:bottom w:w="40" w:type="dxa"/>
              <w:right w:w="90" w:type="dxa"/>
            </w:tcMar>
          </w:tcPr>
          <w:p w14:paraId="66E7BD8C" w14:textId="77777777" w:rsidR="0021407A" w:rsidRDefault="0021407A" w:rsidP="008B3485">
            <w:pPr>
              <w:spacing w:after="40"/>
            </w:pPr>
            <w:r>
              <w:rPr>
                <w:sz w:val="16"/>
                <w:szCs w:val="16"/>
              </w:rPr>
              <w:t>R</w:t>
            </w:r>
          </w:p>
        </w:tc>
        <w:tc>
          <w:tcPr>
            <w:tcW w:w="1400" w:type="dxa"/>
            <w:tcMar>
              <w:top w:w="40" w:type="dxa"/>
              <w:left w:w="90" w:type="dxa"/>
              <w:bottom w:w="40" w:type="dxa"/>
              <w:right w:w="90" w:type="dxa"/>
            </w:tcMar>
          </w:tcPr>
          <w:p w14:paraId="635FA27D" w14:textId="77777777" w:rsidR="0021407A" w:rsidRDefault="0021407A" w:rsidP="008B3485">
            <w:pPr>
              <w:spacing w:after="40"/>
            </w:pPr>
            <w:r>
              <w:rPr>
                <w:sz w:val="16"/>
                <w:szCs w:val="16"/>
              </w:rPr>
              <w:t>page, size, sort</w:t>
            </w:r>
          </w:p>
        </w:tc>
        <w:tc>
          <w:tcPr>
            <w:tcW w:w="1300" w:type="dxa"/>
            <w:tcMar>
              <w:top w:w="40" w:type="dxa"/>
              <w:left w:w="90" w:type="dxa"/>
              <w:bottom w:w="40" w:type="dxa"/>
              <w:right w:w="90" w:type="dxa"/>
            </w:tcMar>
          </w:tcPr>
          <w:p w14:paraId="66E96E33" w14:textId="77777777" w:rsidR="0021407A" w:rsidRDefault="0021407A" w:rsidP="008B3485">
            <w:pPr>
              <w:spacing w:after="40"/>
            </w:pPr>
            <w:r>
              <w:rPr>
                <w:sz w:val="16"/>
                <w:szCs w:val="16"/>
              </w:rPr>
              <w:t>200 page of own requests</w:t>
            </w:r>
          </w:p>
        </w:tc>
        <w:tc>
          <w:tcPr>
            <w:tcW w:w="950" w:type="dxa"/>
            <w:tcMar>
              <w:top w:w="40" w:type="dxa"/>
              <w:left w:w="90" w:type="dxa"/>
              <w:bottom w:w="40" w:type="dxa"/>
              <w:right w:w="90" w:type="dxa"/>
            </w:tcMar>
          </w:tcPr>
          <w:p w14:paraId="24357DBC" w14:textId="77777777" w:rsidR="0021407A" w:rsidRDefault="0021407A" w:rsidP="008B3485">
            <w:pPr>
              <w:spacing w:after="40"/>
            </w:pPr>
            <w:r>
              <w:rPr>
                <w:sz w:val="16"/>
                <w:szCs w:val="16"/>
              </w:rPr>
              <w:t>401</w:t>
            </w:r>
          </w:p>
        </w:tc>
        <w:tc>
          <w:tcPr>
            <w:tcW w:w="1000" w:type="dxa"/>
            <w:tcMar>
              <w:top w:w="40" w:type="dxa"/>
              <w:left w:w="90" w:type="dxa"/>
              <w:bottom w:w="40" w:type="dxa"/>
              <w:right w:w="90" w:type="dxa"/>
            </w:tcMar>
          </w:tcPr>
          <w:p w14:paraId="33255BA8" w14:textId="77777777" w:rsidR="0021407A" w:rsidRDefault="0021407A" w:rsidP="008B3485">
            <w:pPr>
              <w:spacing w:after="40"/>
            </w:pPr>
            <w:r>
              <w:rPr>
                <w:sz w:val="16"/>
                <w:szCs w:val="16"/>
              </w:rPr>
              <w:t>FR-003</w:t>
            </w:r>
          </w:p>
        </w:tc>
        <w:tc>
          <w:tcPr>
            <w:tcW w:w="1146" w:type="dxa"/>
            <w:tcMar>
              <w:top w:w="40" w:type="dxa"/>
              <w:left w:w="90" w:type="dxa"/>
              <w:bottom w:w="40" w:type="dxa"/>
              <w:right w:w="90" w:type="dxa"/>
            </w:tcMar>
          </w:tcPr>
          <w:p w14:paraId="3B3A0503" w14:textId="77777777" w:rsidR="0021407A" w:rsidRDefault="0021407A" w:rsidP="008B3485">
            <w:pPr>
              <w:spacing w:after="40"/>
            </w:pPr>
            <w:r>
              <w:rPr>
                <w:sz w:val="16"/>
                <w:szCs w:val="16"/>
              </w:rPr>
              <w:t>Implemented</w:t>
            </w:r>
          </w:p>
        </w:tc>
      </w:tr>
      <w:tr w:rsidR="0021407A" w14:paraId="6D4122DE" w14:textId="77777777" w:rsidTr="008B3485">
        <w:trPr>
          <w:cantSplit/>
        </w:trPr>
        <w:tc>
          <w:tcPr>
            <w:tcW w:w="620" w:type="dxa"/>
            <w:tcMar>
              <w:top w:w="40" w:type="dxa"/>
              <w:left w:w="90" w:type="dxa"/>
              <w:bottom w:w="40" w:type="dxa"/>
              <w:right w:w="90" w:type="dxa"/>
            </w:tcMar>
          </w:tcPr>
          <w:p w14:paraId="79134A90" w14:textId="77777777" w:rsidR="0021407A" w:rsidRDefault="0021407A" w:rsidP="008B3485">
            <w:pPr>
              <w:spacing w:after="40"/>
            </w:pPr>
            <w:r>
              <w:rPr>
                <w:sz w:val="16"/>
                <w:szCs w:val="16"/>
              </w:rPr>
              <w:t>API-06</w:t>
            </w:r>
          </w:p>
        </w:tc>
        <w:tc>
          <w:tcPr>
            <w:tcW w:w="1700" w:type="dxa"/>
            <w:tcMar>
              <w:top w:w="40" w:type="dxa"/>
              <w:left w:w="90" w:type="dxa"/>
              <w:bottom w:w="40" w:type="dxa"/>
              <w:right w:w="90" w:type="dxa"/>
            </w:tcMar>
          </w:tcPr>
          <w:p w14:paraId="74206355" w14:textId="77777777" w:rsidR="0021407A" w:rsidRDefault="0021407A" w:rsidP="008B3485">
            <w:pPr>
              <w:spacing w:after="40"/>
            </w:pPr>
            <w:r>
              <w:rPr>
                <w:sz w:val="16"/>
                <w:szCs w:val="16"/>
              </w:rPr>
              <w:t>GET /requests/{id}</w:t>
            </w:r>
          </w:p>
        </w:tc>
        <w:tc>
          <w:tcPr>
            <w:tcW w:w="900" w:type="dxa"/>
            <w:tcMar>
              <w:top w:w="40" w:type="dxa"/>
              <w:left w:w="90" w:type="dxa"/>
              <w:bottom w:w="40" w:type="dxa"/>
              <w:right w:w="90" w:type="dxa"/>
            </w:tcMar>
          </w:tcPr>
          <w:p w14:paraId="198F98CF" w14:textId="77777777" w:rsidR="0021407A" w:rsidRDefault="0021407A" w:rsidP="008B3485">
            <w:pPr>
              <w:spacing w:after="40"/>
            </w:pPr>
            <w:r>
              <w:rPr>
                <w:sz w:val="16"/>
                <w:szCs w:val="16"/>
              </w:rPr>
              <w:t>R (own), H (scope), M</w:t>
            </w:r>
          </w:p>
        </w:tc>
        <w:tc>
          <w:tcPr>
            <w:tcW w:w="1400" w:type="dxa"/>
            <w:tcMar>
              <w:top w:w="40" w:type="dxa"/>
              <w:left w:w="90" w:type="dxa"/>
              <w:bottom w:w="40" w:type="dxa"/>
              <w:right w:w="90" w:type="dxa"/>
            </w:tcMar>
          </w:tcPr>
          <w:p w14:paraId="34E60A74" w14:textId="77777777" w:rsidR="0021407A" w:rsidRDefault="0021407A" w:rsidP="008B3485">
            <w:pPr>
              <w:spacing w:after="40"/>
            </w:pPr>
            <w:r>
              <w:rPr>
                <w:sz w:val="16"/>
                <w:szCs w:val="16"/>
              </w:rPr>
              <w:t>-</w:t>
            </w:r>
          </w:p>
        </w:tc>
        <w:tc>
          <w:tcPr>
            <w:tcW w:w="1300" w:type="dxa"/>
            <w:tcMar>
              <w:top w:w="40" w:type="dxa"/>
              <w:left w:w="90" w:type="dxa"/>
              <w:bottom w:w="40" w:type="dxa"/>
              <w:right w:w="90" w:type="dxa"/>
            </w:tcMar>
          </w:tcPr>
          <w:p w14:paraId="782BC207" w14:textId="77777777" w:rsidR="00380CD2" w:rsidRDefault="00555546">
            <w:pPr>
              <w:spacing w:after="40"/>
            </w:pPr>
            <w:r>
              <w:rPr>
                <w:sz w:val="16"/>
                <w:szCs w:val="16"/>
              </w:rPr>
              <w:t xml:space="preserve">200 detail incl. status, last updated, requester-visible comments and </w:t>
            </w:r>
            <w:proofErr w:type="spellStart"/>
            <w:r>
              <w:rPr>
                <w:sz w:val="16"/>
                <w:szCs w:val="16"/>
              </w:rPr>
              <w:t>statusHistory</w:t>
            </w:r>
            <w:proofErr w:type="spellEnd"/>
            <w:r>
              <w:rPr>
                <w:sz w:val="16"/>
                <w:szCs w:val="16"/>
              </w:rPr>
              <w:t xml:space="preserve">; for staff also handler and </w:t>
            </w:r>
            <w:proofErr w:type="spellStart"/>
            <w:r>
              <w:rPr>
                <w:sz w:val="16"/>
                <w:szCs w:val="16"/>
              </w:rPr>
              <w:t>allowedTransitions</w:t>
            </w:r>
            <w:proofErr w:type="spellEnd"/>
            <w:r>
              <w:rPr>
                <w:sz w:val="16"/>
                <w:szCs w:val="16"/>
              </w:rPr>
              <w:t xml:space="preserve"> (empty when the user may not change the status)</w:t>
            </w:r>
          </w:p>
        </w:tc>
        <w:tc>
          <w:tcPr>
            <w:tcW w:w="950" w:type="dxa"/>
            <w:tcMar>
              <w:top w:w="40" w:type="dxa"/>
              <w:left w:w="90" w:type="dxa"/>
              <w:bottom w:w="40" w:type="dxa"/>
              <w:right w:w="90" w:type="dxa"/>
            </w:tcMar>
          </w:tcPr>
          <w:p w14:paraId="41BF8818" w14:textId="77777777" w:rsidR="0021407A" w:rsidRDefault="0021407A" w:rsidP="008B3485">
            <w:pPr>
              <w:spacing w:after="40"/>
            </w:pPr>
            <w:r>
              <w:rPr>
                <w:sz w:val="16"/>
                <w:szCs w:val="16"/>
              </w:rPr>
              <w:t>403, 404</w:t>
            </w:r>
          </w:p>
        </w:tc>
        <w:tc>
          <w:tcPr>
            <w:tcW w:w="1000" w:type="dxa"/>
            <w:tcMar>
              <w:top w:w="40" w:type="dxa"/>
              <w:left w:w="90" w:type="dxa"/>
              <w:bottom w:w="40" w:type="dxa"/>
              <w:right w:w="90" w:type="dxa"/>
            </w:tcMar>
          </w:tcPr>
          <w:p w14:paraId="6BD4DCCE" w14:textId="77777777" w:rsidR="0021407A" w:rsidRDefault="0021407A" w:rsidP="008B3485">
            <w:pPr>
              <w:spacing w:after="40"/>
            </w:pPr>
            <w:r>
              <w:rPr>
                <w:sz w:val="16"/>
                <w:szCs w:val="16"/>
              </w:rPr>
              <w:t>FR-002, FR-004, FR-007</w:t>
            </w:r>
          </w:p>
        </w:tc>
        <w:tc>
          <w:tcPr>
            <w:tcW w:w="1146" w:type="dxa"/>
            <w:tcMar>
              <w:top w:w="40" w:type="dxa"/>
              <w:left w:w="90" w:type="dxa"/>
              <w:bottom w:w="40" w:type="dxa"/>
              <w:right w:w="90" w:type="dxa"/>
            </w:tcMar>
          </w:tcPr>
          <w:p w14:paraId="6027ADBD" w14:textId="77777777" w:rsidR="0021407A" w:rsidRDefault="0021407A" w:rsidP="008B3485">
            <w:pPr>
              <w:spacing w:after="40"/>
            </w:pPr>
            <w:r>
              <w:rPr>
                <w:sz w:val="16"/>
                <w:szCs w:val="16"/>
              </w:rPr>
              <w:t>Implemented</w:t>
            </w:r>
          </w:p>
        </w:tc>
      </w:tr>
      <w:tr w:rsidR="0021407A" w14:paraId="7BB388BD" w14:textId="77777777" w:rsidTr="008B3485">
        <w:trPr>
          <w:cantSplit/>
        </w:trPr>
        <w:tc>
          <w:tcPr>
            <w:tcW w:w="620" w:type="dxa"/>
            <w:tcMar>
              <w:top w:w="40" w:type="dxa"/>
              <w:left w:w="90" w:type="dxa"/>
              <w:bottom w:w="40" w:type="dxa"/>
              <w:right w:w="90" w:type="dxa"/>
            </w:tcMar>
          </w:tcPr>
          <w:p w14:paraId="76E39E79" w14:textId="77777777" w:rsidR="0021407A" w:rsidRDefault="0021407A" w:rsidP="008B3485">
            <w:pPr>
              <w:spacing w:after="40"/>
            </w:pPr>
            <w:r>
              <w:rPr>
                <w:sz w:val="16"/>
                <w:szCs w:val="16"/>
              </w:rPr>
              <w:lastRenderedPageBreak/>
              <w:t>API-07</w:t>
            </w:r>
          </w:p>
        </w:tc>
        <w:tc>
          <w:tcPr>
            <w:tcW w:w="1700" w:type="dxa"/>
            <w:tcMar>
              <w:top w:w="40" w:type="dxa"/>
              <w:left w:w="90" w:type="dxa"/>
              <w:bottom w:w="40" w:type="dxa"/>
              <w:right w:w="90" w:type="dxa"/>
            </w:tcMar>
          </w:tcPr>
          <w:p w14:paraId="154383AB" w14:textId="77777777" w:rsidR="0021407A" w:rsidRDefault="0021407A" w:rsidP="008B3485">
            <w:pPr>
              <w:spacing w:after="40"/>
            </w:pPr>
            <w:r>
              <w:rPr>
                <w:sz w:val="16"/>
                <w:szCs w:val="16"/>
              </w:rPr>
              <w:t>GET /requests</w:t>
            </w:r>
          </w:p>
        </w:tc>
        <w:tc>
          <w:tcPr>
            <w:tcW w:w="900" w:type="dxa"/>
            <w:tcMar>
              <w:top w:w="40" w:type="dxa"/>
              <w:left w:w="90" w:type="dxa"/>
              <w:bottom w:w="40" w:type="dxa"/>
              <w:right w:w="90" w:type="dxa"/>
            </w:tcMar>
          </w:tcPr>
          <w:p w14:paraId="5A1EE666" w14:textId="77777777" w:rsidR="0021407A" w:rsidRDefault="0021407A" w:rsidP="008B3485">
            <w:pPr>
              <w:spacing w:after="40"/>
            </w:pPr>
            <w:r>
              <w:rPr>
                <w:sz w:val="16"/>
                <w:szCs w:val="16"/>
              </w:rPr>
              <w:t>H (scope), M</w:t>
            </w:r>
          </w:p>
        </w:tc>
        <w:tc>
          <w:tcPr>
            <w:tcW w:w="1400" w:type="dxa"/>
            <w:tcMar>
              <w:top w:w="40" w:type="dxa"/>
              <w:left w:w="90" w:type="dxa"/>
              <w:bottom w:w="40" w:type="dxa"/>
              <w:right w:w="90" w:type="dxa"/>
            </w:tcMar>
          </w:tcPr>
          <w:p w14:paraId="6E79C87E" w14:textId="77777777" w:rsidR="0021407A" w:rsidRDefault="0021407A" w:rsidP="008B3485">
            <w:pPr>
              <w:spacing w:after="40"/>
            </w:pPr>
            <w:r>
              <w:rPr>
                <w:sz w:val="16"/>
                <w:szCs w:val="16"/>
              </w:rPr>
              <w:t xml:space="preserve">status, open, unassigned, </w:t>
            </w:r>
            <w:proofErr w:type="spellStart"/>
            <w:r>
              <w:rPr>
                <w:sz w:val="16"/>
                <w:szCs w:val="16"/>
              </w:rPr>
              <w:t>categoryId</w:t>
            </w:r>
            <w:proofErr w:type="spellEnd"/>
            <w:r>
              <w:rPr>
                <w:sz w:val="16"/>
                <w:szCs w:val="16"/>
              </w:rPr>
              <w:t>, from, to, page, size, sort (incl. priority)</w:t>
            </w:r>
          </w:p>
        </w:tc>
        <w:tc>
          <w:tcPr>
            <w:tcW w:w="1300" w:type="dxa"/>
            <w:tcMar>
              <w:top w:w="40" w:type="dxa"/>
              <w:left w:w="90" w:type="dxa"/>
              <w:bottom w:w="40" w:type="dxa"/>
              <w:right w:w="90" w:type="dxa"/>
            </w:tcMar>
          </w:tcPr>
          <w:p w14:paraId="510D8A20" w14:textId="77777777" w:rsidR="0021407A" w:rsidRDefault="0021407A" w:rsidP="008B3485">
            <w:pPr>
              <w:spacing w:after="40"/>
            </w:pPr>
            <w:r>
              <w:rPr>
                <w:sz w:val="16"/>
                <w:szCs w:val="16"/>
              </w:rPr>
              <w:t>200 page</w:t>
            </w:r>
          </w:p>
        </w:tc>
        <w:tc>
          <w:tcPr>
            <w:tcW w:w="950" w:type="dxa"/>
            <w:tcMar>
              <w:top w:w="40" w:type="dxa"/>
              <w:left w:w="90" w:type="dxa"/>
              <w:bottom w:w="40" w:type="dxa"/>
              <w:right w:w="90" w:type="dxa"/>
            </w:tcMar>
          </w:tcPr>
          <w:p w14:paraId="0F78CD50" w14:textId="77777777" w:rsidR="0021407A" w:rsidRDefault="0021407A" w:rsidP="008B3485">
            <w:pPr>
              <w:spacing w:after="40"/>
            </w:pPr>
            <w:r>
              <w:rPr>
                <w:sz w:val="16"/>
                <w:szCs w:val="16"/>
              </w:rPr>
              <w:t>400, 403</w:t>
            </w:r>
          </w:p>
        </w:tc>
        <w:tc>
          <w:tcPr>
            <w:tcW w:w="1000" w:type="dxa"/>
            <w:tcMar>
              <w:top w:w="40" w:type="dxa"/>
              <w:left w:w="90" w:type="dxa"/>
              <w:bottom w:w="40" w:type="dxa"/>
              <w:right w:w="90" w:type="dxa"/>
            </w:tcMar>
          </w:tcPr>
          <w:p w14:paraId="286927D1" w14:textId="77777777" w:rsidR="0021407A" w:rsidRDefault="0021407A" w:rsidP="008B3485">
            <w:pPr>
              <w:spacing w:after="40"/>
            </w:pPr>
            <w:r>
              <w:rPr>
                <w:sz w:val="16"/>
                <w:szCs w:val="16"/>
              </w:rPr>
              <w:t>FR-005, FR-006</w:t>
            </w:r>
          </w:p>
        </w:tc>
        <w:tc>
          <w:tcPr>
            <w:tcW w:w="1146" w:type="dxa"/>
            <w:tcMar>
              <w:top w:w="40" w:type="dxa"/>
              <w:left w:w="90" w:type="dxa"/>
              <w:bottom w:w="40" w:type="dxa"/>
              <w:right w:w="90" w:type="dxa"/>
            </w:tcMar>
          </w:tcPr>
          <w:p w14:paraId="652947C7" w14:textId="77777777" w:rsidR="0021407A" w:rsidRDefault="0021407A" w:rsidP="008B3485">
            <w:pPr>
              <w:spacing w:after="40"/>
            </w:pPr>
            <w:r>
              <w:rPr>
                <w:sz w:val="16"/>
                <w:szCs w:val="16"/>
              </w:rPr>
              <w:t>Implemented</w:t>
            </w:r>
          </w:p>
        </w:tc>
      </w:tr>
      <w:tr w:rsidR="0021407A" w14:paraId="69DEB153" w14:textId="77777777" w:rsidTr="008B3485">
        <w:trPr>
          <w:cantSplit/>
        </w:trPr>
        <w:tc>
          <w:tcPr>
            <w:tcW w:w="620" w:type="dxa"/>
            <w:tcMar>
              <w:top w:w="40" w:type="dxa"/>
              <w:left w:w="90" w:type="dxa"/>
              <w:bottom w:w="40" w:type="dxa"/>
              <w:right w:w="90" w:type="dxa"/>
            </w:tcMar>
          </w:tcPr>
          <w:p w14:paraId="3191A6A2" w14:textId="77777777" w:rsidR="0021407A" w:rsidRDefault="0021407A" w:rsidP="008B3485">
            <w:pPr>
              <w:spacing w:after="40"/>
            </w:pPr>
            <w:r>
              <w:rPr>
                <w:sz w:val="16"/>
                <w:szCs w:val="16"/>
              </w:rPr>
              <w:t>API-08</w:t>
            </w:r>
          </w:p>
        </w:tc>
        <w:tc>
          <w:tcPr>
            <w:tcW w:w="1700" w:type="dxa"/>
            <w:tcMar>
              <w:top w:w="40" w:type="dxa"/>
              <w:left w:w="90" w:type="dxa"/>
              <w:bottom w:w="40" w:type="dxa"/>
              <w:right w:w="90" w:type="dxa"/>
            </w:tcMar>
          </w:tcPr>
          <w:p w14:paraId="3BB264F3" w14:textId="77777777" w:rsidR="0021407A" w:rsidRDefault="0021407A" w:rsidP="008B3485">
            <w:pPr>
              <w:spacing w:after="40"/>
            </w:pPr>
            <w:r>
              <w:rPr>
                <w:sz w:val="16"/>
                <w:szCs w:val="16"/>
              </w:rPr>
              <w:t>POST /requests/{id}/assignment</w:t>
            </w:r>
          </w:p>
        </w:tc>
        <w:tc>
          <w:tcPr>
            <w:tcW w:w="900" w:type="dxa"/>
            <w:tcMar>
              <w:top w:w="40" w:type="dxa"/>
              <w:left w:w="90" w:type="dxa"/>
              <w:bottom w:w="40" w:type="dxa"/>
              <w:right w:w="90" w:type="dxa"/>
            </w:tcMar>
          </w:tcPr>
          <w:p w14:paraId="45D79EC9" w14:textId="77777777" w:rsidR="0021407A" w:rsidRDefault="0021407A" w:rsidP="008B3485">
            <w:pPr>
              <w:spacing w:after="40"/>
            </w:pPr>
            <w:r>
              <w:rPr>
                <w:sz w:val="16"/>
                <w:szCs w:val="16"/>
              </w:rPr>
              <w:t>H (self), M (any handler)</w:t>
            </w:r>
          </w:p>
        </w:tc>
        <w:tc>
          <w:tcPr>
            <w:tcW w:w="1400" w:type="dxa"/>
            <w:tcMar>
              <w:top w:w="40" w:type="dxa"/>
              <w:left w:w="90" w:type="dxa"/>
              <w:bottom w:w="40" w:type="dxa"/>
              <w:right w:w="90" w:type="dxa"/>
            </w:tcMar>
          </w:tcPr>
          <w:p w14:paraId="7BF35D0F" w14:textId="77777777" w:rsidR="0021407A" w:rsidRDefault="0021407A" w:rsidP="008B3485">
            <w:pPr>
              <w:spacing w:after="40"/>
            </w:pPr>
            <w:r>
              <w:rPr>
                <w:sz w:val="16"/>
                <w:szCs w:val="16"/>
              </w:rPr>
              <w:t>{</w:t>
            </w:r>
            <w:proofErr w:type="spellStart"/>
            <w:r>
              <w:rPr>
                <w:sz w:val="16"/>
                <w:szCs w:val="16"/>
              </w:rPr>
              <w:t>employeeId</w:t>
            </w:r>
            <w:proofErr w:type="spellEnd"/>
            <w:r>
              <w:rPr>
                <w:sz w:val="16"/>
                <w:szCs w:val="16"/>
              </w:rPr>
              <w:t>?} (manager only)</w:t>
            </w:r>
          </w:p>
        </w:tc>
        <w:tc>
          <w:tcPr>
            <w:tcW w:w="1300" w:type="dxa"/>
            <w:tcMar>
              <w:top w:w="40" w:type="dxa"/>
              <w:left w:w="90" w:type="dxa"/>
              <w:bottom w:w="40" w:type="dxa"/>
              <w:right w:w="90" w:type="dxa"/>
            </w:tcMar>
          </w:tcPr>
          <w:p w14:paraId="4245F2B3" w14:textId="77777777" w:rsidR="0021407A" w:rsidRDefault="0021407A" w:rsidP="008B3485">
            <w:pPr>
              <w:spacing w:after="40"/>
            </w:pPr>
            <w:r>
              <w:rPr>
                <w:sz w:val="16"/>
                <w:szCs w:val="16"/>
              </w:rPr>
              <w:t>200 updated request</w:t>
            </w:r>
          </w:p>
        </w:tc>
        <w:tc>
          <w:tcPr>
            <w:tcW w:w="950" w:type="dxa"/>
            <w:tcMar>
              <w:top w:w="40" w:type="dxa"/>
              <w:left w:w="90" w:type="dxa"/>
              <w:bottom w:w="40" w:type="dxa"/>
              <w:right w:w="90" w:type="dxa"/>
            </w:tcMar>
          </w:tcPr>
          <w:p w14:paraId="107C8663" w14:textId="77777777" w:rsidR="0021407A" w:rsidRDefault="0021407A" w:rsidP="008B3485">
            <w:pPr>
              <w:spacing w:after="40"/>
            </w:pPr>
            <w:r>
              <w:rPr>
                <w:sz w:val="16"/>
                <w:szCs w:val="16"/>
              </w:rPr>
              <w:t>403, 409, 422</w:t>
            </w:r>
          </w:p>
        </w:tc>
        <w:tc>
          <w:tcPr>
            <w:tcW w:w="1000" w:type="dxa"/>
            <w:tcMar>
              <w:top w:w="40" w:type="dxa"/>
              <w:left w:w="90" w:type="dxa"/>
              <w:bottom w:w="40" w:type="dxa"/>
              <w:right w:w="90" w:type="dxa"/>
            </w:tcMar>
          </w:tcPr>
          <w:p w14:paraId="143C30C6" w14:textId="77777777" w:rsidR="0021407A" w:rsidRDefault="0021407A" w:rsidP="008B3485">
            <w:pPr>
              <w:spacing w:after="40"/>
            </w:pPr>
            <w:r>
              <w:rPr>
                <w:sz w:val="16"/>
                <w:szCs w:val="16"/>
              </w:rPr>
              <w:t>FR-008</w:t>
            </w:r>
          </w:p>
        </w:tc>
        <w:tc>
          <w:tcPr>
            <w:tcW w:w="1146" w:type="dxa"/>
            <w:tcMar>
              <w:top w:w="40" w:type="dxa"/>
              <w:left w:w="90" w:type="dxa"/>
              <w:bottom w:w="40" w:type="dxa"/>
              <w:right w:w="90" w:type="dxa"/>
            </w:tcMar>
          </w:tcPr>
          <w:p w14:paraId="6427E73B" w14:textId="77777777" w:rsidR="0021407A" w:rsidRDefault="0021407A" w:rsidP="008B3485">
            <w:pPr>
              <w:spacing w:after="40"/>
            </w:pPr>
            <w:r>
              <w:rPr>
                <w:sz w:val="16"/>
                <w:szCs w:val="16"/>
              </w:rPr>
              <w:t>Implemented</w:t>
            </w:r>
          </w:p>
        </w:tc>
      </w:tr>
      <w:tr w:rsidR="0021407A" w14:paraId="6A628464" w14:textId="77777777" w:rsidTr="008B3485">
        <w:trPr>
          <w:cantSplit/>
        </w:trPr>
        <w:tc>
          <w:tcPr>
            <w:tcW w:w="620" w:type="dxa"/>
            <w:tcMar>
              <w:top w:w="40" w:type="dxa"/>
              <w:left w:w="90" w:type="dxa"/>
              <w:bottom w:w="40" w:type="dxa"/>
              <w:right w:w="90" w:type="dxa"/>
            </w:tcMar>
          </w:tcPr>
          <w:p w14:paraId="1F45B6C3" w14:textId="77777777" w:rsidR="0021407A" w:rsidRDefault="0021407A" w:rsidP="008B3485">
            <w:pPr>
              <w:spacing w:after="40"/>
            </w:pPr>
            <w:r>
              <w:rPr>
                <w:sz w:val="16"/>
                <w:szCs w:val="16"/>
              </w:rPr>
              <w:t>API-09</w:t>
            </w:r>
          </w:p>
        </w:tc>
        <w:tc>
          <w:tcPr>
            <w:tcW w:w="1700" w:type="dxa"/>
            <w:tcMar>
              <w:top w:w="40" w:type="dxa"/>
              <w:left w:w="90" w:type="dxa"/>
              <w:bottom w:w="40" w:type="dxa"/>
              <w:right w:w="90" w:type="dxa"/>
            </w:tcMar>
          </w:tcPr>
          <w:p w14:paraId="5081291C" w14:textId="77777777" w:rsidR="0021407A" w:rsidRDefault="0021407A" w:rsidP="008B3485">
            <w:pPr>
              <w:spacing w:after="40"/>
            </w:pPr>
            <w:r>
              <w:rPr>
                <w:sz w:val="16"/>
                <w:szCs w:val="16"/>
              </w:rPr>
              <w:t>PATCH /requests/{id}/status</w:t>
            </w:r>
          </w:p>
        </w:tc>
        <w:tc>
          <w:tcPr>
            <w:tcW w:w="900" w:type="dxa"/>
            <w:tcMar>
              <w:top w:w="40" w:type="dxa"/>
              <w:left w:w="90" w:type="dxa"/>
              <w:bottom w:w="40" w:type="dxa"/>
              <w:right w:w="90" w:type="dxa"/>
            </w:tcMar>
          </w:tcPr>
          <w:p w14:paraId="061301F3" w14:textId="77777777" w:rsidR="0021407A" w:rsidRDefault="0021407A" w:rsidP="008B3485">
            <w:pPr>
              <w:spacing w:after="40"/>
            </w:pPr>
            <w:r>
              <w:rPr>
                <w:sz w:val="16"/>
                <w:szCs w:val="16"/>
              </w:rPr>
              <w:t>H (scope), M</w:t>
            </w:r>
          </w:p>
        </w:tc>
        <w:tc>
          <w:tcPr>
            <w:tcW w:w="1400" w:type="dxa"/>
            <w:tcMar>
              <w:top w:w="40" w:type="dxa"/>
              <w:left w:w="90" w:type="dxa"/>
              <w:bottom w:w="40" w:type="dxa"/>
              <w:right w:w="90" w:type="dxa"/>
            </w:tcMar>
          </w:tcPr>
          <w:p w14:paraId="223E7489" w14:textId="77777777" w:rsidR="0021407A" w:rsidRDefault="0021407A" w:rsidP="008B3485">
            <w:pPr>
              <w:spacing w:after="40"/>
            </w:pPr>
            <w:r>
              <w:rPr>
                <w:sz w:val="16"/>
                <w:szCs w:val="16"/>
              </w:rPr>
              <w:t>{</w:t>
            </w:r>
            <w:proofErr w:type="spellStart"/>
            <w:r>
              <w:rPr>
                <w:sz w:val="16"/>
                <w:szCs w:val="16"/>
              </w:rPr>
              <w:t>toStatus</w:t>
            </w:r>
            <w:proofErr w:type="spellEnd"/>
            <w:r>
              <w:rPr>
                <w:sz w:val="16"/>
                <w:szCs w:val="16"/>
              </w:rPr>
              <w:t xml:space="preserve">, note?, </w:t>
            </w:r>
            <w:proofErr w:type="spellStart"/>
            <w:r>
              <w:rPr>
                <w:sz w:val="16"/>
                <w:szCs w:val="16"/>
              </w:rPr>
              <w:t>noteVisibleToRequester</w:t>
            </w:r>
            <w:proofErr w:type="spellEnd"/>
            <w:r>
              <w:rPr>
                <w:sz w:val="16"/>
                <w:szCs w:val="16"/>
              </w:rPr>
              <w:t>?}</w:t>
            </w:r>
          </w:p>
        </w:tc>
        <w:tc>
          <w:tcPr>
            <w:tcW w:w="1300" w:type="dxa"/>
            <w:tcMar>
              <w:top w:w="40" w:type="dxa"/>
              <w:left w:w="90" w:type="dxa"/>
              <w:bottom w:w="40" w:type="dxa"/>
              <w:right w:w="90" w:type="dxa"/>
            </w:tcMar>
          </w:tcPr>
          <w:p w14:paraId="51097A85" w14:textId="77777777" w:rsidR="0021407A" w:rsidRDefault="0021407A" w:rsidP="008B3485">
            <w:pPr>
              <w:spacing w:after="40"/>
            </w:pPr>
            <w:r>
              <w:rPr>
                <w:sz w:val="16"/>
                <w:szCs w:val="16"/>
              </w:rPr>
              <w:t>200 updated request</w:t>
            </w:r>
          </w:p>
        </w:tc>
        <w:tc>
          <w:tcPr>
            <w:tcW w:w="950" w:type="dxa"/>
            <w:tcMar>
              <w:top w:w="40" w:type="dxa"/>
              <w:left w:w="90" w:type="dxa"/>
              <w:bottom w:w="40" w:type="dxa"/>
              <w:right w:w="90" w:type="dxa"/>
            </w:tcMar>
          </w:tcPr>
          <w:p w14:paraId="73AE167B" w14:textId="77777777" w:rsidR="0021407A" w:rsidRDefault="0021407A" w:rsidP="008B3485">
            <w:pPr>
              <w:spacing w:after="40"/>
            </w:pPr>
            <w:r>
              <w:rPr>
                <w:sz w:val="16"/>
                <w:szCs w:val="16"/>
              </w:rPr>
              <w:t>403, 409, 422</w:t>
            </w:r>
          </w:p>
        </w:tc>
        <w:tc>
          <w:tcPr>
            <w:tcW w:w="1000" w:type="dxa"/>
            <w:tcMar>
              <w:top w:w="40" w:type="dxa"/>
              <w:left w:w="90" w:type="dxa"/>
              <w:bottom w:w="40" w:type="dxa"/>
              <w:right w:w="90" w:type="dxa"/>
            </w:tcMar>
          </w:tcPr>
          <w:p w14:paraId="78A16889" w14:textId="77777777" w:rsidR="0021407A" w:rsidRDefault="0021407A" w:rsidP="008B3485">
            <w:pPr>
              <w:spacing w:after="40"/>
            </w:pPr>
            <w:r>
              <w:rPr>
                <w:sz w:val="16"/>
                <w:szCs w:val="16"/>
              </w:rPr>
              <w:t>FR-009, FR-011, NFR-006</w:t>
            </w:r>
          </w:p>
        </w:tc>
        <w:tc>
          <w:tcPr>
            <w:tcW w:w="1146" w:type="dxa"/>
            <w:tcMar>
              <w:top w:w="40" w:type="dxa"/>
              <w:left w:w="90" w:type="dxa"/>
              <w:bottom w:w="40" w:type="dxa"/>
              <w:right w:w="90" w:type="dxa"/>
            </w:tcMar>
          </w:tcPr>
          <w:p w14:paraId="633459B6" w14:textId="77777777" w:rsidR="0021407A" w:rsidRDefault="0021407A" w:rsidP="008B3485">
            <w:pPr>
              <w:spacing w:after="40"/>
            </w:pPr>
            <w:r>
              <w:rPr>
                <w:sz w:val="16"/>
                <w:szCs w:val="16"/>
              </w:rPr>
              <w:t>Implemented</w:t>
            </w:r>
          </w:p>
        </w:tc>
      </w:tr>
      <w:tr w:rsidR="0021407A" w14:paraId="3BC8723D" w14:textId="77777777" w:rsidTr="008B3485">
        <w:trPr>
          <w:cantSplit/>
        </w:trPr>
        <w:tc>
          <w:tcPr>
            <w:tcW w:w="620" w:type="dxa"/>
            <w:tcMar>
              <w:top w:w="40" w:type="dxa"/>
              <w:left w:w="90" w:type="dxa"/>
              <w:bottom w:w="40" w:type="dxa"/>
              <w:right w:w="90" w:type="dxa"/>
            </w:tcMar>
          </w:tcPr>
          <w:p w14:paraId="607DD208" w14:textId="77777777" w:rsidR="0021407A" w:rsidRDefault="0021407A" w:rsidP="008B3485">
            <w:pPr>
              <w:spacing w:after="40"/>
            </w:pPr>
            <w:r>
              <w:rPr>
                <w:sz w:val="16"/>
                <w:szCs w:val="16"/>
              </w:rPr>
              <w:t>API-10</w:t>
            </w:r>
          </w:p>
        </w:tc>
        <w:tc>
          <w:tcPr>
            <w:tcW w:w="1700" w:type="dxa"/>
            <w:tcMar>
              <w:top w:w="40" w:type="dxa"/>
              <w:left w:w="90" w:type="dxa"/>
              <w:bottom w:w="40" w:type="dxa"/>
              <w:right w:w="90" w:type="dxa"/>
            </w:tcMar>
          </w:tcPr>
          <w:p w14:paraId="55EF77B6" w14:textId="77777777" w:rsidR="0021407A" w:rsidRDefault="0021407A" w:rsidP="008B3485">
            <w:pPr>
              <w:spacing w:after="40"/>
            </w:pPr>
            <w:r>
              <w:rPr>
                <w:sz w:val="16"/>
                <w:szCs w:val="16"/>
              </w:rPr>
              <w:t>POST /requests/{id}/comments</w:t>
            </w:r>
          </w:p>
        </w:tc>
        <w:tc>
          <w:tcPr>
            <w:tcW w:w="900" w:type="dxa"/>
            <w:tcMar>
              <w:top w:w="40" w:type="dxa"/>
              <w:left w:w="90" w:type="dxa"/>
              <w:bottom w:w="40" w:type="dxa"/>
              <w:right w:w="90" w:type="dxa"/>
            </w:tcMar>
          </w:tcPr>
          <w:p w14:paraId="5ED07627" w14:textId="77777777" w:rsidR="0021407A" w:rsidRDefault="0021407A" w:rsidP="008B3485">
            <w:pPr>
              <w:spacing w:after="40"/>
            </w:pPr>
            <w:r>
              <w:rPr>
                <w:sz w:val="16"/>
                <w:szCs w:val="16"/>
              </w:rPr>
              <w:t>H (scope), M</w:t>
            </w:r>
          </w:p>
        </w:tc>
        <w:tc>
          <w:tcPr>
            <w:tcW w:w="1400" w:type="dxa"/>
            <w:tcMar>
              <w:top w:w="40" w:type="dxa"/>
              <w:left w:w="90" w:type="dxa"/>
              <w:bottom w:w="40" w:type="dxa"/>
              <w:right w:w="90" w:type="dxa"/>
            </w:tcMar>
          </w:tcPr>
          <w:p w14:paraId="7E51ABBA" w14:textId="77777777" w:rsidR="0021407A" w:rsidRDefault="0021407A" w:rsidP="008B3485">
            <w:pPr>
              <w:spacing w:after="40"/>
            </w:pPr>
            <w:r>
              <w:rPr>
                <w:sz w:val="16"/>
                <w:szCs w:val="16"/>
              </w:rPr>
              <w:t xml:space="preserve">{content, </w:t>
            </w:r>
            <w:proofErr w:type="spellStart"/>
            <w:r>
              <w:rPr>
                <w:sz w:val="16"/>
                <w:szCs w:val="16"/>
              </w:rPr>
              <w:t>visibleToRequester</w:t>
            </w:r>
            <w:proofErr w:type="spellEnd"/>
            <w:r>
              <w:rPr>
                <w:sz w:val="16"/>
                <w:szCs w:val="16"/>
              </w:rPr>
              <w:t>?}</w:t>
            </w:r>
          </w:p>
        </w:tc>
        <w:tc>
          <w:tcPr>
            <w:tcW w:w="1300" w:type="dxa"/>
            <w:tcMar>
              <w:top w:w="40" w:type="dxa"/>
              <w:left w:w="90" w:type="dxa"/>
              <w:bottom w:w="40" w:type="dxa"/>
              <w:right w:w="90" w:type="dxa"/>
            </w:tcMar>
          </w:tcPr>
          <w:p w14:paraId="1E35FE8D" w14:textId="77777777" w:rsidR="0021407A" w:rsidRDefault="0021407A" w:rsidP="008B3485">
            <w:pPr>
              <w:spacing w:after="40"/>
            </w:pPr>
            <w:r>
              <w:rPr>
                <w:sz w:val="16"/>
                <w:szCs w:val="16"/>
              </w:rPr>
              <w:t>201 comment</w:t>
            </w:r>
          </w:p>
        </w:tc>
        <w:tc>
          <w:tcPr>
            <w:tcW w:w="950" w:type="dxa"/>
            <w:tcMar>
              <w:top w:w="40" w:type="dxa"/>
              <w:left w:w="90" w:type="dxa"/>
              <w:bottom w:w="40" w:type="dxa"/>
              <w:right w:w="90" w:type="dxa"/>
            </w:tcMar>
          </w:tcPr>
          <w:p w14:paraId="187323FE" w14:textId="77777777" w:rsidR="0021407A" w:rsidRDefault="0021407A" w:rsidP="008B3485">
            <w:pPr>
              <w:spacing w:after="40"/>
            </w:pPr>
            <w:r>
              <w:rPr>
                <w:sz w:val="16"/>
                <w:szCs w:val="16"/>
              </w:rPr>
              <w:t>400, 403, 422 (closed)</w:t>
            </w:r>
          </w:p>
        </w:tc>
        <w:tc>
          <w:tcPr>
            <w:tcW w:w="1000" w:type="dxa"/>
            <w:tcMar>
              <w:top w:w="40" w:type="dxa"/>
              <w:left w:w="90" w:type="dxa"/>
              <w:bottom w:w="40" w:type="dxa"/>
              <w:right w:w="90" w:type="dxa"/>
            </w:tcMar>
          </w:tcPr>
          <w:p w14:paraId="143886AA" w14:textId="77777777" w:rsidR="0021407A" w:rsidRDefault="0021407A" w:rsidP="008B3485">
            <w:pPr>
              <w:spacing w:after="40"/>
            </w:pPr>
            <w:r>
              <w:rPr>
                <w:sz w:val="16"/>
                <w:szCs w:val="16"/>
              </w:rPr>
              <w:t>FR-010</w:t>
            </w:r>
          </w:p>
        </w:tc>
        <w:tc>
          <w:tcPr>
            <w:tcW w:w="1146" w:type="dxa"/>
            <w:tcMar>
              <w:top w:w="40" w:type="dxa"/>
              <w:left w:w="90" w:type="dxa"/>
              <w:bottom w:w="40" w:type="dxa"/>
              <w:right w:w="90" w:type="dxa"/>
            </w:tcMar>
          </w:tcPr>
          <w:p w14:paraId="5792F4DC" w14:textId="77777777" w:rsidR="0021407A" w:rsidRDefault="0021407A" w:rsidP="008B3485">
            <w:pPr>
              <w:spacing w:after="40"/>
            </w:pPr>
            <w:r>
              <w:rPr>
                <w:sz w:val="16"/>
                <w:szCs w:val="16"/>
              </w:rPr>
              <w:t>Implemented</w:t>
            </w:r>
          </w:p>
        </w:tc>
      </w:tr>
      <w:tr w:rsidR="0021407A" w14:paraId="1C32128D" w14:textId="77777777" w:rsidTr="008B3485">
        <w:trPr>
          <w:cantSplit/>
        </w:trPr>
        <w:tc>
          <w:tcPr>
            <w:tcW w:w="620" w:type="dxa"/>
            <w:tcMar>
              <w:top w:w="40" w:type="dxa"/>
              <w:left w:w="90" w:type="dxa"/>
              <w:bottom w:w="40" w:type="dxa"/>
              <w:right w:w="90" w:type="dxa"/>
            </w:tcMar>
          </w:tcPr>
          <w:p w14:paraId="13D37198" w14:textId="77777777" w:rsidR="0021407A" w:rsidRDefault="0021407A" w:rsidP="008B3485">
            <w:pPr>
              <w:spacing w:after="40"/>
            </w:pPr>
            <w:r>
              <w:rPr>
                <w:sz w:val="16"/>
                <w:szCs w:val="16"/>
              </w:rPr>
              <w:t>API-11</w:t>
            </w:r>
          </w:p>
        </w:tc>
        <w:tc>
          <w:tcPr>
            <w:tcW w:w="1700" w:type="dxa"/>
            <w:tcMar>
              <w:top w:w="40" w:type="dxa"/>
              <w:left w:w="90" w:type="dxa"/>
              <w:bottom w:w="40" w:type="dxa"/>
              <w:right w:w="90" w:type="dxa"/>
            </w:tcMar>
          </w:tcPr>
          <w:p w14:paraId="31B9891F" w14:textId="77777777" w:rsidR="0021407A" w:rsidRDefault="0021407A" w:rsidP="008B3485">
            <w:pPr>
              <w:spacing w:after="40"/>
            </w:pPr>
            <w:r>
              <w:rPr>
                <w:sz w:val="16"/>
                <w:szCs w:val="16"/>
              </w:rPr>
              <w:t>GET /requests/{id}/audit</w:t>
            </w:r>
          </w:p>
        </w:tc>
        <w:tc>
          <w:tcPr>
            <w:tcW w:w="900" w:type="dxa"/>
            <w:tcMar>
              <w:top w:w="40" w:type="dxa"/>
              <w:left w:w="90" w:type="dxa"/>
              <w:bottom w:w="40" w:type="dxa"/>
              <w:right w:w="90" w:type="dxa"/>
            </w:tcMar>
          </w:tcPr>
          <w:p w14:paraId="35CE26E1" w14:textId="77777777" w:rsidR="0021407A" w:rsidRDefault="0021407A" w:rsidP="008B3485">
            <w:pPr>
              <w:spacing w:after="40"/>
            </w:pPr>
            <w:r>
              <w:rPr>
                <w:sz w:val="16"/>
                <w:szCs w:val="16"/>
              </w:rPr>
              <w:t>H (scope), M</w:t>
            </w:r>
          </w:p>
        </w:tc>
        <w:tc>
          <w:tcPr>
            <w:tcW w:w="1400" w:type="dxa"/>
            <w:tcMar>
              <w:top w:w="40" w:type="dxa"/>
              <w:left w:w="90" w:type="dxa"/>
              <w:bottom w:w="40" w:type="dxa"/>
              <w:right w:w="90" w:type="dxa"/>
            </w:tcMar>
          </w:tcPr>
          <w:p w14:paraId="40B65D8E" w14:textId="77777777" w:rsidR="0021407A" w:rsidRDefault="0021407A" w:rsidP="008B3485">
            <w:pPr>
              <w:spacing w:after="40"/>
            </w:pPr>
            <w:r>
              <w:rPr>
                <w:sz w:val="16"/>
                <w:szCs w:val="16"/>
              </w:rPr>
              <w:t>-</w:t>
            </w:r>
          </w:p>
        </w:tc>
        <w:tc>
          <w:tcPr>
            <w:tcW w:w="1300" w:type="dxa"/>
            <w:tcMar>
              <w:top w:w="40" w:type="dxa"/>
              <w:left w:w="90" w:type="dxa"/>
              <w:bottom w:w="40" w:type="dxa"/>
              <w:right w:w="90" w:type="dxa"/>
            </w:tcMar>
          </w:tcPr>
          <w:p w14:paraId="2F2FE5EE" w14:textId="77777777" w:rsidR="0021407A" w:rsidRDefault="0021407A" w:rsidP="008B3485">
            <w:pPr>
              <w:spacing w:after="40"/>
            </w:pPr>
            <w:r>
              <w:rPr>
                <w:sz w:val="16"/>
                <w:szCs w:val="16"/>
              </w:rPr>
              <w:t>200 list of audit entries</w:t>
            </w:r>
          </w:p>
        </w:tc>
        <w:tc>
          <w:tcPr>
            <w:tcW w:w="950" w:type="dxa"/>
            <w:tcMar>
              <w:top w:w="40" w:type="dxa"/>
              <w:left w:w="90" w:type="dxa"/>
              <w:bottom w:w="40" w:type="dxa"/>
              <w:right w:w="90" w:type="dxa"/>
            </w:tcMar>
          </w:tcPr>
          <w:p w14:paraId="5B94B107" w14:textId="77777777" w:rsidR="0021407A" w:rsidRDefault="0021407A" w:rsidP="008B3485">
            <w:pPr>
              <w:spacing w:after="40"/>
            </w:pPr>
            <w:r>
              <w:rPr>
                <w:sz w:val="16"/>
                <w:szCs w:val="16"/>
              </w:rPr>
              <w:t>403, 404</w:t>
            </w:r>
          </w:p>
        </w:tc>
        <w:tc>
          <w:tcPr>
            <w:tcW w:w="1000" w:type="dxa"/>
            <w:tcMar>
              <w:top w:w="40" w:type="dxa"/>
              <w:left w:w="90" w:type="dxa"/>
              <w:bottom w:w="40" w:type="dxa"/>
              <w:right w:w="90" w:type="dxa"/>
            </w:tcMar>
          </w:tcPr>
          <w:p w14:paraId="72584403" w14:textId="77777777" w:rsidR="0021407A" w:rsidRDefault="0021407A" w:rsidP="008B3485">
            <w:pPr>
              <w:spacing w:after="40"/>
            </w:pPr>
            <w:r>
              <w:rPr>
                <w:sz w:val="16"/>
                <w:szCs w:val="16"/>
              </w:rPr>
              <w:t>FR-007, NFR-006</w:t>
            </w:r>
          </w:p>
        </w:tc>
        <w:tc>
          <w:tcPr>
            <w:tcW w:w="1146" w:type="dxa"/>
            <w:tcMar>
              <w:top w:w="40" w:type="dxa"/>
              <w:left w:w="90" w:type="dxa"/>
              <w:bottom w:w="40" w:type="dxa"/>
              <w:right w:w="90" w:type="dxa"/>
            </w:tcMar>
          </w:tcPr>
          <w:p w14:paraId="3F362B90" w14:textId="77777777" w:rsidR="0021407A" w:rsidRDefault="0021407A" w:rsidP="008B3485">
            <w:pPr>
              <w:spacing w:after="40"/>
            </w:pPr>
            <w:r>
              <w:rPr>
                <w:sz w:val="16"/>
                <w:szCs w:val="16"/>
              </w:rPr>
              <w:t>Implemented</w:t>
            </w:r>
          </w:p>
        </w:tc>
      </w:tr>
      <w:tr w:rsidR="0021407A" w14:paraId="4B62D4D7" w14:textId="77777777" w:rsidTr="008B3485">
        <w:trPr>
          <w:cantSplit/>
        </w:trPr>
        <w:tc>
          <w:tcPr>
            <w:tcW w:w="620" w:type="dxa"/>
            <w:tcMar>
              <w:top w:w="40" w:type="dxa"/>
              <w:left w:w="90" w:type="dxa"/>
              <w:bottom w:w="40" w:type="dxa"/>
              <w:right w:w="90" w:type="dxa"/>
            </w:tcMar>
          </w:tcPr>
          <w:p w14:paraId="47FE5987" w14:textId="77777777" w:rsidR="0021407A" w:rsidRDefault="0021407A" w:rsidP="008B3485">
            <w:pPr>
              <w:spacing w:after="40"/>
            </w:pPr>
            <w:r>
              <w:rPr>
                <w:sz w:val="16"/>
                <w:szCs w:val="16"/>
              </w:rPr>
              <w:t>API-12</w:t>
            </w:r>
          </w:p>
        </w:tc>
        <w:tc>
          <w:tcPr>
            <w:tcW w:w="1700" w:type="dxa"/>
            <w:tcMar>
              <w:top w:w="40" w:type="dxa"/>
              <w:left w:w="90" w:type="dxa"/>
              <w:bottom w:w="40" w:type="dxa"/>
              <w:right w:w="90" w:type="dxa"/>
            </w:tcMar>
          </w:tcPr>
          <w:p w14:paraId="03BD73A0" w14:textId="77777777" w:rsidR="0021407A" w:rsidRDefault="0021407A" w:rsidP="008B3485">
            <w:pPr>
              <w:spacing w:after="40"/>
            </w:pPr>
            <w:r>
              <w:rPr>
                <w:sz w:val="16"/>
                <w:szCs w:val="16"/>
              </w:rPr>
              <w:t>PATCH /requests/{id}/priority</w:t>
            </w:r>
          </w:p>
        </w:tc>
        <w:tc>
          <w:tcPr>
            <w:tcW w:w="900" w:type="dxa"/>
            <w:tcMar>
              <w:top w:w="40" w:type="dxa"/>
              <w:left w:w="90" w:type="dxa"/>
              <w:bottom w:w="40" w:type="dxa"/>
              <w:right w:w="90" w:type="dxa"/>
            </w:tcMar>
          </w:tcPr>
          <w:p w14:paraId="160983F7" w14:textId="77777777" w:rsidR="0021407A" w:rsidRDefault="0021407A" w:rsidP="008B3485">
            <w:pPr>
              <w:spacing w:after="40"/>
            </w:pPr>
            <w:r>
              <w:rPr>
                <w:sz w:val="16"/>
                <w:szCs w:val="16"/>
              </w:rPr>
              <w:t>M</w:t>
            </w:r>
          </w:p>
        </w:tc>
        <w:tc>
          <w:tcPr>
            <w:tcW w:w="1400" w:type="dxa"/>
            <w:tcMar>
              <w:top w:w="40" w:type="dxa"/>
              <w:left w:w="90" w:type="dxa"/>
              <w:bottom w:w="40" w:type="dxa"/>
              <w:right w:w="90" w:type="dxa"/>
            </w:tcMar>
          </w:tcPr>
          <w:p w14:paraId="06184F1C" w14:textId="77777777" w:rsidR="0021407A" w:rsidRDefault="0021407A" w:rsidP="008B3485">
            <w:pPr>
              <w:spacing w:after="40"/>
            </w:pPr>
            <w:r>
              <w:rPr>
                <w:sz w:val="16"/>
                <w:szCs w:val="16"/>
              </w:rPr>
              <w:t>{priority}</w:t>
            </w:r>
          </w:p>
        </w:tc>
        <w:tc>
          <w:tcPr>
            <w:tcW w:w="1300" w:type="dxa"/>
            <w:tcMar>
              <w:top w:w="40" w:type="dxa"/>
              <w:left w:w="90" w:type="dxa"/>
              <w:bottom w:w="40" w:type="dxa"/>
              <w:right w:w="90" w:type="dxa"/>
            </w:tcMar>
          </w:tcPr>
          <w:p w14:paraId="6D9F975F" w14:textId="77777777" w:rsidR="0021407A" w:rsidRDefault="0021407A" w:rsidP="008B3485">
            <w:pPr>
              <w:spacing w:after="40"/>
            </w:pPr>
            <w:r>
              <w:rPr>
                <w:sz w:val="16"/>
                <w:szCs w:val="16"/>
              </w:rPr>
              <w:t>200</w:t>
            </w:r>
          </w:p>
        </w:tc>
        <w:tc>
          <w:tcPr>
            <w:tcW w:w="950" w:type="dxa"/>
            <w:tcMar>
              <w:top w:w="40" w:type="dxa"/>
              <w:left w:w="90" w:type="dxa"/>
              <w:bottom w:w="40" w:type="dxa"/>
              <w:right w:w="90" w:type="dxa"/>
            </w:tcMar>
          </w:tcPr>
          <w:p w14:paraId="1E7F0C2D" w14:textId="77777777" w:rsidR="0021407A" w:rsidRDefault="0021407A" w:rsidP="008B3485">
            <w:pPr>
              <w:spacing w:after="40"/>
            </w:pPr>
            <w:r>
              <w:rPr>
                <w:sz w:val="16"/>
                <w:szCs w:val="16"/>
              </w:rPr>
              <w:t>403, 404, 422 (closed)</w:t>
            </w:r>
          </w:p>
        </w:tc>
        <w:tc>
          <w:tcPr>
            <w:tcW w:w="1000" w:type="dxa"/>
            <w:tcMar>
              <w:top w:w="40" w:type="dxa"/>
              <w:left w:w="90" w:type="dxa"/>
              <w:bottom w:w="40" w:type="dxa"/>
              <w:right w:w="90" w:type="dxa"/>
            </w:tcMar>
          </w:tcPr>
          <w:p w14:paraId="0B02ED26" w14:textId="77777777" w:rsidR="00F944AF" w:rsidRDefault="00555546">
            <w:pPr>
              <w:spacing w:after="40"/>
            </w:pPr>
            <w:r>
              <w:rPr>
                <w:sz w:val="16"/>
                <w:szCs w:val="16"/>
              </w:rPr>
              <w:t>FR-016, DEC-003</w:t>
            </w:r>
          </w:p>
        </w:tc>
        <w:tc>
          <w:tcPr>
            <w:tcW w:w="1146" w:type="dxa"/>
            <w:tcMar>
              <w:top w:w="40" w:type="dxa"/>
              <w:left w:w="90" w:type="dxa"/>
              <w:bottom w:w="40" w:type="dxa"/>
              <w:right w:w="90" w:type="dxa"/>
            </w:tcMar>
          </w:tcPr>
          <w:p w14:paraId="0A507345" w14:textId="77777777" w:rsidR="0021407A" w:rsidRDefault="0021407A" w:rsidP="008B3485">
            <w:pPr>
              <w:spacing w:after="40"/>
            </w:pPr>
            <w:r>
              <w:rPr>
                <w:sz w:val="16"/>
                <w:szCs w:val="16"/>
              </w:rPr>
              <w:t>Implemented</w:t>
            </w:r>
          </w:p>
        </w:tc>
      </w:tr>
      <w:tr w:rsidR="0021407A" w14:paraId="6FC9528A" w14:textId="77777777" w:rsidTr="008B3485">
        <w:trPr>
          <w:cantSplit/>
        </w:trPr>
        <w:tc>
          <w:tcPr>
            <w:tcW w:w="620" w:type="dxa"/>
            <w:tcMar>
              <w:top w:w="40" w:type="dxa"/>
              <w:left w:w="90" w:type="dxa"/>
              <w:bottom w:w="40" w:type="dxa"/>
              <w:right w:w="90" w:type="dxa"/>
            </w:tcMar>
          </w:tcPr>
          <w:p w14:paraId="298C0D7B" w14:textId="77777777" w:rsidR="0021407A" w:rsidRDefault="0021407A" w:rsidP="008B3485">
            <w:pPr>
              <w:spacing w:after="40"/>
            </w:pPr>
            <w:r>
              <w:rPr>
                <w:sz w:val="16"/>
                <w:szCs w:val="16"/>
              </w:rPr>
              <w:t>API-13</w:t>
            </w:r>
          </w:p>
        </w:tc>
        <w:tc>
          <w:tcPr>
            <w:tcW w:w="1700" w:type="dxa"/>
            <w:tcMar>
              <w:top w:w="40" w:type="dxa"/>
              <w:left w:w="90" w:type="dxa"/>
              <w:bottom w:w="40" w:type="dxa"/>
              <w:right w:w="90" w:type="dxa"/>
            </w:tcMar>
          </w:tcPr>
          <w:p w14:paraId="7CEDE532" w14:textId="77777777" w:rsidR="0021407A" w:rsidRDefault="0021407A" w:rsidP="008B3485">
            <w:pPr>
              <w:spacing w:after="40"/>
            </w:pPr>
            <w:r>
              <w:rPr>
                <w:sz w:val="16"/>
                <w:szCs w:val="16"/>
              </w:rPr>
              <w:t>GET /categories</w:t>
            </w:r>
          </w:p>
        </w:tc>
        <w:tc>
          <w:tcPr>
            <w:tcW w:w="900" w:type="dxa"/>
            <w:tcMar>
              <w:top w:w="40" w:type="dxa"/>
              <w:left w:w="90" w:type="dxa"/>
              <w:bottom w:w="40" w:type="dxa"/>
              <w:right w:w="90" w:type="dxa"/>
            </w:tcMar>
          </w:tcPr>
          <w:p w14:paraId="4D7EB43C" w14:textId="77777777" w:rsidR="0021407A" w:rsidRDefault="0021407A" w:rsidP="008B3485">
            <w:pPr>
              <w:spacing w:after="40"/>
            </w:pPr>
            <w:r>
              <w:rPr>
                <w:sz w:val="16"/>
                <w:szCs w:val="16"/>
              </w:rPr>
              <w:t>R, H, M</w:t>
            </w:r>
          </w:p>
        </w:tc>
        <w:tc>
          <w:tcPr>
            <w:tcW w:w="1400" w:type="dxa"/>
            <w:tcMar>
              <w:top w:w="40" w:type="dxa"/>
              <w:left w:w="90" w:type="dxa"/>
              <w:bottom w:w="40" w:type="dxa"/>
              <w:right w:w="90" w:type="dxa"/>
            </w:tcMar>
          </w:tcPr>
          <w:p w14:paraId="10D5526B" w14:textId="77777777" w:rsidR="0021407A" w:rsidRDefault="0021407A" w:rsidP="008B3485">
            <w:pPr>
              <w:spacing w:after="40"/>
            </w:pPr>
            <w:r>
              <w:rPr>
                <w:sz w:val="16"/>
                <w:szCs w:val="16"/>
              </w:rPr>
              <w:t>?active=true (forced for R)</w:t>
            </w:r>
          </w:p>
        </w:tc>
        <w:tc>
          <w:tcPr>
            <w:tcW w:w="1300" w:type="dxa"/>
            <w:tcMar>
              <w:top w:w="40" w:type="dxa"/>
              <w:left w:w="90" w:type="dxa"/>
              <w:bottom w:w="40" w:type="dxa"/>
              <w:right w:w="90" w:type="dxa"/>
            </w:tcMar>
          </w:tcPr>
          <w:p w14:paraId="62C78692" w14:textId="77777777" w:rsidR="0021407A" w:rsidRDefault="0021407A" w:rsidP="008B3485">
            <w:pPr>
              <w:spacing w:after="40"/>
            </w:pPr>
            <w:r>
              <w:rPr>
                <w:sz w:val="16"/>
                <w:szCs w:val="16"/>
              </w:rPr>
              <w:t>200 list</w:t>
            </w:r>
          </w:p>
        </w:tc>
        <w:tc>
          <w:tcPr>
            <w:tcW w:w="950" w:type="dxa"/>
            <w:tcMar>
              <w:top w:w="40" w:type="dxa"/>
              <w:left w:w="90" w:type="dxa"/>
              <w:bottom w:w="40" w:type="dxa"/>
              <w:right w:w="90" w:type="dxa"/>
            </w:tcMar>
          </w:tcPr>
          <w:p w14:paraId="1B82759E" w14:textId="77777777" w:rsidR="0021407A" w:rsidRDefault="0021407A" w:rsidP="008B3485">
            <w:pPr>
              <w:spacing w:after="40"/>
            </w:pPr>
            <w:r>
              <w:rPr>
                <w:sz w:val="16"/>
                <w:szCs w:val="16"/>
              </w:rPr>
              <w:t>401</w:t>
            </w:r>
          </w:p>
        </w:tc>
        <w:tc>
          <w:tcPr>
            <w:tcW w:w="1000" w:type="dxa"/>
            <w:tcMar>
              <w:top w:w="40" w:type="dxa"/>
              <w:left w:w="90" w:type="dxa"/>
              <w:bottom w:w="40" w:type="dxa"/>
              <w:right w:w="90" w:type="dxa"/>
            </w:tcMar>
          </w:tcPr>
          <w:p w14:paraId="76E6FB6C" w14:textId="77777777" w:rsidR="0021407A" w:rsidRDefault="0021407A" w:rsidP="008B3485">
            <w:pPr>
              <w:spacing w:after="40"/>
            </w:pPr>
            <w:r>
              <w:rPr>
                <w:sz w:val="16"/>
                <w:szCs w:val="16"/>
              </w:rPr>
              <w:t>FR-015</w:t>
            </w:r>
          </w:p>
        </w:tc>
        <w:tc>
          <w:tcPr>
            <w:tcW w:w="1146" w:type="dxa"/>
            <w:tcMar>
              <w:top w:w="40" w:type="dxa"/>
              <w:left w:w="90" w:type="dxa"/>
              <w:bottom w:w="40" w:type="dxa"/>
              <w:right w:w="90" w:type="dxa"/>
            </w:tcMar>
          </w:tcPr>
          <w:p w14:paraId="164853F3" w14:textId="77777777" w:rsidR="00380CD2" w:rsidRDefault="00555546">
            <w:pPr>
              <w:spacing w:after="40"/>
            </w:pPr>
            <w:r>
              <w:rPr>
                <w:b/>
                <w:bCs/>
                <w:sz w:val="16"/>
                <w:szCs w:val="16"/>
              </w:rPr>
              <w:t>Implemented</w:t>
            </w:r>
          </w:p>
        </w:tc>
      </w:tr>
      <w:tr w:rsidR="0021407A" w14:paraId="0CA33A48" w14:textId="77777777" w:rsidTr="008B3485">
        <w:trPr>
          <w:cantSplit/>
        </w:trPr>
        <w:tc>
          <w:tcPr>
            <w:tcW w:w="620" w:type="dxa"/>
            <w:tcMar>
              <w:top w:w="40" w:type="dxa"/>
              <w:left w:w="90" w:type="dxa"/>
              <w:bottom w:w="40" w:type="dxa"/>
              <w:right w:w="90" w:type="dxa"/>
            </w:tcMar>
          </w:tcPr>
          <w:p w14:paraId="197059FE" w14:textId="77777777" w:rsidR="0021407A" w:rsidRDefault="0021407A" w:rsidP="008B3485">
            <w:pPr>
              <w:spacing w:after="40"/>
            </w:pPr>
            <w:r>
              <w:rPr>
                <w:sz w:val="16"/>
                <w:szCs w:val="16"/>
              </w:rPr>
              <w:t>API-14</w:t>
            </w:r>
          </w:p>
        </w:tc>
        <w:tc>
          <w:tcPr>
            <w:tcW w:w="1700" w:type="dxa"/>
            <w:tcMar>
              <w:top w:w="40" w:type="dxa"/>
              <w:left w:w="90" w:type="dxa"/>
              <w:bottom w:w="40" w:type="dxa"/>
              <w:right w:w="90" w:type="dxa"/>
            </w:tcMar>
          </w:tcPr>
          <w:p w14:paraId="06392172" w14:textId="77777777" w:rsidR="0021407A" w:rsidRDefault="0021407A" w:rsidP="008B3485">
            <w:pPr>
              <w:spacing w:after="40"/>
            </w:pPr>
            <w:r>
              <w:rPr>
                <w:sz w:val="16"/>
                <w:szCs w:val="16"/>
              </w:rPr>
              <w:t>POST /categories</w:t>
            </w:r>
          </w:p>
        </w:tc>
        <w:tc>
          <w:tcPr>
            <w:tcW w:w="900" w:type="dxa"/>
            <w:tcMar>
              <w:top w:w="40" w:type="dxa"/>
              <w:left w:w="90" w:type="dxa"/>
              <w:bottom w:w="40" w:type="dxa"/>
              <w:right w:w="90" w:type="dxa"/>
            </w:tcMar>
          </w:tcPr>
          <w:p w14:paraId="58C4C06B" w14:textId="77777777" w:rsidR="0021407A" w:rsidRDefault="0021407A" w:rsidP="008B3485">
            <w:pPr>
              <w:spacing w:after="40"/>
            </w:pPr>
            <w:r>
              <w:rPr>
                <w:sz w:val="16"/>
                <w:szCs w:val="16"/>
              </w:rPr>
              <w:t>M</w:t>
            </w:r>
          </w:p>
        </w:tc>
        <w:tc>
          <w:tcPr>
            <w:tcW w:w="1400" w:type="dxa"/>
            <w:tcMar>
              <w:top w:w="40" w:type="dxa"/>
              <w:left w:w="90" w:type="dxa"/>
              <w:bottom w:w="40" w:type="dxa"/>
              <w:right w:w="90" w:type="dxa"/>
            </w:tcMar>
          </w:tcPr>
          <w:p w14:paraId="0F16B6F2" w14:textId="77777777" w:rsidR="0021407A" w:rsidRDefault="0021407A" w:rsidP="008B3485">
            <w:pPr>
              <w:spacing w:after="40"/>
            </w:pPr>
            <w:r>
              <w:rPr>
                <w:sz w:val="16"/>
                <w:szCs w:val="16"/>
              </w:rPr>
              <w:t>{</w:t>
            </w:r>
            <w:proofErr w:type="spellStart"/>
            <w:r>
              <w:rPr>
                <w:sz w:val="16"/>
                <w:szCs w:val="16"/>
              </w:rPr>
              <w:t>catName</w:t>
            </w:r>
            <w:proofErr w:type="spellEnd"/>
            <w:r>
              <w:rPr>
                <w:sz w:val="16"/>
                <w:szCs w:val="16"/>
              </w:rPr>
              <w:t>}</w:t>
            </w:r>
          </w:p>
        </w:tc>
        <w:tc>
          <w:tcPr>
            <w:tcW w:w="1300" w:type="dxa"/>
            <w:tcMar>
              <w:top w:w="40" w:type="dxa"/>
              <w:left w:w="90" w:type="dxa"/>
              <w:bottom w:w="40" w:type="dxa"/>
              <w:right w:w="90" w:type="dxa"/>
            </w:tcMar>
          </w:tcPr>
          <w:p w14:paraId="75750EDE" w14:textId="77777777" w:rsidR="0021407A" w:rsidRDefault="0021407A" w:rsidP="008B3485">
            <w:pPr>
              <w:spacing w:after="40"/>
            </w:pPr>
            <w:r>
              <w:rPr>
                <w:sz w:val="16"/>
                <w:szCs w:val="16"/>
              </w:rPr>
              <w:t>201</w:t>
            </w:r>
          </w:p>
        </w:tc>
        <w:tc>
          <w:tcPr>
            <w:tcW w:w="950" w:type="dxa"/>
            <w:tcMar>
              <w:top w:w="40" w:type="dxa"/>
              <w:left w:w="90" w:type="dxa"/>
              <w:bottom w:w="40" w:type="dxa"/>
              <w:right w:w="90" w:type="dxa"/>
            </w:tcMar>
          </w:tcPr>
          <w:p w14:paraId="26C85A41" w14:textId="77777777" w:rsidR="0021407A" w:rsidRDefault="0021407A" w:rsidP="008B3485">
            <w:pPr>
              <w:spacing w:after="40"/>
            </w:pPr>
            <w:r>
              <w:rPr>
                <w:sz w:val="16"/>
                <w:szCs w:val="16"/>
              </w:rPr>
              <w:t>400, 403, 409</w:t>
            </w:r>
          </w:p>
        </w:tc>
        <w:tc>
          <w:tcPr>
            <w:tcW w:w="1000" w:type="dxa"/>
            <w:tcMar>
              <w:top w:w="40" w:type="dxa"/>
              <w:left w:w="90" w:type="dxa"/>
              <w:bottom w:w="40" w:type="dxa"/>
              <w:right w:w="90" w:type="dxa"/>
            </w:tcMar>
          </w:tcPr>
          <w:p w14:paraId="6F3B2FF9" w14:textId="77777777" w:rsidR="0021407A" w:rsidRDefault="0021407A" w:rsidP="008B3485">
            <w:pPr>
              <w:spacing w:after="40"/>
            </w:pPr>
            <w:r>
              <w:rPr>
                <w:sz w:val="16"/>
                <w:szCs w:val="16"/>
              </w:rPr>
              <w:t>FR-015</w:t>
            </w:r>
          </w:p>
        </w:tc>
        <w:tc>
          <w:tcPr>
            <w:tcW w:w="1146" w:type="dxa"/>
            <w:tcMar>
              <w:top w:w="40" w:type="dxa"/>
              <w:left w:w="90" w:type="dxa"/>
              <w:bottom w:w="40" w:type="dxa"/>
              <w:right w:w="90" w:type="dxa"/>
            </w:tcMar>
          </w:tcPr>
          <w:p w14:paraId="4CAC64C8" w14:textId="77777777" w:rsidR="00380CD2" w:rsidRDefault="00555546">
            <w:pPr>
              <w:spacing w:after="40"/>
            </w:pPr>
            <w:r>
              <w:rPr>
                <w:b/>
                <w:bCs/>
                <w:sz w:val="16"/>
                <w:szCs w:val="16"/>
              </w:rPr>
              <w:t>Implemented</w:t>
            </w:r>
          </w:p>
        </w:tc>
      </w:tr>
      <w:tr w:rsidR="0021407A" w14:paraId="7C182659" w14:textId="77777777" w:rsidTr="008B3485">
        <w:trPr>
          <w:cantSplit/>
        </w:trPr>
        <w:tc>
          <w:tcPr>
            <w:tcW w:w="620" w:type="dxa"/>
            <w:tcMar>
              <w:top w:w="40" w:type="dxa"/>
              <w:left w:w="90" w:type="dxa"/>
              <w:bottom w:w="40" w:type="dxa"/>
              <w:right w:w="90" w:type="dxa"/>
            </w:tcMar>
          </w:tcPr>
          <w:p w14:paraId="6CFF85AA" w14:textId="77777777" w:rsidR="0021407A" w:rsidRDefault="0021407A" w:rsidP="008B3485">
            <w:pPr>
              <w:spacing w:after="40"/>
            </w:pPr>
            <w:r>
              <w:rPr>
                <w:sz w:val="16"/>
                <w:szCs w:val="16"/>
              </w:rPr>
              <w:t>API-15</w:t>
            </w:r>
          </w:p>
        </w:tc>
        <w:tc>
          <w:tcPr>
            <w:tcW w:w="1700" w:type="dxa"/>
            <w:tcMar>
              <w:top w:w="40" w:type="dxa"/>
              <w:left w:w="90" w:type="dxa"/>
              <w:bottom w:w="40" w:type="dxa"/>
              <w:right w:w="90" w:type="dxa"/>
            </w:tcMar>
          </w:tcPr>
          <w:p w14:paraId="21B7BCBA" w14:textId="77777777" w:rsidR="0021407A" w:rsidRDefault="0021407A" w:rsidP="008B3485">
            <w:pPr>
              <w:spacing w:after="40"/>
            </w:pPr>
            <w:r>
              <w:rPr>
                <w:sz w:val="16"/>
                <w:szCs w:val="16"/>
              </w:rPr>
              <w:t>PATCH /categories/{id}</w:t>
            </w:r>
          </w:p>
        </w:tc>
        <w:tc>
          <w:tcPr>
            <w:tcW w:w="900" w:type="dxa"/>
            <w:tcMar>
              <w:top w:w="40" w:type="dxa"/>
              <w:left w:w="90" w:type="dxa"/>
              <w:bottom w:w="40" w:type="dxa"/>
              <w:right w:w="90" w:type="dxa"/>
            </w:tcMar>
          </w:tcPr>
          <w:p w14:paraId="20CFE9B0" w14:textId="77777777" w:rsidR="0021407A" w:rsidRDefault="0021407A" w:rsidP="008B3485">
            <w:pPr>
              <w:spacing w:after="40"/>
            </w:pPr>
            <w:r>
              <w:rPr>
                <w:sz w:val="16"/>
                <w:szCs w:val="16"/>
              </w:rPr>
              <w:t>M</w:t>
            </w:r>
          </w:p>
        </w:tc>
        <w:tc>
          <w:tcPr>
            <w:tcW w:w="1400" w:type="dxa"/>
            <w:tcMar>
              <w:top w:w="40" w:type="dxa"/>
              <w:left w:w="90" w:type="dxa"/>
              <w:bottom w:w="40" w:type="dxa"/>
              <w:right w:w="90" w:type="dxa"/>
            </w:tcMar>
          </w:tcPr>
          <w:p w14:paraId="6344CEAA" w14:textId="77777777" w:rsidR="0021407A" w:rsidRDefault="0021407A" w:rsidP="008B3485">
            <w:pPr>
              <w:spacing w:after="40"/>
            </w:pPr>
            <w:r>
              <w:rPr>
                <w:sz w:val="16"/>
                <w:szCs w:val="16"/>
              </w:rPr>
              <w:t>{</w:t>
            </w:r>
            <w:proofErr w:type="spellStart"/>
            <w:r>
              <w:rPr>
                <w:sz w:val="16"/>
                <w:szCs w:val="16"/>
              </w:rPr>
              <w:t>catName</w:t>
            </w:r>
            <w:proofErr w:type="spellEnd"/>
            <w:r>
              <w:rPr>
                <w:sz w:val="16"/>
                <w:szCs w:val="16"/>
              </w:rPr>
              <w:t>?, active?}</w:t>
            </w:r>
          </w:p>
        </w:tc>
        <w:tc>
          <w:tcPr>
            <w:tcW w:w="1300" w:type="dxa"/>
            <w:tcMar>
              <w:top w:w="40" w:type="dxa"/>
              <w:left w:w="90" w:type="dxa"/>
              <w:bottom w:w="40" w:type="dxa"/>
              <w:right w:w="90" w:type="dxa"/>
            </w:tcMar>
          </w:tcPr>
          <w:p w14:paraId="61B945C5" w14:textId="77777777" w:rsidR="0021407A" w:rsidRDefault="0021407A" w:rsidP="008B3485">
            <w:pPr>
              <w:spacing w:after="40"/>
            </w:pPr>
            <w:r>
              <w:rPr>
                <w:sz w:val="16"/>
                <w:szCs w:val="16"/>
              </w:rPr>
              <w:t>200</w:t>
            </w:r>
          </w:p>
        </w:tc>
        <w:tc>
          <w:tcPr>
            <w:tcW w:w="950" w:type="dxa"/>
            <w:tcMar>
              <w:top w:w="40" w:type="dxa"/>
              <w:left w:w="90" w:type="dxa"/>
              <w:bottom w:w="40" w:type="dxa"/>
              <w:right w:w="90" w:type="dxa"/>
            </w:tcMar>
          </w:tcPr>
          <w:p w14:paraId="1BB673A1" w14:textId="77777777" w:rsidR="0021407A" w:rsidRDefault="0021407A" w:rsidP="008B3485">
            <w:pPr>
              <w:spacing w:after="40"/>
            </w:pPr>
            <w:r>
              <w:rPr>
                <w:sz w:val="16"/>
                <w:szCs w:val="16"/>
              </w:rPr>
              <w:t>400, 403, 404, 409</w:t>
            </w:r>
          </w:p>
        </w:tc>
        <w:tc>
          <w:tcPr>
            <w:tcW w:w="1000" w:type="dxa"/>
            <w:tcMar>
              <w:top w:w="40" w:type="dxa"/>
              <w:left w:w="90" w:type="dxa"/>
              <w:bottom w:w="40" w:type="dxa"/>
              <w:right w:w="90" w:type="dxa"/>
            </w:tcMar>
          </w:tcPr>
          <w:p w14:paraId="417EB1E4" w14:textId="77777777" w:rsidR="0021407A" w:rsidRDefault="0021407A" w:rsidP="008B3485">
            <w:pPr>
              <w:spacing w:after="40"/>
            </w:pPr>
            <w:r>
              <w:rPr>
                <w:sz w:val="16"/>
                <w:szCs w:val="16"/>
              </w:rPr>
              <w:t>FR-015</w:t>
            </w:r>
          </w:p>
        </w:tc>
        <w:tc>
          <w:tcPr>
            <w:tcW w:w="1146" w:type="dxa"/>
            <w:tcMar>
              <w:top w:w="40" w:type="dxa"/>
              <w:left w:w="90" w:type="dxa"/>
              <w:bottom w:w="40" w:type="dxa"/>
              <w:right w:w="90" w:type="dxa"/>
            </w:tcMar>
          </w:tcPr>
          <w:p w14:paraId="347B5FD4" w14:textId="77777777" w:rsidR="00380CD2" w:rsidRDefault="00555546">
            <w:pPr>
              <w:spacing w:after="40"/>
            </w:pPr>
            <w:r>
              <w:rPr>
                <w:sz w:val="16"/>
                <w:szCs w:val="16"/>
              </w:rPr>
              <w:t>Implemented</w:t>
            </w:r>
          </w:p>
        </w:tc>
      </w:tr>
      <w:tr w:rsidR="0021407A" w14:paraId="4419B0CB" w14:textId="77777777" w:rsidTr="008B3485">
        <w:trPr>
          <w:cantSplit/>
        </w:trPr>
        <w:tc>
          <w:tcPr>
            <w:tcW w:w="620" w:type="dxa"/>
            <w:tcMar>
              <w:top w:w="40" w:type="dxa"/>
              <w:left w:w="90" w:type="dxa"/>
              <w:bottom w:w="40" w:type="dxa"/>
              <w:right w:w="90" w:type="dxa"/>
            </w:tcMar>
          </w:tcPr>
          <w:p w14:paraId="45841879" w14:textId="77777777" w:rsidR="0021407A" w:rsidRDefault="0021407A" w:rsidP="008B3485">
            <w:pPr>
              <w:spacing w:after="40"/>
            </w:pPr>
            <w:r>
              <w:rPr>
                <w:sz w:val="16"/>
                <w:szCs w:val="16"/>
              </w:rPr>
              <w:t>API-16</w:t>
            </w:r>
          </w:p>
        </w:tc>
        <w:tc>
          <w:tcPr>
            <w:tcW w:w="1700" w:type="dxa"/>
            <w:tcMar>
              <w:top w:w="40" w:type="dxa"/>
              <w:left w:w="90" w:type="dxa"/>
              <w:bottom w:w="40" w:type="dxa"/>
              <w:right w:w="90" w:type="dxa"/>
            </w:tcMar>
          </w:tcPr>
          <w:p w14:paraId="77ABA269" w14:textId="77777777" w:rsidR="0021407A" w:rsidRDefault="0021407A" w:rsidP="008B3485">
            <w:pPr>
              <w:spacing w:after="40"/>
            </w:pPr>
            <w:r>
              <w:rPr>
                <w:sz w:val="16"/>
                <w:szCs w:val="16"/>
              </w:rPr>
              <w:t>GET / PUT /employees/{id}/categories</w:t>
            </w:r>
          </w:p>
        </w:tc>
        <w:tc>
          <w:tcPr>
            <w:tcW w:w="900" w:type="dxa"/>
            <w:tcMar>
              <w:top w:w="40" w:type="dxa"/>
              <w:left w:w="90" w:type="dxa"/>
              <w:bottom w:w="40" w:type="dxa"/>
              <w:right w:w="90" w:type="dxa"/>
            </w:tcMar>
          </w:tcPr>
          <w:p w14:paraId="0E8288CA" w14:textId="77777777" w:rsidR="0021407A" w:rsidRDefault="0021407A" w:rsidP="008B3485">
            <w:pPr>
              <w:spacing w:after="40"/>
            </w:pPr>
            <w:r>
              <w:rPr>
                <w:sz w:val="16"/>
                <w:szCs w:val="16"/>
              </w:rPr>
              <w:t>M</w:t>
            </w:r>
          </w:p>
        </w:tc>
        <w:tc>
          <w:tcPr>
            <w:tcW w:w="1400" w:type="dxa"/>
            <w:tcMar>
              <w:top w:w="40" w:type="dxa"/>
              <w:left w:w="90" w:type="dxa"/>
              <w:bottom w:w="40" w:type="dxa"/>
              <w:right w:w="90" w:type="dxa"/>
            </w:tcMar>
          </w:tcPr>
          <w:p w14:paraId="40C65D90" w14:textId="77777777" w:rsidR="0021407A" w:rsidRDefault="0021407A" w:rsidP="008B3485">
            <w:pPr>
              <w:spacing w:after="40"/>
            </w:pPr>
            <w:r>
              <w:rPr>
                <w:sz w:val="16"/>
                <w:szCs w:val="16"/>
              </w:rPr>
              <w:t>{</w:t>
            </w:r>
            <w:proofErr w:type="spellStart"/>
            <w:r>
              <w:rPr>
                <w:sz w:val="16"/>
                <w:szCs w:val="16"/>
              </w:rPr>
              <w:t>categoryIds</w:t>
            </w:r>
            <w:proofErr w:type="spellEnd"/>
            <w:r>
              <w:rPr>
                <w:sz w:val="16"/>
                <w:szCs w:val="16"/>
              </w:rPr>
              <w:t>[]}</w:t>
            </w:r>
          </w:p>
        </w:tc>
        <w:tc>
          <w:tcPr>
            <w:tcW w:w="1300" w:type="dxa"/>
            <w:tcMar>
              <w:top w:w="40" w:type="dxa"/>
              <w:left w:w="90" w:type="dxa"/>
              <w:bottom w:w="40" w:type="dxa"/>
              <w:right w:w="90" w:type="dxa"/>
            </w:tcMar>
          </w:tcPr>
          <w:p w14:paraId="15002F49" w14:textId="77777777" w:rsidR="0021407A" w:rsidRDefault="0021407A" w:rsidP="008B3485">
            <w:pPr>
              <w:spacing w:after="40"/>
            </w:pPr>
            <w:r>
              <w:rPr>
                <w:sz w:val="16"/>
                <w:szCs w:val="16"/>
              </w:rPr>
              <w:t>200</w:t>
            </w:r>
          </w:p>
        </w:tc>
        <w:tc>
          <w:tcPr>
            <w:tcW w:w="950" w:type="dxa"/>
            <w:tcMar>
              <w:top w:w="40" w:type="dxa"/>
              <w:left w:w="90" w:type="dxa"/>
              <w:bottom w:w="40" w:type="dxa"/>
              <w:right w:w="90" w:type="dxa"/>
            </w:tcMar>
          </w:tcPr>
          <w:p w14:paraId="4322D26B" w14:textId="77777777" w:rsidR="0021407A" w:rsidRDefault="0021407A" w:rsidP="008B3485">
            <w:pPr>
              <w:spacing w:after="40"/>
            </w:pPr>
            <w:r>
              <w:rPr>
                <w:sz w:val="16"/>
                <w:szCs w:val="16"/>
              </w:rPr>
              <w:t>400 (unknown category or not staff), 403, 404</w:t>
            </w:r>
          </w:p>
        </w:tc>
        <w:tc>
          <w:tcPr>
            <w:tcW w:w="1000" w:type="dxa"/>
            <w:tcMar>
              <w:top w:w="40" w:type="dxa"/>
              <w:left w:w="90" w:type="dxa"/>
              <w:bottom w:w="40" w:type="dxa"/>
              <w:right w:w="90" w:type="dxa"/>
            </w:tcMar>
          </w:tcPr>
          <w:p w14:paraId="29EF36FA" w14:textId="77777777" w:rsidR="0021407A" w:rsidRDefault="0021407A" w:rsidP="008B3485">
            <w:pPr>
              <w:spacing w:after="40"/>
            </w:pPr>
            <w:r>
              <w:rPr>
                <w:sz w:val="16"/>
                <w:szCs w:val="16"/>
              </w:rPr>
              <w:t>FR-005, DEC-002</w:t>
            </w:r>
          </w:p>
        </w:tc>
        <w:tc>
          <w:tcPr>
            <w:tcW w:w="1146" w:type="dxa"/>
            <w:tcMar>
              <w:top w:w="40" w:type="dxa"/>
              <w:left w:w="90" w:type="dxa"/>
              <w:bottom w:w="40" w:type="dxa"/>
              <w:right w:w="90" w:type="dxa"/>
            </w:tcMar>
          </w:tcPr>
          <w:p w14:paraId="591CE212" w14:textId="77777777" w:rsidR="0021407A" w:rsidRDefault="0021407A" w:rsidP="008B3485">
            <w:pPr>
              <w:spacing w:after="40"/>
            </w:pPr>
            <w:r>
              <w:rPr>
                <w:sz w:val="16"/>
                <w:szCs w:val="16"/>
              </w:rPr>
              <w:t>Implemented</w:t>
            </w:r>
          </w:p>
        </w:tc>
      </w:tr>
      <w:tr w:rsidR="0021407A" w14:paraId="29B1301F" w14:textId="77777777" w:rsidTr="008B3485">
        <w:trPr>
          <w:cantSplit/>
        </w:trPr>
        <w:tc>
          <w:tcPr>
            <w:tcW w:w="620" w:type="dxa"/>
            <w:tcMar>
              <w:top w:w="40" w:type="dxa"/>
              <w:left w:w="90" w:type="dxa"/>
              <w:bottom w:w="40" w:type="dxa"/>
              <w:right w:w="90" w:type="dxa"/>
            </w:tcMar>
          </w:tcPr>
          <w:p w14:paraId="28A036F0" w14:textId="77777777" w:rsidR="0021407A" w:rsidRDefault="0021407A" w:rsidP="008B3485">
            <w:pPr>
              <w:spacing w:after="40"/>
            </w:pPr>
            <w:r>
              <w:rPr>
                <w:sz w:val="16"/>
                <w:szCs w:val="16"/>
              </w:rPr>
              <w:t>API-17</w:t>
            </w:r>
          </w:p>
        </w:tc>
        <w:tc>
          <w:tcPr>
            <w:tcW w:w="1700" w:type="dxa"/>
            <w:tcMar>
              <w:top w:w="40" w:type="dxa"/>
              <w:left w:w="90" w:type="dxa"/>
              <w:bottom w:w="40" w:type="dxa"/>
              <w:right w:w="90" w:type="dxa"/>
            </w:tcMar>
          </w:tcPr>
          <w:p w14:paraId="25684AD7" w14:textId="77777777" w:rsidR="0021407A" w:rsidRDefault="0021407A" w:rsidP="008B3485">
            <w:pPr>
              <w:spacing w:after="40"/>
            </w:pPr>
            <w:r>
              <w:rPr>
                <w:sz w:val="16"/>
                <w:szCs w:val="16"/>
              </w:rPr>
              <w:t>GET /reports/activity</w:t>
            </w:r>
          </w:p>
        </w:tc>
        <w:tc>
          <w:tcPr>
            <w:tcW w:w="900" w:type="dxa"/>
            <w:tcMar>
              <w:top w:w="40" w:type="dxa"/>
              <w:left w:w="90" w:type="dxa"/>
              <w:bottom w:w="40" w:type="dxa"/>
              <w:right w:w="90" w:type="dxa"/>
            </w:tcMar>
          </w:tcPr>
          <w:p w14:paraId="2D0BCFAE" w14:textId="77777777" w:rsidR="0021407A" w:rsidRDefault="0021407A" w:rsidP="008B3485">
            <w:pPr>
              <w:spacing w:after="40"/>
            </w:pPr>
            <w:r>
              <w:rPr>
                <w:sz w:val="16"/>
                <w:szCs w:val="16"/>
              </w:rPr>
              <w:t>M</w:t>
            </w:r>
          </w:p>
        </w:tc>
        <w:tc>
          <w:tcPr>
            <w:tcW w:w="1400" w:type="dxa"/>
            <w:tcMar>
              <w:top w:w="40" w:type="dxa"/>
              <w:left w:w="90" w:type="dxa"/>
              <w:bottom w:w="40" w:type="dxa"/>
              <w:right w:w="90" w:type="dxa"/>
            </w:tcMar>
          </w:tcPr>
          <w:p w14:paraId="392B1B2E" w14:textId="77777777" w:rsidR="0021407A" w:rsidRDefault="0021407A" w:rsidP="008B3485">
            <w:pPr>
              <w:spacing w:after="40"/>
            </w:pPr>
            <w:r>
              <w:rPr>
                <w:sz w:val="16"/>
                <w:szCs w:val="16"/>
              </w:rPr>
              <w:t xml:space="preserve">from?, to?, </w:t>
            </w:r>
            <w:proofErr w:type="spellStart"/>
            <w:r>
              <w:rPr>
                <w:sz w:val="16"/>
                <w:szCs w:val="16"/>
              </w:rPr>
              <w:t>categoryId</w:t>
            </w:r>
            <w:proofErr w:type="spellEnd"/>
            <w:r>
              <w:rPr>
                <w:sz w:val="16"/>
                <w:szCs w:val="16"/>
              </w:rPr>
              <w:t>?, status?</w:t>
            </w:r>
          </w:p>
        </w:tc>
        <w:tc>
          <w:tcPr>
            <w:tcW w:w="1300" w:type="dxa"/>
            <w:tcMar>
              <w:top w:w="40" w:type="dxa"/>
              <w:left w:w="90" w:type="dxa"/>
              <w:bottom w:w="40" w:type="dxa"/>
              <w:right w:w="90" w:type="dxa"/>
            </w:tcMar>
          </w:tcPr>
          <w:p w14:paraId="45BE8CCD" w14:textId="77777777" w:rsidR="0021407A" w:rsidRDefault="0021407A" w:rsidP="008B3485">
            <w:pPr>
              <w:spacing w:after="40"/>
            </w:pPr>
            <w:r>
              <w:rPr>
                <w:sz w:val="16"/>
                <w:szCs w:val="16"/>
              </w:rPr>
              <w:t xml:space="preserve">200 {filters, </w:t>
            </w:r>
            <w:proofErr w:type="spellStart"/>
            <w:r>
              <w:rPr>
                <w:sz w:val="16"/>
                <w:szCs w:val="16"/>
              </w:rPr>
              <w:t>generatedAt</w:t>
            </w:r>
            <w:proofErr w:type="spellEnd"/>
            <w:r>
              <w:rPr>
                <w:sz w:val="16"/>
                <w:szCs w:val="16"/>
              </w:rPr>
              <w:t xml:space="preserve">, totals {total, open, overdue, resolved, closed, rejected}, </w:t>
            </w:r>
            <w:proofErr w:type="spellStart"/>
            <w:r>
              <w:rPr>
                <w:sz w:val="16"/>
                <w:szCs w:val="16"/>
              </w:rPr>
              <w:t>byCategory</w:t>
            </w:r>
            <w:proofErr w:type="spellEnd"/>
            <w:r>
              <w:rPr>
                <w:sz w:val="16"/>
                <w:szCs w:val="16"/>
              </w:rPr>
              <w:t>[]} - counts only</w:t>
            </w:r>
          </w:p>
        </w:tc>
        <w:tc>
          <w:tcPr>
            <w:tcW w:w="950" w:type="dxa"/>
            <w:tcMar>
              <w:top w:w="40" w:type="dxa"/>
              <w:left w:w="90" w:type="dxa"/>
              <w:bottom w:w="40" w:type="dxa"/>
              <w:right w:w="90" w:type="dxa"/>
            </w:tcMar>
          </w:tcPr>
          <w:p w14:paraId="3A2C6D30" w14:textId="77777777" w:rsidR="0021407A" w:rsidRDefault="0021407A" w:rsidP="008B3485">
            <w:pPr>
              <w:spacing w:after="40"/>
            </w:pPr>
            <w:r>
              <w:rPr>
                <w:sz w:val="16"/>
                <w:szCs w:val="16"/>
              </w:rPr>
              <w:t>400, 403</w:t>
            </w:r>
          </w:p>
        </w:tc>
        <w:tc>
          <w:tcPr>
            <w:tcW w:w="1000" w:type="dxa"/>
            <w:tcMar>
              <w:top w:w="40" w:type="dxa"/>
              <w:left w:w="90" w:type="dxa"/>
              <w:bottom w:w="40" w:type="dxa"/>
              <w:right w:w="90" w:type="dxa"/>
            </w:tcMar>
          </w:tcPr>
          <w:p w14:paraId="5565A6AC" w14:textId="77777777" w:rsidR="0021407A" w:rsidRDefault="0021407A" w:rsidP="008B3485">
            <w:pPr>
              <w:spacing w:after="40"/>
            </w:pPr>
            <w:r>
              <w:rPr>
                <w:sz w:val="16"/>
                <w:szCs w:val="16"/>
              </w:rPr>
              <w:t>FR-012, FR-013, ASR-005</w:t>
            </w:r>
          </w:p>
        </w:tc>
        <w:tc>
          <w:tcPr>
            <w:tcW w:w="1146" w:type="dxa"/>
            <w:tcMar>
              <w:top w:w="40" w:type="dxa"/>
              <w:left w:w="90" w:type="dxa"/>
              <w:bottom w:w="40" w:type="dxa"/>
              <w:right w:w="90" w:type="dxa"/>
            </w:tcMar>
          </w:tcPr>
          <w:p w14:paraId="37B80554" w14:textId="77777777" w:rsidR="0021407A" w:rsidRDefault="0021407A" w:rsidP="008B3485">
            <w:pPr>
              <w:spacing w:after="40"/>
            </w:pPr>
            <w:r>
              <w:rPr>
                <w:sz w:val="16"/>
                <w:szCs w:val="16"/>
              </w:rPr>
              <w:t>Implemented</w:t>
            </w:r>
          </w:p>
        </w:tc>
      </w:tr>
      <w:tr w:rsidR="009B2676" w14:paraId="272890C4" w14:textId="77777777">
        <w:trPr>
          <w:cantSplit/>
        </w:trPr>
        <w:tc>
          <w:tcPr>
            <w:tcW w:w="620" w:type="dxa"/>
            <w:tcMar>
              <w:top w:w="40" w:type="dxa"/>
              <w:left w:w="90" w:type="dxa"/>
              <w:bottom w:w="40" w:type="dxa"/>
              <w:right w:w="90" w:type="dxa"/>
            </w:tcMar>
          </w:tcPr>
          <w:p w14:paraId="0D8FEF7B" w14:textId="77777777" w:rsidR="009B2676" w:rsidRDefault="00555546">
            <w:pPr>
              <w:spacing w:after="40"/>
            </w:pPr>
            <w:r>
              <w:rPr>
                <w:sz w:val="16"/>
                <w:szCs w:val="16"/>
              </w:rPr>
              <w:t>API-18</w:t>
            </w:r>
          </w:p>
        </w:tc>
        <w:tc>
          <w:tcPr>
            <w:tcW w:w="1700" w:type="dxa"/>
            <w:tcMar>
              <w:top w:w="40" w:type="dxa"/>
              <w:left w:w="90" w:type="dxa"/>
              <w:bottom w:w="40" w:type="dxa"/>
              <w:right w:w="90" w:type="dxa"/>
            </w:tcMar>
          </w:tcPr>
          <w:p w14:paraId="65E2E978" w14:textId="77777777" w:rsidR="009B2676" w:rsidRDefault="00555546">
            <w:pPr>
              <w:spacing w:after="40"/>
            </w:pPr>
            <w:r>
              <w:rPr>
                <w:sz w:val="16"/>
                <w:szCs w:val="16"/>
              </w:rPr>
              <w:t>GET / PATCH /clients/me</w:t>
            </w:r>
          </w:p>
        </w:tc>
        <w:tc>
          <w:tcPr>
            <w:tcW w:w="900" w:type="dxa"/>
            <w:tcMar>
              <w:top w:w="40" w:type="dxa"/>
              <w:left w:w="90" w:type="dxa"/>
              <w:bottom w:w="40" w:type="dxa"/>
              <w:right w:w="90" w:type="dxa"/>
            </w:tcMar>
          </w:tcPr>
          <w:p w14:paraId="4D238BBE" w14:textId="77777777" w:rsidR="009B2676" w:rsidRDefault="00555546">
            <w:pPr>
              <w:spacing w:after="40"/>
            </w:pPr>
            <w:r>
              <w:rPr>
                <w:sz w:val="16"/>
                <w:szCs w:val="16"/>
              </w:rPr>
              <w:t>R</w:t>
            </w:r>
          </w:p>
        </w:tc>
        <w:tc>
          <w:tcPr>
            <w:tcW w:w="1400" w:type="dxa"/>
            <w:tcMar>
              <w:top w:w="40" w:type="dxa"/>
              <w:left w:w="90" w:type="dxa"/>
              <w:bottom w:w="40" w:type="dxa"/>
              <w:right w:w="90" w:type="dxa"/>
            </w:tcMar>
          </w:tcPr>
          <w:p w14:paraId="67B4C81F" w14:textId="77777777" w:rsidR="009B2676" w:rsidRDefault="00555546">
            <w:pPr>
              <w:spacing w:after="40"/>
            </w:pPr>
            <w:proofErr w:type="spellStart"/>
            <w:r>
              <w:rPr>
                <w:sz w:val="16"/>
                <w:szCs w:val="16"/>
              </w:rPr>
              <w:t>firstName</w:t>
            </w:r>
            <w:proofErr w:type="spellEnd"/>
            <w:r>
              <w:rPr>
                <w:sz w:val="16"/>
                <w:szCs w:val="16"/>
              </w:rPr>
              <w:t xml:space="preserve">?, surname?, phone?, email?, password?, </w:t>
            </w:r>
            <w:proofErr w:type="spellStart"/>
            <w:r>
              <w:rPr>
                <w:sz w:val="16"/>
                <w:szCs w:val="16"/>
              </w:rPr>
              <w:t>currentPassword</w:t>
            </w:r>
            <w:proofErr w:type="spellEnd"/>
            <w:r>
              <w:rPr>
                <w:sz w:val="16"/>
                <w:szCs w:val="16"/>
              </w:rPr>
              <w:t xml:space="preserve"> (for email/password)</w:t>
            </w:r>
          </w:p>
        </w:tc>
        <w:tc>
          <w:tcPr>
            <w:tcW w:w="1300" w:type="dxa"/>
            <w:tcMar>
              <w:top w:w="40" w:type="dxa"/>
              <w:left w:w="90" w:type="dxa"/>
              <w:bottom w:w="40" w:type="dxa"/>
              <w:right w:w="90" w:type="dxa"/>
            </w:tcMar>
          </w:tcPr>
          <w:p w14:paraId="1D6E2DC6" w14:textId="77777777" w:rsidR="009B2676" w:rsidRDefault="00555546">
            <w:pPr>
              <w:spacing w:after="40"/>
            </w:pPr>
            <w:r>
              <w:rPr>
                <w:sz w:val="16"/>
                <w:szCs w:val="16"/>
              </w:rPr>
              <w:t>200 own profile</w:t>
            </w:r>
          </w:p>
        </w:tc>
        <w:tc>
          <w:tcPr>
            <w:tcW w:w="950" w:type="dxa"/>
            <w:tcMar>
              <w:top w:w="40" w:type="dxa"/>
              <w:left w:w="90" w:type="dxa"/>
              <w:bottom w:w="40" w:type="dxa"/>
              <w:right w:w="90" w:type="dxa"/>
            </w:tcMar>
          </w:tcPr>
          <w:p w14:paraId="26DEB69C" w14:textId="77777777" w:rsidR="009B2676" w:rsidRDefault="00555546">
            <w:pPr>
              <w:spacing w:after="40"/>
            </w:pPr>
            <w:r>
              <w:rPr>
                <w:sz w:val="16"/>
                <w:szCs w:val="16"/>
              </w:rPr>
              <w:t>400, 409</w:t>
            </w:r>
          </w:p>
        </w:tc>
        <w:tc>
          <w:tcPr>
            <w:tcW w:w="1000" w:type="dxa"/>
            <w:tcMar>
              <w:top w:w="40" w:type="dxa"/>
              <w:left w:w="90" w:type="dxa"/>
              <w:bottom w:w="40" w:type="dxa"/>
              <w:right w:w="90" w:type="dxa"/>
            </w:tcMar>
          </w:tcPr>
          <w:p w14:paraId="4910428F" w14:textId="77777777" w:rsidR="009B2676" w:rsidRDefault="00555546">
            <w:pPr>
              <w:spacing w:after="40"/>
            </w:pPr>
            <w:r>
              <w:rPr>
                <w:sz w:val="16"/>
                <w:szCs w:val="16"/>
              </w:rPr>
              <w:t>FR-014, NFR-002</w:t>
            </w:r>
          </w:p>
        </w:tc>
        <w:tc>
          <w:tcPr>
            <w:tcW w:w="1146" w:type="dxa"/>
            <w:tcMar>
              <w:top w:w="40" w:type="dxa"/>
              <w:left w:w="90" w:type="dxa"/>
              <w:bottom w:w="40" w:type="dxa"/>
              <w:right w:w="90" w:type="dxa"/>
            </w:tcMar>
          </w:tcPr>
          <w:p w14:paraId="0FD63128" w14:textId="77777777" w:rsidR="009B2676" w:rsidRDefault="00555546">
            <w:pPr>
              <w:spacing w:after="40"/>
            </w:pPr>
            <w:r>
              <w:rPr>
                <w:sz w:val="16"/>
                <w:szCs w:val="16"/>
              </w:rPr>
              <w:t xml:space="preserve">Implemented (M3); </w:t>
            </w:r>
            <w:proofErr w:type="spellStart"/>
            <w:r>
              <w:rPr>
                <w:sz w:val="16"/>
                <w:szCs w:val="16"/>
              </w:rPr>
              <w:t>dateOfBirth</w:t>
            </w:r>
            <w:proofErr w:type="spellEnd"/>
            <w:r>
              <w:rPr>
                <w:sz w:val="16"/>
                <w:szCs w:val="16"/>
              </w:rPr>
              <w:t xml:space="preserve"> removed in M4 (CR-022)</w:t>
            </w:r>
          </w:p>
        </w:tc>
      </w:tr>
      <w:tr w:rsidR="009B2676" w14:paraId="3362B532" w14:textId="77777777">
        <w:trPr>
          <w:cantSplit/>
        </w:trPr>
        <w:tc>
          <w:tcPr>
            <w:tcW w:w="620" w:type="dxa"/>
            <w:tcMar>
              <w:top w:w="40" w:type="dxa"/>
              <w:left w:w="90" w:type="dxa"/>
              <w:bottom w:w="40" w:type="dxa"/>
              <w:right w:w="90" w:type="dxa"/>
            </w:tcMar>
          </w:tcPr>
          <w:p w14:paraId="5A4682BF" w14:textId="77777777" w:rsidR="009B2676" w:rsidRDefault="00555546">
            <w:pPr>
              <w:spacing w:after="40"/>
            </w:pPr>
            <w:r>
              <w:rPr>
                <w:sz w:val="16"/>
                <w:szCs w:val="16"/>
              </w:rPr>
              <w:lastRenderedPageBreak/>
              <w:t>API-19</w:t>
            </w:r>
          </w:p>
        </w:tc>
        <w:tc>
          <w:tcPr>
            <w:tcW w:w="1700" w:type="dxa"/>
            <w:tcMar>
              <w:top w:w="40" w:type="dxa"/>
              <w:left w:w="90" w:type="dxa"/>
              <w:bottom w:w="40" w:type="dxa"/>
              <w:right w:w="90" w:type="dxa"/>
            </w:tcMar>
          </w:tcPr>
          <w:p w14:paraId="5E12C788" w14:textId="77777777" w:rsidR="009B2676" w:rsidRDefault="00555546">
            <w:pPr>
              <w:spacing w:after="40"/>
            </w:pPr>
            <w:r>
              <w:rPr>
                <w:sz w:val="16"/>
                <w:szCs w:val="16"/>
              </w:rPr>
              <w:t>GET /clients/{id}/contact</w:t>
            </w:r>
          </w:p>
        </w:tc>
        <w:tc>
          <w:tcPr>
            <w:tcW w:w="900" w:type="dxa"/>
            <w:tcMar>
              <w:top w:w="40" w:type="dxa"/>
              <w:left w:w="90" w:type="dxa"/>
              <w:bottom w:w="40" w:type="dxa"/>
              <w:right w:w="90" w:type="dxa"/>
            </w:tcMar>
          </w:tcPr>
          <w:p w14:paraId="117D86B3" w14:textId="77777777" w:rsidR="009B2676" w:rsidRDefault="00555546">
            <w:pPr>
              <w:spacing w:after="40"/>
            </w:pPr>
            <w:r>
              <w:rPr>
                <w:sz w:val="16"/>
                <w:szCs w:val="16"/>
              </w:rPr>
              <w:t>M</w:t>
            </w:r>
          </w:p>
        </w:tc>
        <w:tc>
          <w:tcPr>
            <w:tcW w:w="1400" w:type="dxa"/>
            <w:tcMar>
              <w:top w:w="40" w:type="dxa"/>
              <w:left w:w="90" w:type="dxa"/>
              <w:bottom w:w="40" w:type="dxa"/>
              <w:right w:w="90" w:type="dxa"/>
            </w:tcMar>
          </w:tcPr>
          <w:p w14:paraId="17A52FC9" w14:textId="77777777" w:rsidR="009B2676" w:rsidRDefault="00555546">
            <w:pPr>
              <w:spacing w:after="40"/>
            </w:pPr>
            <w:r>
              <w:rPr>
                <w:sz w:val="16"/>
                <w:szCs w:val="16"/>
              </w:rPr>
              <w:t>-</w:t>
            </w:r>
          </w:p>
        </w:tc>
        <w:tc>
          <w:tcPr>
            <w:tcW w:w="1300" w:type="dxa"/>
            <w:tcMar>
              <w:top w:w="40" w:type="dxa"/>
              <w:left w:w="90" w:type="dxa"/>
              <w:bottom w:w="40" w:type="dxa"/>
              <w:right w:w="90" w:type="dxa"/>
            </w:tcMar>
          </w:tcPr>
          <w:p w14:paraId="3726F2AF" w14:textId="77777777" w:rsidR="009B2676" w:rsidRDefault="00555546">
            <w:pPr>
              <w:spacing w:after="40"/>
            </w:pPr>
            <w:r>
              <w:rPr>
                <w:sz w:val="16"/>
                <w:szCs w:val="16"/>
              </w:rPr>
              <w:t>200 {id, name, email, phone, active} - read is logged</w:t>
            </w:r>
          </w:p>
        </w:tc>
        <w:tc>
          <w:tcPr>
            <w:tcW w:w="950" w:type="dxa"/>
            <w:tcMar>
              <w:top w:w="40" w:type="dxa"/>
              <w:left w:w="90" w:type="dxa"/>
              <w:bottom w:w="40" w:type="dxa"/>
              <w:right w:w="90" w:type="dxa"/>
            </w:tcMar>
          </w:tcPr>
          <w:p w14:paraId="6C38F40B" w14:textId="77777777" w:rsidR="009B2676" w:rsidRDefault="00555546">
            <w:pPr>
              <w:spacing w:after="40"/>
            </w:pPr>
            <w:r>
              <w:rPr>
                <w:sz w:val="16"/>
                <w:szCs w:val="16"/>
              </w:rPr>
              <w:t>403, 404</w:t>
            </w:r>
          </w:p>
        </w:tc>
        <w:tc>
          <w:tcPr>
            <w:tcW w:w="1000" w:type="dxa"/>
            <w:tcMar>
              <w:top w:w="40" w:type="dxa"/>
              <w:left w:w="90" w:type="dxa"/>
              <w:bottom w:w="40" w:type="dxa"/>
              <w:right w:w="90" w:type="dxa"/>
            </w:tcMar>
          </w:tcPr>
          <w:p w14:paraId="5FF74D58" w14:textId="77777777" w:rsidR="009B2676" w:rsidRDefault="00555546">
            <w:pPr>
              <w:spacing w:after="40"/>
            </w:pPr>
            <w:r>
              <w:rPr>
                <w:sz w:val="16"/>
                <w:szCs w:val="16"/>
              </w:rPr>
              <w:t>ASR-005</w:t>
            </w:r>
          </w:p>
        </w:tc>
        <w:tc>
          <w:tcPr>
            <w:tcW w:w="1146" w:type="dxa"/>
            <w:tcMar>
              <w:top w:w="40" w:type="dxa"/>
              <w:left w:w="90" w:type="dxa"/>
              <w:bottom w:w="40" w:type="dxa"/>
              <w:right w:w="90" w:type="dxa"/>
            </w:tcMar>
          </w:tcPr>
          <w:p w14:paraId="2D5F12D8" w14:textId="77777777" w:rsidR="009B2676" w:rsidRDefault="00555546">
            <w:pPr>
              <w:spacing w:after="40"/>
            </w:pPr>
            <w:r>
              <w:rPr>
                <w:sz w:val="16"/>
                <w:szCs w:val="16"/>
              </w:rPr>
              <w:t>Implemented (M3)</w:t>
            </w:r>
          </w:p>
        </w:tc>
      </w:tr>
      <w:tr w:rsidR="009B2676" w14:paraId="0743D65E" w14:textId="77777777">
        <w:trPr>
          <w:cantSplit/>
        </w:trPr>
        <w:tc>
          <w:tcPr>
            <w:tcW w:w="620" w:type="dxa"/>
            <w:tcMar>
              <w:top w:w="40" w:type="dxa"/>
              <w:left w:w="90" w:type="dxa"/>
              <w:bottom w:w="40" w:type="dxa"/>
              <w:right w:w="90" w:type="dxa"/>
            </w:tcMar>
          </w:tcPr>
          <w:p w14:paraId="6CCE1900" w14:textId="77777777" w:rsidR="009B2676" w:rsidRDefault="00555546">
            <w:pPr>
              <w:spacing w:after="40"/>
            </w:pPr>
            <w:r>
              <w:rPr>
                <w:sz w:val="16"/>
                <w:szCs w:val="16"/>
              </w:rPr>
              <w:t>API-20</w:t>
            </w:r>
          </w:p>
        </w:tc>
        <w:tc>
          <w:tcPr>
            <w:tcW w:w="1700" w:type="dxa"/>
            <w:tcMar>
              <w:top w:w="40" w:type="dxa"/>
              <w:left w:w="90" w:type="dxa"/>
              <w:bottom w:w="40" w:type="dxa"/>
              <w:right w:w="90" w:type="dxa"/>
            </w:tcMar>
          </w:tcPr>
          <w:p w14:paraId="39A20D09" w14:textId="77777777" w:rsidR="009B2676" w:rsidRDefault="00555546">
            <w:pPr>
              <w:spacing w:after="40"/>
            </w:pPr>
            <w:r>
              <w:rPr>
                <w:sz w:val="16"/>
                <w:szCs w:val="16"/>
              </w:rPr>
              <w:t>PATCH /clients/{id}/active</w:t>
            </w:r>
          </w:p>
        </w:tc>
        <w:tc>
          <w:tcPr>
            <w:tcW w:w="900" w:type="dxa"/>
            <w:tcMar>
              <w:top w:w="40" w:type="dxa"/>
              <w:left w:w="90" w:type="dxa"/>
              <w:bottom w:w="40" w:type="dxa"/>
              <w:right w:w="90" w:type="dxa"/>
            </w:tcMar>
          </w:tcPr>
          <w:p w14:paraId="18DAEBD0" w14:textId="77777777" w:rsidR="009B2676" w:rsidRDefault="00555546">
            <w:pPr>
              <w:spacing w:after="40"/>
            </w:pPr>
            <w:r>
              <w:rPr>
                <w:sz w:val="16"/>
                <w:szCs w:val="16"/>
              </w:rPr>
              <w:t>M</w:t>
            </w:r>
          </w:p>
        </w:tc>
        <w:tc>
          <w:tcPr>
            <w:tcW w:w="1400" w:type="dxa"/>
            <w:tcMar>
              <w:top w:w="40" w:type="dxa"/>
              <w:left w:w="90" w:type="dxa"/>
              <w:bottom w:w="40" w:type="dxa"/>
              <w:right w:w="90" w:type="dxa"/>
            </w:tcMar>
          </w:tcPr>
          <w:p w14:paraId="2195405D" w14:textId="77777777" w:rsidR="009B2676" w:rsidRDefault="00555546">
            <w:pPr>
              <w:spacing w:after="40"/>
            </w:pPr>
            <w:r>
              <w:rPr>
                <w:sz w:val="16"/>
                <w:szCs w:val="16"/>
              </w:rPr>
              <w:t>{active}</w:t>
            </w:r>
          </w:p>
        </w:tc>
        <w:tc>
          <w:tcPr>
            <w:tcW w:w="1300" w:type="dxa"/>
            <w:tcMar>
              <w:top w:w="40" w:type="dxa"/>
              <w:left w:w="90" w:type="dxa"/>
              <w:bottom w:w="40" w:type="dxa"/>
              <w:right w:w="90" w:type="dxa"/>
            </w:tcMar>
          </w:tcPr>
          <w:p w14:paraId="75D2F34B" w14:textId="77777777" w:rsidR="009B2676" w:rsidRDefault="00555546">
            <w:pPr>
              <w:spacing w:after="40"/>
            </w:pPr>
            <w:r>
              <w:rPr>
                <w:sz w:val="16"/>
                <w:szCs w:val="16"/>
              </w:rPr>
              <w:t>204</w:t>
            </w:r>
          </w:p>
        </w:tc>
        <w:tc>
          <w:tcPr>
            <w:tcW w:w="950" w:type="dxa"/>
            <w:tcMar>
              <w:top w:w="40" w:type="dxa"/>
              <w:left w:w="90" w:type="dxa"/>
              <w:bottom w:w="40" w:type="dxa"/>
              <w:right w:w="90" w:type="dxa"/>
            </w:tcMar>
          </w:tcPr>
          <w:p w14:paraId="38CC7756" w14:textId="77777777" w:rsidR="009B2676" w:rsidRDefault="00555546">
            <w:pPr>
              <w:spacing w:after="40"/>
            </w:pPr>
            <w:r>
              <w:rPr>
                <w:sz w:val="16"/>
                <w:szCs w:val="16"/>
              </w:rPr>
              <w:t>403, 404</w:t>
            </w:r>
          </w:p>
        </w:tc>
        <w:tc>
          <w:tcPr>
            <w:tcW w:w="1000" w:type="dxa"/>
            <w:tcMar>
              <w:top w:w="40" w:type="dxa"/>
              <w:left w:w="90" w:type="dxa"/>
              <w:bottom w:w="40" w:type="dxa"/>
              <w:right w:w="90" w:type="dxa"/>
            </w:tcMar>
          </w:tcPr>
          <w:p w14:paraId="170AF816" w14:textId="77777777" w:rsidR="009B2676" w:rsidRDefault="00555546">
            <w:pPr>
              <w:spacing w:after="40"/>
            </w:pPr>
            <w:r>
              <w:rPr>
                <w:sz w:val="16"/>
                <w:szCs w:val="16"/>
              </w:rPr>
              <w:t>NFR-003</w:t>
            </w:r>
          </w:p>
        </w:tc>
        <w:tc>
          <w:tcPr>
            <w:tcW w:w="1146" w:type="dxa"/>
            <w:tcMar>
              <w:top w:w="40" w:type="dxa"/>
              <w:left w:w="90" w:type="dxa"/>
              <w:bottom w:w="40" w:type="dxa"/>
              <w:right w:w="90" w:type="dxa"/>
            </w:tcMar>
          </w:tcPr>
          <w:p w14:paraId="1ADC0F4E" w14:textId="77777777" w:rsidR="009B2676" w:rsidRDefault="00555546">
            <w:pPr>
              <w:spacing w:after="40"/>
            </w:pPr>
            <w:r>
              <w:rPr>
                <w:sz w:val="16"/>
                <w:szCs w:val="16"/>
              </w:rPr>
              <w:t>Implemented (M3)</w:t>
            </w:r>
          </w:p>
        </w:tc>
      </w:tr>
      <w:tr w:rsidR="009B2676" w14:paraId="5198AD20" w14:textId="77777777">
        <w:trPr>
          <w:cantSplit/>
        </w:trPr>
        <w:tc>
          <w:tcPr>
            <w:tcW w:w="620" w:type="dxa"/>
            <w:tcMar>
              <w:top w:w="40" w:type="dxa"/>
              <w:left w:w="90" w:type="dxa"/>
              <w:bottom w:w="40" w:type="dxa"/>
              <w:right w:w="90" w:type="dxa"/>
            </w:tcMar>
          </w:tcPr>
          <w:p w14:paraId="50837C02" w14:textId="77777777" w:rsidR="009B2676" w:rsidRDefault="00555546">
            <w:pPr>
              <w:spacing w:after="40"/>
            </w:pPr>
            <w:r>
              <w:rPr>
                <w:sz w:val="16"/>
                <w:szCs w:val="16"/>
              </w:rPr>
              <w:t>API-21</w:t>
            </w:r>
          </w:p>
        </w:tc>
        <w:tc>
          <w:tcPr>
            <w:tcW w:w="1700" w:type="dxa"/>
            <w:tcMar>
              <w:top w:w="40" w:type="dxa"/>
              <w:left w:w="90" w:type="dxa"/>
              <w:bottom w:w="40" w:type="dxa"/>
              <w:right w:w="90" w:type="dxa"/>
            </w:tcMar>
          </w:tcPr>
          <w:p w14:paraId="5F394AD7" w14:textId="77777777" w:rsidR="009B2676" w:rsidRDefault="00555546">
            <w:pPr>
              <w:spacing w:after="40"/>
            </w:pPr>
            <w:r>
              <w:rPr>
                <w:sz w:val="16"/>
                <w:szCs w:val="16"/>
              </w:rPr>
              <w:t>GET / POST /employees, GET / PATCH /employees/{id}</w:t>
            </w:r>
          </w:p>
        </w:tc>
        <w:tc>
          <w:tcPr>
            <w:tcW w:w="900" w:type="dxa"/>
            <w:tcMar>
              <w:top w:w="40" w:type="dxa"/>
              <w:left w:w="90" w:type="dxa"/>
              <w:bottom w:w="40" w:type="dxa"/>
              <w:right w:w="90" w:type="dxa"/>
            </w:tcMar>
          </w:tcPr>
          <w:p w14:paraId="33F90C72" w14:textId="77777777" w:rsidR="009B2676" w:rsidRDefault="00555546">
            <w:pPr>
              <w:spacing w:after="40"/>
            </w:pPr>
            <w:r>
              <w:rPr>
                <w:sz w:val="16"/>
                <w:szCs w:val="16"/>
              </w:rPr>
              <w:t>M</w:t>
            </w:r>
          </w:p>
        </w:tc>
        <w:tc>
          <w:tcPr>
            <w:tcW w:w="1400" w:type="dxa"/>
            <w:tcMar>
              <w:top w:w="40" w:type="dxa"/>
              <w:left w:w="90" w:type="dxa"/>
              <w:bottom w:w="40" w:type="dxa"/>
              <w:right w:w="90" w:type="dxa"/>
            </w:tcMar>
          </w:tcPr>
          <w:p w14:paraId="745F524B" w14:textId="77777777" w:rsidR="009B2676" w:rsidRDefault="00555546">
            <w:pPr>
              <w:spacing w:after="40"/>
            </w:pPr>
            <w:proofErr w:type="spellStart"/>
            <w:r>
              <w:rPr>
                <w:sz w:val="16"/>
                <w:szCs w:val="16"/>
              </w:rPr>
              <w:t>firstName</w:t>
            </w:r>
            <w:proofErr w:type="spellEnd"/>
            <w:r>
              <w:rPr>
                <w:sz w:val="16"/>
                <w:szCs w:val="16"/>
              </w:rPr>
              <w:t>, surname, email, phone?, password, role; PATCH {role?, active?}</w:t>
            </w:r>
          </w:p>
        </w:tc>
        <w:tc>
          <w:tcPr>
            <w:tcW w:w="1300" w:type="dxa"/>
            <w:tcMar>
              <w:top w:w="40" w:type="dxa"/>
              <w:left w:w="90" w:type="dxa"/>
              <w:bottom w:w="40" w:type="dxa"/>
              <w:right w:w="90" w:type="dxa"/>
            </w:tcMar>
          </w:tcPr>
          <w:p w14:paraId="07E50222" w14:textId="77777777" w:rsidR="009B2676" w:rsidRDefault="00555546">
            <w:pPr>
              <w:spacing w:after="40"/>
            </w:pPr>
            <w:r>
              <w:rPr>
                <w:sz w:val="16"/>
                <w:szCs w:val="16"/>
              </w:rPr>
              <w:t>200 / 201</w:t>
            </w:r>
          </w:p>
        </w:tc>
        <w:tc>
          <w:tcPr>
            <w:tcW w:w="950" w:type="dxa"/>
            <w:tcMar>
              <w:top w:w="40" w:type="dxa"/>
              <w:left w:w="90" w:type="dxa"/>
              <w:bottom w:w="40" w:type="dxa"/>
              <w:right w:w="90" w:type="dxa"/>
            </w:tcMar>
          </w:tcPr>
          <w:p w14:paraId="778F81A1" w14:textId="77777777" w:rsidR="009B2676" w:rsidRDefault="00555546">
            <w:pPr>
              <w:spacing w:after="40"/>
            </w:pPr>
            <w:r>
              <w:rPr>
                <w:sz w:val="16"/>
                <w:szCs w:val="16"/>
              </w:rPr>
              <w:t>400, 403, 404, 409, 422 (LAST_MANAGER)</w:t>
            </w:r>
          </w:p>
        </w:tc>
        <w:tc>
          <w:tcPr>
            <w:tcW w:w="1000" w:type="dxa"/>
            <w:tcMar>
              <w:top w:w="40" w:type="dxa"/>
              <w:left w:w="90" w:type="dxa"/>
              <w:bottom w:w="40" w:type="dxa"/>
              <w:right w:w="90" w:type="dxa"/>
            </w:tcMar>
          </w:tcPr>
          <w:p w14:paraId="576CEEEE" w14:textId="77777777" w:rsidR="009B2676" w:rsidRDefault="00555546">
            <w:pPr>
              <w:spacing w:after="40"/>
            </w:pPr>
            <w:r>
              <w:rPr>
                <w:sz w:val="16"/>
                <w:szCs w:val="16"/>
              </w:rPr>
              <w:t>FR-005</w:t>
            </w:r>
          </w:p>
        </w:tc>
        <w:tc>
          <w:tcPr>
            <w:tcW w:w="1146" w:type="dxa"/>
            <w:tcMar>
              <w:top w:w="40" w:type="dxa"/>
              <w:left w:w="90" w:type="dxa"/>
              <w:bottom w:w="40" w:type="dxa"/>
              <w:right w:w="90" w:type="dxa"/>
            </w:tcMar>
          </w:tcPr>
          <w:p w14:paraId="0916FA9A" w14:textId="77777777" w:rsidR="009B2676" w:rsidRDefault="00555546">
            <w:pPr>
              <w:spacing w:after="40"/>
            </w:pPr>
            <w:r>
              <w:rPr>
                <w:sz w:val="16"/>
                <w:szCs w:val="16"/>
              </w:rPr>
              <w:t>Implemented (M3)</w:t>
            </w:r>
          </w:p>
        </w:tc>
      </w:tr>
      <w:tr w:rsidR="009B2676" w14:paraId="7B2B52C0" w14:textId="77777777">
        <w:trPr>
          <w:cantSplit/>
        </w:trPr>
        <w:tc>
          <w:tcPr>
            <w:tcW w:w="620" w:type="dxa"/>
            <w:tcMar>
              <w:top w:w="40" w:type="dxa"/>
              <w:left w:w="90" w:type="dxa"/>
              <w:bottom w:w="40" w:type="dxa"/>
              <w:right w:w="90" w:type="dxa"/>
            </w:tcMar>
          </w:tcPr>
          <w:p w14:paraId="693693E4" w14:textId="77777777" w:rsidR="009B2676" w:rsidRDefault="00555546">
            <w:pPr>
              <w:spacing w:after="40"/>
            </w:pPr>
            <w:r>
              <w:rPr>
                <w:sz w:val="16"/>
                <w:szCs w:val="16"/>
              </w:rPr>
              <w:t>API-22</w:t>
            </w:r>
          </w:p>
        </w:tc>
        <w:tc>
          <w:tcPr>
            <w:tcW w:w="1700" w:type="dxa"/>
            <w:tcMar>
              <w:top w:w="40" w:type="dxa"/>
              <w:left w:w="90" w:type="dxa"/>
              <w:bottom w:w="40" w:type="dxa"/>
              <w:right w:w="90" w:type="dxa"/>
            </w:tcMar>
          </w:tcPr>
          <w:p w14:paraId="6DD487EA" w14:textId="77777777" w:rsidR="009B2676" w:rsidRDefault="00555546">
            <w:pPr>
              <w:spacing w:after="40"/>
            </w:pPr>
            <w:r>
              <w:rPr>
                <w:sz w:val="16"/>
                <w:szCs w:val="16"/>
              </w:rPr>
              <w:t>GET /categories/{id}/handlers</w:t>
            </w:r>
          </w:p>
        </w:tc>
        <w:tc>
          <w:tcPr>
            <w:tcW w:w="900" w:type="dxa"/>
            <w:tcMar>
              <w:top w:w="40" w:type="dxa"/>
              <w:left w:w="90" w:type="dxa"/>
              <w:bottom w:w="40" w:type="dxa"/>
              <w:right w:w="90" w:type="dxa"/>
            </w:tcMar>
          </w:tcPr>
          <w:p w14:paraId="0D6F000A" w14:textId="77777777" w:rsidR="009B2676" w:rsidRDefault="00555546">
            <w:pPr>
              <w:spacing w:after="40"/>
            </w:pPr>
            <w:r>
              <w:rPr>
                <w:sz w:val="16"/>
                <w:szCs w:val="16"/>
              </w:rPr>
              <w:t>M</w:t>
            </w:r>
          </w:p>
        </w:tc>
        <w:tc>
          <w:tcPr>
            <w:tcW w:w="1400" w:type="dxa"/>
            <w:tcMar>
              <w:top w:w="40" w:type="dxa"/>
              <w:left w:w="90" w:type="dxa"/>
              <w:bottom w:w="40" w:type="dxa"/>
              <w:right w:w="90" w:type="dxa"/>
            </w:tcMar>
          </w:tcPr>
          <w:p w14:paraId="766145FD" w14:textId="77777777" w:rsidR="009B2676" w:rsidRDefault="00555546">
            <w:pPr>
              <w:spacing w:after="40"/>
            </w:pPr>
            <w:r>
              <w:rPr>
                <w:sz w:val="16"/>
                <w:szCs w:val="16"/>
              </w:rPr>
              <w:t>-</w:t>
            </w:r>
          </w:p>
        </w:tc>
        <w:tc>
          <w:tcPr>
            <w:tcW w:w="1300" w:type="dxa"/>
            <w:tcMar>
              <w:top w:w="40" w:type="dxa"/>
              <w:left w:w="90" w:type="dxa"/>
              <w:bottom w:w="40" w:type="dxa"/>
              <w:right w:w="90" w:type="dxa"/>
            </w:tcMar>
          </w:tcPr>
          <w:p w14:paraId="0CC6EA42" w14:textId="77777777" w:rsidR="009B2676" w:rsidRDefault="00555546">
            <w:pPr>
              <w:spacing w:after="40"/>
            </w:pPr>
            <w:r>
              <w:rPr>
                <w:sz w:val="16"/>
                <w:szCs w:val="16"/>
              </w:rPr>
              <w:t>200 [{id, name}] active staff covering the category</w:t>
            </w:r>
          </w:p>
        </w:tc>
        <w:tc>
          <w:tcPr>
            <w:tcW w:w="950" w:type="dxa"/>
            <w:tcMar>
              <w:top w:w="40" w:type="dxa"/>
              <w:left w:w="90" w:type="dxa"/>
              <w:bottom w:w="40" w:type="dxa"/>
              <w:right w:w="90" w:type="dxa"/>
            </w:tcMar>
          </w:tcPr>
          <w:p w14:paraId="46159675" w14:textId="77777777" w:rsidR="009B2676" w:rsidRDefault="00555546">
            <w:pPr>
              <w:spacing w:after="40"/>
            </w:pPr>
            <w:r>
              <w:rPr>
                <w:sz w:val="16"/>
                <w:szCs w:val="16"/>
              </w:rPr>
              <w:t>403, 404</w:t>
            </w:r>
          </w:p>
        </w:tc>
        <w:tc>
          <w:tcPr>
            <w:tcW w:w="1000" w:type="dxa"/>
            <w:tcMar>
              <w:top w:w="40" w:type="dxa"/>
              <w:left w:w="90" w:type="dxa"/>
              <w:bottom w:w="40" w:type="dxa"/>
              <w:right w:w="90" w:type="dxa"/>
            </w:tcMar>
          </w:tcPr>
          <w:p w14:paraId="4539CDFC" w14:textId="77777777" w:rsidR="009B2676" w:rsidRDefault="00555546">
            <w:pPr>
              <w:spacing w:after="40"/>
            </w:pPr>
            <w:r>
              <w:rPr>
                <w:sz w:val="16"/>
                <w:szCs w:val="16"/>
              </w:rPr>
              <w:t>FR-008</w:t>
            </w:r>
          </w:p>
        </w:tc>
        <w:tc>
          <w:tcPr>
            <w:tcW w:w="1146" w:type="dxa"/>
            <w:tcMar>
              <w:top w:w="40" w:type="dxa"/>
              <w:left w:w="90" w:type="dxa"/>
              <w:bottom w:w="40" w:type="dxa"/>
              <w:right w:w="90" w:type="dxa"/>
            </w:tcMar>
          </w:tcPr>
          <w:p w14:paraId="55A02153" w14:textId="77777777" w:rsidR="009B2676" w:rsidRDefault="00555546">
            <w:pPr>
              <w:spacing w:after="40"/>
            </w:pPr>
            <w:r>
              <w:rPr>
                <w:sz w:val="16"/>
                <w:szCs w:val="16"/>
              </w:rPr>
              <w:t>Implemented (M3)</w:t>
            </w:r>
          </w:p>
        </w:tc>
      </w:tr>
      <w:tr w:rsidR="009B2676" w14:paraId="2D4DB9A2" w14:textId="77777777">
        <w:trPr>
          <w:cantSplit/>
        </w:trPr>
        <w:tc>
          <w:tcPr>
            <w:tcW w:w="620" w:type="dxa"/>
            <w:tcMar>
              <w:top w:w="40" w:type="dxa"/>
              <w:left w:w="90" w:type="dxa"/>
              <w:bottom w:w="40" w:type="dxa"/>
              <w:right w:w="90" w:type="dxa"/>
            </w:tcMar>
          </w:tcPr>
          <w:p w14:paraId="48129BA4" w14:textId="77777777" w:rsidR="009B2676" w:rsidRDefault="00555546">
            <w:pPr>
              <w:spacing w:after="40"/>
            </w:pPr>
            <w:r>
              <w:rPr>
                <w:sz w:val="16"/>
                <w:szCs w:val="16"/>
              </w:rPr>
              <w:t>API-23</w:t>
            </w:r>
          </w:p>
        </w:tc>
        <w:tc>
          <w:tcPr>
            <w:tcW w:w="1700" w:type="dxa"/>
            <w:tcMar>
              <w:top w:w="40" w:type="dxa"/>
              <w:left w:w="90" w:type="dxa"/>
              <w:bottom w:w="40" w:type="dxa"/>
              <w:right w:w="90" w:type="dxa"/>
            </w:tcMar>
          </w:tcPr>
          <w:p w14:paraId="0CE9C137" w14:textId="77777777" w:rsidR="009B2676" w:rsidRDefault="00555546">
            <w:pPr>
              <w:spacing w:after="40"/>
            </w:pPr>
            <w:r>
              <w:rPr>
                <w:sz w:val="16"/>
                <w:szCs w:val="16"/>
              </w:rPr>
              <w:t>GET /audit/{resource}, GET /audit/{resource}/{id}</w:t>
            </w:r>
          </w:p>
        </w:tc>
        <w:tc>
          <w:tcPr>
            <w:tcW w:w="900" w:type="dxa"/>
            <w:tcMar>
              <w:top w:w="40" w:type="dxa"/>
              <w:left w:w="90" w:type="dxa"/>
              <w:bottom w:w="40" w:type="dxa"/>
              <w:right w:w="90" w:type="dxa"/>
            </w:tcMar>
          </w:tcPr>
          <w:p w14:paraId="7EA61E43" w14:textId="77777777" w:rsidR="009B2676" w:rsidRDefault="00555546">
            <w:pPr>
              <w:spacing w:after="40"/>
            </w:pPr>
            <w:r>
              <w:rPr>
                <w:sz w:val="16"/>
                <w:szCs w:val="16"/>
              </w:rPr>
              <w:t>M</w:t>
            </w:r>
          </w:p>
        </w:tc>
        <w:tc>
          <w:tcPr>
            <w:tcW w:w="1400" w:type="dxa"/>
            <w:tcMar>
              <w:top w:w="40" w:type="dxa"/>
              <w:left w:w="90" w:type="dxa"/>
              <w:bottom w:w="40" w:type="dxa"/>
              <w:right w:w="90" w:type="dxa"/>
            </w:tcMar>
          </w:tcPr>
          <w:p w14:paraId="45E3F4E3" w14:textId="77777777" w:rsidR="009B2676" w:rsidRDefault="00555546">
            <w:pPr>
              <w:spacing w:after="40"/>
            </w:pPr>
            <w:proofErr w:type="spellStart"/>
            <w:r>
              <w:rPr>
                <w:sz w:val="16"/>
                <w:szCs w:val="16"/>
              </w:rPr>
              <w:t>recordId</w:t>
            </w:r>
            <w:proofErr w:type="spellEnd"/>
            <w:r>
              <w:rPr>
                <w:sz w:val="16"/>
                <w:szCs w:val="16"/>
              </w:rPr>
              <w:t>?, operation?, page, size, sort</w:t>
            </w:r>
          </w:p>
        </w:tc>
        <w:tc>
          <w:tcPr>
            <w:tcW w:w="1300" w:type="dxa"/>
            <w:tcMar>
              <w:top w:w="40" w:type="dxa"/>
              <w:left w:w="90" w:type="dxa"/>
              <w:bottom w:w="40" w:type="dxa"/>
              <w:right w:w="90" w:type="dxa"/>
            </w:tcMar>
          </w:tcPr>
          <w:p w14:paraId="55368EBE" w14:textId="77777777" w:rsidR="009B2676" w:rsidRDefault="00555546">
            <w:pPr>
              <w:spacing w:after="40"/>
            </w:pPr>
            <w:r>
              <w:rPr>
                <w:sz w:val="16"/>
                <w:szCs w:val="16"/>
              </w:rPr>
              <w:t>200 page of audit entries for one table; client entries without personal values</w:t>
            </w:r>
          </w:p>
        </w:tc>
        <w:tc>
          <w:tcPr>
            <w:tcW w:w="950" w:type="dxa"/>
            <w:tcMar>
              <w:top w:w="40" w:type="dxa"/>
              <w:left w:w="90" w:type="dxa"/>
              <w:bottom w:w="40" w:type="dxa"/>
              <w:right w:w="90" w:type="dxa"/>
            </w:tcMar>
          </w:tcPr>
          <w:p w14:paraId="290EE68B" w14:textId="77777777" w:rsidR="009B2676" w:rsidRDefault="00555546">
            <w:pPr>
              <w:spacing w:after="40"/>
            </w:pPr>
            <w:r>
              <w:rPr>
                <w:sz w:val="16"/>
                <w:szCs w:val="16"/>
              </w:rPr>
              <w:t>400, 403, 404</w:t>
            </w:r>
          </w:p>
        </w:tc>
        <w:tc>
          <w:tcPr>
            <w:tcW w:w="1000" w:type="dxa"/>
            <w:tcMar>
              <w:top w:w="40" w:type="dxa"/>
              <w:left w:w="90" w:type="dxa"/>
              <w:bottom w:w="40" w:type="dxa"/>
              <w:right w:w="90" w:type="dxa"/>
            </w:tcMar>
          </w:tcPr>
          <w:p w14:paraId="3BAF1BF7" w14:textId="77777777" w:rsidR="009B2676" w:rsidRDefault="00555546">
            <w:pPr>
              <w:spacing w:after="40"/>
            </w:pPr>
            <w:r>
              <w:rPr>
                <w:sz w:val="16"/>
                <w:szCs w:val="16"/>
              </w:rPr>
              <w:t>NFR-006, ASR-005</w:t>
            </w:r>
          </w:p>
        </w:tc>
        <w:tc>
          <w:tcPr>
            <w:tcW w:w="1146" w:type="dxa"/>
            <w:tcMar>
              <w:top w:w="40" w:type="dxa"/>
              <w:left w:w="90" w:type="dxa"/>
              <w:bottom w:w="40" w:type="dxa"/>
              <w:right w:w="90" w:type="dxa"/>
            </w:tcMar>
          </w:tcPr>
          <w:p w14:paraId="47D0B8C8" w14:textId="77777777" w:rsidR="009B2676" w:rsidRDefault="00555546">
            <w:pPr>
              <w:spacing w:after="40"/>
            </w:pPr>
            <w:r>
              <w:rPr>
                <w:sz w:val="16"/>
                <w:szCs w:val="16"/>
              </w:rPr>
              <w:t>Implemented (M3)</w:t>
            </w:r>
          </w:p>
        </w:tc>
      </w:tr>
      <w:tr w:rsidR="009B2676" w14:paraId="46DA91C6" w14:textId="77777777">
        <w:trPr>
          <w:cantSplit/>
        </w:trPr>
        <w:tc>
          <w:tcPr>
            <w:tcW w:w="620" w:type="dxa"/>
            <w:tcMar>
              <w:top w:w="40" w:type="dxa"/>
              <w:left w:w="90" w:type="dxa"/>
              <w:bottom w:w="40" w:type="dxa"/>
              <w:right w:w="90" w:type="dxa"/>
            </w:tcMar>
          </w:tcPr>
          <w:p w14:paraId="19D741B0" w14:textId="77777777" w:rsidR="009B2676" w:rsidRDefault="00555546">
            <w:pPr>
              <w:spacing w:after="40"/>
            </w:pPr>
            <w:r>
              <w:rPr>
                <w:sz w:val="16"/>
                <w:szCs w:val="16"/>
              </w:rPr>
              <w:t>API-24</w:t>
            </w:r>
          </w:p>
        </w:tc>
        <w:tc>
          <w:tcPr>
            <w:tcW w:w="1700" w:type="dxa"/>
            <w:tcMar>
              <w:top w:w="40" w:type="dxa"/>
              <w:left w:w="90" w:type="dxa"/>
              <w:bottom w:w="40" w:type="dxa"/>
              <w:right w:w="90" w:type="dxa"/>
            </w:tcMar>
          </w:tcPr>
          <w:p w14:paraId="71FFBB80" w14:textId="77777777" w:rsidR="009B2676" w:rsidRDefault="00555546">
            <w:pPr>
              <w:spacing w:after="40"/>
            </w:pPr>
            <w:r>
              <w:rPr>
                <w:sz w:val="16"/>
                <w:szCs w:val="16"/>
              </w:rPr>
              <w:t>GET /requests/{id}/comments</w:t>
            </w:r>
          </w:p>
        </w:tc>
        <w:tc>
          <w:tcPr>
            <w:tcW w:w="900" w:type="dxa"/>
            <w:tcMar>
              <w:top w:w="40" w:type="dxa"/>
              <w:left w:w="90" w:type="dxa"/>
              <w:bottom w:w="40" w:type="dxa"/>
              <w:right w:w="90" w:type="dxa"/>
            </w:tcMar>
          </w:tcPr>
          <w:p w14:paraId="7AC91109" w14:textId="77777777" w:rsidR="009B2676" w:rsidRDefault="00555546">
            <w:pPr>
              <w:spacing w:after="40"/>
            </w:pPr>
            <w:r>
              <w:rPr>
                <w:sz w:val="16"/>
                <w:szCs w:val="16"/>
              </w:rPr>
              <w:t>R (own), H (scope), M</w:t>
            </w:r>
          </w:p>
        </w:tc>
        <w:tc>
          <w:tcPr>
            <w:tcW w:w="1400" w:type="dxa"/>
            <w:tcMar>
              <w:top w:w="40" w:type="dxa"/>
              <w:left w:w="90" w:type="dxa"/>
              <w:bottom w:w="40" w:type="dxa"/>
              <w:right w:w="90" w:type="dxa"/>
            </w:tcMar>
          </w:tcPr>
          <w:p w14:paraId="0E9F8A12" w14:textId="77777777" w:rsidR="009B2676" w:rsidRDefault="00555546">
            <w:pPr>
              <w:spacing w:after="40"/>
            </w:pPr>
            <w:r>
              <w:rPr>
                <w:sz w:val="16"/>
                <w:szCs w:val="16"/>
              </w:rPr>
              <w:t>-</w:t>
            </w:r>
          </w:p>
        </w:tc>
        <w:tc>
          <w:tcPr>
            <w:tcW w:w="1300" w:type="dxa"/>
            <w:tcMar>
              <w:top w:w="40" w:type="dxa"/>
              <w:left w:w="90" w:type="dxa"/>
              <w:bottom w:w="40" w:type="dxa"/>
              <w:right w:w="90" w:type="dxa"/>
            </w:tcMar>
          </w:tcPr>
          <w:p w14:paraId="19809B80" w14:textId="77777777" w:rsidR="009B2676" w:rsidRDefault="00555546">
            <w:pPr>
              <w:spacing w:after="40"/>
            </w:pPr>
            <w:r>
              <w:rPr>
                <w:sz w:val="16"/>
                <w:szCs w:val="16"/>
              </w:rPr>
              <w:t>200 comments (requesters: visible only)</w:t>
            </w:r>
          </w:p>
        </w:tc>
        <w:tc>
          <w:tcPr>
            <w:tcW w:w="950" w:type="dxa"/>
            <w:tcMar>
              <w:top w:w="40" w:type="dxa"/>
              <w:left w:w="90" w:type="dxa"/>
              <w:bottom w:w="40" w:type="dxa"/>
              <w:right w:w="90" w:type="dxa"/>
            </w:tcMar>
          </w:tcPr>
          <w:p w14:paraId="75DA317F" w14:textId="77777777" w:rsidR="009B2676" w:rsidRDefault="00555546">
            <w:pPr>
              <w:spacing w:after="40"/>
            </w:pPr>
            <w:r>
              <w:rPr>
                <w:sz w:val="16"/>
                <w:szCs w:val="16"/>
              </w:rPr>
              <w:t>403, 404</w:t>
            </w:r>
          </w:p>
        </w:tc>
        <w:tc>
          <w:tcPr>
            <w:tcW w:w="1000" w:type="dxa"/>
            <w:tcMar>
              <w:top w:w="40" w:type="dxa"/>
              <w:left w:w="90" w:type="dxa"/>
              <w:bottom w:w="40" w:type="dxa"/>
              <w:right w:w="90" w:type="dxa"/>
            </w:tcMar>
          </w:tcPr>
          <w:p w14:paraId="4EA9D796" w14:textId="77777777" w:rsidR="009B2676" w:rsidRDefault="00555546">
            <w:pPr>
              <w:spacing w:after="40"/>
            </w:pPr>
            <w:r>
              <w:rPr>
                <w:sz w:val="16"/>
                <w:szCs w:val="16"/>
              </w:rPr>
              <w:t>FR-002, FR-010</w:t>
            </w:r>
          </w:p>
        </w:tc>
        <w:tc>
          <w:tcPr>
            <w:tcW w:w="1146" w:type="dxa"/>
            <w:tcMar>
              <w:top w:w="40" w:type="dxa"/>
              <w:left w:w="90" w:type="dxa"/>
              <w:bottom w:w="40" w:type="dxa"/>
              <w:right w:w="90" w:type="dxa"/>
            </w:tcMar>
          </w:tcPr>
          <w:p w14:paraId="64C07878" w14:textId="77777777" w:rsidR="009B2676" w:rsidRDefault="00555546">
            <w:pPr>
              <w:spacing w:after="40"/>
            </w:pPr>
            <w:r>
              <w:rPr>
                <w:sz w:val="16"/>
                <w:szCs w:val="16"/>
              </w:rPr>
              <w:t>Implemented (M3)</w:t>
            </w:r>
          </w:p>
        </w:tc>
      </w:tr>
      <w:tr w:rsidR="009B2676" w14:paraId="2D9B1119" w14:textId="77777777">
        <w:trPr>
          <w:cantSplit/>
        </w:trPr>
        <w:tc>
          <w:tcPr>
            <w:tcW w:w="620" w:type="dxa"/>
            <w:tcMar>
              <w:top w:w="40" w:type="dxa"/>
              <w:left w:w="90" w:type="dxa"/>
              <w:bottom w:w="40" w:type="dxa"/>
              <w:right w:w="90" w:type="dxa"/>
            </w:tcMar>
          </w:tcPr>
          <w:p w14:paraId="4A172E46" w14:textId="77777777" w:rsidR="009B2676" w:rsidRDefault="00555546">
            <w:pPr>
              <w:spacing w:after="40"/>
            </w:pPr>
            <w:r>
              <w:rPr>
                <w:sz w:val="16"/>
                <w:szCs w:val="16"/>
              </w:rPr>
              <w:t>API-25</w:t>
            </w:r>
          </w:p>
        </w:tc>
        <w:tc>
          <w:tcPr>
            <w:tcW w:w="1700" w:type="dxa"/>
            <w:tcMar>
              <w:top w:w="40" w:type="dxa"/>
              <w:left w:w="90" w:type="dxa"/>
              <w:bottom w:w="40" w:type="dxa"/>
              <w:right w:w="90" w:type="dxa"/>
            </w:tcMar>
          </w:tcPr>
          <w:p w14:paraId="765708FF" w14:textId="77777777" w:rsidR="009B2676" w:rsidRDefault="00555546">
            <w:pPr>
              <w:spacing w:after="40"/>
            </w:pPr>
            <w:r>
              <w:rPr>
                <w:sz w:val="16"/>
                <w:szCs w:val="16"/>
              </w:rPr>
              <w:t>GET /categories/{id}</w:t>
            </w:r>
          </w:p>
        </w:tc>
        <w:tc>
          <w:tcPr>
            <w:tcW w:w="900" w:type="dxa"/>
            <w:tcMar>
              <w:top w:w="40" w:type="dxa"/>
              <w:left w:w="90" w:type="dxa"/>
              <w:bottom w:w="40" w:type="dxa"/>
              <w:right w:w="90" w:type="dxa"/>
            </w:tcMar>
          </w:tcPr>
          <w:p w14:paraId="0401091D" w14:textId="77777777" w:rsidR="009B2676" w:rsidRDefault="00555546">
            <w:pPr>
              <w:spacing w:after="40"/>
            </w:pPr>
            <w:r>
              <w:rPr>
                <w:sz w:val="16"/>
                <w:szCs w:val="16"/>
              </w:rPr>
              <w:t>R, H, M</w:t>
            </w:r>
          </w:p>
        </w:tc>
        <w:tc>
          <w:tcPr>
            <w:tcW w:w="1400" w:type="dxa"/>
            <w:tcMar>
              <w:top w:w="40" w:type="dxa"/>
              <w:left w:w="90" w:type="dxa"/>
              <w:bottom w:w="40" w:type="dxa"/>
              <w:right w:w="90" w:type="dxa"/>
            </w:tcMar>
          </w:tcPr>
          <w:p w14:paraId="36C7555C" w14:textId="77777777" w:rsidR="009B2676" w:rsidRDefault="00555546">
            <w:pPr>
              <w:spacing w:after="40"/>
            </w:pPr>
            <w:r>
              <w:rPr>
                <w:sz w:val="16"/>
                <w:szCs w:val="16"/>
              </w:rPr>
              <w:t>-</w:t>
            </w:r>
          </w:p>
        </w:tc>
        <w:tc>
          <w:tcPr>
            <w:tcW w:w="1300" w:type="dxa"/>
            <w:tcMar>
              <w:top w:w="40" w:type="dxa"/>
              <w:left w:w="90" w:type="dxa"/>
              <w:bottom w:w="40" w:type="dxa"/>
              <w:right w:w="90" w:type="dxa"/>
            </w:tcMar>
          </w:tcPr>
          <w:p w14:paraId="18226A43" w14:textId="77777777" w:rsidR="009B2676" w:rsidRDefault="00555546">
            <w:pPr>
              <w:spacing w:after="40"/>
            </w:pPr>
            <w:r>
              <w:rPr>
                <w:sz w:val="16"/>
                <w:szCs w:val="16"/>
              </w:rPr>
              <w:t>200 one category (inactive: 404 for requesters)</w:t>
            </w:r>
          </w:p>
        </w:tc>
        <w:tc>
          <w:tcPr>
            <w:tcW w:w="950" w:type="dxa"/>
            <w:tcMar>
              <w:top w:w="40" w:type="dxa"/>
              <w:left w:w="90" w:type="dxa"/>
              <w:bottom w:w="40" w:type="dxa"/>
              <w:right w:w="90" w:type="dxa"/>
            </w:tcMar>
          </w:tcPr>
          <w:p w14:paraId="7B535CE2" w14:textId="77777777" w:rsidR="009B2676" w:rsidRDefault="00555546">
            <w:pPr>
              <w:spacing w:after="40"/>
            </w:pPr>
            <w:r>
              <w:rPr>
                <w:sz w:val="16"/>
                <w:szCs w:val="16"/>
              </w:rPr>
              <w:t>404</w:t>
            </w:r>
          </w:p>
        </w:tc>
        <w:tc>
          <w:tcPr>
            <w:tcW w:w="1000" w:type="dxa"/>
            <w:tcMar>
              <w:top w:w="40" w:type="dxa"/>
              <w:left w:w="90" w:type="dxa"/>
              <w:bottom w:w="40" w:type="dxa"/>
              <w:right w:w="90" w:type="dxa"/>
            </w:tcMar>
          </w:tcPr>
          <w:p w14:paraId="481F546B" w14:textId="77777777" w:rsidR="009B2676" w:rsidRDefault="00555546">
            <w:pPr>
              <w:spacing w:after="40"/>
            </w:pPr>
            <w:r>
              <w:rPr>
                <w:sz w:val="16"/>
                <w:szCs w:val="16"/>
              </w:rPr>
              <w:t>FR-015</w:t>
            </w:r>
          </w:p>
        </w:tc>
        <w:tc>
          <w:tcPr>
            <w:tcW w:w="1146" w:type="dxa"/>
            <w:tcMar>
              <w:top w:w="40" w:type="dxa"/>
              <w:left w:w="90" w:type="dxa"/>
              <w:bottom w:w="40" w:type="dxa"/>
              <w:right w:w="90" w:type="dxa"/>
            </w:tcMar>
          </w:tcPr>
          <w:p w14:paraId="74F672B2" w14:textId="77777777" w:rsidR="009B2676" w:rsidRDefault="00555546">
            <w:pPr>
              <w:spacing w:after="40"/>
            </w:pPr>
            <w:r>
              <w:rPr>
                <w:sz w:val="16"/>
                <w:szCs w:val="16"/>
              </w:rPr>
              <w:t>Implemented (M3)</w:t>
            </w:r>
          </w:p>
        </w:tc>
      </w:tr>
      <w:tr w:rsidR="009B2676" w14:paraId="001679F0" w14:textId="77777777">
        <w:trPr>
          <w:cantSplit/>
        </w:trPr>
        <w:tc>
          <w:tcPr>
            <w:tcW w:w="620" w:type="dxa"/>
            <w:tcMar>
              <w:top w:w="40" w:type="dxa"/>
              <w:left w:w="90" w:type="dxa"/>
              <w:bottom w:w="40" w:type="dxa"/>
              <w:right w:w="90" w:type="dxa"/>
            </w:tcMar>
          </w:tcPr>
          <w:p w14:paraId="30EBBE6E" w14:textId="77777777" w:rsidR="009B2676" w:rsidRDefault="00555546">
            <w:pPr>
              <w:spacing w:after="40"/>
            </w:pPr>
            <w:r>
              <w:rPr>
                <w:sz w:val="16"/>
                <w:szCs w:val="16"/>
              </w:rPr>
              <w:t>API-26</w:t>
            </w:r>
          </w:p>
        </w:tc>
        <w:tc>
          <w:tcPr>
            <w:tcW w:w="1700" w:type="dxa"/>
            <w:tcMar>
              <w:top w:w="40" w:type="dxa"/>
              <w:left w:w="90" w:type="dxa"/>
              <w:bottom w:w="40" w:type="dxa"/>
              <w:right w:w="90" w:type="dxa"/>
            </w:tcMar>
          </w:tcPr>
          <w:p w14:paraId="5EF54D56" w14:textId="77777777" w:rsidR="009B2676" w:rsidRDefault="00555546">
            <w:pPr>
              <w:spacing w:after="40"/>
            </w:pPr>
            <w:r>
              <w:rPr>
                <w:sz w:val="16"/>
                <w:szCs w:val="16"/>
              </w:rPr>
              <w:t>PATCH /employees/me/password</w:t>
            </w:r>
          </w:p>
        </w:tc>
        <w:tc>
          <w:tcPr>
            <w:tcW w:w="900" w:type="dxa"/>
            <w:tcMar>
              <w:top w:w="40" w:type="dxa"/>
              <w:left w:w="90" w:type="dxa"/>
              <w:bottom w:w="40" w:type="dxa"/>
              <w:right w:w="90" w:type="dxa"/>
            </w:tcMar>
          </w:tcPr>
          <w:p w14:paraId="03A4D21C" w14:textId="77777777" w:rsidR="009B2676" w:rsidRDefault="00555546">
            <w:pPr>
              <w:spacing w:after="40"/>
            </w:pPr>
            <w:r>
              <w:rPr>
                <w:sz w:val="16"/>
                <w:szCs w:val="16"/>
              </w:rPr>
              <w:t>H, M</w:t>
            </w:r>
          </w:p>
        </w:tc>
        <w:tc>
          <w:tcPr>
            <w:tcW w:w="1400" w:type="dxa"/>
            <w:tcMar>
              <w:top w:w="40" w:type="dxa"/>
              <w:left w:w="90" w:type="dxa"/>
              <w:bottom w:w="40" w:type="dxa"/>
              <w:right w:w="90" w:type="dxa"/>
            </w:tcMar>
          </w:tcPr>
          <w:p w14:paraId="651D24EE" w14:textId="77777777" w:rsidR="009B2676" w:rsidRDefault="00555546">
            <w:pPr>
              <w:spacing w:after="40"/>
            </w:pPr>
            <w:proofErr w:type="spellStart"/>
            <w:r>
              <w:rPr>
                <w:sz w:val="16"/>
                <w:szCs w:val="16"/>
              </w:rPr>
              <w:t>currentPassword</w:t>
            </w:r>
            <w:proofErr w:type="spellEnd"/>
            <w:r>
              <w:rPr>
                <w:sz w:val="16"/>
                <w:szCs w:val="16"/>
              </w:rPr>
              <w:t>, password</w:t>
            </w:r>
          </w:p>
        </w:tc>
        <w:tc>
          <w:tcPr>
            <w:tcW w:w="1300" w:type="dxa"/>
            <w:tcMar>
              <w:top w:w="40" w:type="dxa"/>
              <w:left w:w="90" w:type="dxa"/>
              <w:bottom w:w="40" w:type="dxa"/>
              <w:right w:w="90" w:type="dxa"/>
            </w:tcMar>
          </w:tcPr>
          <w:p w14:paraId="2A1EB779" w14:textId="77777777" w:rsidR="009B2676" w:rsidRDefault="00555546">
            <w:pPr>
              <w:spacing w:after="40"/>
            </w:pPr>
            <w:r>
              <w:rPr>
                <w:sz w:val="16"/>
                <w:szCs w:val="16"/>
              </w:rPr>
              <w:t>204</w:t>
            </w:r>
          </w:p>
        </w:tc>
        <w:tc>
          <w:tcPr>
            <w:tcW w:w="950" w:type="dxa"/>
            <w:tcMar>
              <w:top w:w="40" w:type="dxa"/>
              <w:left w:w="90" w:type="dxa"/>
              <w:bottom w:w="40" w:type="dxa"/>
              <w:right w:w="90" w:type="dxa"/>
            </w:tcMar>
          </w:tcPr>
          <w:p w14:paraId="77715DD8" w14:textId="77777777" w:rsidR="009B2676" w:rsidRDefault="00555546">
            <w:pPr>
              <w:spacing w:after="40"/>
            </w:pPr>
            <w:r>
              <w:rPr>
                <w:sz w:val="16"/>
                <w:szCs w:val="16"/>
              </w:rPr>
              <w:t xml:space="preserve">400 (wrong current password, on </w:t>
            </w:r>
            <w:proofErr w:type="spellStart"/>
            <w:r>
              <w:rPr>
                <w:sz w:val="16"/>
                <w:szCs w:val="16"/>
              </w:rPr>
              <w:t>currentPassword</w:t>
            </w:r>
            <w:proofErr w:type="spellEnd"/>
            <w:r>
              <w:rPr>
                <w:sz w:val="16"/>
                <w:szCs w:val="16"/>
              </w:rPr>
              <w:t>), 429</w:t>
            </w:r>
          </w:p>
        </w:tc>
        <w:tc>
          <w:tcPr>
            <w:tcW w:w="1000" w:type="dxa"/>
            <w:tcMar>
              <w:top w:w="40" w:type="dxa"/>
              <w:left w:w="90" w:type="dxa"/>
              <w:bottom w:w="40" w:type="dxa"/>
              <w:right w:w="90" w:type="dxa"/>
            </w:tcMar>
          </w:tcPr>
          <w:p w14:paraId="532A0CD9" w14:textId="77777777" w:rsidR="009B2676" w:rsidRDefault="00555546">
            <w:pPr>
              <w:spacing w:after="40"/>
            </w:pPr>
            <w:r>
              <w:rPr>
                <w:sz w:val="16"/>
                <w:szCs w:val="16"/>
              </w:rPr>
              <w:t>FR-014, NFR-002, R-25</w:t>
            </w:r>
          </w:p>
        </w:tc>
        <w:tc>
          <w:tcPr>
            <w:tcW w:w="1146" w:type="dxa"/>
            <w:tcMar>
              <w:top w:w="40" w:type="dxa"/>
              <w:left w:w="90" w:type="dxa"/>
              <w:bottom w:w="40" w:type="dxa"/>
              <w:right w:w="90" w:type="dxa"/>
            </w:tcMar>
          </w:tcPr>
          <w:p w14:paraId="0F3BB188" w14:textId="77777777" w:rsidR="009B2676" w:rsidRDefault="00555546">
            <w:pPr>
              <w:spacing w:after="40"/>
            </w:pPr>
            <w:r>
              <w:rPr>
                <w:sz w:val="16"/>
                <w:szCs w:val="16"/>
              </w:rPr>
              <w:t>Implemented (M3)</w:t>
            </w:r>
          </w:p>
        </w:tc>
      </w:tr>
      <w:tr w:rsidR="009B2676" w14:paraId="60E5D10D" w14:textId="77777777">
        <w:trPr>
          <w:cantSplit/>
        </w:trPr>
        <w:tc>
          <w:tcPr>
            <w:tcW w:w="620" w:type="dxa"/>
            <w:tcMar>
              <w:top w:w="40" w:type="dxa"/>
              <w:left w:w="90" w:type="dxa"/>
              <w:bottom w:w="40" w:type="dxa"/>
              <w:right w:w="90" w:type="dxa"/>
            </w:tcMar>
          </w:tcPr>
          <w:p w14:paraId="7950A342" w14:textId="77777777" w:rsidR="009B2676" w:rsidRDefault="00555546">
            <w:pPr>
              <w:spacing w:after="40"/>
            </w:pPr>
            <w:r>
              <w:rPr>
                <w:sz w:val="16"/>
                <w:szCs w:val="16"/>
              </w:rPr>
              <w:t>API-27</w:t>
            </w:r>
          </w:p>
        </w:tc>
        <w:tc>
          <w:tcPr>
            <w:tcW w:w="1700" w:type="dxa"/>
            <w:tcMar>
              <w:top w:w="40" w:type="dxa"/>
              <w:left w:w="90" w:type="dxa"/>
              <w:bottom w:w="40" w:type="dxa"/>
              <w:right w:w="90" w:type="dxa"/>
            </w:tcMar>
          </w:tcPr>
          <w:p w14:paraId="2594083A" w14:textId="77777777" w:rsidR="009B2676" w:rsidRDefault="00555546">
            <w:pPr>
              <w:spacing w:after="40"/>
            </w:pPr>
            <w:r>
              <w:rPr>
                <w:sz w:val="16"/>
                <w:szCs w:val="16"/>
              </w:rPr>
              <w:t>GET /health</w:t>
            </w:r>
          </w:p>
        </w:tc>
        <w:tc>
          <w:tcPr>
            <w:tcW w:w="900" w:type="dxa"/>
            <w:tcMar>
              <w:top w:w="40" w:type="dxa"/>
              <w:left w:w="90" w:type="dxa"/>
              <w:bottom w:w="40" w:type="dxa"/>
              <w:right w:w="90" w:type="dxa"/>
            </w:tcMar>
          </w:tcPr>
          <w:p w14:paraId="3B0C53E4" w14:textId="77777777" w:rsidR="009B2676" w:rsidRDefault="00555546">
            <w:pPr>
              <w:spacing w:after="40"/>
            </w:pPr>
            <w:r>
              <w:rPr>
                <w:sz w:val="16"/>
                <w:szCs w:val="16"/>
              </w:rPr>
              <w:t>Public</w:t>
            </w:r>
          </w:p>
        </w:tc>
        <w:tc>
          <w:tcPr>
            <w:tcW w:w="1400" w:type="dxa"/>
            <w:tcMar>
              <w:top w:w="40" w:type="dxa"/>
              <w:left w:w="90" w:type="dxa"/>
              <w:bottom w:w="40" w:type="dxa"/>
              <w:right w:w="90" w:type="dxa"/>
            </w:tcMar>
          </w:tcPr>
          <w:p w14:paraId="62FB1BDB" w14:textId="77777777" w:rsidR="009B2676" w:rsidRDefault="00555546">
            <w:pPr>
              <w:spacing w:after="40"/>
            </w:pPr>
            <w:r>
              <w:rPr>
                <w:sz w:val="16"/>
                <w:szCs w:val="16"/>
              </w:rPr>
              <w:t>-</w:t>
            </w:r>
          </w:p>
        </w:tc>
        <w:tc>
          <w:tcPr>
            <w:tcW w:w="1300" w:type="dxa"/>
            <w:tcMar>
              <w:top w:w="40" w:type="dxa"/>
              <w:left w:w="90" w:type="dxa"/>
              <w:bottom w:w="40" w:type="dxa"/>
              <w:right w:w="90" w:type="dxa"/>
            </w:tcMar>
          </w:tcPr>
          <w:p w14:paraId="56688C14" w14:textId="77777777" w:rsidR="009B2676" w:rsidRDefault="00555546">
            <w:pPr>
              <w:spacing w:after="40"/>
            </w:pPr>
            <w:r>
              <w:rPr>
                <w:sz w:val="16"/>
                <w:szCs w:val="16"/>
              </w:rPr>
              <w:t>200 {status: UP, database: UP}</w:t>
            </w:r>
          </w:p>
        </w:tc>
        <w:tc>
          <w:tcPr>
            <w:tcW w:w="950" w:type="dxa"/>
            <w:tcMar>
              <w:top w:w="40" w:type="dxa"/>
              <w:left w:w="90" w:type="dxa"/>
              <w:bottom w:w="40" w:type="dxa"/>
              <w:right w:w="90" w:type="dxa"/>
            </w:tcMar>
          </w:tcPr>
          <w:p w14:paraId="03D2CE36" w14:textId="77777777" w:rsidR="009B2676" w:rsidRDefault="00555546">
            <w:pPr>
              <w:spacing w:after="40"/>
            </w:pPr>
            <w:r>
              <w:rPr>
                <w:sz w:val="16"/>
                <w:szCs w:val="16"/>
              </w:rPr>
              <w:t>503 {status: DOWN} when the database cannot be reached</w:t>
            </w:r>
          </w:p>
        </w:tc>
        <w:tc>
          <w:tcPr>
            <w:tcW w:w="1000" w:type="dxa"/>
            <w:tcMar>
              <w:top w:w="40" w:type="dxa"/>
              <w:left w:w="90" w:type="dxa"/>
              <w:bottom w:w="40" w:type="dxa"/>
              <w:right w:w="90" w:type="dxa"/>
            </w:tcMar>
          </w:tcPr>
          <w:p w14:paraId="493D9328" w14:textId="77777777" w:rsidR="009B2676" w:rsidRDefault="00555546">
            <w:pPr>
              <w:spacing w:after="40"/>
            </w:pPr>
            <w:r>
              <w:rPr>
                <w:sz w:val="16"/>
                <w:szCs w:val="16"/>
              </w:rPr>
              <w:t>NFR-005, ARC-03</w:t>
            </w:r>
          </w:p>
        </w:tc>
        <w:tc>
          <w:tcPr>
            <w:tcW w:w="1146" w:type="dxa"/>
            <w:tcMar>
              <w:top w:w="40" w:type="dxa"/>
              <w:left w:w="90" w:type="dxa"/>
              <w:bottom w:w="40" w:type="dxa"/>
              <w:right w:w="90" w:type="dxa"/>
            </w:tcMar>
          </w:tcPr>
          <w:p w14:paraId="5A433F72" w14:textId="77777777" w:rsidR="009B2676" w:rsidRDefault="00555546">
            <w:pPr>
              <w:spacing w:after="40"/>
            </w:pPr>
            <w:r>
              <w:rPr>
                <w:sz w:val="16"/>
                <w:szCs w:val="16"/>
              </w:rPr>
              <w:t>Implemented (M3)</w:t>
            </w:r>
          </w:p>
        </w:tc>
      </w:tr>
    </w:tbl>
    <w:p w14:paraId="6B91DB5A" w14:textId="77777777" w:rsidR="0021407A" w:rsidRDefault="0021407A" w:rsidP="0021407A"/>
    <w:p w14:paraId="559900A8" w14:textId="77777777" w:rsidR="00271506" w:rsidRDefault="00271506" w:rsidP="008324D8">
      <w:pPr>
        <w:spacing w:after="120"/>
      </w:pPr>
      <w:r>
        <w:t>There is deliberately no DELETE /categories/{id}: categories are deactivated because existing requests still reference them (Entities, Aggregates and Ownership table). The prototype's hard delete will be removed (the "Current Implementation Evidence vs Contract" section).</w:t>
      </w:r>
    </w:p>
    <w:p w14:paraId="69BB1BB3" w14:textId="77777777" w:rsidR="00271506" w:rsidRDefault="00271506" w:rsidP="00271506">
      <w:pPr>
        <w:pStyle w:val="Heading2"/>
      </w:pPr>
      <w:bookmarkStart w:id="83" w:name="_Toc243252258"/>
      <w:r>
        <w:t>Error Model</w:t>
      </w:r>
      <w:bookmarkEnd w:id="83"/>
    </w:p>
    <w:p w14:paraId="4A2286BB" w14:textId="77777777" w:rsidR="00271506" w:rsidRDefault="00271506" w:rsidP="00271506">
      <w:pPr>
        <w:spacing w:after="120"/>
      </w:pPr>
      <w:r>
        <w:t xml:space="preserve">All errors use one response body based on Spring's </w:t>
      </w:r>
      <w:proofErr w:type="spellStart"/>
      <w:r>
        <w:t>ProblemDetail</w:t>
      </w:r>
      <w:proofErr w:type="spellEnd"/>
      <w:r>
        <w:t xml:space="preserve"> (IETF RFC 9457; Nottingham, Wilde and Dalal, 2023), extended with a machine-readable code:</w:t>
      </w:r>
    </w:p>
    <w:p w14:paraId="29979292" w14:textId="77777777" w:rsidR="00271506" w:rsidRDefault="00271506" w:rsidP="00271506">
      <w:pPr>
        <w:shd w:val="clear" w:color="auto" w:fill="F2F2F2"/>
        <w:ind w:left="200"/>
      </w:pPr>
      <w:r>
        <w:rPr>
          <w:rFonts w:ascii="Consolas" w:eastAsia="Consolas" w:hAnsi="Consolas" w:cs="Consolas"/>
          <w:sz w:val="17"/>
          <w:szCs w:val="17"/>
        </w:rPr>
        <w:t>{</w:t>
      </w:r>
    </w:p>
    <w:p w14:paraId="36DEAE53" w14:textId="77777777" w:rsidR="00271506" w:rsidRDefault="00271506" w:rsidP="00271506">
      <w:pPr>
        <w:shd w:val="clear" w:color="auto" w:fill="F2F2F2"/>
        <w:ind w:left="200"/>
      </w:pPr>
      <w:r>
        <w:rPr>
          <w:rFonts w:ascii="Consolas" w:eastAsia="Consolas" w:hAnsi="Consolas" w:cs="Consolas"/>
          <w:sz w:val="17"/>
          <w:szCs w:val="17"/>
        </w:rPr>
        <w:lastRenderedPageBreak/>
        <w:t xml:space="preserve">  "type": "</w:t>
      </w:r>
      <w:proofErr w:type="spellStart"/>
      <w:r>
        <w:rPr>
          <w:rFonts w:ascii="Consolas" w:eastAsia="Consolas" w:hAnsi="Consolas" w:cs="Consolas"/>
          <w:sz w:val="17"/>
          <w:szCs w:val="17"/>
        </w:rPr>
        <w:t>about:blank</w:t>
      </w:r>
      <w:proofErr w:type="spellEnd"/>
      <w:r>
        <w:rPr>
          <w:rFonts w:ascii="Consolas" w:eastAsia="Consolas" w:hAnsi="Consolas" w:cs="Consolas"/>
          <w:sz w:val="17"/>
          <w:szCs w:val="17"/>
        </w:rPr>
        <w:t>",</w:t>
      </w:r>
    </w:p>
    <w:p w14:paraId="17D28457" w14:textId="77777777" w:rsidR="00271506" w:rsidRDefault="00271506" w:rsidP="00271506">
      <w:pPr>
        <w:shd w:val="clear" w:color="auto" w:fill="F2F2F2"/>
        <w:ind w:left="200"/>
      </w:pPr>
      <w:r>
        <w:rPr>
          <w:rFonts w:ascii="Consolas" w:eastAsia="Consolas" w:hAnsi="Consolas" w:cs="Consolas"/>
          <w:sz w:val="17"/>
          <w:szCs w:val="17"/>
        </w:rPr>
        <w:t xml:space="preserve">  "title": "Invalid status transition",</w:t>
      </w:r>
    </w:p>
    <w:p w14:paraId="022BBD73" w14:textId="77777777" w:rsidR="00271506" w:rsidRDefault="00271506" w:rsidP="00271506">
      <w:pPr>
        <w:shd w:val="clear" w:color="auto" w:fill="F2F2F2"/>
        <w:ind w:left="200"/>
      </w:pPr>
      <w:r>
        <w:rPr>
          <w:rFonts w:ascii="Consolas" w:eastAsia="Consolas" w:hAnsi="Consolas" w:cs="Consolas"/>
          <w:sz w:val="17"/>
          <w:szCs w:val="17"/>
        </w:rPr>
        <w:t xml:space="preserve">  "status": 422,</w:t>
      </w:r>
    </w:p>
    <w:p w14:paraId="630F8EF6" w14:textId="77777777" w:rsidR="00271506" w:rsidRDefault="00271506" w:rsidP="00271506">
      <w:pPr>
        <w:shd w:val="clear" w:color="auto" w:fill="F2F2F2"/>
        <w:ind w:left="200"/>
      </w:pPr>
      <w:r>
        <w:rPr>
          <w:rFonts w:ascii="Consolas" w:eastAsia="Consolas" w:hAnsi="Consolas" w:cs="Consolas"/>
          <w:sz w:val="17"/>
          <w:szCs w:val="17"/>
        </w:rPr>
        <w:t xml:space="preserve">  "code": "INVALID_TRANSITION",</w:t>
      </w:r>
    </w:p>
    <w:p w14:paraId="66EC5752" w14:textId="77777777" w:rsidR="00271506" w:rsidRDefault="00271506" w:rsidP="00271506">
      <w:pPr>
        <w:shd w:val="clear" w:color="auto" w:fill="F2F2F2"/>
        <w:ind w:left="200"/>
      </w:pPr>
      <w:r>
        <w:rPr>
          <w:rFonts w:ascii="Consolas" w:eastAsia="Consolas" w:hAnsi="Consolas" w:cs="Consolas"/>
          <w:sz w:val="17"/>
          <w:szCs w:val="17"/>
        </w:rPr>
        <w:t xml:space="preserve">  "detail": "A request cannot move from NEW to RESOLVED.",</w:t>
      </w:r>
    </w:p>
    <w:p w14:paraId="13DEE179" w14:textId="77777777" w:rsidR="00271506" w:rsidRDefault="00271506" w:rsidP="00271506">
      <w:pPr>
        <w:shd w:val="clear" w:color="auto" w:fill="F2F2F2"/>
        <w:ind w:left="200"/>
      </w:pPr>
      <w:r>
        <w:rPr>
          <w:rFonts w:ascii="Consolas" w:eastAsia="Consolas" w:hAnsi="Consolas" w:cs="Consolas"/>
          <w:sz w:val="17"/>
          <w:szCs w:val="17"/>
        </w:rPr>
        <w:t xml:space="preserve">  "instance": "/</w:t>
      </w:r>
      <w:proofErr w:type="spellStart"/>
      <w:r>
        <w:rPr>
          <w:rFonts w:ascii="Consolas" w:eastAsia="Consolas" w:hAnsi="Consolas" w:cs="Consolas"/>
          <w:sz w:val="17"/>
          <w:szCs w:val="17"/>
        </w:rPr>
        <w:t>api</w:t>
      </w:r>
      <w:proofErr w:type="spellEnd"/>
      <w:r>
        <w:rPr>
          <w:rFonts w:ascii="Consolas" w:eastAsia="Consolas" w:hAnsi="Consolas" w:cs="Consolas"/>
          <w:sz w:val="17"/>
          <w:szCs w:val="17"/>
        </w:rPr>
        <w:t>/v1/requests/42/status",</w:t>
      </w:r>
    </w:p>
    <w:p w14:paraId="687C9C05" w14:textId="77777777" w:rsidR="00271506" w:rsidRDefault="00271506" w:rsidP="00271506">
      <w:pPr>
        <w:shd w:val="clear" w:color="auto" w:fill="F2F2F2"/>
        <w:ind w:left="200"/>
      </w:pPr>
      <w:r>
        <w:rPr>
          <w:rFonts w:ascii="Consolas" w:eastAsia="Consolas" w:hAnsi="Consolas" w:cs="Consolas"/>
          <w:sz w:val="17"/>
          <w:szCs w:val="17"/>
        </w:rPr>
        <w:t xml:space="preserve">  "timestamp": "2026-09-30T14:05:00Z",</w:t>
      </w:r>
    </w:p>
    <w:p w14:paraId="0F7A6D72" w14:textId="77777777" w:rsidR="00271506" w:rsidRDefault="00271506" w:rsidP="00271506">
      <w:pPr>
        <w:shd w:val="clear" w:color="auto" w:fill="F2F2F2"/>
        <w:ind w:left="200"/>
      </w:pPr>
      <w:r>
        <w:rPr>
          <w:rFonts w:ascii="Consolas" w:eastAsia="Consolas" w:hAnsi="Consolas" w:cs="Consolas"/>
          <w:sz w:val="17"/>
          <w:szCs w:val="17"/>
        </w:rPr>
        <w:t xml:space="preserve">  "</w:t>
      </w:r>
      <w:proofErr w:type="spellStart"/>
      <w:r>
        <w:rPr>
          <w:rFonts w:ascii="Consolas" w:eastAsia="Consolas" w:hAnsi="Consolas" w:cs="Consolas"/>
          <w:sz w:val="17"/>
          <w:szCs w:val="17"/>
        </w:rPr>
        <w:t>fieldErrors</w:t>
      </w:r>
      <w:proofErr w:type="spellEnd"/>
      <w:r>
        <w:rPr>
          <w:rFonts w:ascii="Consolas" w:eastAsia="Consolas" w:hAnsi="Consolas" w:cs="Consolas"/>
          <w:sz w:val="17"/>
          <w:szCs w:val="17"/>
        </w:rPr>
        <w:t>": []</w:t>
      </w:r>
    </w:p>
    <w:p w14:paraId="66C56B07" w14:textId="77777777" w:rsidR="00271506" w:rsidRDefault="00271506" w:rsidP="00271506">
      <w:pPr>
        <w:shd w:val="clear" w:color="auto" w:fill="F2F2F2"/>
        <w:ind w:left="200"/>
      </w:pPr>
      <w:r>
        <w:rPr>
          <w:rFonts w:ascii="Consolas" w:eastAsia="Consolas" w:hAnsi="Consolas" w:cs="Consolas"/>
          <w:sz w:val="17"/>
          <w:szCs w:val="17"/>
        </w:rPr>
        <w:t>}</w:t>
      </w:r>
    </w:p>
    <w:p w14:paraId="3EA7E9B9" w14:textId="77777777" w:rsidR="00271506" w:rsidRDefault="00271506" w:rsidP="00271506"/>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100"/>
        <w:gridCol w:w="3616"/>
        <w:gridCol w:w="2600"/>
      </w:tblGrid>
      <w:tr w:rsidR="00271506" w14:paraId="47FD4A3A" w14:textId="77777777" w:rsidTr="008B3485">
        <w:trPr>
          <w:cantSplit/>
          <w:tblHeader/>
        </w:trPr>
        <w:tc>
          <w:tcPr>
            <w:tcW w:w="700" w:type="dxa"/>
            <w:shd w:val="clear" w:color="auto" w:fill="002060"/>
            <w:tcMar>
              <w:top w:w="40" w:type="dxa"/>
              <w:left w:w="90" w:type="dxa"/>
              <w:bottom w:w="40" w:type="dxa"/>
              <w:right w:w="90" w:type="dxa"/>
            </w:tcMar>
          </w:tcPr>
          <w:p w14:paraId="4ABE338D" w14:textId="77777777" w:rsidR="00271506" w:rsidRDefault="00271506" w:rsidP="008B3485">
            <w:pPr>
              <w:spacing w:after="40"/>
            </w:pPr>
            <w:r>
              <w:rPr>
                <w:b/>
                <w:bCs/>
                <w:color w:val="FFFFFF"/>
                <w:sz w:val="18"/>
                <w:szCs w:val="18"/>
              </w:rPr>
              <w:t>HTTP</w:t>
            </w:r>
          </w:p>
        </w:tc>
        <w:tc>
          <w:tcPr>
            <w:tcW w:w="2100" w:type="dxa"/>
            <w:shd w:val="clear" w:color="auto" w:fill="002060"/>
            <w:tcMar>
              <w:top w:w="40" w:type="dxa"/>
              <w:left w:w="90" w:type="dxa"/>
              <w:bottom w:w="40" w:type="dxa"/>
              <w:right w:w="90" w:type="dxa"/>
            </w:tcMar>
          </w:tcPr>
          <w:p w14:paraId="7DCC7DCA" w14:textId="77777777" w:rsidR="00271506" w:rsidRDefault="00271506" w:rsidP="008B3485">
            <w:pPr>
              <w:spacing w:after="40"/>
            </w:pPr>
            <w:r>
              <w:rPr>
                <w:b/>
                <w:bCs/>
                <w:color w:val="FFFFFF"/>
                <w:sz w:val="18"/>
                <w:szCs w:val="18"/>
              </w:rPr>
              <w:t>Code</w:t>
            </w:r>
          </w:p>
        </w:tc>
        <w:tc>
          <w:tcPr>
            <w:tcW w:w="3616" w:type="dxa"/>
            <w:shd w:val="clear" w:color="auto" w:fill="002060"/>
            <w:tcMar>
              <w:top w:w="40" w:type="dxa"/>
              <w:left w:w="90" w:type="dxa"/>
              <w:bottom w:w="40" w:type="dxa"/>
              <w:right w:w="90" w:type="dxa"/>
            </w:tcMar>
          </w:tcPr>
          <w:p w14:paraId="290298DC" w14:textId="77777777" w:rsidR="00271506" w:rsidRDefault="00271506" w:rsidP="008B3485">
            <w:pPr>
              <w:spacing w:after="40"/>
            </w:pPr>
            <w:r>
              <w:rPr>
                <w:b/>
                <w:bCs/>
                <w:color w:val="FFFFFF"/>
                <w:sz w:val="18"/>
                <w:szCs w:val="18"/>
              </w:rPr>
              <w:t>When</w:t>
            </w:r>
          </w:p>
        </w:tc>
        <w:tc>
          <w:tcPr>
            <w:tcW w:w="2600" w:type="dxa"/>
            <w:shd w:val="clear" w:color="auto" w:fill="002060"/>
            <w:tcMar>
              <w:top w:w="40" w:type="dxa"/>
              <w:left w:w="90" w:type="dxa"/>
              <w:bottom w:w="40" w:type="dxa"/>
              <w:right w:w="90" w:type="dxa"/>
            </w:tcMar>
          </w:tcPr>
          <w:p w14:paraId="63AEE7BE" w14:textId="77777777" w:rsidR="00271506" w:rsidRDefault="00271506" w:rsidP="008B3485">
            <w:pPr>
              <w:spacing w:after="40"/>
            </w:pPr>
            <w:r>
              <w:rPr>
                <w:b/>
                <w:bCs/>
                <w:color w:val="FFFFFF"/>
                <w:sz w:val="18"/>
                <w:szCs w:val="18"/>
              </w:rPr>
              <w:t xml:space="preserve">Angular </w:t>
            </w:r>
            <w:proofErr w:type="spellStart"/>
            <w:r>
              <w:rPr>
                <w:b/>
                <w:bCs/>
                <w:color w:val="FFFFFF"/>
                <w:sz w:val="18"/>
                <w:szCs w:val="18"/>
              </w:rPr>
              <w:t>behaviour</w:t>
            </w:r>
            <w:proofErr w:type="spellEnd"/>
          </w:p>
        </w:tc>
      </w:tr>
      <w:tr w:rsidR="00271506" w14:paraId="4F5BA62A" w14:textId="77777777" w:rsidTr="008B3485">
        <w:trPr>
          <w:cantSplit/>
        </w:trPr>
        <w:tc>
          <w:tcPr>
            <w:tcW w:w="700" w:type="dxa"/>
            <w:tcMar>
              <w:top w:w="40" w:type="dxa"/>
              <w:left w:w="90" w:type="dxa"/>
              <w:bottom w:w="40" w:type="dxa"/>
              <w:right w:w="90" w:type="dxa"/>
            </w:tcMar>
          </w:tcPr>
          <w:p w14:paraId="5B15639E" w14:textId="77777777" w:rsidR="00271506" w:rsidRDefault="00271506" w:rsidP="008B3485">
            <w:pPr>
              <w:spacing w:after="40"/>
            </w:pPr>
            <w:r>
              <w:rPr>
                <w:sz w:val="18"/>
                <w:szCs w:val="18"/>
              </w:rPr>
              <w:t>400</w:t>
            </w:r>
          </w:p>
        </w:tc>
        <w:tc>
          <w:tcPr>
            <w:tcW w:w="2100" w:type="dxa"/>
            <w:tcMar>
              <w:top w:w="40" w:type="dxa"/>
              <w:left w:w="90" w:type="dxa"/>
              <w:bottom w:w="40" w:type="dxa"/>
              <w:right w:w="90" w:type="dxa"/>
            </w:tcMar>
          </w:tcPr>
          <w:p w14:paraId="5E9B885A" w14:textId="77777777" w:rsidR="00271506" w:rsidRDefault="00271506" w:rsidP="008B3485">
            <w:pPr>
              <w:spacing w:after="40"/>
            </w:pPr>
            <w:r>
              <w:rPr>
                <w:sz w:val="18"/>
                <w:szCs w:val="18"/>
              </w:rPr>
              <w:t>VALIDATION_FAILED</w:t>
            </w:r>
          </w:p>
        </w:tc>
        <w:tc>
          <w:tcPr>
            <w:tcW w:w="3616" w:type="dxa"/>
            <w:tcMar>
              <w:top w:w="40" w:type="dxa"/>
              <w:left w:w="90" w:type="dxa"/>
              <w:bottom w:w="40" w:type="dxa"/>
              <w:right w:w="90" w:type="dxa"/>
            </w:tcMar>
          </w:tcPr>
          <w:p w14:paraId="0FCACA60" w14:textId="77777777" w:rsidR="00271506" w:rsidRDefault="00271506" w:rsidP="008B3485">
            <w:pPr>
              <w:spacing w:after="40"/>
            </w:pPr>
            <w:r>
              <w:rPr>
                <w:sz w:val="18"/>
                <w:szCs w:val="18"/>
              </w:rPr>
              <w:t>Bean Validation fails (missing or too-long fields)</w:t>
            </w:r>
          </w:p>
        </w:tc>
        <w:tc>
          <w:tcPr>
            <w:tcW w:w="2600" w:type="dxa"/>
            <w:tcMar>
              <w:top w:w="40" w:type="dxa"/>
              <w:left w:w="90" w:type="dxa"/>
              <w:bottom w:w="40" w:type="dxa"/>
              <w:right w:w="90" w:type="dxa"/>
            </w:tcMar>
          </w:tcPr>
          <w:p w14:paraId="71C28B01" w14:textId="77777777" w:rsidR="00271506" w:rsidRDefault="00271506" w:rsidP="008B3485">
            <w:pPr>
              <w:spacing w:after="40"/>
            </w:pPr>
            <w:r>
              <w:rPr>
                <w:sz w:val="18"/>
                <w:szCs w:val="18"/>
              </w:rPr>
              <w:t xml:space="preserve">Show </w:t>
            </w:r>
            <w:proofErr w:type="spellStart"/>
            <w:r>
              <w:rPr>
                <w:sz w:val="18"/>
                <w:szCs w:val="18"/>
              </w:rPr>
              <w:t>fieldErrors</w:t>
            </w:r>
            <w:proofErr w:type="spellEnd"/>
            <w:r>
              <w:rPr>
                <w:sz w:val="18"/>
                <w:szCs w:val="18"/>
              </w:rPr>
              <w:t xml:space="preserve"> next to the form fields</w:t>
            </w:r>
          </w:p>
        </w:tc>
      </w:tr>
      <w:tr w:rsidR="00271506" w14:paraId="462BA6DD" w14:textId="77777777" w:rsidTr="008B3485">
        <w:trPr>
          <w:cantSplit/>
        </w:trPr>
        <w:tc>
          <w:tcPr>
            <w:tcW w:w="700" w:type="dxa"/>
            <w:tcMar>
              <w:top w:w="40" w:type="dxa"/>
              <w:left w:w="90" w:type="dxa"/>
              <w:bottom w:w="40" w:type="dxa"/>
              <w:right w:w="90" w:type="dxa"/>
            </w:tcMar>
          </w:tcPr>
          <w:p w14:paraId="0A027C64" w14:textId="77777777" w:rsidR="00271506" w:rsidRDefault="00271506" w:rsidP="008B3485">
            <w:pPr>
              <w:spacing w:after="40"/>
            </w:pPr>
            <w:r>
              <w:rPr>
                <w:sz w:val="18"/>
                <w:szCs w:val="18"/>
              </w:rPr>
              <w:t>401</w:t>
            </w:r>
          </w:p>
        </w:tc>
        <w:tc>
          <w:tcPr>
            <w:tcW w:w="2100" w:type="dxa"/>
            <w:tcMar>
              <w:top w:w="40" w:type="dxa"/>
              <w:left w:w="90" w:type="dxa"/>
              <w:bottom w:w="40" w:type="dxa"/>
              <w:right w:w="90" w:type="dxa"/>
            </w:tcMar>
          </w:tcPr>
          <w:p w14:paraId="1C6AC7B8" w14:textId="77777777" w:rsidR="00271506" w:rsidRDefault="00271506" w:rsidP="008B3485">
            <w:pPr>
              <w:spacing w:after="40"/>
            </w:pPr>
            <w:r>
              <w:rPr>
                <w:sz w:val="18"/>
                <w:szCs w:val="18"/>
              </w:rPr>
              <w:t>UNAUTHENTICATED</w:t>
            </w:r>
          </w:p>
        </w:tc>
        <w:tc>
          <w:tcPr>
            <w:tcW w:w="3616" w:type="dxa"/>
            <w:tcMar>
              <w:top w:w="40" w:type="dxa"/>
              <w:left w:w="90" w:type="dxa"/>
              <w:bottom w:w="40" w:type="dxa"/>
              <w:right w:w="90" w:type="dxa"/>
            </w:tcMar>
          </w:tcPr>
          <w:p w14:paraId="477CAAF2" w14:textId="77777777" w:rsidR="00271506" w:rsidRDefault="00271506" w:rsidP="008B3485">
            <w:pPr>
              <w:spacing w:after="40"/>
            </w:pPr>
            <w:r>
              <w:rPr>
                <w:sz w:val="18"/>
                <w:szCs w:val="18"/>
              </w:rPr>
              <w:t>Token missing, expired or invalid; or the account was deactivated ("Your account is no longer active")</w:t>
            </w:r>
          </w:p>
        </w:tc>
        <w:tc>
          <w:tcPr>
            <w:tcW w:w="2600" w:type="dxa"/>
            <w:tcMar>
              <w:top w:w="40" w:type="dxa"/>
              <w:left w:w="90" w:type="dxa"/>
              <w:bottom w:w="40" w:type="dxa"/>
              <w:right w:w="90" w:type="dxa"/>
            </w:tcMar>
          </w:tcPr>
          <w:p w14:paraId="14B6DC3C" w14:textId="77777777" w:rsidR="00271506" w:rsidRDefault="00271506" w:rsidP="008B3485">
            <w:pPr>
              <w:spacing w:after="40"/>
            </w:pPr>
            <w:r>
              <w:rPr>
                <w:sz w:val="18"/>
                <w:szCs w:val="18"/>
              </w:rPr>
              <w:t>Clear token, redirect to login; deactivated: login page explains why</w:t>
            </w:r>
          </w:p>
        </w:tc>
      </w:tr>
      <w:tr w:rsidR="00271506" w14:paraId="39F16AD6" w14:textId="77777777" w:rsidTr="008B3485">
        <w:trPr>
          <w:cantSplit/>
        </w:trPr>
        <w:tc>
          <w:tcPr>
            <w:tcW w:w="700" w:type="dxa"/>
            <w:tcMar>
              <w:top w:w="40" w:type="dxa"/>
              <w:left w:w="90" w:type="dxa"/>
              <w:bottom w:w="40" w:type="dxa"/>
              <w:right w:w="90" w:type="dxa"/>
            </w:tcMar>
          </w:tcPr>
          <w:p w14:paraId="13AD478D" w14:textId="77777777" w:rsidR="00271506" w:rsidRDefault="00271506" w:rsidP="008B3485">
            <w:pPr>
              <w:spacing w:after="40"/>
            </w:pPr>
            <w:r>
              <w:rPr>
                <w:sz w:val="18"/>
                <w:szCs w:val="18"/>
              </w:rPr>
              <w:t>403</w:t>
            </w:r>
          </w:p>
        </w:tc>
        <w:tc>
          <w:tcPr>
            <w:tcW w:w="2100" w:type="dxa"/>
            <w:tcMar>
              <w:top w:w="40" w:type="dxa"/>
              <w:left w:w="90" w:type="dxa"/>
              <w:bottom w:w="40" w:type="dxa"/>
              <w:right w:w="90" w:type="dxa"/>
            </w:tcMar>
          </w:tcPr>
          <w:p w14:paraId="799EA8D6" w14:textId="77777777" w:rsidR="00271506" w:rsidRDefault="00271506" w:rsidP="008B3485">
            <w:pPr>
              <w:spacing w:after="40"/>
            </w:pPr>
            <w:r>
              <w:rPr>
                <w:sz w:val="18"/>
                <w:szCs w:val="18"/>
              </w:rPr>
              <w:t>FORBIDDEN</w:t>
            </w:r>
          </w:p>
        </w:tc>
        <w:tc>
          <w:tcPr>
            <w:tcW w:w="3616" w:type="dxa"/>
            <w:tcMar>
              <w:top w:w="40" w:type="dxa"/>
              <w:left w:w="90" w:type="dxa"/>
              <w:bottom w:w="40" w:type="dxa"/>
              <w:right w:w="90" w:type="dxa"/>
            </w:tcMar>
          </w:tcPr>
          <w:p w14:paraId="56C017EC" w14:textId="77777777" w:rsidR="00271506" w:rsidRDefault="00271506" w:rsidP="008B3485">
            <w:pPr>
              <w:spacing w:after="40"/>
            </w:pPr>
            <w:r>
              <w:rPr>
                <w:sz w:val="18"/>
                <w:szCs w:val="18"/>
              </w:rPr>
              <w:t>Wrong role, or handler outside category scope</w:t>
            </w:r>
          </w:p>
        </w:tc>
        <w:tc>
          <w:tcPr>
            <w:tcW w:w="2600" w:type="dxa"/>
            <w:tcMar>
              <w:top w:w="40" w:type="dxa"/>
              <w:left w:w="90" w:type="dxa"/>
              <w:bottom w:w="40" w:type="dxa"/>
              <w:right w:w="90" w:type="dxa"/>
            </w:tcMar>
          </w:tcPr>
          <w:p w14:paraId="22628E14" w14:textId="77777777" w:rsidR="00271506" w:rsidRDefault="00271506" w:rsidP="008B3485">
            <w:pPr>
              <w:spacing w:after="40"/>
            </w:pPr>
            <w:r>
              <w:rPr>
                <w:sz w:val="18"/>
                <w:szCs w:val="18"/>
              </w:rPr>
              <w:t>"You do not have access"</w:t>
            </w:r>
          </w:p>
        </w:tc>
      </w:tr>
      <w:tr w:rsidR="00271506" w14:paraId="100F9F35" w14:textId="77777777" w:rsidTr="008B3485">
        <w:trPr>
          <w:cantSplit/>
        </w:trPr>
        <w:tc>
          <w:tcPr>
            <w:tcW w:w="700" w:type="dxa"/>
            <w:tcMar>
              <w:top w:w="40" w:type="dxa"/>
              <w:left w:w="90" w:type="dxa"/>
              <w:bottom w:w="40" w:type="dxa"/>
              <w:right w:w="90" w:type="dxa"/>
            </w:tcMar>
          </w:tcPr>
          <w:p w14:paraId="7D9C57D9" w14:textId="77777777" w:rsidR="00271506" w:rsidRDefault="00271506" w:rsidP="008B3485">
            <w:pPr>
              <w:spacing w:after="40"/>
            </w:pPr>
            <w:r>
              <w:rPr>
                <w:sz w:val="18"/>
                <w:szCs w:val="18"/>
              </w:rPr>
              <w:t>404</w:t>
            </w:r>
          </w:p>
        </w:tc>
        <w:tc>
          <w:tcPr>
            <w:tcW w:w="2100" w:type="dxa"/>
            <w:tcMar>
              <w:top w:w="40" w:type="dxa"/>
              <w:left w:w="90" w:type="dxa"/>
              <w:bottom w:w="40" w:type="dxa"/>
              <w:right w:w="90" w:type="dxa"/>
            </w:tcMar>
          </w:tcPr>
          <w:p w14:paraId="71E3244D" w14:textId="77777777" w:rsidR="00271506" w:rsidRDefault="00271506" w:rsidP="008B3485">
            <w:pPr>
              <w:spacing w:after="40"/>
            </w:pPr>
            <w:r>
              <w:rPr>
                <w:sz w:val="18"/>
                <w:szCs w:val="18"/>
              </w:rPr>
              <w:t>NOT_FOUND</w:t>
            </w:r>
          </w:p>
        </w:tc>
        <w:tc>
          <w:tcPr>
            <w:tcW w:w="3616" w:type="dxa"/>
            <w:tcMar>
              <w:top w:w="40" w:type="dxa"/>
              <w:left w:w="90" w:type="dxa"/>
              <w:bottom w:w="40" w:type="dxa"/>
              <w:right w:w="90" w:type="dxa"/>
            </w:tcMar>
          </w:tcPr>
          <w:p w14:paraId="31F4A392" w14:textId="77777777" w:rsidR="00271506" w:rsidRDefault="00271506" w:rsidP="008B3485">
            <w:pPr>
              <w:spacing w:after="40"/>
            </w:pPr>
            <w:r>
              <w:rPr>
                <w:sz w:val="18"/>
                <w:szCs w:val="18"/>
              </w:rPr>
              <w:t>Resource does not exist - or a requester asks for another client's request (the API does not reveal that it exists)</w:t>
            </w:r>
          </w:p>
        </w:tc>
        <w:tc>
          <w:tcPr>
            <w:tcW w:w="2600" w:type="dxa"/>
            <w:tcMar>
              <w:top w:w="40" w:type="dxa"/>
              <w:left w:w="90" w:type="dxa"/>
              <w:bottom w:w="40" w:type="dxa"/>
              <w:right w:w="90" w:type="dxa"/>
            </w:tcMar>
          </w:tcPr>
          <w:p w14:paraId="1133ECC9" w14:textId="77777777" w:rsidR="00271506" w:rsidRDefault="00271506" w:rsidP="008B3485">
            <w:pPr>
              <w:spacing w:after="40"/>
            </w:pPr>
            <w:r>
              <w:rPr>
                <w:sz w:val="18"/>
                <w:szCs w:val="18"/>
              </w:rPr>
              <w:t>"Not found"</w:t>
            </w:r>
          </w:p>
        </w:tc>
      </w:tr>
      <w:tr w:rsidR="00271506" w14:paraId="52CE6CB7" w14:textId="77777777" w:rsidTr="008B3485">
        <w:trPr>
          <w:cantSplit/>
        </w:trPr>
        <w:tc>
          <w:tcPr>
            <w:tcW w:w="700" w:type="dxa"/>
            <w:tcMar>
              <w:top w:w="40" w:type="dxa"/>
              <w:left w:w="90" w:type="dxa"/>
              <w:bottom w:w="40" w:type="dxa"/>
              <w:right w:w="90" w:type="dxa"/>
            </w:tcMar>
          </w:tcPr>
          <w:p w14:paraId="425B72F8" w14:textId="77777777" w:rsidR="00271506" w:rsidRDefault="00271506" w:rsidP="008B3485">
            <w:pPr>
              <w:spacing w:after="40"/>
            </w:pPr>
            <w:r>
              <w:rPr>
                <w:sz w:val="18"/>
                <w:szCs w:val="18"/>
              </w:rPr>
              <w:t>409</w:t>
            </w:r>
          </w:p>
        </w:tc>
        <w:tc>
          <w:tcPr>
            <w:tcW w:w="2100" w:type="dxa"/>
            <w:tcMar>
              <w:top w:w="40" w:type="dxa"/>
              <w:left w:w="90" w:type="dxa"/>
              <w:bottom w:w="40" w:type="dxa"/>
              <w:right w:w="90" w:type="dxa"/>
            </w:tcMar>
          </w:tcPr>
          <w:p w14:paraId="49566F35" w14:textId="77777777" w:rsidR="00380CD2" w:rsidRDefault="00555546">
            <w:pPr>
              <w:spacing w:after="40"/>
            </w:pPr>
            <w:r>
              <w:rPr>
                <w:sz w:val="18"/>
                <w:szCs w:val="18"/>
              </w:rPr>
              <w:t>CONFLICT / VERSION_CONFLICT / ALREADY_ASSIGNED</w:t>
            </w:r>
          </w:p>
        </w:tc>
        <w:tc>
          <w:tcPr>
            <w:tcW w:w="3616" w:type="dxa"/>
            <w:tcMar>
              <w:top w:w="40" w:type="dxa"/>
              <w:left w:w="90" w:type="dxa"/>
              <w:bottom w:w="40" w:type="dxa"/>
              <w:right w:w="90" w:type="dxa"/>
            </w:tcMar>
          </w:tcPr>
          <w:p w14:paraId="13F5194D" w14:textId="77777777" w:rsidR="00380CD2" w:rsidRDefault="00555546">
            <w:pPr>
              <w:spacing w:after="40"/>
            </w:pPr>
            <w:r>
              <w:rPr>
                <w:sz w:val="18"/>
                <w:szCs w:val="18"/>
              </w:rPr>
              <w:t>Duplicate email/category name, optimistic-lock failure (DEC-006), or the request already has an active handler (API-08, partial unique index) (M3: VERSION_CONFLICT is not used - C-01)</w:t>
            </w:r>
          </w:p>
        </w:tc>
        <w:tc>
          <w:tcPr>
            <w:tcW w:w="2600" w:type="dxa"/>
            <w:tcMar>
              <w:top w:w="40" w:type="dxa"/>
              <w:left w:w="90" w:type="dxa"/>
              <w:bottom w:w="40" w:type="dxa"/>
              <w:right w:w="90" w:type="dxa"/>
            </w:tcMar>
          </w:tcPr>
          <w:p w14:paraId="3CD858AB" w14:textId="77777777" w:rsidR="00380CD2" w:rsidRDefault="00555546">
            <w:pPr>
              <w:spacing w:after="40"/>
            </w:pPr>
            <w:r>
              <w:rPr>
                <w:sz w:val="18"/>
                <w:szCs w:val="18"/>
              </w:rPr>
              <w:t>"Updated by someone else - please refresh" or "This request is already assigned"</w:t>
            </w:r>
          </w:p>
        </w:tc>
      </w:tr>
      <w:tr w:rsidR="00271506" w14:paraId="416F920A" w14:textId="77777777" w:rsidTr="008B3485">
        <w:trPr>
          <w:cantSplit/>
        </w:trPr>
        <w:tc>
          <w:tcPr>
            <w:tcW w:w="700" w:type="dxa"/>
            <w:tcMar>
              <w:top w:w="40" w:type="dxa"/>
              <w:left w:w="90" w:type="dxa"/>
              <w:bottom w:w="40" w:type="dxa"/>
              <w:right w:w="90" w:type="dxa"/>
            </w:tcMar>
          </w:tcPr>
          <w:p w14:paraId="542D8517" w14:textId="77777777" w:rsidR="00271506" w:rsidRDefault="00271506" w:rsidP="008B3485">
            <w:pPr>
              <w:spacing w:after="40"/>
            </w:pPr>
            <w:r>
              <w:rPr>
                <w:sz w:val="18"/>
                <w:szCs w:val="18"/>
              </w:rPr>
              <w:t>422</w:t>
            </w:r>
          </w:p>
        </w:tc>
        <w:tc>
          <w:tcPr>
            <w:tcW w:w="2100" w:type="dxa"/>
            <w:tcMar>
              <w:top w:w="40" w:type="dxa"/>
              <w:left w:w="90" w:type="dxa"/>
              <w:bottom w:w="40" w:type="dxa"/>
              <w:right w:w="90" w:type="dxa"/>
            </w:tcMar>
          </w:tcPr>
          <w:p w14:paraId="7157B0AC" w14:textId="77777777" w:rsidR="00271506" w:rsidRDefault="00271506" w:rsidP="008B3485">
            <w:pPr>
              <w:spacing w:after="40"/>
            </w:pPr>
            <w:r>
              <w:rPr>
                <w:sz w:val="18"/>
                <w:szCs w:val="18"/>
              </w:rPr>
              <w:t>INVALID_TRANSITION / REQUEST_CLOSED / CATEGORY_INACTIVE</w:t>
            </w:r>
          </w:p>
        </w:tc>
        <w:tc>
          <w:tcPr>
            <w:tcW w:w="3616" w:type="dxa"/>
            <w:tcMar>
              <w:top w:w="40" w:type="dxa"/>
              <w:left w:w="90" w:type="dxa"/>
              <w:bottom w:w="40" w:type="dxa"/>
              <w:right w:w="90" w:type="dxa"/>
            </w:tcMar>
          </w:tcPr>
          <w:p w14:paraId="4C21B736" w14:textId="77777777" w:rsidR="00271506" w:rsidRDefault="00271506" w:rsidP="008B3485">
            <w:pPr>
              <w:spacing w:after="40"/>
            </w:pPr>
            <w:r>
              <w:rPr>
                <w:sz w:val="18"/>
                <w:szCs w:val="18"/>
              </w:rPr>
              <w:t>A business rule is broken</w:t>
            </w:r>
          </w:p>
        </w:tc>
        <w:tc>
          <w:tcPr>
            <w:tcW w:w="2600" w:type="dxa"/>
            <w:tcMar>
              <w:top w:w="40" w:type="dxa"/>
              <w:left w:w="90" w:type="dxa"/>
              <w:bottom w:w="40" w:type="dxa"/>
              <w:right w:w="90" w:type="dxa"/>
            </w:tcMar>
          </w:tcPr>
          <w:p w14:paraId="447E6EDB" w14:textId="77777777" w:rsidR="00271506" w:rsidRDefault="00271506" w:rsidP="008B3485">
            <w:pPr>
              <w:spacing w:after="40"/>
            </w:pPr>
            <w:r>
              <w:rPr>
                <w:sz w:val="18"/>
                <w:szCs w:val="18"/>
              </w:rPr>
              <w:t>Show the detail message</w:t>
            </w:r>
          </w:p>
        </w:tc>
      </w:tr>
      <w:tr w:rsidR="009B2676" w14:paraId="0BABB4C4" w14:textId="77777777">
        <w:trPr>
          <w:cantSplit/>
        </w:trPr>
        <w:tc>
          <w:tcPr>
            <w:tcW w:w="700" w:type="dxa"/>
            <w:tcMar>
              <w:top w:w="40" w:type="dxa"/>
              <w:left w:w="90" w:type="dxa"/>
              <w:bottom w:w="40" w:type="dxa"/>
              <w:right w:w="90" w:type="dxa"/>
            </w:tcMar>
          </w:tcPr>
          <w:p w14:paraId="7042523C" w14:textId="77777777" w:rsidR="009B2676" w:rsidRDefault="00555546">
            <w:pPr>
              <w:spacing w:after="40"/>
            </w:pPr>
            <w:r>
              <w:rPr>
                <w:sz w:val="18"/>
                <w:szCs w:val="18"/>
              </w:rPr>
              <w:t>422</w:t>
            </w:r>
          </w:p>
        </w:tc>
        <w:tc>
          <w:tcPr>
            <w:tcW w:w="2100" w:type="dxa"/>
            <w:tcMar>
              <w:top w:w="40" w:type="dxa"/>
              <w:left w:w="90" w:type="dxa"/>
              <w:bottom w:w="40" w:type="dxa"/>
              <w:right w:w="90" w:type="dxa"/>
            </w:tcMar>
          </w:tcPr>
          <w:p w14:paraId="3B59C860" w14:textId="77777777" w:rsidR="009B2676" w:rsidRDefault="00555546">
            <w:pPr>
              <w:spacing w:after="40"/>
            </w:pPr>
            <w:r>
              <w:rPr>
                <w:sz w:val="18"/>
                <w:szCs w:val="18"/>
              </w:rPr>
              <w:t>OUT_OF_SCOPE / LAST_MANAGER</w:t>
            </w:r>
          </w:p>
        </w:tc>
        <w:tc>
          <w:tcPr>
            <w:tcW w:w="3616" w:type="dxa"/>
            <w:tcMar>
              <w:top w:w="40" w:type="dxa"/>
              <w:left w:w="90" w:type="dxa"/>
              <w:bottom w:w="40" w:type="dxa"/>
              <w:right w:w="90" w:type="dxa"/>
            </w:tcMar>
          </w:tcPr>
          <w:p w14:paraId="7E68D906" w14:textId="77777777" w:rsidR="009B2676" w:rsidRDefault="00555546">
            <w:pPr>
              <w:spacing w:after="40"/>
            </w:pPr>
            <w:r>
              <w:rPr>
                <w:sz w:val="18"/>
                <w:szCs w:val="18"/>
              </w:rPr>
              <w:t>Handler does not cover the category; the last active manager would be removed (M3)</w:t>
            </w:r>
          </w:p>
        </w:tc>
        <w:tc>
          <w:tcPr>
            <w:tcW w:w="2600" w:type="dxa"/>
            <w:tcMar>
              <w:top w:w="40" w:type="dxa"/>
              <w:left w:w="90" w:type="dxa"/>
              <w:bottom w:w="40" w:type="dxa"/>
              <w:right w:w="90" w:type="dxa"/>
            </w:tcMar>
          </w:tcPr>
          <w:p w14:paraId="175AA654" w14:textId="77777777" w:rsidR="009B2676" w:rsidRDefault="00555546">
            <w:pPr>
              <w:spacing w:after="40"/>
            </w:pPr>
            <w:r>
              <w:rPr>
                <w:sz w:val="18"/>
                <w:szCs w:val="18"/>
              </w:rPr>
              <w:t>Show the detail message</w:t>
            </w:r>
          </w:p>
        </w:tc>
      </w:tr>
      <w:tr w:rsidR="009B2676" w14:paraId="14DE8F3B" w14:textId="77777777">
        <w:trPr>
          <w:cantSplit/>
        </w:trPr>
        <w:tc>
          <w:tcPr>
            <w:tcW w:w="700" w:type="dxa"/>
            <w:tcMar>
              <w:top w:w="40" w:type="dxa"/>
              <w:left w:w="90" w:type="dxa"/>
              <w:bottom w:w="40" w:type="dxa"/>
              <w:right w:w="90" w:type="dxa"/>
            </w:tcMar>
          </w:tcPr>
          <w:p w14:paraId="55428B48" w14:textId="77777777" w:rsidR="009B2676" w:rsidRDefault="00555546">
            <w:pPr>
              <w:spacing w:after="40"/>
            </w:pPr>
            <w:r>
              <w:rPr>
                <w:sz w:val="18"/>
                <w:szCs w:val="18"/>
              </w:rPr>
              <w:t>429</w:t>
            </w:r>
          </w:p>
        </w:tc>
        <w:tc>
          <w:tcPr>
            <w:tcW w:w="2100" w:type="dxa"/>
            <w:tcMar>
              <w:top w:w="40" w:type="dxa"/>
              <w:left w:w="90" w:type="dxa"/>
              <w:bottom w:w="40" w:type="dxa"/>
              <w:right w:w="90" w:type="dxa"/>
            </w:tcMar>
          </w:tcPr>
          <w:p w14:paraId="74E63F51" w14:textId="77777777" w:rsidR="009B2676" w:rsidRDefault="00555546">
            <w:pPr>
              <w:spacing w:after="40"/>
            </w:pPr>
            <w:r>
              <w:rPr>
                <w:sz w:val="18"/>
                <w:szCs w:val="18"/>
              </w:rPr>
              <w:t>TOO_MANY_REQUESTS</w:t>
            </w:r>
          </w:p>
        </w:tc>
        <w:tc>
          <w:tcPr>
            <w:tcW w:w="3616" w:type="dxa"/>
            <w:tcMar>
              <w:top w:w="40" w:type="dxa"/>
              <w:left w:w="90" w:type="dxa"/>
              <w:bottom w:w="40" w:type="dxa"/>
              <w:right w:w="90" w:type="dxa"/>
            </w:tcMar>
          </w:tcPr>
          <w:p w14:paraId="4017F16C" w14:textId="77777777" w:rsidR="009B2676" w:rsidRDefault="00555546">
            <w:pPr>
              <w:spacing w:after="40"/>
            </w:pPr>
            <w:r>
              <w:rPr>
                <w:sz w:val="18"/>
                <w:szCs w:val="18"/>
              </w:rPr>
              <w:t>Rate limit or login lockout (M3, C-04); Retry-After header</w:t>
            </w:r>
          </w:p>
        </w:tc>
        <w:tc>
          <w:tcPr>
            <w:tcW w:w="2600" w:type="dxa"/>
            <w:tcMar>
              <w:top w:w="40" w:type="dxa"/>
              <w:left w:w="90" w:type="dxa"/>
              <w:bottom w:w="40" w:type="dxa"/>
              <w:right w:w="90" w:type="dxa"/>
            </w:tcMar>
          </w:tcPr>
          <w:p w14:paraId="7195A4C2" w14:textId="77777777" w:rsidR="009B2676" w:rsidRDefault="00555546">
            <w:pPr>
              <w:spacing w:after="40"/>
            </w:pPr>
            <w:r>
              <w:rPr>
                <w:sz w:val="18"/>
                <w:szCs w:val="18"/>
              </w:rPr>
              <w:t>Show the detail ("try again in ...")</w:t>
            </w:r>
          </w:p>
        </w:tc>
      </w:tr>
      <w:tr w:rsidR="00271506" w14:paraId="3261ED1D" w14:textId="77777777" w:rsidTr="008B3485">
        <w:trPr>
          <w:cantSplit/>
        </w:trPr>
        <w:tc>
          <w:tcPr>
            <w:tcW w:w="700" w:type="dxa"/>
            <w:tcMar>
              <w:top w:w="40" w:type="dxa"/>
              <w:left w:w="90" w:type="dxa"/>
              <w:bottom w:w="40" w:type="dxa"/>
              <w:right w:w="90" w:type="dxa"/>
            </w:tcMar>
          </w:tcPr>
          <w:p w14:paraId="39297B83" w14:textId="77777777" w:rsidR="00271506" w:rsidRDefault="00271506" w:rsidP="008B3485">
            <w:pPr>
              <w:spacing w:after="40"/>
            </w:pPr>
            <w:r>
              <w:rPr>
                <w:sz w:val="18"/>
                <w:szCs w:val="18"/>
              </w:rPr>
              <w:t>503</w:t>
            </w:r>
          </w:p>
        </w:tc>
        <w:tc>
          <w:tcPr>
            <w:tcW w:w="2100" w:type="dxa"/>
            <w:tcMar>
              <w:top w:w="40" w:type="dxa"/>
              <w:left w:w="90" w:type="dxa"/>
              <w:bottom w:w="40" w:type="dxa"/>
              <w:right w:w="90" w:type="dxa"/>
            </w:tcMar>
          </w:tcPr>
          <w:p w14:paraId="07742975" w14:textId="77777777" w:rsidR="00271506" w:rsidRDefault="00271506" w:rsidP="008B3485">
            <w:pPr>
              <w:spacing w:after="40"/>
            </w:pPr>
            <w:r>
              <w:rPr>
                <w:sz w:val="18"/>
                <w:szCs w:val="18"/>
              </w:rPr>
              <w:t>SERVICE_UNAVAILABLE</w:t>
            </w:r>
          </w:p>
        </w:tc>
        <w:tc>
          <w:tcPr>
            <w:tcW w:w="3616" w:type="dxa"/>
            <w:tcMar>
              <w:top w:w="40" w:type="dxa"/>
              <w:left w:w="90" w:type="dxa"/>
              <w:bottom w:w="40" w:type="dxa"/>
              <w:right w:w="90" w:type="dxa"/>
            </w:tcMar>
          </w:tcPr>
          <w:p w14:paraId="0E673151" w14:textId="77777777" w:rsidR="00271506" w:rsidRDefault="00271506" w:rsidP="008B3485">
            <w:pPr>
              <w:spacing w:after="40"/>
            </w:pPr>
            <w:r>
              <w:rPr>
                <w:sz w:val="18"/>
                <w:szCs w:val="18"/>
              </w:rPr>
              <w:t xml:space="preserve">Database unreachable (e.g. paused </w:t>
            </w:r>
            <w:proofErr w:type="spellStart"/>
            <w:r>
              <w:rPr>
                <w:sz w:val="18"/>
                <w:szCs w:val="18"/>
              </w:rPr>
              <w:t>Supabase</w:t>
            </w:r>
            <w:proofErr w:type="spellEnd"/>
            <w:r>
              <w:rPr>
                <w:sz w:val="18"/>
                <w:szCs w:val="18"/>
              </w:rPr>
              <w:t xml:space="preserve"> project)</w:t>
            </w:r>
          </w:p>
        </w:tc>
        <w:tc>
          <w:tcPr>
            <w:tcW w:w="2600" w:type="dxa"/>
            <w:tcMar>
              <w:top w:w="40" w:type="dxa"/>
              <w:left w:w="90" w:type="dxa"/>
              <w:bottom w:w="40" w:type="dxa"/>
              <w:right w:w="90" w:type="dxa"/>
            </w:tcMar>
          </w:tcPr>
          <w:p w14:paraId="27DBB2AA" w14:textId="77777777" w:rsidR="00271506" w:rsidRDefault="00271506" w:rsidP="008B3485">
            <w:pPr>
              <w:spacing w:after="40"/>
            </w:pPr>
            <w:r>
              <w:rPr>
                <w:sz w:val="18"/>
                <w:szCs w:val="18"/>
              </w:rPr>
              <w:t>"Service temporarily unavailable"</w:t>
            </w:r>
          </w:p>
        </w:tc>
      </w:tr>
      <w:tr w:rsidR="00271506" w14:paraId="65B3021F" w14:textId="77777777" w:rsidTr="008B3485">
        <w:trPr>
          <w:cantSplit/>
        </w:trPr>
        <w:tc>
          <w:tcPr>
            <w:tcW w:w="700" w:type="dxa"/>
            <w:tcMar>
              <w:top w:w="40" w:type="dxa"/>
              <w:left w:w="90" w:type="dxa"/>
              <w:bottom w:w="40" w:type="dxa"/>
              <w:right w:w="90" w:type="dxa"/>
            </w:tcMar>
          </w:tcPr>
          <w:p w14:paraId="71D244B4" w14:textId="77777777" w:rsidR="00271506" w:rsidRDefault="00271506" w:rsidP="008B3485">
            <w:pPr>
              <w:spacing w:after="40"/>
            </w:pPr>
            <w:r>
              <w:rPr>
                <w:sz w:val="18"/>
                <w:szCs w:val="18"/>
              </w:rPr>
              <w:t>500</w:t>
            </w:r>
          </w:p>
        </w:tc>
        <w:tc>
          <w:tcPr>
            <w:tcW w:w="2100" w:type="dxa"/>
            <w:tcMar>
              <w:top w:w="40" w:type="dxa"/>
              <w:left w:w="90" w:type="dxa"/>
              <w:bottom w:w="40" w:type="dxa"/>
              <w:right w:w="90" w:type="dxa"/>
            </w:tcMar>
          </w:tcPr>
          <w:p w14:paraId="2AA29F0F" w14:textId="77777777" w:rsidR="00271506" w:rsidRDefault="00271506" w:rsidP="008B3485">
            <w:pPr>
              <w:spacing w:after="40"/>
            </w:pPr>
            <w:r>
              <w:rPr>
                <w:sz w:val="18"/>
                <w:szCs w:val="18"/>
              </w:rPr>
              <w:t>INTERNAL_ERROR</w:t>
            </w:r>
          </w:p>
        </w:tc>
        <w:tc>
          <w:tcPr>
            <w:tcW w:w="3616" w:type="dxa"/>
            <w:tcMar>
              <w:top w:w="40" w:type="dxa"/>
              <w:left w:w="90" w:type="dxa"/>
              <w:bottom w:w="40" w:type="dxa"/>
              <w:right w:w="90" w:type="dxa"/>
            </w:tcMar>
          </w:tcPr>
          <w:p w14:paraId="3BBCCB0E" w14:textId="77777777" w:rsidR="00271506" w:rsidRDefault="00271506" w:rsidP="008B3485">
            <w:pPr>
              <w:spacing w:after="40"/>
            </w:pPr>
            <w:r>
              <w:rPr>
                <w:sz w:val="18"/>
                <w:szCs w:val="18"/>
              </w:rPr>
              <w:t>Unexpected error - logged on the server; no stack trace in the response</w:t>
            </w:r>
          </w:p>
        </w:tc>
        <w:tc>
          <w:tcPr>
            <w:tcW w:w="2600" w:type="dxa"/>
            <w:tcMar>
              <w:top w:w="40" w:type="dxa"/>
              <w:left w:w="90" w:type="dxa"/>
              <w:bottom w:w="40" w:type="dxa"/>
              <w:right w:w="90" w:type="dxa"/>
            </w:tcMar>
          </w:tcPr>
          <w:p w14:paraId="54C6B24C" w14:textId="77777777" w:rsidR="00271506" w:rsidRDefault="00271506" w:rsidP="008B3485">
            <w:pPr>
              <w:spacing w:after="40"/>
            </w:pPr>
            <w:r>
              <w:rPr>
                <w:sz w:val="18"/>
                <w:szCs w:val="18"/>
              </w:rPr>
              <w:t>Generic message</w:t>
            </w:r>
          </w:p>
        </w:tc>
      </w:tr>
    </w:tbl>
    <w:p w14:paraId="1F654A69" w14:textId="77777777" w:rsidR="00271506" w:rsidRDefault="00271506" w:rsidP="0021407A"/>
    <w:p w14:paraId="0BE46E3F" w14:textId="77777777" w:rsidR="00271506" w:rsidRDefault="00271506" w:rsidP="00271506">
      <w:pPr>
        <w:spacing w:after="120"/>
      </w:pPr>
      <w:r>
        <w:t>One @RestControllerAdvice class maps exceptions to these responses, so controllers never build error bodies themselves.</w:t>
      </w:r>
    </w:p>
    <w:p w14:paraId="55662108" w14:textId="77777777" w:rsidR="00271506" w:rsidRDefault="00271506" w:rsidP="00271506">
      <w:pPr>
        <w:pStyle w:val="Heading2"/>
      </w:pPr>
      <w:bookmarkStart w:id="84" w:name="_Toc243252259"/>
      <w:r>
        <w:lastRenderedPageBreak/>
        <w:t>Example Interaction: a Handler Changes a Request's Status (FR-009)</w:t>
      </w:r>
      <w:bookmarkEnd w:id="84"/>
    </w:p>
    <w:p w14:paraId="4A0E07F2" w14:textId="77777777" w:rsidR="00271506" w:rsidRDefault="00271506" w:rsidP="00271506">
      <w:pPr>
        <w:spacing w:after="120"/>
      </w:pPr>
      <w:r>
        <w:t>This is the path used for the end-to-end trace (moved here from Architecture Diagrams and updated to the API contract):</w:t>
      </w:r>
    </w:p>
    <w:p w14:paraId="1753B92A" w14:textId="77777777" w:rsidR="00271506" w:rsidRDefault="00271506" w:rsidP="00271506">
      <w:pPr>
        <w:pStyle w:val="ListParagraph"/>
        <w:numPr>
          <w:ilvl w:val="0"/>
          <w:numId w:val="6"/>
        </w:numPr>
        <w:spacing w:after="60" w:line="240" w:lineRule="auto"/>
        <w:contextualSpacing w:val="0"/>
      </w:pPr>
      <w:r>
        <w:t>The Angular request-detail screen sends PATCH /</w:t>
      </w:r>
      <w:proofErr w:type="spellStart"/>
      <w:r>
        <w:t>api</w:t>
      </w:r>
      <w:proofErr w:type="spellEnd"/>
      <w:r>
        <w:t>/v1/requests/{id}/status with {</w:t>
      </w:r>
      <w:proofErr w:type="spellStart"/>
      <w:r>
        <w:t>toStatus</w:t>
      </w:r>
      <w:proofErr w:type="spellEnd"/>
      <w:r>
        <w:t>, version, note} and the Authorization: Bearer &lt;JWT&gt; header.</w:t>
      </w:r>
    </w:p>
    <w:p w14:paraId="01F34978" w14:textId="77777777" w:rsidR="00271506" w:rsidRDefault="00271506" w:rsidP="00271506">
      <w:pPr>
        <w:pStyle w:val="ListParagraph"/>
        <w:numPr>
          <w:ilvl w:val="0"/>
          <w:numId w:val="6"/>
        </w:numPr>
        <w:spacing w:after="60" w:line="240" w:lineRule="auto"/>
        <w:contextualSpacing w:val="0"/>
      </w:pPr>
      <w:r>
        <w:t>The Spring Security filter chain validates the JWT and checks for the HANDLER or MANAGER role (DEC-010, ASR-001).</w:t>
      </w:r>
    </w:p>
    <w:p w14:paraId="6D561F76" w14:textId="77777777" w:rsidR="00271506" w:rsidRDefault="00271506" w:rsidP="00271506">
      <w:pPr>
        <w:pStyle w:val="ListParagraph"/>
        <w:numPr>
          <w:ilvl w:val="0"/>
          <w:numId w:val="6"/>
        </w:numPr>
        <w:spacing w:after="60" w:line="240" w:lineRule="auto"/>
        <w:contextualSpacing w:val="0"/>
      </w:pPr>
      <w:proofErr w:type="spellStart"/>
      <w:r>
        <w:t>RequestController</w:t>
      </w:r>
      <w:proofErr w:type="spellEnd"/>
      <w:r>
        <w:t xml:space="preserve"> validates the DTO (@Valid) and calls </w:t>
      </w:r>
      <w:proofErr w:type="spellStart"/>
      <w:r>
        <w:t>RequestService.changeStatus</w:t>
      </w:r>
      <w:proofErr w:type="spellEnd"/>
      <w:r>
        <w:t>().</w:t>
      </w:r>
    </w:p>
    <w:p w14:paraId="1C01EBC8" w14:textId="77777777" w:rsidR="00271506" w:rsidRDefault="00271506" w:rsidP="00271506">
      <w:pPr>
        <w:pStyle w:val="ListParagraph"/>
        <w:numPr>
          <w:ilvl w:val="0"/>
          <w:numId w:val="6"/>
        </w:numPr>
        <w:spacing w:after="60" w:line="240" w:lineRule="auto"/>
        <w:contextualSpacing w:val="0"/>
      </w:pPr>
      <w:proofErr w:type="spellStart"/>
      <w:r>
        <w:t>RequestService</w:t>
      </w:r>
      <w:proofErr w:type="spellEnd"/>
      <w:r>
        <w:t xml:space="preserve"> (one @Transactional method) asks the Access module whether this handler may work on this category, loads the request, checks the transition against the state machine (ASR-002), compares version, updates the request and publishes a </w:t>
      </w:r>
      <w:proofErr w:type="spellStart"/>
      <w:r>
        <w:t>RequestStatusChangedEvent</w:t>
      </w:r>
      <w:proofErr w:type="spellEnd"/>
      <w:r>
        <w:t xml:space="preserve">. </w:t>
      </w:r>
      <w:proofErr w:type="spellStart"/>
      <w:r>
        <w:t>AuditListener</w:t>
      </w:r>
      <w:proofErr w:type="spellEnd"/>
      <w:r>
        <w:t xml:space="preserve"> handles the event inside the same transaction and inserts the </w:t>
      </w:r>
      <w:proofErr w:type="spellStart"/>
      <w:r>
        <w:t>AuditEntry</w:t>
      </w:r>
      <w:proofErr w:type="spellEnd"/>
      <w:r>
        <w:t xml:space="preserve"> with the before/after status (DEC-012, ASR-003).</w:t>
      </w:r>
    </w:p>
    <w:p w14:paraId="10BF1015" w14:textId="77777777" w:rsidR="00271506" w:rsidRDefault="00271506" w:rsidP="00271506">
      <w:pPr>
        <w:pStyle w:val="ListParagraph"/>
        <w:numPr>
          <w:ilvl w:val="0"/>
          <w:numId w:val="6"/>
        </w:numPr>
        <w:spacing w:after="60" w:line="240" w:lineRule="auto"/>
        <w:contextualSpacing w:val="0"/>
      </w:pPr>
      <w:r>
        <w:t>Both writes commit together. On any failure nothing is saved and the API returns 403, 409 or 422 in the format from the "Error Model" section, which Angular displays to the user.</w:t>
      </w:r>
    </w:p>
    <w:p w14:paraId="0CD8A07E" w14:textId="77777777" w:rsidR="009B2676" w:rsidRDefault="00555546">
      <w:pPr>
        <w:spacing w:after="120"/>
      </w:pPr>
      <w:r>
        <w:rPr>
          <w:b/>
          <w:bCs/>
        </w:rPr>
        <w:t>As implemented (M3):</w:t>
      </w:r>
      <w:r>
        <w:t xml:space="preserve"> steps 1 and 4 changed. The body has no version (C-01); </w:t>
      </w:r>
      <w:proofErr w:type="spellStart"/>
      <w:r>
        <w:t>RequestService</w:t>
      </w:r>
      <w:proofErr w:type="spellEnd"/>
      <w:r>
        <w:t xml:space="preserve"> locks the request row and checks the transition against the current state. The audit row is written by the database trigger in the same transaction (C-02), not by an </w:t>
      </w:r>
      <w:proofErr w:type="spellStart"/>
      <w:r>
        <w:t>AuditListener</w:t>
      </w:r>
      <w:proofErr w:type="spellEnd"/>
      <w:r>
        <w:t>.</w:t>
      </w:r>
    </w:p>
    <w:p w14:paraId="6D91B15A" w14:textId="77777777" w:rsidR="00271506" w:rsidRDefault="00271506" w:rsidP="00271506">
      <w:pPr>
        <w:pStyle w:val="Heading2"/>
      </w:pPr>
      <w:bookmarkStart w:id="85" w:name="_Toc243252260"/>
      <w:r>
        <w:t>Validation and Security at the Boundary</w:t>
      </w:r>
      <w:bookmarkEnd w:id="85"/>
    </w:p>
    <w:p w14:paraId="094DB0A7" w14:textId="77777777" w:rsidR="00271506" w:rsidRDefault="00271506" w:rsidP="00271506">
      <w:pPr>
        <w:pStyle w:val="ListParagraph"/>
        <w:numPr>
          <w:ilvl w:val="0"/>
          <w:numId w:val="5"/>
        </w:numPr>
        <w:spacing w:after="60" w:line="240" w:lineRule="auto"/>
        <w:contextualSpacing w:val="0"/>
      </w:pPr>
      <w:r>
        <w:rPr>
          <w:b/>
          <w:bCs/>
        </w:rPr>
        <w:t>Validation twice:</w:t>
      </w:r>
      <w:r>
        <w:t xml:space="preserve"> Angular form validation is for usability only; the server always re-validates with Bean Validation on DTOs (@NotNull </w:t>
      </w:r>
      <w:proofErr w:type="spellStart"/>
      <w:r>
        <w:t>categoryId</w:t>
      </w:r>
      <w:proofErr w:type="spellEnd"/>
      <w:r>
        <w:t>, @NotBlank @Size(max=2000) description, @NotBlank @Size(max=255) location, @Email email).</w:t>
      </w:r>
    </w:p>
    <w:p w14:paraId="047E99F7" w14:textId="77777777" w:rsidR="00271506" w:rsidRDefault="00271506" w:rsidP="00271506">
      <w:pPr>
        <w:pStyle w:val="ListParagraph"/>
        <w:numPr>
          <w:ilvl w:val="0"/>
          <w:numId w:val="5"/>
        </w:numPr>
        <w:spacing w:after="60" w:line="240" w:lineRule="auto"/>
        <w:contextualSpacing w:val="0"/>
      </w:pPr>
      <w:proofErr w:type="spellStart"/>
      <w:r>
        <w:rPr>
          <w:b/>
          <w:bCs/>
        </w:rPr>
        <w:t>Authorisation</w:t>
      </w:r>
      <w:proofErr w:type="spellEnd"/>
      <w:r>
        <w:rPr>
          <w:b/>
          <w:bCs/>
        </w:rPr>
        <w:t xml:space="preserve"> in two layers:</w:t>
      </w:r>
      <w:r>
        <w:t xml:space="preserve"> URL/role rules in the security configuration plus @PreAuthorize, and object-level checks in the service layer (requester owns the request; handler has the category in scope). The second layer addresses OWASP API1 Broken Object Level Authorization (OWASP, 2023) - a role check alone would let one requester read another's request by changing the id in the URL (R-10).</w:t>
      </w:r>
    </w:p>
    <w:p w14:paraId="07E53B0D" w14:textId="77777777" w:rsidR="00271506" w:rsidRDefault="00271506" w:rsidP="00271506">
      <w:pPr>
        <w:pStyle w:val="ListParagraph"/>
        <w:numPr>
          <w:ilvl w:val="0"/>
          <w:numId w:val="5"/>
        </w:numPr>
        <w:spacing w:after="60" w:line="240" w:lineRule="auto"/>
        <w:contextualSpacing w:val="0"/>
      </w:pPr>
      <w:r>
        <w:rPr>
          <w:b/>
          <w:bCs/>
        </w:rPr>
        <w:t>Transport:</w:t>
      </w:r>
      <w:r>
        <w:t xml:space="preserve"> HTTPS only in the deployed environment.</w:t>
      </w:r>
    </w:p>
    <w:p w14:paraId="00171C8C" w14:textId="77777777" w:rsidR="00271506" w:rsidRDefault="00271506" w:rsidP="00271506">
      <w:pPr>
        <w:pStyle w:val="ListParagraph"/>
        <w:numPr>
          <w:ilvl w:val="0"/>
          <w:numId w:val="5"/>
        </w:numPr>
        <w:spacing w:after="60" w:line="240" w:lineRule="auto"/>
        <w:contextualSpacing w:val="0"/>
      </w:pPr>
      <w:r>
        <w:rPr>
          <w:b/>
          <w:bCs/>
        </w:rPr>
        <w:t>Same origin:</w:t>
      </w:r>
      <w:r>
        <w:t xml:space="preserve"> in production Angular and the API share one origin (ARC-03), so CORS is not enabled there. The CORS rule for localhost:4200 exists for local development only. M3: development uses the ng serve proxy (</w:t>
      </w:r>
      <w:proofErr w:type="spellStart"/>
      <w:r>
        <w:t>proxy.conf.json</w:t>
      </w:r>
      <w:proofErr w:type="spellEnd"/>
      <w:r>
        <w:t>), so the CORS rule is not needed there; the single-jar build is still to do (C-07, TD-01).</w:t>
      </w:r>
    </w:p>
    <w:p w14:paraId="11AECA87" w14:textId="77777777" w:rsidR="00271506" w:rsidRDefault="00271506" w:rsidP="00271506">
      <w:pPr>
        <w:pStyle w:val="ListParagraph"/>
        <w:numPr>
          <w:ilvl w:val="0"/>
          <w:numId w:val="5"/>
        </w:numPr>
        <w:spacing w:after="60" w:line="240" w:lineRule="auto"/>
        <w:contextualSpacing w:val="0"/>
      </w:pPr>
      <w:r>
        <w:rPr>
          <w:b/>
          <w:bCs/>
        </w:rPr>
        <w:t>Privacy:</w:t>
      </w:r>
      <w:r>
        <w:t xml:space="preserve"> response DTOs contain only the fields the screen needs; /reports/activity returns counts only (ASR-005).</w:t>
      </w:r>
    </w:p>
    <w:p w14:paraId="799C6233" w14:textId="77777777" w:rsidR="00271506" w:rsidRDefault="00271506" w:rsidP="00271506">
      <w:pPr>
        <w:pStyle w:val="ListParagraph"/>
        <w:numPr>
          <w:ilvl w:val="0"/>
          <w:numId w:val="5"/>
        </w:numPr>
        <w:spacing w:after="60" w:line="240" w:lineRule="auto"/>
        <w:contextualSpacing w:val="0"/>
      </w:pPr>
      <w:r>
        <w:rPr>
          <w:b/>
          <w:bCs/>
        </w:rPr>
        <w:lastRenderedPageBreak/>
        <w:t>Rate limiting is implemented (C-04). Still deferred: malware scanning of attachments - only a link is stored, and it opens in a new tab without the referrer (Deferred Scope).</w:t>
      </w:r>
    </w:p>
    <w:p w14:paraId="7F703F1F" w14:textId="77777777" w:rsidR="00271506" w:rsidRDefault="00271506" w:rsidP="0021407A"/>
    <w:p w14:paraId="103274FC" w14:textId="77777777" w:rsidR="00271506" w:rsidRDefault="00271506" w:rsidP="00271506">
      <w:pPr>
        <w:pStyle w:val="Heading2"/>
      </w:pPr>
      <w:bookmarkStart w:id="86" w:name="_Toc243252261"/>
      <w:r>
        <w:t>Versioning and Change</w:t>
      </w:r>
      <w:bookmarkEnd w:id="86"/>
    </w:p>
    <w:p w14:paraId="7ABEB099" w14:textId="77777777" w:rsidR="00271506" w:rsidRDefault="00271506" w:rsidP="00271506">
      <w:pPr>
        <w:pStyle w:val="ListParagraph"/>
        <w:numPr>
          <w:ilvl w:val="0"/>
          <w:numId w:val="5"/>
        </w:numPr>
        <w:spacing w:after="60" w:line="240" w:lineRule="auto"/>
        <w:contextualSpacing w:val="0"/>
      </w:pPr>
      <w:r>
        <w:t>Adding fields or endpoints is non-breaking and follows a normal reviewed pull request.</w:t>
      </w:r>
    </w:p>
    <w:p w14:paraId="0089E19C" w14:textId="77777777" w:rsidR="00271506" w:rsidRDefault="00271506" w:rsidP="00271506">
      <w:pPr>
        <w:pStyle w:val="ListParagraph"/>
        <w:numPr>
          <w:ilvl w:val="0"/>
          <w:numId w:val="5"/>
        </w:numPr>
        <w:spacing w:after="60" w:line="240" w:lineRule="auto"/>
        <w:contextualSpacing w:val="0"/>
      </w:pPr>
      <w:r>
        <w:t>Removing or renaming fields or changing their meaning is breaking: it needs a change request (Master Brief, Section 14) and would be published as /</w:t>
      </w:r>
      <w:proofErr w:type="spellStart"/>
      <w:r>
        <w:t>api</w:t>
      </w:r>
      <w:proofErr w:type="spellEnd"/>
      <w:r>
        <w:t>/v2.</w:t>
      </w:r>
    </w:p>
    <w:p w14:paraId="44A0D33F" w14:textId="77777777" w:rsidR="00271506" w:rsidRDefault="00271506" w:rsidP="00271506">
      <w:pPr>
        <w:pStyle w:val="ListParagraph"/>
        <w:numPr>
          <w:ilvl w:val="0"/>
          <w:numId w:val="5"/>
        </w:numPr>
        <w:spacing w:after="60" w:line="240" w:lineRule="auto"/>
        <w:contextualSpacing w:val="0"/>
      </w:pPr>
      <w:r>
        <w:t>Because Angular is packaged inside the same jar as the API (ARC-03), client and server are always deployed together, which removes most version-drift risk for v1. A future mobile client would make versioning matter more.</w:t>
      </w:r>
    </w:p>
    <w:p w14:paraId="68D4ECDB" w14:textId="77777777" w:rsidR="00271506" w:rsidRDefault="00271506" w:rsidP="0021407A"/>
    <w:p w14:paraId="4B8F721D" w14:textId="77777777" w:rsidR="00271506" w:rsidRDefault="00271506" w:rsidP="00271506">
      <w:pPr>
        <w:pStyle w:val="Heading2"/>
      </w:pPr>
      <w:bookmarkStart w:id="87" w:name="_Toc243252262"/>
      <w:r>
        <w:t>Current Implementation Evidence vs Contract</w:t>
      </w:r>
      <w:bookmarkEnd w:id="87"/>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416"/>
        <w:gridCol w:w="3500"/>
      </w:tblGrid>
      <w:tr w:rsidR="00271506" w14:paraId="669A10BC" w14:textId="77777777" w:rsidTr="008B3485">
        <w:trPr>
          <w:cantSplit/>
          <w:tblHeader/>
        </w:trPr>
        <w:tc>
          <w:tcPr>
            <w:tcW w:w="2100" w:type="dxa"/>
            <w:shd w:val="clear" w:color="auto" w:fill="002060"/>
            <w:tcMar>
              <w:top w:w="40" w:type="dxa"/>
              <w:left w:w="90" w:type="dxa"/>
              <w:bottom w:w="40" w:type="dxa"/>
              <w:right w:w="90" w:type="dxa"/>
            </w:tcMar>
          </w:tcPr>
          <w:p w14:paraId="5919933B" w14:textId="77777777" w:rsidR="00271506" w:rsidRDefault="00271506" w:rsidP="008B3485">
            <w:pPr>
              <w:spacing w:after="40"/>
            </w:pPr>
            <w:r>
              <w:rPr>
                <w:b/>
                <w:bCs/>
                <w:color w:val="FFFFFF"/>
                <w:sz w:val="18"/>
                <w:szCs w:val="18"/>
              </w:rPr>
              <w:t>Contract item</w:t>
            </w:r>
          </w:p>
        </w:tc>
        <w:tc>
          <w:tcPr>
            <w:tcW w:w="3416" w:type="dxa"/>
            <w:shd w:val="clear" w:color="auto" w:fill="002060"/>
            <w:tcMar>
              <w:top w:w="40" w:type="dxa"/>
              <w:left w:w="90" w:type="dxa"/>
              <w:bottom w:w="40" w:type="dxa"/>
              <w:right w:w="90" w:type="dxa"/>
            </w:tcMar>
          </w:tcPr>
          <w:p w14:paraId="45323053" w14:textId="77777777" w:rsidR="00271506" w:rsidRDefault="00271506" w:rsidP="008B3485">
            <w:pPr>
              <w:spacing w:after="40"/>
            </w:pPr>
            <w:r>
              <w:rPr>
                <w:b/>
                <w:bCs/>
                <w:color w:val="FFFFFF"/>
                <w:sz w:val="18"/>
                <w:szCs w:val="18"/>
              </w:rPr>
              <w:t>Prototype today (main, merged in PR #3)</w:t>
            </w:r>
          </w:p>
        </w:tc>
        <w:tc>
          <w:tcPr>
            <w:tcW w:w="3500" w:type="dxa"/>
            <w:shd w:val="clear" w:color="auto" w:fill="002060"/>
            <w:tcMar>
              <w:top w:w="40" w:type="dxa"/>
              <w:left w:w="90" w:type="dxa"/>
              <w:bottom w:w="40" w:type="dxa"/>
              <w:right w:w="90" w:type="dxa"/>
            </w:tcMar>
          </w:tcPr>
          <w:p w14:paraId="3174BD97" w14:textId="77777777" w:rsidR="00271506" w:rsidRDefault="00271506" w:rsidP="008B3485">
            <w:pPr>
              <w:spacing w:after="40"/>
            </w:pPr>
            <w:r>
              <w:rPr>
                <w:b/>
                <w:bCs/>
                <w:color w:val="FFFFFF"/>
                <w:sz w:val="18"/>
                <w:szCs w:val="18"/>
              </w:rPr>
              <w:t>Planned change</w:t>
            </w:r>
          </w:p>
        </w:tc>
      </w:tr>
      <w:tr w:rsidR="00271506" w14:paraId="5AD338A9" w14:textId="77777777" w:rsidTr="008B3485">
        <w:trPr>
          <w:cantSplit/>
        </w:trPr>
        <w:tc>
          <w:tcPr>
            <w:tcW w:w="2100" w:type="dxa"/>
            <w:tcMar>
              <w:top w:w="40" w:type="dxa"/>
              <w:left w:w="90" w:type="dxa"/>
              <w:bottom w:w="40" w:type="dxa"/>
              <w:right w:w="90" w:type="dxa"/>
            </w:tcMar>
          </w:tcPr>
          <w:p w14:paraId="3F80F60E" w14:textId="77777777" w:rsidR="00271506" w:rsidRDefault="00271506" w:rsidP="008B3485">
            <w:pPr>
              <w:spacing w:after="40"/>
            </w:pPr>
            <w:r>
              <w:rPr>
                <w:sz w:val="18"/>
                <w:szCs w:val="18"/>
              </w:rPr>
              <w:t>/</w:t>
            </w:r>
            <w:proofErr w:type="spellStart"/>
            <w:r>
              <w:rPr>
                <w:sz w:val="18"/>
                <w:szCs w:val="18"/>
              </w:rPr>
              <w:t>api</w:t>
            </w:r>
            <w:proofErr w:type="spellEnd"/>
            <w:r>
              <w:rPr>
                <w:sz w:val="18"/>
                <w:szCs w:val="18"/>
              </w:rPr>
              <w:t>/v1 prefix</w:t>
            </w:r>
          </w:p>
        </w:tc>
        <w:tc>
          <w:tcPr>
            <w:tcW w:w="3416" w:type="dxa"/>
            <w:tcMar>
              <w:top w:w="40" w:type="dxa"/>
              <w:left w:w="90" w:type="dxa"/>
              <w:bottom w:w="40" w:type="dxa"/>
              <w:right w:w="90" w:type="dxa"/>
            </w:tcMar>
          </w:tcPr>
          <w:p w14:paraId="516C574B" w14:textId="77777777" w:rsidR="00271506" w:rsidRDefault="00271506" w:rsidP="008B3485">
            <w:pPr>
              <w:spacing w:after="40"/>
            </w:pPr>
            <w:r>
              <w:rPr>
                <w:sz w:val="18"/>
                <w:szCs w:val="18"/>
              </w:rPr>
              <w:t>/</w:t>
            </w:r>
            <w:proofErr w:type="spellStart"/>
            <w:r>
              <w:rPr>
                <w:sz w:val="18"/>
                <w:szCs w:val="18"/>
              </w:rPr>
              <w:t>api</w:t>
            </w:r>
            <w:proofErr w:type="spellEnd"/>
            <w:r>
              <w:rPr>
                <w:sz w:val="18"/>
                <w:szCs w:val="18"/>
              </w:rPr>
              <w:t>/categories (no version)</w:t>
            </w:r>
          </w:p>
        </w:tc>
        <w:tc>
          <w:tcPr>
            <w:tcW w:w="3500" w:type="dxa"/>
            <w:tcMar>
              <w:top w:w="40" w:type="dxa"/>
              <w:left w:w="90" w:type="dxa"/>
              <w:bottom w:w="40" w:type="dxa"/>
              <w:right w:w="90" w:type="dxa"/>
            </w:tcMar>
          </w:tcPr>
          <w:p w14:paraId="445DBAC7" w14:textId="77777777" w:rsidR="00271506" w:rsidRDefault="00271506" w:rsidP="008B3485">
            <w:pPr>
              <w:spacing w:after="40"/>
            </w:pPr>
            <w:r>
              <w:rPr>
                <w:sz w:val="18"/>
                <w:szCs w:val="18"/>
              </w:rPr>
              <w:t>Rename when the security configuration is added</w:t>
            </w:r>
          </w:p>
        </w:tc>
      </w:tr>
      <w:tr w:rsidR="00271506" w14:paraId="662C4C84" w14:textId="77777777" w:rsidTr="008B3485">
        <w:trPr>
          <w:cantSplit/>
        </w:trPr>
        <w:tc>
          <w:tcPr>
            <w:tcW w:w="2100" w:type="dxa"/>
            <w:tcMar>
              <w:top w:w="40" w:type="dxa"/>
              <w:left w:w="90" w:type="dxa"/>
              <w:bottom w:w="40" w:type="dxa"/>
              <w:right w:w="90" w:type="dxa"/>
            </w:tcMar>
          </w:tcPr>
          <w:p w14:paraId="74319976" w14:textId="77777777" w:rsidR="00271506" w:rsidRDefault="00271506" w:rsidP="008B3485">
            <w:pPr>
              <w:spacing w:after="40"/>
            </w:pPr>
            <w:r>
              <w:rPr>
                <w:sz w:val="18"/>
                <w:szCs w:val="18"/>
              </w:rPr>
              <w:t>JWT authentication (DEC-010)</w:t>
            </w:r>
          </w:p>
        </w:tc>
        <w:tc>
          <w:tcPr>
            <w:tcW w:w="3416" w:type="dxa"/>
            <w:tcMar>
              <w:top w:w="40" w:type="dxa"/>
              <w:left w:w="90" w:type="dxa"/>
              <w:bottom w:w="40" w:type="dxa"/>
              <w:right w:w="90" w:type="dxa"/>
            </w:tcMar>
          </w:tcPr>
          <w:p w14:paraId="2DD93D8D" w14:textId="77777777" w:rsidR="00271506" w:rsidRDefault="00271506" w:rsidP="008B3485">
            <w:pPr>
              <w:spacing w:after="40"/>
            </w:pPr>
            <w:r>
              <w:rPr>
                <w:sz w:val="18"/>
                <w:szCs w:val="18"/>
              </w:rPr>
              <w:t>None - all endpoints open</w:t>
            </w:r>
          </w:p>
        </w:tc>
        <w:tc>
          <w:tcPr>
            <w:tcW w:w="3500" w:type="dxa"/>
            <w:tcMar>
              <w:top w:w="40" w:type="dxa"/>
              <w:left w:w="90" w:type="dxa"/>
              <w:bottom w:w="40" w:type="dxa"/>
              <w:right w:w="90" w:type="dxa"/>
            </w:tcMar>
          </w:tcPr>
          <w:p w14:paraId="021B2377" w14:textId="77777777" w:rsidR="00271506" w:rsidRDefault="00271506" w:rsidP="008B3485">
            <w:pPr>
              <w:spacing w:after="40"/>
            </w:pPr>
            <w:r>
              <w:rPr>
                <w:sz w:val="18"/>
                <w:szCs w:val="18"/>
              </w:rPr>
              <w:t>Add before the Requests module is built</w:t>
            </w:r>
          </w:p>
        </w:tc>
      </w:tr>
      <w:tr w:rsidR="00271506" w14:paraId="4D16FD26" w14:textId="77777777" w:rsidTr="008B3485">
        <w:trPr>
          <w:cantSplit/>
        </w:trPr>
        <w:tc>
          <w:tcPr>
            <w:tcW w:w="2100" w:type="dxa"/>
            <w:tcMar>
              <w:top w:w="40" w:type="dxa"/>
              <w:left w:w="90" w:type="dxa"/>
              <w:bottom w:w="40" w:type="dxa"/>
              <w:right w:w="90" w:type="dxa"/>
            </w:tcMar>
          </w:tcPr>
          <w:p w14:paraId="4C805E50" w14:textId="77777777" w:rsidR="00271506" w:rsidRDefault="00271506" w:rsidP="008B3485">
            <w:pPr>
              <w:spacing w:after="40"/>
            </w:pPr>
            <w:r>
              <w:rPr>
                <w:sz w:val="18"/>
                <w:szCs w:val="18"/>
              </w:rPr>
              <w:t>DTOs</w:t>
            </w:r>
          </w:p>
        </w:tc>
        <w:tc>
          <w:tcPr>
            <w:tcW w:w="3416" w:type="dxa"/>
            <w:tcMar>
              <w:top w:w="40" w:type="dxa"/>
              <w:left w:w="90" w:type="dxa"/>
              <w:bottom w:w="40" w:type="dxa"/>
              <w:right w:w="90" w:type="dxa"/>
            </w:tcMar>
          </w:tcPr>
          <w:p w14:paraId="73AF054A" w14:textId="77777777" w:rsidR="00271506" w:rsidRDefault="00271506" w:rsidP="008B3485">
            <w:pPr>
              <w:spacing w:after="40"/>
            </w:pPr>
            <w:r>
              <w:rPr>
                <w:sz w:val="18"/>
                <w:szCs w:val="18"/>
              </w:rPr>
              <w:t>Category entity returned directly</w:t>
            </w:r>
          </w:p>
        </w:tc>
        <w:tc>
          <w:tcPr>
            <w:tcW w:w="3500" w:type="dxa"/>
            <w:tcMar>
              <w:top w:w="40" w:type="dxa"/>
              <w:left w:w="90" w:type="dxa"/>
              <w:bottom w:w="40" w:type="dxa"/>
              <w:right w:w="90" w:type="dxa"/>
            </w:tcMar>
          </w:tcPr>
          <w:p w14:paraId="1C6AED1C" w14:textId="77777777" w:rsidR="00271506" w:rsidRDefault="00271506" w:rsidP="008B3485">
            <w:pPr>
              <w:spacing w:after="40"/>
            </w:pPr>
            <w:r>
              <w:rPr>
                <w:sz w:val="18"/>
                <w:szCs w:val="18"/>
              </w:rPr>
              <w:t xml:space="preserve">Add </w:t>
            </w:r>
            <w:proofErr w:type="spellStart"/>
            <w:r>
              <w:rPr>
                <w:sz w:val="18"/>
                <w:szCs w:val="18"/>
              </w:rPr>
              <w:t>CategoryDto</w:t>
            </w:r>
            <w:proofErr w:type="spellEnd"/>
          </w:p>
        </w:tc>
      </w:tr>
      <w:tr w:rsidR="00271506" w14:paraId="03BE2AD8" w14:textId="77777777" w:rsidTr="008B3485">
        <w:trPr>
          <w:cantSplit/>
        </w:trPr>
        <w:tc>
          <w:tcPr>
            <w:tcW w:w="2100" w:type="dxa"/>
            <w:tcMar>
              <w:top w:w="40" w:type="dxa"/>
              <w:left w:w="90" w:type="dxa"/>
              <w:bottom w:w="40" w:type="dxa"/>
              <w:right w:w="90" w:type="dxa"/>
            </w:tcMar>
          </w:tcPr>
          <w:p w14:paraId="05FA7A91" w14:textId="77777777" w:rsidR="00271506" w:rsidRDefault="00271506" w:rsidP="008B3485">
            <w:pPr>
              <w:spacing w:after="40"/>
            </w:pPr>
            <w:r>
              <w:rPr>
                <w:sz w:val="18"/>
                <w:szCs w:val="18"/>
              </w:rPr>
              <w:t>No hard delete</w:t>
            </w:r>
          </w:p>
        </w:tc>
        <w:tc>
          <w:tcPr>
            <w:tcW w:w="3416" w:type="dxa"/>
            <w:tcMar>
              <w:top w:w="40" w:type="dxa"/>
              <w:left w:w="90" w:type="dxa"/>
              <w:bottom w:w="40" w:type="dxa"/>
              <w:right w:w="90" w:type="dxa"/>
            </w:tcMar>
          </w:tcPr>
          <w:p w14:paraId="753CC565" w14:textId="77777777" w:rsidR="00271506" w:rsidRDefault="00271506" w:rsidP="008B3485">
            <w:pPr>
              <w:spacing w:after="40"/>
            </w:pPr>
            <w:r>
              <w:rPr>
                <w:sz w:val="18"/>
                <w:szCs w:val="18"/>
              </w:rPr>
              <w:t>DELETE /</w:t>
            </w:r>
            <w:proofErr w:type="spellStart"/>
            <w:r>
              <w:rPr>
                <w:sz w:val="18"/>
                <w:szCs w:val="18"/>
              </w:rPr>
              <w:t>api</w:t>
            </w:r>
            <w:proofErr w:type="spellEnd"/>
            <w:r>
              <w:rPr>
                <w:sz w:val="18"/>
                <w:szCs w:val="18"/>
              </w:rPr>
              <w:t>/categories/{id} exists</w:t>
            </w:r>
          </w:p>
        </w:tc>
        <w:tc>
          <w:tcPr>
            <w:tcW w:w="3500" w:type="dxa"/>
            <w:tcMar>
              <w:top w:w="40" w:type="dxa"/>
              <w:left w:w="90" w:type="dxa"/>
              <w:bottom w:w="40" w:type="dxa"/>
              <w:right w:w="90" w:type="dxa"/>
            </w:tcMar>
          </w:tcPr>
          <w:p w14:paraId="376DA0CA" w14:textId="77777777" w:rsidR="00271506" w:rsidRDefault="00271506" w:rsidP="008B3485">
            <w:pPr>
              <w:spacing w:after="40"/>
            </w:pPr>
            <w:r>
              <w:rPr>
                <w:sz w:val="18"/>
                <w:szCs w:val="18"/>
              </w:rPr>
              <w:t>Remove; use PATCH with active = false</w:t>
            </w:r>
          </w:p>
        </w:tc>
      </w:tr>
      <w:tr w:rsidR="00271506" w14:paraId="0AD106DF" w14:textId="77777777" w:rsidTr="008B3485">
        <w:trPr>
          <w:cantSplit/>
        </w:trPr>
        <w:tc>
          <w:tcPr>
            <w:tcW w:w="2100" w:type="dxa"/>
            <w:tcMar>
              <w:top w:w="40" w:type="dxa"/>
              <w:left w:w="90" w:type="dxa"/>
              <w:bottom w:w="40" w:type="dxa"/>
              <w:right w:w="90" w:type="dxa"/>
            </w:tcMar>
          </w:tcPr>
          <w:p w14:paraId="317E628F" w14:textId="77777777" w:rsidR="00271506" w:rsidRDefault="00271506" w:rsidP="008B3485">
            <w:pPr>
              <w:spacing w:after="40"/>
            </w:pPr>
            <w:r>
              <w:rPr>
                <w:sz w:val="18"/>
                <w:szCs w:val="18"/>
              </w:rPr>
              <w:t>Error model</w:t>
            </w:r>
          </w:p>
        </w:tc>
        <w:tc>
          <w:tcPr>
            <w:tcW w:w="3416" w:type="dxa"/>
            <w:tcMar>
              <w:top w:w="40" w:type="dxa"/>
              <w:left w:w="90" w:type="dxa"/>
              <w:bottom w:w="40" w:type="dxa"/>
              <w:right w:w="90" w:type="dxa"/>
            </w:tcMar>
          </w:tcPr>
          <w:p w14:paraId="5897C35E" w14:textId="77777777" w:rsidR="00271506" w:rsidRDefault="00271506" w:rsidP="008B3485">
            <w:pPr>
              <w:spacing w:after="40"/>
            </w:pPr>
            <w:r>
              <w:rPr>
                <w:sz w:val="18"/>
                <w:szCs w:val="18"/>
              </w:rPr>
              <w:t>Spring default errors; 404 only</w:t>
            </w:r>
          </w:p>
        </w:tc>
        <w:tc>
          <w:tcPr>
            <w:tcW w:w="3500" w:type="dxa"/>
            <w:tcMar>
              <w:top w:w="40" w:type="dxa"/>
              <w:left w:w="90" w:type="dxa"/>
              <w:bottom w:w="40" w:type="dxa"/>
              <w:right w:w="90" w:type="dxa"/>
            </w:tcMar>
          </w:tcPr>
          <w:p w14:paraId="512EC88F" w14:textId="77777777" w:rsidR="00271506" w:rsidRDefault="00271506" w:rsidP="008B3485">
            <w:pPr>
              <w:spacing w:after="40"/>
            </w:pPr>
            <w:r>
              <w:rPr>
                <w:sz w:val="18"/>
                <w:szCs w:val="18"/>
              </w:rPr>
              <w:t xml:space="preserve">Add @RestControllerAdvice with </w:t>
            </w:r>
            <w:proofErr w:type="spellStart"/>
            <w:r>
              <w:rPr>
                <w:sz w:val="18"/>
                <w:szCs w:val="18"/>
              </w:rPr>
              <w:t>ProblemDetail</w:t>
            </w:r>
            <w:proofErr w:type="spellEnd"/>
          </w:p>
        </w:tc>
      </w:tr>
      <w:tr w:rsidR="00271506" w14:paraId="4D257643" w14:textId="77777777" w:rsidTr="008B3485">
        <w:trPr>
          <w:cantSplit/>
        </w:trPr>
        <w:tc>
          <w:tcPr>
            <w:tcW w:w="2100" w:type="dxa"/>
            <w:tcMar>
              <w:top w:w="40" w:type="dxa"/>
              <w:left w:w="90" w:type="dxa"/>
              <w:bottom w:w="40" w:type="dxa"/>
              <w:right w:w="90" w:type="dxa"/>
            </w:tcMar>
          </w:tcPr>
          <w:p w14:paraId="1001423A" w14:textId="77777777" w:rsidR="00271506" w:rsidRDefault="00271506" w:rsidP="008B3485">
            <w:pPr>
              <w:spacing w:after="40"/>
            </w:pPr>
            <w:r>
              <w:rPr>
                <w:sz w:val="18"/>
                <w:szCs w:val="18"/>
              </w:rPr>
              <w:t>Same origin / proxy</w:t>
            </w:r>
          </w:p>
        </w:tc>
        <w:tc>
          <w:tcPr>
            <w:tcW w:w="3416" w:type="dxa"/>
            <w:tcMar>
              <w:top w:w="40" w:type="dxa"/>
              <w:left w:w="90" w:type="dxa"/>
              <w:bottom w:w="40" w:type="dxa"/>
              <w:right w:w="90" w:type="dxa"/>
            </w:tcMar>
          </w:tcPr>
          <w:p w14:paraId="1B565ACD" w14:textId="77777777" w:rsidR="00271506" w:rsidRDefault="00271506" w:rsidP="008B3485">
            <w:pPr>
              <w:spacing w:after="40"/>
            </w:pPr>
            <w:r>
              <w:rPr>
                <w:sz w:val="18"/>
                <w:szCs w:val="18"/>
              </w:rPr>
              <w:t xml:space="preserve">CORS config plus hard-coded http://localhost:8080 in </w:t>
            </w:r>
            <w:proofErr w:type="spellStart"/>
            <w:r>
              <w:rPr>
                <w:sz w:val="18"/>
                <w:szCs w:val="18"/>
              </w:rPr>
              <w:t>category.service.ts</w:t>
            </w:r>
            <w:proofErr w:type="spellEnd"/>
          </w:p>
        </w:tc>
        <w:tc>
          <w:tcPr>
            <w:tcW w:w="3500" w:type="dxa"/>
            <w:tcMar>
              <w:top w:w="40" w:type="dxa"/>
              <w:left w:w="90" w:type="dxa"/>
              <w:bottom w:w="40" w:type="dxa"/>
              <w:right w:w="90" w:type="dxa"/>
            </w:tcMar>
          </w:tcPr>
          <w:p w14:paraId="5AE638FF" w14:textId="77777777" w:rsidR="00271506" w:rsidRDefault="00271506" w:rsidP="008B3485">
            <w:pPr>
              <w:spacing w:after="40"/>
            </w:pPr>
            <w:proofErr w:type="spellStart"/>
            <w:r>
              <w:rPr>
                <w:sz w:val="18"/>
                <w:szCs w:val="18"/>
              </w:rPr>
              <w:t>proxy.conf.json</w:t>
            </w:r>
            <w:proofErr w:type="spellEnd"/>
            <w:r>
              <w:rPr>
                <w:sz w:val="18"/>
                <w:szCs w:val="18"/>
              </w:rPr>
              <w:t xml:space="preserve"> for ng serve; relative /</w:t>
            </w:r>
            <w:proofErr w:type="spellStart"/>
            <w:r>
              <w:rPr>
                <w:sz w:val="18"/>
                <w:szCs w:val="18"/>
              </w:rPr>
              <w:t>api</w:t>
            </w:r>
            <w:proofErr w:type="spellEnd"/>
            <w:r>
              <w:rPr>
                <w:sz w:val="18"/>
                <w:szCs w:val="18"/>
              </w:rPr>
              <w:t>/v1 URLs</w:t>
            </w:r>
          </w:p>
        </w:tc>
      </w:tr>
    </w:tbl>
    <w:p w14:paraId="3136CA33" w14:textId="77777777" w:rsidR="00271506" w:rsidRDefault="00271506" w:rsidP="0021407A"/>
    <w:p w14:paraId="1DF7C28C" w14:textId="77777777" w:rsidR="00271506" w:rsidRDefault="00271506" w:rsidP="00271506">
      <w:pPr>
        <w:spacing w:after="120"/>
      </w:pPr>
      <w:r>
        <w:t xml:space="preserve">The prototype proves the IB-1 path works end to end (Angular </w:t>
      </w:r>
      <w:proofErr w:type="spellStart"/>
      <w:r>
        <w:t>HttpClient</w:t>
      </w:r>
      <w:proofErr w:type="spellEnd"/>
      <w:r>
        <w:t xml:space="preserve"> → Spring controller → JPA → PostgreSQL). The rows above are tracked as open items and are not claimed as implemented.</w:t>
      </w:r>
    </w:p>
    <w:p w14:paraId="44EF3B4B" w14:textId="77777777" w:rsidR="009B2676" w:rsidRDefault="00555546">
      <w:pPr>
        <w:spacing w:after="120"/>
      </w:pPr>
      <w:r>
        <w:rPr>
          <w:b/>
          <w:bCs/>
        </w:rPr>
        <w:t>M3 status:</w:t>
      </w:r>
      <w:r>
        <w:t xml:space="preserve"> every row above is resolved - all endpoints are under /</w:t>
      </w:r>
      <w:proofErr w:type="spellStart"/>
      <w:r>
        <w:t>api</w:t>
      </w:r>
      <w:proofErr w:type="spellEnd"/>
      <w:r>
        <w:t>/v1 with JWT authentication, responses are DTOs, there is no DELETE endpoint, every error uses the error model, and the frontend uses relative /</w:t>
      </w:r>
      <w:proofErr w:type="spellStart"/>
      <w:r>
        <w:t>api</w:t>
      </w:r>
      <w:proofErr w:type="spellEnd"/>
      <w:r>
        <w:t xml:space="preserve">/v1 URLs through </w:t>
      </w:r>
      <w:proofErr w:type="spellStart"/>
      <w:r>
        <w:t>proxy.conf.json</w:t>
      </w:r>
      <w:proofErr w:type="spellEnd"/>
      <w:r>
        <w:t>.</w:t>
      </w:r>
    </w:p>
    <w:p w14:paraId="28C27C32" w14:textId="77777777" w:rsidR="00271506" w:rsidRDefault="00271506" w:rsidP="0021407A"/>
    <w:p w14:paraId="48235CBC" w14:textId="77777777" w:rsidR="00271506" w:rsidRDefault="00271506" w:rsidP="00271506">
      <w:pPr>
        <w:pStyle w:val="Heading2"/>
      </w:pPr>
      <w:bookmarkStart w:id="88" w:name="_Toc243252263"/>
      <w:r>
        <w:t>Integrations Deliberately Not Established</w:t>
      </w:r>
      <w:bookmarkEnd w:id="88"/>
    </w:p>
    <w:p w14:paraId="0FA97895" w14:textId="77777777" w:rsidR="00271506" w:rsidRDefault="00271506" w:rsidP="00271506">
      <w:pPr>
        <w:spacing w:after="120"/>
      </w:pPr>
      <w:r>
        <w:t xml:space="preserve">SMS/email notifications, WhatsApp intake, attachment file storage (only </w:t>
      </w:r>
      <w:proofErr w:type="spellStart"/>
      <w:r>
        <w:t>AttachmentUrl</w:t>
      </w:r>
      <w:proofErr w:type="spellEnd"/>
      <w:r>
        <w:t xml:space="preserve"> is stored), a public third-party API and SSO are not built. They are recorded here rather </w:t>
      </w:r>
      <w:r>
        <w:lastRenderedPageBreak/>
        <w:t xml:space="preserve">than invented and each is reconsidered through change control. Evidence needed before committing to any of them: provider free-tier limits, POPIA implications, and failure </w:t>
      </w:r>
      <w:proofErr w:type="spellStart"/>
      <w:r>
        <w:t>behaviour</w:t>
      </w:r>
      <w:proofErr w:type="spellEnd"/>
      <w:r>
        <w:t xml:space="preserve"> when the provider is unavailable.</w:t>
      </w:r>
    </w:p>
    <w:p w14:paraId="7383AF43" w14:textId="77777777" w:rsidR="00271506" w:rsidRPr="0021407A" w:rsidRDefault="00271506" w:rsidP="0021407A"/>
    <w:p w14:paraId="1DE793F4" w14:textId="77777777" w:rsidR="00F944AF" w:rsidRDefault="00555546">
      <w:pPr>
        <w:pStyle w:val="Heading1"/>
      </w:pPr>
      <w:bookmarkStart w:id="89" w:name="_Toc243252264"/>
      <w:r>
        <w:t>User Interface Design</w:t>
      </w:r>
      <w:bookmarkEnd w:id="89"/>
    </w:p>
    <w:p w14:paraId="5823BFCC" w14:textId="77777777" w:rsidR="00F944AF" w:rsidRDefault="00555546">
      <w:r>
        <w:t xml:space="preserve">This section records the initial user-interface and interaction design for </w:t>
      </w:r>
      <w:proofErr w:type="spellStart"/>
      <w:r>
        <w:t>CivicConnect</w:t>
      </w:r>
      <w:proofErr w:type="spellEnd"/>
      <w:r>
        <w:t>. The wireframes are low-fidelity: they show what each role sees and does, which requirement and API endpoint each part of the screen supports, and how errors are shown. They are not the final visual design - final UI polish is not part of M2 (M2 brief, Section 11). The numbered markers on each wireframe are explained in the notes under it.</w:t>
      </w:r>
    </w:p>
    <w:p w14:paraId="6E81CBE0" w14:textId="77777777" w:rsidR="00F944AF" w:rsidRDefault="00555546">
      <w:pPr>
        <w:pStyle w:val="Heading2"/>
      </w:pPr>
      <w:bookmarkStart w:id="90" w:name="_Toc243252265"/>
      <w:r>
        <w:t>Screen Map</w:t>
      </w:r>
      <w:bookmarkEnd w:id="90"/>
    </w:p>
    <w:p w14:paraId="04773741" w14:textId="77777777" w:rsidR="00F944AF" w:rsidRDefault="00555546">
      <w:r>
        <w:t>One Angular application serves all roles (ARC-01). After login the menu only shows the screens for the user's role, and the API checks the role again on every call (ASR-001, DEC-010).</w:t>
      </w:r>
    </w:p>
    <w:tbl>
      <w:tblPr>
        <w:tblStyle w:val="TableGrid"/>
        <w:tblW w:w="9016" w:type="dxa"/>
        <w:tblLayout w:type="fixed"/>
        <w:tblLook w:val="04A0" w:firstRow="1" w:lastRow="0" w:firstColumn="1" w:lastColumn="0" w:noHBand="0" w:noVBand="1"/>
      </w:tblPr>
      <w:tblGrid>
        <w:gridCol w:w="1300"/>
        <w:gridCol w:w="3616"/>
        <w:gridCol w:w="2100"/>
        <w:gridCol w:w="2000"/>
      </w:tblGrid>
      <w:tr w:rsidR="00F944AF" w14:paraId="6732BF03" w14:textId="77777777">
        <w:trPr>
          <w:cantSplit/>
          <w:tblHeader/>
        </w:trPr>
        <w:tc>
          <w:tcPr>
            <w:tcW w:w="1300" w:type="dxa"/>
            <w:shd w:val="clear" w:color="auto" w:fill="002060"/>
          </w:tcPr>
          <w:p w14:paraId="6C8F7B39" w14:textId="77777777" w:rsidR="00F944AF" w:rsidRDefault="00555546">
            <w:pPr>
              <w:spacing w:after="40"/>
              <w:rPr>
                <w:sz w:val="18"/>
                <w:szCs w:val="18"/>
              </w:rPr>
            </w:pPr>
            <w:r>
              <w:rPr>
                <w:b/>
                <w:bCs/>
                <w:color w:val="FFFFFF"/>
                <w:sz w:val="18"/>
                <w:szCs w:val="18"/>
              </w:rPr>
              <w:t>Role</w:t>
            </w:r>
          </w:p>
        </w:tc>
        <w:tc>
          <w:tcPr>
            <w:tcW w:w="3616" w:type="dxa"/>
            <w:shd w:val="clear" w:color="auto" w:fill="002060"/>
          </w:tcPr>
          <w:p w14:paraId="577725E7" w14:textId="77777777" w:rsidR="00F944AF" w:rsidRDefault="00555546">
            <w:pPr>
              <w:spacing w:after="40"/>
              <w:rPr>
                <w:sz w:val="18"/>
                <w:szCs w:val="18"/>
              </w:rPr>
            </w:pPr>
            <w:r>
              <w:rPr>
                <w:b/>
                <w:bCs/>
                <w:color w:val="FFFFFF"/>
                <w:sz w:val="18"/>
                <w:szCs w:val="18"/>
              </w:rPr>
              <w:t>Screens</w:t>
            </w:r>
          </w:p>
        </w:tc>
        <w:tc>
          <w:tcPr>
            <w:tcW w:w="2100" w:type="dxa"/>
            <w:shd w:val="clear" w:color="auto" w:fill="002060"/>
          </w:tcPr>
          <w:p w14:paraId="10F5F3D9" w14:textId="77777777" w:rsidR="00F944AF" w:rsidRDefault="00555546">
            <w:pPr>
              <w:spacing w:after="40"/>
              <w:rPr>
                <w:sz w:val="18"/>
                <w:szCs w:val="18"/>
              </w:rPr>
            </w:pPr>
            <w:r>
              <w:rPr>
                <w:b/>
                <w:bCs/>
                <w:color w:val="FFFFFF"/>
                <w:sz w:val="18"/>
                <w:szCs w:val="18"/>
              </w:rPr>
              <w:t>Main requirements</w:t>
            </w:r>
          </w:p>
        </w:tc>
        <w:tc>
          <w:tcPr>
            <w:tcW w:w="2000" w:type="dxa"/>
            <w:shd w:val="clear" w:color="auto" w:fill="002060"/>
          </w:tcPr>
          <w:p w14:paraId="46989902" w14:textId="77777777" w:rsidR="00F944AF" w:rsidRDefault="00555546">
            <w:pPr>
              <w:spacing w:after="40"/>
              <w:rPr>
                <w:sz w:val="18"/>
                <w:szCs w:val="18"/>
              </w:rPr>
            </w:pPr>
            <w:r>
              <w:rPr>
                <w:b/>
                <w:bCs/>
                <w:color w:val="FFFFFF"/>
                <w:sz w:val="18"/>
                <w:szCs w:val="18"/>
              </w:rPr>
              <w:t>API endpoints</w:t>
            </w:r>
          </w:p>
        </w:tc>
      </w:tr>
      <w:tr w:rsidR="00F944AF" w14:paraId="79001C03" w14:textId="77777777">
        <w:trPr>
          <w:cantSplit/>
        </w:trPr>
        <w:tc>
          <w:tcPr>
            <w:tcW w:w="1300" w:type="dxa"/>
          </w:tcPr>
          <w:p w14:paraId="20D6B567" w14:textId="77777777" w:rsidR="00F944AF" w:rsidRDefault="00555546">
            <w:pPr>
              <w:spacing w:after="40"/>
              <w:rPr>
                <w:sz w:val="18"/>
                <w:szCs w:val="18"/>
              </w:rPr>
            </w:pPr>
            <w:r>
              <w:rPr>
                <w:sz w:val="18"/>
                <w:szCs w:val="18"/>
              </w:rPr>
              <w:t>All users</w:t>
            </w:r>
          </w:p>
        </w:tc>
        <w:tc>
          <w:tcPr>
            <w:tcW w:w="3616" w:type="dxa"/>
          </w:tcPr>
          <w:p w14:paraId="67F9E5B1" w14:textId="77777777" w:rsidR="00F944AF" w:rsidRDefault="00555546">
            <w:pPr>
              <w:spacing w:after="40"/>
              <w:rPr>
                <w:sz w:val="18"/>
                <w:szCs w:val="18"/>
              </w:rPr>
            </w:pPr>
            <w:r>
              <w:rPr>
                <w:sz w:val="18"/>
                <w:szCs w:val="18"/>
              </w:rPr>
              <w:t>Register, Login</w:t>
            </w:r>
          </w:p>
        </w:tc>
        <w:tc>
          <w:tcPr>
            <w:tcW w:w="2100" w:type="dxa"/>
          </w:tcPr>
          <w:p w14:paraId="78ED96C2" w14:textId="77777777" w:rsidR="00F944AF" w:rsidRDefault="00555546">
            <w:pPr>
              <w:spacing w:after="40"/>
              <w:rPr>
                <w:sz w:val="18"/>
                <w:szCs w:val="18"/>
              </w:rPr>
            </w:pPr>
            <w:r>
              <w:rPr>
                <w:sz w:val="18"/>
                <w:szCs w:val="18"/>
              </w:rPr>
              <w:t>FR-014, NFR-002</w:t>
            </w:r>
          </w:p>
        </w:tc>
        <w:tc>
          <w:tcPr>
            <w:tcW w:w="2000" w:type="dxa"/>
          </w:tcPr>
          <w:p w14:paraId="4DBD7A0D" w14:textId="77777777" w:rsidR="00F944AF" w:rsidRDefault="00555546">
            <w:pPr>
              <w:spacing w:after="40"/>
              <w:rPr>
                <w:sz w:val="18"/>
                <w:szCs w:val="18"/>
              </w:rPr>
            </w:pPr>
            <w:r>
              <w:rPr>
                <w:sz w:val="18"/>
                <w:szCs w:val="18"/>
              </w:rPr>
              <w:t>API-01, API-02, API-03</w:t>
            </w:r>
          </w:p>
        </w:tc>
      </w:tr>
      <w:tr w:rsidR="00F944AF" w14:paraId="31351D80" w14:textId="77777777">
        <w:trPr>
          <w:cantSplit/>
        </w:trPr>
        <w:tc>
          <w:tcPr>
            <w:tcW w:w="1300" w:type="dxa"/>
          </w:tcPr>
          <w:p w14:paraId="143F9062" w14:textId="77777777" w:rsidR="00F944AF" w:rsidRDefault="00555546">
            <w:pPr>
              <w:spacing w:after="40"/>
              <w:rPr>
                <w:sz w:val="18"/>
                <w:szCs w:val="18"/>
              </w:rPr>
            </w:pPr>
            <w:r>
              <w:rPr>
                <w:sz w:val="18"/>
                <w:szCs w:val="18"/>
              </w:rPr>
              <w:t>Requester</w:t>
            </w:r>
          </w:p>
        </w:tc>
        <w:tc>
          <w:tcPr>
            <w:tcW w:w="3616" w:type="dxa"/>
          </w:tcPr>
          <w:p w14:paraId="6592CBA7" w14:textId="77777777" w:rsidR="00F944AF" w:rsidRDefault="00555546">
            <w:pPr>
              <w:spacing w:after="40"/>
              <w:rPr>
                <w:sz w:val="18"/>
                <w:szCs w:val="18"/>
              </w:rPr>
            </w:pPr>
            <w:r>
              <w:rPr>
                <w:sz w:val="18"/>
                <w:szCs w:val="18"/>
              </w:rPr>
              <w:t>New Request, My Requests (with request detail and status history)</w:t>
            </w:r>
          </w:p>
        </w:tc>
        <w:tc>
          <w:tcPr>
            <w:tcW w:w="2100" w:type="dxa"/>
          </w:tcPr>
          <w:p w14:paraId="4B9BAD85" w14:textId="77777777" w:rsidR="00F944AF" w:rsidRDefault="00555546">
            <w:pPr>
              <w:spacing w:after="40"/>
              <w:rPr>
                <w:sz w:val="18"/>
                <w:szCs w:val="18"/>
              </w:rPr>
            </w:pPr>
            <w:r>
              <w:rPr>
                <w:sz w:val="18"/>
                <w:szCs w:val="18"/>
              </w:rPr>
              <w:t>FR-001 to FR-004, FR-015, NFR-004</w:t>
            </w:r>
          </w:p>
        </w:tc>
        <w:tc>
          <w:tcPr>
            <w:tcW w:w="2000" w:type="dxa"/>
          </w:tcPr>
          <w:p w14:paraId="2E5C97B7" w14:textId="77777777" w:rsidR="00F944AF" w:rsidRDefault="00555546">
            <w:pPr>
              <w:spacing w:after="40"/>
              <w:rPr>
                <w:sz w:val="18"/>
                <w:szCs w:val="18"/>
              </w:rPr>
            </w:pPr>
            <w:r>
              <w:rPr>
                <w:sz w:val="18"/>
                <w:szCs w:val="18"/>
              </w:rPr>
              <w:t>API-04, API-05, API-06, API-13</w:t>
            </w:r>
          </w:p>
        </w:tc>
      </w:tr>
      <w:tr w:rsidR="00F944AF" w14:paraId="7B60B1B0" w14:textId="77777777">
        <w:trPr>
          <w:cantSplit/>
        </w:trPr>
        <w:tc>
          <w:tcPr>
            <w:tcW w:w="1300" w:type="dxa"/>
          </w:tcPr>
          <w:p w14:paraId="5DB97F0E" w14:textId="77777777" w:rsidR="00F944AF" w:rsidRDefault="00555546">
            <w:pPr>
              <w:spacing w:after="40"/>
              <w:rPr>
                <w:sz w:val="18"/>
                <w:szCs w:val="18"/>
              </w:rPr>
            </w:pPr>
            <w:r>
              <w:rPr>
                <w:sz w:val="18"/>
                <w:szCs w:val="18"/>
              </w:rPr>
              <w:t>Handler</w:t>
            </w:r>
          </w:p>
        </w:tc>
        <w:tc>
          <w:tcPr>
            <w:tcW w:w="3616" w:type="dxa"/>
          </w:tcPr>
          <w:p w14:paraId="304C27D6" w14:textId="77777777" w:rsidR="00F944AF" w:rsidRDefault="00555546">
            <w:pPr>
              <w:spacing w:after="40"/>
              <w:rPr>
                <w:sz w:val="18"/>
                <w:szCs w:val="18"/>
              </w:rPr>
            </w:pPr>
            <w:r>
              <w:rPr>
                <w:sz w:val="18"/>
                <w:szCs w:val="18"/>
              </w:rPr>
              <w:t>Request queue (own categories only), Request detail (change status, add note, audit history, accept)</w:t>
            </w:r>
          </w:p>
        </w:tc>
        <w:tc>
          <w:tcPr>
            <w:tcW w:w="2100" w:type="dxa"/>
          </w:tcPr>
          <w:p w14:paraId="74A0F7DC" w14:textId="77777777" w:rsidR="00F944AF" w:rsidRDefault="00555546">
            <w:pPr>
              <w:spacing w:after="40"/>
              <w:rPr>
                <w:sz w:val="18"/>
                <w:szCs w:val="18"/>
              </w:rPr>
            </w:pPr>
            <w:r>
              <w:rPr>
                <w:sz w:val="18"/>
                <w:szCs w:val="18"/>
              </w:rPr>
              <w:t>FR-005 to FR-011, FR-016 (view only)</w:t>
            </w:r>
          </w:p>
        </w:tc>
        <w:tc>
          <w:tcPr>
            <w:tcW w:w="2000" w:type="dxa"/>
          </w:tcPr>
          <w:p w14:paraId="5E5198D3" w14:textId="77777777" w:rsidR="00F944AF" w:rsidRDefault="00555546">
            <w:pPr>
              <w:spacing w:after="40"/>
              <w:rPr>
                <w:sz w:val="18"/>
                <w:szCs w:val="18"/>
              </w:rPr>
            </w:pPr>
            <w:r>
              <w:rPr>
                <w:sz w:val="18"/>
                <w:szCs w:val="18"/>
              </w:rPr>
              <w:t>API-06 to API-11</w:t>
            </w:r>
          </w:p>
        </w:tc>
      </w:tr>
      <w:tr w:rsidR="00F944AF" w14:paraId="181CB090" w14:textId="77777777">
        <w:trPr>
          <w:cantSplit/>
        </w:trPr>
        <w:tc>
          <w:tcPr>
            <w:tcW w:w="1300" w:type="dxa"/>
          </w:tcPr>
          <w:p w14:paraId="478DA160" w14:textId="77777777" w:rsidR="00F944AF" w:rsidRDefault="00555546">
            <w:pPr>
              <w:spacing w:after="40"/>
              <w:rPr>
                <w:sz w:val="18"/>
                <w:szCs w:val="18"/>
              </w:rPr>
            </w:pPr>
            <w:r>
              <w:rPr>
                <w:sz w:val="18"/>
                <w:szCs w:val="18"/>
              </w:rPr>
              <w:t>Manager</w:t>
            </w:r>
          </w:p>
        </w:tc>
        <w:tc>
          <w:tcPr>
            <w:tcW w:w="3616" w:type="dxa"/>
          </w:tcPr>
          <w:p w14:paraId="1F74C435" w14:textId="77777777" w:rsidR="00F944AF" w:rsidRDefault="00555546">
            <w:pPr>
              <w:spacing w:after="40"/>
              <w:rPr>
                <w:sz w:val="18"/>
                <w:szCs w:val="18"/>
              </w:rPr>
            </w:pPr>
            <w:r>
              <w:rPr>
                <w:sz w:val="18"/>
                <w:szCs w:val="18"/>
              </w:rPr>
              <w:t>Activity overview, Requests (all categories, set priority, assign handler), Categories, Handler categories</w:t>
            </w:r>
          </w:p>
        </w:tc>
        <w:tc>
          <w:tcPr>
            <w:tcW w:w="2100" w:type="dxa"/>
          </w:tcPr>
          <w:p w14:paraId="5D97E10C" w14:textId="77777777" w:rsidR="00F944AF" w:rsidRDefault="00555546">
            <w:pPr>
              <w:spacing w:after="40"/>
              <w:rPr>
                <w:sz w:val="18"/>
                <w:szCs w:val="18"/>
              </w:rPr>
            </w:pPr>
            <w:r>
              <w:rPr>
                <w:sz w:val="18"/>
                <w:szCs w:val="18"/>
              </w:rPr>
              <w:t>FR-005, FR-012, FR-013, FR-015, FR-016</w:t>
            </w:r>
          </w:p>
        </w:tc>
        <w:tc>
          <w:tcPr>
            <w:tcW w:w="2000" w:type="dxa"/>
          </w:tcPr>
          <w:p w14:paraId="26A16141" w14:textId="77777777" w:rsidR="00F944AF" w:rsidRDefault="00555546">
            <w:pPr>
              <w:spacing w:after="40"/>
              <w:rPr>
                <w:sz w:val="18"/>
                <w:szCs w:val="18"/>
              </w:rPr>
            </w:pPr>
            <w:r>
              <w:rPr>
                <w:sz w:val="18"/>
                <w:szCs w:val="18"/>
              </w:rPr>
              <w:t>API-07, API-08, API-12 to API-17</w:t>
            </w:r>
          </w:p>
        </w:tc>
      </w:tr>
    </w:tbl>
    <w:p w14:paraId="1FAE55C3" w14:textId="77777777" w:rsidR="00F944AF" w:rsidRDefault="00F944AF">
      <w:pPr>
        <w:spacing w:after="0"/>
      </w:pPr>
    </w:p>
    <w:p w14:paraId="7E1CDE52" w14:textId="77777777" w:rsidR="00F944AF" w:rsidRDefault="00555546">
      <w:pPr>
        <w:pStyle w:val="Heading2"/>
      </w:pPr>
      <w:bookmarkStart w:id="91" w:name="_Toc243252266"/>
      <w:r>
        <w:lastRenderedPageBreak/>
        <w:t>Wireframes</w:t>
      </w:r>
      <w:bookmarkEnd w:id="91"/>
    </w:p>
    <w:p w14:paraId="3489F0BE" w14:textId="77777777" w:rsidR="00F944AF" w:rsidRDefault="00555546">
      <w:pPr>
        <w:keepNext/>
        <w:jc w:val="center"/>
      </w:pPr>
      <w:r>
        <w:rPr>
          <w:noProof/>
        </w:rPr>
        <w:drawing>
          <wp:inline distT="0" distB="0" distL="0" distR="0" wp14:anchorId="396A4D8F" wp14:editId="3E2E39BF">
            <wp:extent cx="5669280" cy="4112630"/>
            <wp:effectExtent l="0" t="0" r="0" b="0"/>
            <wp:docPr id="900201" name="Wirefram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 1"/>
                    <pic:cNvPicPr/>
                  </pic:nvPicPr>
                  <pic:blipFill>
                    <a:blip r:embed="rId17"/>
                    <a:stretch>
                      <a:fillRect/>
                    </a:stretch>
                  </pic:blipFill>
                  <pic:spPr>
                    <a:xfrm>
                      <a:off x="0" y="0"/>
                      <a:ext cx="5669280" cy="4112630"/>
                    </a:xfrm>
                    <a:prstGeom prst="rect">
                      <a:avLst/>
                    </a:prstGeom>
                  </pic:spPr>
                </pic:pic>
              </a:graphicData>
            </a:graphic>
          </wp:inline>
        </w:drawing>
      </w:r>
    </w:p>
    <w:p w14:paraId="2AE573BB" w14:textId="77777777" w:rsidR="00F944AF" w:rsidRDefault="00555546">
      <w:pPr>
        <w:jc w:val="center"/>
        <w:rPr>
          <w:sz w:val="18"/>
          <w:szCs w:val="18"/>
        </w:rPr>
      </w:pPr>
      <w:r>
        <w:rPr>
          <w:i/>
          <w:iCs/>
          <w:color w:val="404040"/>
          <w:sz w:val="18"/>
          <w:szCs w:val="18"/>
        </w:rPr>
        <w:t>Figure 4 - Wireframe 1: Requester submits a request and views their requests</w:t>
      </w:r>
    </w:p>
    <w:p w14:paraId="3F958415" w14:textId="77777777" w:rsidR="00F944AF" w:rsidRDefault="00555546">
      <w:pPr>
        <w:keepNext/>
        <w:jc w:val="center"/>
      </w:pPr>
      <w:r>
        <w:rPr>
          <w:noProof/>
        </w:rPr>
        <w:lastRenderedPageBreak/>
        <w:drawing>
          <wp:inline distT="0" distB="0" distL="0" distR="0" wp14:anchorId="0E6A2337" wp14:editId="18D5ABC1">
            <wp:extent cx="5669280" cy="4189501"/>
            <wp:effectExtent l="0" t="0" r="0" b="0"/>
            <wp:docPr id="900202" name="Wirefram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 2"/>
                    <pic:cNvPicPr/>
                  </pic:nvPicPr>
                  <pic:blipFill>
                    <a:blip r:embed="rId18"/>
                    <a:stretch>
                      <a:fillRect/>
                    </a:stretch>
                  </pic:blipFill>
                  <pic:spPr>
                    <a:xfrm>
                      <a:off x="0" y="0"/>
                      <a:ext cx="5669280" cy="4189501"/>
                    </a:xfrm>
                    <a:prstGeom prst="rect">
                      <a:avLst/>
                    </a:prstGeom>
                  </pic:spPr>
                </pic:pic>
              </a:graphicData>
            </a:graphic>
          </wp:inline>
        </w:drawing>
      </w:r>
    </w:p>
    <w:p w14:paraId="65F8E77A" w14:textId="77777777" w:rsidR="00F944AF" w:rsidRDefault="00555546">
      <w:pPr>
        <w:jc w:val="center"/>
        <w:rPr>
          <w:sz w:val="18"/>
          <w:szCs w:val="18"/>
        </w:rPr>
      </w:pPr>
      <w:r>
        <w:rPr>
          <w:i/>
          <w:iCs/>
          <w:color w:val="404040"/>
          <w:sz w:val="18"/>
          <w:szCs w:val="18"/>
        </w:rPr>
        <w:t>Figure 5 - Wireframe 2: Service Handler request queue and request detail</w:t>
      </w:r>
    </w:p>
    <w:p w14:paraId="18D528F6" w14:textId="77777777" w:rsidR="00F944AF" w:rsidRDefault="00555546">
      <w:pPr>
        <w:keepNext/>
        <w:jc w:val="center"/>
      </w:pPr>
      <w:r>
        <w:rPr>
          <w:noProof/>
        </w:rPr>
        <w:drawing>
          <wp:inline distT="0" distB="0" distL="0" distR="0" wp14:anchorId="582ADC7C" wp14:editId="7F5964EC">
            <wp:extent cx="5669280" cy="3243020"/>
            <wp:effectExtent l="0" t="0" r="0" b="0"/>
            <wp:docPr id="900203" name="Wirefram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 3"/>
                    <pic:cNvPicPr/>
                  </pic:nvPicPr>
                  <pic:blipFill>
                    <a:blip r:embed="rId19"/>
                    <a:stretch>
                      <a:fillRect/>
                    </a:stretch>
                  </pic:blipFill>
                  <pic:spPr>
                    <a:xfrm>
                      <a:off x="0" y="0"/>
                      <a:ext cx="5669280" cy="3243020"/>
                    </a:xfrm>
                    <a:prstGeom prst="rect">
                      <a:avLst/>
                    </a:prstGeom>
                  </pic:spPr>
                </pic:pic>
              </a:graphicData>
            </a:graphic>
          </wp:inline>
        </w:drawing>
      </w:r>
    </w:p>
    <w:p w14:paraId="44911F96" w14:textId="77777777" w:rsidR="00F944AF" w:rsidRDefault="00555546">
      <w:pPr>
        <w:jc w:val="center"/>
        <w:rPr>
          <w:sz w:val="18"/>
          <w:szCs w:val="18"/>
        </w:rPr>
      </w:pPr>
      <w:r>
        <w:rPr>
          <w:i/>
          <w:iCs/>
          <w:color w:val="404040"/>
          <w:sz w:val="18"/>
          <w:szCs w:val="18"/>
        </w:rPr>
        <w:t>Figure 6 - Wireframe 3: Management service activity overview</w:t>
      </w:r>
    </w:p>
    <w:p w14:paraId="0E759C81" w14:textId="77777777" w:rsidR="00F944AF" w:rsidRDefault="00555546">
      <w:pPr>
        <w:pStyle w:val="Heading2"/>
      </w:pPr>
      <w:bookmarkStart w:id="92" w:name="_Toc243252267"/>
      <w:r>
        <w:lastRenderedPageBreak/>
        <w:t>Usability and Accessibility Rationale</w:t>
      </w:r>
      <w:bookmarkEnd w:id="92"/>
    </w:p>
    <w:p w14:paraId="5101C0A0" w14:textId="77777777" w:rsidR="00F944AF" w:rsidRDefault="00555546">
      <w:pPr>
        <w:spacing w:after="60"/>
      </w:pPr>
      <w:r>
        <w:t xml:space="preserve">- NFR-004: the requester form is one short screen with plain labels, required fields marked with *, and inline error messages next to the field (from the API </w:t>
      </w:r>
      <w:proofErr w:type="spellStart"/>
      <w:r>
        <w:t>fieldErrors</w:t>
      </w:r>
      <w:proofErr w:type="spellEnd"/>
      <w:r>
        <w:t>). Target: 2 of 3 first-time users submit a request unaided within 5 minutes.</w:t>
      </w:r>
    </w:p>
    <w:p w14:paraId="4B47AA11" w14:textId="77777777" w:rsidR="00F944AF" w:rsidRDefault="00555546">
      <w:pPr>
        <w:spacing w:after="60"/>
      </w:pPr>
      <w:r>
        <w:t xml:space="preserve">- Only valid choices are offered: categories come from the Management list (FR-015) and the status dropdown only lists moves that </w:t>
      </w:r>
      <w:proofErr w:type="spellStart"/>
      <w:r>
        <w:t>TransitionPolicy</w:t>
      </w:r>
      <w:proofErr w:type="spellEnd"/>
      <w:r>
        <w:t xml:space="preserve"> allows (DEC-011), so users cannot pick an illegal status.</w:t>
      </w:r>
    </w:p>
    <w:p w14:paraId="17543641" w14:textId="77777777" w:rsidR="00F944AF" w:rsidRDefault="00555546">
      <w:pPr>
        <w:spacing w:after="60"/>
      </w:pPr>
      <w:r>
        <w:t>- Every error from the error model has a clear message, for example "This request was updated by someone else - please refresh" for a version conflict (DEC-006).</w:t>
      </w:r>
    </w:p>
    <w:p w14:paraId="14B21A8E" w14:textId="77777777" w:rsidR="00F944AF" w:rsidRDefault="00555546">
      <w:pPr>
        <w:spacing w:after="60"/>
      </w:pPr>
      <w:r>
        <w:t xml:space="preserve">- Accessibility: every input has a visible label, status is shown as text and not only as </w:t>
      </w:r>
      <w:proofErr w:type="spellStart"/>
      <w:r>
        <w:t>colour</w:t>
      </w:r>
      <w:proofErr w:type="spellEnd"/>
      <w:r>
        <w:t>, buttons use words instead of icons, and all actions can be reached with the keyboard. Angular form controls keep labels linked to their inputs.</w:t>
      </w:r>
    </w:p>
    <w:p w14:paraId="0FB1833E" w14:textId="77777777" w:rsidR="00F944AF" w:rsidRDefault="00555546">
      <w:pPr>
        <w:spacing w:after="60"/>
      </w:pPr>
      <w:r>
        <w:t>- Privacy by design: requesters are shown by number only and the Management overview shows counts only (ASR-005).</w:t>
      </w:r>
    </w:p>
    <w:p w14:paraId="2804AA35" w14:textId="77777777" w:rsidR="00F944AF" w:rsidRDefault="00555546">
      <w:pPr>
        <w:spacing w:after="60"/>
      </w:pPr>
      <w:r>
        <w:t>- Responsive web: the two panels stack on narrow screens, because native mobile apps are out of scope.</w:t>
      </w:r>
    </w:p>
    <w:p w14:paraId="56026E12" w14:textId="77777777" w:rsidR="00F944AF" w:rsidRDefault="00555546">
      <w:r>
        <w:t>Verification: the NFR-004 informal user test (3 non-team users) is planned for M3, once the requester screens are built. Deferred again in M4 (CR-014). Final visual styling is deferred.</w:t>
      </w:r>
    </w:p>
    <w:p w14:paraId="364598EF" w14:textId="77777777" w:rsidR="31165C6F" w:rsidRDefault="31165C6F" w:rsidP="31165C6F">
      <w:pPr>
        <w:pStyle w:val="Heading1"/>
      </w:pPr>
      <w:bookmarkStart w:id="93" w:name="_Toc243252268"/>
      <w:r>
        <w:t>Process and Team Working Agreement</w:t>
      </w:r>
      <w:bookmarkEnd w:id="93"/>
    </w:p>
    <w:p w14:paraId="2708CDFC" w14:textId="77777777" w:rsidR="29D9C62C" w:rsidRDefault="29D9C62C" w:rsidP="29D9C62C">
      <w:pPr>
        <w:spacing w:before="240" w:after="240"/>
      </w:pPr>
      <w:r>
        <w:rPr>
          <w:rFonts w:ascii="Aptos" w:eastAsia="Aptos" w:hAnsi="Aptos" w:cs="Aptos"/>
        </w:rPr>
        <w:t>The team runs on weekly check-ins to review progress, reassign work where needed and catch any member falling behind early, consistent with the mitigation already committed to in the Risk Register (R-02). Section ownership for the PED is tracked through GitHub Issues, with each member responsible for their assigned sections and, later, their assigned areas of the codebase.</w:t>
      </w:r>
    </w:p>
    <w:p w14:paraId="17D30920" w14:textId="77777777" w:rsidR="29D9C62C" w:rsidRDefault="29D9C62C" w:rsidP="29D9C62C">
      <w:pPr>
        <w:spacing w:before="240" w:after="240"/>
      </w:pPr>
      <w:r>
        <w:rPr>
          <w:rFonts w:ascii="Aptos" w:eastAsia="Aptos" w:hAnsi="Aptos" w:cs="Aptos"/>
        </w:rPr>
        <w:t>Design and requirement decisions are worked through as a team. Where the three of us agree, that becomes the decision. Where we don't, we discuss it until we reach a majority view, and anything non-trivial gets logged in the Engineering Decision Log with the reasoning behind it, not just the outcome, so the choice can be revisited if circumstances change.</w:t>
      </w:r>
    </w:p>
    <w:p w14:paraId="1611DC88" w14:textId="77777777" w:rsidR="29D9C62C" w:rsidRDefault="29D9C62C" w:rsidP="29D9C62C">
      <w:pPr>
        <w:spacing w:before="240" w:after="240"/>
      </w:pPr>
      <w:r>
        <w:rPr>
          <w:rFonts w:ascii="Aptos" w:eastAsia="Aptos" w:hAnsi="Aptos" w:cs="Aptos"/>
        </w:rPr>
        <w:t>All work, whether it's a PED section or later code, goes through the pull request process described under GitHub &amp; Team Governance: two real reviews from the other members before anything merges into main. This applies equally to all three of us, including whoever owns the repository.</w:t>
      </w:r>
    </w:p>
    <w:p w14:paraId="464600F5" w14:textId="77777777" w:rsidR="29D9C62C" w:rsidRDefault="29D9C62C" w:rsidP="29D9C62C">
      <w:pPr>
        <w:spacing w:before="240" w:after="240"/>
      </w:pPr>
      <w:r>
        <w:rPr>
          <w:rFonts w:ascii="Aptos" w:eastAsia="Aptos" w:hAnsi="Aptos" w:cs="Aptos"/>
        </w:rPr>
        <w:lastRenderedPageBreak/>
        <w:t>If a member becomes consistently unavailable or can't keep up with their allocated section, the remaining two redistribute the work between them and escalate to the module lecturer if it continues to affect delivery.</w:t>
      </w:r>
    </w:p>
    <w:p w14:paraId="069F8FA6" w14:textId="77777777" w:rsidR="00FF1956" w:rsidRDefault="6E3CE5E4" w:rsidP="002B4ECC">
      <w:pPr>
        <w:pStyle w:val="Heading1"/>
      </w:pPr>
      <w:bookmarkStart w:id="94" w:name="_Toc243252269"/>
      <w:r>
        <w:t>GitHub &amp; Team Governance</w:t>
      </w:r>
      <w:bookmarkEnd w:id="94"/>
    </w:p>
    <w:p w14:paraId="32568236" w14:textId="77777777" w:rsidR="6E3CE5E4" w:rsidRDefault="6E3CE5E4" w:rsidP="6E3CE5E4">
      <w:pPr>
        <w:spacing w:line="276" w:lineRule="auto"/>
      </w:pPr>
      <w:r>
        <w:rPr>
          <w:rFonts w:ascii="Aptos" w:eastAsia="Aptos" w:hAnsi="Aptos" w:cs="Aptos"/>
        </w:rPr>
        <w:t>Our team manages all controlled project artefacts and code through a single shared GitHub repository.</w:t>
      </w:r>
    </w:p>
    <w:p w14:paraId="3BCE2038" w14:textId="77777777" w:rsidR="6E3CE5E4" w:rsidRDefault="6E3CE5E4" w:rsidP="6E3CE5E4">
      <w:pPr>
        <w:spacing w:line="276" w:lineRule="auto"/>
      </w:pPr>
      <w:r>
        <w:rPr>
          <w:rFonts w:ascii="Aptos" w:eastAsia="Aptos" w:hAnsi="Aptos" w:cs="Aptos"/>
        </w:rPr>
        <w:t>Since the whole point of this milestone is to show a controlled process rather than just handing in a finished document, we set the repository up properly from the start to avoid a large amount of commits right before the deadline.</w:t>
      </w:r>
    </w:p>
    <w:p w14:paraId="6DB6CC92" w14:textId="77777777" w:rsidR="6E3CE5E4" w:rsidRDefault="6E3CE5E4" w:rsidP="6E3CE5E4">
      <w:pPr>
        <w:spacing w:line="276" w:lineRule="auto"/>
      </w:pPr>
      <w:r>
        <w:rPr>
          <w:rFonts w:ascii="Aptos" w:eastAsia="Aptos" w:hAnsi="Aptos" w:cs="Aptos"/>
        </w:rPr>
        <w:t>The main branch is protected. None of us can push directly to it, even by accident, because direct commits are switched off at the repository settings level. Any change, whether it's an update to the PED, the risk register, or later on actual code, has to go through a pull request.</w:t>
      </w:r>
    </w:p>
    <w:p w14:paraId="18D30124" w14:textId="77777777" w:rsidR="6E3CE5E4" w:rsidRDefault="6E3CE5E4" w:rsidP="6E3CE5E4">
      <w:pPr>
        <w:spacing w:line="276" w:lineRule="auto"/>
      </w:pPr>
      <w:r>
        <w:rPr>
          <w:rFonts w:ascii="Aptos" w:eastAsia="Aptos" w:hAnsi="Aptos" w:cs="Aptos"/>
        </w:rPr>
        <w:t>Before a pull request can be merged it needs approval from two other team members, not just one, and none of us can approve our own work. We also made sure the setting can't be bypassed, including by whoever owns the repository, so the rule actually holds under pressure rather than being something we could quietly skip closer to the deadline.</w:t>
      </w:r>
    </w:p>
    <w:p w14:paraId="71DF7E8B" w14:textId="77777777" w:rsidR="6E3CE5E4" w:rsidRDefault="6E3CE5E4" w:rsidP="6E3CE5E4">
      <w:pPr>
        <w:spacing w:line="276" w:lineRule="auto"/>
      </w:pPr>
      <w:r>
        <w:rPr>
          <w:rFonts w:ascii="Aptos" w:eastAsia="Aptos" w:hAnsi="Aptos" w:cs="Aptos"/>
        </w:rPr>
        <w:t>Reviewing a pull request means actually reading the change and commenting on it, not just clicking approve. When the other members review something one of us has submitted, the expectation is that they check it makes sense against what we've already agreed, that it's consistent with the rest of the document, and that nothing important is missing or wrong. An approval with no comment on a substantial change doesn't count as a real review under our own process, even if GitHub would technically allow it.</w:t>
      </w:r>
    </w:p>
    <w:p w14:paraId="26068ABE" w14:textId="77777777" w:rsidR="6E3CE5E4" w:rsidRDefault="6E3CE5E4" w:rsidP="6E3CE5E4">
      <w:pPr>
        <w:spacing w:line="276" w:lineRule="auto"/>
      </w:pPr>
      <w:r>
        <w:rPr>
          <w:rFonts w:ascii="Aptos" w:eastAsia="Aptos" w:hAnsi="Aptos" w:cs="Aptos"/>
        </w:rPr>
        <w:t>We're using GitHub Issues to track the outstanding work for Milestone 1, one issue per section (Scope Baseline, Requirements, Constraints, RTM, Risk Register, and so on), assigned to whoever owns that section. This gives us a visible record of who is doing what and when it actually got done, rather than relying on us remembering it after the fact.</w:t>
      </w:r>
    </w:p>
    <w:p w14:paraId="64055265" w14:textId="77777777" w:rsidR="6E3CE5E4" w:rsidRDefault="6E3CE5E4" w:rsidP="6E3CE5E4">
      <w:pPr>
        <w:spacing w:line="276" w:lineRule="auto"/>
        <w:rPr>
          <w:rFonts w:ascii="Aptos" w:eastAsia="Aptos" w:hAnsi="Aptos" w:cs="Aptos"/>
        </w:rPr>
      </w:pPr>
      <w:r>
        <w:rPr>
          <w:rFonts w:ascii="Aptos" w:eastAsia="Aptos" w:hAnsi="Aptos" w:cs="Aptos"/>
        </w:rPr>
        <w:t>Finally, no passwords, API keys, or credentials are committed to the repository at any point. Since we haven't picked a technology stack yet that risk is currently low, but the rule stands regardless of what we build later.</w:t>
      </w:r>
    </w:p>
    <w:p w14:paraId="3B36CF73" w14:textId="77777777" w:rsidR="005A34CE" w:rsidRPr="005A34CE" w:rsidRDefault="005A34CE" w:rsidP="005A34CE">
      <w:pPr>
        <w:rPr>
          <w:bCs/>
          <w:lang w:val="en-ZA"/>
        </w:rPr>
      </w:pPr>
      <w:r>
        <w:rPr>
          <w:lang w:val="en-ZA"/>
        </w:rPr>
        <w:t>Milestone 2 update:</w:t>
      </w:r>
      <w:r>
        <w:rPr>
          <w:bCs/>
          <w:lang w:val="en-ZA"/>
        </w:rPr>
        <w:t xml:space="preserve"> The same rules now apply to code. Each GitHub Issue gets a short-lived branch (for example feature/FR-009-transition-policy). Each PR description names the requirement, decision or risk it covers, so reviewers check it against the RTM and not only that it builds. Documentation changes to the PED are also reviewed.</w:t>
      </w:r>
    </w:p>
    <w:p w14:paraId="40C131B0" w14:textId="77777777" w:rsidR="00380CD2" w:rsidRDefault="00555546">
      <w:r>
        <w:lastRenderedPageBreak/>
        <w:t>Evidence so far (https://github.com/ClarissaBierman/SEN381-Project-CivicConnect): PR #1 GitHub &amp; team governance notes (merged 08/09/2026), PR #2 Milestone 1 v1.1 (merged 30/09/2026) and PR #3 prototype backend and frontend (merged into main 30/09/2026), all merged into the protected main branch. Commits come from all three members (Clarissa: repository set-up and governance; Eduard: prototype backend and frontend; Chanri: Milestone 2 document branch).</w:t>
      </w:r>
    </w:p>
    <w:p w14:paraId="4E9C0EA5" w14:textId="77777777" w:rsidR="005A34CE" w:rsidRPr="005A34CE" w:rsidRDefault="005A34CE" w:rsidP="005A34CE">
      <w:pPr>
        <w:rPr>
          <w:bCs/>
          <w:lang w:val="en-ZA"/>
        </w:rPr>
      </w:pPr>
      <w:r>
        <w:rPr>
          <w:lang w:val="en-ZA"/>
        </w:rPr>
        <w:t>Database changes:</w:t>
      </w:r>
      <w:r>
        <w:rPr>
          <w:bCs/>
          <w:lang w:val="en-ZA"/>
        </w:rPr>
        <w:t xml:space="preserve"> The schema only changes through a new Flyway migration file reviewed in a PR. A merged migration is never edited (DEC-008).</w:t>
      </w:r>
    </w:p>
    <w:p w14:paraId="53EAA462" w14:textId="77777777" w:rsidR="005A34CE" w:rsidRPr="005A34CE" w:rsidRDefault="005A34CE" w:rsidP="005A34CE">
      <w:pPr>
        <w:rPr>
          <w:bCs/>
          <w:lang w:val="en-ZA"/>
        </w:rPr>
      </w:pPr>
      <w:r>
        <w:rPr>
          <w:lang w:val="en-ZA"/>
        </w:rPr>
        <w:t>Secrets: Credentials and the JWT signing secret must come from environment variables and must never be committed. The local development password committed in the prototype is an open issue (R-22). M3: closed - it was removed in commit 7ac7b9a (R-22).</w:t>
      </w:r>
    </w:p>
    <w:tbl>
      <w:tblPr>
        <w:tblStyle w:val="TableGrid"/>
        <w:tblW w:w="9000" w:type="dxa"/>
        <w:tblLayout w:type="fixed"/>
        <w:tblLook w:val="04A0" w:firstRow="1" w:lastRow="0" w:firstColumn="1" w:lastColumn="0" w:noHBand="0" w:noVBand="1"/>
      </w:tblPr>
      <w:tblGrid>
        <w:gridCol w:w="2000"/>
        <w:gridCol w:w="7000"/>
      </w:tblGrid>
      <w:tr w:rsidR="00335C5D" w14:paraId="30C83DFC" w14:textId="77777777" w:rsidTr="00335C5D">
        <w:tc>
          <w:tcPr>
            <w:tcW w:w="2000" w:type="dxa"/>
            <w:shd w:val="clear" w:color="auto" w:fill="002060"/>
          </w:tcPr>
          <w:p w14:paraId="6BB138A3" w14:textId="77777777" w:rsidR="00335C5D" w:rsidRDefault="00335C5D" w:rsidP="007262AE">
            <w:r>
              <w:rPr>
                <w:b/>
                <w:sz w:val="18"/>
              </w:rPr>
              <w:t>DEC-013 - GitHub flow kept, CI started with GitHub Actions</w:t>
            </w:r>
          </w:p>
        </w:tc>
        <w:tc>
          <w:tcPr>
            <w:tcW w:w="7000" w:type="dxa"/>
          </w:tcPr>
          <w:p w14:paraId="08D6BAC8" w14:textId="77777777" w:rsidR="00335C5D" w:rsidRDefault="00335C5D" w:rsidP="007262AE"/>
        </w:tc>
      </w:tr>
      <w:tr w:rsidR="00335C5D" w14:paraId="020E61DD" w14:textId="77777777" w:rsidTr="00335C5D">
        <w:tc>
          <w:tcPr>
            <w:tcW w:w="2000" w:type="dxa"/>
            <w:shd w:val="clear" w:color="auto" w:fill="002060"/>
          </w:tcPr>
          <w:p w14:paraId="0CFEB049" w14:textId="77777777" w:rsidR="00335C5D" w:rsidRDefault="00335C5D" w:rsidP="007262AE">
            <w:r>
              <w:rPr>
                <w:b/>
                <w:sz w:val="18"/>
              </w:rPr>
              <w:t>Status / Date / Owner</w:t>
            </w:r>
          </w:p>
        </w:tc>
        <w:tc>
          <w:tcPr>
            <w:tcW w:w="7000" w:type="dxa"/>
          </w:tcPr>
          <w:p w14:paraId="21BD9BCA" w14:textId="77777777" w:rsidR="00335C5D" w:rsidRDefault="00335C5D" w:rsidP="007262AE">
            <w:r>
              <w:rPr>
                <w:sz w:val="18"/>
              </w:rPr>
              <w:t>Accepted - M2 baseline / 30/09/2026 / Team</w:t>
            </w:r>
          </w:p>
        </w:tc>
      </w:tr>
      <w:tr w:rsidR="00335C5D" w14:paraId="0B5D5057" w14:textId="77777777" w:rsidTr="00335C5D">
        <w:tc>
          <w:tcPr>
            <w:tcW w:w="2000" w:type="dxa"/>
            <w:shd w:val="clear" w:color="auto" w:fill="002060"/>
          </w:tcPr>
          <w:p w14:paraId="7CCD07B7" w14:textId="77777777" w:rsidR="00335C5D" w:rsidRDefault="00335C5D" w:rsidP="007262AE">
            <w:r>
              <w:rPr>
                <w:b/>
                <w:sz w:val="18"/>
              </w:rPr>
              <w:t>Context</w:t>
            </w:r>
          </w:p>
        </w:tc>
        <w:tc>
          <w:tcPr>
            <w:tcW w:w="7000" w:type="dxa"/>
          </w:tcPr>
          <w:p w14:paraId="60ADECAB" w14:textId="77777777" w:rsidR="00335C5D" w:rsidRDefault="00335C5D" w:rsidP="007262AE">
            <w:r>
              <w:rPr>
                <w:sz w:val="18"/>
              </w:rPr>
              <w:t>Code is now being written. R-05 warns that review could be skipped under deadline pressure.</w:t>
            </w:r>
          </w:p>
        </w:tc>
      </w:tr>
      <w:tr w:rsidR="00335C5D" w14:paraId="6BD7C0C7" w14:textId="77777777" w:rsidTr="00335C5D">
        <w:tc>
          <w:tcPr>
            <w:tcW w:w="2000" w:type="dxa"/>
            <w:shd w:val="clear" w:color="auto" w:fill="002060"/>
          </w:tcPr>
          <w:p w14:paraId="15DFC285" w14:textId="77777777" w:rsidR="00335C5D" w:rsidRDefault="00335C5D" w:rsidP="007262AE">
            <w:r>
              <w:rPr>
                <w:b/>
                <w:sz w:val="18"/>
              </w:rPr>
              <w:t>Constraints</w:t>
            </w:r>
          </w:p>
        </w:tc>
        <w:tc>
          <w:tcPr>
            <w:tcW w:w="7000" w:type="dxa"/>
          </w:tcPr>
          <w:p w14:paraId="44362289" w14:textId="77777777" w:rsidR="00335C5D" w:rsidRDefault="00335C5D" w:rsidP="007262AE">
            <w:r>
              <w:rPr>
                <w:sz w:val="18"/>
              </w:rPr>
              <w:t>Time, Cost</w:t>
            </w:r>
          </w:p>
        </w:tc>
      </w:tr>
      <w:tr w:rsidR="00335C5D" w14:paraId="511E4382" w14:textId="77777777" w:rsidTr="00335C5D">
        <w:tc>
          <w:tcPr>
            <w:tcW w:w="2000" w:type="dxa"/>
            <w:shd w:val="clear" w:color="auto" w:fill="002060"/>
          </w:tcPr>
          <w:p w14:paraId="4F0B786B" w14:textId="77777777" w:rsidR="00335C5D" w:rsidRDefault="00335C5D" w:rsidP="007262AE">
            <w:r>
              <w:rPr>
                <w:b/>
                <w:sz w:val="18"/>
              </w:rPr>
              <w:t>Alternatives</w:t>
            </w:r>
          </w:p>
        </w:tc>
        <w:tc>
          <w:tcPr>
            <w:tcW w:w="7000" w:type="dxa"/>
          </w:tcPr>
          <w:p w14:paraId="061790E5" w14:textId="77777777" w:rsidR="00335C5D" w:rsidRDefault="00335C5D" w:rsidP="007262AE">
            <w:r>
              <w:rPr>
                <w:sz w:val="18"/>
              </w:rPr>
              <w:t xml:space="preserve">GitHub flow, </w:t>
            </w:r>
            <w:proofErr w:type="spellStart"/>
            <w:r>
              <w:rPr>
                <w:sz w:val="18"/>
              </w:rPr>
              <w:t>Gitflow</w:t>
            </w:r>
            <w:proofErr w:type="spellEnd"/>
            <w:r>
              <w:rPr>
                <w:sz w:val="18"/>
              </w:rPr>
              <w:t>, trunk-based development (A2 Task 4)</w:t>
            </w:r>
          </w:p>
        </w:tc>
      </w:tr>
      <w:tr w:rsidR="00335C5D" w14:paraId="7797BC81" w14:textId="77777777" w:rsidTr="00335C5D">
        <w:tc>
          <w:tcPr>
            <w:tcW w:w="2000" w:type="dxa"/>
            <w:shd w:val="clear" w:color="auto" w:fill="002060"/>
          </w:tcPr>
          <w:p w14:paraId="1110B369" w14:textId="77777777" w:rsidR="00335C5D" w:rsidRDefault="00335C5D" w:rsidP="007262AE">
            <w:r>
              <w:rPr>
                <w:b/>
                <w:sz w:val="18"/>
              </w:rPr>
              <w:t>Decision</w:t>
            </w:r>
          </w:p>
        </w:tc>
        <w:tc>
          <w:tcPr>
            <w:tcW w:w="7000" w:type="dxa"/>
          </w:tcPr>
          <w:p w14:paraId="48BF8D2C" w14:textId="77777777" w:rsidR="00335C5D" w:rsidRDefault="00335C5D" w:rsidP="007262AE">
            <w:r>
              <w:rPr>
                <w:sz w:val="18"/>
              </w:rPr>
              <w:t xml:space="preserve">Keep GitHub flow with protected main, two approvals and no self-approval. Add a GitHub Actions workflow on every PR and on push to main: </w:t>
            </w:r>
            <w:proofErr w:type="spellStart"/>
            <w:r>
              <w:rPr>
                <w:sz w:val="18"/>
              </w:rPr>
              <w:t>Temurin</w:t>
            </w:r>
            <w:proofErr w:type="spellEnd"/>
            <w:r>
              <w:rPr>
                <w:sz w:val="18"/>
              </w:rPr>
              <w:t xml:space="preserve"> JDK 21, ./</w:t>
            </w:r>
            <w:proofErr w:type="spellStart"/>
            <w:r>
              <w:rPr>
                <w:sz w:val="18"/>
              </w:rPr>
              <w:t>mvnw</w:t>
            </w:r>
            <w:proofErr w:type="spellEnd"/>
            <w:r>
              <w:rPr>
                <w:sz w:val="18"/>
              </w:rPr>
              <w:t xml:space="preserve"> -B verify. Add the Angular build once frontend code exists. Make the build a required status check.</w:t>
            </w:r>
          </w:p>
        </w:tc>
      </w:tr>
      <w:tr w:rsidR="00335C5D" w14:paraId="63E11950" w14:textId="77777777" w:rsidTr="00335C5D">
        <w:tc>
          <w:tcPr>
            <w:tcW w:w="2000" w:type="dxa"/>
            <w:shd w:val="clear" w:color="auto" w:fill="002060"/>
          </w:tcPr>
          <w:p w14:paraId="132793CE" w14:textId="77777777" w:rsidR="00335C5D" w:rsidRDefault="00335C5D" w:rsidP="007262AE">
            <w:r>
              <w:rPr>
                <w:b/>
                <w:sz w:val="18"/>
              </w:rPr>
              <w:t>Rationale</w:t>
            </w:r>
          </w:p>
        </w:tc>
        <w:tc>
          <w:tcPr>
            <w:tcW w:w="7000" w:type="dxa"/>
          </w:tcPr>
          <w:p w14:paraId="705E11E3" w14:textId="77777777" w:rsidR="00335C5D" w:rsidRDefault="00335C5D" w:rsidP="007262AE">
            <w:r>
              <w:rPr>
                <w:sz w:val="18"/>
              </w:rPr>
              <w:t>A2 recommended required status checks next to human review. A2 assumed a pinned .NET SDK, and because M2 selected Java this becomes a pinned JDK and the Maven wrapper.</w:t>
            </w:r>
          </w:p>
        </w:tc>
      </w:tr>
      <w:tr w:rsidR="00335C5D" w14:paraId="58FCCDD2" w14:textId="77777777" w:rsidTr="00335C5D">
        <w:tc>
          <w:tcPr>
            <w:tcW w:w="2000" w:type="dxa"/>
            <w:shd w:val="clear" w:color="auto" w:fill="002060"/>
          </w:tcPr>
          <w:p w14:paraId="4D9508F9" w14:textId="77777777" w:rsidR="00335C5D" w:rsidRDefault="00335C5D" w:rsidP="007262AE">
            <w:r>
              <w:rPr>
                <w:b/>
                <w:sz w:val="18"/>
              </w:rPr>
              <w:t>Trade-offs</w:t>
            </w:r>
          </w:p>
        </w:tc>
        <w:tc>
          <w:tcPr>
            <w:tcW w:w="7000" w:type="dxa"/>
          </w:tcPr>
          <w:p w14:paraId="69861C69" w14:textId="77777777" w:rsidR="00335C5D" w:rsidRDefault="00335C5D" w:rsidP="007262AE">
            <w:r>
              <w:rPr>
                <w:sz w:val="18"/>
              </w:rPr>
              <w:t xml:space="preserve">Tests that start Spring need a database in CI: a PostgreSQL 17 service container in the GitHub Actions workflow, so Flyway and the audit trigger run against the same database type as </w:t>
            </w:r>
            <w:proofErr w:type="spellStart"/>
            <w:r>
              <w:rPr>
                <w:sz w:val="18"/>
              </w:rPr>
              <w:t>Supabase</w:t>
            </w:r>
            <w:proofErr w:type="spellEnd"/>
            <w:r>
              <w:rPr>
                <w:sz w:val="18"/>
              </w:rPr>
              <w:t>.</w:t>
            </w:r>
          </w:p>
        </w:tc>
      </w:tr>
      <w:tr w:rsidR="00335C5D" w14:paraId="467765A2" w14:textId="77777777" w:rsidTr="00335C5D">
        <w:tc>
          <w:tcPr>
            <w:tcW w:w="2000" w:type="dxa"/>
            <w:shd w:val="clear" w:color="auto" w:fill="002060"/>
          </w:tcPr>
          <w:p w14:paraId="7570DDC8" w14:textId="77777777" w:rsidR="00335C5D" w:rsidRDefault="00335C5D" w:rsidP="007262AE">
            <w:r>
              <w:rPr>
                <w:b/>
                <w:sz w:val="18"/>
              </w:rPr>
              <w:t>Risks</w:t>
            </w:r>
          </w:p>
        </w:tc>
        <w:tc>
          <w:tcPr>
            <w:tcW w:w="7000" w:type="dxa"/>
          </w:tcPr>
          <w:p w14:paraId="05F94276" w14:textId="77777777" w:rsidR="00335C5D" w:rsidRDefault="00335C5D" w:rsidP="007262AE">
            <w:r>
              <w:rPr>
                <w:sz w:val="18"/>
              </w:rPr>
              <w:t>R-05, R-19</w:t>
            </w:r>
          </w:p>
        </w:tc>
      </w:tr>
      <w:tr w:rsidR="00335C5D" w14:paraId="4C25A289" w14:textId="77777777" w:rsidTr="00335C5D">
        <w:tc>
          <w:tcPr>
            <w:tcW w:w="2000" w:type="dxa"/>
            <w:shd w:val="clear" w:color="auto" w:fill="002060"/>
          </w:tcPr>
          <w:p w14:paraId="6D82DD9A" w14:textId="77777777" w:rsidR="00335C5D" w:rsidRDefault="00335C5D" w:rsidP="007262AE">
            <w:r>
              <w:rPr>
                <w:b/>
                <w:sz w:val="18"/>
              </w:rPr>
              <w:t>Evidence</w:t>
            </w:r>
          </w:p>
        </w:tc>
        <w:tc>
          <w:tcPr>
            <w:tcW w:w="7000" w:type="dxa"/>
          </w:tcPr>
          <w:p w14:paraId="507C5069" w14:textId="77777777" w:rsidR="00335C5D" w:rsidRDefault="00335C5D" w:rsidP="007262AE">
            <w:r>
              <w:rPr>
                <w:sz w:val="18"/>
              </w:rPr>
              <w:t>A2 Task 4 (GitHub, no date; Fowler, 2024). Workflow file .</w:t>
            </w:r>
            <w:proofErr w:type="spellStart"/>
            <w:r>
              <w:rPr>
                <w:sz w:val="18"/>
              </w:rPr>
              <w:t>github</w:t>
            </w:r>
            <w:proofErr w:type="spellEnd"/>
            <w:r>
              <w:rPr>
                <w:sz w:val="18"/>
              </w:rPr>
              <w:t>/workflows/</w:t>
            </w:r>
            <w:proofErr w:type="spellStart"/>
            <w:r>
              <w:rPr>
                <w:sz w:val="18"/>
              </w:rPr>
              <w:t>ci.yml</w:t>
            </w:r>
            <w:proofErr w:type="spellEnd"/>
            <w:r>
              <w:rPr>
                <w:sz w:val="18"/>
              </w:rPr>
              <w:t xml:space="preserve"> is planned. Done in M3: CI and Security workflows, required checks on main and prod.</w:t>
            </w:r>
          </w:p>
        </w:tc>
      </w:tr>
      <w:tr w:rsidR="00335C5D" w14:paraId="4393F032" w14:textId="77777777" w:rsidTr="00335C5D">
        <w:tc>
          <w:tcPr>
            <w:tcW w:w="2000" w:type="dxa"/>
            <w:shd w:val="clear" w:color="auto" w:fill="002060"/>
          </w:tcPr>
          <w:p w14:paraId="5AD94C2B" w14:textId="77777777" w:rsidR="00335C5D" w:rsidRDefault="00335C5D" w:rsidP="007262AE">
            <w:r>
              <w:rPr>
                <w:b/>
                <w:sz w:val="18"/>
              </w:rPr>
              <w:t>Later Consequence</w:t>
            </w:r>
          </w:p>
        </w:tc>
        <w:tc>
          <w:tcPr>
            <w:tcW w:w="7000" w:type="dxa"/>
          </w:tcPr>
          <w:p w14:paraId="5D4BE4C3" w14:textId="77777777" w:rsidR="00335C5D" w:rsidRDefault="00335C5D" w:rsidP="007262AE">
            <w:r>
              <w:rPr>
                <w:sz w:val="18"/>
              </w:rPr>
              <w:t xml:space="preserve">Adopted now: GitHub flow, protected main and two approvals. Planned: the CI build check, then making it a required status check. Deferred: lint, coverage and security scanning gates. M3: done - the CI workflow (backend tests with </w:t>
            </w:r>
            <w:proofErr w:type="spellStart"/>
            <w:r>
              <w:rPr>
                <w:sz w:val="18"/>
              </w:rPr>
              <w:t>JaCoCo</w:t>
            </w:r>
            <w:proofErr w:type="spellEnd"/>
            <w:r>
              <w:rPr>
                <w:sz w:val="18"/>
              </w:rPr>
              <w:t xml:space="preserve"> coverage, frontend build and tests, end-to-end tests, deployment image) and the Security workflow (</w:t>
            </w:r>
            <w:proofErr w:type="spellStart"/>
            <w:r>
              <w:rPr>
                <w:sz w:val="18"/>
              </w:rPr>
              <w:t>CodeQL</w:t>
            </w:r>
            <w:proofErr w:type="spellEnd"/>
            <w:r>
              <w:rPr>
                <w:sz w:val="18"/>
              </w:rPr>
              <w:t xml:space="preserve">, </w:t>
            </w:r>
            <w:proofErr w:type="spellStart"/>
            <w:r>
              <w:rPr>
                <w:sz w:val="18"/>
              </w:rPr>
              <w:t>gitleaks</w:t>
            </w:r>
            <w:proofErr w:type="spellEnd"/>
            <w:r>
              <w:rPr>
                <w:sz w:val="18"/>
              </w:rPr>
              <w:t xml:space="preserve">, dependency review) run on every push and pull request, and </w:t>
            </w:r>
            <w:proofErr w:type="spellStart"/>
            <w:r>
              <w:rPr>
                <w:sz w:val="18"/>
              </w:rPr>
              <w:t>npm</w:t>
            </w:r>
            <w:proofErr w:type="spellEnd"/>
            <w:r>
              <w:rPr>
                <w:sz w:val="18"/>
              </w:rPr>
              <w:t xml:space="preserve"> audit runs in the Frontend job. Coverage is measured and reported, not enforced as a minimum, and there is still no lint gate.</w:t>
            </w:r>
          </w:p>
        </w:tc>
      </w:tr>
    </w:tbl>
    <w:p w14:paraId="1D728276" w14:textId="77777777" w:rsidR="00FF1956" w:rsidRDefault="6E3CE5E4" w:rsidP="002B4ECC">
      <w:pPr>
        <w:pStyle w:val="Heading1"/>
      </w:pPr>
      <w:bookmarkStart w:id="95" w:name="_Toc243252270"/>
      <w:r>
        <w:t>AI Usage Register</w:t>
      </w:r>
      <w:bookmarkEnd w:id="95"/>
    </w:p>
    <w:p w14:paraId="4D03A99B" w14:textId="77777777" w:rsidR="002B4ECC" w:rsidRDefault="002B4ECC" w:rsidP="002B4ECC">
      <w:r>
        <w:t>The following is used to record AI usage regarding this document.</w:t>
      </w:r>
    </w:p>
    <w:tbl>
      <w:tblPr>
        <w:tblStyle w:val="TableGrid"/>
        <w:tblW w:w="10140" w:type="dxa"/>
        <w:tblInd w:w="61" w:type="dxa"/>
        <w:tblLayout w:type="fixed"/>
        <w:tblLook w:val="0000" w:firstRow="0" w:lastRow="0" w:firstColumn="0" w:lastColumn="0" w:noHBand="0" w:noVBand="0"/>
      </w:tblPr>
      <w:tblGrid>
        <w:gridCol w:w="1207"/>
        <w:gridCol w:w="944"/>
        <w:gridCol w:w="957"/>
        <w:gridCol w:w="1431"/>
        <w:gridCol w:w="1283"/>
        <w:gridCol w:w="1599"/>
        <w:gridCol w:w="1302"/>
        <w:gridCol w:w="1417"/>
      </w:tblGrid>
      <w:tr w:rsidR="00CF1F09" w14:paraId="7F45B6CC" w14:textId="77777777" w:rsidTr="00883B20">
        <w:trPr>
          <w:trHeight w:val="100"/>
        </w:trPr>
        <w:tc>
          <w:tcPr>
            <w:tcW w:w="1207" w:type="dxa"/>
            <w:shd w:val="clear" w:color="auto" w:fill="002060"/>
          </w:tcPr>
          <w:p w14:paraId="208E76C1" w14:textId="77777777" w:rsidR="00CF1F09" w:rsidRPr="00CF1F09" w:rsidRDefault="00CF1F09" w:rsidP="002B4ECC">
            <w:pPr>
              <w:rPr>
                <w:sz w:val="20"/>
                <w:szCs w:val="20"/>
              </w:rPr>
            </w:pPr>
            <w:r>
              <w:rPr>
                <w:sz w:val="20"/>
                <w:szCs w:val="20"/>
              </w:rPr>
              <w:t>Date</w:t>
            </w:r>
          </w:p>
        </w:tc>
        <w:tc>
          <w:tcPr>
            <w:tcW w:w="944" w:type="dxa"/>
            <w:shd w:val="clear" w:color="auto" w:fill="002060"/>
          </w:tcPr>
          <w:p w14:paraId="146E7C9E" w14:textId="77777777" w:rsidR="00CF1F09" w:rsidRPr="00CF1F09" w:rsidRDefault="00442F06" w:rsidP="002B4ECC">
            <w:pPr>
              <w:rPr>
                <w:sz w:val="20"/>
                <w:szCs w:val="20"/>
              </w:rPr>
            </w:pPr>
            <w:r>
              <w:rPr>
                <w:sz w:val="20"/>
                <w:szCs w:val="20"/>
              </w:rPr>
              <w:t>Student</w:t>
            </w:r>
          </w:p>
        </w:tc>
        <w:tc>
          <w:tcPr>
            <w:tcW w:w="957" w:type="dxa"/>
            <w:shd w:val="clear" w:color="auto" w:fill="002060"/>
          </w:tcPr>
          <w:p w14:paraId="6DAF7D35" w14:textId="77777777" w:rsidR="00CF1F09" w:rsidRPr="00CF1F09" w:rsidRDefault="00442F06" w:rsidP="002B4ECC">
            <w:pPr>
              <w:rPr>
                <w:sz w:val="20"/>
                <w:szCs w:val="20"/>
              </w:rPr>
            </w:pPr>
            <w:r>
              <w:rPr>
                <w:sz w:val="20"/>
                <w:szCs w:val="20"/>
              </w:rPr>
              <w:t>Tool</w:t>
            </w:r>
          </w:p>
        </w:tc>
        <w:tc>
          <w:tcPr>
            <w:tcW w:w="1431" w:type="dxa"/>
            <w:shd w:val="clear" w:color="auto" w:fill="002060"/>
          </w:tcPr>
          <w:p w14:paraId="006342DC" w14:textId="77777777" w:rsidR="00CF1F09" w:rsidRPr="00CF1F09" w:rsidRDefault="009637E0" w:rsidP="002B4ECC">
            <w:pPr>
              <w:rPr>
                <w:sz w:val="20"/>
                <w:szCs w:val="20"/>
              </w:rPr>
            </w:pPr>
            <w:r>
              <w:rPr>
                <w:sz w:val="20"/>
                <w:szCs w:val="20"/>
              </w:rPr>
              <w:t>Engineering task</w:t>
            </w:r>
          </w:p>
        </w:tc>
        <w:tc>
          <w:tcPr>
            <w:tcW w:w="1283" w:type="dxa"/>
            <w:shd w:val="clear" w:color="auto" w:fill="002060"/>
          </w:tcPr>
          <w:p w14:paraId="7B0894E9" w14:textId="77777777" w:rsidR="00CF1F09" w:rsidRPr="00CF1F09" w:rsidRDefault="00442F06" w:rsidP="002B4ECC">
            <w:pPr>
              <w:rPr>
                <w:sz w:val="20"/>
                <w:szCs w:val="20"/>
              </w:rPr>
            </w:pPr>
            <w:r>
              <w:rPr>
                <w:sz w:val="20"/>
                <w:szCs w:val="20"/>
              </w:rPr>
              <w:t>AI contribution</w:t>
            </w:r>
          </w:p>
        </w:tc>
        <w:tc>
          <w:tcPr>
            <w:tcW w:w="1599" w:type="dxa"/>
            <w:shd w:val="clear" w:color="auto" w:fill="002060"/>
          </w:tcPr>
          <w:p w14:paraId="1345A82F" w14:textId="77777777" w:rsidR="00CF1F09" w:rsidRPr="00CF1F09" w:rsidRDefault="00CF1F09" w:rsidP="002B4ECC">
            <w:pPr>
              <w:rPr>
                <w:sz w:val="20"/>
                <w:szCs w:val="20"/>
              </w:rPr>
            </w:pPr>
            <w:r>
              <w:rPr>
                <w:sz w:val="20"/>
                <w:szCs w:val="20"/>
              </w:rPr>
              <w:t>Verification</w:t>
            </w:r>
          </w:p>
        </w:tc>
        <w:tc>
          <w:tcPr>
            <w:tcW w:w="1302" w:type="dxa"/>
            <w:shd w:val="clear" w:color="auto" w:fill="002060"/>
          </w:tcPr>
          <w:p w14:paraId="7251C666" w14:textId="77777777" w:rsidR="00CF1F09" w:rsidRPr="00CF1F09" w:rsidRDefault="00CF1F09" w:rsidP="002B4ECC">
            <w:pPr>
              <w:rPr>
                <w:sz w:val="20"/>
                <w:szCs w:val="20"/>
              </w:rPr>
            </w:pPr>
            <w:r>
              <w:rPr>
                <w:sz w:val="20"/>
                <w:szCs w:val="20"/>
              </w:rPr>
              <w:t>Decision</w:t>
            </w:r>
          </w:p>
        </w:tc>
        <w:tc>
          <w:tcPr>
            <w:tcW w:w="1417" w:type="dxa"/>
            <w:shd w:val="clear" w:color="auto" w:fill="002060"/>
          </w:tcPr>
          <w:p w14:paraId="46352127" w14:textId="77777777" w:rsidR="00CF1F09" w:rsidRPr="00CF1F09" w:rsidRDefault="00CF1F09" w:rsidP="002B4ECC">
            <w:pPr>
              <w:rPr>
                <w:sz w:val="20"/>
                <w:szCs w:val="20"/>
              </w:rPr>
            </w:pPr>
            <w:r>
              <w:rPr>
                <w:sz w:val="20"/>
                <w:szCs w:val="20"/>
              </w:rPr>
              <w:t>Issues Found</w:t>
            </w:r>
          </w:p>
        </w:tc>
      </w:tr>
      <w:tr w:rsidR="00CF1F09" w14:paraId="19AF3B50" w14:textId="77777777" w:rsidTr="00883B20">
        <w:trPr>
          <w:trHeight w:val="460"/>
        </w:trPr>
        <w:tc>
          <w:tcPr>
            <w:tcW w:w="1207" w:type="dxa"/>
          </w:tcPr>
          <w:p w14:paraId="3082A3F3" w14:textId="77777777" w:rsidR="00CF1F09" w:rsidRPr="00CF1F09" w:rsidRDefault="00CF1F09" w:rsidP="002B4ECC">
            <w:pPr>
              <w:rPr>
                <w:sz w:val="20"/>
                <w:szCs w:val="20"/>
              </w:rPr>
            </w:pPr>
            <w:r>
              <w:rPr>
                <w:sz w:val="20"/>
                <w:szCs w:val="20"/>
              </w:rPr>
              <w:t>09/09/2026</w:t>
            </w:r>
          </w:p>
        </w:tc>
        <w:tc>
          <w:tcPr>
            <w:tcW w:w="944" w:type="dxa"/>
          </w:tcPr>
          <w:p w14:paraId="1ED8743A" w14:textId="77777777" w:rsidR="00CF1F09" w:rsidRPr="00CF1F09" w:rsidRDefault="00CF1F09" w:rsidP="002B4ECC">
            <w:pPr>
              <w:rPr>
                <w:sz w:val="20"/>
                <w:szCs w:val="20"/>
              </w:rPr>
            </w:pPr>
            <w:r>
              <w:rPr>
                <w:sz w:val="20"/>
                <w:szCs w:val="20"/>
              </w:rPr>
              <w:t>Chanri Du Randt</w:t>
            </w:r>
          </w:p>
        </w:tc>
        <w:tc>
          <w:tcPr>
            <w:tcW w:w="957" w:type="dxa"/>
          </w:tcPr>
          <w:p w14:paraId="70EF8B77" w14:textId="77777777" w:rsidR="00CF1F09" w:rsidRPr="00CF1F09" w:rsidRDefault="005D36FA" w:rsidP="002B4ECC">
            <w:pPr>
              <w:rPr>
                <w:sz w:val="20"/>
                <w:szCs w:val="20"/>
              </w:rPr>
            </w:pPr>
            <w:r>
              <w:rPr>
                <w:sz w:val="20"/>
                <w:szCs w:val="20"/>
              </w:rPr>
              <w:t>CLAUDE</w:t>
            </w:r>
          </w:p>
        </w:tc>
        <w:tc>
          <w:tcPr>
            <w:tcW w:w="1431" w:type="dxa"/>
          </w:tcPr>
          <w:p w14:paraId="30C64F7D" w14:textId="77777777" w:rsidR="00CF1F09" w:rsidRPr="00CF1F09" w:rsidRDefault="003C589F" w:rsidP="002B4ECC">
            <w:pPr>
              <w:rPr>
                <w:sz w:val="20"/>
                <w:szCs w:val="20"/>
              </w:rPr>
            </w:pPr>
            <w:r>
              <w:rPr>
                <w:sz w:val="20"/>
                <w:szCs w:val="20"/>
              </w:rPr>
              <w:t xml:space="preserve">Reformatting and rewriting the Engineering </w:t>
            </w:r>
            <w:r>
              <w:rPr>
                <w:sz w:val="20"/>
                <w:szCs w:val="20"/>
              </w:rPr>
              <w:lastRenderedPageBreak/>
              <w:t>Decision Log entries</w:t>
            </w:r>
          </w:p>
        </w:tc>
        <w:tc>
          <w:tcPr>
            <w:tcW w:w="1283" w:type="dxa"/>
          </w:tcPr>
          <w:p w14:paraId="42E4409B" w14:textId="77777777" w:rsidR="00CF1F09" w:rsidRPr="00CF1F09" w:rsidRDefault="009637E0" w:rsidP="002B4ECC">
            <w:pPr>
              <w:rPr>
                <w:sz w:val="20"/>
                <w:szCs w:val="20"/>
              </w:rPr>
            </w:pPr>
            <w:r>
              <w:rPr>
                <w:sz w:val="20"/>
                <w:szCs w:val="20"/>
              </w:rPr>
              <w:lastRenderedPageBreak/>
              <w:t xml:space="preserve">Critique to reformat the answers specifically </w:t>
            </w:r>
            <w:r>
              <w:rPr>
                <w:sz w:val="20"/>
                <w:szCs w:val="20"/>
              </w:rPr>
              <w:lastRenderedPageBreak/>
              <w:t>the engineering decision log.</w:t>
            </w:r>
          </w:p>
        </w:tc>
        <w:tc>
          <w:tcPr>
            <w:tcW w:w="1599" w:type="dxa"/>
          </w:tcPr>
          <w:p w14:paraId="498F5E1D" w14:textId="77777777" w:rsidR="00CF1F09" w:rsidRPr="00CF1F09" w:rsidRDefault="006266BE" w:rsidP="002B4ECC">
            <w:pPr>
              <w:rPr>
                <w:sz w:val="20"/>
                <w:szCs w:val="20"/>
              </w:rPr>
            </w:pPr>
            <w:r>
              <w:rPr>
                <w:sz w:val="20"/>
                <w:szCs w:val="20"/>
              </w:rPr>
              <w:lastRenderedPageBreak/>
              <w:t xml:space="preserve">Milestone 1 was cross referenced to verify critiques </w:t>
            </w:r>
            <w:r>
              <w:rPr>
                <w:sz w:val="20"/>
                <w:szCs w:val="20"/>
              </w:rPr>
              <w:lastRenderedPageBreak/>
              <w:t>before editing the document using the AI’s suggestions.</w:t>
            </w:r>
          </w:p>
        </w:tc>
        <w:tc>
          <w:tcPr>
            <w:tcW w:w="1302" w:type="dxa"/>
          </w:tcPr>
          <w:p w14:paraId="1C1A5647" w14:textId="77777777" w:rsidR="00CF1F09" w:rsidRPr="00CF1F09" w:rsidRDefault="00813937" w:rsidP="002B4ECC">
            <w:pPr>
              <w:rPr>
                <w:sz w:val="20"/>
                <w:szCs w:val="20"/>
              </w:rPr>
            </w:pPr>
            <w:r>
              <w:rPr>
                <w:sz w:val="20"/>
                <w:szCs w:val="20"/>
              </w:rPr>
              <w:lastRenderedPageBreak/>
              <w:t xml:space="preserve">Parts of the document were rewritten </w:t>
            </w:r>
            <w:r>
              <w:rPr>
                <w:sz w:val="20"/>
                <w:szCs w:val="20"/>
              </w:rPr>
              <w:lastRenderedPageBreak/>
              <w:t>with a better format such as the decision log section.</w:t>
            </w:r>
          </w:p>
        </w:tc>
        <w:tc>
          <w:tcPr>
            <w:tcW w:w="1417" w:type="dxa"/>
          </w:tcPr>
          <w:p w14:paraId="396CB02B" w14:textId="77777777" w:rsidR="00CF1F09" w:rsidRPr="00CF1F09" w:rsidRDefault="005D36FA" w:rsidP="002B4ECC">
            <w:pPr>
              <w:rPr>
                <w:sz w:val="20"/>
                <w:szCs w:val="20"/>
              </w:rPr>
            </w:pPr>
            <w:r>
              <w:rPr>
                <w:sz w:val="20"/>
                <w:szCs w:val="20"/>
              </w:rPr>
              <w:lastRenderedPageBreak/>
              <w:t>None</w:t>
            </w:r>
          </w:p>
        </w:tc>
      </w:tr>
      <w:tr w:rsidR="00CF1F09" w14:paraId="63EB947F" w14:textId="77777777" w:rsidTr="00883B20">
        <w:trPr>
          <w:trHeight w:val="63"/>
        </w:trPr>
        <w:tc>
          <w:tcPr>
            <w:tcW w:w="1207" w:type="dxa"/>
          </w:tcPr>
          <w:p w14:paraId="72832FCB" w14:textId="77777777" w:rsidR="00CF1F09" w:rsidRPr="00F124D7" w:rsidRDefault="01C7D2A7" w:rsidP="44658926">
            <w:pPr>
              <w:rPr>
                <w:sz w:val="20"/>
                <w:szCs w:val="20"/>
              </w:rPr>
            </w:pPr>
            <w:r>
              <w:rPr>
                <w:sz w:val="20"/>
                <w:szCs w:val="20"/>
              </w:rPr>
              <w:t>09/09/2026</w:t>
            </w:r>
          </w:p>
        </w:tc>
        <w:tc>
          <w:tcPr>
            <w:tcW w:w="944" w:type="dxa"/>
          </w:tcPr>
          <w:p w14:paraId="2DCD86BE" w14:textId="77777777" w:rsidR="00CF1F09" w:rsidRPr="00F124D7" w:rsidRDefault="255C9A92" w:rsidP="44658926">
            <w:pPr>
              <w:rPr>
                <w:sz w:val="20"/>
                <w:szCs w:val="20"/>
              </w:rPr>
            </w:pPr>
            <w:r>
              <w:rPr>
                <w:sz w:val="20"/>
                <w:szCs w:val="20"/>
              </w:rPr>
              <w:t>Eduard Herman</w:t>
            </w:r>
          </w:p>
        </w:tc>
        <w:tc>
          <w:tcPr>
            <w:tcW w:w="957" w:type="dxa"/>
          </w:tcPr>
          <w:p w14:paraId="40B6F493" w14:textId="77777777" w:rsidR="00CF1F09" w:rsidRPr="00F124D7" w:rsidRDefault="00F124D7" w:rsidP="44658926">
            <w:pPr>
              <w:rPr>
                <w:sz w:val="20"/>
                <w:szCs w:val="20"/>
              </w:rPr>
            </w:pPr>
            <w:r>
              <w:rPr>
                <w:sz w:val="20"/>
                <w:szCs w:val="20"/>
              </w:rPr>
              <w:t>Claude</w:t>
            </w:r>
          </w:p>
        </w:tc>
        <w:tc>
          <w:tcPr>
            <w:tcW w:w="1431" w:type="dxa"/>
          </w:tcPr>
          <w:p w14:paraId="45D1852B" w14:textId="77777777" w:rsidR="00CF1F09" w:rsidRPr="00F124D7" w:rsidRDefault="5A06A2CC" w:rsidP="44658926">
            <w:r>
              <w:rPr>
                <w:sz w:val="20"/>
                <w:szCs w:val="20"/>
              </w:rPr>
              <w:t>Scope Baseline, Requirements and Constraints</w:t>
            </w:r>
          </w:p>
        </w:tc>
        <w:tc>
          <w:tcPr>
            <w:tcW w:w="1283" w:type="dxa"/>
          </w:tcPr>
          <w:p w14:paraId="11EE8D54" w14:textId="77777777" w:rsidR="00CF1F09" w:rsidRPr="00F124D7" w:rsidRDefault="49C19458" w:rsidP="44658926">
            <w:pPr>
              <w:rPr>
                <w:sz w:val="20"/>
                <w:szCs w:val="20"/>
              </w:rPr>
            </w:pPr>
            <w:r>
              <w:rPr>
                <w:sz w:val="20"/>
                <w:szCs w:val="20"/>
              </w:rPr>
              <w:t>Used AI to rewrite sentences to be more professional</w:t>
            </w:r>
          </w:p>
        </w:tc>
        <w:tc>
          <w:tcPr>
            <w:tcW w:w="1599" w:type="dxa"/>
          </w:tcPr>
          <w:p w14:paraId="07B086AB" w14:textId="77777777" w:rsidR="00CF1F09" w:rsidRPr="00F124D7" w:rsidRDefault="026FE1A0" w:rsidP="44658926">
            <w:pPr>
              <w:rPr>
                <w:sz w:val="20"/>
                <w:szCs w:val="20"/>
              </w:rPr>
            </w:pPr>
            <w:r>
              <w:rPr>
                <w:sz w:val="20"/>
                <w:szCs w:val="20"/>
              </w:rPr>
              <w:t>Read through all the sentences before using the AI's suggestions</w:t>
            </w:r>
          </w:p>
        </w:tc>
        <w:tc>
          <w:tcPr>
            <w:tcW w:w="1302" w:type="dxa"/>
          </w:tcPr>
          <w:p w14:paraId="1A2AF59C" w14:textId="77777777" w:rsidR="00CF1F09" w:rsidRPr="00F124D7" w:rsidRDefault="662716BF" w:rsidP="44658926">
            <w:pPr>
              <w:rPr>
                <w:sz w:val="20"/>
                <w:szCs w:val="20"/>
              </w:rPr>
            </w:pPr>
            <w:r>
              <w:rPr>
                <w:sz w:val="20"/>
                <w:szCs w:val="20"/>
              </w:rPr>
              <w:t>Used the sentences with a more professional tone</w:t>
            </w:r>
          </w:p>
        </w:tc>
        <w:tc>
          <w:tcPr>
            <w:tcW w:w="1417" w:type="dxa"/>
          </w:tcPr>
          <w:p w14:paraId="7D1D30F1" w14:textId="77777777" w:rsidR="00CF1F09" w:rsidRPr="00F124D7" w:rsidRDefault="5A06A2CC" w:rsidP="44658926">
            <w:r>
              <w:rPr>
                <w:sz w:val="20"/>
                <w:szCs w:val="20"/>
              </w:rPr>
              <w:t>None</w:t>
            </w:r>
          </w:p>
        </w:tc>
      </w:tr>
      <w:tr w:rsidR="25AD1BF2" w14:paraId="6FD22BD6" w14:textId="77777777" w:rsidTr="00883B20">
        <w:trPr>
          <w:trHeight w:val="63"/>
        </w:trPr>
        <w:tc>
          <w:tcPr>
            <w:tcW w:w="1207" w:type="dxa"/>
          </w:tcPr>
          <w:p w14:paraId="5FACAB38" w14:textId="77777777" w:rsidR="25AD1BF2" w:rsidRDefault="25AD1BF2" w:rsidP="25AD1BF2">
            <w:r>
              <w:rPr>
                <w:sz w:val="20"/>
                <w:szCs w:val="20"/>
              </w:rPr>
              <w:t>09/09/2026</w:t>
            </w:r>
          </w:p>
        </w:tc>
        <w:tc>
          <w:tcPr>
            <w:tcW w:w="944" w:type="dxa"/>
          </w:tcPr>
          <w:p w14:paraId="7E317070" w14:textId="77777777" w:rsidR="25AD1BF2" w:rsidRDefault="25AD1BF2" w:rsidP="25AD1BF2">
            <w:r>
              <w:rPr>
                <w:sz w:val="20"/>
                <w:szCs w:val="20"/>
              </w:rPr>
              <w:t>Clarissa Bierman</w:t>
            </w:r>
          </w:p>
        </w:tc>
        <w:tc>
          <w:tcPr>
            <w:tcW w:w="957" w:type="dxa"/>
          </w:tcPr>
          <w:p w14:paraId="49B36482" w14:textId="77777777" w:rsidR="25AD1BF2" w:rsidRDefault="52739451" w:rsidP="25AD1BF2">
            <w:r>
              <w:rPr>
                <w:sz w:val="20"/>
                <w:szCs w:val="20"/>
              </w:rPr>
              <w:t>Claude</w:t>
            </w:r>
          </w:p>
        </w:tc>
        <w:tc>
          <w:tcPr>
            <w:tcW w:w="1431" w:type="dxa"/>
          </w:tcPr>
          <w:p w14:paraId="0223B7C1" w14:textId="77777777" w:rsidR="25AD1BF2" w:rsidRDefault="3F8E40D0" w:rsidP="25AD1BF2">
            <w:r>
              <w:rPr>
                <w:rFonts w:ascii="Aptos" w:eastAsia="Aptos" w:hAnsi="Aptos" w:cs="Aptos"/>
                <w:sz w:val="20"/>
                <w:szCs w:val="20"/>
              </w:rPr>
              <w:t>Reviewing the full Milestone 1 document for compliance with the Master Project Brief and Milestone 1 brief, and checking for proper language and grammar.</w:t>
            </w:r>
          </w:p>
        </w:tc>
        <w:tc>
          <w:tcPr>
            <w:tcW w:w="1283" w:type="dxa"/>
          </w:tcPr>
          <w:p w14:paraId="2F4D2980" w14:textId="77777777" w:rsidR="25AD1BF2" w:rsidRDefault="3F35B32D" w:rsidP="25AD1BF2">
            <w:r>
              <w:rPr>
                <w:rFonts w:ascii="Aptos" w:eastAsia="Aptos" w:hAnsi="Aptos" w:cs="Aptos"/>
                <w:sz w:val="20"/>
                <w:szCs w:val="20"/>
              </w:rPr>
              <w:t>Checked that all required sections and questions were answered, flagged formatting and terminology gaps against the brief's required table structures, and flagged sentences that read wrong or not formal enough.</w:t>
            </w:r>
          </w:p>
        </w:tc>
        <w:tc>
          <w:tcPr>
            <w:tcW w:w="1599" w:type="dxa"/>
          </w:tcPr>
          <w:p w14:paraId="3E3DEACB" w14:textId="77777777" w:rsidR="25AD1BF2" w:rsidRDefault="3F35B32D" w:rsidP="25AD1BF2">
            <w:r>
              <w:rPr>
                <w:rFonts w:ascii="Aptos" w:eastAsia="Aptos" w:hAnsi="Aptos" w:cs="Aptos"/>
                <w:sz w:val="20"/>
                <w:szCs w:val="20"/>
              </w:rPr>
              <w:t>Read through all flagged issues and suggested adjustments myself; accepted the ones that matched what the team actually intended and reworded anything that still sounded incorrect before applying it.</w:t>
            </w:r>
          </w:p>
        </w:tc>
        <w:tc>
          <w:tcPr>
            <w:tcW w:w="1302" w:type="dxa"/>
          </w:tcPr>
          <w:p w14:paraId="68654FAD" w14:textId="77777777" w:rsidR="25AD1BF2" w:rsidRDefault="2BE36389" w:rsidP="25AD1BF2">
            <w:r>
              <w:rPr>
                <w:rFonts w:ascii="Aptos" w:eastAsia="Aptos" w:hAnsi="Aptos" w:cs="Aptos"/>
                <w:sz w:val="20"/>
                <w:szCs w:val="20"/>
              </w:rPr>
              <w:t xml:space="preserve">Accepted with edits and adjustments made to fit our specific document. </w:t>
            </w:r>
          </w:p>
        </w:tc>
        <w:tc>
          <w:tcPr>
            <w:tcW w:w="1417" w:type="dxa"/>
          </w:tcPr>
          <w:p w14:paraId="11AE8933" w14:textId="77777777" w:rsidR="25AD1BF2" w:rsidRDefault="2BE36389" w:rsidP="25AD1BF2">
            <w:r>
              <w:rPr>
                <w:rFonts w:ascii="Aptos" w:eastAsia="Aptos" w:hAnsi="Aptos" w:cs="Aptos"/>
                <w:sz w:val="20"/>
                <w:szCs w:val="20"/>
              </w:rPr>
              <w:t>Found two sections that contradicted each other between team members' write-ups (access control approach, and the website/platform decision), plus a few table formats that didn't match the brief's required columns which were corrected.</w:t>
            </w:r>
          </w:p>
        </w:tc>
      </w:tr>
      <w:tr w:rsidR="00944E50" w14:paraId="78CEFC72" w14:textId="77777777" w:rsidTr="00883B20">
        <w:trPr>
          <w:trHeight w:val="63"/>
        </w:trPr>
        <w:tc>
          <w:tcPr>
            <w:tcW w:w="1207" w:type="dxa"/>
          </w:tcPr>
          <w:p w14:paraId="6CE8A76D" w14:textId="77777777" w:rsidR="00944E50" w:rsidRDefault="00883B20" w:rsidP="25AD1BF2">
            <w:pPr>
              <w:rPr>
                <w:sz w:val="20"/>
                <w:szCs w:val="20"/>
              </w:rPr>
            </w:pPr>
            <w:r>
              <w:rPr>
                <w:sz w:val="20"/>
                <w:szCs w:val="20"/>
              </w:rPr>
              <w:t>30/09/2026</w:t>
            </w:r>
          </w:p>
        </w:tc>
        <w:tc>
          <w:tcPr>
            <w:tcW w:w="944" w:type="dxa"/>
          </w:tcPr>
          <w:p w14:paraId="346BF603" w14:textId="77777777" w:rsidR="00944E50" w:rsidRDefault="00883B20" w:rsidP="25AD1BF2">
            <w:pPr>
              <w:rPr>
                <w:sz w:val="20"/>
                <w:szCs w:val="20"/>
              </w:rPr>
            </w:pPr>
            <w:r>
              <w:rPr>
                <w:sz w:val="20"/>
                <w:szCs w:val="20"/>
              </w:rPr>
              <w:t>Chanri Du Randt</w:t>
            </w:r>
          </w:p>
        </w:tc>
        <w:tc>
          <w:tcPr>
            <w:tcW w:w="957" w:type="dxa"/>
          </w:tcPr>
          <w:p w14:paraId="2CC99CD8" w14:textId="77777777" w:rsidR="00944E50" w:rsidRDefault="00883B20" w:rsidP="25AD1BF2">
            <w:pPr>
              <w:rPr>
                <w:sz w:val="20"/>
                <w:szCs w:val="20"/>
              </w:rPr>
            </w:pPr>
            <w:r>
              <w:rPr>
                <w:sz w:val="20"/>
                <w:szCs w:val="20"/>
              </w:rPr>
              <w:t>Claude</w:t>
            </w:r>
          </w:p>
        </w:tc>
        <w:tc>
          <w:tcPr>
            <w:tcW w:w="1431" w:type="dxa"/>
          </w:tcPr>
          <w:p w14:paraId="4D92D672" w14:textId="77777777" w:rsidR="00944E50" w:rsidRDefault="00883B20" w:rsidP="00883B20">
            <w:pPr>
              <w:rPr>
                <w:rFonts w:ascii="Aptos" w:eastAsia="Aptos" w:hAnsi="Aptos" w:cs="Aptos"/>
                <w:sz w:val="20"/>
                <w:szCs w:val="20"/>
              </w:rPr>
            </w:pPr>
            <w:r>
              <w:rPr>
                <w:rFonts w:ascii="Aptos" w:eastAsia="Aptos" w:hAnsi="Aptos" w:cs="Aptos"/>
                <w:sz w:val="20"/>
                <w:szCs w:val="20"/>
              </w:rPr>
              <w:t>Reviewing the ASRs, Architecture Decision Records, technology stack and Data &amp; Persistence Baseline for Milestone 2, and listing the Milestone 1 sections that needed changes.</w:t>
            </w:r>
          </w:p>
        </w:tc>
        <w:tc>
          <w:tcPr>
            <w:tcW w:w="1283" w:type="dxa"/>
          </w:tcPr>
          <w:p w14:paraId="1539B44D" w14:textId="77777777" w:rsidR="00944E50" w:rsidRDefault="00883B20" w:rsidP="00883B20">
            <w:pPr>
              <w:rPr>
                <w:rFonts w:ascii="Aptos" w:eastAsia="Aptos" w:hAnsi="Aptos" w:cs="Aptos"/>
                <w:sz w:val="20"/>
                <w:szCs w:val="20"/>
              </w:rPr>
            </w:pPr>
            <w:r>
              <w:rPr>
                <w:rFonts w:ascii="Aptos" w:eastAsia="Aptos" w:hAnsi="Aptos" w:cs="Aptos"/>
                <w:sz w:val="20"/>
                <w:szCs w:val="20"/>
              </w:rPr>
              <w:t>Suggested ASRs measurable targets and links to decisions. Listed the Milestone 1 changes.</w:t>
            </w:r>
          </w:p>
        </w:tc>
        <w:tc>
          <w:tcPr>
            <w:tcW w:w="1599" w:type="dxa"/>
          </w:tcPr>
          <w:p w14:paraId="61C69C20" w14:textId="77777777" w:rsidR="00944E50" w:rsidRDefault="00883B20" w:rsidP="00883B20">
            <w:pPr>
              <w:rPr>
                <w:rFonts w:ascii="Aptos" w:eastAsia="Aptos" w:hAnsi="Aptos" w:cs="Aptos"/>
                <w:sz w:val="20"/>
                <w:szCs w:val="20"/>
              </w:rPr>
            </w:pPr>
            <w:r>
              <w:rPr>
                <w:rFonts w:ascii="Aptos" w:eastAsia="Aptos" w:hAnsi="Aptos" w:cs="Aptos"/>
                <w:sz w:val="20"/>
                <w:szCs w:val="20"/>
              </w:rPr>
              <w:t xml:space="preserve">Checked every decision against our requirements, the M2 brief and the Master Brief before using it. Checked the Spring Boot, Flyway, </w:t>
            </w:r>
            <w:proofErr w:type="spellStart"/>
            <w:r>
              <w:rPr>
                <w:rFonts w:ascii="Aptos" w:eastAsia="Aptos" w:hAnsi="Aptos" w:cs="Aptos"/>
                <w:sz w:val="20"/>
                <w:szCs w:val="20"/>
              </w:rPr>
              <w:t>Supabase</w:t>
            </w:r>
            <w:proofErr w:type="spellEnd"/>
            <w:r>
              <w:rPr>
                <w:rFonts w:ascii="Aptos" w:eastAsia="Aptos" w:hAnsi="Aptos" w:cs="Aptos"/>
                <w:sz w:val="20"/>
                <w:szCs w:val="20"/>
              </w:rPr>
              <w:t>, Angular and PostgreSQL claims against the official documentation. Compared ERD v2 with what we actually built.</w:t>
            </w:r>
          </w:p>
        </w:tc>
        <w:tc>
          <w:tcPr>
            <w:tcW w:w="1302" w:type="dxa"/>
          </w:tcPr>
          <w:p w14:paraId="1B6073A2" w14:textId="77777777" w:rsidR="00944E50" w:rsidRDefault="00883B20" w:rsidP="00883B20">
            <w:pPr>
              <w:rPr>
                <w:rFonts w:ascii="Aptos" w:eastAsia="Aptos" w:hAnsi="Aptos" w:cs="Aptos"/>
                <w:sz w:val="20"/>
                <w:szCs w:val="20"/>
              </w:rPr>
            </w:pPr>
            <w:r>
              <w:rPr>
                <w:rFonts w:ascii="Aptos" w:eastAsia="Aptos" w:hAnsi="Aptos" w:cs="Aptos"/>
                <w:sz w:val="20"/>
                <w:szCs w:val="20"/>
              </w:rPr>
              <w:t xml:space="preserve">Accepted with edits. Our team gave the technology stack and </w:t>
            </w:r>
            <w:proofErr w:type="spellStart"/>
            <w:r>
              <w:rPr>
                <w:rFonts w:ascii="Aptos" w:eastAsia="Aptos" w:hAnsi="Aptos" w:cs="Aptos"/>
                <w:sz w:val="20"/>
                <w:szCs w:val="20"/>
              </w:rPr>
              <w:t>Supabase</w:t>
            </w:r>
            <w:proofErr w:type="spellEnd"/>
            <w:r>
              <w:rPr>
                <w:rFonts w:ascii="Aptos" w:eastAsia="Aptos" w:hAnsi="Aptos" w:cs="Aptos"/>
                <w:sz w:val="20"/>
                <w:szCs w:val="20"/>
              </w:rPr>
              <w:t xml:space="preserve"> hosting. We changed wording to fit our document.</w:t>
            </w:r>
          </w:p>
        </w:tc>
        <w:tc>
          <w:tcPr>
            <w:tcW w:w="1417" w:type="dxa"/>
          </w:tcPr>
          <w:p w14:paraId="5E40D8EE" w14:textId="77777777" w:rsidR="00944E50" w:rsidRDefault="00883B20" w:rsidP="00883B20">
            <w:pPr>
              <w:rPr>
                <w:rFonts w:ascii="Aptos" w:eastAsia="Aptos" w:hAnsi="Aptos" w:cs="Aptos"/>
                <w:sz w:val="20"/>
                <w:szCs w:val="20"/>
              </w:rPr>
            </w:pPr>
            <w:r>
              <w:rPr>
                <w:rFonts w:ascii="Aptos" w:eastAsia="Aptos" w:hAnsi="Aptos" w:cs="Aptos"/>
                <w:sz w:val="20"/>
                <w:szCs w:val="20"/>
              </w:rPr>
              <w:t>AI assumed the Angular build is served from the Spring Boot jar and gave its own scores in the decision matrix, so the team had to confirm or change these.</w:t>
            </w:r>
          </w:p>
        </w:tc>
      </w:tr>
      <w:tr w:rsidR="00944E50" w14:paraId="18B0FECC" w14:textId="77777777" w:rsidTr="00883B20">
        <w:trPr>
          <w:trHeight w:val="63"/>
        </w:trPr>
        <w:tc>
          <w:tcPr>
            <w:tcW w:w="1207" w:type="dxa"/>
          </w:tcPr>
          <w:p w14:paraId="37B7A763" w14:textId="77777777" w:rsidR="00F944AF" w:rsidRDefault="00555546">
            <w:pPr>
              <w:rPr>
                <w:sz w:val="20"/>
                <w:szCs w:val="20"/>
              </w:rPr>
            </w:pPr>
            <w:r>
              <w:rPr>
                <w:sz w:val="20"/>
                <w:szCs w:val="20"/>
              </w:rPr>
              <w:lastRenderedPageBreak/>
              <w:t>30/09/2026</w:t>
            </w:r>
          </w:p>
        </w:tc>
        <w:tc>
          <w:tcPr>
            <w:tcW w:w="944" w:type="dxa"/>
          </w:tcPr>
          <w:p w14:paraId="1B9D521D" w14:textId="77777777" w:rsidR="00F944AF" w:rsidRDefault="00555546">
            <w:pPr>
              <w:rPr>
                <w:sz w:val="20"/>
                <w:szCs w:val="20"/>
              </w:rPr>
            </w:pPr>
            <w:r>
              <w:rPr>
                <w:sz w:val="20"/>
                <w:szCs w:val="20"/>
              </w:rPr>
              <w:t>Chanri Du Randt</w:t>
            </w:r>
          </w:p>
        </w:tc>
        <w:tc>
          <w:tcPr>
            <w:tcW w:w="957" w:type="dxa"/>
          </w:tcPr>
          <w:p w14:paraId="7D63F182" w14:textId="77777777" w:rsidR="00F944AF" w:rsidRDefault="00555546">
            <w:pPr>
              <w:rPr>
                <w:sz w:val="20"/>
                <w:szCs w:val="20"/>
              </w:rPr>
            </w:pPr>
            <w:r>
              <w:rPr>
                <w:sz w:val="20"/>
                <w:szCs w:val="20"/>
              </w:rPr>
              <w:t>Claude</w:t>
            </w:r>
          </w:p>
        </w:tc>
        <w:tc>
          <w:tcPr>
            <w:tcW w:w="1431" w:type="dxa"/>
          </w:tcPr>
          <w:p w14:paraId="7E34F34C" w14:textId="77777777" w:rsidR="00F944AF" w:rsidRDefault="00555546">
            <w:pPr>
              <w:rPr>
                <w:rFonts w:ascii="Aptos" w:eastAsia="Aptos" w:hAnsi="Aptos" w:cs="Aptos"/>
                <w:sz w:val="20"/>
                <w:szCs w:val="20"/>
              </w:rPr>
            </w:pPr>
            <w:r>
              <w:rPr>
                <w:rFonts w:ascii="Aptos" w:eastAsia="Aptos" w:hAnsi="Aptos" w:cs="Aptos"/>
                <w:sz w:val="20"/>
                <w:szCs w:val="20"/>
              </w:rPr>
              <w:t>Adding the team's edited RTM to the PED, adding citations and references, building the Change Request Register, checking the PED for logic errors and missing items, filling in placeholders, and creating the user interface wireframes.</w:t>
            </w:r>
          </w:p>
        </w:tc>
        <w:tc>
          <w:tcPr>
            <w:tcW w:w="1283" w:type="dxa"/>
          </w:tcPr>
          <w:p w14:paraId="50669A2D" w14:textId="77777777" w:rsidR="00F944AF" w:rsidRDefault="00555546">
            <w:pPr>
              <w:rPr>
                <w:rFonts w:ascii="Aptos" w:eastAsia="Aptos" w:hAnsi="Aptos" w:cs="Aptos"/>
                <w:sz w:val="20"/>
                <w:szCs w:val="20"/>
              </w:rPr>
            </w:pPr>
            <w:r>
              <w:rPr>
                <w:rFonts w:ascii="Aptos" w:eastAsia="Aptos" w:hAnsi="Aptos" w:cs="Aptos"/>
                <w:sz w:val="20"/>
                <w:szCs w:val="20"/>
              </w:rPr>
              <w:t>Inserted the edited RTM and updated its endpoints, design decisions and risk IDs. Added in-text citations and reference entries. Drafted the Change Request Register with impact analyses. Listed logic errors and missing items. Updated DEC-004 and the decision matrix. Drew three low-fidelity wireframes and wrote the User Interface Design section.</w:t>
            </w:r>
          </w:p>
        </w:tc>
        <w:tc>
          <w:tcPr>
            <w:tcW w:w="1599" w:type="dxa"/>
          </w:tcPr>
          <w:p w14:paraId="0B359C06" w14:textId="77777777" w:rsidR="00F944AF" w:rsidRDefault="00555546">
            <w:pPr>
              <w:rPr>
                <w:rFonts w:ascii="Aptos" w:eastAsia="Aptos" w:hAnsi="Aptos" w:cs="Aptos"/>
                <w:sz w:val="20"/>
                <w:szCs w:val="20"/>
              </w:rPr>
            </w:pPr>
            <w:r>
              <w:rPr>
                <w:rFonts w:ascii="Aptos" w:eastAsia="Aptos" w:hAnsi="Aptos" w:cs="Aptos"/>
                <w:sz w:val="20"/>
                <w:szCs w:val="20"/>
              </w:rPr>
              <w:t>Checked all citations against the sources ourselves. Answered every placeholder question as a team (owners, approvers, prototype status, team experience). Decided which logic errors to fix. Reviewed the wireframes against the requirements and API contract before approving them.</w:t>
            </w:r>
          </w:p>
        </w:tc>
        <w:tc>
          <w:tcPr>
            <w:tcW w:w="1302" w:type="dxa"/>
          </w:tcPr>
          <w:p w14:paraId="22AF4655" w14:textId="77777777" w:rsidR="00F944AF" w:rsidRDefault="00555546">
            <w:pPr>
              <w:rPr>
                <w:rFonts w:ascii="Aptos" w:eastAsia="Aptos" w:hAnsi="Aptos" w:cs="Aptos"/>
                <w:sz w:val="20"/>
                <w:szCs w:val="20"/>
              </w:rPr>
            </w:pPr>
            <w:r>
              <w:rPr>
                <w:rFonts w:ascii="Aptos" w:eastAsia="Aptos" w:hAnsi="Aptos" w:cs="Aptos"/>
                <w:sz w:val="20"/>
                <w:szCs w:val="20"/>
              </w:rPr>
              <w:t>Accepted with edits. The team kept category-based visibility, chose the CR numbering from the RTM, and approved the wireframes before they were added.</w:t>
            </w:r>
          </w:p>
        </w:tc>
        <w:tc>
          <w:tcPr>
            <w:tcW w:w="1417" w:type="dxa"/>
          </w:tcPr>
          <w:p w14:paraId="3929EE8A" w14:textId="77777777" w:rsidR="00F944AF" w:rsidRDefault="00555546">
            <w:pPr>
              <w:rPr>
                <w:rFonts w:ascii="Aptos" w:eastAsia="Aptos" w:hAnsi="Aptos" w:cs="Aptos"/>
                <w:sz w:val="20"/>
                <w:szCs w:val="20"/>
              </w:rPr>
            </w:pPr>
            <w:r>
              <w:rPr>
                <w:rFonts w:ascii="Aptos" w:eastAsia="Aptos" w:hAnsi="Aptos" w:cs="Aptos"/>
                <w:sz w:val="20"/>
                <w:szCs w:val="20"/>
              </w:rPr>
              <w:t>AI had assumed the team already knew Java, Spring Boot and Angular; corrected in DEC-004, the decision matrix, A-03 and R-20. The AI's first CR numbering clashed with ours and was renumbered. Several risk and decision IDs were out of date and were fixed.</w:t>
            </w:r>
          </w:p>
        </w:tc>
      </w:tr>
      <w:tr w:rsidR="009B2676" w14:paraId="7BA13B64" w14:textId="77777777">
        <w:trPr>
          <w:trHeight w:val="63"/>
        </w:trPr>
        <w:tc>
          <w:tcPr>
            <w:tcW w:w="1207" w:type="dxa"/>
          </w:tcPr>
          <w:p w14:paraId="592BA9B4" w14:textId="77777777" w:rsidR="009B2676" w:rsidRDefault="00555546">
            <w:r>
              <w:rPr>
                <w:sz w:val="20"/>
                <w:szCs w:val="20"/>
              </w:rPr>
              <w:t>14/10/2026</w:t>
            </w:r>
          </w:p>
        </w:tc>
        <w:tc>
          <w:tcPr>
            <w:tcW w:w="944" w:type="dxa"/>
          </w:tcPr>
          <w:p w14:paraId="7B1A572C" w14:textId="77777777" w:rsidR="009B2676" w:rsidRDefault="00555546">
            <w:r>
              <w:rPr>
                <w:sz w:val="20"/>
                <w:szCs w:val="20"/>
              </w:rPr>
              <w:t>Chanri Du Randt</w:t>
            </w:r>
          </w:p>
        </w:tc>
        <w:tc>
          <w:tcPr>
            <w:tcW w:w="957" w:type="dxa"/>
          </w:tcPr>
          <w:p w14:paraId="3C8F2BB2" w14:textId="77777777" w:rsidR="009B2676" w:rsidRDefault="00555546">
            <w:r>
              <w:rPr>
                <w:sz w:val="20"/>
                <w:szCs w:val="20"/>
              </w:rPr>
              <w:t>Claude</w:t>
            </w:r>
          </w:p>
        </w:tc>
        <w:tc>
          <w:tcPr>
            <w:tcW w:w="1431" w:type="dxa"/>
          </w:tcPr>
          <w:p w14:paraId="5B8C171E" w14:textId="77777777" w:rsidR="009B2676" w:rsidRDefault="00555546">
            <w:r>
              <w:rPr>
                <w:sz w:val="20"/>
                <w:szCs w:val="20"/>
              </w:rPr>
              <w:t>Backend: module restructure, security fixes (B1 to B4), rate limiting, database roles, per-table audit API, priority, reports, tests</w:t>
            </w:r>
          </w:p>
        </w:tc>
        <w:tc>
          <w:tcPr>
            <w:tcW w:w="1283" w:type="dxa"/>
          </w:tcPr>
          <w:p w14:paraId="285FB05E" w14:textId="77777777" w:rsidR="009B2676" w:rsidRDefault="00555546">
            <w:r>
              <w:rPr>
                <w:sz w:val="20"/>
                <w:szCs w:val="20"/>
              </w:rPr>
              <w:t>Proposed and wrote code and tests in a working copy; explained each change</w:t>
            </w:r>
          </w:p>
        </w:tc>
        <w:tc>
          <w:tcPr>
            <w:tcW w:w="1599" w:type="dxa"/>
          </w:tcPr>
          <w:p w14:paraId="79FDD126" w14:textId="77777777" w:rsidR="009B2676" w:rsidRDefault="00555546">
            <w:r>
              <w:rPr>
                <w:sz w:val="20"/>
                <w:szCs w:val="20"/>
              </w:rPr>
              <w:t>All 233 backend tests run (unit, and integration on PostgreSQL 17); diffs read before committing;</w:t>
            </w:r>
            <w:r w:rsidR="0015197F">
              <w:rPr>
                <w:sz w:val="20"/>
                <w:szCs w:val="20"/>
              </w:rPr>
              <w:t xml:space="preserve"> team does </w:t>
            </w:r>
            <w:r>
              <w:rPr>
                <w:sz w:val="20"/>
                <w:szCs w:val="20"/>
              </w:rPr>
              <w:t>PR reviews</w:t>
            </w:r>
          </w:p>
        </w:tc>
        <w:tc>
          <w:tcPr>
            <w:tcW w:w="1302" w:type="dxa"/>
          </w:tcPr>
          <w:p w14:paraId="194D9831" w14:textId="77777777" w:rsidR="009B2676" w:rsidRDefault="00555546">
            <w:r>
              <w:rPr>
                <w:sz w:val="20"/>
                <w:szCs w:val="20"/>
              </w:rPr>
              <w:t>Accepted with changes the team asked for (e.g. limits per email and per IP, releasing requests on category removal)</w:t>
            </w:r>
          </w:p>
        </w:tc>
        <w:tc>
          <w:tcPr>
            <w:tcW w:w="1417" w:type="dxa"/>
          </w:tcPr>
          <w:p w14:paraId="50D44D2B" w14:textId="77777777" w:rsidR="009B2676" w:rsidRDefault="00555546">
            <w:r>
              <w:rPr>
                <w:sz w:val="20"/>
                <w:szCs w:val="20"/>
              </w:rPr>
              <w:t>An independent AI review found defects D-05 to D-15, all fixed with regression tests</w:t>
            </w:r>
          </w:p>
        </w:tc>
      </w:tr>
      <w:tr w:rsidR="009B2676" w14:paraId="0BE26DA1" w14:textId="77777777">
        <w:trPr>
          <w:trHeight w:val="63"/>
        </w:trPr>
        <w:tc>
          <w:tcPr>
            <w:tcW w:w="1207" w:type="dxa"/>
          </w:tcPr>
          <w:p w14:paraId="7370642F" w14:textId="77777777" w:rsidR="009B2676" w:rsidRDefault="00555546">
            <w:r>
              <w:rPr>
                <w:sz w:val="20"/>
                <w:szCs w:val="20"/>
              </w:rPr>
              <w:t>14/10/2026</w:t>
            </w:r>
          </w:p>
        </w:tc>
        <w:tc>
          <w:tcPr>
            <w:tcW w:w="944" w:type="dxa"/>
          </w:tcPr>
          <w:p w14:paraId="39C05ED4" w14:textId="77777777" w:rsidR="009B2676" w:rsidRDefault="00555546">
            <w:r>
              <w:rPr>
                <w:sz w:val="20"/>
                <w:szCs w:val="20"/>
              </w:rPr>
              <w:t>Chanri Du Randt</w:t>
            </w:r>
          </w:p>
        </w:tc>
        <w:tc>
          <w:tcPr>
            <w:tcW w:w="957" w:type="dxa"/>
          </w:tcPr>
          <w:p w14:paraId="2402B951" w14:textId="77777777" w:rsidR="009B2676" w:rsidRDefault="00555546">
            <w:r>
              <w:rPr>
                <w:sz w:val="20"/>
                <w:szCs w:val="20"/>
              </w:rPr>
              <w:t>Claude</w:t>
            </w:r>
          </w:p>
        </w:tc>
        <w:tc>
          <w:tcPr>
            <w:tcW w:w="1431" w:type="dxa"/>
          </w:tcPr>
          <w:p w14:paraId="178C2B26" w14:textId="77777777" w:rsidR="009B2676" w:rsidRDefault="00555546">
            <w:r>
              <w:rPr>
                <w:sz w:val="20"/>
                <w:szCs w:val="20"/>
              </w:rPr>
              <w:t xml:space="preserve">Frontend: Staff, Categories, Audit and Profile screens, contact requester, </w:t>
            </w:r>
            <w:r>
              <w:rPr>
                <w:sz w:val="20"/>
                <w:szCs w:val="20"/>
              </w:rPr>
              <w:lastRenderedPageBreak/>
              <w:t>role rename, accessibility fixes</w:t>
            </w:r>
          </w:p>
        </w:tc>
        <w:tc>
          <w:tcPr>
            <w:tcW w:w="1283" w:type="dxa"/>
          </w:tcPr>
          <w:p w14:paraId="776018A8" w14:textId="5D085ADF" w:rsidR="009B2676" w:rsidRDefault="00555546">
            <w:r>
              <w:rPr>
                <w:sz w:val="20"/>
                <w:szCs w:val="20"/>
              </w:rPr>
              <w:lastRenderedPageBreak/>
              <w:t>Wrote the Angular service tests</w:t>
            </w:r>
          </w:p>
        </w:tc>
        <w:tc>
          <w:tcPr>
            <w:tcW w:w="1599" w:type="dxa"/>
          </w:tcPr>
          <w:p w14:paraId="3C9EECA7" w14:textId="3CB3E942" w:rsidR="009B2676" w:rsidRDefault="00555546">
            <w:r>
              <w:rPr>
                <w:sz w:val="20"/>
                <w:szCs w:val="20"/>
              </w:rPr>
              <w:t>Production build, 28 unit tests and scripted browser checks against the running system</w:t>
            </w:r>
            <w:r w:rsidR="00224E34">
              <w:rPr>
                <w:sz w:val="20"/>
                <w:szCs w:val="20"/>
              </w:rPr>
              <w:t xml:space="preserve">. Code was then </w:t>
            </w:r>
            <w:r w:rsidR="00224E34">
              <w:rPr>
                <w:sz w:val="20"/>
                <w:szCs w:val="20"/>
              </w:rPr>
              <w:lastRenderedPageBreak/>
              <w:t>built locally and the screens were reviewed.</w:t>
            </w:r>
          </w:p>
        </w:tc>
        <w:tc>
          <w:tcPr>
            <w:tcW w:w="1302" w:type="dxa"/>
          </w:tcPr>
          <w:p w14:paraId="37E993D1" w14:textId="77777777" w:rsidR="009B2676" w:rsidRDefault="00555546">
            <w:r>
              <w:rPr>
                <w:sz w:val="20"/>
                <w:szCs w:val="20"/>
              </w:rPr>
              <w:lastRenderedPageBreak/>
              <w:t>Accepted</w:t>
            </w:r>
          </w:p>
        </w:tc>
        <w:tc>
          <w:tcPr>
            <w:tcW w:w="1417" w:type="dxa"/>
          </w:tcPr>
          <w:p w14:paraId="16D887E7" w14:textId="77777777" w:rsidR="009B2676" w:rsidRDefault="00555546">
            <w:r>
              <w:rPr>
                <w:sz w:val="20"/>
                <w:szCs w:val="20"/>
              </w:rPr>
              <w:t>Stale-data race on fast clicks (D-09) found in review and fixed</w:t>
            </w:r>
          </w:p>
        </w:tc>
      </w:tr>
      <w:tr w:rsidR="009B2676" w14:paraId="5B121F69" w14:textId="77777777">
        <w:trPr>
          <w:trHeight w:val="63"/>
        </w:trPr>
        <w:tc>
          <w:tcPr>
            <w:tcW w:w="1207" w:type="dxa"/>
          </w:tcPr>
          <w:p w14:paraId="0894829F" w14:textId="77777777" w:rsidR="009B2676" w:rsidRDefault="00555546">
            <w:r>
              <w:rPr>
                <w:sz w:val="20"/>
                <w:szCs w:val="20"/>
              </w:rPr>
              <w:t>15/10/2026</w:t>
            </w:r>
          </w:p>
        </w:tc>
        <w:tc>
          <w:tcPr>
            <w:tcW w:w="944" w:type="dxa"/>
          </w:tcPr>
          <w:p w14:paraId="4463CC07" w14:textId="77777777" w:rsidR="009B2676" w:rsidRDefault="00555546">
            <w:r>
              <w:rPr>
                <w:sz w:val="20"/>
                <w:szCs w:val="20"/>
              </w:rPr>
              <w:t>Chanri Du Randt</w:t>
            </w:r>
          </w:p>
        </w:tc>
        <w:tc>
          <w:tcPr>
            <w:tcW w:w="957" w:type="dxa"/>
          </w:tcPr>
          <w:p w14:paraId="43970036" w14:textId="77777777" w:rsidR="009B2676" w:rsidRDefault="00555546">
            <w:r>
              <w:rPr>
                <w:sz w:val="20"/>
                <w:szCs w:val="20"/>
              </w:rPr>
              <w:t>Claude</w:t>
            </w:r>
          </w:p>
        </w:tc>
        <w:tc>
          <w:tcPr>
            <w:tcW w:w="1431" w:type="dxa"/>
          </w:tcPr>
          <w:p w14:paraId="12EFDF07" w14:textId="77777777" w:rsidR="009B2676" w:rsidRDefault="00555546">
            <w:r>
              <w:rPr>
                <w:sz w:val="20"/>
                <w:szCs w:val="20"/>
              </w:rPr>
              <w:t>M3 evidence: Playwright E2E tests, k6 load test, this PED v3.0 draft</w:t>
            </w:r>
          </w:p>
        </w:tc>
        <w:tc>
          <w:tcPr>
            <w:tcW w:w="1283" w:type="dxa"/>
          </w:tcPr>
          <w:p w14:paraId="174BC6FE" w14:textId="77777777" w:rsidR="009B2676" w:rsidRDefault="00555546">
            <w:r>
              <w:rPr>
                <w:sz w:val="20"/>
                <w:szCs w:val="20"/>
              </w:rPr>
              <w:t>Wrote and ran the tests; drafted the M3 chapter and the tracked changes in this document</w:t>
            </w:r>
          </w:p>
        </w:tc>
        <w:tc>
          <w:tcPr>
            <w:tcW w:w="1599" w:type="dxa"/>
          </w:tcPr>
          <w:p w14:paraId="511DC1A2" w14:textId="77777777" w:rsidR="009B2676" w:rsidRDefault="00555546">
            <w:r>
              <w:rPr>
                <w:sz w:val="20"/>
                <w:szCs w:val="20"/>
              </w:rPr>
              <w:t>E2E 3/3 in three consecutive runs; load-test numbers checked against the raw k6 output;</w:t>
            </w:r>
            <w:r w:rsidR="0015197F">
              <w:rPr>
                <w:sz w:val="20"/>
                <w:szCs w:val="20"/>
              </w:rPr>
              <w:t xml:space="preserve"> </w:t>
            </w:r>
            <w:r>
              <w:rPr>
                <w:sz w:val="20"/>
                <w:szCs w:val="20"/>
              </w:rPr>
              <w:t>team review of every tracked change</w:t>
            </w:r>
          </w:p>
        </w:tc>
        <w:tc>
          <w:tcPr>
            <w:tcW w:w="1302" w:type="dxa"/>
          </w:tcPr>
          <w:p w14:paraId="7D9A4900" w14:textId="77777777" w:rsidR="009B2676" w:rsidRDefault="00701650">
            <w:r w:rsidRPr="00701650">
              <w:rPr>
                <w:sz w:val="20"/>
                <w:szCs w:val="20"/>
              </w:rPr>
              <w:t>Accepted after team review</w:t>
            </w:r>
          </w:p>
        </w:tc>
        <w:tc>
          <w:tcPr>
            <w:tcW w:w="1417" w:type="dxa"/>
          </w:tcPr>
          <w:p w14:paraId="22EF8D72" w14:textId="77777777" w:rsidR="009B2676" w:rsidRDefault="00555546">
            <w:r>
              <w:rPr>
                <w:sz w:val="20"/>
                <w:szCs w:val="20"/>
              </w:rPr>
              <w:t>Items only the team can confirm are marked</w:t>
            </w:r>
          </w:p>
        </w:tc>
      </w:tr>
      <w:tr w:rsidR="009B2676" w14:paraId="48BD5FC1" w14:textId="77777777">
        <w:trPr>
          <w:trHeight w:val="63"/>
        </w:trPr>
        <w:tc>
          <w:tcPr>
            <w:tcW w:w="1207" w:type="dxa"/>
          </w:tcPr>
          <w:p w14:paraId="614BE68B" w14:textId="77777777" w:rsidR="009B2676" w:rsidRDefault="00555546">
            <w:r>
              <w:rPr>
                <w:sz w:val="20"/>
                <w:szCs w:val="20"/>
              </w:rPr>
              <w:t>16/10/2026</w:t>
            </w:r>
          </w:p>
        </w:tc>
        <w:tc>
          <w:tcPr>
            <w:tcW w:w="944" w:type="dxa"/>
          </w:tcPr>
          <w:p w14:paraId="37D855D0" w14:textId="77777777" w:rsidR="009B2676" w:rsidRDefault="00555546">
            <w:r>
              <w:rPr>
                <w:sz w:val="20"/>
                <w:szCs w:val="20"/>
              </w:rPr>
              <w:t>Chanri Du Randt</w:t>
            </w:r>
          </w:p>
        </w:tc>
        <w:tc>
          <w:tcPr>
            <w:tcW w:w="957" w:type="dxa"/>
          </w:tcPr>
          <w:p w14:paraId="0160D4F3" w14:textId="77777777" w:rsidR="009B2676" w:rsidRDefault="00555546">
            <w:r>
              <w:rPr>
                <w:sz w:val="20"/>
                <w:szCs w:val="20"/>
              </w:rPr>
              <w:t>Claude</w:t>
            </w:r>
          </w:p>
        </w:tc>
        <w:tc>
          <w:tcPr>
            <w:tcW w:w="1431" w:type="dxa"/>
          </w:tcPr>
          <w:p w14:paraId="7AD60D38" w14:textId="77777777" w:rsidR="009B2676" w:rsidRDefault="00555546">
            <w:r>
              <w:rPr>
                <w:sz w:val="20"/>
                <w:szCs w:val="20"/>
              </w:rPr>
              <w:t>M3 review against the M3 brief; black-box API tests; D-40 fix; README; PED v3.0 updates</w:t>
            </w:r>
          </w:p>
        </w:tc>
        <w:tc>
          <w:tcPr>
            <w:tcW w:w="1283" w:type="dxa"/>
          </w:tcPr>
          <w:p w14:paraId="00C61E3A" w14:textId="2FAC4712" w:rsidR="009B2676" w:rsidRDefault="00555546">
            <w:r>
              <w:rPr>
                <w:sz w:val="20"/>
                <w:szCs w:val="20"/>
              </w:rPr>
              <w:t xml:space="preserve">Reviewed the repository, CI history and PED against the M3 brief; wrote </w:t>
            </w:r>
            <w:proofErr w:type="spellStart"/>
            <w:r>
              <w:rPr>
                <w:sz w:val="20"/>
                <w:szCs w:val="20"/>
              </w:rPr>
              <w:t>ApiBlackBoxIntegrationTest</w:t>
            </w:r>
            <w:proofErr w:type="spellEnd"/>
            <w:r>
              <w:rPr>
                <w:sz w:val="20"/>
                <w:szCs w:val="20"/>
              </w:rPr>
              <w:t xml:space="preserve"> (15 cases), the README and the tracked PED changes of 16/10/2026</w:t>
            </w:r>
          </w:p>
        </w:tc>
        <w:tc>
          <w:tcPr>
            <w:tcW w:w="1599" w:type="dxa"/>
          </w:tcPr>
          <w:p w14:paraId="4B823FE8" w14:textId="77777777" w:rsidR="009B2676" w:rsidRDefault="00555546">
            <w:r>
              <w:rPr>
                <w:sz w:val="20"/>
                <w:szCs w:val="20"/>
              </w:rPr>
              <w:t xml:space="preserve">Full backend suite run locally on PostgreSQL 17 (249 of 249) and frontend 38 of 38; the D-40 test fails on the old code; </w:t>
            </w:r>
            <w:proofErr w:type="spellStart"/>
            <w:r>
              <w:rPr>
                <w:sz w:val="20"/>
                <w:szCs w:val="20"/>
              </w:rPr>
              <w:t>overdueBoundary</w:t>
            </w:r>
            <w:proofErr w:type="spellEnd"/>
            <w:r>
              <w:rPr>
                <w:sz w:val="20"/>
                <w:szCs w:val="20"/>
              </w:rPr>
              <w:t xml:space="preserve"> failed until the time-zone fix; PR #34 reviewed and approved by Clarissa Bierman and Eduard Herman</w:t>
            </w:r>
          </w:p>
        </w:tc>
        <w:tc>
          <w:tcPr>
            <w:tcW w:w="1302" w:type="dxa"/>
          </w:tcPr>
          <w:p w14:paraId="5EDA80E5" w14:textId="77777777" w:rsidR="009B2676" w:rsidRDefault="00555546">
            <w:r>
              <w:rPr>
                <w:sz w:val="20"/>
                <w:szCs w:val="20"/>
              </w:rPr>
              <w:t>Accepted (PR #34)</w:t>
            </w:r>
          </w:p>
        </w:tc>
        <w:tc>
          <w:tcPr>
            <w:tcW w:w="1417" w:type="dxa"/>
          </w:tcPr>
          <w:p w14:paraId="7F8FBFC8" w14:textId="77777777" w:rsidR="009B2676" w:rsidRDefault="00555546">
            <w:proofErr w:type="spellStart"/>
            <w:r>
              <w:rPr>
                <w:sz w:val="20"/>
                <w:szCs w:val="20"/>
              </w:rPr>
              <w:t>overdueBoundary</w:t>
            </w:r>
            <w:proofErr w:type="spellEnd"/>
            <w:r>
              <w:rPr>
                <w:sz w:val="20"/>
                <w:szCs w:val="20"/>
              </w:rPr>
              <w:t xml:space="preserve"> exposed D-42 (tests did not run in UTC); several PED statements were out of date after PR #32</w:t>
            </w:r>
          </w:p>
        </w:tc>
      </w:tr>
      <w:tr w:rsidR="001A3E09" w14:paraId="756C3E7C" w14:textId="77777777">
        <w:trPr>
          <w:trHeight w:val="63"/>
        </w:trPr>
        <w:tc>
          <w:tcPr>
            <w:tcW w:w="1207" w:type="dxa"/>
          </w:tcPr>
          <w:p w14:paraId="240F51F2" w14:textId="77777777" w:rsidR="001A3E09" w:rsidRDefault="001A3E09">
            <w:pPr>
              <w:rPr>
                <w:sz w:val="20"/>
                <w:szCs w:val="20"/>
              </w:rPr>
            </w:pPr>
            <w:r w:rsidRPr="001A3E09">
              <w:rPr>
                <w:sz w:val="20"/>
                <w:szCs w:val="20"/>
              </w:rPr>
              <w:t>10/10/2026 – 11/10/2026</w:t>
            </w:r>
          </w:p>
        </w:tc>
        <w:tc>
          <w:tcPr>
            <w:tcW w:w="944" w:type="dxa"/>
          </w:tcPr>
          <w:p w14:paraId="7AC77ACA" w14:textId="77777777" w:rsidR="001A3E09" w:rsidRDefault="001A3E09">
            <w:pPr>
              <w:rPr>
                <w:sz w:val="20"/>
                <w:szCs w:val="20"/>
              </w:rPr>
            </w:pPr>
            <w:r w:rsidRPr="001A3E09">
              <w:rPr>
                <w:sz w:val="20"/>
                <w:szCs w:val="20"/>
              </w:rPr>
              <w:t>Eduard Herman</w:t>
            </w:r>
          </w:p>
        </w:tc>
        <w:tc>
          <w:tcPr>
            <w:tcW w:w="957" w:type="dxa"/>
          </w:tcPr>
          <w:p w14:paraId="51BE9B55" w14:textId="77777777" w:rsidR="001A3E09" w:rsidRDefault="001A3E09">
            <w:pPr>
              <w:rPr>
                <w:sz w:val="20"/>
                <w:szCs w:val="20"/>
              </w:rPr>
            </w:pPr>
            <w:r w:rsidRPr="001A3E09">
              <w:rPr>
                <w:sz w:val="20"/>
                <w:szCs w:val="20"/>
              </w:rPr>
              <w:t>Claude (Claude Code desktop app)</w:t>
            </w:r>
          </w:p>
        </w:tc>
        <w:tc>
          <w:tcPr>
            <w:tcW w:w="1431" w:type="dxa"/>
          </w:tcPr>
          <w:p w14:paraId="1859E0C7" w14:textId="77777777" w:rsidR="001A3E09" w:rsidRPr="001A3E09" w:rsidRDefault="001A3E09" w:rsidP="001A3E09">
            <w:pPr>
              <w:rPr>
                <w:sz w:val="20"/>
                <w:szCs w:val="20"/>
              </w:rPr>
            </w:pPr>
            <w:r w:rsidRPr="001A3E09">
              <w:rPr>
                <w:sz w:val="20"/>
                <w:szCs w:val="20"/>
              </w:rPr>
              <w:t>Building PED v2.0 Section 22 Wireframes 1–3 as Angular screens (requester, handler, management), with an in-memory API client following the API-04 to API-17 contract.</w:t>
            </w:r>
          </w:p>
          <w:p w14:paraId="4B10DE0D" w14:textId="77777777" w:rsidR="001A3E09" w:rsidRDefault="001A3E09" w:rsidP="001A3E09">
            <w:pPr>
              <w:rPr>
                <w:sz w:val="20"/>
                <w:szCs w:val="20"/>
              </w:rPr>
            </w:pPr>
          </w:p>
        </w:tc>
        <w:tc>
          <w:tcPr>
            <w:tcW w:w="1283" w:type="dxa"/>
          </w:tcPr>
          <w:p w14:paraId="6123758F" w14:textId="77777777" w:rsidR="001A3E09" w:rsidRDefault="001A3E09">
            <w:pPr>
              <w:rPr>
                <w:sz w:val="20"/>
                <w:szCs w:val="20"/>
              </w:rPr>
            </w:pPr>
            <w:r w:rsidRPr="001A3E09">
              <w:rPr>
                <w:sz w:val="20"/>
                <w:szCs w:val="20"/>
              </w:rPr>
              <w:t>Drafted the components, routes, role guard, styles and 11 unit tests from the PED’s wireframes and endpoint contract. Suggested one PR per wireframe.</w:t>
            </w:r>
          </w:p>
        </w:tc>
        <w:tc>
          <w:tcPr>
            <w:tcW w:w="1599" w:type="dxa"/>
          </w:tcPr>
          <w:p w14:paraId="2861CAD0" w14:textId="77777777" w:rsidR="001A3E09" w:rsidRDefault="001A3E09">
            <w:pPr>
              <w:rPr>
                <w:sz w:val="20"/>
                <w:szCs w:val="20"/>
              </w:rPr>
            </w:pPr>
            <w:r w:rsidRPr="001A3E09">
              <w:rPr>
                <w:sz w:val="20"/>
                <w:szCs w:val="20"/>
              </w:rPr>
              <w:t>I checked every wireframe marker and the 22.3 accessibility rules against the screens, ran the app and went through each role myself, and ran the build and tests (11/11) on each branch before committing. PRs #6, #8 and #9 were each approved by both teammates.</w:t>
            </w:r>
          </w:p>
        </w:tc>
        <w:tc>
          <w:tcPr>
            <w:tcW w:w="1302" w:type="dxa"/>
          </w:tcPr>
          <w:p w14:paraId="4AAE5B90" w14:textId="77777777" w:rsidR="001A3E09" w:rsidRDefault="001A3E09">
            <w:pPr>
              <w:rPr>
                <w:sz w:val="20"/>
                <w:szCs w:val="20"/>
              </w:rPr>
            </w:pPr>
            <w:r w:rsidRPr="001A3E09">
              <w:rPr>
                <w:sz w:val="20"/>
                <w:szCs w:val="20"/>
              </w:rPr>
              <w:t>Accepted with corrections, committed by me as three PRs, merged in order. The in-memory client was later replaced by the real API (PR #16).</w:t>
            </w:r>
          </w:p>
        </w:tc>
        <w:tc>
          <w:tcPr>
            <w:tcW w:w="1417" w:type="dxa"/>
          </w:tcPr>
          <w:p w14:paraId="1DFB8087" w14:textId="77777777" w:rsidR="001A3E09" w:rsidRPr="001A3E09" w:rsidRDefault="001A3E09" w:rsidP="001A3E09">
            <w:pPr>
              <w:rPr>
                <w:sz w:val="20"/>
                <w:szCs w:val="20"/>
              </w:rPr>
            </w:pPr>
            <w:r w:rsidRPr="001A3E09">
              <w:rPr>
                <w:sz w:val="20"/>
                <w:szCs w:val="20"/>
              </w:rPr>
              <w:t xml:space="preserve">The date filter used </w:t>
            </w:r>
            <w:proofErr w:type="spellStart"/>
            <w:r w:rsidRPr="001A3E09">
              <w:rPr>
                <w:sz w:val="20"/>
                <w:szCs w:val="20"/>
              </w:rPr>
              <w:t>toISOString</w:t>
            </w:r>
            <w:proofErr w:type="spellEnd"/>
            <w:r w:rsidRPr="001A3E09">
              <w:rPr>
                <w:sz w:val="20"/>
                <w:szCs w:val="20"/>
              </w:rPr>
              <w:t>(), which shifted dates a day in UTC+2. Fixed before committing.</w:t>
            </w:r>
          </w:p>
          <w:p w14:paraId="547E6D05" w14:textId="77777777" w:rsidR="001A3E09" w:rsidRPr="001A3E09" w:rsidRDefault="001A3E09" w:rsidP="001A3E09">
            <w:pPr>
              <w:rPr>
                <w:sz w:val="20"/>
                <w:szCs w:val="20"/>
              </w:rPr>
            </w:pPr>
            <w:r w:rsidRPr="001A3E09">
              <w:rPr>
                <w:sz w:val="20"/>
                <w:szCs w:val="20"/>
              </w:rPr>
              <w:t>The default date range hid the seed data, so it was changed to the last 30 days.</w:t>
            </w:r>
          </w:p>
          <w:p w14:paraId="11293894" w14:textId="77777777" w:rsidR="001A3E09" w:rsidRDefault="001A3E09" w:rsidP="001A3E09">
            <w:pPr>
              <w:rPr>
                <w:sz w:val="20"/>
                <w:szCs w:val="20"/>
              </w:rPr>
            </w:pPr>
            <w:r w:rsidRPr="001A3E09">
              <w:rPr>
                <w:sz w:val="20"/>
                <w:szCs w:val="20"/>
              </w:rPr>
              <w:t>“Assign to handler” needs an endpoint that isn’t in the API contract. I flagged it as a change request.</w:t>
            </w:r>
          </w:p>
        </w:tc>
      </w:tr>
      <w:tr w:rsidR="001A3E09" w14:paraId="01E4359B" w14:textId="77777777">
        <w:trPr>
          <w:trHeight w:val="63"/>
        </w:trPr>
        <w:tc>
          <w:tcPr>
            <w:tcW w:w="1207" w:type="dxa"/>
          </w:tcPr>
          <w:p w14:paraId="54A60824" w14:textId="77777777" w:rsidR="001A3E09" w:rsidRPr="001A3E09" w:rsidRDefault="001A3E09">
            <w:pPr>
              <w:rPr>
                <w:sz w:val="20"/>
                <w:szCs w:val="20"/>
              </w:rPr>
            </w:pPr>
            <w:r w:rsidRPr="001A3E09">
              <w:rPr>
                <w:sz w:val="20"/>
                <w:szCs w:val="20"/>
              </w:rPr>
              <w:lastRenderedPageBreak/>
              <w:t>14/10/2026 – 16/10/2026</w:t>
            </w:r>
          </w:p>
        </w:tc>
        <w:tc>
          <w:tcPr>
            <w:tcW w:w="944" w:type="dxa"/>
          </w:tcPr>
          <w:p w14:paraId="009338E7" w14:textId="77777777" w:rsidR="001A3E09" w:rsidRDefault="001A3E09">
            <w:pPr>
              <w:rPr>
                <w:sz w:val="20"/>
                <w:szCs w:val="20"/>
              </w:rPr>
            </w:pPr>
            <w:r w:rsidRPr="001A3E09">
              <w:rPr>
                <w:sz w:val="20"/>
                <w:szCs w:val="20"/>
              </w:rPr>
              <w:t>Eduard Herman</w:t>
            </w:r>
          </w:p>
          <w:p w14:paraId="2AFAB802" w14:textId="77777777" w:rsidR="001A3E09" w:rsidRPr="001A3E09" w:rsidRDefault="001A3E09" w:rsidP="001A3E09">
            <w:pPr>
              <w:rPr>
                <w:sz w:val="20"/>
                <w:szCs w:val="20"/>
              </w:rPr>
            </w:pPr>
          </w:p>
        </w:tc>
        <w:tc>
          <w:tcPr>
            <w:tcW w:w="957" w:type="dxa"/>
          </w:tcPr>
          <w:p w14:paraId="6F71E025" w14:textId="77777777" w:rsidR="001A3E09" w:rsidRPr="001A3E09" w:rsidRDefault="001A3E09">
            <w:pPr>
              <w:rPr>
                <w:sz w:val="20"/>
                <w:szCs w:val="20"/>
              </w:rPr>
            </w:pPr>
            <w:r w:rsidRPr="001A3E09">
              <w:rPr>
                <w:sz w:val="20"/>
                <w:szCs w:val="20"/>
              </w:rPr>
              <w:t>Claude (Claude Code desktop app)</w:t>
            </w:r>
          </w:p>
        </w:tc>
        <w:tc>
          <w:tcPr>
            <w:tcW w:w="1431" w:type="dxa"/>
          </w:tcPr>
          <w:p w14:paraId="7EB0D25A" w14:textId="77777777" w:rsidR="001A3E09" w:rsidRPr="001A3E09" w:rsidRDefault="001A3E09" w:rsidP="001A3E09">
            <w:pPr>
              <w:jc w:val="center"/>
              <w:rPr>
                <w:sz w:val="20"/>
                <w:szCs w:val="20"/>
              </w:rPr>
            </w:pPr>
            <w:r w:rsidRPr="001A3E09">
              <w:rPr>
                <w:sz w:val="20"/>
                <w:szCs w:val="20"/>
              </w:rPr>
              <w:t>Diagnosing failing tests and local setup problems</w:t>
            </w:r>
          </w:p>
        </w:tc>
        <w:tc>
          <w:tcPr>
            <w:tcW w:w="1283" w:type="dxa"/>
          </w:tcPr>
          <w:p w14:paraId="6082C64C" w14:textId="77777777" w:rsidR="001A3E09" w:rsidRPr="001A3E09" w:rsidRDefault="001A3E09" w:rsidP="001A3E09">
            <w:pPr>
              <w:rPr>
                <w:sz w:val="20"/>
                <w:szCs w:val="20"/>
              </w:rPr>
            </w:pPr>
            <w:r w:rsidRPr="001A3E09">
              <w:rPr>
                <w:sz w:val="20"/>
                <w:szCs w:val="20"/>
              </w:rPr>
              <w:t>Found the root causes of:</w:t>
            </w:r>
          </w:p>
          <w:p w14:paraId="13FE3857" w14:textId="77777777" w:rsidR="001A3E09" w:rsidRPr="001A3E09" w:rsidRDefault="001A3E09" w:rsidP="001A3E09">
            <w:pPr>
              <w:rPr>
                <w:sz w:val="20"/>
                <w:szCs w:val="20"/>
              </w:rPr>
            </w:pPr>
            <w:r w:rsidRPr="001A3E09">
              <w:rPr>
                <w:sz w:val="20"/>
                <w:szCs w:val="20"/>
              </w:rPr>
              <w:t xml:space="preserve">the </w:t>
            </w:r>
            <w:proofErr w:type="spellStart"/>
            <w:r w:rsidRPr="001A3E09">
              <w:rPr>
                <w:sz w:val="20"/>
                <w:szCs w:val="20"/>
              </w:rPr>
              <w:t>JwtSecurityTest.noTokenNoUser</w:t>
            </w:r>
            <w:proofErr w:type="spellEnd"/>
            <w:r w:rsidRPr="001A3E09">
              <w:rPr>
                <w:sz w:val="20"/>
                <w:szCs w:val="20"/>
              </w:rPr>
              <w:t xml:space="preserve"> failure (</w:t>
            </w:r>
            <w:proofErr w:type="spellStart"/>
            <w:r w:rsidRPr="001A3E09">
              <w:rPr>
                <w:sz w:val="20"/>
                <w:szCs w:val="20"/>
              </w:rPr>
              <w:t>CurrentUserService</w:t>
            </w:r>
            <w:proofErr w:type="spellEnd"/>
            <w:r w:rsidRPr="001A3E09">
              <w:rPr>
                <w:sz w:val="20"/>
                <w:szCs w:val="20"/>
              </w:rPr>
              <w:t xml:space="preserve"> threw </w:t>
            </w:r>
            <w:proofErr w:type="spellStart"/>
            <w:r w:rsidRPr="001A3E09">
              <w:rPr>
                <w:sz w:val="20"/>
                <w:szCs w:val="20"/>
              </w:rPr>
              <w:t>ResponseStatusException</w:t>
            </w:r>
            <w:proofErr w:type="spellEnd"/>
            <w:r w:rsidRPr="001A3E09">
              <w:rPr>
                <w:sz w:val="20"/>
                <w:szCs w:val="20"/>
              </w:rPr>
              <w:t xml:space="preserve"> instead of the PED error model)</w:t>
            </w:r>
          </w:p>
          <w:p w14:paraId="1AC41635" w14:textId="77777777" w:rsidR="001A3E09" w:rsidRPr="001A3E09" w:rsidRDefault="001A3E09" w:rsidP="001A3E09">
            <w:pPr>
              <w:rPr>
                <w:sz w:val="20"/>
                <w:szCs w:val="20"/>
              </w:rPr>
            </w:pPr>
            <w:r w:rsidRPr="001A3E09">
              <w:rPr>
                <w:sz w:val="20"/>
                <w:szCs w:val="20"/>
              </w:rPr>
              <w:t>the mvnw.cmd line-ending change (</w:t>
            </w:r>
            <w:proofErr w:type="spellStart"/>
            <w:r w:rsidRPr="001A3E09">
              <w:rPr>
                <w:sz w:val="20"/>
                <w:szCs w:val="20"/>
              </w:rPr>
              <w:t>Dependabot</w:t>
            </w:r>
            <w:proofErr w:type="spellEnd"/>
            <w:r w:rsidRPr="001A3E09">
              <w:rPr>
                <w:sz w:val="20"/>
                <w:szCs w:val="20"/>
              </w:rPr>
              <w:t xml:space="preserve"> committed CRLF)</w:t>
            </w:r>
          </w:p>
          <w:p w14:paraId="6F94B65C" w14:textId="77777777" w:rsidR="001A3E09" w:rsidRPr="001A3E09" w:rsidRDefault="001A3E09" w:rsidP="001A3E09">
            <w:pPr>
              <w:rPr>
                <w:sz w:val="20"/>
                <w:szCs w:val="20"/>
              </w:rPr>
            </w:pPr>
            <w:r w:rsidRPr="001A3E09">
              <w:rPr>
                <w:sz w:val="20"/>
                <w:szCs w:val="20"/>
              </w:rPr>
              <w:t>the IntelliJ Maven import error (Maven 3.10 wrapper)</w:t>
            </w:r>
          </w:p>
          <w:p w14:paraId="3724CFB9" w14:textId="77777777" w:rsidR="001A3E09" w:rsidRPr="001A3E09" w:rsidRDefault="001A3E09" w:rsidP="001A3E09">
            <w:pPr>
              <w:rPr>
                <w:sz w:val="20"/>
                <w:szCs w:val="20"/>
              </w:rPr>
            </w:pPr>
            <w:r w:rsidRPr="001A3E09">
              <w:rPr>
                <w:sz w:val="20"/>
                <w:szCs w:val="20"/>
              </w:rPr>
              <w:t xml:space="preserve">frontend tests not starting (Node 22.13 too old for </w:t>
            </w:r>
            <w:proofErr w:type="spellStart"/>
            <w:r w:rsidRPr="001A3E09">
              <w:rPr>
                <w:sz w:val="20"/>
                <w:szCs w:val="20"/>
              </w:rPr>
              <w:t>jsdom</w:t>
            </w:r>
            <w:proofErr w:type="spellEnd"/>
            <w:r w:rsidRPr="001A3E09">
              <w:rPr>
                <w:sz w:val="20"/>
                <w:szCs w:val="20"/>
              </w:rPr>
              <w:t xml:space="preserve"> 30)</w:t>
            </w:r>
          </w:p>
          <w:p w14:paraId="1A41C00E" w14:textId="77777777" w:rsidR="001A3E09" w:rsidRPr="001A3E09" w:rsidRDefault="001A3E09" w:rsidP="001A3E09">
            <w:pPr>
              <w:rPr>
                <w:sz w:val="20"/>
                <w:szCs w:val="20"/>
              </w:rPr>
            </w:pPr>
            <w:r w:rsidRPr="001A3E09">
              <w:rPr>
                <w:sz w:val="20"/>
                <w:szCs w:val="20"/>
              </w:rPr>
              <w:t xml:space="preserve">the 5 </w:t>
            </w:r>
            <w:proofErr w:type="spellStart"/>
            <w:r w:rsidRPr="001A3E09">
              <w:rPr>
                <w:sz w:val="20"/>
                <w:szCs w:val="20"/>
              </w:rPr>
              <w:t>npm</w:t>
            </w:r>
            <w:proofErr w:type="spellEnd"/>
            <w:r w:rsidRPr="001A3E09">
              <w:rPr>
                <w:sz w:val="20"/>
                <w:szCs w:val="20"/>
              </w:rPr>
              <w:t xml:space="preserve"> audit findings (all Angular dev tooling)</w:t>
            </w:r>
          </w:p>
          <w:p w14:paraId="67719660" w14:textId="77777777" w:rsidR="001A3E09" w:rsidRPr="001A3E09" w:rsidRDefault="001A3E09" w:rsidP="001A3E09">
            <w:pPr>
              <w:rPr>
                <w:sz w:val="20"/>
                <w:szCs w:val="20"/>
              </w:rPr>
            </w:pPr>
            <w:r w:rsidRPr="001A3E09">
              <w:rPr>
                <w:sz w:val="20"/>
                <w:szCs w:val="20"/>
              </w:rPr>
              <w:t>the integration-test guard (D-33)</w:t>
            </w:r>
          </w:p>
        </w:tc>
        <w:tc>
          <w:tcPr>
            <w:tcW w:w="1599" w:type="dxa"/>
          </w:tcPr>
          <w:p w14:paraId="0BA2D10C" w14:textId="77777777" w:rsidR="001A3E09" w:rsidRPr="001A3E09" w:rsidRDefault="001A3E09">
            <w:pPr>
              <w:rPr>
                <w:sz w:val="20"/>
                <w:szCs w:val="20"/>
              </w:rPr>
            </w:pPr>
            <w:r w:rsidRPr="001A3E09">
              <w:rPr>
                <w:sz w:val="20"/>
                <w:szCs w:val="20"/>
              </w:rPr>
              <w:t>Reproduced each problem, tested each proposed fix in a separate copy of the repo first, then re-ran the full suites (73 → 188 backend tests, 38 frontend tests).</w:t>
            </w:r>
          </w:p>
        </w:tc>
        <w:tc>
          <w:tcPr>
            <w:tcW w:w="1302" w:type="dxa"/>
          </w:tcPr>
          <w:p w14:paraId="003A699E" w14:textId="77777777" w:rsidR="001A3E09" w:rsidRPr="001A3E09" w:rsidRDefault="001A3E09">
            <w:pPr>
              <w:rPr>
                <w:sz w:val="20"/>
                <w:szCs w:val="20"/>
              </w:rPr>
            </w:pPr>
            <w:r w:rsidRPr="001A3E09">
              <w:rPr>
                <w:sz w:val="20"/>
                <w:szCs w:val="20"/>
              </w:rPr>
              <w:t>Fixes passed on to the code owners, or applied locally (Node upgrade, IntelliJ “Bundled Maven” setting). The JWT fix was reported to the author.</w:t>
            </w:r>
          </w:p>
        </w:tc>
        <w:tc>
          <w:tcPr>
            <w:tcW w:w="1417" w:type="dxa"/>
          </w:tcPr>
          <w:p w14:paraId="5BF284F9" w14:textId="77777777" w:rsidR="001A3E09" w:rsidRPr="001A3E09" w:rsidRDefault="001A3E09" w:rsidP="001A3E09">
            <w:pPr>
              <w:rPr>
                <w:sz w:val="20"/>
                <w:szCs w:val="20"/>
              </w:rPr>
            </w:pPr>
            <w:r w:rsidRPr="001A3E09">
              <w:rPr>
                <w:sz w:val="20"/>
                <w:szCs w:val="20"/>
              </w:rPr>
              <w:t>The AI first misread an IntelliJ test run as only one test (it was a stale run configuration), and corrected this after seeing the test tree.</w:t>
            </w:r>
          </w:p>
        </w:tc>
      </w:tr>
      <w:tr w:rsidR="001A3E09" w14:paraId="6E56703D" w14:textId="77777777">
        <w:trPr>
          <w:trHeight w:val="63"/>
        </w:trPr>
        <w:tc>
          <w:tcPr>
            <w:tcW w:w="1207" w:type="dxa"/>
          </w:tcPr>
          <w:p w14:paraId="2AE92173" w14:textId="77777777" w:rsidR="001A3E09" w:rsidRPr="001A3E09" w:rsidRDefault="001A3E09">
            <w:pPr>
              <w:rPr>
                <w:sz w:val="20"/>
                <w:szCs w:val="20"/>
              </w:rPr>
            </w:pPr>
            <w:r w:rsidRPr="001A3E09">
              <w:rPr>
                <w:sz w:val="20"/>
                <w:szCs w:val="20"/>
              </w:rPr>
              <w:t>16/10/2026</w:t>
            </w:r>
          </w:p>
        </w:tc>
        <w:tc>
          <w:tcPr>
            <w:tcW w:w="944" w:type="dxa"/>
          </w:tcPr>
          <w:p w14:paraId="4CB4FDB7" w14:textId="77777777" w:rsidR="001A3E09" w:rsidRPr="001A3E09" w:rsidRDefault="001A3E09">
            <w:pPr>
              <w:rPr>
                <w:sz w:val="20"/>
                <w:szCs w:val="20"/>
              </w:rPr>
            </w:pPr>
            <w:r w:rsidRPr="001A3E09">
              <w:rPr>
                <w:sz w:val="20"/>
                <w:szCs w:val="20"/>
              </w:rPr>
              <w:t>Chanri Du Randt</w:t>
            </w:r>
          </w:p>
        </w:tc>
        <w:tc>
          <w:tcPr>
            <w:tcW w:w="957" w:type="dxa"/>
          </w:tcPr>
          <w:p w14:paraId="56762427" w14:textId="77777777" w:rsidR="001A3E09" w:rsidRPr="001A3E09" w:rsidRDefault="001A3E09">
            <w:pPr>
              <w:rPr>
                <w:sz w:val="20"/>
                <w:szCs w:val="20"/>
              </w:rPr>
            </w:pPr>
            <w:r w:rsidRPr="001A3E09">
              <w:rPr>
                <w:sz w:val="20"/>
                <w:szCs w:val="20"/>
              </w:rPr>
              <w:t>Claude</w:t>
            </w:r>
          </w:p>
        </w:tc>
        <w:tc>
          <w:tcPr>
            <w:tcW w:w="1431" w:type="dxa"/>
          </w:tcPr>
          <w:p w14:paraId="0D55E1BC" w14:textId="77777777" w:rsidR="001A3E09" w:rsidRPr="001A3E09" w:rsidRDefault="001A3E09" w:rsidP="001A3E09">
            <w:pPr>
              <w:jc w:val="center"/>
              <w:rPr>
                <w:sz w:val="20"/>
                <w:szCs w:val="20"/>
              </w:rPr>
            </w:pPr>
            <w:r w:rsidRPr="001A3E09">
              <w:rPr>
                <w:sz w:val="20"/>
                <w:szCs w:val="20"/>
              </w:rPr>
              <w:t>ERD v3 from the current schema</w:t>
            </w:r>
          </w:p>
        </w:tc>
        <w:tc>
          <w:tcPr>
            <w:tcW w:w="1283" w:type="dxa"/>
          </w:tcPr>
          <w:p w14:paraId="32C19C8D" w14:textId="77777777" w:rsidR="001A3E09" w:rsidRPr="001A3E09" w:rsidRDefault="001A3E09" w:rsidP="001A3E09">
            <w:pPr>
              <w:rPr>
                <w:sz w:val="20"/>
                <w:szCs w:val="20"/>
              </w:rPr>
            </w:pPr>
            <w:r w:rsidRPr="001A3E09">
              <w:rPr>
                <w:sz w:val="20"/>
                <w:szCs w:val="20"/>
              </w:rPr>
              <w:t>Read the database build script and Flyway migrations V1 to V7 and generated the ERD.</w:t>
            </w:r>
          </w:p>
        </w:tc>
        <w:tc>
          <w:tcPr>
            <w:tcW w:w="1599" w:type="dxa"/>
          </w:tcPr>
          <w:p w14:paraId="489F89FD" w14:textId="77777777" w:rsidR="001A3E09" w:rsidRPr="001A3E09" w:rsidRDefault="001A3E09">
            <w:pPr>
              <w:rPr>
                <w:sz w:val="20"/>
                <w:szCs w:val="20"/>
              </w:rPr>
            </w:pPr>
            <w:r w:rsidRPr="001A3E09">
              <w:rPr>
                <w:sz w:val="20"/>
                <w:szCs w:val="20"/>
              </w:rPr>
              <w:t xml:space="preserve">Tables, columns, types and foreign keys checked against the build script and migrations. Diagram rendered in draw.io and every relationship end checked: </w:t>
            </w:r>
            <w:r w:rsidRPr="001A3E09">
              <w:rPr>
                <w:sz w:val="20"/>
                <w:szCs w:val="20"/>
              </w:rPr>
              <w:lastRenderedPageBreak/>
              <w:t>exactly one at the parent (zero or one for nullable foreign keys), zero or many at the child. Production build script confirmed to have the same tables and keys.</w:t>
            </w:r>
          </w:p>
        </w:tc>
        <w:tc>
          <w:tcPr>
            <w:tcW w:w="1302" w:type="dxa"/>
          </w:tcPr>
          <w:p w14:paraId="2B7D94AA" w14:textId="77777777" w:rsidR="001A3E09" w:rsidRPr="001A3E09" w:rsidRDefault="001A3E09">
            <w:pPr>
              <w:rPr>
                <w:sz w:val="20"/>
                <w:szCs w:val="20"/>
              </w:rPr>
            </w:pPr>
            <w:r w:rsidRPr="001A3E09">
              <w:rPr>
                <w:sz w:val="20"/>
                <w:szCs w:val="20"/>
              </w:rPr>
              <w:lastRenderedPageBreak/>
              <w:t xml:space="preserve">Accepted. The M2 Entities and Relationships tables were kept as the baseline, with a note pointing to ERD v3, instead of </w:t>
            </w:r>
            <w:r w:rsidRPr="001A3E09">
              <w:rPr>
                <w:sz w:val="20"/>
                <w:szCs w:val="20"/>
              </w:rPr>
              <w:lastRenderedPageBreak/>
              <w:t>being overwritten.</w:t>
            </w:r>
          </w:p>
        </w:tc>
        <w:tc>
          <w:tcPr>
            <w:tcW w:w="1417" w:type="dxa"/>
          </w:tcPr>
          <w:p w14:paraId="0BBD0ADD" w14:textId="77777777" w:rsidR="001A3E09" w:rsidRPr="001A3E09" w:rsidRDefault="001A3E09" w:rsidP="001A3E09">
            <w:pPr>
              <w:rPr>
                <w:sz w:val="20"/>
                <w:szCs w:val="20"/>
              </w:rPr>
            </w:pPr>
            <w:r w:rsidRPr="001A3E09">
              <w:rPr>
                <w:sz w:val="20"/>
                <w:szCs w:val="20"/>
              </w:rPr>
              <w:lastRenderedPageBreak/>
              <w:t xml:space="preserve">ERD v2 no longer matched the code: it still had Version, </w:t>
            </w:r>
            <w:proofErr w:type="spellStart"/>
            <w:r w:rsidRPr="001A3E09">
              <w:rPr>
                <w:sz w:val="20"/>
                <w:szCs w:val="20"/>
              </w:rPr>
              <w:t>FromStatus</w:t>
            </w:r>
            <w:proofErr w:type="spellEnd"/>
            <w:r w:rsidRPr="001A3E09">
              <w:rPr>
                <w:sz w:val="20"/>
                <w:szCs w:val="20"/>
              </w:rPr>
              <w:t>/</w:t>
            </w:r>
            <w:proofErr w:type="spellStart"/>
            <w:r w:rsidRPr="001A3E09">
              <w:rPr>
                <w:sz w:val="20"/>
                <w:szCs w:val="20"/>
              </w:rPr>
              <w:t>ToStatus</w:t>
            </w:r>
            <w:proofErr w:type="spellEnd"/>
            <w:r w:rsidRPr="001A3E09">
              <w:rPr>
                <w:sz w:val="20"/>
                <w:szCs w:val="20"/>
              </w:rPr>
              <w:t xml:space="preserve"> and </w:t>
            </w:r>
            <w:proofErr w:type="spellStart"/>
            <w:r w:rsidRPr="001A3E09">
              <w:rPr>
                <w:sz w:val="20"/>
                <w:szCs w:val="20"/>
              </w:rPr>
              <w:t>EmployeeCategory</w:t>
            </w:r>
            <w:proofErr w:type="spellEnd"/>
            <w:r w:rsidRPr="001A3E09">
              <w:rPr>
                <w:sz w:val="20"/>
                <w:szCs w:val="20"/>
              </w:rPr>
              <w:t>, and its data-</w:t>
            </w:r>
            <w:proofErr w:type="spellStart"/>
            <w:r w:rsidRPr="001A3E09">
              <w:rPr>
                <w:sz w:val="20"/>
                <w:szCs w:val="20"/>
              </w:rPr>
              <w:t>minimisation</w:t>
            </w:r>
            <w:proofErr w:type="spellEnd"/>
            <w:r w:rsidRPr="001A3E09">
              <w:rPr>
                <w:sz w:val="20"/>
                <w:szCs w:val="20"/>
              </w:rPr>
              <w:t xml:space="preserve"> change was </w:t>
            </w:r>
            <w:r w:rsidRPr="001A3E09">
              <w:rPr>
                <w:sz w:val="20"/>
                <w:szCs w:val="20"/>
              </w:rPr>
              <w:lastRenderedPageBreak/>
              <w:t>never applied (TD-03).</w:t>
            </w:r>
          </w:p>
        </w:tc>
      </w:tr>
      <w:tr w:rsidR="001A3E09" w14:paraId="56079CD6" w14:textId="77777777">
        <w:trPr>
          <w:trHeight w:val="63"/>
        </w:trPr>
        <w:tc>
          <w:tcPr>
            <w:tcW w:w="1207" w:type="dxa"/>
          </w:tcPr>
          <w:p w14:paraId="051CB798" w14:textId="77777777" w:rsidR="001A3E09" w:rsidRPr="001A3E09" w:rsidRDefault="001A3E09">
            <w:pPr>
              <w:rPr>
                <w:sz w:val="20"/>
                <w:szCs w:val="20"/>
              </w:rPr>
            </w:pPr>
            <w:r w:rsidRPr="001A3E09">
              <w:rPr>
                <w:sz w:val="20"/>
                <w:szCs w:val="20"/>
              </w:rPr>
              <w:lastRenderedPageBreak/>
              <w:t>16/10/2026</w:t>
            </w:r>
          </w:p>
        </w:tc>
        <w:tc>
          <w:tcPr>
            <w:tcW w:w="944" w:type="dxa"/>
          </w:tcPr>
          <w:p w14:paraId="39BBF732" w14:textId="77777777" w:rsidR="001A3E09" w:rsidRPr="001A3E09" w:rsidRDefault="001A3E09">
            <w:pPr>
              <w:rPr>
                <w:sz w:val="20"/>
                <w:szCs w:val="20"/>
              </w:rPr>
            </w:pPr>
            <w:r w:rsidRPr="001A3E09">
              <w:rPr>
                <w:sz w:val="20"/>
                <w:szCs w:val="20"/>
              </w:rPr>
              <w:t>Chanri Du Randt</w:t>
            </w:r>
          </w:p>
        </w:tc>
        <w:tc>
          <w:tcPr>
            <w:tcW w:w="957" w:type="dxa"/>
          </w:tcPr>
          <w:p w14:paraId="7B06FCBF" w14:textId="77777777" w:rsidR="001A3E09" w:rsidRPr="001A3E09" w:rsidRDefault="001A3E09">
            <w:pPr>
              <w:rPr>
                <w:sz w:val="20"/>
                <w:szCs w:val="20"/>
              </w:rPr>
            </w:pPr>
            <w:r w:rsidRPr="001A3E09">
              <w:rPr>
                <w:sz w:val="20"/>
                <w:szCs w:val="20"/>
              </w:rPr>
              <w:t>Claude</w:t>
            </w:r>
          </w:p>
        </w:tc>
        <w:tc>
          <w:tcPr>
            <w:tcW w:w="1431" w:type="dxa"/>
          </w:tcPr>
          <w:p w14:paraId="561B2572" w14:textId="77777777" w:rsidR="001A3E09" w:rsidRPr="001A3E09" w:rsidRDefault="001A3E09" w:rsidP="001A3E09">
            <w:pPr>
              <w:jc w:val="center"/>
              <w:rPr>
                <w:sz w:val="20"/>
                <w:szCs w:val="20"/>
              </w:rPr>
            </w:pPr>
            <w:r w:rsidRPr="001A3E09">
              <w:rPr>
                <w:sz w:val="20"/>
                <w:szCs w:val="20"/>
              </w:rPr>
              <w:t>Manual test log, k6 results and finishing PED v3.0</w:t>
            </w:r>
          </w:p>
        </w:tc>
        <w:tc>
          <w:tcPr>
            <w:tcW w:w="1283" w:type="dxa"/>
          </w:tcPr>
          <w:p w14:paraId="6A785C34" w14:textId="77777777" w:rsidR="001A3E09" w:rsidRPr="001A3E09" w:rsidRDefault="001A3E09" w:rsidP="001A3E09">
            <w:pPr>
              <w:rPr>
                <w:sz w:val="20"/>
                <w:szCs w:val="20"/>
              </w:rPr>
            </w:pPr>
            <w:r w:rsidRPr="001A3E09">
              <w:rPr>
                <w:sz w:val="20"/>
                <w:szCs w:val="20"/>
              </w:rPr>
              <w:t>Checked the manual test log; moved it to docs/; added the k6 stress-probe table and interpretation; recorded the release candidate, CI run, staging URL and the Prod smoke-test results.</w:t>
            </w:r>
          </w:p>
        </w:tc>
        <w:tc>
          <w:tcPr>
            <w:tcW w:w="1599" w:type="dxa"/>
          </w:tcPr>
          <w:p w14:paraId="26763645" w14:textId="77777777" w:rsidR="001A3E09" w:rsidRPr="001A3E09" w:rsidRDefault="001A3E09">
            <w:pPr>
              <w:rPr>
                <w:sz w:val="20"/>
                <w:szCs w:val="20"/>
              </w:rPr>
            </w:pPr>
            <w:r w:rsidRPr="001A3E09">
              <w:rPr>
                <w:sz w:val="20"/>
                <w:szCs w:val="20"/>
              </w:rPr>
              <w:t>Every k6 figure checked against the raw output in perf/results/ and the test was run on my laptop. Release CI run and the tag’s commit checked on GitHub. Staging health check called. PED checked against the Word schema and rendered in Word. The Prod smoke tests themselves were run by Clarissa Bierman, not the AI.</w:t>
            </w:r>
          </w:p>
        </w:tc>
        <w:tc>
          <w:tcPr>
            <w:tcW w:w="1302" w:type="dxa"/>
          </w:tcPr>
          <w:p w14:paraId="200CC6D1" w14:textId="7F2F501B" w:rsidR="001A3E09" w:rsidRPr="001A3E09" w:rsidRDefault="001A3E09">
            <w:pPr>
              <w:rPr>
                <w:sz w:val="20"/>
                <w:szCs w:val="20"/>
              </w:rPr>
            </w:pPr>
            <w:r w:rsidRPr="001A3E09">
              <w:rPr>
                <w:sz w:val="20"/>
                <w:szCs w:val="20"/>
              </w:rPr>
              <w:t>Accepted by Chanri; goes through PR review like other changes.</w:t>
            </w:r>
            <w:r w:rsidR="00224E34">
              <w:rPr>
                <w:sz w:val="20"/>
                <w:szCs w:val="20"/>
              </w:rPr>
              <w:t xml:space="preserve"> </w:t>
            </w:r>
          </w:p>
        </w:tc>
        <w:tc>
          <w:tcPr>
            <w:tcW w:w="1417" w:type="dxa"/>
          </w:tcPr>
          <w:p w14:paraId="2533F9EC" w14:textId="77777777" w:rsidR="001A3E09" w:rsidRPr="001A3E09" w:rsidRDefault="001A3E09" w:rsidP="001A3E09">
            <w:pPr>
              <w:rPr>
                <w:sz w:val="20"/>
                <w:szCs w:val="20"/>
              </w:rPr>
            </w:pPr>
            <w:r w:rsidRPr="001A3E09">
              <w:rPr>
                <w:sz w:val="20"/>
                <w:szCs w:val="20"/>
              </w:rPr>
              <w:t>MT-16/MT-17 used the same request (corrected by the tester); PR #34 was merged without the test-log commit; the NFR-004/NFR-005 entries were swapped; leftover placeholder text in the submission block; the PED said to run E2E and k6 against staging, which can’t use dummy accounts (D-31).</w:t>
            </w:r>
          </w:p>
        </w:tc>
      </w:tr>
      <w:tr w:rsidR="001A3E09" w14:paraId="6FEE9382" w14:textId="77777777">
        <w:trPr>
          <w:trHeight w:val="63"/>
        </w:trPr>
        <w:tc>
          <w:tcPr>
            <w:tcW w:w="1207" w:type="dxa"/>
          </w:tcPr>
          <w:p w14:paraId="7D18B03B" w14:textId="77777777" w:rsidR="001A3E09" w:rsidRPr="001A3E09" w:rsidRDefault="001A3E09">
            <w:pPr>
              <w:rPr>
                <w:sz w:val="20"/>
                <w:szCs w:val="20"/>
              </w:rPr>
            </w:pPr>
            <w:r w:rsidRPr="001A3E09">
              <w:rPr>
                <w:sz w:val="20"/>
                <w:szCs w:val="20"/>
              </w:rPr>
              <w:t>13/10/2026</w:t>
            </w:r>
          </w:p>
        </w:tc>
        <w:tc>
          <w:tcPr>
            <w:tcW w:w="944" w:type="dxa"/>
          </w:tcPr>
          <w:p w14:paraId="372DB641" w14:textId="77777777" w:rsidR="001A3E09" w:rsidRPr="001A3E09" w:rsidRDefault="001A3E09">
            <w:pPr>
              <w:rPr>
                <w:sz w:val="20"/>
                <w:szCs w:val="20"/>
              </w:rPr>
            </w:pPr>
            <w:r w:rsidRPr="001A3E09">
              <w:rPr>
                <w:sz w:val="20"/>
                <w:szCs w:val="20"/>
              </w:rPr>
              <w:t>Clarissa Bierman</w:t>
            </w:r>
          </w:p>
        </w:tc>
        <w:tc>
          <w:tcPr>
            <w:tcW w:w="957" w:type="dxa"/>
          </w:tcPr>
          <w:p w14:paraId="6FB5A7F6" w14:textId="77777777" w:rsidR="001A3E09" w:rsidRPr="001A3E09" w:rsidRDefault="001A3E09">
            <w:pPr>
              <w:rPr>
                <w:sz w:val="20"/>
                <w:szCs w:val="20"/>
              </w:rPr>
            </w:pPr>
            <w:r w:rsidRPr="001A3E09">
              <w:rPr>
                <w:sz w:val="20"/>
                <w:szCs w:val="20"/>
              </w:rPr>
              <w:t>Claude</w:t>
            </w:r>
          </w:p>
        </w:tc>
        <w:tc>
          <w:tcPr>
            <w:tcW w:w="1431" w:type="dxa"/>
          </w:tcPr>
          <w:p w14:paraId="26F98C18" w14:textId="77777777" w:rsidR="001A3E09" w:rsidRPr="001A3E09" w:rsidRDefault="001A3E09" w:rsidP="001A3E09">
            <w:pPr>
              <w:jc w:val="center"/>
              <w:rPr>
                <w:sz w:val="20"/>
                <w:szCs w:val="20"/>
              </w:rPr>
            </w:pPr>
            <w:r w:rsidRPr="001A3E09">
              <w:rPr>
                <w:sz w:val="20"/>
                <w:szCs w:val="20"/>
              </w:rPr>
              <w:t>Register and login pages; local setup and backend startup fix</w:t>
            </w:r>
          </w:p>
        </w:tc>
        <w:tc>
          <w:tcPr>
            <w:tcW w:w="1283" w:type="dxa"/>
          </w:tcPr>
          <w:p w14:paraId="4E8034C8" w14:textId="77777777" w:rsidR="001A3E09" w:rsidRPr="001A3E09" w:rsidRDefault="001A3E09" w:rsidP="001A3E09">
            <w:pPr>
              <w:rPr>
                <w:sz w:val="20"/>
                <w:szCs w:val="20"/>
              </w:rPr>
            </w:pPr>
            <w:r w:rsidRPr="001A3E09">
              <w:rPr>
                <w:sz w:val="20"/>
                <w:szCs w:val="20"/>
              </w:rPr>
              <w:t>Suggested code</w:t>
            </w:r>
            <w:r>
              <w:rPr>
                <w:sz w:val="20"/>
                <w:szCs w:val="20"/>
              </w:rPr>
              <w:t xml:space="preserve"> snippets</w:t>
            </w:r>
            <w:r w:rsidRPr="001A3E09">
              <w:rPr>
                <w:sz w:val="20"/>
                <w:szCs w:val="20"/>
              </w:rPr>
              <w:t xml:space="preserve"> for the register and login pages and the </w:t>
            </w:r>
            <w:proofErr w:type="spellStart"/>
            <w:r w:rsidRPr="001A3E09">
              <w:rPr>
                <w:sz w:val="20"/>
                <w:szCs w:val="20"/>
              </w:rPr>
              <w:t>HandlerCategoryRepository</w:t>
            </w:r>
            <w:proofErr w:type="spellEnd"/>
            <w:r w:rsidRPr="001A3E09">
              <w:rPr>
                <w:sz w:val="20"/>
                <w:szCs w:val="20"/>
              </w:rPr>
              <w:t xml:space="preserve"> query fix, and helped with local setup and debugging.</w:t>
            </w:r>
          </w:p>
        </w:tc>
        <w:tc>
          <w:tcPr>
            <w:tcW w:w="1599" w:type="dxa"/>
          </w:tcPr>
          <w:p w14:paraId="2775C21C" w14:textId="77777777" w:rsidR="001A3E09" w:rsidRPr="001A3E09" w:rsidRDefault="001A3E09">
            <w:pPr>
              <w:rPr>
                <w:sz w:val="20"/>
                <w:szCs w:val="20"/>
              </w:rPr>
            </w:pPr>
            <w:r w:rsidRPr="001A3E09">
              <w:rPr>
                <w:sz w:val="20"/>
                <w:szCs w:val="20"/>
              </w:rPr>
              <w:t>Ran the backend and frontend locally, tested register and login by hand with valid and invalid input, and ran the frontend unit tests. CI passed on the pull requests.</w:t>
            </w:r>
            <w:r>
              <w:rPr>
                <w:sz w:val="20"/>
                <w:szCs w:val="20"/>
              </w:rPr>
              <w:t xml:space="preserve"> Read through code to ensure it is okay.</w:t>
            </w:r>
          </w:p>
        </w:tc>
        <w:tc>
          <w:tcPr>
            <w:tcW w:w="1302" w:type="dxa"/>
          </w:tcPr>
          <w:p w14:paraId="6BA483C3" w14:textId="77777777" w:rsidR="001A3E09" w:rsidRPr="001A3E09" w:rsidRDefault="001A3E09">
            <w:pPr>
              <w:rPr>
                <w:sz w:val="20"/>
                <w:szCs w:val="20"/>
              </w:rPr>
            </w:pPr>
            <w:r w:rsidRPr="001A3E09">
              <w:rPr>
                <w:sz w:val="20"/>
                <w:szCs w:val="20"/>
              </w:rPr>
              <w:t>Accepted with changes after my own review; merged through PR #12, #14 and #15.</w:t>
            </w:r>
          </w:p>
        </w:tc>
        <w:tc>
          <w:tcPr>
            <w:tcW w:w="1417" w:type="dxa"/>
          </w:tcPr>
          <w:p w14:paraId="215FB6A5" w14:textId="77777777" w:rsidR="001A3E09" w:rsidRPr="001A3E09" w:rsidRDefault="001A3E09" w:rsidP="001A3E09">
            <w:pPr>
              <w:rPr>
                <w:sz w:val="20"/>
                <w:szCs w:val="20"/>
              </w:rPr>
            </w:pPr>
            <w:r w:rsidRPr="001A3E09">
              <w:rPr>
                <w:sz w:val="20"/>
                <w:szCs w:val="20"/>
              </w:rPr>
              <w:t>The backend failed on startup because a repository still used the old composite key (D-17), fixed in PR #12.</w:t>
            </w:r>
          </w:p>
        </w:tc>
      </w:tr>
      <w:tr w:rsidR="001A3E09" w14:paraId="20DF12ED" w14:textId="77777777">
        <w:trPr>
          <w:trHeight w:val="63"/>
        </w:trPr>
        <w:tc>
          <w:tcPr>
            <w:tcW w:w="1207" w:type="dxa"/>
          </w:tcPr>
          <w:p w14:paraId="2E9DCB94" w14:textId="77777777" w:rsidR="001A3E09" w:rsidRPr="001A3E09" w:rsidRDefault="001A3E09">
            <w:pPr>
              <w:rPr>
                <w:sz w:val="20"/>
                <w:szCs w:val="20"/>
              </w:rPr>
            </w:pPr>
            <w:r w:rsidRPr="001A3E09">
              <w:rPr>
                <w:sz w:val="20"/>
                <w:szCs w:val="20"/>
              </w:rPr>
              <w:lastRenderedPageBreak/>
              <w:t>16/10/2026</w:t>
            </w:r>
          </w:p>
        </w:tc>
        <w:tc>
          <w:tcPr>
            <w:tcW w:w="944" w:type="dxa"/>
          </w:tcPr>
          <w:p w14:paraId="7697AF39" w14:textId="77777777" w:rsidR="001A3E09" w:rsidRPr="001A3E09" w:rsidRDefault="001A3E09">
            <w:pPr>
              <w:rPr>
                <w:sz w:val="20"/>
                <w:szCs w:val="20"/>
              </w:rPr>
            </w:pPr>
            <w:r w:rsidRPr="001A3E09">
              <w:rPr>
                <w:sz w:val="20"/>
                <w:szCs w:val="20"/>
              </w:rPr>
              <w:t>Clarissa Bierman</w:t>
            </w:r>
          </w:p>
        </w:tc>
        <w:tc>
          <w:tcPr>
            <w:tcW w:w="957" w:type="dxa"/>
          </w:tcPr>
          <w:p w14:paraId="342A2255" w14:textId="77777777" w:rsidR="001A3E09" w:rsidRPr="001A3E09" w:rsidRDefault="001A3E09">
            <w:pPr>
              <w:rPr>
                <w:sz w:val="20"/>
                <w:szCs w:val="20"/>
              </w:rPr>
            </w:pPr>
            <w:r w:rsidRPr="001A3E09">
              <w:rPr>
                <w:sz w:val="20"/>
                <w:szCs w:val="20"/>
              </w:rPr>
              <w:t>Claude</w:t>
            </w:r>
          </w:p>
        </w:tc>
        <w:tc>
          <w:tcPr>
            <w:tcW w:w="1431" w:type="dxa"/>
          </w:tcPr>
          <w:p w14:paraId="4F73DDD6" w14:textId="77777777" w:rsidR="001A3E09" w:rsidRPr="001A3E09" w:rsidRDefault="001A3E09" w:rsidP="001A3E09">
            <w:pPr>
              <w:jc w:val="center"/>
              <w:rPr>
                <w:sz w:val="20"/>
                <w:szCs w:val="20"/>
              </w:rPr>
            </w:pPr>
            <w:r w:rsidRPr="001A3E09">
              <w:rPr>
                <w:sz w:val="20"/>
                <w:szCs w:val="20"/>
              </w:rPr>
              <w:t>Frontend race-condition fixes and regression tests (PR #32)</w:t>
            </w:r>
          </w:p>
        </w:tc>
        <w:tc>
          <w:tcPr>
            <w:tcW w:w="1283" w:type="dxa"/>
          </w:tcPr>
          <w:p w14:paraId="2B12351B" w14:textId="77777777" w:rsidR="001A3E09" w:rsidRPr="001A3E09" w:rsidRDefault="001A3E09" w:rsidP="001A3E09">
            <w:pPr>
              <w:rPr>
                <w:sz w:val="20"/>
                <w:szCs w:val="20"/>
              </w:rPr>
            </w:pPr>
            <w:r w:rsidRPr="001A3E09">
              <w:rPr>
                <w:sz w:val="20"/>
                <w:szCs w:val="20"/>
              </w:rPr>
              <w:t>Suggested fixes so late server replies cannot update a record that is no longer selected, and drafted regression tests for them.</w:t>
            </w:r>
          </w:p>
        </w:tc>
        <w:tc>
          <w:tcPr>
            <w:tcW w:w="1599" w:type="dxa"/>
          </w:tcPr>
          <w:p w14:paraId="748C28E5" w14:textId="77777777" w:rsidR="001A3E09" w:rsidRPr="001A3E09" w:rsidRDefault="001A3E09">
            <w:pPr>
              <w:rPr>
                <w:sz w:val="20"/>
                <w:szCs w:val="20"/>
              </w:rPr>
            </w:pPr>
            <w:r w:rsidRPr="001A3E09">
              <w:rPr>
                <w:sz w:val="20"/>
                <w:szCs w:val="20"/>
              </w:rPr>
              <w:t>Each new test was run against the old code to confirm it fails there and passes on the fix. Frontend 38 of 38 tests pass and CI is green on PR #32.</w:t>
            </w:r>
          </w:p>
        </w:tc>
        <w:tc>
          <w:tcPr>
            <w:tcW w:w="1302" w:type="dxa"/>
          </w:tcPr>
          <w:p w14:paraId="4009BC19" w14:textId="77777777" w:rsidR="001A3E09" w:rsidRPr="001A3E09" w:rsidRDefault="001A3E09">
            <w:pPr>
              <w:rPr>
                <w:sz w:val="20"/>
                <w:szCs w:val="20"/>
              </w:rPr>
            </w:pPr>
            <w:r w:rsidRPr="001A3E09">
              <w:rPr>
                <w:sz w:val="20"/>
                <w:szCs w:val="20"/>
              </w:rPr>
              <w:t>Accepted with changes; merged through PR #32 after review.</w:t>
            </w:r>
          </w:p>
        </w:tc>
        <w:tc>
          <w:tcPr>
            <w:tcW w:w="1417" w:type="dxa"/>
          </w:tcPr>
          <w:p w14:paraId="5081DBEE" w14:textId="77777777" w:rsidR="001A3E09" w:rsidRPr="001A3E09" w:rsidRDefault="001A3E09" w:rsidP="001A3E09">
            <w:pPr>
              <w:rPr>
                <w:sz w:val="20"/>
                <w:szCs w:val="20"/>
              </w:rPr>
            </w:pPr>
            <w:r w:rsidRPr="001A3E09">
              <w:rPr>
                <w:sz w:val="20"/>
                <w:szCs w:val="20"/>
              </w:rPr>
              <w:t>The activity page status filter was not sent to the server (D-41), fixed in the same pull request.</w:t>
            </w:r>
          </w:p>
        </w:tc>
      </w:tr>
      <w:tr w:rsidR="001A3E09" w14:paraId="6E447AE5" w14:textId="77777777">
        <w:trPr>
          <w:trHeight w:val="63"/>
        </w:trPr>
        <w:tc>
          <w:tcPr>
            <w:tcW w:w="1207" w:type="dxa"/>
          </w:tcPr>
          <w:p w14:paraId="28E5E34B" w14:textId="77777777" w:rsidR="001A3E09" w:rsidRPr="001A3E09" w:rsidRDefault="001A3E09">
            <w:pPr>
              <w:rPr>
                <w:sz w:val="20"/>
                <w:szCs w:val="20"/>
              </w:rPr>
            </w:pPr>
            <w:r>
              <w:rPr>
                <w:sz w:val="20"/>
                <w:szCs w:val="20"/>
              </w:rPr>
              <w:t>18/10/2026</w:t>
            </w:r>
          </w:p>
        </w:tc>
        <w:tc>
          <w:tcPr>
            <w:tcW w:w="944" w:type="dxa"/>
          </w:tcPr>
          <w:p w14:paraId="164D7BE1" w14:textId="77777777" w:rsidR="001A3E09" w:rsidRPr="001A3E09" w:rsidRDefault="001A3E09">
            <w:pPr>
              <w:rPr>
                <w:sz w:val="20"/>
                <w:szCs w:val="20"/>
              </w:rPr>
            </w:pPr>
            <w:r>
              <w:rPr>
                <w:sz w:val="20"/>
                <w:szCs w:val="20"/>
              </w:rPr>
              <w:t>Chanri Du Randt</w:t>
            </w:r>
          </w:p>
        </w:tc>
        <w:tc>
          <w:tcPr>
            <w:tcW w:w="957" w:type="dxa"/>
          </w:tcPr>
          <w:p w14:paraId="35963317" w14:textId="77777777" w:rsidR="001A3E09" w:rsidRPr="001A3E09" w:rsidRDefault="001A3E09">
            <w:pPr>
              <w:rPr>
                <w:sz w:val="20"/>
                <w:szCs w:val="20"/>
              </w:rPr>
            </w:pPr>
            <w:r>
              <w:rPr>
                <w:sz w:val="20"/>
                <w:szCs w:val="20"/>
              </w:rPr>
              <w:t>Claude</w:t>
            </w:r>
          </w:p>
        </w:tc>
        <w:tc>
          <w:tcPr>
            <w:tcW w:w="1431" w:type="dxa"/>
          </w:tcPr>
          <w:p w14:paraId="5E32D6B7" w14:textId="77777777" w:rsidR="001A3E09" w:rsidRPr="001A3E09" w:rsidRDefault="001A3E09" w:rsidP="001A3E09">
            <w:pPr>
              <w:jc w:val="center"/>
              <w:rPr>
                <w:sz w:val="20"/>
                <w:szCs w:val="20"/>
              </w:rPr>
            </w:pPr>
            <w:r>
              <w:rPr>
                <w:sz w:val="20"/>
                <w:szCs w:val="20"/>
              </w:rPr>
              <w:t>Checking PED v4.0 registers and change records; merging local edits onto the main-branch PED</w:t>
            </w:r>
          </w:p>
        </w:tc>
        <w:tc>
          <w:tcPr>
            <w:tcW w:w="1283" w:type="dxa"/>
          </w:tcPr>
          <w:p w14:paraId="5F6410C2" w14:textId="77777777" w:rsidR="001A3E09" w:rsidRPr="001A3E09" w:rsidRDefault="001A3E09" w:rsidP="001A3E09">
            <w:pPr>
              <w:rPr>
                <w:sz w:val="20"/>
                <w:szCs w:val="20"/>
              </w:rPr>
            </w:pPr>
            <w:r>
              <w:rPr>
                <w:sz w:val="20"/>
                <w:szCs w:val="20"/>
              </w:rPr>
              <w:t>Compared three PED versions and moved the local M4 edits onto the main version; drafted CR-014 to CR-019, risk statuses, R-28, R-29, TD-11, TD-12, the ASR Verification table and acronyms as tracked changes</w:t>
            </w:r>
          </w:p>
        </w:tc>
        <w:tc>
          <w:tcPr>
            <w:tcW w:w="1599" w:type="dxa"/>
          </w:tcPr>
          <w:p w14:paraId="1CE3B9FF" w14:textId="6CAF403F" w:rsidR="001A3E09" w:rsidRPr="001A3E09" w:rsidRDefault="001A3E09">
            <w:pPr>
              <w:rPr>
                <w:sz w:val="20"/>
                <w:szCs w:val="20"/>
              </w:rPr>
            </w:pPr>
            <w:r>
              <w:rPr>
                <w:sz w:val="20"/>
                <w:szCs w:val="20"/>
              </w:rPr>
              <w:t>Every status and evidence claim checked against the repository, the CI history and earlier PED sections; tracked changes checked by rejecting them and comparing with the main version</w:t>
            </w:r>
            <w:r w:rsidR="006B5D9F">
              <w:rPr>
                <w:sz w:val="20"/>
                <w:szCs w:val="20"/>
              </w:rPr>
              <w:t>.</w:t>
            </w:r>
          </w:p>
        </w:tc>
        <w:tc>
          <w:tcPr>
            <w:tcW w:w="1302" w:type="dxa"/>
          </w:tcPr>
          <w:p w14:paraId="6763251B" w14:textId="5EE596C0" w:rsidR="001A3E09" w:rsidRPr="001A3E09" w:rsidRDefault="006B5D9F">
            <w:pPr>
              <w:rPr>
                <w:sz w:val="20"/>
                <w:szCs w:val="20"/>
              </w:rPr>
            </w:pPr>
            <w:r>
              <w:rPr>
                <w:sz w:val="20"/>
                <w:szCs w:val="20"/>
              </w:rPr>
              <w:t>Team approves by approving the Pull Request committing this document to the repo.</w:t>
            </w:r>
          </w:p>
        </w:tc>
        <w:tc>
          <w:tcPr>
            <w:tcW w:w="1417" w:type="dxa"/>
          </w:tcPr>
          <w:p w14:paraId="619362DC" w14:textId="77777777" w:rsidR="001A3E09" w:rsidRPr="001A3E09" w:rsidRDefault="001A3E09" w:rsidP="001A3E09">
            <w:pPr>
              <w:rPr>
                <w:sz w:val="20"/>
                <w:szCs w:val="20"/>
              </w:rPr>
            </w:pPr>
            <w:r>
              <w:rPr>
                <w:sz w:val="20"/>
                <w:szCs w:val="20"/>
              </w:rPr>
              <w:t>Local copy missed two members' edits (R-29); new CR numbers clashed with existing ones (R-06)</w:t>
            </w:r>
          </w:p>
        </w:tc>
      </w:tr>
    </w:tbl>
    <w:p w14:paraId="542B8F63" w14:textId="77777777" w:rsidR="006965C8" w:rsidRPr="002B4ECC" w:rsidRDefault="006965C8" w:rsidP="002B4ECC"/>
    <w:p w14:paraId="2628ADE5" w14:textId="77777777" w:rsidR="00FF1956" w:rsidRDefault="6E3CE5E4" w:rsidP="002B4ECC">
      <w:pPr>
        <w:pStyle w:val="Heading1"/>
      </w:pPr>
      <w:bookmarkStart w:id="96" w:name="_Toc243252271"/>
      <w:r>
        <w:t>Baseline Sign Off</w:t>
      </w:r>
      <w:bookmarkEnd w:id="96"/>
    </w:p>
    <w:tbl>
      <w:tblPr>
        <w:tblStyle w:val="TableGrid"/>
        <w:tblW w:w="0" w:type="auto"/>
        <w:tblLook w:val="04A0" w:firstRow="1" w:lastRow="0" w:firstColumn="1" w:lastColumn="0" w:noHBand="0" w:noVBand="1"/>
      </w:tblPr>
      <w:tblGrid>
        <w:gridCol w:w="1131"/>
        <w:gridCol w:w="1088"/>
        <w:gridCol w:w="719"/>
        <w:gridCol w:w="988"/>
        <w:gridCol w:w="818"/>
        <w:gridCol w:w="1216"/>
        <w:gridCol w:w="946"/>
        <w:gridCol w:w="997"/>
        <w:gridCol w:w="1113"/>
      </w:tblGrid>
      <w:tr w:rsidR="00B53811" w14:paraId="3A6E700D" w14:textId="77777777" w:rsidTr="00463AB3">
        <w:tc>
          <w:tcPr>
            <w:tcW w:w="0" w:type="auto"/>
            <w:shd w:val="clear" w:color="auto" w:fill="002060"/>
          </w:tcPr>
          <w:p w14:paraId="01A3F75F" w14:textId="77777777" w:rsidR="00B53811" w:rsidRPr="00B53811" w:rsidRDefault="00B53811" w:rsidP="002B4ECC">
            <w:pPr>
              <w:rPr>
                <w:sz w:val="20"/>
                <w:szCs w:val="20"/>
              </w:rPr>
            </w:pPr>
            <w:r>
              <w:rPr>
                <w:sz w:val="20"/>
                <w:szCs w:val="20"/>
              </w:rPr>
              <w:t xml:space="preserve">Project </w:t>
            </w:r>
          </w:p>
        </w:tc>
        <w:tc>
          <w:tcPr>
            <w:tcW w:w="0" w:type="auto"/>
            <w:shd w:val="clear" w:color="auto" w:fill="002060"/>
          </w:tcPr>
          <w:p w14:paraId="0A55AE70" w14:textId="77777777" w:rsidR="00B53811" w:rsidRPr="00B53811" w:rsidRDefault="00B53811" w:rsidP="002B4ECC">
            <w:pPr>
              <w:rPr>
                <w:sz w:val="20"/>
                <w:szCs w:val="20"/>
              </w:rPr>
            </w:pPr>
            <w:r>
              <w:rPr>
                <w:sz w:val="20"/>
                <w:szCs w:val="20"/>
              </w:rPr>
              <w:t>Baseline Type</w:t>
            </w:r>
          </w:p>
        </w:tc>
        <w:tc>
          <w:tcPr>
            <w:tcW w:w="0" w:type="auto"/>
            <w:shd w:val="clear" w:color="auto" w:fill="002060"/>
          </w:tcPr>
          <w:p w14:paraId="1411B7A3" w14:textId="77777777" w:rsidR="00B53811" w:rsidRPr="00B53811" w:rsidRDefault="00B53811" w:rsidP="002B4ECC">
            <w:pPr>
              <w:rPr>
                <w:sz w:val="20"/>
                <w:szCs w:val="20"/>
              </w:rPr>
            </w:pPr>
            <w:r>
              <w:rPr>
                <w:sz w:val="20"/>
                <w:szCs w:val="20"/>
              </w:rPr>
              <w:t xml:space="preserve">Version </w:t>
            </w:r>
          </w:p>
        </w:tc>
        <w:tc>
          <w:tcPr>
            <w:tcW w:w="0" w:type="auto"/>
            <w:shd w:val="clear" w:color="auto" w:fill="002060"/>
          </w:tcPr>
          <w:p w14:paraId="06BEA8FF" w14:textId="77777777" w:rsidR="00B53811" w:rsidRPr="00B53811" w:rsidRDefault="00B53811" w:rsidP="002B4ECC">
            <w:pPr>
              <w:rPr>
                <w:sz w:val="20"/>
                <w:szCs w:val="20"/>
              </w:rPr>
            </w:pPr>
            <w:r>
              <w:rPr>
                <w:sz w:val="20"/>
                <w:szCs w:val="20"/>
              </w:rPr>
              <w:t xml:space="preserve">Date </w:t>
            </w:r>
          </w:p>
        </w:tc>
        <w:tc>
          <w:tcPr>
            <w:tcW w:w="0" w:type="auto"/>
            <w:shd w:val="clear" w:color="auto" w:fill="002060"/>
          </w:tcPr>
          <w:p w14:paraId="5B65E004" w14:textId="77777777" w:rsidR="00B53811" w:rsidRPr="00B53811" w:rsidRDefault="00B53811" w:rsidP="002B4ECC">
            <w:pPr>
              <w:rPr>
                <w:sz w:val="20"/>
                <w:szCs w:val="20"/>
              </w:rPr>
            </w:pPr>
            <w:r>
              <w:rPr>
                <w:sz w:val="20"/>
                <w:szCs w:val="20"/>
              </w:rPr>
              <w:t xml:space="preserve">Scope reviewed (Y/N) </w:t>
            </w:r>
          </w:p>
        </w:tc>
        <w:tc>
          <w:tcPr>
            <w:tcW w:w="0" w:type="auto"/>
            <w:shd w:val="clear" w:color="auto" w:fill="002060"/>
          </w:tcPr>
          <w:p w14:paraId="6E4FE370" w14:textId="77777777" w:rsidR="00B53811" w:rsidRPr="00B53811" w:rsidRDefault="00B53811" w:rsidP="002B4ECC">
            <w:pPr>
              <w:rPr>
                <w:sz w:val="20"/>
                <w:szCs w:val="20"/>
              </w:rPr>
            </w:pPr>
            <w:r>
              <w:rPr>
                <w:sz w:val="20"/>
                <w:szCs w:val="20"/>
              </w:rPr>
              <w:t>Requirements-traceability checked (Y/N)</w:t>
            </w:r>
          </w:p>
        </w:tc>
        <w:tc>
          <w:tcPr>
            <w:tcW w:w="0" w:type="auto"/>
            <w:shd w:val="clear" w:color="auto" w:fill="002060"/>
          </w:tcPr>
          <w:p w14:paraId="09D52A17" w14:textId="77777777" w:rsidR="00B53811" w:rsidRPr="00B53811" w:rsidRDefault="00B53811" w:rsidP="002B4ECC">
            <w:pPr>
              <w:rPr>
                <w:sz w:val="20"/>
                <w:szCs w:val="20"/>
              </w:rPr>
            </w:pPr>
            <w:r>
              <w:rPr>
                <w:sz w:val="20"/>
                <w:szCs w:val="20"/>
              </w:rPr>
              <w:t>Risk review completed (Y/N)</w:t>
            </w:r>
          </w:p>
        </w:tc>
        <w:tc>
          <w:tcPr>
            <w:tcW w:w="0" w:type="auto"/>
            <w:shd w:val="clear" w:color="auto" w:fill="002060"/>
          </w:tcPr>
          <w:p w14:paraId="51BC6522" w14:textId="77777777" w:rsidR="00B53811" w:rsidRPr="00B53811" w:rsidRDefault="00B53811" w:rsidP="002B4ECC">
            <w:pPr>
              <w:rPr>
                <w:sz w:val="20"/>
                <w:szCs w:val="20"/>
              </w:rPr>
            </w:pPr>
            <w:r>
              <w:rPr>
                <w:sz w:val="20"/>
                <w:szCs w:val="20"/>
              </w:rPr>
              <w:t>Repository-governance controls checked (Y/N)</w:t>
            </w:r>
          </w:p>
        </w:tc>
        <w:tc>
          <w:tcPr>
            <w:tcW w:w="0" w:type="auto"/>
            <w:shd w:val="clear" w:color="auto" w:fill="002060"/>
          </w:tcPr>
          <w:p w14:paraId="4380ACB5" w14:textId="77777777" w:rsidR="00B53811" w:rsidRPr="00B53811" w:rsidRDefault="00B53811" w:rsidP="002B4ECC">
            <w:pPr>
              <w:rPr>
                <w:sz w:val="20"/>
                <w:szCs w:val="20"/>
              </w:rPr>
            </w:pPr>
            <w:r>
              <w:rPr>
                <w:sz w:val="20"/>
                <w:szCs w:val="20"/>
              </w:rPr>
              <w:t>Outcome (Accepted / Conditionally Accepted / Revision Required)</w:t>
            </w:r>
          </w:p>
        </w:tc>
      </w:tr>
      <w:tr w:rsidR="00B53811" w14:paraId="52F913BA" w14:textId="77777777" w:rsidTr="007763C9">
        <w:tc>
          <w:tcPr>
            <w:tcW w:w="0" w:type="auto"/>
          </w:tcPr>
          <w:p w14:paraId="39CD6376" w14:textId="77777777" w:rsidR="00B53811" w:rsidRPr="00B53811" w:rsidRDefault="00463AB3" w:rsidP="002B4ECC">
            <w:pPr>
              <w:rPr>
                <w:sz w:val="20"/>
                <w:szCs w:val="20"/>
              </w:rPr>
            </w:pPr>
            <w:proofErr w:type="spellStart"/>
            <w:r>
              <w:rPr>
                <w:sz w:val="20"/>
                <w:szCs w:val="20"/>
              </w:rPr>
              <w:t>CivicConnect</w:t>
            </w:r>
            <w:proofErr w:type="spellEnd"/>
          </w:p>
        </w:tc>
        <w:tc>
          <w:tcPr>
            <w:tcW w:w="0" w:type="auto"/>
          </w:tcPr>
          <w:p w14:paraId="176D7D50" w14:textId="77777777" w:rsidR="00B53811" w:rsidRPr="00B53811" w:rsidRDefault="00463AB3" w:rsidP="002B4ECC">
            <w:pPr>
              <w:rPr>
                <w:sz w:val="20"/>
                <w:szCs w:val="20"/>
              </w:rPr>
            </w:pPr>
            <w:r>
              <w:rPr>
                <w:sz w:val="20"/>
                <w:szCs w:val="20"/>
              </w:rPr>
              <w:t>Milestone 1- Engineering Foundation &amp; Requirement Baseline</w:t>
            </w:r>
          </w:p>
        </w:tc>
        <w:tc>
          <w:tcPr>
            <w:tcW w:w="0" w:type="auto"/>
          </w:tcPr>
          <w:p w14:paraId="5E6D1890" w14:textId="77777777" w:rsidR="00B53811" w:rsidRPr="00B53811" w:rsidRDefault="00784655" w:rsidP="002B4ECC">
            <w:pPr>
              <w:rPr>
                <w:sz w:val="20"/>
                <w:szCs w:val="20"/>
              </w:rPr>
            </w:pPr>
            <w:r>
              <w:rPr>
                <w:sz w:val="20"/>
                <w:szCs w:val="20"/>
              </w:rPr>
              <w:t>1.0</w:t>
            </w:r>
          </w:p>
        </w:tc>
        <w:tc>
          <w:tcPr>
            <w:tcW w:w="0" w:type="auto"/>
          </w:tcPr>
          <w:p w14:paraId="1A54367D" w14:textId="77777777" w:rsidR="00B53811" w:rsidRPr="00B53811" w:rsidRDefault="00784655" w:rsidP="002B4ECC">
            <w:pPr>
              <w:rPr>
                <w:sz w:val="20"/>
                <w:szCs w:val="20"/>
              </w:rPr>
            </w:pPr>
            <w:r>
              <w:rPr>
                <w:sz w:val="20"/>
                <w:szCs w:val="20"/>
              </w:rPr>
              <w:t>09/09/2026</w:t>
            </w:r>
          </w:p>
        </w:tc>
        <w:tc>
          <w:tcPr>
            <w:tcW w:w="0" w:type="auto"/>
          </w:tcPr>
          <w:p w14:paraId="2BBB1BA6" w14:textId="77777777" w:rsidR="00B53811" w:rsidRPr="00B53811" w:rsidRDefault="00784655" w:rsidP="002B4ECC">
            <w:pPr>
              <w:rPr>
                <w:sz w:val="20"/>
                <w:szCs w:val="20"/>
              </w:rPr>
            </w:pPr>
            <w:r>
              <w:rPr>
                <w:sz w:val="20"/>
                <w:szCs w:val="20"/>
              </w:rPr>
              <w:t>Y</w:t>
            </w:r>
          </w:p>
        </w:tc>
        <w:tc>
          <w:tcPr>
            <w:tcW w:w="0" w:type="auto"/>
          </w:tcPr>
          <w:p w14:paraId="442078A9" w14:textId="77777777" w:rsidR="00B53811" w:rsidRPr="00B53811" w:rsidRDefault="00784655" w:rsidP="002B4ECC">
            <w:pPr>
              <w:rPr>
                <w:sz w:val="20"/>
                <w:szCs w:val="20"/>
              </w:rPr>
            </w:pPr>
            <w:r>
              <w:rPr>
                <w:sz w:val="20"/>
                <w:szCs w:val="20"/>
              </w:rPr>
              <w:t>Y</w:t>
            </w:r>
          </w:p>
        </w:tc>
        <w:tc>
          <w:tcPr>
            <w:tcW w:w="0" w:type="auto"/>
          </w:tcPr>
          <w:p w14:paraId="2CC1BE91" w14:textId="77777777" w:rsidR="00B53811" w:rsidRPr="00B53811" w:rsidRDefault="00784655" w:rsidP="002B4ECC">
            <w:pPr>
              <w:rPr>
                <w:sz w:val="20"/>
                <w:szCs w:val="20"/>
              </w:rPr>
            </w:pPr>
            <w:r>
              <w:rPr>
                <w:sz w:val="20"/>
                <w:szCs w:val="20"/>
              </w:rPr>
              <w:t>Y</w:t>
            </w:r>
          </w:p>
        </w:tc>
        <w:tc>
          <w:tcPr>
            <w:tcW w:w="0" w:type="auto"/>
          </w:tcPr>
          <w:p w14:paraId="1FB88BFB" w14:textId="77777777" w:rsidR="00B53811" w:rsidRPr="00B53811" w:rsidRDefault="00784655" w:rsidP="002B4ECC">
            <w:pPr>
              <w:rPr>
                <w:sz w:val="20"/>
                <w:szCs w:val="20"/>
              </w:rPr>
            </w:pPr>
            <w:r>
              <w:rPr>
                <w:sz w:val="20"/>
                <w:szCs w:val="20"/>
              </w:rPr>
              <w:t>Y</w:t>
            </w:r>
          </w:p>
        </w:tc>
        <w:tc>
          <w:tcPr>
            <w:tcW w:w="0" w:type="auto"/>
          </w:tcPr>
          <w:p w14:paraId="05DEE4B8" w14:textId="77777777" w:rsidR="00B53811" w:rsidRPr="00B53811" w:rsidRDefault="000F461F" w:rsidP="002B4ECC">
            <w:pPr>
              <w:rPr>
                <w:sz w:val="20"/>
                <w:szCs w:val="20"/>
              </w:rPr>
            </w:pPr>
            <w:r>
              <w:rPr>
                <w:sz w:val="20"/>
                <w:szCs w:val="20"/>
              </w:rPr>
              <w:t>Accepted</w:t>
            </w:r>
          </w:p>
        </w:tc>
      </w:tr>
      <w:tr w:rsidR="00E31474" w14:paraId="702D7E39" w14:textId="77777777" w:rsidTr="007763C9">
        <w:tc>
          <w:tcPr>
            <w:tcW w:w="0" w:type="auto"/>
          </w:tcPr>
          <w:p w14:paraId="387698D8" w14:textId="77777777" w:rsidR="00E31474" w:rsidRDefault="00E31474" w:rsidP="002B4ECC">
            <w:pPr>
              <w:rPr>
                <w:sz w:val="20"/>
                <w:szCs w:val="20"/>
              </w:rPr>
            </w:pPr>
            <w:proofErr w:type="spellStart"/>
            <w:r>
              <w:rPr>
                <w:sz w:val="20"/>
                <w:szCs w:val="20"/>
              </w:rPr>
              <w:lastRenderedPageBreak/>
              <w:t>CivicConnect</w:t>
            </w:r>
            <w:proofErr w:type="spellEnd"/>
          </w:p>
        </w:tc>
        <w:tc>
          <w:tcPr>
            <w:tcW w:w="0" w:type="auto"/>
          </w:tcPr>
          <w:p w14:paraId="38D25AE1" w14:textId="77777777" w:rsidR="00E31474" w:rsidRDefault="00E31474" w:rsidP="002B4ECC">
            <w:pPr>
              <w:rPr>
                <w:sz w:val="20"/>
                <w:szCs w:val="20"/>
              </w:rPr>
            </w:pPr>
            <w:r>
              <w:rPr>
                <w:sz w:val="20"/>
                <w:szCs w:val="20"/>
              </w:rPr>
              <w:t>Milestone 2 - Architecture, Technology &amp; Initial Design Baseline</w:t>
            </w:r>
          </w:p>
        </w:tc>
        <w:tc>
          <w:tcPr>
            <w:tcW w:w="0" w:type="auto"/>
          </w:tcPr>
          <w:p w14:paraId="78F53D5B" w14:textId="77777777" w:rsidR="00E31474" w:rsidRDefault="00E31474" w:rsidP="002B4ECC">
            <w:pPr>
              <w:rPr>
                <w:sz w:val="20"/>
                <w:szCs w:val="20"/>
              </w:rPr>
            </w:pPr>
            <w:r>
              <w:rPr>
                <w:sz w:val="20"/>
                <w:szCs w:val="20"/>
              </w:rPr>
              <w:t>2.0</w:t>
            </w:r>
          </w:p>
        </w:tc>
        <w:tc>
          <w:tcPr>
            <w:tcW w:w="0" w:type="auto"/>
          </w:tcPr>
          <w:p w14:paraId="733FC12B" w14:textId="77777777" w:rsidR="00E31474" w:rsidRDefault="00E31474" w:rsidP="002B4ECC">
            <w:pPr>
              <w:rPr>
                <w:sz w:val="20"/>
                <w:szCs w:val="20"/>
              </w:rPr>
            </w:pPr>
            <w:r>
              <w:rPr>
                <w:sz w:val="20"/>
                <w:szCs w:val="20"/>
              </w:rPr>
              <w:t>30/09/2026</w:t>
            </w:r>
          </w:p>
        </w:tc>
        <w:tc>
          <w:tcPr>
            <w:tcW w:w="0" w:type="auto"/>
          </w:tcPr>
          <w:p w14:paraId="6FE28B39" w14:textId="77777777" w:rsidR="00E31474" w:rsidRDefault="00E31474" w:rsidP="002B4ECC">
            <w:pPr>
              <w:rPr>
                <w:sz w:val="20"/>
                <w:szCs w:val="20"/>
              </w:rPr>
            </w:pPr>
            <w:r>
              <w:rPr>
                <w:sz w:val="20"/>
                <w:szCs w:val="20"/>
              </w:rPr>
              <w:t>Y</w:t>
            </w:r>
          </w:p>
        </w:tc>
        <w:tc>
          <w:tcPr>
            <w:tcW w:w="0" w:type="auto"/>
          </w:tcPr>
          <w:p w14:paraId="61040C9B" w14:textId="77777777" w:rsidR="00E31474" w:rsidRDefault="00E31474" w:rsidP="002B4ECC">
            <w:pPr>
              <w:rPr>
                <w:sz w:val="20"/>
                <w:szCs w:val="20"/>
              </w:rPr>
            </w:pPr>
            <w:r>
              <w:rPr>
                <w:sz w:val="20"/>
                <w:szCs w:val="20"/>
              </w:rPr>
              <w:t>Y</w:t>
            </w:r>
          </w:p>
        </w:tc>
        <w:tc>
          <w:tcPr>
            <w:tcW w:w="0" w:type="auto"/>
          </w:tcPr>
          <w:p w14:paraId="73647CBC" w14:textId="77777777" w:rsidR="00E31474" w:rsidRDefault="00E31474" w:rsidP="002B4ECC">
            <w:pPr>
              <w:rPr>
                <w:sz w:val="20"/>
                <w:szCs w:val="20"/>
              </w:rPr>
            </w:pPr>
            <w:r>
              <w:rPr>
                <w:sz w:val="20"/>
                <w:szCs w:val="20"/>
              </w:rPr>
              <w:t>Y</w:t>
            </w:r>
          </w:p>
        </w:tc>
        <w:tc>
          <w:tcPr>
            <w:tcW w:w="0" w:type="auto"/>
          </w:tcPr>
          <w:p w14:paraId="71121DBF" w14:textId="77777777" w:rsidR="00E31474" w:rsidRDefault="00E31474" w:rsidP="002B4ECC">
            <w:pPr>
              <w:rPr>
                <w:sz w:val="20"/>
                <w:szCs w:val="20"/>
              </w:rPr>
            </w:pPr>
            <w:r>
              <w:rPr>
                <w:sz w:val="20"/>
                <w:szCs w:val="20"/>
              </w:rPr>
              <w:t>Y</w:t>
            </w:r>
          </w:p>
        </w:tc>
        <w:tc>
          <w:tcPr>
            <w:tcW w:w="0" w:type="auto"/>
          </w:tcPr>
          <w:p w14:paraId="5F0C267D" w14:textId="77777777" w:rsidR="00E31474" w:rsidRDefault="00E31474" w:rsidP="002B4ECC">
            <w:pPr>
              <w:rPr>
                <w:sz w:val="20"/>
                <w:szCs w:val="20"/>
              </w:rPr>
            </w:pPr>
            <w:r>
              <w:rPr>
                <w:sz w:val="20"/>
                <w:szCs w:val="20"/>
              </w:rPr>
              <w:t>Accepted</w:t>
            </w:r>
          </w:p>
        </w:tc>
      </w:tr>
    </w:tbl>
    <w:p w14:paraId="1C50315E" w14:textId="77777777" w:rsidR="00F944AF" w:rsidRDefault="00555546">
      <w:r>
        <w:t>The Milestone 2 baseline includes ASR-001 to ASR-007, ARC-01 to ARC-03, DEC-004 to DEC-013, ERD v2, the API contract (API-01 to API-17), RTM v2.0 and the Change Request Register (CR-001 to CR-012). Open or deferred decisions: the application host provider (ARC-03), attachment file storage, the POPIA retention period for requests and audit data, legacy data migration, and the V2 migration that brings the prototype schema in line with ERD v2 (R-21). Any change after this baseline follows the change request process.</w:t>
      </w:r>
    </w:p>
    <w:p w14:paraId="4B82A2E9" w14:textId="77777777" w:rsidR="00380CD2" w:rsidRDefault="00555546">
      <w:r>
        <w:t>Accepted with known gaps (30/09/2026), to be closed before M3: the V2 migration to ERD v2 (R-21), credentials moved to environment variables (R-22), Spring Security and Bean Validation added (DEC-004, DEC-010), and the first automated tests and CI build check (DEC-013).</w:t>
      </w:r>
    </w:p>
    <w:p w14:paraId="6DB0B496" w14:textId="77777777" w:rsidR="009B2676" w:rsidRDefault="00555546">
      <w:pPr>
        <w:pStyle w:val="Heading1"/>
      </w:pPr>
      <w:bookmarkStart w:id="97" w:name="_Toc243252272"/>
      <w:r>
        <w:t>Milestone 3 Evidence Index</w:t>
      </w:r>
      <w:bookmarkEnd w:id="97"/>
    </w:p>
    <w:p w14:paraId="2F0CC692" w14:textId="77777777" w:rsidR="009B2676" w:rsidRDefault="00555546">
      <w:pPr>
        <w:spacing w:after="120"/>
      </w:pPr>
      <w:r>
        <w:t xml:space="preserve">This chapter is the PED v3.0 evidence index for Milestone 3. It follows the ten PED v3.0 sections listed in the M3 brief (Section 6), in the same order, and points to the evidence in the repository instead of repeating it. </w:t>
      </w:r>
    </w:p>
    <w:p w14:paraId="182A8E0E" w14:textId="77777777" w:rsidR="009B2676" w:rsidRDefault="00555546">
      <w:pPr>
        <w:pStyle w:val="Heading2"/>
      </w:pPr>
      <w:bookmarkStart w:id="98" w:name="_Toc243252273"/>
      <w:r>
        <w:t>Submission Information</w:t>
      </w:r>
      <w:bookmarkEnd w:id="98"/>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6416"/>
      </w:tblGrid>
      <w:tr w:rsidR="009B2676" w14:paraId="43AD2768" w14:textId="77777777">
        <w:trPr>
          <w:cantSplit/>
          <w:tblHeader/>
        </w:trPr>
        <w:tc>
          <w:tcPr>
            <w:tcW w:w="2600" w:type="dxa"/>
            <w:shd w:val="clear" w:color="auto" w:fill="002060"/>
            <w:tcMar>
              <w:top w:w="40" w:type="dxa"/>
              <w:left w:w="90" w:type="dxa"/>
              <w:bottom w:w="40" w:type="dxa"/>
              <w:right w:w="90" w:type="dxa"/>
            </w:tcMar>
          </w:tcPr>
          <w:p w14:paraId="33987FB6" w14:textId="77777777" w:rsidR="009B2676" w:rsidRDefault="00555546">
            <w:pPr>
              <w:spacing w:after="40"/>
            </w:pPr>
            <w:r>
              <w:rPr>
                <w:b/>
                <w:bCs/>
                <w:color w:val="FFFFFF"/>
                <w:sz w:val="18"/>
                <w:szCs w:val="18"/>
              </w:rPr>
              <w:t>Item</w:t>
            </w:r>
          </w:p>
        </w:tc>
        <w:tc>
          <w:tcPr>
            <w:tcW w:w="6416" w:type="dxa"/>
            <w:shd w:val="clear" w:color="auto" w:fill="002060"/>
            <w:tcMar>
              <w:top w:w="40" w:type="dxa"/>
              <w:left w:w="90" w:type="dxa"/>
              <w:bottom w:w="40" w:type="dxa"/>
              <w:right w:w="90" w:type="dxa"/>
            </w:tcMar>
          </w:tcPr>
          <w:p w14:paraId="7C682DAC" w14:textId="77777777" w:rsidR="009B2676" w:rsidRDefault="00555546">
            <w:pPr>
              <w:spacing w:after="40"/>
            </w:pPr>
            <w:r>
              <w:rPr>
                <w:b/>
                <w:bCs/>
                <w:color w:val="FFFFFF"/>
                <w:sz w:val="18"/>
                <w:szCs w:val="18"/>
              </w:rPr>
              <w:t>Value</w:t>
            </w:r>
          </w:p>
        </w:tc>
      </w:tr>
      <w:tr w:rsidR="009B2676" w14:paraId="77A172B3" w14:textId="77777777">
        <w:trPr>
          <w:cantSplit/>
        </w:trPr>
        <w:tc>
          <w:tcPr>
            <w:tcW w:w="2600" w:type="dxa"/>
            <w:shd w:val="clear" w:color="auto" w:fill="DEEAF6"/>
            <w:tcMar>
              <w:top w:w="40" w:type="dxa"/>
              <w:left w:w="90" w:type="dxa"/>
              <w:bottom w:w="40" w:type="dxa"/>
              <w:right w:w="90" w:type="dxa"/>
            </w:tcMar>
          </w:tcPr>
          <w:p w14:paraId="64CD8770" w14:textId="77777777" w:rsidR="009B2676" w:rsidRDefault="00555546">
            <w:pPr>
              <w:spacing w:after="40"/>
            </w:pPr>
            <w:r>
              <w:rPr>
                <w:sz w:val="18"/>
                <w:szCs w:val="18"/>
              </w:rPr>
              <w:t>Team</w:t>
            </w:r>
          </w:p>
        </w:tc>
        <w:tc>
          <w:tcPr>
            <w:tcW w:w="6416" w:type="dxa"/>
            <w:tcMar>
              <w:top w:w="40" w:type="dxa"/>
              <w:left w:w="90" w:type="dxa"/>
              <w:bottom w:w="40" w:type="dxa"/>
              <w:right w:w="90" w:type="dxa"/>
            </w:tcMar>
          </w:tcPr>
          <w:p w14:paraId="3BD1B88B" w14:textId="77777777" w:rsidR="009B2676" w:rsidRDefault="00555546">
            <w:pPr>
              <w:spacing w:after="40"/>
            </w:pPr>
            <w:r>
              <w:rPr>
                <w:sz w:val="18"/>
                <w:szCs w:val="18"/>
              </w:rPr>
              <w:t>404 Team Not Found</w:t>
            </w:r>
          </w:p>
        </w:tc>
      </w:tr>
      <w:tr w:rsidR="009B2676" w14:paraId="3E0FF628" w14:textId="77777777">
        <w:trPr>
          <w:cantSplit/>
        </w:trPr>
        <w:tc>
          <w:tcPr>
            <w:tcW w:w="2600" w:type="dxa"/>
            <w:shd w:val="clear" w:color="auto" w:fill="DEEAF6"/>
            <w:tcMar>
              <w:top w:w="40" w:type="dxa"/>
              <w:left w:w="90" w:type="dxa"/>
              <w:bottom w:w="40" w:type="dxa"/>
              <w:right w:w="90" w:type="dxa"/>
            </w:tcMar>
          </w:tcPr>
          <w:p w14:paraId="07BA44CD" w14:textId="77777777" w:rsidR="009B2676" w:rsidRDefault="00555546">
            <w:pPr>
              <w:spacing w:after="40"/>
            </w:pPr>
            <w:r>
              <w:rPr>
                <w:sz w:val="18"/>
                <w:szCs w:val="18"/>
              </w:rPr>
              <w:t>Team members</w:t>
            </w:r>
          </w:p>
        </w:tc>
        <w:tc>
          <w:tcPr>
            <w:tcW w:w="6416" w:type="dxa"/>
            <w:tcMar>
              <w:top w:w="40" w:type="dxa"/>
              <w:left w:w="90" w:type="dxa"/>
              <w:bottom w:w="40" w:type="dxa"/>
              <w:right w:w="90" w:type="dxa"/>
            </w:tcMar>
          </w:tcPr>
          <w:p w14:paraId="0FEE250C" w14:textId="77777777" w:rsidR="009B2676" w:rsidRDefault="00555546">
            <w:pPr>
              <w:spacing w:after="40"/>
            </w:pPr>
            <w:r>
              <w:rPr>
                <w:sz w:val="18"/>
                <w:szCs w:val="18"/>
              </w:rPr>
              <w:t>Chanri Du Randt; Clarissa Bierman; Eduard Bernard Kruger Herman</w:t>
            </w:r>
          </w:p>
        </w:tc>
      </w:tr>
      <w:tr w:rsidR="009B2676" w14:paraId="73305E2C" w14:textId="77777777">
        <w:trPr>
          <w:cantSplit/>
        </w:trPr>
        <w:tc>
          <w:tcPr>
            <w:tcW w:w="2600" w:type="dxa"/>
            <w:shd w:val="clear" w:color="auto" w:fill="DEEAF6"/>
            <w:tcMar>
              <w:top w:w="40" w:type="dxa"/>
              <w:left w:w="90" w:type="dxa"/>
              <w:bottom w:w="40" w:type="dxa"/>
              <w:right w:w="90" w:type="dxa"/>
            </w:tcMar>
          </w:tcPr>
          <w:p w14:paraId="05632A3C" w14:textId="77777777" w:rsidR="009B2676" w:rsidRDefault="00555546">
            <w:pPr>
              <w:spacing w:after="40"/>
            </w:pPr>
            <w:r>
              <w:rPr>
                <w:sz w:val="18"/>
                <w:szCs w:val="18"/>
              </w:rPr>
              <w:t>GitHub repository</w:t>
            </w:r>
          </w:p>
        </w:tc>
        <w:tc>
          <w:tcPr>
            <w:tcW w:w="6416" w:type="dxa"/>
            <w:tcMar>
              <w:top w:w="40" w:type="dxa"/>
              <w:left w:w="90" w:type="dxa"/>
              <w:bottom w:w="40" w:type="dxa"/>
              <w:right w:w="90" w:type="dxa"/>
            </w:tcMar>
          </w:tcPr>
          <w:p w14:paraId="48580122" w14:textId="77777777" w:rsidR="009B2676" w:rsidRDefault="00555546">
            <w:pPr>
              <w:spacing w:after="40"/>
            </w:pPr>
            <w:r>
              <w:rPr>
                <w:sz w:val="18"/>
                <w:szCs w:val="18"/>
              </w:rPr>
              <w:t>https://github.com/ClarissaBierman/SEN381-Project-CivicConnect</w:t>
            </w:r>
          </w:p>
        </w:tc>
      </w:tr>
      <w:tr w:rsidR="009B2676" w14:paraId="790477D9" w14:textId="77777777">
        <w:trPr>
          <w:cantSplit/>
        </w:trPr>
        <w:tc>
          <w:tcPr>
            <w:tcW w:w="2600" w:type="dxa"/>
            <w:shd w:val="clear" w:color="auto" w:fill="DEEAF6"/>
            <w:tcMar>
              <w:top w:w="40" w:type="dxa"/>
              <w:left w:w="90" w:type="dxa"/>
              <w:bottom w:w="40" w:type="dxa"/>
              <w:right w:w="90" w:type="dxa"/>
            </w:tcMar>
          </w:tcPr>
          <w:p w14:paraId="2199C29C" w14:textId="77777777" w:rsidR="009B2676" w:rsidRDefault="00555546">
            <w:pPr>
              <w:spacing w:after="40"/>
            </w:pPr>
            <w:r>
              <w:rPr>
                <w:sz w:val="18"/>
                <w:szCs w:val="18"/>
              </w:rPr>
              <w:t>M3 release candidate</w:t>
            </w:r>
          </w:p>
        </w:tc>
        <w:tc>
          <w:tcPr>
            <w:tcW w:w="6416" w:type="dxa"/>
            <w:tcMar>
              <w:top w:w="40" w:type="dxa"/>
              <w:left w:w="90" w:type="dxa"/>
              <w:bottom w:w="40" w:type="dxa"/>
              <w:right w:w="90" w:type="dxa"/>
            </w:tcMar>
          </w:tcPr>
          <w:p w14:paraId="22CBA1A2" w14:textId="77777777" w:rsidR="009B2676" w:rsidRDefault="00FA4A0C" w:rsidP="00FA4A0C">
            <w:r>
              <w:rPr>
                <w:rStyle w:val="Hyperlink"/>
                <w:sz w:val="18"/>
                <w:szCs w:val="18"/>
              </w:rPr>
              <w:t>v3.0.0-rc1, commit 3bb0a3e (prod): https://github.com/ClarissaBierman/SEN381-Project-CivicConnect/releases/tag/v3.0.0-rc1</w:t>
            </w:r>
          </w:p>
        </w:tc>
      </w:tr>
      <w:tr w:rsidR="009B2676" w14:paraId="11D24189" w14:textId="77777777">
        <w:trPr>
          <w:cantSplit/>
        </w:trPr>
        <w:tc>
          <w:tcPr>
            <w:tcW w:w="2600" w:type="dxa"/>
            <w:shd w:val="clear" w:color="auto" w:fill="DEEAF6"/>
            <w:tcMar>
              <w:top w:w="40" w:type="dxa"/>
              <w:left w:w="90" w:type="dxa"/>
              <w:bottom w:w="40" w:type="dxa"/>
              <w:right w:w="90" w:type="dxa"/>
            </w:tcMar>
          </w:tcPr>
          <w:p w14:paraId="3B76C248" w14:textId="77777777" w:rsidR="009B2676" w:rsidRDefault="00555546">
            <w:pPr>
              <w:spacing w:after="40"/>
            </w:pPr>
            <w:r>
              <w:rPr>
                <w:sz w:val="18"/>
                <w:szCs w:val="18"/>
              </w:rPr>
              <w:t>PED version</w:t>
            </w:r>
          </w:p>
        </w:tc>
        <w:tc>
          <w:tcPr>
            <w:tcW w:w="6416" w:type="dxa"/>
            <w:tcMar>
              <w:top w:w="40" w:type="dxa"/>
              <w:left w:w="90" w:type="dxa"/>
              <w:bottom w:w="40" w:type="dxa"/>
              <w:right w:w="90" w:type="dxa"/>
            </w:tcMar>
          </w:tcPr>
          <w:p w14:paraId="56082723" w14:textId="77777777" w:rsidR="009B2676" w:rsidRDefault="00555546">
            <w:pPr>
              <w:spacing w:after="40"/>
            </w:pPr>
            <w:r>
              <w:rPr>
                <w:sz w:val="18"/>
                <w:szCs w:val="18"/>
              </w:rPr>
              <w:t>v3.0</w:t>
            </w:r>
          </w:p>
        </w:tc>
      </w:tr>
      <w:tr w:rsidR="009B2676" w14:paraId="710D07E5" w14:textId="77777777">
        <w:trPr>
          <w:cantSplit/>
        </w:trPr>
        <w:tc>
          <w:tcPr>
            <w:tcW w:w="2600" w:type="dxa"/>
            <w:shd w:val="clear" w:color="auto" w:fill="DEEAF6"/>
            <w:tcMar>
              <w:top w:w="40" w:type="dxa"/>
              <w:left w:w="90" w:type="dxa"/>
              <w:bottom w:w="40" w:type="dxa"/>
              <w:right w:w="90" w:type="dxa"/>
            </w:tcMar>
          </w:tcPr>
          <w:p w14:paraId="4A28D3C0" w14:textId="77777777" w:rsidR="009B2676" w:rsidRDefault="00555546">
            <w:pPr>
              <w:spacing w:after="40"/>
            </w:pPr>
            <w:r>
              <w:rPr>
                <w:sz w:val="18"/>
                <w:szCs w:val="18"/>
              </w:rPr>
              <w:t>RTM</w:t>
            </w:r>
          </w:p>
        </w:tc>
        <w:tc>
          <w:tcPr>
            <w:tcW w:w="6416" w:type="dxa"/>
            <w:tcMar>
              <w:top w:w="40" w:type="dxa"/>
              <w:left w:w="90" w:type="dxa"/>
              <w:bottom w:w="40" w:type="dxa"/>
              <w:right w:w="90" w:type="dxa"/>
            </w:tcMar>
          </w:tcPr>
          <w:p w14:paraId="1B504252" w14:textId="77777777" w:rsidR="009B2676" w:rsidRDefault="00555546">
            <w:pPr>
              <w:spacing w:after="40"/>
            </w:pPr>
            <w:r>
              <w:rPr>
                <w:sz w:val="18"/>
                <w:szCs w:val="18"/>
              </w:rPr>
              <w:t>This document: Requirements Traceability Matrix, Tables 1 to 3 (Table 3 added for M3)</w:t>
            </w:r>
          </w:p>
        </w:tc>
      </w:tr>
      <w:tr w:rsidR="009B2676" w14:paraId="05D4BCF2" w14:textId="77777777">
        <w:trPr>
          <w:cantSplit/>
        </w:trPr>
        <w:tc>
          <w:tcPr>
            <w:tcW w:w="2600" w:type="dxa"/>
            <w:shd w:val="clear" w:color="auto" w:fill="DEEAF6"/>
            <w:tcMar>
              <w:top w:w="40" w:type="dxa"/>
              <w:left w:w="90" w:type="dxa"/>
              <w:bottom w:w="40" w:type="dxa"/>
              <w:right w:w="90" w:type="dxa"/>
            </w:tcMar>
          </w:tcPr>
          <w:p w14:paraId="1BF4E0AB" w14:textId="77777777" w:rsidR="009B2676" w:rsidRDefault="00555546">
            <w:pPr>
              <w:spacing w:after="40"/>
            </w:pPr>
            <w:r>
              <w:rPr>
                <w:sz w:val="18"/>
                <w:szCs w:val="18"/>
              </w:rPr>
              <w:t>CI and test evidence</w:t>
            </w:r>
          </w:p>
        </w:tc>
        <w:tc>
          <w:tcPr>
            <w:tcW w:w="6416" w:type="dxa"/>
            <w:tcMar>
              <w:top w:w="40" w:type="dxa"/>
              <w:left w:w="90" w:type="dxa"/>
              <w:bottom w:w="40" w:type="dxa"/>
              <w:right w:w="90" w:type="dxa"/>
            </w:tcMar>
          </w:tcPr>
          <w:p w14:paraId="1C5BB8FF" w14:textId="77777777" w:rsidR="009B2676" w:rsidRDefault="00555546">
            <w:pPr>
              <w:spacing w:after="40"/>
            </w:pPr>
            <w:r>
              <w:rPr>
                <w:sz w:val="18"/>
                <w:szCs w:val="18"/>
              </w:rPr>
              <w:t>GitHub Actions: workflow "CI" (.</w:t>
            </w:r>
            <w:proofErr w:type="spellStart"/>
            <w:r>
              <w:rPr>
                <w:sz w:val="18"/>
                <w:szCs w:val="18"/>
              </w:rPr>
              <w:t>github</w:t>
            </w:r>
            <w:proofErr w:type="spellEnd"/>
            <w:r>
              <w:rPr>
                <w:sz w:val="18"/>
                <w:szCs w:val="18"/>
              </w:rPr>
              <w:t>/workflows/</w:t>
            </w:r>
            <w:proofErr w:type="spellStart"/>
            <w:r>
              <w:rPr>
                <w:sz w:val="18"/>
                <w:szCs w:val="18"/>
              </w:rPr>
              <w:t>ci.yml</w:t>
            </w:r>
            <w:proofErr w:type="spellEnd"/>
            <w:r>
              <w:rPr>
                <w:sz w:val="18"/>
                <w:szCs w:val="18"/>
              </w:rPr>
              <w:t xml:space="preserve"> - jobs Backend, Frontend, End-to-end) and workflow "Security" (</w:t>
            </w:r>
            <w:proofErr w:type="spellStart"/>
            <w:r>
              <w:rPr>
                <w:sz w:val="18"/>
                <w:szCs w:val="18"/>
              </w:rPr>
              <w:t>security.yml</w:t>
            </w:r>
            <w:proofErr w:type="spellEnd"/>
            <w:r>
              <w:rPr>
                <w:sz w:val="18"/>
                <w:szCs w:val="18"/>
              </w:rPr>
              <w:t>). Test reports are uploaded as run artifacts (backend-test-reports, e2e-reports).</w:t>
            </w:r>
            <w:r w:rsidR="00FA4A0C">
              <w:rPr>
                <w:sz w:val="18"/>
                <w:szCs w:val="18"/>
              </w:rPr>
              <w:t xml:space="preserve"> </w:t>
            </w:r>
            <w:hyperlink r:id="rId20" w:history="1">
              <w:r w:rsidR="00FA4A0C" w:rsidRPr="008B29A8">
                <w:rPr>
                  <w:rStyle w:val="Hyperlink"/>
                  <w:sz w:val="18"/>
                  <w:szCs w:val="18"/>
                </w:rPr>
                <w:t>Release run (CI on prod 3bb0a3e, all jobs green): https://github.com/ClarissaBierman/SEN381-Project-CivicConnect/actions/runs/38951977445</w:t>
              </w:r>
            </w:hyperlink>
          </w:p>
        </w:tc>
      </w:tr>
      <w:tr w:rsidR="009B2676" w14:paraId="2151102E" w14:textId="77777777">
        <w:trPr>
          <w:cantSplit/>
        </w:trPr>
        <w:tc>
          <w:tcPr>
            <w:tcW w:w="2600" w:type="dxa"/>
            <w:shd w:val="clear" w:color="auto" w:fill="DEEAF6"/>
            <w:tcMar>
              <w:top w:w="40" w:type="dxa"/>
              <w:left w:w="90" w:type="dxa"/>
              <w:bottom w:w="40" w:type="dxa"/>
              <w:right w:w="90" w:type="dxa"/>
            </w:tcMar>
          </w:tcPr>
          <w:p w14:paraId="4D614D21" w14:textId="77777777" w:rsidR="009B2676" w:rsidRDefault="00555546">
            <w:pPr>
              <w:spacing w:after="40"/>
            </w:pPr>
            <w:r>
              <w:rPr>
                <w:sz w:val="18"/>
                <w:szCs w:val="18"/>
              </w:rPr>
              <w:lastRenderedPageBreak/>
              <w:t>Performance evidence</w:t>
            </w:r>
          </w:p>
        </w:tc>
        <w:tc>
          <w:tcPr>
            <w:tcW w:w="6416" w:type="dxa"/>
            <w:tcMar>
              <w:top w:w="40" w:type="dxa"/>
              <w:left w:w="90" w:type="dxa"/>
              <w:bottom w:w="40" w:type="dxa"/>
              <w:right w:w="90" w:type="dxa"/>
            </w:tcMar>
          </w:tcPr>
          <w:p w14:paraId="28D8D430" w14:textId="77777777" w:rsidR="009B2676" w:rsidRDefault="00555546">
            <w:pPr>
              <w:spacing w:after="40"/>
            </w:pPr>
            <w:r>
              <w:rPr>
                <w:sz w:val="18"/>
                <w:szCs w:val="18"/>
              </w:rPr>
              <w:t>perf/README.md and perf/results/ in the repository</w:t>
            </w:r>
          </w:p>
        </w:tc>
      </w:tr>
      <w:tr w:rsidR="009B2676" w14:paraId="63CAC26B" w14:textId="77777777">
        <w:trPr>
          <w:cantSplit/>
        </w:trPr>
        <w:tc>
          <w:tcPr>
            <w:tcW w:w="2600" w:type="dxa"/>
            <w:shd w:val="clear" w:color="auto" w:fill="DEEAF6"/>
            <w:tcMar>
              <w:top w:w="40" w:type="dxa"/>
              <w:left w:w="90" w:type="dxa"/>
              <w:bottom w:w="40" w:type="dxa"/>
              <w:right w:w="90" w:type="dxa"/>
            </w:tcMar>
          </w:tcPr>
          <w:p w14:paraId="3DE666EA" w14:textId="77777777" w:rsidR="009B2676" w:rsidRDefault="00555546">
            <w:pPr>
              <w:spacing w:after="40"/>
            </w:pPr>
            <w:r>
              <w:rPr>
                <w:sz w:val="18"/>
                <w:szCs w:val="18"/>
              </w:rPr>
              <w:t>Staging / test environment</w:t>
            </w:r>
          </w:p>
        </w:tc>
        <w:tc>
          <w:tcPr>
            <w:tcW w:w="6416" w:type="dxa"/>
            <w:tcMar>
              <w:top w:w="40" w:type="dxa"/>
              <w:left w:w="90" w:type="dxa"/>
              <w:bottom w:w="40" w:type="dxa"/>
              <w:right w:w="90" w:type="dxa"/>
            </w:tcMar>
          </w:tcPr>
          <w:p w14:paraId="4B06ED4F" w14:textId="77777777" w:rsidR="009B2676" w:rsidRDefault="00FA4A0C">
            <w:pPr>
              <w:spacing w:after="40"/>
            </w:pPr>
            <w:r>
              <w:rPr>
                <w:rStyle w:val="Hyperlink"/>
                <w:sz w:val="18"/>
                <w:szCs w:val="18"/>
              </w:rPr>
              <w:t>https://civicconnect-pxjj.onrender.com (Render, prod branch). Health check on 16/10/2026: database UP, status UP. Smoke tests P-01 to P-07: 7 of 7 Pass on 16/10/2026 (Prod sheet of docs/</w:t>
            </w:r>
            <w:proofErr w:type="spellStart"/>
            <w:r>
              <w:rPr>
                <w:rStyle w:val="Hyperlink"/>
                <w:sz w:val="18"/>
                <w:szCs w:val="18"/>
              </w:rPr>
              <w:t>CivicConnect</w:t>
            </w:r>
            <w:proofErr w:type="spellEnd"/>
            <w:r>
              <w:rPr>
                <w:rStyle w:val="Hyperlink"/>
                <w:sz w:val="18"/>
                <w:szCs w:val="18"/>
              </w:rPr>
              <w:t xml:space="preserve"> manual test log.xlsx)</w:t>
            </w:r>
          </w:p>
        </w:tc>
      </w:tr>
      <w:tr w:rsidR="009B2676" w14:paraId="12033830" w14:textId="77777777">
        <w:trPr>
          <w:cantSplit/>
        </w:trPr>
        <w:tc>
          <w:tcPr>
            <w:tcW w:w="2600" w:type="dxa"/>
            <w:shd w:val="clear" w:color="auto" w:fill="DEEAF6"/>
            <w:tcMar>
              <w:top w:w="40" w:type="dxa"/>
              <w:left w:w="90" w:type="dxa"/>
              <w:bottom w:w="40" w:type="dxa"/>
              <w:right w:w="90" w:type="dxa"/>
            </w:tcMar>
          </w:tcPr>
          <w:p w14:paraId="74917116" w14:textId="77777777" w:rsidR="009B2676" w:rsidRDefault="00555546">
            <w:pPr>
              <w:spacing w:after="40"/>
            </w:pPr>
            <w:r>
              <w:rPr>
                <w:sz w:val="18"/>
                <w:szCs w:val="18"/>
              </w:rPr>
              <w:t>Date submitted</w:t>
            </w:r>
          </w:p>
        </w:tc>
        <w:tc>
          <w:tcPr>
            <w:tcW w:w="6416" w:type="dxa"/>
            <w:tcMar>
              <w:top w:w="40" w:type="dxa"/>
              <w:left w:w="90" w:type="dxa"/>
              <w:bottom w:w="40" w:type="dxa"/>
              <w:right w:w="90" w:type="dxa"/>
            </w:tcMar>
          </w:tcPr>
          <w:p w14:paraId="0AAC609E" w14:textId="77777777" w:rsidR="009B2676" w:rsidRPr="00FA4A0C" w:rsidRDefault="00FA4A0C" w:rsidP="00FA4A0C">
            <w:r>
              <w:t>16/10/2026</w:t>
            </w:r>
          </w:p>
        </w:tc>
      </w:tr>
    </w:tbl>
    <w:p w14:paraId="208F320D" w14:textId="77777777" w:rsidR="009B2676" w:rsidRDefault="009B2676">
      <w:pPr>
        <w:spacing w:after="60"/>
      </w:pPr>
    </w:p>
    <w:p w14:paraId="307FE16F" w14:textId="77777777" w:rsidR="009B2676" w:rsidRDefault="00555546">
      <w:pPr>
        <w:pStyle w:val="Heading2"/>
      </w:pPr>
      <w:bookmarkStart w:id="99" w:name="_Toc243252274"/>
      <w:r>
        <w:t>M3 Overview</w:t>
      </w:r>
      <w:bookmarkEnd w:id="99"/>
    </w:p>
    <w:p w14:paraId="34F82875" w14:textId="77777777" w:rsidR="009B2676" w:rsidRDefault="00555546">
      <w:pPr>
        <w:spacing w:after="120"/>
      </w:pPr>
      <w:r>
        <w:t>All 16 functional requirements are implemented in an Angular 21 frontend and a Spring Boot 4.1 backend (Java 21) on PostgreSQL 17 (</w:t>
      </w:r>
      <w:proofErr w:type="spellStart"/>
      <w:r>
        <w:t>Supabase</w:t>
      </w:r>
      <w:proofErr w:type="spellEnd"/>
      <w:r>
        <w:t>). The release candidate is built and tested by the CI workflow on every push and pull request. Remaining work before the candidate is final is listed under Release Readiness.</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00"/>
        <w:gridCol w:w="2000"/>
        <w:gridCol w:w="4716"/>
      </w:tblGrid>
      <w:tr w:rsidR="009B2676" w14:paraId="221F44B4" w14:textId="77777777">
        <w:trPr>
          <w:cantSplit/>
          <w:tblHeader/>
        </w:trPr>
        <w:tc>
          <w:tcPr>
            <w:tcW w:w="2300" w:type="dxa"/>
            <w:shd w:val="clear" w:color="auto" w:fill="002060"/>
            <w:tcMar>
              <w:top w:w="40" w:type="dxa"/>
              <w:left w:w="90" w:type="dxa"/>
              <w:bottom w:w="40" w:type="dxa"/>
              <w:right w:w="90" w:type="dxa"/>
            </w:tcMar>
          </w:tcPr>
          <w:p w14:paraId="2F34CEC5" w14:textId="77777777" w:rsidR="009B2676" w:rsidRDefault="00555546">
            <w:pPr>
              <w:spacing w:after="40"/>
            </w:pPr>
            <w:r>
              <w:rPr>
                <w:b/>
                <w:bCs/>
                <w:color w:val="FFFFFF"/>
                <w:sz w:val="18"/>
                <w:szCs w:val="18"/>
              </w:rPr>
              <w:t>Area</w:t>
            </w:r>
          </w:p>
        </w:tc>
        <w:tc>
          <w:tcPr>
            <w:tcW w:w="2000" w:type="dxa"/>
            <w:shd w:val="clear" w:color="auto" w:fill="002060"/>
            <w:tcMar>
              <w:top w:w="40" w:type="dxa"/>
              <w:left w:w="90" w:type="dxa"/>
              <w:bottom w:w="40" w:type="dxa"/>
              <w:right w:w="90" w:type="dxa"/>
            </w:tcMar>
          </w:tcPr>
          <w:p w14:paraId="17ED333C" w14:textId="77777777" w:rsidR="009B2676" w:rsidRDefault="00555546">
            <w:pPr>
              <w:spacing w:after="40"/>
            </w:pPr>
            <w:r>
              <w:rPr>
                <w:b/>
                <w:bCs/>
                <w:color w:val="FFFFFF"/>
                <w:sz w:val="18"/>
                <w:szCs w:val="18"/>
              </w:rPr>
              <w:t>Requirements</w:t>
            </w:r>
          </w:p>
        </w:tc>
        <w:tc>
          <w:tcPr>
            <w:tcW w:w="4716" w:type="dxa"/>
            <w:shd w:val="clear" w:color="auto" w:fill="002060"/>
            <w:tcMar>
              <w:top w:w="40" w:type="dxa"/>
              <w:left w:w="90" w:type="dxa"/>
              <w:bottom w:w="40" w:type="dxa"/>
              <w:right w:w="90" w:type="dxa"/>
            </w:tcMar>
          </w:tcPr>
          <w:p w14:paraId="01D34C35" w14:textId="77777777" w:rsidR="009B2676" w:rsidRDefault="00555546">
            <w:pPr>
              <w:spacing w:after="40"/>
            </w:pPr>
            <w:r>
              <w:rPr>
                <w:b/>
                <w:bCs/>
                <w:color w:val="FFFFFF"/>
                <w:sz w:val="18"/>
                <w:szCs w:val="18"/>
              </w:rPr>
              <w:t>Main components</w:t>
            </w:r>
          </w:p>
        </w:tc>
      </w:tr>
      <w:tr w:rsidR="009B2676" w14:paraId="2980F75C" w14:textId="77777777">
        <w:trPr>
          <w:cantSplit/>
        </w:trPr>
        <w:tc>
          <w:tcPr>
            <w:tcW w:w="2300" w:type="dxa"/>
            <w:tcMar>
              <w:top w:w="40" w:type="dxa"/>
              <w:left w:w="90" w:type="dxa"/>
              <w:bottom w:w="40" w:type="dxa"/>
              <w:right w:w="90" w:type="dxa"/>
            </w:tcMar>
          </w:tcPr>
          <w:p w14:paraId="249B70C1" w14:textId="77777777" w:rsidR="009B2676" w:rsidRDefault="00555546">
            <w:pPr>
              <w:spacing w:after="40"/>
            </w:pPr>
            <w:r>
              <w:rPr>
                <w:sz w:val="18"/>
                <w:szCs w:val="18"/>
              </w:rPr>
              <w:t>Accounts and login</w:t>
            </w:r>
          </w:p>
        </w:tc>
        <w:tc>
          <w:tcPr>
            <w:tcW w:w="2000" w:type="dxa"/>
            <w:tcMar>
              <w:top w:w="40" w:type="dxa"/>
              <w:left w:w="90" w:type="dxa"/>
              <w:bottom w:w="40" w:type="dxa"/>
              <w:right w:w="90" w:type="dxa"/>
            </w:tcMar>
          </w:tcPr>
          <w:p w14:paraId="7A4171E7" w14:textId="77777777" w:rsidR="009B2676" w:rsidRDefault="00555546">
            <w:pPr>
              <w:spacing w:after="40"/>
            </w:pPr>
            <w:r>
              <w:rPr>
                <w:sz w:val="18"/>
                <w:szCs w:val="18"/>
              </w:rPr>
              <w:t>FR-014, NFR-002, NFR-003</w:t>
            </w:r>
          </w:p>
        </w:tc>
        <w:tc>
          <w:tcPr>
            <w:tcW w:w="4716" w:type="dxa"/>
            <w:tcMar>
              <w:top w:w="40" w:type="dxa"/>
              <w:left w:w="90" w:type="dxa"/>
              <w:bottom w:w="40" w:type="dxa"/>
              <w:right w:w="90" w:type="dxa"/>
            </w:tcMar>
          </w:tcPr>
          <w:p w14:paraId="3BBBAA4C" w14:textId="77777777" w:rsidR="009B2676" w:rsidRDefault="00555546">
            <w:pPr>
              <w:spacing w:after="40"/>
            </w:pPr>
            <w:r>
              <w:rPr>
                <w:sz w:val="18"/>
                <w:szCs w:val="18"/>
              </w:rPr>
              <w:t xml:space="preserve">access module: </w:t>
            </w:r>
            <w:proofErr w:type="spellStart"/>
            <w:r>
              <w:rPr>
                <w:sz w:val="18"/>
                <w:szCs w:val="18"/>
              </w:rPr>
              <w:t>AuthService</w:t>
            </w:r>
            <w:proofErr w:type="spellEnd"/>
            <w:r>
              <w:rPr>
                <w:sz w:val="18"/>
                <w:szCs w:val="18"/>
              </w:rPr>
              <w:t xml:space="preserve">, </w:t>
            </w:r>
            <w:proofErr w:type="spellStart"/>
            <w:r>
              <w:rPr>
                <w:sz w:val="18"/>
                <w:szCs w:val="18"/>
              </w:rPr>
              <w:t>JwtService</w:t>
            </w:r>
            <w:proofErr w:type="spellEnd"/>
            <w:r>
              <w:rPr>
                <w:sz w:val="18"/>
                <w:szCs w:val="18"/>
              </w:rPr>
              <w:t xml:space="preserve">, </w:t>
            </w:r>
            <w:proofErr w:type="spellStart"/>
            <w:r>
              <w:rPr>
                <w:sz w:val="18"/>
                <w:szCs w:val="18"/>
              </w:rPr>
              <w:t>ActiveAccountJwtConverter</w:t>
            </w:r>
            <w:proofErr w:type="spellEnd"/>
            <w:r>
              <w:rPr>
                <w:sz w:val="18"/>
                <w:szCs w:val="18"/>
              </w:rPr>
              <w:t>; Angular login, register, profile</w:t>
            </w:r>
          </w:p>
        </w:tc>
      </w:tr>
      <w:tr w:rsidR="009B2676" w14:paraId="0D7144BD" w14:textId="77777777">
        <w:trPr>
          <w:cantSplit/>
        </w:trPr>
        <w:tc>
          <w:tcPr>
            <w:tcW w:w="2300" w:type="dxa"/>
            <w:tcMar>
              <w:top w:w="40" w:type="dxa"/>
              <w:left w:w="90" w:type="dxa"/>
              <w:bottom w:w="40" w:type="dxa"/>
              <w:right w:w="90" w:type="dxa"/>
            </w:tcMar>
          </w:tcPr>
          <w:p w14:paraId="539E3E6A" w14:textId="77777777" w:rsidR="009B2676" w:rsidRDefault="00555546">
            <w:pPr>
              <w:spacing w:after="40"/>
            </w:pPr>
            <w:r>
              <w:rPr>
                <w:sz w:val="18"/>
                <w:szCs w:val="18"/>
              </w:rPr>
              <w:t>Requester</w:t>
            </w:r>
          </w:p>
        </w:tc>
        <w:tc>
          <w:tcPr>
            <w:tcW w:w="2000" w:type="dxa"/>
            <w:tcMar>
              <w:top w:w="40" w:type="dxa"/>
              <w:left w:w="90" w:type="dxa"/>
              <w:bottom w:w="40" w:type="dxa"/>
              <w:right w:w="90" w:type="dxa"/>
            </w:tcMar>
          </w:tcPr>
          <w:p w14:paraId="78CD58F9" w14:textId="77777777" w:rsidR="009B2676" w:rsidRDefault="00555546">
            <w:pPr>
              <w:spacing w:after="40"/>
            </w:pPr>
            <w:r>
              <w:rPr>
                <w:sz w:val="18"/>
                <w:szCs w:val="18"/>
              </w:rPr>
              <w:t>FR-001 to FR-004</w:t>
            </w:r>
          </w:p>
        </w:tc>
        <w:tc>
          <w:tcPr>
            <w:tcW w:w="4716" w:type="dxa"/>
            <w:tcMar>
              <w:top w:w="40" w:type="dxa"/>
              <w:left w:w="90" w:type="dxa"/>
              <w:bottom w:w="40" w:type="dxa"/>
              <w:right w:w="90" w:type="dxa"/>
            </w:tcMar>
          </w:tcPr>
          <w:p w14:paraId="78DB3AF2" w14:textId="77777777" w:rsidR="009B2676" w:rsidRDefault="00555546">
            <w:pPr>
              <w:spacing w:after="40"/>
            </w:pPr>
            <w:proofErr w:type="spellStart"/>
            <w:r>
              <w:rPr>
                <w:sz w:val="18"/>
                <w:szCs w:val="18"/>
              </w:rPr>
              <w:t>RequestService</w:t>
            </w:r>
            <w:proofErr w:type="spellEnd"/>
            <w:r>
              <w:rPr>
                <w:sz w:val="18"/>
                <w:szCs w:val="18"/>
              </w:rPr>
              <w:t xml:space="preserve">, </w:t>
            </w:r>
            <w:proofErr w:type="spellStart"/>
            <w:r>
              <w:rPr>
                <w:sz w:val="18"/>
                <w:szCs w:val="18"/>
              </w:rPr>
              <w:t>CommentViews</w:t>
            </w:r>
            <w:proofErr w:type="spellEnd"/>
            <w:r>
              <w:rPr>
                <w:sz w:val="18"/>
                <w:szCs w:val="18"/>
              </w:rPr>
              <w:t>; requester page (form, my requests with pager, updates)</w:t>
            </w:r>
          </w:p>
        </w:tc>
      </w:tr>
      <w:tr w:rsidR="009B2676" w14:paraId="57CAD1DC" w14:textId="77777777">
        <w:trPr>
          <w:cantSplit/>
        </w:trPr>
        <w:tc>
          <w:tcPr>
            <w:tcW w:w="2300" w:type="dxa"/>
            <w:tcMar>
              <w:top w:w="40" w:type="dxa"/>
              <w:left w:w="90" w:type="dxa"/>
              <w:bottom w:w="40" w:type="dxa"/>
              <w:right w:w="90" w:type="dxa"/>
            </w:tcMar>
          </w:tcPr>
          <w:p w14:paraId="4D66ACA6" w14:textId="77777777" w:rsidR="009B2676" w:rsidRDefault="00555546">
            <w:pPr>
              <w:spacing w:after="40"/>
            </w:pPr>
            <w:r>
              <w:rPr>
                <w:sz w:val="18"/>
                <w:szCs w:val="18"/>
              </w:rPr>
              <w:t>Handler queue and detail</w:t>
            </w:r>
          </w:p>
        </w:tc>
        <w:tc>
          <w:tcPr>
            <w:tcW w:w="2000" w:type="dxa"/>
            <w:tcMar>
              <w:top w:w="40" w:type="dxa"/>
              <w:left w:w="90" w:type="dxa"/>
              <w:bottom w:w="40" w:type="dxa"/>
              <w:right w:w="90" w:type="dxa"/>
            </w:tcMar>
          </w:tcPr>
          <w:p w14:paraId="76FA39AA" w14:textId="77777777" w:rsidR="009B2676" w:rsidRDefault="00555546">
            <w:pPr>
              <w:spacing w:after="40"/>
            </w:pPr>
            <w:r>
              <w:rPr>
                <w:sz w:val="18"/>
                <w:szCs w:val="18"/>
              </w:rPr>
              <w:t>FR-005 to FR-011</w:t>
            </w:r>
          </w:p>
        </w:tc>
        <w:tc>
          <w:tcPr>
            <w:tcW w:w="4716" w:type="dxa"/>
            <w:tcMar>
              <w:top w:w="40" w:type="dxa"/>
              <w:left w:w="90" w:type="dxa"/>
              <w:bottom w:w="40" w:type="dxa"/>
              <w:right w:w="90" w:type="dxa"/>
            </w:tcMar>
          </w:tcPr>
          <w:p w14:paraId="78831508" w14:textId="77777777" w:rsidR="009B2676" w:rsidRDefault="00555546">
            <w:pPr>
              <w:spacing w:after="40"/>
            </w:pPr>
            <w:proofErr w:type="spellStart"/>
            <w:r>
              <w:rPr>
                <w:sz w:val="18"/>
                <w:szCs w:val="18"/>
              </w:rPr>
              <w:t>RequestService</w:t>
            </w:r>
            <w:proofErr w:type="spellEnd"/>
            <w:r>
              <w:rPr>
                <w:sz w:val="18"/>
                <w:szCs w:val="18"/>
              </w:rPr>
              <w:t xml:space="preserve">, </w:t>
            </w:r>
            <w:proofErr w:type="spellStart"/>
            <w:r>
              <w:rPr>
                <w:sz w:val="18"/>
                <w:szCs w:val="18"/>
              </w:rPr>
              <w:t>TransitionPolicy</w:t>
            </w:r>
            <w:proofErr w:type="spellEnd"/>
            <w:r>
              <w:rPr>
                <w:sz w:val="18"/>
                <w:szCs w:val="18"/>
              </w:rPr>
              <w:t xml:space="preserve">, </w:t>
            </w:r>
            <w:proofErr w:type="spellStart"/>
            <w:r>
              <w:rPr>
                <w:sz w:val="18"/>
                <w:szCs w:val="18"/>
              </w:rPr>
              <w:t>CommentService</w:t>
            </w:r>
            <w:proofErr w:type="spellEnd"/>
            <w:r>
              <w:rPr>
                <w:sz w:val="18"/>
                <w:szCs w:val="18"/>
              </w:rPr>
              <w:t xml:space="preserve">, </w:t>
            </w:r>
            <w:proofErr w:type="spellStart"/>
            <w:r>
              <w:rPr>
                <w:sz w:val="18"/>
                <w:szCs w:val="18"/>
              </w:rPr>
              <w:t>AuditService</w:t>
            </w:r>
            <w:proofErr w:type="spellEnd"/>
            <w:r>
              <w:rPr>
                <w:sz w:val="18"/>
                <w:szCs w:val="18"/>
              </w:rPr>
              <w:t>; request-queue page</w:t>
            </w:r>
          </w:p>
        </w:tc>
      </w:tr>
      <w:tr w:rsidR="009B2676" w14:paraId="5635D0B0" w14:textId="77777777">
        <w:trPr>
          <w:cantSplit/>
        </w:trPr>
        <w:tc>
          <w:tcPr>
            <w:tcW w:w="2300" w:type="dxa"/>
            <w:tcMar>
              <w:top w:w="40" w:type="dxa"/>
              <w:left w:w="90" w:type="dxa"/>
              <w:bottom w:w="40" w:type="dxa"/>
              <w:right w:w="90" w:type="dxa"/>
            </w:tcMar>
          </w:tcPr>
          <w:p w14:paraId="1AE1CBCD" w14:textId="77777777" w:rsidR="009B2676" w:rsidRDefault="00555546">
            <w:pPr>
              <w:spacing w:after="40"/>
            </w:pPr>
            <w:r>
              <w:rPr>
                <w:sz w:val="18"/>
                <w:szCs w:val="18"/>
              </w:rPr>
              <w:t>Management</w:t>
            </w:r>
          </w:p>
        </w:tc>
        <w:tc>
          <w:tcPr>
            <w:tcW w:w="2000" w:type="dxa"/>
            <w:tcMar>
              <w:top w:w="40" w:type="dxa"/>
              <w:left w:w="90" w:type="dxa"/>
              <w:bottom w:w="40" w:type="dxa"/>
              <w:right w:w="90" w:type="dxa"/>
            </w:tcMar>
          </w:tcPr>
          <w:p w14:paraId="63543A02" w14:textId="77777777" w:rsidR="009B2676" w:rsidRDefault="00555546">
            <w:pPr>
              <w:spacing w:after="40"/>
            </w:pPr>
            <w:r>
              <w:rPr>
                <w:sz w:val="18"/>
                <w:szCs w:val="18"/>
              </w:rPr>
              <w:t>FR-012, FR-013, FR-015, FR-016</w:t>
            </w:r>
          </w:p>
        </w:tc>
        <w:tc>
          <w:tcPr>
            <w:tcW w:w="4716" w:type="dxa"/>
            <w:tcMar>
              <w:top w:w="40" w:type="dxa"/>
              <w:left w:w="90" w:type="dxa"/>
              <w:bottom w:w="40" w:type="dxa"/>
              <w:right w:w="90" w:type="dxa"/>
            </w:tcMar>
          </w:tcPr>
          <w:p w14:paraId="314243F5" w14:textId="77777777" w:rsidR="009B2676" w:rsidRDefault="00555546">
            <w:pPr>
              <w:spacing w:after="40"/>
            </w:pPr>
            <w:proofErr w:type="spellStart"/>
            <w:r>
              <w:rPr>
                <w:sz w:val="18"/>
                <w:szCs w:val="18"/>
              </w:rPr>
              <w:t>ReportService</w:t>
            </w:r>
            <w:proofErr w:type="spellEnd"/>
            <w:r>
              <w:rPr>
                <w:sz w:val="18"/>
                <w:szCs w:val="18"/>
              </w:rPr>
              <w:t xml:space="preserve">, </w:t>
            </w:r>
            <w:proofErr w:type="spellStart"/>
            <w:r>
              <w:rPr>
                <w:sz w:val="18"/>
                <w:szCs w:val="18"/>
              </w:rPr>
              <w:t>CategoryService</w:t>
            </w:r>
            <w:proofErr w:type="spellEnd"/>
            <w:r>
              <w:rPr>
                <w:sz w:val="18"/>
                <w:szCs w:val="18"/>
              </w:rPr>
              <w:t xml:space="preserve">, </w:t>
            </w:r>
            <w:proofErr w:type="spellStart"/>
            <w:r>
              <w:rPr>
                <w:sz w:val="18"/>
                <w:szCs w:val="18"/>
              </w:rPr>
              <w:t>EmployeeService</w:t>
            </w:r>
            <w:proofErr w:type="spellEnd"/>
            <w:r>
              <w:rPr>
                <w:sz w:val="18"/>
                <w:szCs w:val="18"/>
              </w:rPr>
              <w:t>; Activity, Requests, Categories, Staff and Audit pages</w:t>
            </w:r>
          </w:p>
        </w:tc>
      </w:tr>
      <w:tr w:rsidR="009B2676" w14:paraId="597A8905" w14:textId="77777777">
        <w:trPr>
          <w:cantSplit/>
        </w:trPr>
        <w:tc>
          <w:tcPr>
            <w:tcW w:w="2300" w:type="dxa"/>
            <w:tcMar>
              <w:top w:w="40" w:type="dxa"/>
              <w:left w:w="90" w:type="dxa"/>
              <w:bottom w:w="40" w:type="dxa"/>
              <w:right w:w="90" w:type="dxa"/>
            </w:tcMar>
          </w:tcPr>
          <w:p w14:paraId="6993E31A" w14:textId="77777777" w:rsidR="009B2676" w:rsidRDefault="00555546">
            <w:pPr>
              <w:spacing w:after="40"/>
            </w:pPr>
            <w:r>
              <w:rPr>
                <w:sz w:val="18"/>
                <w:szCs w:val="18"/>
              </w:rPr>
              <w:t>Audit</w:t>
            </w:r>
          </w:p>
        </w:tc>
        <w:tc>
          <w:tcPr>
            <w:tcW w:w="2000" w:type="dxa"/>
            <w:tcMar>
              <w:top w:w="40" w:type="dxa"/>
              <w:left w:w="90" w:type="dxa"/>
              <w:bottom w:w="40" w:type="dxa"/>
              <w:right w:w="90" w:type="dxa"/>
            </w:tcMar>
          </w:tcPr>
          <w:p w14:paraId="697C3D40" w14:textId="77777777" w:rsidR="009B2676" w:rsidRDefault="00555546">
            <w:pPr>
              <w:spacing w:after="40"/>
            </w:pPr>
            <w:r>
              <w:rPr>
                <w:sz w:val="18"/>
                <w:szCs w:val="18"/>
              </w:rPr>
              <w:t>NFR-006, NFR-007</w:t>
            </w:r>
          </w:p>
        </w:tc>
        <w:tc>
          <w:tcPr>
            <w:tcW w:w="4716" w:type="dxa"/>
            <w:tcMar>
              <w:top w:w="40" w:type="dxa"/>
              <w:left w:w="90" w:type="dxa"/>
              <w:bottom w:w="40" w:type="dxa"/>
              <w:right w:w="90" w:type="dxa"/>
            </w:tcMar>
          </w:tcPr>
          <w:p w14:paraId="5E46B42A" w14:textId="77777777" w:rsidR="009B2676" w:rsidRDefault="00555546">
            <w:pPr>
              <w:spacing w:after="40"/>
            </w:pPr>
            <w:r>
              <w:rPr>
                <w:sz w:val="18"/>
                <w:szCs w:val="18"/>
              </w:rPr>
              <w:t>Database audit and append-only triggers; request history and per-table audit API</w:t>
            </w:r>
          </w:p>
        </w:tc>
      </w:tr>
      <w:tr w:rsidR="009B2676" w14:paraId="7B8673BC" w14:textId="77777777">
        <w:trPr>
          <w:cantSplit/>
        </w:trPr>
        <w:tc>
          <w:tcPr>
            <w:tcW w:w="2300" w:type="dxa"/>
            <w:tcMar>
              <w:top w:w="40" w:type="dxa"/>
              <w:left w:w="90" w:type="dxa"/>
              <w:bottom w:w="40" w:type="dxa"/>
              <w:right w:w="90" w:type="dxa"/>
            </w:tcMar>
          </w:tcPr>
          <w:p w14:paraId="4CE775E2" w14:textId="77777777" w:rsidR="009B2676" w:rsidRDefault="00555546">
            <w:pPr>
              <w:spacing w:after="40"/>
            </w:pPr>
            <w:r>
              <w:rPr>
                <w:sz w:val="18"/>
                <w:szCs w:val="18"/>
              </w:rPr>
              <w:t>Security controls</w:t>
            </w:r>
          </w:p>
        </w:tc>
        <w:tc>
          <w:tcPr>
            <w:tcW w:w="2000" w:type="dxa"/>
            <w:tcMar>
              <w:top w:w="40" w:type="dxa"/>
              <w:left w:w="90" w:type="dxa"/>
              <w:bottom w:w="40" w:type="dxa"/>
              <w:right w:w="90" w:type="dxa"/>
            </w:tcMar>
          </w:tcPr>
          <w:p w14:paraId="66A23C9C" w14:textId="77777777" w:rsidR="009B2676" w:rsidRDefault="00555546">
            <w:pPr>
              <w:spacing w:after="40"/>
            </w:pPr>
            <w:r>
              <w:rPr>
                <w:sz w:val="18"/>
                <w:szCs w:val="18"/>
              </w:rPr>
              <w:t>NFR-003, ASR-001, ASR-005</w:t>
            </w:r>
          </w:p>
        </w:tc>
        <w:tc>
          <w:tcPr>
            <w:tcW w:w="4716" w:type="dxa"/>
            <w:tcMar>
              <w:top w:w="40" w:type="dxa"/>
              <w:left w:w="90" w:type="dxa"/>
              <w:bottom w:w="40" w:type="dxa"/>
              <w:right w:w="90" w:type="dxa"/>
            </w:tcMar>
          </w:tcPr>
          <w:p w14:paraId="78FC20E2" w14:textId="77777777" w:rsidR="009B2676" w:rsidRDefault="00555546">
            <w:pPr>
              <w:spacing w:after="40"/>
            </w:pPr>
            <w:r>
              <w:rPr>
                <w:sz w:val="18"/>
                <w:szCs w:val="18"/>
              </w:rPr>
              <w:t xml:space="preserve">Database role per transaction (V3, </w:t>
            </w:r>
            <w:proofErr w:type="spellStart"/>
            <w:r>
              <w:rPr>
                <w:sz w:val="18"/>
                <w:szCs w:val="18"/>
              </w:rPr>
              <w:t>DbSessionInterceptor</w:t>
            </w:r>
            <w:proofErr w:type="spellEnd"/>
            <w:r>
              <w:rPr>
                <w:sz w:val="18"/>
                <w:szCs w:val="18"/>
              </w:rPr>
              <w:t>), per-request account check, rate limits</w:t>
            </w:r>
          </w:p>
        </w:tc>
      </w:tr>
    </w:tbl>
    <w:p w14:paraId="7012FA64" w14:textId="77777777" w:rsidR="009B2676" w:rsidRDefault="009B2676">
      <w:pPr>
        <w:spacing w:after="60"/>
      </w:pPr>
    </w:p>
    <w:p w14:paraId="231CBB5A" w14:textId="77777777" w:rsidR="009B2676" w:rsidRDefault="00555546">
      <w:pPr>
        <w:pStyle w:val="Heading2"/>
      </w:pPr>
      <w:bookmarkStart w:id="100" w:name="_Toc243252275"/>
      <w:r>
        <w:t>M2 Baseline Conformance</w:t>
      </w:r>
      <w:bookmarkEnd w:id="100"/>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00"/>
        <w:gridCol w:w="2600"/>
        <w:gridCol w:w="3416"/>
      </w:tblGrid>
      <w:tr w:rsidR="009B2676" w14:paraId="19669579" w14:textId="77777777">
        <w:trPr>
          <w:cantSplit/>
          <w:tblHeader/>
        </w:trPr>
        <w:tc>
          <w:tcPr>
            <w:tcW w:w="3000" w:type="dxa"/>
            <w:shd w:val="clear" w:color="auto" w:fill="002060"/>
            <w:tcMar>
              <w:top w:w="40" w:type="dxa"/>
              <w:left w:w="90" w:type="dxa"/>
              <w:bottom w:w="40" w:type="dxa"/>
              <w:right w:w="90" w:type="dxa"/>
            </w:tcMar>
          </w:tcPr>
          <w:p w14:paraId="204C2A43" w14:textId="77777777" w:rsidR="009B2676" w:rsidRDefault="00555546">
            <w:pPr>
              <w:spacing w:after="40"/>
            </w:pPr>
            <w:r>
              <w:rPr>
                <w:b/>
                <w:bCs/>
                <w:color w:val="FFFFFF"/>
                <w:sz w:val="18"/>
                <w:szCs w:val="18"/>
              </w:rPr>
              <w:t>M2 baseline item</w:t>
            </w:r>
          </w:p>
        </w:tc>
        <w:tc>
          <w:tcPr>
            <w:tcW w:w="2600" w:type="dxa"/>
            <w:shd w:val="clear" w:color="auto" w:fill="002060"/>
            <w:tcMar>
              <w:top w:w="40" w:type="dxa"/>
              <w:left w:w="90" w:type="dxa"/>
              <w:bottom w:w="40" w:type="dxa"/>
              <w:right w:w="90" w:type="dxa"/>
            </w:tcMar>
          </w:tcPr>
          <w:p w14:paraId="24FE1985" w14:textId="77777777" w:rsidR="009B2676" w:rsidRDefault="00555546">
            <w:pPr>
              <w:spacing w:after="40"/>
            </w:pPr>
            <w:r>
              <w:rPr>
                <w:b/>
                <w:bCs/>
                <w:color w:val="FFFFFF"/>
                <w:sz w:val="18"/>
                <w:szCs w:val="18"/>
              </w:rPr>
              <w:t>Implemented as planned?</w:t>
            </w:r>
          </w:p>
        </w:tc>
        <w:tc>
          <w:tcPr>
            <w:tcW w:w="3416" w:type="dxa"/>
            <w:shd w:val="clear" w:color="auto" w:fill="002060"/>
            <w:tcMar>
              <w:top w:w="40" w:type="dxa"/>
              <w:left w:w="90" w:type="dxa"/>
              <w:bottom w:w="40" w:type="dxa"/>
              <w:right w:w="90" w:type="dxa"/>
            </w:tcMar>
          </w:tcPr>
          <w:p w14:paraId="4325BA3D" w14:textId="77777777" w:rsidR="009B2676" w:rsidRDefault="00555546">
            <w:pPr>
              <w:spacing w:after="40"/>
            </w:pPr>
            <w:r>
              <w:rPr>
                <w:b/>
                <w:bCs/>
                <w:color w:val="FFFFFF"/>
                <w:sz w:val="18"/>
                <w:szCs w:val="18"/>
              </w:rPr>
              <w:t>Evidence</w:t>
            </w:r>
          </w:p>
        </w:tc>
      </w:tr>
      <w:tr w:rsidR="009B2676" w14:paraId="04DD48A3" w14:textId="77777777">
        <w:trPr>
          <w:cantSplit/>
        </w:trPr>
        <w:tc>
          <w:tcPr>
            <w:tcW w:w="3000" w:type="dxa"/>
            <w:tcMar>
              <w:top w:w="40" w:type="dxa"/>
              <w:left w:w="90" w:type="dxa"/>
              <w:bottom w:w="40" w:type="dxa"/>
              <w:right w:w="90" w:type="dxa"/>
            </w:tcMar>
          </w:tcPr>
          <w:p w14:paraId="0F80F83C" w14:textId="77777777" w:rsidR="009B2676" w:rsidRDefault="00555546">
            <w:pPr>
              <w:spacing w:after="40"/>
            </w:pPr>
            <w:r>
              <w:rPr>
                <w:sz w:val="18"/>
                <w:szCs w:val="18"/>
              </w:rPr>
              <w:t>ARC-01 one Angular app, menu per role</w:t>
            </w:r>
          </w:p>
        </w:tc>
        <w:tc>
          <w:tcPr>
            <w:tcW w:w="2600" w:type="dxa"/>
            <w:tcMar>
              <w:top w:w="40" w:type="dxa"/>
              <w:left w:w="90" w:type="dxa"/>
              <w:bottom w:w="40" w:type="dxa"/>
              <w:right w:w="90" w:type="dxa"/>
            </w:tcMar>
          </w:tcPr>
          <w:p w14:paraId="61BFCEE4" w14:textId="77777777" w:rsidR="009B2676" w:rsidRDefault="00555546">
            <w:pPr>
              <w:spacing w:after="40"/>
            </w:pPr>
            <w:r>
              <w:rPr>
                <w:sz w:val="18"/>
                <w:szCs w:val="18"/>
              </w:rPr>
              <w:t>Yes</w:t>
            </w:r>
          </w:p>
        </w:tc>
        <w:tc>
          <w:tcPr>
            <w:tcW w:w="3416" w:type="dxa"/>
            <w:tcMar>
              <w:top w:w="40" w:type="dxa"/>
              <w:left w:w="90" w:type="dxa"/>
              <w:bottom w:w="40" w:type="dxa"/>
              <w:right w:w="90" w:type="dxa"/>
            </w:tcMar>
          </w:tcPr>
          <w:p w14:paraId="1670EA68" w14:textId="77777777" w:rsidR="009B2676" w:rsidRDefault="00555546">
            <w:pPr>
              <w:spacing w:after="40"/>
            </w:pPr>
            <w:proofErr w:type="spellStart"/>
            <w:r>
              <w:rPr>
                <w:sz w:val="18"/>
                <w:szCs w:val="18"/>
              </w:rPr>
              <w:t>app.routes.ts</w:t>
            </w:r>
            <w:proofErr w:type="spellEnd"/>
            <w:r>
              <w:rPr>
                <w:sz w:val="18"/>
                <w:szCs w:val="18"/>
              </w:rPr>
              <w:t xml:space="preserve"> role guard; E2E-02</w:t>
            </w:r>
          </w:p>
        </w:tc>
      </w:tr>
      <w:tr w:rsidR="009B2676" w14:paraId="7388DBAA" w14:textId="77777777">
        <w:trPr>
          <w:cantSplit/>
        </w:trPr>
        <w:tc>
          <w:tcPr>
            <w:tcW w:w="3000" w:type="dxa"/>
            <w:tcMar>
              <w:top w:w="40" w:type="dxa"/>
              <w:left w:w="90" w:type="dxa"/>
              <w:bottom w:w="40" w:type="dxa"/>
              <w:right w:w="90" w:type="dxa"/>
            </w:tcMar>
          </w:tcPr>
          <w:p w14:paraId="3838592D" w14:textId="77777777" w:rsidR="009B2676" w:rsidRDefault="00555546">
            <w:pPr>
              <w:spacing w:after="40"/>
            </w:pPr>
            <w:r>
              <w:rPr>
                <w:sz w:val="18"/>
                <w:szCs w:val="18"/>
              </w:rPr>
              <w:t>ARC-02 modular monolith</w:t>
            </w:r>
          </w:p>
        </w:tc>
        <w:tc>
          <w:tcPr>
            <w:tcW w:w="2600" w:type="dxa"/>
            <w:tcMar>
              <w:top w:w="40" w:type="dxa"/>
              <w:left w:w="90" w:type="dxa"/>
              <w:bottom w:w="40" w:type="dxa"/>
              <w:right w:w="90" w:type="dxa"/>
            </w:tcMar>
          </w:tcPr>
          <w:p w14:paraId="64C1E385" w14:textId="77777777" w:rsidR="009B2676" w:rsidRDefault="00555546">
            <w:pPr>
              <w:spacing w:after="40"/>
            </w:pPr>
            <w:r>
              <w:rPr>
                <w:sz w:val="18"/>
                <w:szCs w:val="18"/>
              </w:rPr>
              <w:t>Yes</w:t>
            </w:r>
          </w:p>
        </w:tc>
        <w:tc>
          <w:tcPr>
            <w:tcW w:w="3416" w:type="dxa"/>
            <w:tcMar>
              <w:top w:w="40" w:type="dxa"/>
              <w:left w:w="90" w:type="dxa"/>
              <w:bottom w:w="40" w:type="dxa"/>
              <w:right w:w="90" w:type="dxa"/>
            </w:tcMar>
          </w:tcPr>
          <w:p w14:paraId="7D424CCA" w14:textId="77777777" w:rsidR="009B2676" w:rsidRDefault="00555546">
            <w:pPr>
              <w:spacing w:after="40"/>
            </w:pPr>
            <w:r>
              <w:rPr>
                <w:sz w:val="18"/>
                <w:szCs w:val="18"/>
              </w:rPr>
              <w:t xml:space="preserve">Packages </w:t>
            </w:r>
            <w:proofErr w:type="spellStart"/>
            <w:r>
              <w:rPr>
                <w:sz w:val="18"/>
                <w:szCs w:val="18"/>
              </w:rPr>
              <w:t>com.civicconnect.access</w:t>
            </w:r>
            <w:proofErr w:type="spellEnd"/>
            <w:r>
              <w:rPr>
                <w:sz w:val="18"/>
                <w:szCs w:val="18"/>
              </w:rPr>
              <w:t>, requests, reporting, common</w:t>
            </w:r>
          </w:p>
        </w:tc>
      </w:tr>
      <w:tr w:rsidR="009B2676" w14:paraId="763BC7E5" w14:textId="77777777">
        <w:trPr>
          <w:cantSplit/>
        </w:trPr>
        <w:tc>
          <w:tcPr>
            <w:tcW w:w="3000" w:type="dxa"/>
            <w:tcMar>
              <w:top w:w="40" w:type="dxa"/>
              <w:left w:w="90" w:type="dxa"/>
              <w:bottom w:w="40" w:type="dxa"/>
              <w:right w:w="90" w:type="dxa"/>
            </w:tcMar>
          </w:tcPr>
          <w:p w14:paraId="645FF361" w14:textId="77777777" w:rsidR="009B2676" w:rsidRDefault="00555546">
            <w:pPr>
              <w:spacing w:after="40"/>
            </w:pPr>
            <w:r>
              <w:rPr>
                <w:sz w:val="18"/>
                <w:szCs w:val="18"/>
              </w:rPr>
              <w:t>ARC-03 single deployable, same origin</w:t>
            </w:r>
          </w:p>
        </w:tc>
        <w:tc>
          <w:tcPr>
            <w:tcW w:w="2600" w:type="dxa"/>
            <w:tcMar>
              <w:top w:w="40" w:type="dxa"/>
              <w:left w:w="90" w:type="dxa"/>
              <w:bottom w:w="40" w:type="dxa"/>
              <w:right w:w="90" w:type="dxa"/>
            </w:tcMar>
          </w:tcPr>
          <w:p w14:paraId="5008BC5C" w14:textId="77777777" w:rsidR="009B2676" w:rsidRDefault="00555546">
            <w:pPr>
              <w:spacing w:after="40"/>
            </w:pPr>
            <w:r>
              <w:rPr>
                <w:sz w:val="18"/>
                <w:szCs w:val="18"/>
              </w:rPr>
              <w:t>Yes: the single jar is built in M3 (C-07); development still uses the ng serve proxy</w:t>
            </w:r>
          </w:p>
        </w:tc>
        <w:tc>
          <w:tcPr>
            <w:tcW w:w="3416" w:type="dxa"/>
            <w:tcMar>
              <w:top w:w="40" w:type="dxa"/>
              <w:left w:w="90" w:type="dxa"/>
              <w:bottom w:w="40" w:type="dxa"/>
              <w:right w:w="90" w:type="dxa"/>
            </w:tcMar>
          </w:tcPr>
          <w:p w14:paraId="7A2EF361" w14:textId="77777777" w:rsidR="009B2676" w:rsidRDefault="00555546">
            <w:pPr>
              <w:spacing w:after="40"/>
            </w:pPr>
            <w:proofErr w:type="spellStart"/>
            <w:r>
              <w:rPr>
                <w:sz w:val="18"/>
                <w:szCs w:val="18"/>
              </w:rPr>
              <w:t>Dockerfile</w:t>
            </w:r>
            <w:proofErr w:type="spellEnd"/>
            <w:r>
              <w:rPr>
                <w:sz w:val="18"/>
                <w:szCs w:val="18"/>
              </w:rPr>
              <w:t>; CI Deployment image job; C-07; TD-01 (resolved)</w:t>
            </w:r>
          </w:p>
        </w:tc>
      </w:tr>
      <w:tr w:rsidR="009B2676" w14:paraId="149CA3EE" w14:textId="77777777">
        <w:trPr>
          <w:cantSplit/>
        </w:trPr>
        <w:tc>
          <w:tcPr>
            <w:tcW w:w="3000" w:type="dxa"/>
            <w:tcMar>
              <w:top w:w="40" w:type="dxa"/>
              <w:left w:w="90" w:type="dxa"/>
              <w:bottom w:w="40" w:type="dxa"/>
              <w:right w:w="90" w:type="dxa"/>
            </w:tcMar>
          </w:tcPr>
          <w:p w14:paraId="6E709F8A" w14:textId="77777777" w:rsidR="009B2676" w:rsidRDefault="00555546">
            <w:pPr>
              <w:spacing w:after="40"/>
            </w:pPr>
            <w:r>
              <w:rPr>
                <w:sz w:val="18"/>
                <w:szCs w:val="18"/>
              </w:rPr>
              <w:t>DEC-004 Spring Boot, Java 21, PostgreSQL</w:t>
            </w:r>
          </w:p>
        </w:tc>
        <w:tc>
          <w:tcPr>
            <w:tcW w:w="2600" w:type="dxa"/>
            <w:tcMar>
              <w:top w:w="40" w:type="dxa"/>
              <w:left w:w="90" w:type="dxa"/>
              <w:bottom w:w="40" w:type="dxa"/>
              <w:right w:w="90" w:type="dxa"/>
            </w:tcMar>
          </w:tcPr>
          <w:p w14:paraId="71A55B01" w14:textId="77777777" w:rsidR="009B2676" w:rsidRDefault="00555546">
            <w:pPr>
              <w:spacing w:after="40"/>
            </w:pPr>
            <w:r>
              <w:rPr>
                <w:sz w:val="18"/>
                <w:szCs w:val="18"/>
              </w:rPr>
              <w:t>Yes</w:t>
            </w:r>
          </w:p>
        </w:tc>
        <w:tc>
          <w:tcPr>
            <w:tcW w:w="3416" w:type="dxa"/>
            <w:tcMar>
              <w:top w:w="40" w:type="dxa"/>
              <w:left w:w="90" w:type="dxa"/>
              <w:bottom w:w="40" w:type="dxa"/>
              <w:right w:w="90" w:type="dxa"/>
            </w:tcMar>
          </w:tcPr>
          <w:p w14:paraId="6FA12887" w14:textId="77777777" w:rsidR="009B2676" w:rsidRDefault="00555546">
            <w:pPr>
              <w:spacing w:after="40"/>
            </w:pPr>
            <w:r>
              <w:rPr>
                <w:sz w:val="18"/>
                <w:szCs w:val="18"/>
              </w:rPr>
              <w:t>pom.xml; CI uses PostgreSQL 17; decision matrix rescored in v3.0 (CR-013), decision unchanged</w:t>
            </w:r>
          </w:p>
        </w:tc>
      </w:tr>
      <w:tr w:rsidR="009B2676" w14:paraId="26EAB619" w14:textId="77777777">
        <w:trPr>
          <w:cantSplit/>
        </w:trPr>
        <w:tc>
          <w:tcPr>
            <w:tcW w:w="3000" w:type="dxa"/>
            <w:tcMar>
              <w:top w:w="40" w:type="dxa"/>
              <w:left w:w="90" w:type="dxa"/>
              <w:bottom w:w="40" w:type="dxa"/>
              <w:right w:w="90" w:type="dxa"/>
            </w:tcMar>
          </w:tcPr>
          <w:p w14:paraId="58498FB1" w14:textId="77777777" w:rsidR="009B2676" w:rsidRDefault="00555546">
            <w:pPr>
              <w:spacing w:after="40"/>
            </w:pPr>
            <w:r>
              <w:rPr>
                <w:sz w:val="18"/>
                <w:szCs w:val="18"/>
              </w:rPr>
              <w:lastRenderedPageBreak/>
              <w:t>DEC-005 / ERD v2 schema through Flyway</w:t>
            </w:r>
          </w:p>
        </w:tc>
        <w:tc>
          <w:tcPr>
            <w:tcW w:w="2600" w:type="dxa"/>
            <w:tcMar>
              <w:top w:w="40" w:type="dxa"/>
              <w:left w:w="90" w:type="dxa"/>
              <w:bottom w:w="40" w:type="dxa"/>
              <w:right w:w="90" w:type="dxa"/>
            </w:tcMar>
          </w:tcPr>
          <w:p w14:paraId="191A55EA" w14:textId="77777777" w:rsidR="009B2676" w:rsidRDefault="00555546">
            <w:pPr>
              <w:spacing w:after="40"/>
            </w:pPr>
            <w:r>
              <w:rPr>
                <w:sz w:val="18"/>
                <w:szCs w:val="18"/>
              </w:rPr>
              <w:t>Yes; V3 to V7 added</w:t>
            </w:r>
          </w:p>
        </w:tc>
        <w:tc>
          <w:tcPr>
            <w:tcW w:w="3416" w:type="dxa"/>
            <w:tcMar>
              <w:top w:w="40" w:type="dxa"/>
              <w:left w:w="90" w:type="dxa"/>
              <w:bottom w:w="40" w:type="dxa"/>
              <w:right w:w="90" w:type="dxa"/>
            </w:tcMar>
          </w:tcPr>
          <w:p w14:paraId="225EB8F8" w14:textId="77777777" w:rsidR="009B2676" w:rsidRDefault="00555546">
            <w:pPr>
              <w:spacing w:after="40"/>
            </w:pPr>
            <w:proofErr w:type="spellStart"/>
            <w:r>
              <w:rPr>
                <w:sz w:val="18"/>
                <w:szCs w:val="18"/>
              </w:rPr>
              <w:t>db</w:t>
            </w:r>
            <w:proofErr w:type="spellEnd"/>
            <w:r>
              <w:rPr>
                <w:sz w:val="18"/>
                <w:szCs w:val="18"/>
              </w:rPr>
              <w:t>/migration V1 to V7</w:t>
            </w:r>
          </w:p>
        </w:tc>
      </w:tr>
      <w:tr w:rsidR="009B2676" w14:paraId="2EA62C7B" w14:textId="77777777">
        <w:trPr>
          <w:cantSplit/>
        </w:trPr>
        <w:tc>
          <w:tcPr>
            <w:tcW w:w="3000" w:type="dxa"/>
            <w:tcMar>
              <w:top w:w="40" w:type="dxa"/>
              <w:left w:w="90" w:type="dxa"/>
              <w:bottom w:w="40" w:type="dxa"/>
              <w:right w:w="90" w:type="dxa"/>
            </w:tcMar>
          </w:tcPr>
          <w:p w14:paraId="155892CF" w14:textId="77777777" w:rsidR="009B2676" w:rsidRDefault="00555546">
            <w:pPr>
              <w:spacing w:after="40"/>
            </w:pPr>
            <w:r>
              <w:rPr>
                <w:sz w:val="18"/>
                <w:szCs w:val="18"/>
              </w:rPr>
              <w:t>DEC-006 optimistic locking</w:t>
            </w:r>
          </w:p>
        </w:tc>
        <w:tc>
          <w:tcPr>
            <w:tcW w:w="2600" w:type="dxa"/>
            <w:tcMar>
              <w:top w:w="40" w:type="dxa"/>
              <w:left w:w="90" w:type="dxa"/>
              <w:bottom w:w="40" w:type="dxa"/>
              <w:right w:w="90" w:type="dxa"/>
            </w:tcMar>
          </w:tcPr>
          <w:p w14:paraId="0204CBBF" w14:textId="77777777" w:rsidR="009B2676" w:rsidRDefault="00555546">
            <w:pPr>
              <w:spacing w:after="40"/>
            </w:pPr>
            <w:r>
              <w:rPr>
                <w:sz w:val="18"/>
                <w:szCs w:val="18"/>
              </w:rPr>
              <w:t>Changed to a row lock</w:t>
            </w:r>
          </w:p>
        </w:tc>
        <w:tc>
          <w:tcPr>
            <w:tcW w:w="3416" w:type="dxa"/>
            <w:tcMar>
              <w:top w:w="40" w:type="dxa"/>
              <w:left w:w="90" w:type="dxa"/>
              <w:bottom w:w="40" w:type="dxa"/>
              <w:right w:w="90" w:type="dxa"/>
            </w:tcMar>
          </w:tcPr>
          <w:p w14:paraId="0D0908E0" w14:textId="77777777" w:rsidR="009B2676" w:rsidRDefault="00555546">
            <w:pPr>
              <w:spacing w:after="40"/>
            </w:pPr>
            <w:r>
              <w:rPr>
                <w:sz w:val="18"/>
                <w:szCs w:val="18"/>
              </w:rPr>
              <w:t>C-01</w:t>
            </w:r>
          </w:p>
        </w:tc>
      </w:tr>
      <w:tr w:rsidR="009B2676" w14:paraId="1B086F5B" w14:textId="77777777">
        <w:trPr>
          <w:cantSplit/>
        </w:trPr>
        <w:tc>
          <w:tcPr>
            <w:tcW w:w="3000" w:type="dxa"/>
            <w:tcMar>
              <w:top w:w="40" w:type="dxa"/>
              <w:left w:w="90" w:type="dxa"/>
              <w:bottom w:w="40" w:type="dxa"/>
              <w:right w:w="90" w:type="dxa"/>
            </w:tcMar>
          </w:tcPr>
          <w:p w14:paraId="38053082" w14:textId="77777777" w:rsidR="009B2676" w:rsidRDefault="00555546">
            <w:pPr>
              <w:spacing w:after="40"/>
            </w:pPr>
            <w:r>
              <w:rPr>
                <w:sz w:val="18"/>
                <w:szCs w:val="18"/>
              </w:rPr>
              <w:t>DEC-007 append-only audit trail</w:t>
            </w:r>
          </w:p>
        </w:tc>
        <w:tc>
          <w:tcPr>
            <w:tcW w:w="2600" w:type="dxa"/>
            <w:tcMar>
              <w:top w:w="40" w:type="dxa"/>
              <w:left w:w="90" w:type="dxa"/>
              <w:bottom w:w="40" w:type="dxa"/>
              <w:right w:w="90" w:type="dxa"/>
            </w:tcMar>
          </w:tcPr>
          <w:p w14:paraId="3A22C0E8" w14:textId="77777777" w:rsidR="009B2676" w:rsidRDefault="00555546">
            <w:pPr>
              <w:spacing w:after="40"/>
            </w:pPr>
            <w:r>
              <w:rPr>
                <w:sz w:val="18"/>
                <w:szCs w:val="18"/>
              </w:rPr>
              <w:t>Yes (database triggers)</w:t>
            </w:r>
          </w:p>
        </w:tc>
        <w:tc>
          <w:tcPr>
            <w:tcW w:w="3416" w:type="dxa"/>
            <w:tcMar>
              <w:top w:w="40" w:type="dxa"/>
              <w:left w:w="90" w:type="dxa"/>
              <w:bottom w:w="40" w:type="dxa"/>
              <w:right w:w="90" w:type="dxa"/>
            </w:tcMar>
          </w:tcPr>
          <w:p w14:paraId="624F65FC" w14:textId="77777777" w:rsidR="009B2676" w:rsidRDefault="00555546">
            <w:pPr>
              <w:spacing w:after="40"/>
            </w:pPr>
            <w:proofErr w:type="spellStart"/>
            <w:r>
              <w:rPr>
                <w:sz w:val="18"/>
                <w:szCs w:val="18"/>
              </w:rPr>
              <w:t>auditTrailAndNotesAreAppendOnly</w:t>
            </w:r>
            <w:proofErr w:type="spellEnd"/>
          </w:p>
        </w:tc>
      </w:tr>
      <w:tr w:rsidR="009B2676" w14:paraId="33F84CE2" w14:textId="77777777">
        <w:trPr>
          <w:cantSplit/>
        </w:trPr>
        <w:tc>
          <w:tcPr>
            <w:tcW w:w="3000" w:type="dxa"/>
            <w:tcMar>
              <w:top w:w="40" w:type="dxa"/>
              <w:left w:w="90" w:type="dxa"/>
              <w:bottom w:w="40" w:type="dxa"/>
              <w:right w:w="90" w:type="dxa"/>
            </w:tcMar>
          </w:tcPr>
          <w:p w14:paraId="2DA4C4BC" w14:textId="77777777" w:rsidR="009B2676" w:rsidRDefault="00555546">
            <w:pPr>
              <w:spacing w:after="40"/>
            </w:pPr>
            <w:r>
              <w:rPr>
                <w:sz w:val="18"/>
                <w:szCs w:val="18"/>
              </w:rPr>
              <w:t>DEC-008 configuration in environment variables</w:t>
            </w:r>
          </w:p>
        </w:tc>
        <w:tc>
          <w:tcPr>
            <w:tcW w:w="2600" w:type="dxa"/>
            <w:tcMar>
              <w:top w:w="40" w:type="dxa"/>
              <w:left w:w="90" w:type="dxa"/>
              <w:bottom w:w="40" w:type="dxa"/>
              <w:right w:w="90" w:type="dxa"/>
            </w:tcMar>
          </w:tcPr>
          <w:p w14:paraId="251C2F80" w14:textId="77777777" w:rsidR="009B2676" w:rsidRDefault="00555546">
            <w:pPr>
              <w:spacing w:after="40"/>
            </w:pPr>
            <w:r>
              <w:rPr>
                <w:sz w:val="18"/>
                <w:szCs w:val="18"/>
              </w:rPr>
              <w:t>Yes</w:t>
            </w:r>
          </w:p>
        </w:tc>
        <w:tc>
          <w:tcPr>
            <w:tcW w:w="3416" w:type="dxa"/>
            <w:tcMar>
              <w:top w:w="40" w:type="dxa"/>
              <w:left w:w="90" w:type="dxa"/>
              <w:bottom w:w="40" w:type="dxa"/>
              <w:right w:w="90" w:type="dxa"/>
            </w:tcMar>
          </w:tcPr>
          <w:p w14:paraId="4556F4C0" w14:textId="77777777" w:rsidR="009B2676" w:rsidRDefault="00555546">
            <w:pPr>
              <w:spacing w:after="40"/>
            </w:pPr>
            <w:proofErr w:type="spellStart"/>
            <w:r>
              <w:rPr>
                <w:sz w:val="18"/>
                <w:szCs w:val="18"/>
              </w:rPr>
              <w:t>application.properties</w:t>
            </w:r>
            <w:proofErr w:type="spellEnd"/>
            <w:r>
              <w:rPr>
                <w:sz w:val="18"/>
                <w:szCs w:val="18"/>
              </w:rPr>
              <w:t xml:space="preserve"> uses ${DB_URL} etc.; .</w:t>
            </w:r>
            <w:proofErr w:type="spellStart"/>
            <w:r>
              <w:rPr>
                <w:sz w:val="18"/>
                <w:szCs w:val="18"/>
              </w:rPr>
              <w:t>env.example</w:t>
            </w:r>
            <w:proofErr w:type="spellEnd"/>
          </w:p>
        </w:tc>
      </w:tr>
      <w:tr w:rsidR="009B2676" w14:paraId="0D7D8FBC" w14:textId="77777777">
        <w:trPr>
          <w:cantSplit/>
        </w:trPr>
        <w:tc>
          <w:tcPr>
            <w:tcW w:w="3000" w:type="dxa"/>
            <w:tcMar>
              <w:top w:w="40" w:type="dxa"/>
              <w:left w:w="90" w:type="dxa"/>
              <w:bottom w:w="40" w:type="dxa"/>
              <w:right w:w="90" w:type="dxa"/>
            </w:tcMar>
          </w:tcPr>
          <w:p w14:paraId="57AA397D" w14:textId="77777777" w:rsidR="009B2676" w:rsidRDefault="00555546">
            <w:pPr>
              <w:spacing w:after="40"/>
            </w:pPr>
            <w:r>
              <w:rPr>
                <w:sz w:val="18"/>
                <w:szCs w:val="18"/>
              </w:rPr>
              <w:t>DEC-009 REST API under /</w:t>
            </w:r>
            <w:proofErr w:type="spellStart"/>
            <w:r>
              <w:rPr>
                <w:sz w:val="18"/>
                <w:szCs w:val="18"/>
              </w:rPr>
              <w:t>api</w:t>
            </w:r>
            <w:proofErr w:type="spellEnd"/>
            <w:r>
              <w:rPr>
                <w:sz w:val="18"/>
                <w:szCs w:val="18"/>
              </w:rPr>
              <w:t>/v1</w:t>
            </w:r>
          </w:p>
        </w:tc>
        <w:tc>
          <w:tcPr>
            <w:tcW w:w="2600" w:type="dxa"/>
            <w:tcMar>
              <w:top w:w="40" w:type="dxa"/>
              <w:left w:w="90" w:type="dxa"/>
              <w:bottom w:w="40" w:type="dxa"/>
              <w:right w:w="90" w:type="dxa"/>
            </w:tcMar>
          </w:tcPr>
          <w:p w14:paraId="386C63E0" w14:textId="77777777" w:rsidR="009B2676" w:rsidRDefault="00555546">
            <w:pPr>
              <w:spacing w:after="40"/>
            </w:pPr>
            <w:r>
              <w:rPr>
                <w:sz w:val="18"/>
                <w:szCs w:val="18"/>
              </w:rPr>
              <w:t>Yes, with additions</w:t>
            </w:r>
          </w:p>
        </w:tc>
        <w:tc>
          <w:tcPr>
            <w:tcW w:w="3416" w:type="dxa"/>
            <w:tcMar>
              <w:top w:w="40" w:type="dxa"/>
              <w:left w:w="90" w:type="dxa"/>
              <w:bottom w:w="40" w:type="dxa"/>
              <w:right w:w="90" w:type="dxa"/>
            </w:tcMar>
          </w:tcPr>
          <w:p w14:paraId="31405EB2" w14:textId="77777777" w:rsidR="009B2676" w:rsidRDefault="00555546">
            <w:pPr>
              <w:spacing w:after="40"/>
            </w:pPr>
            <w:r>
              <w:rPr>
                <w:sz w:val="18"/>
                <w:szCs w:val="18"/>
              </w:rPr>
              <w:t xml:space="preserve">Endpoint Contract (updated); </w:t>
            </w:r>
            <w:proofErr w:type="spellStart"/>
            <w:r>
              <w:rPr>
                <w:sz w:val="18"/>
                <w:szCs w:val="18"/>
              </w:rPr>
              <w:t>ApiHttpIntegrationTest</w:t>
            </w:r>
            <w:proofErr w:type="spellEnd"/>
          </w:p>
        </w:tc>
      </w:tr>
      <w:tr w:rsidR="009B2676" w14:paraId="2BB2FD52" w14:textId="77777777">
        <w:trPr>
          <w:cantSplit/>
        </w:trPr>
        <w:tc>
          <w:tcPr>
            <w:tcW w:w="3000" w:type="dxa"/>
            <w:tcMar>
              <w:top w:w="40" w:type="dxa"/>
              <w:left w:w="90" w:type="dxa"/>
              <w:bottom w:w="40" w:type="dxa"/>
              <w:right w:w="90" w:type="dxa"/>
            </w:tcMar>
          </w:tcPr>
          <w:p w14:paraId="24FFD433" w14:textId="77777777" w:rsidR="009B2676" w:rsidRDefault="00555546">
            <w:pPr>
              <w:spacing w:after="40"/>
            </w:pPr>
            <w:r>
              <w:rPr>
                <w:sz w:val="18"/>
                <w:szCs w:val="18"/>
              </w:rPr>
              <w:t>DEC-010 JWT bearer tokens</w:t>
            </w:r>
          </w:p>
        </w:tc>
        <w:tc>
          <w:tcPr>
            <w:tcW w:w="2600" w:type="dxa"/>
            <w:tcMar>
              <w:top w:w="40" w:type="dxa"/>
              <w:left w:w="90" w:type="dxa"/>
              <w:bottom w:w="40" w:type="dxa"/>
              <w:right w:w="90" w:type="dxa"/>
            </w:tcMar>
          </w:tcPr>
          <w:p w14:paraId="057C6526" w14:textId="77777777" w:rsidR="009B2676" w:rsidRDefault="00555546">
            <w:pPr>
              <w:spacing w:after="40"/>
            </w:pPr>
            <w:r>
              <w:rPr>
                <w:sz w:val="18"/>
                <w:szCs w:val="18"/>
              </w:rPr>
              <w:t>Yes, plus issuer check and per-request account check</w:t>
            </w:r>
          </w:p>
        </w:tc>
        <w:tc>
          <w:tcPr>
            <w:tcW w:w="3416" w:type="dxa"/>
            <w:tcMar>
              <w:top w:w="40" w:type="dxa"/>
              <w:left w:w="90" w:type="dxa"/>
              <w:bottom w:w="40" w:type="dxa"/>
              <w:right w:w="90" w:type="dxa"/>
            </w:tcMar>
          </w:tcPr>
          <w:p w14:paraId="10411443" w14:textId="77777777" w:rsidR="009B2676" w:rsidRDefault="00555546">
            <w:pPr>
              <w:spacing w:after="40"/>
            </w:pPr>
            <w:proofErr w:type="spellStart"/>
            <w:r>
              <w:rPr>
                <w:sz w:val="18"/>
                <w:szCs w:val="18"/>
              </w:rPr>
              <w:t>JwtSecurityTest</w:t>
            </w:r>
            <w:proofErr w:type="spellEnd"/>
            <w:r>
              <w:rPr>
                <w:sz w:val="18"/>
                <w:szCs w:val="18"/>
              </w:rPr>
              <w:t xml:space="preserve">; </w:t>
            </w:r>
            <w:proofErr w:type="spellStart"/>
            <w:r>
              <w:rPr>
                <w:sz w:val="18"/>
                <w:szCs w:val="18"/>
              </w:rPr>
              <w:t>ActiveAccountJwtConverterTest</w:t>
            </w:r>
            <w:proofErr w:type="spellEnd"/>
          </w:p>
        </w:tc>
      </w:tr>
      <w:tr w:rsidR="009B2676" w14:paraId="00216731" w14:textId="77777777">
        <w:trPr>
          <w:cantSplit/>
        </w:trPr>
        <w:tc>
          <w:tcPr>
            <w:tcW w:w="3000" w:type="dxa"/>
            <w:tcMar>
              <w:top w:w="40" w:type="dxa"/>
              <w:left w:w="90" w:type="dxa"/>
              <w:bottom w:w="40" w:type="dxa"/>
              <w:right w:w="90" w:type="dxa"/>
            </w:tcMar>
          </w:tcPr>
          <w:p w14:paraId="0CAD085C" w14:textId="77777777" w:rsidR="009B2676" w:rsidRDefault="00555546">
            <w:pPr>
              <w:spacing w:after="40"/>
            </w:pPr>
            <w:r>
              <w:rPr>
                <w:sz w:val="18"/>
                <w:szCs w:val="18"/>
              </w:rPr>
              <w:t xml:space="preserve">DEC-011 </w:t>
            </w:r>
            <w:proofErr w:type="spellStart"/>
            <w:r>
              <w:rPr>
                <w:sz w:val="18"/>
                <w:szCs w:val="18"/>
              </w:rPr>
              <w:t>TransitionPolicy</w:t>
            </w:r>
            <w:proofErr w:type="spellEnd"/>
            <w:r>
              <w:rPr>
                <w:sz w:val="18"/>
                <w:szCs w:val="18"/>
              </w:rPr>
              <w:t xml:space="preserve"> state machine</w:t>
            </w:r>
          </w:p>
        </w:tc>
        <w:tc>
          <w:tcPr>
            <w:tcW w:w="2600" w:type="dxa"/>
            <w:tcMar>
              <w:top w:w="40" w:type="dxa"/>
              <w:left w:w="90" w:type="dxa"/>
              <w:bottom w:w="40" w:type="dxa"/>
              <w:right w:w="90" w:type="dxa"/>
            </w:tcMar>
          </w:tcPr>
          <w:p w14:paraId="65267588" w14:textId="77777777" w:rsidR="009B2676" w:rsidRDefault="00555546">
            <w:pPr>
              <w:spacing w:after="40"/>
            </w:pPr>
            <w:r>
              <w:rPr>
                <w:sz w:val="18"/>
                <w:szCs w:val="18"/>
              </w:rPr>
              <w:t>Yes</w:t>
            </w:r>
          </w:p>
        </w:tc>
        <w:tc>
          <w:tcPr>
            <w:tcW w:w="3416" w:type="dxa"/>
            <w:tcMar>
              <w:top w:w="40" w:type="dxa"/>
              <w:left w:w="90" w:type="dxa"/>
              <w:bottom w:w="40" w:type="dxa"/>
              <w:right w:w="90" w:type="dxa"/>
            </w:tcMar>
          </w:tcPr>
          <w:p w14:paraId="0F77C085" w14:textId="77777777" w:rsidR="009B2676" w:rsidRDefault="00555546">
            <w:pPr>
              <w:spacing w:after="40"/>
            </w:pPr>
            <w:r>
              <w:rPr>
                <w:sz w:val="18"/>
                <w:szCs w:val="18"/>
              </w:rPr>
              <w:t xml:space="preserve">TransitionPolicyTest; </w:t>
            </w:r>
            <w:proofErr w:type="spellStart"/>
            <w:r>
              <w:rPr>
                <w:sz w:val="18"/>
                <w:szCs w:val="18"/>
              </w:rPr>
              <w:t>RequestServiceTest</w:t>
            </w:r>
            <w:proofErr w:type="spellEnd"/>
          </w:p>
        </w:tc>
      </w:tr>
      <w:tr w:rsidR="009B2676" w14:paraId="30324C2B" w14:textId="77777777">
        <w:trPr>
          <w:cantSplit/>
        </w:trPr>
        <w:tc>
          <w:tcPr>
            <w:tcW w:w="3000" w:type="dxa"/>
            <w:tcMar>
              <w:top w:w="40" w:type="dxa"/>
              <w:left w:w="90" w:type="dxa"/>
              <w:bottom w:w="40" w:type="dxa"/>
              <w:right w:w="90" w:type="dxa"/>
            </w:tcMar>
          </w:tcPr>
          <w:p w14:paraId="1C80711C" w14:textId="77777777" w:rsidR="009B2676" w:rsidRDefault="00555546">
            <w:pPr>
              <w:spacing w:after="40"/>
            </w:pPr>
            <w:r>
              <w:rPr>
                <w:sz w:val="18"/>
                <w:szCs w:val="18"/>
              </w:rPr>
              <w:t xml:space="preserve">DEC-012 events and </w:t>
            </w:r>
            <w:proofErr w:type="spellStart"/>
            <w:r>
              <w:rPr>
                <w:sz w:val="18"/>
                <w:szCs w:val="18"/>
              </w:rPr>
              <w:t>AuditListener</w:t>
            </w:r>
            <w:proofErr w:type="spellEnd"/>
          </w:p>
        </w:tc>
        <w:tc>
          <w:tcPr>
            <w:tcW w:w="2600" w:type="dxa"/>
            <w:tcMar>
              <w:top w:w="40" w:type="dxa"/>
              <w:left w:w="90" w:type="dxa"/>
              <w:bottom w:w="40" w:type="dxa"/>
              <w:right w:w="90" w:type="dxa"/>
            </w:tcMar>
          </w:tcPr>
          <w:p w14:paraId="067FFC65" w14:textId="77777777" w:rsidR="009B2676" w:rsidRDefault="00555546">
            <w:pPr>
              <w:spacing w:after="40"/>
            </w:pPr>
            <w:r>
              <w:rPr>
                <w:sz w:val="18"/>
                <w:szCs w:val="18"/>
              </w:rPr>
              <w:t>Changed: database trigger writes audit rows</w:t>
            </w:r>
          </w:p>
        </w:tc>
        <w:tc>
          <w:tcPr>
            <w:tcW w:w="3416" w:type="dxa"/>
            <w:tcMar>
              <w:top w:w="40" w:type="dxa"/>
              <w:left w:w="90" w:type="dxa"/>
              <w:bottom w:w="40" w:type="dxa"/>
              <w:right w:w="90" w:type="dxa"/>
            </w:tcMar>
          </w:tcPr>
          <w:p w14:paraId="7702598C" w14:textId="77777777" w:rsidR="009B2676" w:rsidRDefault="00555546">
            <w:pPr>
              <w:spacing w:after="40"/>
            </w:pPr>
            <w:r>
              <w:rPr>
                <w:sz w:val="18"/>
                <w:szCs w:val="18"/>
              </w:rPr>
              <w:t>C-02</w:t>
            </w:r>
          </w:p>
        </w:tc>
      </w:tr>
      <w:tr w:rsidR="009B2676" w14:paraId="6C3EACD9" w14:textId="77777777">
        <w:trPr>
          <w:cantSplit/>
        </w:trPr>
        <w:tc>
          <w:tcPr>
            <w:tcW w:w="3000" w:type="dxa"/>
            <w:tcMar>
              <w:top w:w="40" w:type="dxa"/>
              <w:left w:w="90" w:type="dxa"/>
              <w:bottom w:w="40" w:type="dxa"/>
              <w:right w:w="90" w:type="dxa"/>
            </w:tcMar>
          </w:tcPr>
          <w:p w14:paraId="14A0CE4A" w14:textId="77777777" w:rsidR="009B2676" w:rsidRDefault="00555546">
            <w:pPr>
              <w:spacing w:after="40"/>
            </w:pPr>
            <w:r>
              <w:rPr>
                <w:sz w:val="18"/>
                <w:szCs w:val="18"/>
              </w:rPr>
              <w:t>DEC-013 CI on every PR, protected main</w:t>
            </w:r>
          </w:p>
        </w:tc>
        <w:tc>
          <w:tcPr>
            <w:tcW w:w="2600" w:type="dxa"/>
            <w:tcMar>
              <w:top w:w="40" w:type="dxa"/>
              <w:left w:w="90" w:type="dxa"/>
              <w:bottom w:w="40" w:type="dxa"/>
              <w:right w:w="90" w:type="dxa"/>
            </w:tcMar>
          </w:tcPr>
          <w:p w14:paraId="781696FD" w14:textId="77777777" w:rsidR="009B2676" w:rsidRDefault="00555546">
            <w:pPr>
              <w:spacing w:after="40"/>
            </w:pPr>
            <w:r>
              <w:rPr>
                <w:sz w:val="18"/>
                <w:szCs w:val="18"/>
              </w:rPr>
              <w:t>Yes; E2E and security workflows added</w:t>
            </w:r>
          </w:p>
        </w:tc>
        <w:tc>
          <w:tcPr>
            <w:tcW w:w="3416" w:type="dxa"/>
            <w:tcMar>
              <w:top w:w="40" w:type="dxa"/>
              <w:left w:w="90" w:type="dxa"/>
              <w:bottom w:w="40" w:type="dxa"/>
              <w:right w:w="90" w:type="dxa"/>
            </w:tcMar>
          </w:tcPr>
          <w:p w14:paraId="15AB6B43" w14:textId="77777777" w:rsidR="009B2676" w:rsidRDefault="00555546">
            <w:pPr>
              <w:spacing w:after="40"/>
            </w:pPr>
            <w:r>
              <w:rPr>
                <w:sz w:val="18"/>
                <w:szCs w:val="18"/>
              </w:rPr>
              <w:t>.</w:t>
            </w:r>
            <w:proofErr w:type="spellStart"/>
            <w:r>
              <w:rPr>
                <w:sz w:val="18"/>
                <w:szCs w:val="18"/>
              </w:rPr>
              <w:t>github</w:t>
            </w:r>
            <w:proofErr w:type="spellEnd"/>
            <w:r>
              <w:rPr>
                <w:sz w:val="18"/>
                <w:szCs w:val="18"/>
              </w:rPr>
              <w:t>/workflows</w:t>
            </w:r>
          </w:p>
        </w:tc>
      </w:tr>
      <w:tr w:rsidR="009B2676" w14:paraId="559E754A" w14:textId="77777777">
        <w:trPr>
          <w:cantSplit/>
        </w:trPr>
        <w:tc>
          <w:tcPr>
            <w:tcW w:w="3000" w:type="dxa"/>
            <w:tcMar>
              <w:top w:w="40" w:type="dxa"/>
              <w:left w:w="90" w:type="dxa"/>
              <w:bottom w:w="40" w:type="dxa"/>
              <w:right w:w="90" w:type="dxa"/>
            </w:tcMar>
          </w:tcPr>
          <w:p w14:paraId="3B79F3EC" w14:textId="77777777" w:rsidR="009B2676" w:rsidRDefault="00555546">
            <w:pPr>
              <w:spacing w:after="40"/>
            </w:pPr>
            <w:r>
              <w:rPr>
                <w:sz w:val="18"/>
                <w:szCs w:val="18"/>
              </w:rPr>
              <w:t>CR-003 priority (FR-016)</w:t>
            </w:r>
          </w:p>
        </w:tc>
        <w:tc>
          <w:tcPr>
            <w:tcW w:w="2600" w:type="dxa"/>
            <w:tcMar>
              <w:top w:w="40" w:type="dxa"/>
              <w:left w:w="90" w:type="dxa"/>
              <w:bottom w:w="40" w:type="dxa"/>
              <w:right w:w="90" w:type="dxa"/>
            </w:tcMar>
          </w:tcPr>
          <w:p w14:paraId="508F7E93" w14:textId="77777777" w:rsidR="009B2676" w:rsidRDefault="00555546">
            <w:pPr>
              <w:spacing w:after="40"/>
            </w:pPr>
            <w:r>
              <w:rPr>
                <w:sz w:val="18"/>
                <w:szCs w:val="18"/>
              </w:rPr>
              <w:t>Yes</w:t>
            </w:r>
          </w:p>
        </w:tc>
        <w:tc>
          <w:tcPr>
            <w:tcW w:w="3416" w:type="dxa"/>
            <w:tcMar>
              <w:top w:w="40" w:type="dxa"/>
              <w:left w:w="90" w:type="dxa"/>
              <w:bottom w:w="40" w:type="dxa"/>
              <w:right w:w="90" w:type="dxa"/>
            </w:tcMar>
          </w:tcPr>
          <w:p w14:paraId="2BF79F13" w14:textId="77777777" w:rsidR="009B2676" w:rsidRDefault="00555546">
            <w:pPr>
              <w:spacing w:after="40"/>
            </w:pPr>
            <w:r>
              <w:rPr>
                <w:sz w:val="18"/>
                <w:szCs w:val="18"/>
              </w:rPr>
              <w:t xml:space="preserve">V4 migration; API-12; </w:t>
            </w:r>
            <w:proofErr w:type="spellStart"/>
            <w:r>
              <w:rPr>
                <w:sz w:val="18"/>
                <w:szCs w:val="18"/>
              </w:rPr>
              <w:t>priorityAndHistory</w:t>
            </w:r>
            <w:proofErr w:type="spellEnd"/>
          </w:p>
        </w:tc>
      </w:tr>
      <w:tr w:rsidR="009B2676" w14:paraId="070CD49B" w14:textId="77777777">
        <w:trPr>
          <w:cantSplit/>
        </w:trPr>
        <w:tc>
          <w:tcPr>
            <w:tcW w:w="3000" w:type="dxa"/>
            <w:tcMar>
              <w:top w:w="40" w:type="dxa"/>
              <w:left w:w="90" w:type="dxa"/>
              <w:bottom w:w="40" w:type="dxa"/>
              <w:right w:w="90" w:type="dxa"/>
            </w:tcMar>
          </w:tcPr>
          <w:p w14:paraId="3B068C79" w14:textId="77777777" w:rsidR="009B2676" w:rsidRDefault="00555546">
            <w:pPr>
              <w:spacing w:after="40"/>
            </w:pPr>
            <w:r>
              <w:rPr>
                <w:sz w:val="18"/>
                <w:szCs w:val="18"/>
              </w:rPr>
              <w:t>CR-008 role names Handler / Manager</w:t>
            </w:r>
          </w:p>
        </w:tc>
        <w:tc>
          <w:tcPr>
            <w:tcW w:w="2600" w:type="dxa"/>
            <w:tcMar>
              <w:top w:w="40" w:type="dxa"/>
              <w:left w:w="90" w:type="dxa"/>
              <w:bottom w:w="40" w:type="dxa"/>
              <w:right w:w="90" w:type="dxa"/>
            </w:tcMar>
          </w:tcPr>
          <w:p w14:paraId="0547C9B7" w14:textId="77777777" w:rsidR="009B2676" w:rsidRDefault="00555546">
            <w:pPr>
              <w:spacing w:after="40"/>
            </w:pPr>
            <w:r>
              <w:rPr>
                <w:sz w:val="18"/>
                <w:szCs w:val="18"/>
              </w:rPr>
              <w:t>Changed to STAFF / MANAGEMENT</w:t>
            </w:r>
          </w:p>
        </w:tc>
        <w:tc>
          <w:tcPr>
            <w:tcW w:w="3416" w:type="dxa"/>
            <w:tcMar>
              <w:top w:w="40" w:type="dxa"/>
              <w:left w:w="90" w:type="dxa"/>
              <w:bottom w:w="40" w:type="dxa"/>
              <w:right w:w="90" w:type="dxa"/>
            </w:tcMar>
          </w:tcPr>
          <w:p w14:paraId="2E121719" w14:textId="77777777" w:rsidR="009B2676" w:rsidRDefault="00555546">
            <w:pPr>
              <w:spacing w:after="40"/>
            </w:pPr>
            <w:r>
              <w:rPr>
                <w:sz w:val="18"/>
                <w:szCs w:val="18"/>
              </w:rPr>
              <w:t>C-05</w:t>
            </w:r>
          </w:p>
        </w:tc>
      </w:tr>
      <w:tr w:rsidR="009B2676" w14:paraId="58EBBE47" w14:textId="77777777">
        <w:trPr>
          <w:cantSplit/>
        </w:trPr>
        <w:tc>
          <w:tcPr>
            <w:tcW w:w="3000" w:type="dxa"/>
            <w:tcMar>
              <w:top w:w="40" w:type="dxa"/>
              <w:left w:w="90" w:type="dxa"/>
              <w:bottom w:w="40" w:type="dxa"/>
              <w:right w:w="90" w:type="dxa"/>
            </w:tcMar>
          </w:tcPr>
          <w:p w14:paraId="1244EC78" w14:textId="77777777" w:rsidR="009B2676" w:rsidRDefault="00555546">
            <w:pPr>
              <w:spacing w:after="40"/>
            </w:pPr>
            <w:r>
              <w:rPr>
                <w:sz w:val="18"/>
                <w:szCs w:val="18"/>
              </w:rPr>
              <w:t xml:space="preserve">ERD v2 change 1 (data </w:t>
            </w:r>
            <w:proofErr w:type="spellStart"/>
            <w:r>
              <w:rPr>
                <w:sz w:val="18"/>
                <w:szCs w:val="18"/>
              </w:rPr>
              <w:t>minimisation</w:t>
            </w:r>
            <w:proofErr w:type="spellEnd"/>
            <w:r>
              <w:rPr>
                <w:sz w:val="18"/>
                <w:szCs w:val="18"/>
              </w:rPr>
              <w:t>)</w:t>
            </w:r>
          </w:p>
        </w:tc>
        <w:tc>
          <w:tcPr>
            <w:tcW w:w="2600" w:type="dxa"/>
            <w:tcMar>
              <w:top w:w="40" w:type="dxa"/>
              <w:left w:w="90" w:type="dxa"/>
              <w:bottom w:w="40" w:type="dxa"/>
              <w:right w:w="90" w:type="dxa"/>
            </w:tcMar>
          </w:tcPr>
          <w:p w14:paraId="793066DF" w14:textId="77777777" w:rsidR="009B2676" w:rsidRDefault="00555546">
            <w:pPr>
              <w:spacing w:after="40"/>
            </w:pPr>
            <w:r>
              <w:rPr>
                <w:sz w:val="18"/>
                <w:szCs w:val="18"/>
              </w:rPr>
              <w:t>Not done</w:t>
            </w:r>
          </w:p>
        </w:tc>
        <w:tc>
          <w:tcPr>
            <w:tcW w:w="3416" w:type="dxa"/>
            <w:tcMar>
              <w:top w:w="40" w:type="dxa"/>
              <w:left w:w="90" w:type="dxa"/>
              <w:bottom w:w="40" w:type="dxa"/>
              <w:right w:w="90" w:type="dxa"/>
            </w:tcMar>
          </w:tcPr>
          <w:p w14:paraId="50E76A74" w14:textId="77777777" w:rsidR="009B2676" w:rsidRDefault="00555546">
            <w:pPr>
              <w:spacing w:after="40"/>
            </w:pPr>
            <w:r>
              <w:rPr>
                <w:sz w:val="18"/>
                <w:szCs w:val="18"/>
              </w:rPr>
              <w:t>TD-03</w:t>
            </w:r>
          </w:p>
        </w:tc>
      </w:tr>
      <w:tr w:rsidR="009B2676" w14:paraId="719DC317" w14:textId="77777777">
        <w:trPr>
          <w:cantSplit/>
        </w:trPr>
        <w:tc>
          <w:tcPr>
            <w:tcW w:w="3000" w:type="dxa"/>
            <w:tcMar>
              <w:top w:w="40" w:type="dxa"/>
              <w:left w:w="90" w:type="dxa"/>
              <w:bottom w:w="40" w:type="dxa"/>
              <w:right w:w="90" w:type="dxa"/>
            </w:tcMar>
          </w:tcPr>
          <w:p w14:paraId="66EF9756" w14:textId="77777777" w:rsidR="009B2676" w:rsidRDefault="00555546">
            <w:pPr>
              <w:spacing w:after="40"/>
            </w:pPr>
            <w:r>
              <w:rPr>
                <w:sz w:val="18"/>
                <w:szCs w:val="18"/>
              </w:rPr>
              <w:t xml:space="preserve">Data &amp; Persistence, Scalability table: one </w:t>
            </w:r>
            <w:proofErr w:type="spellStart"/>
            <w:r>
              <w:rPr>
                <w:sz w:val="18"/>
                <w:szCs w:val="18"/>
              </w:rPr>
              <w:t>HikariCP</w:t>
            </w:r>
            <w:proofErr w:type="spellEnd"/>
            <w:r>
              <w:rPr>
                <w:sz w:val="18"/>
                <w:szCs w:val="18"/>
              </w:rPr>
              <w:t xml:space="preserve"> pool, "default 10 connections"</w:t>
            </w:r>
          </w:p>
        </w:tc>
        <w:tc>
          <w:tcPr>
            <w:tcW w:w="2600" w:type="dxa"/>
            <w:tcMar>
              <w:top w:w="40" w:type="dxa"/>
              <w:left w:w="90" w:type="dxa"/>
              <w:bottom w:w="40" w:type="dxa"/>
              <w:right w:w="90" w:type="dxa"/>
            </w:tcMar>
          </w:tcPr>
          <w:p w14:paraId="108DAD84" w14:textId="77777777" w:rsidR="009B2676" w:rsidRDefault="00555546">
            <w:pPr>
              <w:spacing w:after="40"/>
            </w:pPr>
            <w:r>
              <w:rPr>
                <w:sz w:val="18"/>
                <w:szCs w:val="18"/>
              </w:rPr>
              <w:t>Conforms: 10 connections (</w:t>
            </w:r>
            <w:proofErr w:type="spellStart"/>
            <w:r>
              <w:rPr>
                <w:sz w:val="18"/>
                <w:szCs w:val="18"/>
              </w:rPr>
              <w:t>spring.datasource.hikari.maximum</w:t>
            </w:r>
            <w:proofErr w:type="spellEnd"/>
            <w:r>
              <w:rPr>
                <w:sz w:val="18"/>
                <w:szCs w:val="18"/>
              </w:rPr>
              <w:t>-pool-size=10). Commit 7ac7b9a (10/10/2026) had lowered it to 5; the team set it back to 10 in commit 7bdb199 (15/10/2026).</w:t>
            </w:r>
          </w:p>
        </w:tc>
        <w:tc>
          <w:tcPr>
            <w:tcW w:w="3416" w:type="dxa"/>
            <w:tcMar>
              <w:top w:w="40" w:type="dxa"/>
              <w:left w:w="90" w:type="dxa"/>
              <w:bottom w:w="40" w:type="dxa"/>
              <w:right w:w="90" w:type="dxa"/>
            </w:tcMar>
          </w:tcPr>
          <w:p w14:paraId="26464A51" w14:textId="77777777" w:rsidR="009B2676" w:rsidRDefault="00555546">
            <w:pPr>
              <w:spacing w:after="40"/>
            </w:pPr>
            <w:r>
              <w:rPr>
                <w:sz w:val="18"/>
                <w:szCs w:val="18"/>
              </w:rPr>
              <w:t xml:space="preserve">The team keeps the M2 value. At most 10 queries run at once per instance, plus one connection Flyway uses at start-up; this stays within the </w:t>
            </w:r>
            <w:proofErr w:type="spellStart"/>
            <w:r>
              <w:rPr>
                <w:sz w:val="18"/>
                <w:szCs w:val="18"/>
              </w:rPr>
              <w:t>Supabase</w:t>
            </w:r>
            <w:proofErr w:type="spellEnd"/>
            <w:r>
              <w:rPr>
                <w:sz w:val="18"/>
                <w:szCs w:val="18"/>
              </w:rPr>
              <w:t xml:space="preserve"> free plan's limits, and the session pooler's pool size (</w:t>
            </w:r>
            <w:proofErr w:type="spellStart"/>
            <w:r>
              <w:rPr>
                <w:sz w:val="18"/>
                <w:szCs w:val="18"/>
              </w:rPr>
              <w:t>Supabase</w:t>
            </w:r>
            <w:proofErr w:type="spellEnd"/>
            <w:r>
              <w:rPr>
                <w:sz w:val="18"/>
                <w:szCs w:val="18"/>
              </w:rPr>
              <w:t xml:space="preserve"> dashboard) must allow at least 11. The connection pool is still the first limit a scalability test reaches (stress probe: requests queue, p95 316 </w:t>
            </w:r>
            <w:proofErr w:type="spellStart"/>
            <w:r>
              <w:rPr>
                <w:sz w:val="18"/>
                <w:szCs w:val="18"/>
              </w:rPr>
              <w:t>ms</w:t>
            </w:r>
            <w:proofErr w:type="spellEnd"/>
            <w:r>
              <w:rPr>
                <w:sz w:val="18"/>
                <w:szCs w:val="18"/>
              </w:rPr>
              <w:t xml:space="preserve"> at 259 requests/s). Run B of the load test used 5 connections (Performance).</w:t>
            </w:r>
          </w:p>
        </w:tc>
      </w:tr>
    </w:tbl>
    <w:p w14:paraId="4C523600" w14:textId="77777777" w:rsidR="009B2676" w:rsidRDefault="009B2676">
      <w:pPr>
        <w:spacing w:after="60"/>
      </w:pPr>
    </w:p>
    <w:p w14:paraId="08EE8687" w14:textId="77777777" w:rsidR="009B2676" w:rsidRDefault="00555546">
      <w:pPr>
        <w:pStyle w:val="Heading2"/>
      </w:pPr>
      <w:bookmarkStart w:id="101" w:name="_Toc243252276"/>
      <w:r>
        <w:t>Controlled Changes</w:t>
      </w:r>
      <w:bookmarkEnd w:id="101"/>
    </w:p>
    <w:p w14:paraId="41ABAB6E" w14:textId="77777777" w:rsidR="009B2676" w:rsidRDefault="00555546">
      <w:pPr>
        <w:spacing w:after="120"/>
      </w:pPr>
      <w:r>
        <w:t>Each significant change: original decision, implementation evidence or problem, revised decision, consequence. The Engineering Decision Log and the Endpoint Contract point here.</w:t>
      </w:r>
    </w:p>
    <w:p w14:paraId="637AACED" w14:textId="77777777" w:rsidR="00EE7859" w:rsidRDefault="00555546">
      <w:pPr>
        <w:spacing w:after="120"/>
        <w:rPr>
          <w:ins w:id="102" w:author="Claude (AI draft)" w:date="2026-10-18T15:30:00Z"/>
        </w:rPr>
      </w:pPr>
      <w:ins w:id="103" w:author="Claude (AI draft)" w:date="2026-10-18T15:30:00Z">
        <w:r>
          <w:t>v4.0: the controlled changes C-01 to C-09 now sit with the change requests in the Change Request Register chapter (Controlled Design Changes), so that every change record is in one place.</w:t>
        </w:r>
      </w:ins>
    </w:p>
    <w:p w14:paraId="7448F907" w14:textId="77777777" w:rsidR="009B2676" w:rsidRDefault="009B2676">
      <w:pPr>
        <w:spacing w:after="60"/>
      </w:pPr>
    </w:p>
    <w:p w14:paraId="2E868831" w14:textId="77777777" w:rsidR="009B2676" w:rsidRDefault="00555546">
      <w:pPr>
        <w:pStyle w:val="Heading2"/>
      </w:pPr>
      <w:bookmarkStart w:id="104" w:name="_Toc243252277"/>
      <w:r>
        <w:lastRenderedPageBreak/>
        <w:t>Construction and Configuration</w:t>
      </w:r>
      <w:bookmarkEnd w:id="104"/>
    </w:p>
    <w:p w14:paraId="7A238302" w14:textId="77777777" w:rsidR="009B2676" w:rsidRDefault="00555546">
      <w:pPr>
        <w:pStyle w:val="ListParagraph"/>
        <w:numPr>
          <w:ilvl w:val="0"/>
          <w:numId w:val="5"/>
        </w:numPr>
        <w:contextualSpacing w:val="0"/>
      </w:pPr>
      <w:r>
        <w:rPr>
          <w:b/>
          <w:bCs/>
        </w:rPr>
        <w:t>Repository:</w:t>
      </w:r>
      <w:r>
        <w:t xml:space="preserve"> one repository with </w:t>
      </w:r>
      <w:proofErr w:type="spellStart"/>
      <w:r>
        <w:t>civicconnect</w:t>
      </w:r>
      <w:proofErr w:type="spellEnd"/>
      <w:r>
        <w:t xml:space="preserve">-backend and </w:t>
      </w:r>
      <w:proofErr w:type="spellStart"/>
      <w:r>
        <w:t>civicconnect</w:t>
      </w:r>
      <w:proofErr w:type="spellEnd"/>
      <w:r>
        <w:t>-frontend; GitHub flow with feature branches and pull requests into a protected main with two approvals (DEC-013).</w:t>
      </w:r>
    </w:p>
    <w:p w14:paraId="3F65E14F" w14:textId="77777777" w:rsidR="009B2676" w:rsidRDefault="00555546">
      <w:pPr>
        <w:pStyle w:val="ListParagraph"/>
        <w:numPr>
          <w:ilvl w:val="0"/>
          <w:numId w:val="5"/>
        </w:numPr>
        <w:contextualSpacing w:val="0"/>
      </w:pPr>
      <w:r>
        <w:rPr>
          <w:b/>
          <w:bCs/>
        </w:rPr>
        <w:t>Commit author alias:</w:t>
      </w:r>
      <w:r>
        <w:t xml:space="preserve"> commits authored as "</w:t>
      </w:r>
      <w:proofErr w:type="spellStart"/>
      <w:r>
        <w:t>CoffeeLover</w:t>
      </w:r>
      <w:proofErr w:type="spellEnd"/>
      <w:r>
        <w:t xml:space="preserve">" in the repository history are Chanri Du Randt's (the git user name set on </w:t>
      </w:r>
      <w:proofErr w:type="spellStart"/>
      <w:r>
        <w:t>Chanri's</w:t>
      </w:r>
      <w:proofErr w:type="spellEnd"/>
      <w:r>
        <w:t xml:space="preserve"> laptop). </w:t>
      </w:r>
      <w:proofErr w:type="spellStart"/>
      <w:r>
        <w:t>Chanri's</w:t>
      </w:r>
      <w:proofErr w:type="spellEnd"/>
      <w:r>
        <w:t xml:space="preserve"> pull requests and reviews appear under the GitHub account chanri0702-jpg.</w:t>
      </w:r>
    </w:p>
    <w:p w14:paraId="428157A9" w14:textId="77777777" w:rsidR="009B2676" w:rsidRDefault="00555546">
      <w:pPr>
        <w:pStyle w:val="ListParagraph"/>
        <w:numPr>
          <w:ilvl w:val="0"/>
          <w:numId w:val="5"/>
        </w:numPr>
        <w:contextualSpacing w:val="0"/>
      </w:pPr>
      <w:r>
        <w:rPr>
          <w:b/>
          <w:bCs/>
        </w:rPr>
        <w:t>What review caught and missed:</w:t>
      </w:r>
      <w:r>
        <w:t xml:space="preserve"> reviews approved the pull requests without asking for code changes. When the </w:t>
      </w:r>
      <w:proofErr w:type="spellStart"/>
      <w:r>
        <w:t>HandlerCategory</w:t>
      </w:r>
      <w:proofErr w:type="spellEnd"/>
      <w:r>
        <w:t xml:space="preserve"> composite key (</w:t>
      </w:r>
      <w:proofErr w:type="spellStart"/>
      <w:r>
        <w:t>HandlerCategoryId</w:t>
      </w:r>
      <w:proofErr w:type="spellEnd"/>
      <w:r>
        <w:t xml:space="preserve">) was replaced by a single </w:t>
      </w:r>
      <w:proofErr w:type="spellStart"/>
      <w:r>
        <w:t>handler_category_id</w:t>
      </w:r>
      <w:proofErr w:type="spellEnd"/>
      <w:r>
        <w:t xml:space="preserve"> key, two places still used the old key; the code looked correct, so review missed them. Both were fixed in follow-up pull requests: #11 (</w:t>
      </w:r>
      <w:proofErr w:type="spellStart"/>
      <w:r>
        <w:t>EmployeeService</w:t>
      </w:r>
      <w:proofErr w:type="spellEnd"/>
      <w:r>
        <w:t>, commit 4f4bf47) and #12 (</w:t>
      </w:r>
      <w:proofErr w:type="spellStart"/>
      <w:r>
        <w:t>HandlerCategoryRepository</w:t>
      </w:r>
      <w:proofErr w:type="spellEnd"/>
      <w:r>
        <w:t>, commit 2204bcc - the backend failed on startup). See D-16 and D-17. The CI Backend job now starts the application (</w:t>
      </w:r>
      <w:proofErr w:type="spellStart"/>
      <w:r>
        <w:t>contextLoads</w:t>
      </w:r>
      <w:proofErr w:type="spellEnd"/>
      <w:r>
        <w:t>) and runs the integration tests on every pull request, so this kind of mismatch fails the build before a reviewer approves.</w:t>
      </w:r>
    </w:p>
    <w:p w14:paraId="770CBE91" w14:textId="77777777" w:rsidR="009B2676" w:rsidRDefault="00555546">
      <w:pPr>
        <w:pStyle w:val="ListParagraph"/>
        <w:numPr>
          <w:ilvl w:val="0"/>
          <w:numId w:val="5"/>
        </w:numPr>
        <w:contextualSpacing w:val="0"/>
      </w:pPr>
      <w:r>
        <w:rPr>
          <w:b/>
          <w:bCs/>
        </w:rPr>
        <w:t>Modules:</w:t>
      </w:r>
      <w:r>
        <w:t xml:space="preserve"> </w:t>
      </w:r>
      <w:proofErr w:type="spellStart"/>
      <w:r>
        <w:t>com.civicconnect.access</w:t>
      </w:r>
      <w:proofErr w:type="spellEnd"/>
      <w:r>
        <w:t>, requests, reporting and common. Requests and reporting call access services, never its tables.</w:t>
      </w:r>
    </w:p>
    <w:p w14:paraId="3EF7A827" w14:textId="77777777" w:rsidR="009B2676" w:rsidRDefault="00555546">
      <w:pPr>
        <w:pStyle w:val="ListParagraph"/>
        <w:numPr>
          <w:ilvl w:val="0"/>
          <w:numId w:val="5"/>
        </w:numPr>
        <w:contextualSpacing w:val="0"/>
      </w:pPr>
      <w:r>
        <w:rPr>
          <w:b/>
          <w:bCs/>
        </w:rPr>
        <w:t>Database changes</w:t>
      </w:r>
      <w:r>
        <w:t xml:space="preserve"> only through Flyway (V1 to V7). </w:t>
      </w:r>
      <w:proofErr w:type="spellStart"/>
      <w:r>
        <w:t>civicconnect</w:t>
      </w:r>
      <w:proofErr w:type="spellEnd"/>
      <w:r>
        <w:t>-backend/database/</w:t>
      </w:r>
      <w:proofErr w:type="spellStart"/>
      <w:r>
        <w:t>civicconnect_supabase_build.sql</w:t>
      </w:r>
      <w:proofErr w:type="spellEnd"/>
      <w:r>
        <w:t xml:space="preserve"> rebuilds a test or staging database (V1 and V2, dummy data, default manager, roles); Flyway then applies V3 and later as the schema owner.</w:t>
      </w:r>
    </w:p>
    <w:p w14:paraId="3DFAB42A" w14:textId="77777777" w:rsidR="009B2676" w:rsidRDefault="00555546">
      <w:pPr>
        <w:pStyle w:val="ListParagraph"/>
        <w:numPr>
          <w:ilvl w:val="0"/>
          <w:numId w:val="5"/>
        </w:numPr>
        <w:contextualSpacing w:val="0"/>
      </w:pPr>
      <w:r>
        <w:rPr>
          <w:b/>
          <w:bCs/>
        </w:rPr>
        <w:t>Secrets:</w:t>
      </w:r>
      <w:r>
        <w:t xml:space="preserve"> DB_URL, DB_USERNAME, DB_PASSWORD, FLYWAY_USER, FLYWAY_PASSWORD and JWT_SECRET are environment variables (.env locally, git-ignored; .</w:t>
      </w:r>
      <w:proofErr w:type="spellStart"/>
      <w:r>
        <w:t>env.example</w:t>
      </w:r>
      <w:proofErr w:type="spellEnd"/>
      <w:r>
        <w:t xml:space="preserve"> lists them). CI generates throw-away values for each run. </w:t>
      </w:r>
      <w:proofErr w:type="spellStart"/>
      <w:r>
        <w:t>gitleaks</w:t>
      </w:r>
      <w:proofErr w:type="spellEnd"/>
      <w:r>
        <w:t xml:space="preserve"> scans every push.</w:t>
      </w:r>
    </w:p>
    <w:p w14:paraId="55DE7A7C" w14:textId="77777777" w:rsidR="009B2676" w:rsidRDefault="00555546">
      <w:pPr>
        <w:pStyle w:val="ListParagraph"/>
        <w:numPr>
          <w:ilvl w:val="0"/>
          <w:numId w:val="5"/>
        </w:numPr>
        <w:contextualSpacing w:val="0"/>
      </w:pPr>
      <w:r>
        <w:rPr>
          <w:b/>
          <w:bCs/>
        </w:rPr>
        <w:t>Environments:</w:t>
      </w:r>
      <w:r>
        <w:t xml:space="preserve"> local (ng serve proxy, local PostgreSQL), CI (PostgreSQL 17 service, random credentials), </w:t>
      </w:r>
      <w:proofErr w:type="spellStart"/>
      <w:r>
        <w:t>Supabase</w:t>
      </w:r>
      <w:proofErr w:type="spellEnd"/>
      <w:r>
        <w:t xml:space="preserve"> (connection pooler, Flyway as owner). All times are stored and sent in UTC.</w:t>
      </w:r>
    </w:p>
    <w:p w14:paraId="530DCEF9" w14:textId="77777777" w:rsidR="009B2676" w:rsidRDefault="00555546">
      <w:pPr>
        <w:pStyle w:val="Heading2"/>
      </w:pPr>
      <w:bookmarkStart w:id="105" w:name="_Toc243252278"/>
      <w:r>
        <w:t>CI and Automated Verification</w:t>
      </w:r>
      <w:bookmarkEnd w:id="105"/>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4700"/>
        <w:gridCol w:w="2116"/>
      </w:tblGrid>
      <w:tr w:rsidR="009B2676" w14:paraId="2B284665" w14:textId="77777777">
        <w:trPr>
          <w:cantSplit/>
          <w:tblHeader/>
        </w:trPr>
        <w:tc>
          <w:tcPr>
            <w:tcW w:w="2200" w:type="dxa"/>
            <w:shd w:val="clear" w:color="auto" w:fill="002060"/>
            <w:tcMar>
              <w:top w:w="40" w:type="dxa"/>
              <w:left w:w="90" w:type="dxa"/>
              <w:bottom w:w="40" w:type="dxa"/>
              <w:right w:w="90" w:type="dxa"/>
            </w:tcMar>
          </w:tcPr>
          <w:p w14:paraId="53C9FDD3" w14:textId="77777777" w:rsidR="009B2676" w:rsidRDefault="00555546">
            <w:pPr>
              <w:spacing w:after="40"/>
            </w:pPr>
            <w:r>
              <w:rPr>
                <w:b/>
                <w:bCs/>
                <w:color w:val="FFFFFF"/>
                <w:sz w:val="18"/>
                <w:szCs w:val="18"/>
              </w:rPr>
              <w:t>Workflow / job</w:t>
            </w:r>
          </w:p>
        </w:tc>
        <w:tc>
          <w:tcPr>
            <w:tcW w:w="4700" w:type="dxa"/>
            <w:shd w:val="clear" w:color="auto" w:fill="002060"/>
            <w:tcMar>
              <w:top w:w="40" w:type="dxa"/>
              <w:left w:w="90" w:type="dxa"/>
              <w:bottom w:w="40" w:type="dxa"/>
              <w:right w:w="90" w:type="dxa"/>
            </w:tcMar>
          </w:tcPr>
          <w:p w14:paraId="071B598E" w14:textId="77777777" w:rsidR="009B2676" w:rsidRDefault="00555546">
            <w:pPr>
              <w:spacing w:after="40"/>
            </w:pPr>
            <w:r>
              <w:rPr>
                <w:b/>
                <w:bCs/>
                <w:color w:val="FFFFFF"/>
                <w:sz w:val="18"/>
                <w:szCs w:val="18"/>
              </w:rPr>
              <w:t>What runs</w:t>
            </w:r>
          </w:p>
        </w:tc>
        <w:tc>
          <w:tcPr>
            <w:tcW w:w="2116" w:type="dxa"/>
            <w:shd w:val="clear" w:color="auto" w:fill="002060"/>
            <w:tcMar>
              <w:top w:w="40" w:type="dxa"/>
              <w:left w:w="90" w:type="dxa"/>
              <w:bottom w:w="40" w:type="dxa"/>
              <w:right w:w="90" w:type="dxa"/>
            </w:tcMar>
          </w:tcPr>
          <w:p w14:paraId="3F473E27" w14:textId="77777777" w:rsidR="009B2676" w:rsidRDefault="00555546">
            <w:pPr>
              <w:spacing w:after="40"/>
            </w:pPr>
            <w:r>
              <w:rPr>
                <w:b/>
                <w:bCs/>
                <w:color w:val="FFFFFF"/>
                <w:sz w:val="18"/>
                <w:szCs w:val="18"/>
              </w:rPr>
              <w:t>Gate</w:t>
            </w:r>
          </w:p>
        </w:tc>
      </w:tr>
      <w:tr w:rsidR="009B2676" w14:paraId="34945D2E" w14:textId="77777777">
        <w:trPr>
          <w:cantSplit/>
        </w:trPr>
        <w:tc>
          <w:tcPr>
            <w:tcW w:w="2200" w:type="dxa"/>
            <w:tcMar>
              <w:top w:w="40" w:type="dxa"/>
              <w:left w:w="90" w:type="dxa"/>
              <w:bottom w:w="40" w:type="dxa"/>
              <w:right w:w="90" w:type="dxa"/>
            </w:tcMar>
          </w:tcPr>
          <w:p w14:paraId="43215D91" w14:textId="77777777" w:rsidR="009B2676" w:rsidRDefault="00555546">
            <w:pPr>
              <w:spacing w:after="40"/>
            </w:pPr>
            <w:r>
              <w:rPr>
                <w:sz w:val="18"/>
                <w:szCs w:val="18"/>
              </w:rPr>
              <w:t>CI - Backend</w:t>
            </w:r>
          </w:p>
        </w:tc>
        <w:tc>
          <w:tcPr>
            <w:tcW w:w="4700" w:type="dxa"/>
            <w:tcMar>
              <w:top w:w="40" w:type="dxa"/>
              <w:left w:w="90" w:type="dxa"/>
              <w:bottom w:w="40" w:type="dxa"/>
              <w:right w:w="90" w:type="dxa"/>
            </w:tcMar>
          </w:tcPr>
          <w:p w14:paraId="720F6B73" w14:textId="77777777" w:rsidR="009B2676" w:rsidRDefault="00555546">
            <w:pPr>
              <w:spacing w:after="40"/>
            </w:pPr>
            <w:r>
              <w:rPr>
                <w:sz w:val="18"/>
                <w:szCs w:val="18"/>
              </w:rPr>
              <w:t>PostgreSQL 17 service built from the build script; ./</w:t>
            </w:r>
            <w:proofErr w:type="spellStart"/>
            <w:r>
              <w:rPr>
                <w:sz w:val="18"/>
                <w:szCs w:val="18"/>
              </w:rPr>
              <w:t>mvnw</w:t>
            </w:r>
            <w:proofErr w:type="spellEnd"/>
            <w:r>
              <w:rPr>
                <w:sz w:val="18"/>
                <w:szCs w:val="18"/>
              </w:rPr>
              <w:t xml:space="preserve"> verify -</w:t>
            </w:r>
            <w:proofErr w:type="spellStart"/>
            <w:r>
              <w:rPr>
                <w:sz w:val="18"/>
                <w:szCs w:val="18"/>
              </w:rPr>
              <w:t>Pintegration,coverage</w:t>
            </w:r>
            <w:proofErr w:type="spellEnd"/>
            <w:r>
              <w:rPr>
                <w:sz w:val="18"/>
                <w:szCs w:val="18"/>
              </w:rPr>
              <w:t xml:space="preserve">: compile, 189 unit tests, 60 integration tests against the database, </w:t>
            </w:r>
            <w:proofErr w:type="spellStart"/>
            <w:r>
              <w:rPr>
                <w:sz w:val="18"/>
                <w:szCs w:val="18"/>
              </w:rPr>
              <w:t>JaCoCo</w:t>
            </w:r>
            <w:proofErr w:type="spellEnd"/>
            <w:r>
              <w:rPr>
                <w:sz w:val="18"/>
                <w:szCs w:val="18"/>
              </w:rPr>
              <w:t xml:space="preserve"> report</w:t>
            </w:r>
          </w:p>
        </w:tc>
        <w:tc>
          <w:tcPr>
            <w:tcW w:w="2116" w:type="dxa"/>
            <w:tcMar>
              <w:top w:w="40" w:type="dxa"/>
              <w:left w:w="90" w:type="dxa"/>
              <w:bottom w:w="40" w:type="dxa"/>
              <w:right w:w="90" w:type="dxa"/>
            </w:tcMar>
          </w:tcPr>
          <w:p w14:paraId="549A0A92" w14:textId="77777777" w:rsidR="009B2676" w:rsidRDefault="00555546">
            <w:pPr>
              <w:spacing w:after="40"/>
            </w:pPr>
            <w:r>
              <w:rPr>
                <w:sz w:val="18"/>
                <w:szCs w:val="18"/>
              </w:rPr>
              <w:t>Any failure fails the job</w:t>
            </w:r>
          </w:p>
        </w:tc>
      </w:tr>
      <w:tr w:rsidR="009B2676" w14:paraId="7DF606DD" w14:textId="77777777">
        <w:trPr>
          <w:cantSplit/>
        </w:trPr>
        <w:tc>
          <w:tcPr>
            <w:tcW w:w="2200" w:type="dxa"/>
            <w:tcMar>
              <w:top w:w="40" w:type="dxa"/>
              <w:left w:w="90" w:type="dxa"/>
              <w:bottom w:w="40" w:type="dxa"/>
              <w:right w:w="90" w:type="dxa"/>
            </w:tcMar>
          </w:tcPr>
          <w:p w14:paraId="3AC774E5" w14:textId="77777777" w:rsidR="009B2676" w:rsidRDefault="00555546">
            <w:pPr>
              <w:spacing w:after="40"/>
            </w:pPr>
            <w:r>
              <w:rPr>
                <w:sz w:val="18"/>
                <w:szCs w:val="18"/>
              </w:rPr>
              <w:t>CI - Frontend</w:t>
            </w:r>
          </w:p>
        </w:tc>
        <w:tc>
          <w:tcPr>
            <w:tcW w:w="4700" w:type="dxa"/>
            <w:tcMar>
              <w:top w:w="40" w:type="dxa"/>
              <w:left w:w="90" w:type="dxa"/>
              <w:bottom w:w="40" w:type="dxa"/>
              <w:right w:w="90" w:type="dxa"/>
            </w:tcMar>
          </w:tcPr>
          <w:p w14:paraId="10DC3E1A" w14:textId="77777777" w:rsidR="009B2676" w:rsidRDefault="00555546">
            <w:pPr>
              <w:spacing w:after="40"/>
            </w:pPr>
            <w:proofErr w:type="spellStart"/>
            <w:r>
              <w:rPr>
                <w:sz w:val="18"/>
                <w:szCs w:val="18"/>
              </w:rPr>
              <w:t>npm</w:t>
            </w:r>
            <w:proofErr w:type="spellEnd"/>
            <w:r>
              <w:rPr>
                <w:sz w:val="18"/>
                <w:szCs w:val="18"/>
              </w:rPr>
              <w:t xml:space="preserve"> ci; production build; 38 unit tests (</w:t>
            </w:r>
            <w:proofErr w:type="spellStart"/>
            <w:r>
              <w:rPr>
                <w:sz w:val="18"/>
                <w:szCs w:val="18"/>
              </w:rPr>
              <w:t>Vitest</w:t>
            </w:r>
            <w:proofErr w:type="spellEnd"/>
            <w:r>
              <w:rPr>
                <w:sz w:val="18"/>
                <w:szCs w:val="18"/>
              </w:rPr>
              <w:t xml:space="preserve">); </w:t>
            </w:r>
            <w:proofErr w:type="spellStart"/>
            <w:r>
              <w:rPr>
                <w:sz w:val="18"/>
                <w:szCs w:val="18"/>
              </w:rPr>
              <w:t>npm</w:t>
            </w:r>
            <w:proofErr w:type="spellEnd"/>
            <w:r>
              <w:rPr>
                <w:sz w:val="18"/>
                <w:szCs w:val="18"/>
              </w:rPr>
              <w:t xml:space="preserve"> audit of runtime packages (high)</w:t>
            </w:r>
          </w:p>
        </w:tc>
        <w:tc>
          <w:tcPr>
            <w:tcW w:w="2116" w:type="dxa"/>
            <w:tcMar>
              <w:top w:w="40" w:type="dxa"/>
              <w:left w:w="90" w:type="dxa"/>
              <w:bottom w:w="40" w:type="dxa"/>
              <w:right w:w="90" w:type="dxa"/>
            </w:tcMar>
          </w:tcPr>
          <w:p w14:paraId="6C4714CE" w14:textId="77777777" w:rsidR="009B2676" w:rsidRDefault="00555546">
            <w:pPr>
              <w:spacing w:after="40"/>
            </w:pPr>
            <w:r>
              <w:rPr>
                <w:sz w:val="18"/>
                <w:szCs w:val="18"/>
              </w:rPr>
              <w:t>Any failure fails the job</w:t>
            </w:r>
          </w:p>
        </w:tc>
      </w:tr>
      <w:tr w:rsidR="009B2676" w14:paraId="09F65737" w14:textId="77777777">
        <w:trPr>
          <w:cantSplit/>
        </w:trPr>
        <w:tc>
          <w:tcPr>
            <w:tcW w:w="2200" w:type="dxa"/>
            <w:tcMar>
              <w:top w:w="40" w:type="dxa"/>
              <w:left w:w="90" w:type="dxa"/>
              <w:bottom w:w="40" w:type="dxa"/>
              <w:right w:w="90" w:type="dxa"/>
            </w:tcMar>
          </w:tcPr>
          <w:p w14:paraId="62723901" w14:textId="77777777" w:rsidR="009B2676" w:rsidRDefault="00555546">
            <w:pPr>
              <w:spacing w:after="40"/>
            </w:pPr>
            <w:r>
              <w:rPr>
                <w:sz w:val="18"/>
                <w:szCs w:val="18"/>
              </w:rPr>
              <w:lastRenderedPageBreak/>
              <w:t>CI - End-to-end</w:t>
            </w:r>
          </w:p>
        </w:tc>
        <w:tc>
          <w:tcPr>
            <w:tcW w:w="4700" w:type="dxa"/>
            <w:tcMar>
              <w:top w:w="40" w:type="dxa"/>
              <w:left w:w="90" w:type="dxa"/>
              <w:bottom w:w="40" w:type="dxa"/>
              <w:right w:w="90" w:type="dxa"/>
            </w:tcMar>
          </w:tcPr>
          <w:p w14:paraId="5301CAC8" w14:textId="77777777" w:rsidR="009B2676" w:rsidRDefault="00555546">
            <w:pPr>
              <w:spacing w:after="40"/>
            </w:pPr>
            <w:r>
              <w:rPr>
                <w:sz w:val="18"/>
                <w:szCs w:val="18"/>
              </w:rPr>
              <w:t>Database, backend jar and Angular dev server; 3 Playwright system tests; report and trace uploaded</w:t>
            </w:r>
          </w:p>
        </w:tc>
        <w:tc>
          <w:tcPr>
            <w:tcW w:w="2116" w:type="dxa"/>
            <w:tcMar>
              <w:top w:w="40" w:type="dxa"/>
              <w:left w:w="90" w:type="dxa"/>
              <w:bottom w:w="40" w:type="dxa"/>
              <w:right w:w="90" w:type="dxa"/>
            </w:tcMar>
          </w:tcPr>
          <w:p w14:paraId="06CD3852" w14:textId="77777777" w:rsidR="009B2676" w:rsidRDefault="00555546">
            <w:pPr>
              <w:spacing w:after="40"/>
            </w:pPr>
            <w:r>
              <w:rPr>
                <w:sz w:val="18"/>
                <w:szCs w:val="18"/>
              </w:rPr>
              <w:t>Runs after Backend and Frontend; failure fails the workflow</w:t>
            </w:r>
          </w:p>
        </w:tc>
      </w:tr>
      <w:tr w:rsidR="009B2676" w14:paraId="359426CF" w14:textId="77777777">
        <w:trPr>
          <w:cantSplit/>
        </w:trPr>
        <w:tc>
          <w:tcPr>
            <w:tcW w:w="2200" w:type="dxa"/>
            <w:tcMar>
              <w:top w:w="40" w:type="dxa"/>
              <w:left w:w="90" w:type="dxa"/>
              <w:bottom w:w="40" w:type="dxa"/>
              <w:right w:w="90" w:type="dxa"/>
            </w:tcMar>
          </w:tcPr>
          <w:p w14:paraId="4A7CA003" w14:textId="77777777" w:rsidR="009B2676" w:rsidRDefault="00555546">
            <w:pPr>
              <w:spacing w:after="40"/>
            </w:pPr>
            <w:r>
              <w:rPr>
                <w:sz w:val="18"/>
                <w:szCs w:val="18"/>
              </w:rPr>
              <w:t>CI - Deployment image</w:t>
            </w:r>
          </w:p>
        </w:tc>
        <w:tc>
          <w:tcPr>
            <w:tcW w:w="4700" w:type="dxa"/>
            <w:tcMar>
              <w:top w:w="40" w:type="dxa"/>
              <w:left w:w="90" w:type="dxa"/>
              <w:bottom w:w="40" w:type="dxa"/>
              <w:right w:w="90" w:type="dxa"/>
            </w:tcMar>
          </w:tcPr>
          <w:p w14:paraId="2A13746C" w14:textId="77777777" w:rsidR="009B2676" w:rsidRDefault="00555546">
            <w:pPr>
              <w:spacing w:after="40"/>
            </w:pPr>
            <w:r>
              <w:rPr>
                <w:sz w:val="18"/>
                <w:szCs w:val="18"/>
              </w:rPr>
              <w:t xml:space="preserve">Builds the </w:t>
            </w:r>
            <w:proofErr w:type="spellStart"/>
            <w:r>
              <w:rPr>
                <w:sz w:val="18"/>
                <w:szCs w:val="18"/>
              </w:rPr>
              <w:t>Dockerfile</w:t>
            </w:r>
            <w:proofErr w:type="spellEnd"/>
            <w:r>
              <w:rPr>
                <w:sz w:val="18"/>
                <w:szCs w:val="18"/>
              </w:rPr>
              <w:t xml:space="preserve"> as Render does, starts it with 512 MB of memory against a test database and checks the health check, the Angular app and the API on one address</w:t>
            </w:r>
          </w:p>
        </w:tc>
        <w:tc>
          <w:tcPr>
            <w:tcW w:w="2116" w:type="dxa"/>
            <w:tcMar>
              <w:top w:w="40" w:type="dxa"/>
              <w:left w:w="90" w:type="dxa"/>
              <w:bottom w:w="40" w:type="dxa"/>
              <w:right w:w="90" w:type="dxa"/>
            </w:tcMar>
          </w:tcPr>
          <w:p w14:paraId="47662B33" w14:textId="77777777" w:rsidR="009B2676" w:rsidRDefault="00555546">
            <w:pPr>
              <w:spacing w:after="40"/>
            </w:pPr>
            <w:r>
              <w:rPr>
                <w:sz w:val="18"/>
                <w:szCs w:val="18"/>
              </w:rPr>
              <w:t>Runs after Backend and Frontend; failure fails the workflow</w:t>
            </w:r>
          </w:p>
        </w:tc>
      </w:tr>
      <w:tr w:rsidR="009B2676" w14:paraId="63FB1AEE" w14:textId="77777777">
        <w:trPr>
          <w:cantSplit/>
        </w:trPr>
        <w:tc>
          <w:tcPr>
            <w:tcW w:w="2200" w:type="dxa"/>
            <w:tcMar>
              <w:top w:w="40" w:type="dxa"/>
              <w:left w:w="90" w:type="dxa"/>
              <w:bottom w:w="40" w:type="dxa"/>
              <w:right w:w="90" w:type="dxa"/>
            </w:tcMar>
          </w:tcPr>
          <w:p w14:paraId="0FA1A087" w14:textId="77777777" w:rsidR="009B2676" w:rsidRDefault="00555546">
            <w:pPr>
              <w:spacing w:after="40"/>
            </w:pPr>
            <w:r>
              <w:rPr>
                <w:sz w:val="18"/>
                <w:szCs w:val="18"/>
              </w:rPr>
              <w:t xml:space="preserve">Security - </w:t>
            </w:r>
            <w:proofErr w:type="spellStart"/>
            <w:r>
              <w:rPr>
                <w:sz w:val="18"/>
                <w:szCs w:val="18"/>
              </w:rPr>
              <w:t>CodeQL</w:t>
            </w:r>
            <w:proofErr w:type="spellEnd"/>
          </w:p>
        </w:tc>
        <w:tc>
          <w:tcPr>
            <w:tcW w:w="4700" w:type="dxa"/>
            <w:tcMar>
              <w:top w:w="40" w:type="dxa"/>
              <w:left w:w="90" w:type="dxa"/>
              <w:bottom w:w="40" w:type="dxa"/>
              <w:right w:w="90" w:type="dxa"/>
            </w:tcMar>
          </w:tcPr>
          <w:p w14:paraId="46981FE7" w14:textId="77777777" w:rsidR="009B2676" w:rsidRDefault="00555546">
            <w:pPr>
              <w:spacing w:after="40"/>
            </w:pPr>
            <w:r>
              <w:rPr>
                <w:sz w:val="18"/>
                <w:szCs w:val="18"/>
              </w:rPr>
              <w:t>Static analysis of Java and TypeScript</w:t>
            </w:r>
          </w:p>
        </w:tc>
        <w:tc>
          <w:tcPr>
            <w:tcW w:w="2116" w:type="dxa"/>
            <w:tcMar>
              <w:top w:w="40" w:type="dxa"/>
              <w:left w:w="90" w:type="dxa"/>
              <w:bottom w:w="40" w:type="dxa"/>
              <w:right w:w="90" w:type="dxa"/>
            </w:tcMar>
          </w:tcPr>
          <w:p w14:paraId="550CB7FC" w14:textId="77777777" w:rsidR="009B2676" w:rsidRDefault="00555546">
            <w:pPr>
              <w:spacing w:after="40"/>
            </w:pPr>
            <w:r>
              <w:rPr>
                <w:sz w:val="18"/>
                <w:szCs w:val="18"/>
              </w:rPr>
              <w:t>Findings in the Security tab</w:t>
            </w:r>
          </w:p>
        </w:tc>
      </w:tr>
      <w:tr w:rsidR="009B2676" w14:paraId="2E5FA738" w14:textId="77777777">
        <w:trPr>
          <w:cantSplit/>
        </w:trPr>
        <w:tc>
          <w:tcPr>
            <w:tcW w:w="2200" w:type="dxa"/>
            <w:tcMar>
              <w:top w:w="40" w:type="dxa"/>
              <w:left w:w="90" w:type="dxa"/>
              <w:bottom w:w="40" w:type="dxa"/>
              <w:right w:w="90" w:type="dxa"/>
            </w:tcMar>
          </w:tcPr>
          <w:p w14:paraId="33451B3E" w14:textId="77777777" w:rsidR="009B2676" w:rsidRDefault="00555546">
            <w:pPr>
              <w:spacing w:after="40"/>
            </w:pPr>
            <w:r>
              <w:rPr>
                <w:sz w:val="18"/>
                <w:szCs w:val="18"/>
              </w:rPr>
              <w:t xml:space="preserve">Security - </w:t>
            </w:r>
            <w:proofErr w:type="spellStart"/>
            <w:r>
              <w:rPr>
                <w:sz w:val="18"/>
                <w:szCs w:val="18"/>
              </w:rPr>
              <w:t>gitleaks</w:t>
            </w:r>
            <w:proofErr w:type="spellEnd"/>
          </w:p>
        </w:tc>
        <w:tc>
          <w:tcPr>
            <w:tcW w:w="4700" w:type="dxa"/>
            <w:tcMar>
              <w:top w:w="40" w:type="dxa"/>
              <w:left w:w="90" w:type="dxa"/>
              <w:bottom w:w="40" w:type="dxa"/>
              <w:right w:w="90" w:type="dxa"/>
            </w:tcMar>
          </w:tcPr>
          <w:p w14:paraId="7D32D9E2" w14:textId="77777777" w:rsidR="009B2676" w:rsidRDefault="00555546">
            <w:pPr>
              <w:spacing w:after="40"/>
            </w:pPr>
            <w:r>
              <w:rPr>
                <w:sz w:val="18"/>
                <w:szCs w:val="18"/>
              </w:rPr>
              <w:t>Secret scanning of the history</w:t>
            </w:r>
          </w:p>
        </w:tc>
        <w:tc>
          <w:tcPr>
            <w:tcW w:w="2116" w:type="dxa"/>
            <w:tcMar>
              <w:top w:w="40" w:type="dxa"/>
              <w:left w:w="90" w:type="dxa"/>
              <w:bottom w:w="40" w:type="dxa"/>
              <w:right w:w="90" w:type="dxa"/>
            </w:tcMar>
          </w:tcPr>
          <w:p w14:paraId="22DDB46E" w14:textId="77777777" w:rsidR="009B2676" w:rsidRDefault="00555546">
            <w:pPr>
              <w:spacing w:after="40"/>
            </w:pPr>
            <w:r>
              <w:rPr>
                <w:sz w:val="18"/>
                <w:szCs w:val="18"/>
              </w:rPr>
              <w:t>Fails on a new secret</w:t>
            </w:r>
          </w:p>
        </w:tc>
      </w:tr>
      <w:tr w:rsidR="009B2676" w14:paraId="6C8BD68C" w14:textId="77777777">
        <w:trPr>
          <w:cantSplit/>
        </w:trPr>
        <w:tc>
          <w:tcPr>
            <w:tcW w:w="2200" w:type="dxa"/>
            <w:tcMar>
              <w:top w:w="40" w:type="dxa"/>
              <w:left w:w="90" w:type="dxa"/>
              <w:bottom w:w="40" w:type="dxa"/>
              <w:right w:w="90" w:type="dxa"/>
            </w:tcMar>
          </w:tcPr>
          <w:p w14:paraId="269EDF38" w14:textId="77777777" w:rsidR="009B2676" w:rsidRDefault="00555546">
            <w:pPr>
              <w:spacing w:after="40"/>
            </w:pPr>
            <w:r>
              <w:rPr>
                <w:sz w:val="18"/>
                <w:szCs w:val="18"/>
              </w:rPr>
              <w:t>Security - Dependency review</w:t>
            </w:r>
          </w:p>
        </w:tc>
        <w:tc>
          <w:tcPr>
            <w:tcW w:w="4700" w:type="dxa"/>
            <w:tcMar>
              <w:top w:w="40" w:type="dxa"/>
              <w:left w:w="90" w:type="dxa"/>
              <w:bottom w:w="40" w:type="dxa"/>
              <w:right w:w="90" w:type="dxa"/>
            </w:tcMar>
          </w:tcPr>
          <w:p w14:paraId="37E632F2" w14:textId="77777777" w:rsidR="009B2676" w:rsidRDefault="00555546">
            <w:pPr>
              <w:spacing w:after="40"/>
            </w:pPr>
            <w:r>
              <w:rPr>
                <w:sz w:val="18"/>
                <w:szCs w:val="18"/>
              </w:rPr>
              <w:t>New vulnerable dependencies in pull requests</w:t>
            </w:r>
          </w:p>
        </w:tc>
        <w:tc>
          <w:tcPr>
            <w:tcW w:w="2116" w:type="dxa"/>
            <w:tcMar>
              <w:top w:w="40" w:type="dxa"/>
              <w:left w:w="90" w:type="dxa"/>
              <w:bottom w:w="40" w:type="dxa"/>
              <w:right w:w="90" w:type="dxa"/>
            </w:tcMar>
          </w:tcPr>
          <w:p w14:paraId="153D5252" w14:textId="77777777" w:rsidR="009B2676" w:rsidRDefault="00555546">
            <w:pPr>
              <w:spacing w:after="40"/>
            </w:pPr>
            <w:r>
              <w:rPr>
                <w:sz w:val="18"/>
                <w:szCs w:val="18"/>
              </w:rPr>
              <w:t>Fails a pull request that adds a high or critical vulnerability; active (passed on PRs #32 and #33)</w:t>
            </w:r>
          </w:p>
        </w:tc>
      </w:tr>
      <w:tr w:rsidR="009B2676" w14:paraId="0AD6CC46" w14:textId="77777777">
        <w:trPr>
          <w:cantSplit/>
        </w:trPr>
        <w:tc>
          <w:tcPr>
            <w:tcW w:w="2200" w:type="dxa"/>
            <w:tcMar>
              <w:top w:w="40" w:type="dxa"/>
              <w:left w:w="90" w:type="dxa"/>
              <w:bottom w:w="40" w:type="dxa"/>
              <w:right w:w="90" w:type="dxa"/>
            </w:tcMar>
          </w:tcPr>
          <w:p w14:paraId="4BB2B2FE" w14:textId="77777777" w:rsidR="009B2676" w:rsidRDefault="00555546">
            <w:pPr>
              <w:spacing w:after="40"/>
            </w:pPr>
            <w:proofErr w:type="spellStart"/>
            <w:r>
              <w:rPr>
                <w:sz w:val="18"/>
                <w:szCs w:val="18"/>
              </w:rPr>
              <w:t>Dependabot</w:t>
            </w:r>
            <w:proofErr w:type="spellEnd"/>
          </w:p>
        </w:tc>
        <w:tc>
          <w:tcPr>
            <w:tcW w:w="4700" w:type="dxa"/>
            <w:tcMar>
              <w:top w:w="40" w:type="dxa"/>
              <w:left w:w="90" w:type="dxa"/>
              <w:bottom w:w="40" w:type="dxa"/>
              <w:right w:w="90" w:type="dxa"/>
            </w:tcMar>
          </w:tcPr>
          <w:p w14:paraId="2189971D" w14:textId="77777777" w:rsidR="009B2676" w:rsidRDefault="00555546">
            <w:pPr>
              <w:spacing w:after="40"/>
            </w:pPr>
            <w:r>
              <w:rPr>
                <w:sz w:val="18"/>
                <w:szCs w:val="18"/>
              </w:rPr>
              <w:t>Weekly dependency update pull requests</w:t>
            </w:r>
          </w:p>
        </w:tc>
        <w:tc>
          <w:tcPr>
            <w:tcW w:w="2116" w:type="dxa"/>
            <w:tcMar>
              <w:top w:w="40" w:type="dxa"/>
              <w:left w:w="90" w:type="dxa"/>
              <w:bottom w:w="40" w:type="dxa"/>
              <w:right w:w="90" w:type="dxa"/>
            </w:tcMar>
          </w:tcPr>
          <w:p w14:paraId="3676E909" w14:textId="77777777" w:rsidR="009B2676" w:rsidRDefault="00555546">
            <w:pPr>
              <w:spacing w:after="40"/>
            </w:pPr>
            <w:r>
              <w:rPr>
                <w:sz w:val="18"/>
                <w:szCs w:val="18"/>
              </w:rPr>
              <w:t>Reviewed like any PR</w:t>
            </w:r>
          </w:p>
        </w:tc>
      </w:tr>
    </w:tbl>
    <w:p w14:paraId="6D675046" w14:textId="77777777" w:rsidR="009B2676" w:rsidRDefault="009B2676">
      <w:pPr>
        <w:spacing w:after="60"/>
      </w:pPr>
    </w:p>
    <w:p w14:paraId="2F7F8C23" w14:textId="77777777" w:rsidR="009B2676" w:rsidRDefault="00555546">
      <w:pPr>
        <w:spacing w:after="120"/>
      </w:pPr>
      <w:r>
        <w:t>Backend, Frontend and End-to-end should be required checks on main, so a red build blocks merging.</w:t>
      </w:r>
      <w:r w:rsidR="00FA4A0C">
        <w:t xml:space="preserve"> A green run shows that the checks passed, not that they are required: </w:t>
      </w:r>
      <w:r w:rsidR="00D23D80" w:rsidRPr="00D23D80">
        <w:t>Confirmed 16/10/2026 under Settings - Rules: rulesets “main protection” and “prod protection” require Backend, Frontend and End-to-end to pass and a pull request with approval, and block force pushes.</w:t>
      </w:r>
    </w:p>
    <w:p w14:paraId="4B2FD42F" w14:textId="77777777" w:rsidR="009B2676" w:rsidRPr="00FA4A0C" w:rsidRDefault="00555546" w:rsidP="00FA4A0C">
      <w:r>
        <w:rPr>
          <w:b/>
          <w:bCs/>
        </w:rPr>
        <w:t>Results on the M3 code (local run, 14-15/10/2026):</w:t>
      </w:r>
      <w:r>
        <w:t xml:space="preserve"> backend 233 of 233 passed; frontend unit 28 of 28; end-to-end 3 of 3 in three consecutive runs with no retries. On GitHub, every CI and Security job, including End-to-end and Deployment image, passed for main at 6a198c4 (PR #32) and for the release pull request into prod (PR #33). The gate held on PR #32: the Backend job failed on commit c0dd9a7 (a compile error) and the pull request merged only after 2b6f2a8 fixed it. Local run on 16/10/2026: backend 249 of 249 (189 unit, 60 integration on PostgreSQL 17) and frontend 38 of 38.</w:t>
      </w:r>
      <w:r w:rsidR="00FA4A0C">
        <w:t xml:space="preserve"> Green CI link of release candidate: </w:t>
      </w:r>
      <w:hyperlink r:id="rId21" w:history="1">
        <w:r w:rsidR="00FA4A0C" w:rsidRPr="008B29A8">
          <w:rPr>
            <w:rStyle w:val="Hyperlink"/>
          </w:rPr>
          <w:t>https://github.com/ClarissaBierman/SEN381-Project-CivicConnect/actions/runs/38951977445</w:t>
        </w:r>
      </w:hyperlink>
      <w:r w:rsidR="00FA4A0C">
        <w:t xml:space="preserve">. </w:t>
      </w:r>
      <w:r w:rsidR="00FA4A0C">
        <w:rPr>
          <w:b/>
          <w:bCs/>
          <w:i/>
          <w:iCs/>
          <w:color w:val="C00000"/>
        </w:rPr>
        <w:t xml:space="preserve"> </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00"/>
        <w:gridCol w:w="3000"/>
        <w:gridCol w:w="3016"/>
      </w:tblGrid>
      <w:tr w:rsidR="009B2676" w14:paraId="4734A939" w14:textId="77777777">
        <w:trPr>
          <w:cantSplit/>
          <w:tblHeader/>
        </w:trPr>
        <w:tc>
          <w:tcPr>
            <w:tcW w:w="3000" w:type="dxa"/>
            <w:shd w:val="clear" w:color="auto" w:fill="002060"/>
            <w:tcMar>
              <w:top w:w="40" w:type="dxa"/>
              <w:left w:w="90" w:type="dxa"/>
              <w:bottom w:w="40" w:type="dxa"/>
              <w:right w:w="90" w:type="dxa"/>
            </w:tcMar>
          </w:tcPr>
          <w:p w14:paraId="04EBF521" w14:textId="77777777" w:rsidR="009B2676" w:rsidRDefault="00555546">
            <w:pPr>
              <w:spacing w:after="40"/>
            </w:pPr>
            <w:r>
              <w:rPr>
                <w:b/>
                <w:bCs/>
                <w:color w:val="FFFFFF"/>
                <w:sz w:val="18"/>
                <w:szCs w:val="18"/>
              </w:rPr>
              <w:t>Backend coverage (</w:t>
            </w:r>
            <w:proofErr w:type="spellStart"/>
            <w:r>
              <w:rPr>
                <w:b/>
                <w:bCs/>
                <w:color w:val="FFFFFF"/>
                <w:sz w:val="18"/>
                <w:szCs w:val="18"/>
              </w:rPr>
              <w:t>JaCoCo</w:t>
            </w:r>
            <w:proofErr w:type="spellEnd"/>
            <w:r>
              <w:rPr>
                <w:b/>
                <w:bCs/>
                <w:color w:val="FFFFFF"/>
                <w:sz w:val="18"/>
                <w:szCs w:val="18"/>
              </w:rPr>
              <w:t>)</w:t>
            </w:r>
          </w:p>
        </w:tc>
        <w:tc>
          <w:tcPr>
            <w:tcW w:w="3000" w:type="dxa"/>
            <w:shd w:val="clear" w:color="auto" w:fill="002060"/>
            <w:tcMar>
              <w:top w:w="40" w:type="dxa"/>
              <w:left w:w="90" w:type="dxa"/>
              <w:bottom w:w="40" w:type="dxa"/>
              <w:right w:w="90" w:type="dxa"/>
            </w:tcMar>
          </w:tcPr>
          <w:p w14:paraId="6B27B599" w14:textId="77777777" w:rsidR="009B2676" w:rsidRDefault="00555546">
            <w:pPr>
              <w:spacing w:after="40"/>
            </w:pPr>
            <w:r>
              <w:rPr>
                <w:b/>
                <w:bCs/>
                <w:color w:val="FFFFFF"/>
                <w:sz w:val="18"/>
                <w:szCs w:val="18"/>
              </w:rPr>
              <w:t>Lines</w:t>
            </w:r>
          </w:p>
        </w:tc>
        <w:tc>
          <w:tcPr>
            <w:tcW w:w="3016" w:type="dxa"/>
            <w:shd w:val="clear" w:color="auto" w:fill="002060"/>
            <w:tcMar>
              <w:top w:w="40" w:type="dxa"/>
              <w:left w:w="90" w:type="dxa"/>
              <w:bottom w:w="40" w:type="dxa"/>
              <w:right w:w="90" w:type="dxa"/>
            </w:tcMar>
          </w:tcPr>
          <w:p w14:paraId="6D6E9AC7" w14:textId="77777777" w:rsidR="009B2676" w:rsidRDefault="00555546">
            <w:pPr>
              <w:spacing w:after="40"/>
            </w:pPr>
            <w:r>
              <w:rPr>
                <w:b/>
                <w:bCs/>
                <w:color w:val="FFFFFF"/>
                <w:sz w:val="18"/>
                <w:szCs w:val="18"/>
              </w:rPr>
              <w:t>Branches</w:t>
            </w:r>
          </w:p>
        </w:tc>
      </w:tr>
      <w:tr w:rsidR="009B2676" w14:paraId="4B71E958" w14:textId="77777777">
        <w:trPr>
          <w:cantSplit/>
        </w:trPr>
        <w:tc>
          <w:tcPr>
            <w:tcW w:w="3000" w:type="dxa"/>
            <w:tcMar>
              <w:top w:w="40" w:type="dxa"/>
              <w:left w:w="90" w:type="dxa"/>
              <w:bottom w:w="40" w:type="dxa"/>
              <w:right w:w="90" w:type="dxa"/>
            </w:tcMar>
          </w:tcPr>
          <w:p w14:paraId="4A4CBCF5" w14:textId="77777777" w:rsidR="009B2676" w:rsidRDefault="00555546">
            <w:pPr>
              <w:spacing w:after="40"/>
            </w:pPr>
            <w:r>
              <w:rPr>
                <w:sz w:val="18"/>
                <w:szCs w:val="18"/>
              </w:rPr>
              <w:t>Unit tests only (188)</w:t>
            </w:r>
          </w:p>
        </w:tc>
        <w:tc>
          <w:tcPr>
            <w:tcW w:w="3000" w:type="dxa"/>
            <w:tcMar>
              <w:top w:w="40" w:type="dxa"/>
              <w:left w:w="90" w:type="dxa"/>
              <w:bottom w:w="40" w:type="dxa"/>
              <w:right w:w="90" w:type="dxa"/>
            </w:tcMar>
          </w:tcPr>
          <w:p w14:paraId="7CF9E741" w14:textId="77777777" w:rsidR="009B2676" w:rsidRDefault="00555546">
            <w:pPr>
              <w:spacing w:after="40"/>
            </w:pPr>
            <w:r>
              <w:rPr>
                <w:sz w:val="18"/>
                <w:szCs w:val="18"/>
              </w:rPr>
              <w:t>94.4 %</w:t>
            </w:r>
          </w:p>
        </w:tc>
        <w:tc>
          <w:tcPr>
            <w:tcW w:w="3016" w:type="dxa"/>
            <w:tcMar>
              <w:top w:w="40" w:type="dxa"/>
              <w:left w:w="90" w:type="dxa"/>
              <w:bottom w:w="40" w:type="dxa"/>
              <w:right w:w="90" w:type="dxa"/>
            </w:tcMar>
          </w:tcPr>
          <w:p w14:paraId="1A29AA2B" w14:textId="77777777" w:rsidR="009B2676" w:rsidRDefault="00555546">
            <w:pPr>
              <w:spacing w:after="40"/>
            </w:pPr>
            <w:r>
              <w:rPr>
                <w:sz w:val="18"/>
                <w:szCs w:val="18"/>
              </w:rPr>
              <w:t>90.1 %</w:t>
            </w:r>
          </w:p>
        </w:tc>
      </w:tr>
      <w:tr w:rsidR="009B2676" w14:paraId="1AC92620" w14:textId="77777777">
        <w:trPr>
          <w:cantSplit/>
        </w:trPr>
        <w:tc>
          <w:tcPr>
            <w:tcW w:w="3000" w:type="dxa"/>
            <w:tcMar>
              <w:top w:w="40" w:type="dxa"/>
              <w:left w:w="90" w:type="dxa"/>
              <w:bottom w:w="40" w:type="dxa"/>
              <w:right w:w="90" w:type="dxa"/>
            </w:tcMar>
          </w:tcPr>
          <w:p w14:paraId="6C11B7DF" w14:textId="77777777" w:rsidR="009B2676" w:rsidRDefault="00555546">
            <w:pPr>
              <w:spacing w:after="40"/>
            </w:pPr>
            <w:r>
              <w:rPr>
                <w:sz w:val="18"/>
                <w:szCs w:val="18"/>
              </w:rPr>
              <w:t>Unit and integration (233)</w:t>
            </w:r>
          </w:p>
        </w:tc>
        <w:tc>
          <w:tcPr>
            <w:tcW w:w="3000" w:type="dxa"/>
            <w:tcMar>
              <w:top w:w="40" w:type="dxa"/>
              <w:left w:w="90" w:type="dxa"/>
              <w:bottom w:w="40" w:type="dxa"/>
              <w:right w:w="90" w:type="dxa"/>
            </w:tcMar>
          </w:tcPr>
          <w:p w14:paraId="7EC7DD38" w14:textId="77777777" w:rsidR="009B2676" w:rsidRDefault="00555546">
            <w:pPr>
              <w:spacing w:after="40"/>
            </w:pPr>
            <w:r>
              <w:rPr>
                <w:sz w:val="18"/>
                <w:szCs w:val="18"/>
              </w:rPr>
              <w:t>97.1 %</w:t>
            </w:r>
          </w:p>
        </w:tc>
        <w:tc>
          <w:tcPr>
            <w:tcW w:w="3016" w:type="dxa"/>
            <w:tcMar>
              <w:top w:w="40" w:type="dxa"/>
              <w:left w:w="90" w:type="dxa"/>
              <w:bottom w:w="40" w:type="dxa"/>
              <w:right w:w="90" w:type="dxa"/>
            </w:tcMar>
          </w:tcPr>
          <w:p w14:paraId="547EAD3F" w14:textId="77777777" w:rsidR="009B2676" w:rsidRDefault="00555546">
            <w:pPr>
              <w:spacing w:after="40"/>
            </w:pPr>
            <w:r>
              <w:rPr>
                <w:sz w:val="18"/>
                <w:szCs w:val="18"/>
              </w:rPr>
              <w:t>91.3 %</w:t>
            </w:r>
          </w:p>
        </w:tc>
      </w:tr>
      <w:tr w:rsidR="009B2676" w14:paraId="04453B5C" w14:textId="77777777">
        <w:trPr>
          <w:cantSplit/>
        </w:trPr>
        <w:tc>
          <w:tcPr>
            <w:tcW w:w="3000" w:type="dxa"/>
            <w:tcMar>
              <w:top w:w="40" w:type="dxa"/>
              <w:left w:w="90" w:type="dxa"/>
              <w:bottom w:w="40" w:type="dxa"/>
              <w:right w:w="90" w:type="dxa"/>
            </w:tcMar>
          </w:tcPr>
          <w:p w14:paraId="31C8641B" w14:textId="77777777" w:rsidR="009B2676" w:rsidRDefault="00555546">
            <w:pPr>
              <w:spacing w:after="40"/>
            </w:pPr>
            <w:r>
              <w:rPr>
                <w:sz w:val="18"/>
                <w:szCs w:val="18"/>
              </w:rPr>
              <w:t>Unit and integration (249), 16/10/2026</w:t>
            </w:r>
          </w:p>
        </w:tc>
        <w:tc>
          <w:tcPr>
            <w:tcW w:w="3000" w:type="dxa"/>
            <w:tcMar>
              <w:top w:w="40" w:type="dxa"/>
              <w:left w:w="90" w:type="dxa"/>
              <w:bottom w:w="40" w:type="dxa"/>
              <w:right w:w="90" w:type="dxa"/>
            </w:tcMar>
          </w:tcPr>
          <w:p w14:paraId="6FB52869" w14:textId="77777777" w:rsidR="009B2676" w:rsidRDefault="00555546">
            <w:pPr>
              <w:spacing w:after="40"/>
            </w:pPr>
            <w:r>
              <w:rPr>
                <w:sz w:val="18"/>
                <w:szCs w:val="18"/>
              </w:rPr>
              <w:t>97.1 %</w:t>
            </w:r>
          </w:p>
        </w:tc>
        <w:tc>
          <w:tcPr>
            <w:tcW w:w="3016" w:type="dxa"/>
            <w:tcMar>
              <w:top w:w="40" w:type="dxa"/>
              <w:left w:w="90" w:type="dxa"/>
              <w:bottom w:w="40" w:type="dxa"/>
              <w:right w:w="90" w:type="dxa"/>
            </w:tcMar>
          </w:tcPr>
          <w:p w14:paraId="13DC44B9" w14:textId="77777777" w:rsidR="009B2676" w:rsidRDefault="00555546">
            <w:pPr>
              <w:spacing w:after="40"/>
            </w:pPr>
            <w:r>
              <w:rPr>
                <w:sz w:val="18"/>
                <w:szCs w:val="18"/>
              </w:rPr>
              <w:t>91.7 %</w:t>
            </w:r>
          </w:p>
        </w:tc>
      </w:tr>
    </w:tbl>
    <w:p w14:paraId="6F02FD34" w14:textId="77777777" w:rsidR="009B2676" w:rsidRDefault="009B2676">
      <w:pPr>
        <w:spacing w:after="60"/>
      </w:pPr>
    </w:p>
    <w:p w14:paraId="60B8AA5A" w14:textId="77777777" w:rsidR="009B2676" w:rsidRDefault="00555546">
      <w:pPr>
        <w:spacing w:after="120"/>
      </w:pPr>
      <w:r>
        <w:rPr>
          <w:b/>
          <w:bCs/>
        </w:rPr>
        <w:t>Interpretation:</w:t>
      </w:r>
      <w:r>
        <w:t xml:space="preserve"> coverage shows which backend code the tests run, not that it is correct. It is high because each business rule is small and has its own test. It says nothing about the Angular screens (covered by the end-to-end tests instead), about </w:t>
      </w:r>
      <w:proofErr w:type="spellStart"/>
      <w:r>
        <w:t>behaviour</w:t>
      </w:r>
      <w:proofErr w:type="spellEnd"/>
      <w:r>
        <w:t xml:space="preserve"> with </w:t>
      </w:r>
      <w:proofErr w:type="spellStart"/>
      <w:r>
        <w:t>Supabase</w:t>
      </w:r>
      <w:proofErr w:type="spellEnd"/>
      <w:r>
        <w:t xml:space="preserve"> latency, or about rules that are missing altogether. Tests were written from </w:t>
      </w:r>
      <w:r>
        <w:lastRenderedPageBreak/>
        <w:t>acceptance criteria and risks (Quality Strategy Applied and Black-box, Integration and System Validation), not to raise the number.</w:t>
      </w:r>
    </w:p>
    <w:p w14:paraId="276C1F48" w14:textId="77777777" w:rsidR="009B2676" w:rsidRDefault="00555546">
      <w:pPr>
        <w:pStyle w:val="Heading2"/>
      </w:pPr>
      <w:bookmarkStart w:id="106" w:name="_Toc243252279"/>
      <w:r>
        <w:t>Quality Strategy Applied</w:t>
      </w:r>
      <w:bookmarkEnd w:id="106"/>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0"/>
        <w:gridCol w:w="2900"/>
        <w:gridCol w:w="3716"/>
      </w:tblGrid>
      <w:tr w:rsidR="009B2676" w14:paraId="4FA20CA0" w14:textId="77777777">
        <w:trPr>
          <w:cantSplit/>
          <w:tblHeader/>
        </w:trPr>
        <w:tc>
          <w:tcPr>
            <w:tcW w:w="2400" w:type="dxa"/>
            <w:shd w:val="clear" w:color="auto" w:fill="002060"/>
            <w:tcMar>
              <w:top w:w="40" w:type="dxa"/>
              <w:left w:w="90" w:type="dxa"/>
              <w:bottom w:w="40" w:type="dxa"/>
              <w:right w:w="90" w:type="dxa"/>
            </w:tcMar>
          </w:tcPr>
          <w:p w14:paraId="79F8C5CD" w14:textId="77777777" w:rsidR="009B2676" w:rsidRDefault="00555546">
            <w:pPr>
              <w:spacing w:after="40"/>
            </w:pPr>
            <w:r>
              <w:rPr>
                <w:b/>
                <w:bCs/>
                <w:color w:val="FFFFFF"/>
                <w:sz w:val="18"/>
                <w:szCs w:val="18"/>
              </w:rPr>
              <w:t>Risk / ASR</w:t>
            </w:r>
          </w:p>
        </w:tc>
        <w:tc>
          <w:tcPr>
            <w:tcW w:w="2900" w:type="dxa"/>
            <w:shd w:val="clear" w:color="auto" w:fill="002060"/>
            <w:tcMar>
              <w:top w:w="40" w:type="dxa"/>
              <w:left w:w="90" w:type="dxa"/>
              <w:bottom w:w="40" w:type="dxa"/>
              <w:right w:w="90" w:type="dxa"/>
            </w:tcMar>
          </w:tcPr>
          <w:p w14:paraId="57C92F99" w14:textId="77777777" w:rsidR="009B2676" w:rsidRDefault="00555546">
            <w:pPr>
              <w:spacing w:after="40"/>
            </w:pPr>
            <w:r>
              <w:rPr>
                <w:b/>
                <w:bCs/>
                <w:color w:val="FFFFFF"/>
                <w:sz w:val="18"/>
                <w:szCs w:val="18"/>
              </w:rPr>
              <w:t>Why it got stronger verification</w:t>
            </w:r>
          </w:p>
        </w:tc>
        <w:tc>
          <w:tcPr>
            <w:tcW w:w="3716" w:type="dxa"/>
            <w:shd w:val="clear" w:color="auto" w:fill="002060"/>
            <w:tcMar>
              <w:top w:w="40" w:type="dxa"/>
              <w:left w:w="90" w:type="dxa"/>
              <w:bottom w:w="40" w:type="dxa"/>
              <w:right w:w="90" w:type="dxa"/>
            </w:tcMar>
          </w:tcPr>
          <w:p w14:paraId="5C33F099" w14:textId="77777777" w:rsidR="009B2676" w:rsidRDefault="00555546">
            <w:pPr>
              <w:spacing w:after="40"/>
            </w:pPr>
            <w:r>
              <w:rPr>
                <w:b/>
                <w:bCs/>
                <w:color w:val="FFFFFF"/>
                <w:sz w:val="18"/>
                <w:szCs w:val="18"/>
              </w:rPr>
              <w:t>Verification</w:t>
            </w:r>
          </w:p>
        </w:tc>
      </w:tr>
      <w:tr w:rsidR="009B2676" w14:paraId="6569D74B" w14:textId="77777777">
        <w:trPr>
          <w:cantSplit/>
        </w:trPr>
        <w:tc>
          <w:tcPr>
            <w:tcW w:w="2400" w:type="dxa"/>
            <w:tcMar>
              <w:top w:w="40" w:type="dxa"/>
              <w:left w:w="90" w:type="dxa"/>
              <w:bottom w:w="40" w:type="dxa"/>
              <w:right w:w="90" w:type="dxa"/>
            </w:tcMar>
          </w:tcPr>
          <w:p w14:paraId="16CB374F" w14:textId="77777777" w:rsidR="009B2676" w:rsidRDefault="00555546">
            <w:pPr>
              <w:spacing w:after="40"/>
            </w:pPr>
            <w:r>
              <w:rPr>
                <w:sz w:val="18"/>
                <w:szCs w:val="18"/>
              </w:rPr>
              <w:t>ASR-001 / R-10 access control</w:t>
            </w:r>
          </w:p>
        </w:tc>
        <w:tc>
          <w:tcPr>
            <w:tcW w:w="2900" w:type="dxa"/>
            <w:tcMar>
              <w:top w:w="40" w:type="dxa"/>
              <w:left w:w="90" w:type="dxa"/>
              <w:bottom w:w="40" w:type="dxa"/>
              <w:right w:w="90" w:type="dxa"/>
            </w:tcMar>
          </w:tcPr>
          <w:p w14:paraId="0D159BBB" w14:textId="77777777" w:rsidR="009B2676" w:rsidRDefault="00555546">
            <w:pPr>
              <w:spacing w:after="40"/>
            </w:pPr>
            <w:r>
              <w:rPr>
                <w:sz w:val="18"/>
                <w:szCs w:val="18"/>
              </w:rPr>
              <w:t>A requester reading someone else's data is the highest-impact failure (POPIA).</w:t>
            </w:r>
          </w:p>
        </w:tc>
        <w:tc>
          <w:tcPr>
            <w:tcW w:w="3716" w:type="dxa"/>
            <w:tcMar>
              <w:top w:w="40" w:type="dxa"/>
              <w:left w:w="90" w:type="dxa"/>
              <w:bottom w:w="40" w:type="dxa"/>
              <w:right w:w="90" w:type="dxa"/>
            </w:tcMar>
          </w:tcPr>
          <w:p w14:paraId="11041A18" w14:textId="77777777" w:rsidR="009B2676" w:rsidRDefault="00555546">
            <w:pPr>
              <w:spacing w:after="40"/>
            </w:pPr>
            <w:r>
              <w:rPr>
                <w:sz w:val="18"/>
                <w:szCs w:val="18"/>
              </w:rPr>
              <w:t>Unit (another client's request gives 404), integration over HTTP (</w:t>
            </w:r>
            <w:proofErr w:type="spellStart"/>
            <w:r>
              <w:rPr>
                <w:sz w:val="18"/>
                <w:szCs w:val="18"/>
              </w:rPr>
              <w:t>requesterCannotUseStaffEndpoints</w:t>
            </w:r>
            <w:proofErr w:type="spellEnd"/>
            <w:r>
              <w:rPr>
                <w:sz w:val="18"/>
                <w:szCs w:val="18"/>
              </w:rPr>
              <w:t xml:space="preserve">, </w:t>
            </w:r>
            <w:proofErr w:type="spellStart"/>
            <w:r>
              <w:rPr>
                <w:sz w:val="18"/>
                <w:szCs w:val="18"/>
              </w:rPr>
              <w:t>requesterSeesOnlyOwnRequests</w:t>
            </w:r>
            <w:proofErr w:type="spellEnd"/>
            <w:r>
              <w:rPr>
                <w:sz w:val="18"/>
                <w:szCs w:val="18"/>
              </w:rPr>
              <w:t xml:space="preserve">, </w:t>
            </w:r>
            <w:proofErr w:type="spellStart"/>
            <w:r>
              <w:rPr>
                <w:sz w:val="18"/>
                <w:szCs w:val="18"/>
              </w:rPr>
              <w:t>databaseRoleBlocksRequester</w:t>
            </w:r>
            <w:proofErr w:type="spellEnd"/>
            <w:r>
              <w:rPr>
                <w:sz w:val="18"/>
                <w:szCs w:val="18"/>
              </w:rPr>
              <w:t>), E2E-02</w:t>
            </w:r>
          </w:p>
        </w:tc>
      </w:tr>
      <w:tr w:rsidR="009B2676" w14:paraId="32E88822" w14:textId="77777777">
        <w:trPr>
          <w:cantSplit/>
        </w:trPr>
        <w:tc>
          <w:tcPr>
            <w:tcW w:w="2400" w:type="dxa"/>
            <w:tcMar>
              <w:top w:w="40" w:type="dxa"/>
              <w:left w:w="90" w:type="dxa"/>
              <w:bottom w:w="40" w:type="dxa"/>
              <w:right w:w="90" w:type="dxa"/>
            </w:tcMar>
          </w:tcPr>
          <w:p w14:paraId="28754A83" w14:textId="77777777" w:rsidR="009B2676" w:rsidRDefault="00555546">
            <w:pPr>
              <w:spacing w:after="40"/>
            </w:pPr>
            <w:r>
              <w:rPr>
                <w:sz w:val="18"/>
                <w:szCs w:val="18"/>
              </w:rPr>
              <w:t>ASR-002 workflow and concurrency</w:t>
            </w:r>
          </w:p>
        </w:tc>
        <w:tc>
          <w:tcPr>
            <w:tcW w:w="2900" w:type="dxa"/>
            <w:tcMar>
              <w:top w:w="40" w:type="dxa"/>
              <w:left w:w="90" w:type="dxa"/>
              <w:bottom w:w="40" w:type="dxa"/>
              <w:right w:w="90" w:type="dxa"/>
            </w:tcMar>
          </w:tcPr>
          <w:p w14:paraId="36B85D81" w14:textId="77777777" w:rsidR="009B2676" w:rsidRDefault="00555546">
            <w:pPr>
              <w:spacing w:after="40"/>
            </w:pPr>
            <w:r>
              <w:rPr>
                <w:sz w:val="18"/>
                <w:szCs w:val="18"/>
              </w:rPr>
              <w:t>Lost updates or illegal transitions corrupt the record.</w:t>
            </w:r>
          </w:p>
        </w:tc>
        <w:tc>
          <w:tcPr>
            <w:tcW w:w="3716" w:type="dxa"/>
            <w:tcMar>
              <w:top w:w="40" w:type="dxa"/>
              <w:left w:w="90" w:type="dxa"/>
              <w:bottom w:w="40" w:type="dxa"/>
              <w:right w:w="90" w:type="dxa"/>
            </w:tcMar>
          </w:tcPr>
          <w:p w14:paraId="59E7F681" w14:textId="77777777" w:rsidR="009B2676" w:rsidRDefault="00555546">
            <w:pPr>
              <w:spacing w:after="40"/>
            </w:pPr>
            <w:r>
              <w:rPr>
                <w:sz w:val="18"/>
                <w:szCs w:val="18"/>
              </w:rPr>
              <w:t xml:space="preserve">TransitionPolicyTest, </w:t>
            </w:r>
            <w:proofErr w:type="spellStart"/>
            <w:r>
              <w:rPr>
                <w:sz w:val="18"/>
                <w:szCs w:val="18"/>
              </w:rPr>
              <w:t>RequestServiceTest</w:t>
            </w:r>
            <w:proofErr w:type="spellEnd"/>
            <w:r>
              <w:rPr>
                <w:sz w:val="18"/>
                <w:szCs w:val="18"/>
              </w:rPr>
              <w:t xml:space="preserve"> (row lock, already assigned), </w:t>
            </w:r>
            <w:proofErr w:type="spellStart"/>
            <w:r>
              <w:rPr>
                <w:sz w:val="18"/>
                <w:szCs w:val="18"/>
              </w:rPr>
              <w:t>databaseAllowsOneActiveHandler</w:t>
            </w:r>
            <w:proofErr w:type="spellEnd"/>
            <w:r>
              <w:rPr>
                <w:sz w:val="18"/>
                <w:szCs w:val="18"/>
              </w:rPr>
              <w:t>, E2E-01</w:t>
            </w:r>
          </w:p>
        </w:tc>
      </w:tr>
      <w:tr w:rsidR="009B2676" w14:paraId="7CF84824" w14:textId="77777777">
        <w:trPr>
          <w:cantSplit/>
        </w:trPr>
        <w:tc>
          <w:tcPr>
            <w:tcW w:w="2400" w:type="dxa"/>
            <w:tcMar>
              <w:top w:w="40" w:type="dxa"/>
              <w:left w:w="90" w:type="dxa"/>
              <w:bottom w:w="40" w:type="dxa"/>
              <w:right w:w="90" w:type="dxa"/>
            </w:tcMar>
          </w:tcPr>
          <w:p w14:paraId="1DBB4EF4" w14:textId="77777777" w:rsidR="009B2676" w:rsidRDefault="00555546">
            <w:pPr>
              <w:spacing w:after="40"/>
            </w:pPr>
            <w:r>
              <w:rPr>
                <w:sz w:val="18"/>
                <w:szCs w:val="18"/>
              </w:rPr>
              <w:t>ASR-003 audit</w:t>
            </w:r>
          </w:p>
        </w:tc>
        <w:tc>
          <w:tcPr>
            <w:tcW w:w="2900" w:type="dxa"/>
            <w:tcMar>
              <w:top w:w="40" w:type="dxa"/>
              <w:left w:w="90" w:type="dxa"/>
              <w:bottom w:w="40" w:type="dxa"/>
              <w:right w:w="90" w:type="dxa"/>
            </w:tcMar>
          </w:tcPr>
          <w:p w14:paraId="35D0AEDF" w14:textId="77777777" w:rsidR="009B2676" w:rsidRDefault="00555546">
            <w:pPr>
              <w:spacing w:after="40"/>
            </w:pPr>
            <w:r>
              <w:rPr>
                <w:sz w:val="18"/>
                <w:szCs w:val="18"/>
              </w:rPr>
              <w:t>The audit must be complete and tamper-evident.</w:t>
            </w:r>
          </w:p>
        </w:tc>
        <w:tc>
          <w:tcPr>
            <w:tcW w:w="3716" w:type="dxa"/>
            <w:tcMar>
              <w:top w:w="40" w:type="dxa"/>
              <w:left w:w="90" w:type="dxa"/>
              <w:bottom w:w="40" w:type="dxa"/>
              <w:right w:w="90" w:type="dxa"/>
            </w:tcMar>
          </w:tcPr>
          <w:p w14:paraId="21D17EC0" w14:textId="77777777" w:rsidR="009B2676" w:rsidRDefault="00555546">
            <w:pPr>
              <w:spacing w:after="40"/>
            </w:pPr>
            <w:proofErr w:type="spellStart"/>
            <w:r>
              <w:rPr>
                <w:sz w:val="18"/>
                <w:szCs w:val="18"/>
              </w:rPr>
              <w:t>fullLifecycleIsAudited</w:t>
            </w:r>
            <w:proofErr w:type="spellEnd"/>
            <w:r>
              <w:rPr>
                <w:sz w:val="18"/>
                <w:szCs w:val="18"/>
              </w:rPr>
              <w:t xml:space="preserve">, </w:t>
            </w:r>
            <w:proofErr w:type="spellStart"/>
            <w:r>
              <w:rPr>
                <w:sz w:val="18"/>
                <w:szCs w:val="18"/>
              </w:rPr>
              <w:t>auditTrailAndNotesAreAppendOnly</w:t>
            </w:r>
            <w:proofErr w:type="spellEnd"/>
            <w:r>
              <w:rPr>
                <w:sz w:val="18"/>
                <w:szCs w:val="18"/>
              </w:rPr>
              <w:t xml:space="preserve">, </w:t>
            </w:r>
            <w:proofErr w:type="spellStart"/>
            <w:r>
              <w:rPr>
                <w:sz w:val="18"/>
                <w:szCs w:val="18"/>
              </w:rPr>
              <w:t>priorityAndHistory</w:t>
            </w:r>
            <w:proofErr w:type="spellEnd"/>
          </w:p>
        </w:tc>
      </w:tr>
      <w:tr w:rsidR="009B2676" w14:paraId="7FBAC9D9" w14:textId="77777777">
        <w:trPr>
          <w:cantSplit/>
        </w:trPr>
        <w:tc>
          <w:tcPr>
            <w:tcW w:w="2400" w:type="dxa"/>
            <w:tcMar>
              <w:top w:w="40" w:type="dxa"/>
              <w:left w:w="90" w:type="dxa"/>
              <w:bottom w:w="40" w:type="dxa"/>
              <w:right w:w="90" w:type="dxa"/>
            </w:tcMar>
          </w:tcPr>
          <w:p w14:paraId="5BF4765A" w14:textId="77777777" w:rsidR="009B2676" w:rsidRDefault="00555546">
            <w:pPr>
              <w:spacing w:after="40"/>
            </w:pPr>
            <w:r>
              <w:rPr>
                <w:sz w:val="18"/>
                <w:szCs w:val="18"/>
              </w:rPr>
              <w:t>ASR-005 privacy</w:t>
            </w:r>
          </w:p>
        </w:tc>
        <w:tc>
          <w:tcPr>
            <w:tcW w:w="2900" w:type="dxa"/>
            <w:tcMar>
              <w:top w:w="40" w:type="dxa"/>
              <w:left w:w="90" w:type="dxa"/>
              <w:bottom w:w="40" w:type="dxa"/>
              <w:right w:w="90" w:type="dxa"/>
            </w:tcMar>
          </w:tcPr>
          <w:p w14:paraId="4C6D3C7A" w14:textId="77777777" w:rsidR="009B2676" w:rsidRDefault="00555546">
            <w:pPr>
              <w:spacing w:after="40"/>
            </w:pPr>
            <w:r>
              <w:rPr>
                <w:sz w:val="18"/>
                <w:szCs w:val="18"/>
              </w:rPr>
              <w:t>Staff names must not reach requesters; client personal data must not be in the audit view.</w:t>
            </w:r>
          </w:p>
        </w:tc>
        <w:tc>
          <w:tcPr>
            <w:tcW w:w="3716" w:type="dxa"/>
            <w:tcMar>
              <w:top w:w="40" w:type="dxa"/>
              <w:left w:w="90" w:type="dxa"/>
              <w:bottom w:w="40" w:type="dxa"/>
              <w:right w:w="90" w:type="dxa"/>
            </w:tcMar>
          </w:tcPr>
          <w:p w14:paraId="15B5EFBC" w14:textId="77777777" w:rsidR="009B2676" w:rsidRDefault="00555546">
            <w:pPr>
              <w:spacing w:after="40"/>
            </w:pPr>
            <w:proofErr w:type="spellStart"/>
            <w:r>
              <w:rPr>
                <w:sz w:val="18"/>
                <w:szCs w:val="18"/>
              </w:rPr>
              <w:t>clientContactVersusAudit</w:t>
            </w:r>
            <w:proofErr w:type="spellEnd"/>
            <w:r>
              <w:rPr>
                <w:sz w:val="18"/>
                <w:szCs w:val="18"/>
              </w:rPr>
              <w:t xml:space="preserve">, </w:t>
            </w:r>
            <w:proofErr w:type="spellStart"/>
            <w:r>
              <w:rPr>
                <w:sz w:val="18"/>
                <w:szCs w:val="18"/>
              </w:rPr>
              <w:t>ResponsesNeverContainPasswordsTest</w:t>
            </w:r>
            <w:proofErr w:type="spellEnd"/>
            <w:r>
              <w:rPr>
                <w:sz w:val="18"/>
                <w:szCs w:val="18"/>
              </w:rPr>
              <w:t>, E2E-01 (no staff names)</w:t>
            </w:r>
          </w:p>
        </w:tc>
      </w:tr>
      <w:tr w:rsidR="009B2676" w14:paraId="277DDDC8" w14:textId="77777777">
        <w:trPr>
          <w:cantSplit/>
        </w:trPr>
        <w:tc>
          <w:tcPr>
            <w:tcW w:w="2400" w:type="dxa"/>
            <w:tcMar>
              <w:top w:w="40" w:type="dxa"/>
              <w:left w:w="90" w:type="dxa"/>
              <w:bottom w:w="40" w:type="dxa"/>
              <w:right w:w="90" w:type="dxa"/>
            </w:tcMar>
          </w:tcPr>
          <w:p w14:paraId="3BDE7FC5" w14:textId="77777777" w:rsidR="009B2676" w:rsidRDefault="00555546">
            <w:pPr>
              <w:spacing w:after="40"/>
            </w:pPr>
            <w:r>
              <w:rPr>
                <w:sz w:val="18"/>
                <w:szCs w:val="18"/>
              </w:rPr>
              <w:t>NFR-002 / NFR-003 authentication</w:t>
            </w:r>
          </w:p>
        </w:tc>
        <w:tc>
          <w:tcPr>
            <w:tcW w:w="2900" w:type="dxa"/>
            <w:tcMar>
              <w:top w:w="40" w:type="dxa"/>
              <w:left w:w="90" w:type="dxa"/>
              <w:bottom w:w="40" w:type="dxa"/>
              <w:right w:w="90" w:type="dxa"/>
            </w:tcMar>
          </w:tcPr>
          <w:p w14:paraId="61D87ECF" w14:textId="77777777" w:rsidR="009B2676" w:rsidRDefault="00555546">
            <w:pPr>
              <w:spacing w:after="40"/>
            </w:pPr>
            <w:r>
              <w:rPr>
                <w:sz w:val="18"/>
                <w:szCs w:val="18"/>
              </w:rPr>
              <w:t>A session must end when an account is deactivated; logins must not be brute-forced.</w:t>
            </w:r>
          </w:p>
        </w:tc>
        <w:tc>
          <w:tcPr>
            <w:tcW w:w="3716" w:type="dxa"/>
            <w:tcMar>
              <w:top w:w="40" w:type="dxa"/>
              <w:left w:w="90" w:type="dxa"/>
              <w:bottom w:w="40" w:type="dxa"/>
              <w:right w:w="90" w:type="dxa"/>
            </w:tcMar>
          </w:tcPr>
          <w:p w14:paraId="4985A7A9" w14:textId="77777777" w:rsidR="009B2676" w:rsidRDefault="00555546">
            <w:pPr>
              <w:spacing w:after="40"/>
            </w:pPr>
            <w:proofErr w:type="spellStart"/>
            <w:r>
              <w:rPr>
                <w:sz w:val="18"/>
                <w:szCs w:val="18"/>
              </w:rPr>
              <w:t>ActiveAccountJwtConverterTest</w:t>
            </w:r>
            <w:proofErr w:type="spellEnd"/>
            <w:r>
              <w:rPr>
                <w:sz w:val="18"/>
                <w:szCs w:val="18"/>
              </w:rPr>
              <w:t xml:space="preserve">, </w:t>
            </w:r>
            <w:proofErr w:type="spellStart"/>
            <w:r>
              <w:rPr>
                <w:sz w:val="18"/>
                <w:szCs w:val="18"/>
              </w:rPr>
              <w:t>deactivatedEmployeeTokenRefused</w:t>
            </w:r>
            <w:proofErr w:type="spellEnd"/>
            <w:r>
              <w:rPr>
                <w:sz w:val="18"/>
                <w:szCs w:val="18"/>
              </w:rPr>
              <w:t xml:space="preserve">, E2E-03, </w:t>
            </w:r>
            <w:proofErr w:type="spellStart"/>
            <w:r>
              <w:rPr>
                <w:sz w:val="18"/>
                <w:szCs w:val="18"/>
              </w:rPr>
              <w:t>loginLockoutOverHttp</w:t>
            </w:r>
            <w:proofErr w:type="spellEnd"/>
            <w:r>
              <w:rPr>
                <w:sz w:val="18"/>
                <w:szCs w:val="18"/>
              </w:rPr>
              <w:t xml:space="preserve">, </w:t>
            </w:r>
            <w:proofErr w:type="spellStart"/>
            <w:r>
              <w:rPr>
                <w:sz w:val="18"/>
                <w:szCs w:val="18"/>
              </w:rPr>
              <w:t>perAccountApiLimit</w:t>
            </w:r>
            <w:proofErr w:type="spellEnd"/>
          </w:p>
        </w:tc>
      </w:tr>
      <w:tr w:rsidR="009B2676" w14:paraId="30103CFD" w14:textId="77777777">
        <w:trPr>
          <w:cantSplit/>
        </w:trPr>
        <w:tc>
          <w:tcPr>
            <w:tcW w:w="2400" w:type="dxa"/>
            <w:tcMar>
              <w:top w:w="40" w:type="dxa"/>
              <w:left w:w="90" w:type="dxa"/>
              <w:bottom w:w="40" w:type="dxa"/>
              <w:right w:w="90" w:type="dxa"/>
            </w:tcMar>
          </w:tcPr>
          <w:p w14:paraId="22B1FDE7" w14:textId="77777777" w:rsidR="009B2676" w:rsidRDefault="00555546">
            <w:pPr>
              <w:spacing w:after="40"/>
            </w:pPr>
            <w:r>
              <w:rPr>
                <w:sz w:val="18"/>
                <w:szCs w:val="18"/>
              </w:rPr>
              <w:t>ASR-004 / NFR-001 performance</w:t>
            </w:r>
          </w:p>
        </w:tc>
        <w:tc>
          <w:tcPr>
            <w:tcW w:w="2900" w:type="dxa"/>
            <w:tcMar>
              <w:top w:w="40" w:type="dxa"/>
              <w:left w:w="90" w:type="dxa"/>
              <w:bottom w:w="40" w:type="dxa"/>
              <w:right w:w="90" w:type="dxa"/>
            </w:tcMar>
          </w:tcPr>
          <w:p w14:paraId="21663BE5" w14:textId="77777777" w:rsidR="009B2676" w:rsidRDefault="00555546">
            <w:pPr>
              <w:spacing w:after="40"/>
            </w:pPr>
            <w:r>
              <w:rPr>
                <w:sz w:val="18"/>
                <w:szCs w:val="18"/>
              </w:rPr>
              <w:t>The request list is used all day.</w:t>
            </w:r>
          </w:p>
        </w:tc>
        <w:tc>
          <w:tcPr>
            <w:tcW w:w="3716" w:type="dxa"/>
            <w:tcMar>
              <w:top w:w="40" w:type="dxa"/>
              <w:left w:w="90" w:type="dxa"/>
              <w:bottom w:w="40" w:type="dxa"/>
              <w:right w:w="90" w:type="dxa"/>
            </w:tcMar>
          </w:tcPr>
          <w:p w14:paraId="6A1483C6" w14:textId="77777777" w:rsidR="009B2676" w:rsidRDefault="00555546">
            <w:pPr>
              <w:spacing w:after="40"/>
            </w:pPr>
            <w:r>
              <w:rPr>
                <w:sz w:val="18"/>
                <w:szCs w:val="18"/>
              </w:rPr>
              <w:t>k6 load test (Performance and Reliability)</w:t>
            </w:r>
          </w:p>
        </w:tc>
      </w:tr>
      <w:tr w:rsidR="009B2676" w14:paraId="6E5BAF12" w14:textId="77777777">
        <w:trPr>
          <w:cantSplit/>
        </w:trPr>
        <w:tc>
          <w:tcPr>
            <w:tcW w:w="2400" w:type="dxa"/>
            <w:tcMar>
              <w:top w:w="40" w:type="dxa"/>
              <w:left w:w="90" w:type="dxa"/>
              <w:bottom w:w="40" w:type="dxa"/>
              <w:right w:w="90" w:type="dxa"/>
            </w:tcMar>
          </w:tcPr>
          <w:p w14:paraId="7A008BA0" w14:textId="77777777" w:rsidR="009B2676" w:rsidRDefault="00555546">
            <w:pPr>
              <w:spacing w:after="40"/>
            </w:pPr>
            <w:r>
              <w:rPr>
                <w:sz w:val="18"/>
                <w:szCs w:val="18"/>
              </w:rPr>
              <w:t>Lower risk (category and profile editing)</w:t>
            </w:r>
          </w:p>
        </w:tc>
        <w:tc>
          <w:tcPr>
            <w:tcW w:w="2900" w:type="dxa"/>
            <w:tcMar>
              <w:top w:w="40" w:type="dxa"/>
              <w:left w:w="90" w:type="dxa"/>
              <w:bottom w:w="40" w:type="dxa"/>
              <w:right w:w="90" w:type="dxa"/>
            </w:tcMar>
          </w:tcPr>
          <w:p w14:paraId="01F9718A" w14:textId="77777777" w:rsidR="009B2676" w:rsidRDefault="00555546">
            <w:pPr>
              <w:spacing w:after="40"/>
            </w:pPr>
            <w:r>
              <w:rPr>
                <w:sz w:val="18"/>
                <w:szCs w:val="18"/>
              </w:rPr>
              <w:t>Simple create/update screens.</w:t>
            </w:r>
          </w:p>
        </w:tc>
        <w:tc>
          <w:tcPr>
            <w:tcW w:w="3716" w:type="dxa"/>
            <w:tcMar>
              <w:top w:w="40" w:type="dxa"/>
              <w:left w:w="90" w:type="dxa"/>
              <w:bottom w:w="40" w:type="dxa"/>
              <w:right w:w="90" w:type="dxa"/>
            </w:tcMar>
          </w:tcPr>
          <w:p w14:paraId="59856AB6" w14:textId="77777777" w:rsidR="009B2676" w:rsidRDefault="00555546">
            <w:pPr>
              <w:spacing w:after="40"/>
            </w:pPr>
            <w:r>
              <w:rPr>
                <w:sz w:val="18"/>
                <w:szCs w:val="18"/>
              </w:rPr>
              <w:t>Unit tests only</w:t>
            </w:r>
          </w:p>
        </w:tc>
      </w:tr>
    </w:tbl>
    <w:p w14:paraId="4E58260C" w14:textId="77777777" w:rsidR="009B2676" w:rsidRDefault="009B2676">
      <w:pPr>
        <w:spacing w:after="60"/>
      </w:pPr>
    </w:p>
    <w:p w14:paraId="26B87267" w14:textId="77777777" w:rsidR="009B2676" w:rsidRDefault="00555546">
      <w:pPr>
        <w:pStyle w:val="Heading2"/>
      </w:pPr>
      <w:bookmarkStart w:id="107" w:name="_Toc243252280"/>
      <w:r>
        <w:t>Black-box, Integration and System Validation</w:t>
      </w:r>
      <w:bookmarkEnd w:id="107"/>
    </w:p>
    <w:p w14:paraId="0D099D4E" w14:textId="77777777" w:rsidR="009B2676" w:rsidRDefault="00555546">
      <w:pPr>
        <w:spacing w:after="120"/>
      </w:pPr>
      <w:r>
        <w:t xml:space="preserve">Techniques were chosen where the </w:t>
      </w:r>
      <w:proofErr w:type="spellStart"/>
      <w:r>
        <w:t>behaviour</w:t>
      </w:r>
      <w:proofErr w:type="spellEnd"/>
      <w:r>
        <w:t xml:space="preserve"> needs them.</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3600"/>
        <w:gridCol w:w="3416"/>
      </w:tblGrid>
      <w:tr w:rsidR="009B2676" w14:paraId="4F88B677" w14:textId="77777777">
        <w:trPr>
          <w:cantSplit/>
          <w:tblHeader/>
        </w:trPr>
        <w:tc>
          <w:tcPr>
            <w:tcW w:w="2000" w:type="dxa"/>
            <w:shd w:val="clear" w:color="auto" w:fill="002060"/>
            <w:tcMar>
              <w:top w:w="40" w:type="dxa"/>
              <w:left w:w="90" w:type="dxa"/>
              <w:bottom w:w="40" w:type="dxa"/>
              <w:right w:w="90" w:type="dxa"/>
            </w:tcMar>
          </w:tcPr>
          <w:p w14:paraId="44E4828A" w14:textId="77777777" w:rsidR="009B2676" w:rsidRDefault="00555546">
            <w:pPr>
              <w:spacing w:after="40"/>
            </w:pPr>
            <w:r>
              <w:rPr>
                <w:b/>
                <w:bCs/>
                <w:color w:val="FFFFFF"/>
                <w:sz w:val="18"/>
                <w:szCs w:val="18"/>
              </w:rPr>
              <w:t>Technique</w:t>
            </w:r>
          </w:p>
        </w:tc>
        <w:tc>
          <w:tcPr>
            <w:tcW w:w="3600" w:type="dxa"/>
            <w:shd w:val="clear" w:color="auto" w:fill="002060"/>
            <w:tcMar>
              <w:top w:w="40" w:type="dxa"/>
              <w:left w:w="90" w:type="dxa"/>
              <w:bottom w:w="40" w:type="dxa"/>
              <w:right w:w="90" w:type="dxa"/>
            </w:tcMar>
          </w:tcPr>
          <w:p w14:paraId="0D70D3BC" w14:textId="77777777" w:rsidR="009B2676" w:rsidRDefault="00555546">
            <w:pPr>
              <w:spacing w:after="40"/>
            </w:pPr>
            <w:r>
              <w:rPr>
                <w:b/>
                <w:bCs/>
                <w:color w:val="FFFFFF"/>
                <w:sz w:val="18"/>
                <w:szCs w:val="18"/>
              </w:rPr>
              <w:t>Where it is used</w:t>
            </w:r>
          </w:p>
        </w:tc>
        <w:tc>
          <w:tcPr>
            <w:tcW w:w="3416" w:type="dxa"/>
            <w:shd w:val="clear" w:color="auto" w:fill="002060"/>
            <w:tcMar>
              <w:top w:w="40" w:type="dxa"/>
              <w:left w:w="90" w:type="dxa"/>
              <w:bottom w:w="40" w:type="dxa"/>
              <w:right w:w="90" w:type="dxa"/>
            </w:tcMar>
          </w:tcPr>
          <w:p w14:paraId="3C77807B" w14:textId="77777777" w:rsidR="009B2676" w:rsidRDefault="00555546">
            <w:pPr>
              <w:spacing w:after="40"/>
            </w:pPr>
            <w:r>
              <w:rPr>
                <w:b/>
                <w:bCs/>
                <w:color w:val="FFFFFF"/>
                <w:sz w:val="18"/>
                <w:szCs w:val="18"/>
              </w:rPr>
              <w:t>Test evidence</w:t>
            </w:r>
          </w:p>
        </w:tc>
      </w:tr>
      <w:tr w:rsidR="009B2676" w14:paraId="3E032E2B" w14:textId="77777777">
        <w:trPr>
          <w:cantSplit/>
        </w:trPr>
        <w:tc>
          <w:tcPr>
            <w:tcW w:w="2000" w:type="dxa"/>
            <w:tcMar>
              <w:top w:w="40" w:type="dxa"/>
              <w:left w:w="90" w:type="dxa"/>
              <w:bottom w:w="40" w:type="dxa"/>
              <w:right w:w="90" w:type="dxa"/>
            </w:tcMar>
          </w:tcPr>
          <w:p w14:paraId="4ACCCD85" w14:textId="77777777" w:rsidR="009B2676" w:rsidRDefault="00555546">
            <w:pPr>
              <w:spacing w:after="40"/>
            </w:pPr>
            <w:r>
              <w:rPr>
                <w:sz w:val="18"/>
                <w:szCs w:val="18"/>
              </w:rPr>
              <w:t>Boundary value analysis</w:t>
            </w:r>
          </w:p>
        </w:tc>
        <w:tc>
          <w:tcPr>
            <w:tcW w:w="3600" w:type="dxa"/>
            <w:tcMar>
              <w:top w:w="40" w:type="dxa"/>
              <w:left w:w="90" w:type="dxa"/>
              <w:bottom w:w="40" w:type="dxa"/>
              <w:right w:w="90" w:type="dxa"/>
            </w:tcMar>
          </w:tcPr>
          <w:p w14:paraId="2DF53C70" w14:textId="77777777" w:rsidR="009B2676" w:rsidRDefault="00555546">
            <w:pPr>
              <w:spacing w:after="40"/>
            </w:pPr>
            <w:r>
              <w:rPr>
                <w:sz w:val="18"/>
                <w:szCs w:val="18"/>
              </w:rPr>
              <w:t>Description 2000 characters accepted, 2001 refused; password 72 bytes accepted, 73 refused (counted in bytes, so 60 accented letters are refused); location 255 accepted, 256 refused; overdue at exactly 7 days and one second later (CR-004); page size 100 and 101</w:t>
            </w:r>
          </w:p>
        </w:tc>
        <w:tc>
          <w:tcPr>
            <w:tcW w:w="3416" w:type="dxa"/>
            <w:tcMar>
              <w:top w:w="40" w:type="dxa"/>
              <w:left w:w="90" w:type="dxa"/>
              <w:bottom w:w="40" w:type="dxa"/>
              <w:right w:w="90" w:type="dxa"/>
            </w:tcMar>
          </w:tcPr>
          <w:p w14:paraId="341C555A" w14:textId="77777777" w:rsidR="009B2676" w:rsidRDefault="00555546">
            <w:pPr>
              <w:spacing w:after="40"/>
            </w:pPr>
            <w:proofErr w:type="spellStart"/>
            <w:r>
              <w:rPr>
                <w:sz w:val="18"/>
                <w:szCs w:val="18"/>
              </w:rPr>
              <w:t>descriptionLimit</w:t>
            </w:r>
            <w:proofErr w:type="spellEnd"/>
            <w:r>
              <w:rPr>
                <w:sz w:val="18"/>
                <w:szCs w:val="18"/>
              </w:rPr>
              <w:t xml:space="preserve">; </w:t>
            </w:r>
            <w:proofErr w:type="spellStart"/>
            <w:r>
              <w:rPr>
                <w:sz w:val="18"/>
                <w:szCs w:val="18"/>
              </w:rPr>
              <w:t>MaxBytesValidatorTest</w:t>
            </w:r>
            <w:proofErr w:type="spellEnd"/>
            <w:r>
              <w:rPr>
                <w:sz w:val="18"/>
                <w:szCs w:val="18"/>
              </w:rPr>
              <w:t xml:space="preserve">; </w:t>
            </w:r>
            <w:proofErr w:type="spellStart"/>
            <w:r>
              <w:rPr>
                <w:sz w:val="18"/>
                <w:szCs w:val="18"/>
              </w:rPr>
              <w:t>ControllerRoutingTest</w:t>
            </w:r>
            <w:proofErr w:type="spellEnd"/>
            <w:r>
              <w:rPr>
                <w:sz w:val="18"/>
                <w:szCs w:val="18"/>
              </w:rPr>
              <w:t xml:space="preserve">; </w:t>
            </w:r>
            <w:proofErr w:type="spellStart"/>
            <w:r>
              <w:rPr>
                <w:sz w:val="18"/>
                <w:szCs w:val="18"/>
              </w:rPr>
              <w:t>descriptionBoundaries</w:t>
            </w:r>
            <w:proofErr w:type="spellEnd"/>
            <w:r>
              <w:rPr>
                <w:sz w:val="18"/>
                <w:szCs w:val="18"/>
              </w:rPr>
              <w:t xml:space="preserve">; </w:t>
            </w:r>
            <w:proofErr w:type="spellStart"/>
            <w:r>
              <w:rPr>
                <w:sz w:val="18"/>
                <w:szCs w:val="18"/>
              </w:rPr>
              <w:t>locationBoundaries</w:t>
            </w:r>
            <w:proofErr w:type="spellEnd"/>
            <w:r>
              <w:rPr>
                <w:sz w:val="18"/>
                <w:szCs w:val="18"/>
              </w:rPr>
              <w:t xml:space="preserve">; </w:t>
            </w:r>
            <w:proofErr w:type="spellStart"/>
            <w:r>
              <w:rPr>
                <w:sz w:val="18"/>
                <w:szCs w:val="18"/>
              </w:rPr>
              <w:t>overdueBoundary</w:t>
            </w:r>
            <w:proofErr w:type="spellEnd"/>
            <w:r>
              <w:rPr>
                <w:sz w:val="18"/>
                <w:szCs w:val="18"/>
              </w:rPr>
              <w:t xml:space="preserve">; </w:t>
            </w:r>
            <w:proofErr w:type="spellStart"/>
            <w:r>
              <w:rPr>
                <w:sz w:val="18"/>
                <w:szCs w:val="18"/>
              </w:rPr>
              <w:t>pageSizeCap</w:t>
            </w:r>
            <w:proofErr w:type="spellEnd"/>
          </w:p>
        </w:tc>
      </w:tr>
      <w:tr w:rsidR="009B2676" w14:paraId="5D639B6B" w14:textId="77777777">
        <w:trPr>
          <w:cantSplit/>
        </w:trPr>
        <w:tc>
          <w:tcPr>
            <w:tcW w:w="2000" w:type="dxa"/>
            <w:tcMar>
              <w:top w:w="40" w:type="dxa"/>
              <w:left w:w="90" w:type="dxa"/>
              <w:bottom w:w="40" w:type="dxa"/>
              <w:right w:w="90" w:type="dxa"/>
            </w:tcMar>
          </w:tcPr>
          <w:p w14:paraId="1B0F049C" w14:textId="77777777" w:rsidR="009B2676" w:rsidRDefault="00555546">
            <w:pPr>
              <w:spacing w:after="40"/>
            </w:pPr>
            <w:r>
              <w:rPr>
                <w:sz w:val="18"/>
                <w:szCs w:val="18"/>
              </w:rPr>
              <w:t>Equivalence partitioning</w:t>
            </w:r>
          </w:p>
        </w:tc>
        <w:tc>
          <w:tcPr>
            <w:tcW w:w="3600" w:type="dxa"/>
            <w:tcMar>
              <w:top w:w="40" w:type="dxa"/>
              <w:left w:w="90" w:type="dxa"/>
              <w:bottom w:w="40" w:type="dxa"/>
              <w:right w:w="90" w:type="dxa"/>
            </w:tcMar>
          </w:tcPr>
          <w:p w14:paraId="2A30981C" w14:textId="77777777" w:rsidR="009B2676" w:rsidRDefault="00555546">
            <w:pPr>
              <w:spacing w:after="40"/>
            </w:pPr>
            <w:r>
              <w:rPr>
                <w:sz w:val="18"/>
                <w:szCs w:val="18"/>
              </w:rPr>
              <w:t>Callers: no token / requester / staff in scope / staff out of scope / manager / deactivated account; categories (active / inactive / unknown / missing); status and priority values (valid / unknown / missing)</w:t>
            </w:r>
          </w:p>
        </w:tc>
        <w:tc>
          <w:tcPr>
            <w:tcW w:w="3416" w:type="dxa"/>
            <w:tcMar>
              <w:top w:w="40" w:type="dxa"/>
              <w:left w:w="90" w:type="dxa"/>
              <w:bottom w:w="40" w:type="dxa"/>
              <w:right w:w="90" w:type="dxa"/>
            </w:tcMar>
          </w:tcPr>
          <w:p w14:paraId="25482FEF" w14:textId="77777777" w:rsidR="009B2676" w:rsidRDefault="00555546">
            <w:pPr>
              <w:spacing w:after="40"/>
            </w:pPr>
            <w:r>
              <w:rPr>
                <w:sz w:val="18"/>
                <w:szCs w:val="18"/>
              </w:rPr>
              <w:t xml:space="preserve">noTokenIs401; </w:t>
            </w:r>
            <w:proofErr w:type="spellStart"/>
            <w:r>
              <w:rPr>
                <w:sz w:val="18"/>
                <w:szCs w:val="18"/>
              </w:rPr>
              <w:t>requesterCannotUseStaffEndpoints</w:t>
            </w:r>
            <w:proofErr w:type="spellEnd"/>
            <w:r>
              <w:rPr>
                <w:sz w:val="18"/>
                <w:szCs w:val="18"/>
              </w:rPr>
              <w:t xml:space="preserve">; </w:t>
            </w:r>
            <w:proofErr w:type="spellStart"/>
            <w:r>
              <w:rPr>
                <w:sz w:val="18"/>
                <w:szCs w:val="18"/>
              </w:rPr>
              <w:t>RequestServiceTest</w:t>
            </w:r>
            <w:proofErr w:type="spellEnd"/>
            <w:r>
              <w:rPr>
                <w:sz w:val="18"/>
                <w:szCs w:val="18"/>
              </w:rPr>
              <w:t xml:space="preserve"> (outside categories); </w:t>
            </w:r>
            <w:proofErr w:type="spellStart"/>
            <w:r>
              <w:rPr>
                <w:sz w:val="18"/>
                <w:szCs w:val="18"/>
              </w:rPr>
              <w:t>deactivatedEmployeeTokenRefused</w:t>
            </w:r>
            <w:proofErr w:type="spellEnd"/>
            <w:r>
              <w:rPr>
                <w:sz w:val="18"/>
                <w:szCs w:val="18"/>
              </w:rPr>
              <w:t xml:space="preserve">; </w:t>
            </w:r>
            <w:proofErr w:type="spellStart"/>
            <w:r>
              <w:rPr>
                <w:sz w:val="18"/>
                <w:szCs w:val="18"/>
              </w:rPr>
              <w:t>categoryPartitions</w:t>
            </w:r>
            <w:proofErr w:type="spellEnd"/>
            <w:r>
              <w:rPr>
                <w:sz w:val="18"/>
                <w:szCs w:val="18"/>
              </w:rPr>
              <w:t xml:space="preserve">; </w:t>
            </w:r>
            <w:proofErr w:type="spellStart"/>
            <w:r>
              <w:rPr>
                <w:sz w:val="18"/>
                <w:szCs w:val="18"/>
              </w:rPr>
              <w:t>statusChangePartitions</w:t>
            </w:r>
            <w:proofErr w:type="spellEnd"/>
            <w:r>
              <w:rPr>
                <w:sz w:val="18"/>
                <w:szCs w:val="18"/>
              </w:rPr>
              <w:t xml:space="preserve">; </w:t>
            </w:r>
            <w:proofErr w:type="spellStart"/>
            <w:r>
              <w:rPr>
                <w:sz w:val="18"/>
                <w:szCs w:val="18"/>
              </w:rPr>
              <w:t>priorityPartitions</w:t>
            </w:r>
            <w:proofErr w:type="spellEnd"/>
          </w:p>
        </w:tc>
      </w:tr>
      <w:tr w:rsidR="009B2676" w14:paraId="253114DC" w14:textId="77777777">
        <w:trPr>
          <w:cantSplit/>
        </w:trPr>
        <w:tc>
          <w:tcPr>
            <w:tcW w:w="2000" w:type="dxa"/>
            <w:tcMar>
              <w:top w:w="40" w:type="dxa"/>
              <w:left w:w="90" w:type="dxa"/>
              <w:bottom w:w="40" w:type="dxa"/>
              <w:right w:w="90" w:type="dxa"/>
            </w:tcMar>
          </w:tcPr>
          <w:p w14:paraId="514E4F88" w14:textId="77777777" w:rsidR="009B2676" w:rsidRDefault="00555546">
            <w:pPr>
              <w:spacing w:after="40"/>
            </w:pPr>
            <w:r>
              <w:rPr>
                <w:sz w:val="18"/>
                <w:szCs w:val="18"/>
              </w:rPr>
              <w:lastRenderedPageBreak/>
              <w:t>State transition</w:t>
            </w:r>
          </w:p>
        </w:tc>
        <w:tc>
          <w:tcPr>
            <w:tcW w:w="3600" w:type="dxa"/>
            <w:tcMar>
              <w:top w:w="40" w:type="dxa"/>
              <w:left w:w="90" w:type="dxa"/>
              <w:bottom w:w="40" w:type="dxa"/>
              <w:right w:w="90" w:type="dxa"/>
            </w:tcMar>
          </w:tcPr>
          <w:p w14:paraId="444DF151" w14:textId="77777777" w:rsidR="009B2676" w:rsidRDefault="00555546">
            <w:pPr>
              <w:spacing w:after="40"/>
            </w:pPr>
            <w:r>
              <w:rPr>
                <w:sz w:val="18"/>
                <w:szCs w:val="18"/>
              </w:rPr>
              <w:t>FR-009 state machine, invalid moves and terminal states</w:t>
            </w:r>
          </w:p>
        </w:tc>
        <w:tc>
          <w:tcPr>
            <w:tcW w:w="3416" w:type="dxa"/>
            <w:tcMar>
              <w:top w:w="40" w:type="dxa"/>
              <w:left w:w="90" w:type="dxa"/>
              <w:bottom w:w="40" w:type="dxa"/>
              <w:right w:w="90" w:type="dxa"/>
            </w:tcMar>
          </w:tcPr>
          <w:p w14:paraId="7D2F9341" w14:textId="77777777" w:rsidR="009B2676" w:rsidRDefault="00555546">
            <w:pPr>
              <w:spacing w:after="40"/>
            </w:pPr>
            <w:r>
              <w:rPr>
                <w:sz w:val="18"/>
                <w:szCs w:val="18"/>
              </w:rPr>
              <w:t xml:space="preserve">TransitionPolicyTest; </w:t>
            </w:r>
            <w:proofErr w:type="spellStart"/>
            <w:r>
              <w:rPr>
                <w:sz w:val="18"/>
                <w:szCs w:val="18"/>
              </w:rPr>
              <w:t>RequestServiceTest</w:t>
            </w:r>
            <w:proofErr w:type="spellEnd"/>
            <w:r>
              <w:rPr>
                <w:sz w:val="18"/>
                <w:szCs w:val="18"/>
              </w:rPr>
              <w:t xml:space="preserve"> (cannot skip steps, read-only); E2E-01</w:t>
            </w:r>
          </w:p>
        </w:tc>
      </w:tr>
      <w:tr w:rsidR="009B2676" w14:paraId="60A8E322" w14:textId="77777777">
        <w:trPr>
          <w:cantSplit/>
        </w:trPr>
        <w:tc>
          <w:tcPr>
            <w:tcW w:w="2000" w:type="dxa"/>
            <w:tcMar>
              <w:top w:w="40" w:type="dxa"/>
              <w:left w:w="90" w:type="dxa"/>
              <w:bottom w:w="40" w:type="dxa"/>
              <w:right w:w="90" w:type="dxa"/>
            </w:tcMar>
          </w:tcPr>
          <w:p w14:paraId="66F9F34B" w14:textId="77777777" w:rsidR="009B2676" w:rsidRDefault="00555546">
            <w:pPr>
              <w:spacing w:after="40"/>
            </w:pPr>
            <w:r>
              <w:rPr>
                <w:sz w:val="18"/>
                <w:szCs w:val="18"/>
              </w:rPr>
              <w:t>Decision table</w:t>
            </w:r>
          </w:p>
        </w:tc>
        <w:tc>
          <w:tcPr>
            <w:tcW w:w="3600" w:type="dxa"/>
            <w:tcMar>
              <w:top w:w="40" w:type="dxa"/>
              <w:left w:w="90" w:type="dxa"/>
              <w:bottom w:w="40" w:type="dxa"/>
              <w:right w:w="90" w:type="dxa"/>
            </w:tcMar>
          </w:tcPr>
          <w:p w14:paraId="1DF76701" w14:textId="77777777" w:rsidR="009B2676" w:rsidRDefault="00555546">
            <w:pPr>
              <w:spacing w:after="40"/>
            </w:pPr>
            <w:r>
              <w:rPr>
                <w:sz w:val="18"/>
                <w:szCs w:val="18"/>
              </w:rPr>
              <w:t>Which status changes a user is offered (table below)</w:t>
            </w:r>
          </w:p>
        </w:tc>
        <w:tc>
          <w:tcPr>
            <w:tcW w:w="3416" w:type="dxa"/>
            <w:tcMar>
              <w:top w:w="40" w:type="dxa"/>
              <w:left w:w="90" w:type="dxa"/>
              <w:bottom w:w="40" w:type="dxa"/>
              <w:right w:w="90" w:type="dxa"/>
            </w:tcMar>
          </w:tcPr>
          <w:p w14:paraId="37375446" w14:textId="77777777" w:rsidR="009B2676" w:rsidRDefault="00555546">
            <w:pPr>
              <w:spacing w:after="40"/>
            </w:pPr>
            <w:proofErr w:type="spellStart"/>
            <w:r>
              <w:rPr>
                <w:sz w:val="18"/>
                <w:szCs w:val="18"/>
              </w:rPr>
              <w:t>allowedTransitionsDependOnTheUser</w:t>
            </w:r>
            <w:proofErr w:type="spellEnd"/>
            <w:r>
              <w:rPr>
                <w:sz w:val="18"/>
                <w:szCs w:val="18"/>
              </w:rPr>
              <w:t xml:space="preserve">; </w:t>
            </w:r>
            <w:proofErr w:type="spellStart"/>
            <w:r>
              <w:rPr>
                <w:sz w:val="18"/>
                <w:szCs w:val="18"/>
              </w:rPr>
              <w:t>statusHistoryAndAllowedTransitions</w:t>
            </w:r>
            <w:proofErr w:type="spellEnd"/>
          </w:p>
        </w:tc>
      </w:tr>
      <w:tr w:rsidR="009B2676" w14:paraId="35806AC6" w14:textId="77777777">
        <w:trPr>
          <w:cantSplit/>
        </w:trPr>
        <w:tc>
          <w:tcPr>
            <w:tcW w:w="2000" w:type="dxa"/>
            <w:tcMar>
              <w:top w:w="40" w:type="dxa"/>
              <w:left w:w="90" w:type="dxa"/>
              <w:bottom w:w="40" w:type="dxa"/>
              <w:right w:w="90" w:type="dxa"/>
            </w:tcMar>
          </w:tcPr>
          <w:p w14:paraId="4A1E8A29" w14:textId="77777777" w:rsidR="009B2676" w:rsidRDefault="00555546">
            <w:pPr>
              <w:spacing w:after="40"/>
            </w:pPr>
            <w:r>
              <w:rPr>
                <w:sz w:val="18"/>
                <w:szCs w:val="18"/>
              </w:rPr>
              <w:t>Negative / failure</w:t>
            </w:r>
          </w:p>
        </w:tc>
        <w:tc>
          <w:tcPr>
            <w:tcW w:w="3600" w:type="dxa"/>
            <w:tcMar>
              <w:top w:w="40" w:type="dxa"/>
              <w:left w:w="90" w:type="dxa"/>
              <w:bottom w:w="40" w:type="dxa"/>
              <w:right w:w="90" w:type="dxa"/>
            </w:tcMar>
          </w:tcPr>
          <w:p w14:paraId="10A71593" w14:textId="77777777" w:rsidR="009B2676" w:rsidRDefault="00555546">
            <w:pPr>
              <w:spacing w:after="40"/>
            </w:pPr>
            <w:proofErr w:type="spellStart"/>
            <w:r>
              <w:rPr>
                <w:sz w:val="18"/>
                <w:szCs w:val="18"/>
              </w:rPr>
              <w:t>Unauthorised</w:t>
            </w:r>
            <w:proofErr w:type="spellEnd"/>
            <w:r>
              <w:rPr>
                <w:sz w:val="18"/>
                <w:szCs w:val="18"/>
              </w:rPr>
              <w:t>, invalid input, locked out, database unavailable</w:t>
            </w:r>
          </w:p>
        </w:tc>
        <w:tc>
          <w:tcPr>
            <w:tcW w:w="3416" w:type="dxa"/>
            <w:tcMar>
              <w:top w:w="40" w:type="dxa"/>
              <w:left w:w="90" w:type="dxa"/>
              <w:bottom w:w="40" w:type="dxa"/>
              <w:right w:w="90" w:type="dxa"/>
            </w:tcMar>
          </w:tcPr>
          <w:p w14:paraId="74F3513C" w14:textId="77777777" w:rsidR="009B2676" w:rsidRDefault="00555546">
            <w:pPr>
              <w:spacing w:after="40"/>
            </w:pPr>
            <w:proofErr w:type="spellStart"/>
            <w:r>
              <w:rPr>
                <w:sz w:val="18"/>
                <w:szCs w:val="18"/>
              </w:rPr>
              <w:t>requesterCannotUseStaffEndpoints</w:t>
            </w:r>
            <w:proofErr w:type="spellEnd"/>
            <w:r>
              <w:rPr>
                <w:sz w:val="18"/>
                <w:szCs w:val="18"/>
              </w:rPr>
              <w:t xml:space="preserve">; </w:t>
            </w:r>
            <w:proofErr w:type="spellStart"/>
            <w:r>
              <w:rPr>
                <w:sz w:val="18"/>
                <w:szCs w:val="18"/>
              </w:rPr>
              <w:t>sortByNestedFieldRefused</w:t>
            </w:r>
            <w:proofErr w:type="spellEnd"/>
            <w:r>
              <w:rPr>
                <w:sz w:val="18"/>
                <w:szCs w:val="18"/>
              </w:rPr>
              <w:t xml:space="preserve">; </w:t>
            </w:r>
            <w:proofErr w:type="spellStart"/>
            <w:r>
              <w:rPr>
                <w:sz w:val="18"/>
                <w:szCs w:val="18"/>
              </w:rPr>
              <w:t>loginLockoutOverHttp</w:t>
            </w:r>
            <w:proofErr w:type="spellEnd"/>
            <w:r>
              <w:rPr>
                <w:sz w:val="18"/>
                <w:szCs w:val="18"/>
              </w:rPr>
              <w:t xml:space="preserve">; </w:t>
            </w:r>
            <w:proofErr w:type="spellStart"/>
            <w:r>
              <w:rPr>
                <w:sz w:val="18"/>
                <w:szCs w:val="18"/>
              </w:rPr>
              <w:t>FilterErrorHandlerTest</w:t>
            </w:r>
            <w:proofErr w:type="spellEnd"/>
            <w:r>
              <w:rPr>
                <w:sz w:val="18"/>
                <w:szCs w:val="18"/>
              </w:rPr>
              <w:t xml:space="preserve">; E2E-02; E2E-03; </w:t>
            </w:r>
            <w:proofErr w:type="spellStart"/>
            <w:r>
              <w:rPr>
                <w:sz w:val="18"/>
                <w:szCs w:val="18"/>
              </w:rPr>
              <w:t>malformedAndUnknown</w:t>
            </w:r>
            <w:proofErr w:type="spellEnd"/>
          </w:p>
        </w:tc>
      </w:tr>
    </w:tbl>
    <w:p w14:paraId="1A8D1110" w14:textId="77777777" w:rsidR="009B2676" w:rsidRDefault="009B2676">
      <w:pPr>
        <w:spacing w:after="60"/>
      </w:pPr>
    </w:p>
    <w:p w14:paraId="30D45234" w14:textId="77777777" w:rsidR="009B2676" w:rsidRDefault="00555546">
      <w:pPr>
        <w:pStyle w:val="Heading3"/>
      </w:pPr>
      <w:bookmarkStart w:id="108" w:name="_Toc243252281"/>
      <w:r>
        <w:t xml:space="preserve">Decision table: status changes offered (API-06 </w:t>
      </w:r>
      <w:proofErr w:type="spellStart"/>
      <w:r>
        <w:t>allowedTransitions</w:t>
      </w:r>
      <w:proofErr w:type="spellEnd"/>
      <w:r>
        <w:t>)</w:t>
      </w:r>
      <w:bookmarkEnd w:id="108"/>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00"/>
        <w:gridCol w:w="1800"/>
        <w:gridCol w:w="2400"/>
        <w:gridCol w:w="3216"/>
      </w:tblGrid>
      <w:tr w:rsidR="009B2676" w14:paraId="7D4EEDA2" w14:textId="77777777">
        <w:trPr>
          <w:cantSplit/>
          <w:tblHeader/>
        </w:trPr>
        <w:tc>
          <w:tcPr>
            <w:tcW w:w="1600" w:type="dxa"/>
            <w:shd w:val="clear" w:color="auto" w:fill="002060"/>
            <w:tcMar>
              <w:top w:w="40" w:type="dxa"/>
              <w:left w:w="90" w:type="dxa"/>
              <w:bottom w:w="40" w:type="dxa"/>
              <w:right w:w="90" w:type="dxa"/>
            </w:tcMar>
          </w:tcPr>
          <w:p w14:paraId="5C6261FE" w14:textId="77777777" w:rsidR="009B2676" w:rsidRDefault="00555546">
            <w:pPr>
              <w:spacing w:after="40"/>
            </w:pPr>
            <w:r>
              <w:rPr>
                <w:b/>
                <w:bCs/>
                <w:color w:val="FFFFFF"/>
                <w:sz w:val="18"/>
                <w:szCs w:val="18"/>
              </w:rPr>
              <w:t>Role</w:t>
            </w:r>
          </w:p>
        </w:tc>
        <w:tc>
          <w:tcPr>
            <w:tcW w:w="1800" w:type="dxa"/>
            <w:shd w:val="clear" w:color="auto" w:fill="002060"/>
            <w:tcMar>
              <w:top w:w="40" w:type="dxa"/>
              <w:left w:w="90" w:type="dxa"/>
              <w:bottom w:w="40" w:type="dxa"/>
              <w:right w:w="90" w:type="dxa"/>
            </w:tcMar>
          </w:tcPr>
          <w:p w14:paraId="45562397" w14:textId="77777777" w:rsidR="009B2676" w:rsidRDefault="00555546">
            <w:pPr>
              <w:spacing w:after="40"/>
            </w:pPr>
            <w:r>
              <w:rPr>
                <w:b/>
                <w:bCs/>
                <w:color w:val="FFFFFF"/>
                <w:sz w:val="18"/>
                <w:szCs w:val="18"/>
              </w:rPr>
              <w:t>Handler of the request?</w:t>
            </w:r>
          </w:p>
        </w:tc>
        <w:tc>
          <w:tcPr>
            <w:tcW w:w="2400" w:type="dxa"/>
            <w:shd w:val="clear" w:color="auto" w:fill="002060"/>
            <w:tcMar>
              <w:top w:w="40" w:type="dxa"/>
              <w:left w:w="90" w:type="dxa"/>
              <w:bottom w:w="40" w:type="dxa"/>
              <w:right w:w="90" w:type="dxa"/>
            </w:tcMar>
          </w:tcPr>
          <w:p w14:paraId="14A03B4A" w14:textId="77777777" w:rsidR="009B2676" w:rsidRDefault="00555546">
            <w:pPr>
              <w:spacing w:after="40"/>
            </w:pPr>
            <w:r>
              <w:rPr>
                <w:b/>
                <w:bCs/>
                <w:color w:val="FFFFFF"/>
                <w:sz w:val="18"/>
                <w:szCs w:val="18"/>
              </w:rPr>
              <w:t>Current status</w:t>
            </w:r>
          </w:p>
        </w:tc>
        <w:tc>
          <w:tcPr>
            <w:tcW w:w="3216" w:type="dxa"/>
            <w:shd w:val="clear" w:color="auto" w:fill="002060"/>
            <w:tcMar>
              <w:top w:w="40" w:type="dxa"/>
              <w:left w:w="90" w:type="dxa"/>
              <w:bottom w:w="40" w:type="dxa"/>
              <w:right w:w="90" w:type="dxa"/>
            </w:tcMar>
          </w:tcPr>
          <w:p w14:paraId="620F3AC8" w14:textId="77777777" w:rsidR="009B2676" w:rsidRDefault="00555546">
            <w:pPr>
              <w:spacing w:after="40"/>
            </w:pPr>
            <w:r>
              <w:rPr>
                <w:b/>
                <w:bCs/>
                <w:color w:val="FFFFFF"/>
                <w:sz w:val="18"/>
                <w:szCs w:val="18"/>
              </w:rPr>
              <w:t>Status changes offered</w:t>
            </w:r>
          </w:p>
        </w:tc>
      </w:tr>
      <w:tr w:rsidR="009B2676" w14:paraId="5D4664E8" w14:textId="77777777">
        <w:trPr>
          <w:cantSplit/>
        </w:trPr>
        <w:tc>
          <w:tcPr>
            <w:tcW w:w="1600" w:type="dxa"/>
            <w:tcMar>
              <w:top w:w="40" w:type="dxa"/>
              <w:left w:w="90" w:type="dxa"/>
              <w:bottom w:w="40" w:type="dxa"/>
              <w:right w:w="90" w:type="dxa"/>
            </w:tcMar>
          </w:tcPr>
          <w:p w14:paraId="57FF5E08" w14:textId="77777777" w:rsidR="009B2676" w:rsidRDefault="00555546">
            <w:pPr>
              <w:spacing w:after="40"/>
            </w:pPr>
            <w:r>
              <w:rPr>
                <w:sz w:val="18"/>
                <w:szCs w:val="18"/>
              </w:rPr>
              <w:t>Requester</w:t>
            </w:r>
          </w:p>
        </w:tc>
        <w:tc>
          <w:tcPr>
            <w:tcW w:w="1800" w:type="dxa"/>
            <w:tcMar>
              <w:top w:w="40" w:type="dxa"/>
              <w:left w:w="90" w:type="dxa"/>
              <w:bottom w:w="40" w:type="dxa"/>
              <w:right w:w="90" w:type="dxa"/>
            </w:tcMar>
          </w:tcPr>
          <w:p w14:paraId="7AC72E3F" w14:textId="77777777" w:rsidR="009B2676" w:rsidRDefault="00555546">
            <w:pPr>
              <w:spacing w:after="40"/>
            </w:pPr>
            <w:r>
              <w:rPr>
                <w:sz w:val="18"/>
                <w:szCs w:val="18"/>
              </w:rPr>
              <w:t>-</w:t>
            </w:r>
          </w:p>
        </w:tc>
        <w:tc>
          <w:tcPr>
            <w:tcW w:w="2400" w:type="dxa"/>
            <w:tcMar>
              <w:top w:w="40" w:type="dxa"/>
              <w:left w:w="90" w:type="dxa"/>
              <w:bottom w:w="40" w:type="dxa"/>
              <w:right w:w="90" w:type="dxa"/>
            </w:tcMar>
          </w:tcPr>
          <w:p w14:paraId="464622D1" w14:textId="77777777" w:rsidR="009B2676" w:rsidRDefault="00555546">
            <w:pPr>
              <w:spacing w:after="40"/>
            </w:pPr>
            <w:r>
              <w:rPr>
                <w:sz w:val="18"/>
                <w:szCs w:val="18"/>
              </w:rPr>
              <w:t>Any</w:t>
            </w:r>
          </w:p>
        </w:tc>
        <w:tc>
          <w:tcPr>
            <w:tcW w:w="3216" w:type="dxa"/>
            <w:tcMar>
              <w:top w:w="40" w:type="dxa"/>
              <w:left w:w="90" w:type="dxa"/>
              <w:bottom w:w="40" w:type="dxa"/>
              <w:right w:w="90" w:type="dxa"/>
            </w:tcMar>
          </w:tcPr>
          <w:p w14:paraId="0BB2968D" w14:textId="77777777" w:rsidR="009B2676" w:rsidRDefault="00555546">
            <w:pPr>
              <w:spacing w:after="40"/>
            </w:pPr>
            <w:r>
              <w:rPr>
                <w:sz w:val="18"/>
                <w:szCs w:val="18"/>
              </w:rPr>
              <w:t>None (not returned)</w:t>
            </w:r>
          </w:p>
        </w:tc>
      </w:tr>
      <w:tr w:rsidR="009B2676" w14:paraId="3DED7AFC" w14:textId="77777777">
        <w:trPr>
          <w:cantSplit/>
        </w:trPr>
        <w:tc>
          <w:tcPr>
            <w:tcW w:w="1600" w:type="dxa"/>
            <w:tcMar>
              <w:top w:w="40" w:type="dxa"/>
              <w:left w:w="90" w:type="dxa"/>
              <w:bottom w:w="40" w:type="dxa"/>
              <w:right w:w="90" w:type="dxa"/>
            </w:tcMar>
          </w:tcPr>
          <w:p w14:paraId="7099EF45" w14:textId="77777777" w:rsidR="009B2676" w:rsidRDefault="00555546">
            <w:pPr>
              <w:spacing w:after="40"/>
            </w:pPr>
            <w:r>
              <w:rPr>
                <w:sz w:val="18"/>
                <w:szCs w:val="18"/>
              </w:rPr>
              <w:t>Staff (in scope)</w:t>
            </w:r>
          </w:p>
        </w:tc>
        <w:tc>
          <w:tcPr>
            <w:tcW w:w="1800" w:type="dxa"/>
            <w:tcMar>
              <w:top w:w="40" w:type="dxa"/>
              <w:left w:w="90" w:type="dxa"/>
              <w:bottom w:w="40" w:type="dxa"/>
              <w:right w:w="90" w:type="dxa"/>
            </w:tcMar>
          </w:tcPr>
          <w:p w14:paraId="5C7D25D9" w14:textId="77777777" w:rsidR="009B2676" w:rsidRDefault="00555546">
            <w:pPr>
              <w:spacing w:after="40"/>
            </w:pPr>
            <w:r>
              <w:rPr>
                <w:sz w:val="18"/>
                <w:szCs w:val="18"/>
              </w:rPr>
              <w:t>No</w:t>
            </w:r>
          </w:p>
        </w:tc>
        <w:tc>
          <w:tcPr>
            <w:tcW w:w="2400" w:type="dxa"/>
            <w:tcMar>
              <w:top w:w="40" w:type="dxa"/>
              <w:left w:w="90" w:type="dxa"/>
              <w:bottom w:w="40" w:type="dxa"/>
              <w:right w:w="90" w:type="dxa"/>
            </w:tcMar>
          </w:tcPr>
          <w:p w14:paraId="4821D25E" w14:textId="77777777" w:rsidR="009B2676" w:rsidRDefault="00555546">
            <w:pPr>
              <w:spacing w:after="40"/>
            </w:pPr>
            <w:r>
              <w:rPr>
                <w:sz w:val="18"/>
                <w:szCs w:val="18"/>
              </w:rPr>
              <w:t>New</w:t>
            </w:r>
          </w:p>
        </w:tc>
        <w:tc>
          <w:tcPr>
            <w:tcW w:w="3216" w:type="dxa"/>
            <w:tcMar>
              <w:top w:w="40" w:type="dxa"/>
              <w:left w:w="90" w:type="dxa"/>
              <w:bottom w:w="40" w:type="dxa"/>
              <w:right w:w="90" w:type="dxa"/>
            </w:tcMar>
          </w:tcPr>
          <w:p w14:paraId="54904680" w14:textId="77777777" w:rsidR="009B2676" w:rsidRDefault="00555546">
            <w:pPr>
              <w:spacing w:after="40"/>
            </w:pPr>
            <w:r>
              <w:rPr>
                <w:sz w:val="18"/>
                <w:szCs w:val="18"/>
              </w:rPr>
              <w:t>Rejected</w:t>
            </w:r>
          </w:p>
        </w:tc>
      </w:tr>
      <w:tr w:rsidR="009B2676" w14:paraId="24065B91" w14:textId="77777777">
        <w:trPr>
          <w:cantSplit/>
        </w:trPr>
        <w:tc>
          <w:tcPr>
            <w:tcW w:w="1600" w:type="dxa"/>
            <w:tcMar>
              <w:top w:w="40" w:type="dxa"/>
              <w:left w:w="90" w:type="dxa"/>
              <w:bottom w:w="40" w:type="dxa"/>
              <w:right w:w="90" w:type="dxa"/>
            </w:tcMar>
          </w:tcPr>
          <w:p w14:paraId="5A93F142" w14:textId="77777777" w:rsidR="009B2676" w:rsidRDefault="00555546">
            <w:pPr>
              <w:spacing w:after="40"/>
            </w:pPr>
            <w:r>
              <w:rPr>
                <w:sz w:val="18"/>
                <w:szCs w:val="18"/>
              </w:rPr>
              <w:t>Staff (in scope)</w:t>
            </w:r>
          </w:p>
        </w:tc>
        <w:tc>
          <w:tcPr>
            <w:tcW w:w="1800" w:type="dxa"/>
            <w:tcMar>
              <w:top w:w="40" w:type="dxa"/>
              <w:left w:w="90" w:type="dxa"/>
              <w:bottom w:w="40" w:type="dxa"/>
              <w:right w:w="90" w:type="dxa"/>
            </w:tcMar>
          </w:tcPr>
          <w:p w14:paraId="789B5767" w14:textId="77777777" w:rsidR="009B2676" w:rsidRDefault="00555546">
            <w:pPr>
              <w:spacing w:after="40"/>
            </w:pPr>
            <w:r>
              <w:rPr>
                <w:sz w:val="18"/>
                <w:szCs w:val="18"/>
              </w:rPr>
              <w:t>No</w:t>
            </w:r>
          </w:p>
        </w:tc>
        <w:tc>
          <w:tcPr>
            <w:tcW w:w="2400" w:type="dxa"/>
            <w:tcMar>
              <w:top w:w="40" w:type="dxa"/>
              <w:left w:w="90" w:type="dxa"/>
              <w:bottom w:w="40" w:type="dxa"/>
              <w:right w:w="90" w:type="dxa"/>
            </w:tcMar>
          </w:tcPr>
          <w:p w14:paraId="7A74EFDE" w14:textId="77777777" w:rsidR="009B2676" w:rsidRDefault="00555546">
            <w:pPr>
              <w:spacing w:after="40"/>
            </w:pPr>
            <w:r>
              <w:rPr>
                <w:sz w:val="18"/>
                <w:szCs w:val="18"/>
              </w:rPr>
              <w:t>Assigned, In Progress, Resolved</w:t>
            </w:r>
          </w:p>
        </w:tc>
        <w:tc>
          <w:tcPr>
            <w:tcW w:w="3216" w:type="dxa"/>
            <w:tcMar>
              <w:top w:w="40" w:type="dxa"/>
              <w:left w:w="90" w:type="dxa"/>
              <w:bottom w:w="40" w:type="dxa"/>
              <w:right w:w="90" w:type="dxa"/>
            </w:tcMar>
          </w:tcPr>
          <w:p w14:paraId="732315C0" w14:textId="77777777" w:rsidR="009B2676" w:rsidRDefault="00555546">
            <w:pPr>
              <w:spacing w:after="40"/>
            </w:pPr>
            <w:r>
              <w:rPr>
                <w:sz w:val="18"/>
                <w:szCs w:val="18"/>
              </w:rPr>
              <w:t>None</w:t>
            </w:r>
          </w:p>
        </w:tc>
      </w:tr>
      <w:tr w:rsidR="009B2676" w14:paraId="62A8725B" w14:textId="77777777">
        <w:trPr>
          <w:cantSplit/>
        </w:trPr>
        <w:tc>
          <w:tcPr>
            <w:tcW w:w="1600" w:type="dxa"/>
            <w:tcMar>
              <w:top w:w="40" w:type="dxa"/>
              <w:left w:w="90" w:type="dxa"/>
              <w:bottom w:w="40" w:type="dxa"/>
              <w:right w:w="90" w:type="dxa"/>
            </w:tcMar>
          </w:tcPr>
          <w:p w14:paraId="22F3840C" w14:textId="77777777" w:rsidR="009B2676" w:rsidRDefault="00555546">
            <w:pPr>
              <w:spacing w:after="40"/>
            </w:pPr>
            <w:r>
              <w:rPr>
                <w:sz w:val="18"/>
                <w:szCs w:val="18"/>
              </w:rPr>
              <w:t>Staff</w:t>
            </w:r>
          </w:p>
        </w:tc>
        <w:tc>
          <w:tcPr>
            <w:tcW w:w="1800" w:type="dxa"/>
            <w:tcMar>
              <w:top w:w="40" w:type="dxa"/>
              <w:left w:w="90" w:type="dxa"/>
              <w:bottom w:w="40" w:type="dxa"/>
              <w:right w:w="90" w:type="dxa"/>
            </w:tcMar>
          </w:tcPr>
          <w:p w14:paraId="731D86F0" w14:textId="77777777" w:rsidR="009B2676" w:rsidRDefault="00555546">
            <w:pPr>
              <w:spacing w:after="40"/>
            </w:pPr>
            <w:r>
              <w:rPr>
                <w:sz w:val="18"/>
                <w:szCs w:val="18"/>
              </w:rPr>
              <w:t>Yes</w:t>
            </w:r>
          </w:p>
        </w:tc>
        <w:tc>
          <w:tcPr>
            <w:tcW w:w="2400" w:type="dxa"/>
            <w:tcMar>
              <w:top w:w="40" w:type="dxa"/>
              <w:left w:w="90" w:type="dxa"/>
              <w:bottom w:w="40" w:type="dxa"/>
              <w:right w:w="90" w:type="dxa"/>
            </w:tcMar>
          </w:tcPr>
          <w:p w14:paraId="4ECEA96F" w14:textId="77777777" w:rsidR="009B2676" w:rsidRDefault="00555546">
            <w:pPr>
              <w:spacing w:after="40"/>
            </w:pPr>
            <w:r>
              <w:rPr>
                <w:sz w:val="18"/>
                <w:szCs w:val="18"/>
              </w:rPr>
              <w:t>Assigned</w:t>
            </w:r>
          </w:p>
        </w:tc>
        <w:tc>
          <w:tcPr>
            <w:tcW w:w="3216" w:type="dxa"/>
            <w:tcMar>
              <w:top w:w="40" w:type="dxa"/>
              <w:left w:w="90" w:type="dxa"/>
              <w:bottom w:w="40" w:type="dxa"/>
              <w:right w:w="90" w:type="dxa"/>
            </w:tcMar>
          </w:tcPr>
          <w:p w14:paraId="6946F817" w14:textId="77777777" w:rsidR="009B2676" w:rsidRDefault="00555546">
            <w:pPr>
              <w:spacing w:after="40"/>
            </w:pPr>
            <w:r>
              <w:rPr>
                <w:sz w:val="18"/>
                <w:szCs w:val="18"/>
              </w:rPr>
              <w:t>In Progress, Rejected</w:t>
            </w:r>
          </w:p>
        </w:tc>
      </w:tr>
      <w:tr w:rsidR="009B2676" w14:paraId="78DDA864" w14:textId="77777777">
        <w:trPr>
          <w:cantSplit/>
        </w:trPr>
        <w:tc>
          <w:tcPr>
            <w:tcW w:w="1600" w:type="dxa"/>
            <w:tcMar>
              <w:top w:w="40" w:type="dxa"/>
              <w:left w:w="90" w:type="dxa"/>
              <w:bottom w:w="40" w:type="dxa"/>
              <w:right w:w="90" w:type="dxa"/>
            </w:tcMar>
          </w:tcPr>
          <w:p w14:paraId="7337EB64" w14:textId="77777777" w:rsidR="009B2676" w:rsidRDefault="00555546">
            <w:pPr>
              <w:spacing w:after="40"/>
            </w:pPr>
            <w:r>
              <w:rPr>
                <w:sz w:val="18"/>
                <w:szCs w:val="18"/>
              </w:rPr>
              <w:t>Staff</w:t>
            </w:r>
          </w:p>
        </w:tc>
        <w:tc>
          <w:tcPr>
            <w:tcW w:w="1800" w:type="dxa"/>
            <w:tcMar>
              <w:top w:w="40" w:type="dxa"/>
              <w:left w:w="90" w:type="dxa"/>
              <w:bottom w:w="40" w:type="dxa"/>
              <w:right w:w="90" w:type="dxa"/>
            </w:tcMar>
          </w:tcPr>
          <w:p w14:paraId="434E4F78" w14:textId="77777777" w:rsidR="009B2676" w:rsidRDefault="00555546">
            <w:pPr>
              <w:spacing w:after="40"/>
            </w:pPr>
            <w:r>
              <w:rPr>
                <w:sz w:val="18"/>
                <w:szCs w:val="18"/>
              </w:rPr>
              <w:t>Yes</w:t>
            </w:r>
          </w:p>
        </w:tc>
        <w:tc>
          <w:tcPr>
            <w:tcW w:w="2400" w:type="dxa"/>
            <w:tcMar>
              <w:top w:w="40" w:type="dxa"/>
              <w:left w:w="90" w:type="dxa"/>
              <w:bottom w:w="40" w:type="dxa"/>
              <w:right w:w="90" w:type="dxa"/>
            </w:tcMar>
          </w:tcPr>
          <w:p w14:paraId="2E4B770D" w14:textId="77777777" w:rsidR="009B2676" w:rsidRDefault="00555546">
            <w:pPr>
              <w:spacing w:after="40"/>
            </w:pPr>
            <w:r>
              <w:rPr>
                <w:sz w:val="18"/>
                <w:szCs w:val="18"/>
              </w:rPr>
              <w:t>In Progress</w:t>
            </w:r>
          </w:p>
        </w:tc>
        <w:tc>
          <w:tcPr>
            <w:tcW w:w="3216" w:type="dxa"/>
            <w:tcMar>
              <w:top w:w="40" w:type="dxa"/>
              <w:left w:w="90" w:type="dxa"/>
              <w:bottom w:w="40" w:type="dxa"/>
              <w:right w:w="90" w:type="dxa"/>
            </w:tcMar>
          </w:tcPr>
          <w:p w14:paraId="2022FA00" w14:textId="77777777" w:rsidR="009B2676" w:rsidRDefault="00555546">
            <w:pPr>
              <w:spacing w:after="40"/>
            </w:pPr>
            <w:r>
              <w:rPr>
                <w:sz w:val="18"/>
                <w:szCs w:val="18"/>
              </w:rPr>
              <w:t>Resolved</w:t>
            </w:r>
          </w:p>
        </w:tc>
      </w:tr>
      <w:tr w:rsidR="009B2676" w14:paraId="6D8DA92A" w14:textId="77777777">
        <w:trPr>
          <w:cantSplit/>
        </w:trPr>
        <w:tc>
          <w:tcPr>
            <w:tcW w:w="1600" w:type="dxa"/>
            <w:tcMar>
              <w:top w:w="40" w:type="dxa"/>
              <w:left w:w="90" w:type="dxa"/>
              <w:bottom w:w="40" w:type="dxa"/>
              <w:right w:w="90" w:type="dxa"/>
            </w:tcMar>
          </w:tcPr>
          <w:p w14:paraId="6A91EEB9" w14:textId="77777777" w:rsidR="009B2676" w:rsidRDefault="00555546">
            <w:pPr>
              <w:spacing w:after="40"/>
            </w:pPr>
            <w:r>
              <w:rPr>
                <w:sz w:val="18"/>
                <w:szCs w:val="18"/>
              </w:rPr>
              <w:t>Staff</w:t>
            </w:r>
          </w:p>
        </w:tc>
        <w:tc>
          <w:tcPr>
            <w:tcW w:w="1800" w:type="dxa"/>
            <w:tcMar>
              <w:top w:w="40" w:type="dxa"/>
              <w:left w:w="90" w:type="dxa"/>
              <w:bottom w:w="40" w:type="dxa"/>
              <w:right w:w="90" w:type="dxa"/>
            </w:tcMar>
          </w:tcPr>
          <w:p w14:paraId="7B802CB5" w14:textId="77777777" w:rsidR="009B2676" w:rsidRDefault="00555546">
            <w:pPr>
              <w:spacing w:after="40"/>
            </w:pPr>
            <w:r>
              <w:rPr>
                <w:sz w:val="18"/>
                <w:szCs w:val="18"/>
              </w:rPr>
              <w:t>Yes</w:t>
            </w:r>
          </w:p>
        </w:tc>
        <w:tc>
          <w:tcPr>
            <w:tcW w:w="2400" w:type="dxa"/>
            <w:tcMar>
              <w:top w:w="40" w:type="dxa"/>
              <w:left w:w="90" w:type="dxa"/>
              <w:bottom w:w="40" w:type="dxa"/>
              <w:right w:w="90" w:type="dxa"/>
            </w:tcMar>
          </w:tcPr>
          <w:p w14:paraId="7F402578" w14:textId="77777777" w:rsidR="009B2676" w:rsidRDefault="00555546">
            <w:pPr>
              <w:spacing w:after="40"/>
            </w:pPr>
            <w:r>
              <w:rPr>
                <w:sz w:val="18"/>
                <w:szCs w:val="18"/>
              </w:rPr>
              <w:t>Resolved</w:t>
            </w:r>
          </w:p>
        </w:tc>
        <w:tc>
          <w:tcPr>
            <w:tcW w:w="3216" w:type="dxa"/>
            <w:tcMar>
              <w:top w:w="40" w:type="dxa"/>
              <w:left w:w="90" w:type="dxa"/>
              <w:bottom w:w="40" w:type="dxa"/>
              <w:right w:w="90" w:type="dxa"/>
            </w:tcMar>
          </w:tcPr>
          <w:p w14:paraId="5AEA6766" w14:textId="77777777" w:rsidR="009B2676" w:rsidRDefault="00555546">
            <w:pPr>
              <w:spacing w:after="40"/>
            </w:pPr>
            <w:r>
              <w:rPr>
                <w:sz w:val="18"/>
                <w:szCs w:val="18"/>
              </w:rPr>
              <w:t>Closed</w:t>
            </w:r>
          </w:p>
        </w:tc>
      </w:tr>
      <w:tr w:rsidR="009B2676" w14:paraId="3A8B8A32" w14:textId="77777777">
        <w:trPr>
          <w:cantSplit/>
        </w:trPr>
        <w:tc>
          <w:tcPr>
            <w:tcW w:w="1600" w:type="dxa"/>
            <w:tcMar>
              <w:top w:w="40" w:type="dxa"/>
              <w:left w:w="90" w:type="dxa"/>
              <w:bottom w:w="40" w:type="dxa"/>
              <w:right w:w="90" w:type="dxa"/>
            </w:tcMar>
          </w:tcPr>
          <w:p w14:paraId="6E9FACC9" w14:textId="77777777" w:rsidR="009B2676" w:rsidRDefault="00555546">
            <w:pPr>
              <w:spacing w:after="40"/>
            </w:pPr>
            <w:r>
              <w:rPr>
                <w:sz w:val="18"/>
                <w:szCs w:val="18"/>
              </w:rPr>
              <w:t>Manager</w:t>
            </w:r>
          </w:p>
        </w:tc>
        <w:tc>
          <w:tcPr>
            <w:tcW w:w="1800" w:type="dxa"/>
            <w:tcMar>
              <w:top w:w="40" w:type="dxa"/>
              <w:left w:w="90" w:type="dxa"/>
              <w:bottom w:w="40" w:type="dxa"/>
              <w:right w:w="90" w:type="dxa"/>
            </w:tcMar>
          </w:tcPr>
          <w:p w14:paraId="7EB49706" w14:textId="77777777" w:rsidR="009B2676" w:rsidRDefault="00555546">
            <w:pPr>
              <w:spacing w:after="40"/>
            </w:pPr>
            <w:r>
              <w:rPr>
                <w:sz w:val="18"/>
                <w:szCs w:val="18"/>
              </w:rPr>
              <w:t>-</w:t>
            </w:r>
          </w:p>
        </w:tc>
        <w:tc>
          <w:tcPr>
            <w:tcW w:w="2400" w:type="dxa"/>
            <w:tcMar>
              <w:top w:w="40" w:type="dxa"/>
              <w:left w:w="90" w:type="dxa"/>
              <w:bottom w:w="40" w:type="dxa"/>
              <w:right w:w="90" w:type="dxa"/>
            </w:tcMar>
          </w:tcPr>
          <w:p w14:paraId="7112B2B2" w14:textId="77777777" w:rsidR="009B2676" w:rsidRDefault="00555546">
            <w:pPr>
              <w:spacing w:after="40"/>
            </w:pPr>
            <w:r>
              <w:rPr>
                <w:sz w:val="18"/>
                <w:szCs w:val="18"/>
              </w:rPr>
              <w:t>Assigned</w:t>
            </w:r>
          </w:p>
        </w:tc>
        <w:tc>
          <w:tcPr>
            <w:tcW w:w="3216" w:type="dxa"/>
            <w:tcMar>
              <w:top w:w="40" w:type="dxa"/>
              <w:left w:w="90" w:type="dxa"/>
              <w:bottom w:w="40" w:type="dxa"/>
              <w:right w:w="90" w:type="dxa"/>
            </w:tcMar>
          </w:tcPr>
          <w:p w14:paraId="755E37B1" w14:textId="77777777" w:rsidR="009B2676" w:rsidRDefault="00555546">
            <w:pPr>
              <w:spacing w:after="40"/>
            </w:pPr>
            <w:r>
              <w:rPr>
                <w:sz w:val="18"/>
                <w:szCs w:val="18"/>
              </w:rPr>
              <w:t>In Progress, Rejected</w:t>
            </w:r>
          </w:p>
        </w:tc>
      </w:tr>
      <w:tr w:rsidR="009B2676" w14:paraId="1F42BDF3" w14:textId="77777777">
        <w:trPr>
          <w:cantSplit/>
        </w:trPr>
        <w:tc>
          <w:tcPr>
            <w:tcW w:w="1600" w:type="dxa"/>
            <w:tcMar>
              <w:top w:w="40" w:type="dxa"/>
              <w:left w:w="90" w:type="dxa"/>
              <w:bottom w:w="40" w:type="dxa"/>
              <w:right w:w="90" w:type="dxa"/>
            </w:tcMar>
          </w:tcPr>
          <w:p w14:paraId="1641749C" w14:textId="77777777" w:rsidR="009B2676" w:rsidRDefault="00555546">
            <w:pPr>
              <w:spacing w:after="40"/>
            </w:pPr>
            <w:r>
              <w:rPr>
                <w:sz w:val="18"/>
                <w:szCs w:val="18"/>
              </w:rPr>
              <w:t>Any</w:t>
            </w:r>
          </w:p>
        </w:tc>
        <w:tc>
          <w:tcPr>
            <w:tcW w:w="1800" w:type="dxa"/>
            <w:tcMar>
              <w:top w:w="40" w:type="dxa"/>
              <w:left w:w="90" w:type="dxa"/>
              <w:bottom w:w="40" w:type="dxa"/>
              <w:right w:w="90" w:type="dxa"/>
            </w:tcMar>
          </w:tcPr>
          <w:p w14:paraId="68235358" w14:textId="77777777" w:rsidR="009B2676" w:rsidRDefault="00555546">
            <w:pPr>
              <w:spacing w:after="40"/>
            </w:pPr>
            <w:r>
              <w:rPr>
                <w:sz w:val="18"/>
                <w:szCs w:val="18"/>
              </w:rPr>
              <w:t>-</w:t>
            </w:r>
          </w:p>
        </w:tc>
        <w:tc>
          <w:tcPr>
            <w:tcW w:w="2400" w:type="dxa"/>
            <w:tcMar>
              <w:top w:w="40" w:type="dxa"/>
              <w:left w:w="90" w:type="dxa"/>
              <w:bottom w:w="40" w:type="dxa"/>
              <w:right w:w="90" w:type="dxa"/>
            </w:tcMar>
          </w:tcPr>
          <w:p w14:paraId="2E414C88" w14:textId="77777777" w:rsidR="009B2676" w:rsidRDefault="00555546">
            <w:pPr>
              <w:spacing w:after="40"/>
            </w:pPr>
            <w:r>
              <w:rPr>
                <w:sz w:val="18"/>
                <w:szCs w:val="18"/>
              </w:rPr>
              <w:t>Closed, Rejected</w:t>
            </w:r>
          </w:p>
        </w:tc>
        <w:tc>
          <w:tcPr>
            <w:tcW w:w="3216" w:type="dxa"/>
            <w:tcMar>
              <w:top w:w="40" w:type="dxa"/>
              <w:left w:w="90" w:type="dxa"/>
              <w:bottom w:w="40" w:type="dxa"/>
              <w:right w:w="90" w:type="dxa"/>
            </w:tcMar>
          </w:tcPr>
          <w:p w14:paraId="1A21D706" w14:textId="77777777" w:rsidR="009B2676" w:rsidRDefault="00555546">
            <w:pPr>
              <w:spacing w:after="40"/>
            </w:pPr>
            <w:r>
              <w:rPr>
                <w:sz w:val="18"/>
                <w:szCs w:val="18"/>
              </w:rPr>
              <w:t>None (read-only)</w:t>
            </w:r>
          </w:p>
        </w:tc>
      </w:tr>
    </w:tbl>
    <w:p w14:paraId="5E7DD2AA" w14:textId="77777777" w:rsidR="009B2676" w:rsidRDefault="009B2676">
      <w:pPr>
        <w:spacing w:after="60"/>
      </w:pPr>
    </w:p>
    <w:p w14:paraId="1C07B73A" w14:textId="77777777" w:rsidR="009B2676" w:rsidRDefault="00555546">
      <w:pPr>
        <w:pStyle w:val="Heading3"/>
      </w:pPr>
      <w:bookmarkStart w:id="109" w:name="_Toc243252282"/>
      <w:r>
        <w:t>API / integration tests</w:t>
      </w:r>
      <w:bookmarkEnd w:id="109"/>
    </w:p>
    <w:p w14:paraId="6F0CDC06" w14:textId="77777777" w:rsidR="009B2676" w:rsidRDefault="00555546">
      <w:pPr>
        <w:spacing w:after="120"/>
      </w:pPr>
      <w:r>
        <w:t xml:space="preserve">60 integration tests run against a real PostgreSQL 17 database built from the build script, with the audit triggers, database roles and migrations V3 to V7: </w:t>
      </w:r>
      <w:proofErr w:type="spellStart"/>
      <w:r>
        <w:t>ApiHttpIntegrationTest</w:t>
      </w:r>
      <w:proofErr w:type="spellEnd"/>
      <w:r>
        <w:t xml:space="preserve"> (25, over HTTP through the whole security filter chain), </w:t>
      </w:r>
      <w:proofErr w:type="spellStart"/>
      <w:r>
        <w:t>ApiBlackBoxIntegrationTest</w:t>
      </w:r>
      <w:proofErr w:type="spellEnd"/>
      <w:r>
        <w:t xml:space="preserve"> (15 cases designed from the API contract only, with boundary values and equivalence classes), </w:t>
      </w:r>
      <w:proofErr w:type="spellStart"/>
      <w:r>
        <w:t>RequestWorkflowIntegrationTest</w:t>
      </w:r>
      <w:proofErr w:type="spellEnd"/>
      <w:r>
        <w:t xml:space="preserve"> (7), </w:t>
      </w:r>
      <w:proofErr w:type="spellStart"/>
      <w:r>
        <w:t>DatabaseRolesIntegrationTest</w:t>
      </w:r>
      <w:proofErr w:type="spellEnd"/>
      <w:r>
        <w:t xml:space="preserve"> (9, each database role tested directly in SQL), </w:t>
      </w:r>
      <w:proofErr w:type="spellStart"/>
      <w:r>
        <w:t>ConcurrencyIntegrationTest</w:t>
      </w:r>
      <w:proofErr w:type="spellEnd"/>
      <w:r>
        <w:t xml:space="preserve"> (2, two real transactions at the same time), </w:t>
      </w:r>
      <w:proofErr w:type="spellStart"/>
      <w:r>
        <w:t>RateLimitOrderIntegrationTest</w:t>
      </w:r>
      <w:proofErr w:type="spellEnd"/>
      <w:r>
        <w:t xml:space="preserve"> (1) and </w:t>
      </w:r>
      <w:proofErr w:type="spellStart"/>
      <w:r>
        <w:t>contextLoads</w:t>
      </w:r>
      <w:proofErr w:type="spellEnd"/>
      <w:r>
        <w:t xml:space="preserve"> (1). Examples: </w:t>
      </w:r>
      <w:proofErr w:type="spellStart"/>
      <w:r>
        <w:t>requesterCannotUseStaffEndpoints</w:t>
      </w:r>
      <w:proofErr w:type="spellEnd"/>
      <w:r>
        <w:t xml:space="preserve">, </w:t>
      </w:r>
      <w:proofErr w:type="spellStart"/>
      <w:r>
        <w:t>deactivationTakesEffectImmediately</w:t>
      </w:r>
      <w:proofErr w:type="spellEnd"/>
      <w:r>
        <w:t xml:space="preserve">, </w:t>
      </w:r>
      <w:proofErr w:type="spellStart"/>
      <w:r>
        <w:t>clientContactVersusAudit</w:t>
      </w:r>
      <w:proofErr w:type="spellEnd"/>
      <w:r>
        <w:t xml:space="preserve">, </w:t>
      </w:r>
      <w:proofErr w:type="spellStart"/>
      <w:r>
        <w:t>prioritySortOrder</w:t>
      </w:r>
      <w:proofErr w:type="spellEnd"/>
      <w:r>
        <w:t xml:space="preserve">, </w:t>
      </w:r>
      <w:proofErr w:type="spellStart"/>
      <w:r>
        <w:t>openAndUnassignedFilters</w:t>
      </w:r>
      <w:proofErr w:type="spellEnd"/>
      <w:r>
        <w:t xml:space="preserve">, </w:t>
      </w:r>
      <w:proofErr w:type="spellStart"/>
      <w:r>
        <w:t>statusHistoryAndAllowedTransitions</w:t>
      </w:r>
      <w:proofErr w:type="spellEnd"/>
      <w:r>
        <w:t xml:space="preserve">, </w:t>
      </w:r>
      <w:proofErr w:type="spellStart"/>
      <w:r>
        <w:t>databaseAllowsOneActiveHandler</w:t>
      </w:r>
      <w:proofErr w:type="spellEnd"/>
      <w:r>
        <w:t xml:space="preserve">, </w:t>
      </w:r>
      <w:proofErr w:type="spellStart"/>
      <w:r>
        <w:t>auditTrailAndNotesAreAppendOnly</w:t>
      </w:r>
      <w:proofErr w:type="spellEnd"/>
      <w:r>
        <w:t>.</w:t>
      </w:r>
    </w:p>
    <w:p w14:paraId="5B61B59C" w14:textId="77777777" w:rsidR="009B2676" w:rsidRDefault="00555546">
      <w:pPr>
        <w:pStyle w:val="Heading3"/>
      </w:pPr>
      <w:bookmarkStart w:id="110" w:name="_Toc243252283"/>
      <w:r>
        <w:lastRenderedPageBreak/>
        <w:t xml:space="preserve">End-to-end / system tests (Playwright, </w:t>
      </w:r>
      <w:proofErr w:type="spellStart"/>
      <w:r>
        <w:t>civicconnect</w:t>
      </w:r>
      <w:proofErr w:type="spellEnd"/>
      <w:r>
        <w:t>-frontend/e2e)</w:t>
      </w:r>
      <w:bookmarkEnd w:id="110"/>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0"/>
        <w:gridCol w:w="3300"/>
        <w:gridCol w:w="1700"/>
        <w:gridCol w:w="2016"/>
        <w:gridCol w:w="1100"/>
      </w:tblGrid>
      <w:tr w:rsidR="009B2676" w14:paraId="21803B6A" w14:textId="77777777">
        <w:trPr>
          <w:cantSplit/>
          <w:tblHeader/>
        </w:trPr>
        <w:tc>
          <w:tcPr>
            <w:tcW w:w="900" w:type="dxa"/>
            <w:shd w:val="clear" w:color="auto" w:fill="002060"/>
            <w:tcMar>
              <w:top w:w="40" w:type="dxa"/>
              <w:left w:w="90" w:type="dxa"/>
              <w:bottom w:w="40" w:type="dxa"/>
              <w:right w:w="90" w:type="dxa"/>
            </w:tcMar>
          </w:tcPr>
          <w:p w14:paraId="4E80FD02" w14:textId="77777777" w:rsidR="009B2676" w:rsidRDefault="00555546">
            <w:pPr>
              <w:spacing w:after="40"/>
            </w:pPr>
            <w:r>
              <w:rPr>
                <w:b/>
                <w:bCs/>
                <w:color w:val="FFFFFF"/>
                <w:sz w:val="18"/>
                <w:szCs w:val="18"/>
              </w:rPr>
              <w:t>ID</w:t>
            </w:r>
          </w:p>
        </w:tc>
        <w:tc>
          <w:tcPr>
            <w:tcW w:w="3300" w:type="dxa"/>
            <w:shd w:val="clear" w:color="auto" w:fill="002060"/>
            <w:tcMar>
              <w:top w:w="40" w:type="dxa"/>
              <w:left w:w="90" w:type="dxa"/>
              <w:bottom w:w="40" w:type="dxa"/>
              <w:right w:w="90" w:type="dxa"/>
            </w:tcMar>
          </w:tcPr>
          <w:p w14:paraId="45771FAD" w14:textId="77777777" w:rsidR="009B2676" w:rsidRDefault="00555546">
            <w:pPr>
              <w:spacing w:after="40"/>
            </w:pPr>
            <w:r>
              <w:rPr>
                <w:b/>
                <w:bCs/>
                <w:color w:val="FFFFFF"/>
                <w:sz w:val="18"/>
                <w:szCs w:val="18"/>
              </w:rPr>
              <w:t>Journey</w:t>
            </w:r>
          </w:p>
        </w:tc>
        <w:tc>
          <w:tcPr>
            <w:tcW w:w="1700" w:type="dxa"/>
            <w:shd w:val="clear" w:color="auto" w:fill="002060"/>
            <w:tcMar>
              <w:top w:w="40" w:type="dxa"/>
              <w:left w:w="90" w:type="dxa"/>
              <w:bottom w:w="40" w:type="dxa"/>
              <w:right w:w="90" w:type="dxa"/>
            </w:tcMar>
          </w:tcPr>
          <w:p w14:paraId="0607038C" w14:textId="77777777" w:rsidR="009B2676" w:rsidRDefault="00555546">
            <w:pPr>
              <w:spacing w:after="40"/>
            </w:pPr>
            <w:r>
              <w:rPr>
                <w:b/>
                <w:bCs/>
                <w:color w:val="FFFFFF"/>
                <w:sz w:val="18"/>
                <w:szCs w:val="18"/>
              </w:rPr>
              <w:t>Basis</w:t>
            </w:r>
          </w:p>
        </w:tc>
        <w:tc>
          <w:tcPr>
            <w:tcW w:w="2016" w:type="dxa"/>
            <w:shd w:val="clear" w:color="auto" w:fill="002060"/>
            <w:tcMar>
              <w:top w:w="40" w:type="dxa"/>
              <w:left w:w="90" w:type="dxa"/>
              <w:bottom w:w="40" w:type="dxa"/>
              <w:right w:w="90" w:type="dxa"/>
            </w:tcMar>
          </w:tcPr>
          <w:p w14:paraId="561FC137" w14:textId="77777777" w:rsidR="009B2676" w:rsidRDefault="00555546">
            <w:pPr>
              <w:spacing w:after="40"/>
            </w:pPr>
            <w:r>
              <w:rPr>
                <w:b/>
                <w:bCs/>
                <w:color w:val="FFFFFF"/>
                <w:sz w:val="18"/>
                <w:szCs w:val="18"/>
              </w:rPr>
              <w:t>Expected result</w:t>
            </w:r>
          </w:p>
        </w:tc>
        <w:tc>
          <w:tcPr>
            <w:tcW w:w="1100" w:type="dxa"/>
            <w:shd w:val="clear" w:color="auto" w:fill="002060"/>
            <w:tcMar>
              <w:top w:w="40" w:type="dxa"/>
              <w:left w:w="90" w:type="dxa"/>
              <w:bottom w:w="40" w:type="dxa"/>
              <w:right w:w="90" w:type="dxa"/>
            </w:tcMar>
          </w:tcPr>
          <w:p w14:paraId="1B442D08" w14:textId="77777777" w:rsidR="009B2676" w:rsidRDefault="00555546">
            <w:pPr>
              <w:spacing w:after="40"/>
            </w:pPr>
            <w:r>
              <w:rPr>
                <w:b/>
                <w:bCs/>
                <w:color w:val="FFFFFF"/>
                <w:sz w:val="18"/>
                <w:szCs w:val="18"/>
              </w:rPr>
              <w:t>Result</w:t>
            </w:r>
          </w:p>
        </w:tc>
      </w:tr>
      <w:tr w:rsidR="009B2676" w14:paraId="2F7710A2" w14:textId="77777777">
        <w:trPr>
          <w:cantSplit/>
        </w:trPr>
        <w:tc>
          <w:tcPr>
            <w:tcW w:w="900" w:type="dxa"/>
            <w:tcMar>
              <w:top w:w="40" w:type="dxa"/>
              <w:left w:w="90" w:type="dxa"/>
              <w:bottom w:w="40" w:type="dxa"/>
              <w:right w:w="90" w:type="dxa"/>
            </w:tcMar>
          </w:tcPr>
          <w:p w14:paraId="4F740B21" w14:textId="77777777" w:rsidR="009B2676" w:rsidRDefault="00555546">
            <w:pPr>
              <w:spacing w:after="40"/>
            </w:pPr>
            <w:r>
              <w:rPr>
                <w:sz w:val="18"/>
                <w:szCs w:val="18"/>
              </w:rPr>
              <w:t>E2E-01</w:t>
            </w:r>
          </w:p>
        </w:tc>
        <w:tc>
          <w:tcPr>
            <w:tcW w:w="3300" w:type="dxa"/>
            <w:tcMar>
              <w:top w:w="40" w:type="dxa"/>
              <w:left w:w="90" w:type="dxa"/>
              <w:bottom w:w="40" w:type="dxa"/>
              <w:right w:w="90" w:type="dxa"/>
            </w:tcMar>
          </w:tcPr>
          <w:p w14:paraId="31DBBE9D" w14:textId="77777777" w:rsidR="009B2676" w:rsidRDefault="00555546">
            <w:pPr>
              <w:spacing w:after="40"/>
            </w:pPr>
            <w:r>
              <w:rPr>
                <w:sz w:val="18"/>
                <w:szCs w:val="18"/>
              </w:rPr>
              <w:t>Requester submits; the IT Support handler accepts, moves it to In Progress, adds a visible note and resolves it; the requester sees every step</w:t>
            </w:r>
          </w:p>
        </w:tc>
        <w:tc>
          <w:tcPr>
            <w:tcW w:w="1700" w:type="dxa"/>
            <w:tcMar>
              <w:top w:w="40" w:type="dxa"/>
              <w:left w:w="90" w:type="dxa"/>
              <w:bottom w:w="40" w:type="dxa"/>
              <w:right w:w="90" w:type="dxa"/>
            </w:tcMar>
          </w:tcPr>
          <w:p w14:paraId="562C6DC4" w14:textId="77777777" w:rsidR="009B2676" w:rsidRDefault="00555546">
            <w:pPr>
              <w:spacing w:after="40"/>
            </w:pPr>
            <w:r>
              <w:rPr>
                <w:sz w:val="18"/>
                <w:szCs w:val="18"/>
              </w:rPr>
              <w:t>FR-001, FR-004, FR-007 to FR-010</w:t>
            </w:r>
          </w:p>
        </w:tc>
        <w:tc>
          <w:tcPr>
            <w:tcW w:w="2016" w:type="dxa"/>
            <w:tcMar>
              <w:top w:w="40" w:type="dxa"/>
              <w:left w:w="90" w:type="dxa"/>
              <w:bottom w:w="40" w:type="dxa"/>
              <w:right w:w="90" w:type="dxa"/>
            </w:tcMar>
          </w:tcPr>
          <w:p w14:paraId="017BE527" w14:textId="77777777" w:rsidR="009B2676" w:rsidRDefault="00555546">
            <w:pPr>
              <w:spacing w:after="40"/>
            </w:pPr>
            <w:r>
              <w:rPr>
                <w:sz w:val="18"/>
                <w:szCs w:val="18"/>
              </w:rPr>
              <w:t>Only allowed statuses offered, none pre-selected; requester sees 5 updates in order and no staff names</w:t>
            </w:r>
          </w:p>
        </w:tc>
        <w:tc>
          <w:tcPr>
            <w:tcW w:w="1100" w:type="dxa"/>
            <w:tcMar>
              <w:top w:w="40" w:type="dxa"/>
              <w:left w:w="90" w:type="dxa"/>
              <w:bottom w:w="40" w:type="dxa"/>
              <w:right w:w="90" w:type="dxa"/>
            </w:tcMar>
          </w:tcPr>
          <w:p w14:paraId="0912C0B2" w14:textId="77777777" w:rsidR="009B2676" w:rsidRDefault="00555546">
            <w:pPr>
              <w:spacing w:after="40"/>
            </w:pPr>
            <w:r>
              <w:rPr>
                <w:sz w:val="18"/>
                <w:szCs w:val="18"/>
              </w:rPr>
              <w:t>Pass (3 of 3 runs)</w:t>
            </w:r>
          </w:p>
        </w:tc>
      </w:tr>
      <w:tr w:rsidR="009B2676" w14:paraId="5ED199DC" w14:textId="77777777">
        <w:trPr>
          <w:cantSplit/>
        </w:trPr>
        <w:tc>
          <w:tcPr>
            <w:tcW w:w="900" w:type="dxa"/>
            <w:tcMar>
              <w:top w:w="40" w:type="dxa"/>
              <w:left w:w="90" w:type="dxa"/>
              <w:bottom w:w="40" w:type="dxa"/>
              <w:right w:w="90" w:type="dxa"/>
            </w:tcMar>
          </w:tcPr>
          <w:p w14:paraId="05C5DD07" w14:textId="77777777" w:rsidR="009B2676" w:rsidRDefault="00555546">
            <w:pPr>
              <w:spacing w:after="40"/>
            </w:pPr>
            <w:r>
              <w:rPr>
                <w:sz w:val="18"/>
                <w:szCs w:val="18"/>
              </w:rPr>
              <w:t>E2E-02</w:t>
            </w:r>
          </w:p>
        </w:tc>
        <w:tc>
          <w:tcPr>
            <w:tcW w:w="3300" w:type="dxa"/>
            <w:tcMar>
              <w:top w:w="40" w:type="dxa"/>
              <w:left w:w="90" w:type="dxa"/>
              <w:bottom w:w="40" w:type="dxa"/>
              <w:right w:w="90" w:type="dxa"/>
            </w:tcMar>
          </w:tcPr>
          <w:p w14:paraId="12BCF9EC" w14:textId="77777777" w:rsidR="009B2676" w:rsidRDefault="00555546">
            <w:pPr>
              <w:spacing w:after="40"/>
            </w:pPr>
            <w:r>
              <w:rPr>
                <w:sz w:val="18"/>
                <w:szCs w:val="18"/>
              </w:rPr>
              <w:t>A requester tries to see another requester's request (list and direct API call with their own token) and to use staff screens and endpoints</w:t>
            </w:r>
          </w:p>
        </w:tc>
        <w:tc>
          <w:tcPr>
            <w:tcW w:w="1700" w:type="dxa"/>
            <w:tcMar>
              <w:top w:w="40" w:type="dxa"/>
              <w:left w:w="90" w:type="dxa"/>
              <w:bottom w:w="40" w:type="dxa"/>
              <w:right w:w="90" w:type="dxa"/>
            </w:tcMar>
          </w:tcPr>
          <w:p w14:paraId="76CCA08B" w14:textId="77777777" w:rsidR="009B2676" w:rsidRDefault="00555546">
            <w:pPr>
              <w:spacing w:after="40"/>
            </w:pPr>
            <w:r>
              <w:rPr>
                <w:sz w:val="18"/>
                <w:szCs w:val="18"/>
              </w:rPr>
              <w:t>ASR-001, NFR-003, R-10</w:t>
            </w:r>
          </w:p>
        </w:tc>
        <w:tc>
          <w:tcPr>
            <w:tcW w:w="2016" w:type="dxa"/>
            <w:tcMar>
              <w:top w:w="40" w:type="dxa"/>
              <w:left w:w="90" w:type="dxa"/>
              <w:bottom w:w="40" w:type="dxa"/>
              <w:right w:w="90" w:type="dxa"/>
            </w:tcMar>
          </w:tcPr>
          <w:p w14:paraId="2337F9D5" w14:textId="77777777" w:rsidR="009B2676" w:rsidRDefault="00555546">
            <w:pPr>
              <w:spacing w:after="40"/>
            </w:pPr>
            <w:r>
              <w:rPr>
                <w:sz w:val="18"/>
                <w:szCs w:val="18"/>
              </w:rPr>
              <w:t>404 NOT_FOUND with no data; 403 FORBIDDEN; redirected to own home screen</w:t>
            </w:r>
          </w:p>
        </w:tc>
        <w:tc>
          <w:tcPr>
            <w:tcW w:w="1100" w:type="dxa"/>
            <w:tcMar>
              <w:top w:w="40" w:type="dxa"/>
              <w:left w:w="90" w:type="dxa"/>
              <w:bottom w:w="40" w:type="dxa"/>
              <w:right w:w="90" w:type="dxa"/>
            </w:tcMar>
          </w:tcPr>
          <w:p w14:paraId="35782FE1" w14:textId="77777777" w:rsidR="009B2676" w:rsidRDefault="00555546">
            <w:pPr>
              <w:spacing w:after="40"/>
            </w:pPr>
            <w:r>
              <w:rPr>
                <w:sz w:val="18"/>
                <w:szCs w:val="18"/>
              </w:rPr>
              <w:t>Pass (3 of 3 runs)</w:t>
            </w:r>
          </w:p>
        </w:tc>
      </w:tr>
      <w:tr w:rsidR="009B2676" w14:paraId="745104AF" w14:textId="77777777">
        <w:trPr>
          <w:cantSplit/>
        </w:trPr>
        <w:tc>
          <w:tcPr>
            <w:tcW w:w="900" w:type="dxa"/>
            <w:tcMar>
              <w:top w:w="40" w:type="dxa"/>
              <w:left w:w="90" w:type="dxa"/>
              <w:bottom w:w="40" w:type="dxa"/>
              <w:right w:w="90" w:type="dxa"/>
            </w:tcMar>
          </w:tcPr>
          <w:p w14:paraId="2A0885EF" w14:textId="77777777" w:rsidR="009B2676" w:rsidRDefault="00555546">
            <w:pPr>
              <w:spacing w:after="40"/>
            </w:pPr>
            <w:r>
              <w:rPr>
                <w:sz w:val="18"/>
                <w:szCs w:val="18"/>
              </w:rPr>
              <w:t>E2E-03</w:t>
            </w:r>
          </w:p>
        </w:tc>
        <w:tc>
          <w:tcPr>
            <w:tcW w:w="3300" w:type="dxa"/>
            <w:tcMar>
              <w:top w:w="40" w:type="dxa"/>
              <w:left w:w="90" w:type="dxa"/>
              <w:bottom w:w="40" w:type="dxa"/>
              <w:right w:w="90" w:type="dxa"/>
            </w:tcMar>
          </w:tcPr>
          <w:p w14:paraId="2406E2B7" w14:textId="77777777" w:rsidR="009B2676" w:rsidRDefault="00555546">
            <w:pPr>
              <w:spacing w:after="40"/>
            </w:pPr>
            <w:r>
              <w:rPr>
                <w:sz w:val="18"/>
                <w:szCs w:val="18"/>
              </w:rPr>
              <w:t>A manager deactivates a staff member who is logged in; the staff member's next action</w:t>
            </w:r>
          </w:p>
        </w:tc>
        <w:tc>
          <w:tcPr>
            <w:tcW w:w="1700" w:type="dxa"/>
            <w:tcMar>
              <w:top w:w="40" w:type="dxa"/>
              <w:left w:w="90" w:type="dxa"/>
              <w:bottom w:w="40" w:type="dxa"/>
              <w:right w:w="90" w:type="dxa"/>
            </w:tcMar>
          </w:tcPr>
          <w:p w14:paraId="3734457F" w14:textId="77777777" w:rsidR="009B2676" w:rsidRDefault="00555546">
            <w:pPr>
              <w:spacing w:after="40"/>
            </w:pPr>
            <w:r>
              <w:rPr>
                <w:sz w:val="18"/>
                <w:szCs w:val="18"/>
              </w:rPr>
              <w:t>NFR-003, B1</w:t>
            </w:r>
          </w:p>
        </w:tc>
        <w:tc>
          <w:tcPr>
            <w:tcW w:w="2016" w:type="dxa"/>
            <w:tcMar>
              <w:top w:w="40" w:type="dxa"/>
              <w:left w:w="90" w:type="dxa"/>
              <w:bottom w:w="40" w:type="dxa"/>
              <w:right w:w="90" w:type="dxa"/>
            </w:tcMar>
          </w:tcPr>
          <w:p w14:paraId="6B5AE9C2" w14:textId="77777777" w:rsidR="009B2676" w:rsidRDefault="00555546">
            <w:pPr>
              <w:spacing w:after="40"/>
            </w:pPr>
            <w:r>
              <w:rPr>
                <w:sz w:val="18"/>
                <w:szCs w:val="18"/>
              </w:rPr>
              <w:t>401; login page says the account is no longer active; cannot log in again</w:t>
            </w:r>
          </w:p>
        </w:tc>
        <w:tc>
          <w:tcPr>
            <w:tcW w:w="1100" w:type="dxa"/>
            <w:tcMar>
              <w:top w:w="40" w:type="dxa"/>
              <w:left w:w="90" w:type="dxa"/>
              <w:bottom w:w="40" w:type="dxa"/>
              <w:right w:w="90" w:type="dxa"/>
            </w:tcMar>
          </w:tcPr>
          <w:p w14:paraId="19C6A267" w14:textId="77777777" w:rsidR="009B2676" w:rsidRDefault="00555546">
            <w:pPr>
              <w:spacing w:after="40"/>
            </w:pPr>
            <w:r>
              <w:rPr>
                <w:sz w:val="18"/>
                <w:szCs w:val="18"/>
              </w:rPr>
              <w:t>Pass (3 of 3 runs)</w:t>
            </w:r>
          </w:p>
        </w:tc>
      </w:tr>
    </w:tbl>
    <w:p w14:paraId="632DA169" w14:textId="77777777" w:rsidR="009B2676" w:rsidRDefault="009B2676">
      <w:pPr>
        <w:spacing w:after="60"/>
      </w:pPr>
    </w:p>
    <w:p w14:paraId="68963274" w14:textId="77777777" w:rsidR="009B2676" w:rsidRDefault="00555546">
      <w:pPr>
        <w:spacing w:after="120"/>
      </w:pPr>
      <w:r>
        <w:t>Manual system tests (docs/</w:t>
      </w:r>
      <w:proofErr w:type="spellStart"/>
      <w:r>
        <w:t>CivicConnect</w:t>
      </w:r>
      <w:proofErr w:type="spellEnd"/>
      <w:r>
        <w:t xml:space="preserve"> manual test log.xlsx): 33 tests on the test build (MT-01 to MT-33: a local build of prod a21dac1, the same code as main 6a198c4, against the team's test </w:t>
      </w:r>
      <w:proofErr w:type="spellStart"/>
      <w:r>
        <w:t>Supabase</w:t>
      </w:r>
      <w:proofErr w:type="spellEnd"/>
      <w:r>
        <w:t xml:space="preserve"> project), run on 16/10/2026 by Clarissa Bierman and Eduard Herman. Result: 31 Pass; 1 Blocked (MT-29: the shared test database has two active managers, so the last-manager rule cannot be tried without deactivating a real account; covered by </w:t>
      </w:r>
      <w:proofErr w:type="spellStart"/>
      <w:r>
        <w:t>lastManagerCannotBeDeactivated</w:t>
      </w:r>
      <w:proofErr w:type="spellEnd"/>
      <w:r>
        <w:t>); 1 Not run (MT-33, the NFR-004 usability test). Prod smoke tests P-01 to P-07 on the staging site (https://civicconnect-pxjj.onrender.com, prod 3bb0a3e = v3.0.0-rc1), run on 16/10/2026 by Clarissa Bierman: 7 of 7 Pass, including P-03 (no dummy account can log in, D-31), P-04 (the first manager changed the temporary password, R-25) and P-07 (the idle site woke in about 90 seconds, R-15).</w:t>
      </w:r>
    </w:p>
    <w:p w14:paraId="651A68E6" w14:textId="77777777" w:rsidR="009B2676" w:rsidRDefault="00555546">
      <w:pPr>
        <w:pStyle w:val="Heading3"/>
      </w:pPr>
      <w:bookmarkStart w:id="111" w:name="_Toc243252284"/>
      <w:r>
        <w:t>Test evidence records (examples)</w:t>
      </w:r>
      <w:bookmarkEnd w:id="111"/>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0"/>
        <w:gridCol w:w="6616"/>
      </w:tblGrid>
      <w:tr w:rsidR="009B2676" w14:paraId="41DE8969" w14:textId="77777777">
        <w:trPr>
          <w:cantSplit/>
        </w:trPr>
        <w:tc>
          <w:tcPr>
            <w:tcW w:w="2400" w:type="dxa"/>
            <w:shd w:val="clear" w:color="auto" w:fill="DEEAF6"/>
            <w:tcMar>
              <w:top w:w="40" w:type="dxa"/>
              <w:left w:w="90" w:type="dxa"/>
              <w:bottom w:w="40" w:type="dxa"/>
              <w:right w:w="90" w:type="dxa"/>
            </w:tcMar>
          </w:tcPr>
          <w:p w14:paraId="41373AD0" w14:textId="77777777" w:rsidR="009B2676" w:rsidRDefault="00555546">
            <w:pPr>
              <w:spacing w:after="40"/>
            </w:pPr>
            <w:r>
              <w:rPr>
                <w:sz w:val="18"/>
                <w:szCs w:val="18"/>
              </w:rPr>
              <w:t>Test</w:t>
            </w:r>
          </w:p>
        </w:tc>
        <w:tc>
          <w:tcPr>
            <w:tcW w:w="6616" w:type="dxa"/>
            <w:tcMar>
              <w:top w:w="40" w:type="dxa"/>
              <w:left w:w="90" w:type="dxa"/>
              <w:bottom w:w="40" w:type="dxa"/>
              <w:right w:w="90" w:type="dxa"/>
            </w:tcMar>
          </w:tcPr>
          <w:p w14:paraId="7ED80FAE" w14:textId="77777777" w:rsidR="009B2676" w:rsidRDefault="00555546">
            <w:pPr>
              <w:spacing w:after="40"/>
            </w:pPr>
            <w:r>
              <w:rPr>
                <w:sz w:val="18"/>
                <w:szCs w:val="18"/>
              </w:rPr>
              <w:t>E2E-02 (access-</w:t>
            </w:r>
            <w:proofErr w:type="spellStart"/>
            <w:r>
              <w:rPr>
                <w:sz w:val="18"/>
                <w:szCs w:val="18"/>
              </w:rPr>
              <w:t>control.spec.ts</w:t>
            </w:r>
            <w:proofErr w:type="spellEnd"/>
            <w:r>
              <w:rPr>
                <w:sz w:val="18"/>
                <w:szCs w:val="18"/>
              </w:rPr>
              <w:t>)</w:t>
            </w:r>
          </w:p>
        </w:tc>
      </w:tr>
      <w:tr w:rsidR="009B2676" w14:paraId="2C199DAC" w14:textId="77777777">
        <w:trPr>
          <w:cantSplit/>
        </w:trPr>
        <w:tc>
          <w:tcPr>
            <w:tcW w:w="2400" w:type="dxa"/>
            <w:shd w:val="clear" w:color="auto" w:fill="DEEAF6"/>
            <w:tcMar>
              <w:top w:w="40" w:type="dxa"/>
              <w:left w:w="90" w:type="dxa"/>
              <w:bottom w:w="40" w:type="dxa"/>
              <w:right w:w="90" w:type="dxa"/>
            </w:tcMar>
          </w:tcPr>
          <w:p w14:paraId="114A5D16" w14:textId="77777777" w:rsidR="009B2676" w:rsidRDefault="00555546">
            <w:pPr>
              <w:spacing w:after="40"/>
            </w:pPr>
            <w:r>
              <w:rPr>
                <w:sz w:val="18"/>
                <w:szCs w:val="18"/>
              </w:rPr>
              <w:t>Test basis</w:t>
            </w:r>
          </w:p>
        </w:tc>
        <w:tc>
          <w:tcPr>
            <w:tcW w:w="6616" w:type="dxa"/>
            <w:tcMar>
              <w:top w:w="40" w:type="dxa"/>
              <w:left w:w="90" w:type="dxa"/>
              <w:bottom w:w="40" w:type="dxa"/>
              <w:right w:w="90" w:type="dxa"/>
            </w:tcMar>
          </w:tcPr>
          <w:p w14:paraId="6CE1C398" w14:textId="77777777" w:rsidR="009B2676" w:rsidRDefault="00555546">
            <w:pPr>
              <w:spacing w:after="40"/>
            </w:pPr>
            <w:r>
              <w:rPr>
                <w:sz w:val="18"/>
                <w:szCs w:val="18"/>
              </w:rPr>
              <w:t xml:space="preserve">ASR-001, NFR-003 acceptance criterion; risk R-10 (OWASP API1 broken object-level </w:t>
            </w:r>
            <w:proofErr w:type="spellStart"/>
            <w:r>
              <w:rPr>
                <w:sz w:val="18"/>
                <w:szCs w:val="18"/>
              </w:rPr>
              <w:t>authorisation</w:t>
            </w:r>
            <w:proofErr w:type="spellEnd"/>
            <w:r>
              <w:rPr>
                <w:sz w:val="18"/>
                <w:szCs w:val="18"/>
              </w:rPr>
              <w:t>)</w:t>
            </w:r>
          </w:p>
        </w:tc>
      </w:tr>
      <w:tr w:rsidR="009B2676" w14:paraId="26C0FB93" w14:textId="77777777">
        <w:trPr>
          <w:cantSplit/>
        </w:trPr>
        <w:tc>
          <w:tcPr>
            <w:tcW w:w="2400" w:type="dxa"/>
            <w:shd w:val="clear" w:color="auto" w:fill="DEEAF6"/>
            <w:tcMar>
              <w:top w:w="40" w:type="dxa"/>
              <w:left w:w="90" w:type="dxa"/>
              <w:bottom w:w="40" w:type="dxa"/>
              <w:right w:w="90" w:type="dxa"/>
            </w:tcMar>
          </w:tcPr>
          <w:p w14:paraId="6DC2A846" w14:textId="77777777" w:rsidR="009B2676" w:rsidRDefault="00555546">
            <w:pPr>
              <w:spacing w:after="40"/>
            </w:pPr>
            <w:r>
              <w:rPr>
                <w:sz w:val="18"/>
                <w:szCs w:val="18"/>
              </w:rPr>
              <w:t>Why selected</w:t>
            </w:r>
          </w:p>
        </w:tc>
        <w:tc>
          <w:tcPr>
            <w:tcW w:w="6616" w:type="dxa"/>
            <w:tcMar>
              <w:top w:w="40" w:type="dxa"/>
              <w:left w:w="90" w:type="dxa"/>
              <w:bottom w:w="40" w:type="dxa"/>
              <w:right w:w="90" w:type="dxa"/>
            </w:tcMar>
          </w:tcPr>
          <w:p w14:paraId="5FBE68A2" w14:textId="77777777" w:rsidR="009B2676" w:rsidRDefault="00555546">
            <w:pPr>
              <w:spacing w:after="40"/>
            </w:pPr>
            <w:r>
              <w:rPr>
                <w:sz w:val="18"/>
                <w:szCs w:val="18"/>
              </w:rPr>
              <w:t>Changing an ID in a URL is the most likely way to leak another person's request.</w:t>
            </w:r>
          </w:p>
        </w:tc>
      </w:tr>
      <w:tr w:rsidR="009B2676" w14:paraId="22BE0228" w14:textId="77777777">
        <w:trPr>
          <w:cantSplit/>
        </w:trPr>
        <w:tc>
          <w:tcPr>
            <w:tcW w:w="2400" w:type="dxa"/>
            <w:shd w:val="clear" w:color="auto" w:fill="DEEAF6"/>
            <w:tcMar>
              <w:top w:w="40" w:type="dxa"/>
              <w:left w:w="90" w:type="dxa"/>
              <w:bottom w:w="40" w:type="dxa"/>
              <w:right w:w="90" w:type="dxa"/>
            </w:tcMar>
          </w:tcPr>
          <w:p w14:paraId="547FFF62" w14:textId="77777777" w:rsidR="009B2676" w:rsidRDefault="00555546">
            <w:pPr>
              <w:spacing w:after="40"/>
            </w:pPr>
            <w:r>
              <w:rPr>
                <w:sz w:val="18"/>
                <w:szCs w:val="18"/>
              </w:rPr>
              <w:t>Technique / level</w:t>
            </w:r>
          </w:p>
        </w:tc>
        <w:tc>
          <w:tcPr>
            <w:tcW w:w="6616" w:type="dxa"/>
            <w:tcMar>
              <w:top w:w="40" w:type="dxa"/>
              <w:left w:w="90" w:type="dxa"/>
              <w:bottom w:w="40" w:type="dxa"/>
              <w:right w:w="90" w:type="dxa"/>
            </w:tcMar>
          </w:tcPr>
          <w:p w14:paraId="4D75294B" w14:textId="77777777" w:rsidR="009B2676" w:rsidRDefault="00555546">
            <w:pPr>
              <w:spacing w:after="40"/>
            </w:pPr>
            <w:r>
              <w:rPr>
                <w:sz w:val="18"/>
                <w:szCs w:val="18"/>
              </w:rPr>
              <w:t>Negative test, equivalence partitioning of callers; system level through the browser</w:t>
            </w:r>
          </w:p>
        </w:tc>
      </w:tr>
      <w:tr w:rsidR="009B2676" w14:paraId="4A1BB89A" w14:textId="77777777">
        <w:trPr>
          <w:cantSplit/>
        </w:trPr>
        <w:tc>
          <w:tcPr>
            <w:tcW w:w="2400" w:type="dxa"/>
            <w:shd w:val="clear" w:color="auto" w:fill="DEEAF6"/>
            <w:tcMar>
              <w:top w:w="40" w:type="dxa"/>
              <w:left w:w="90" w:type="dxa"/>
              <w:bottom w:w="40" w:type="dxa"/>
              <w:right w:w="90" w:type="dxa"/>
            </w:tcMar>
          </w:tcPr>
          <w:p w14:paraId="6E657F30" w14:textId="77777777" w:rsidR="009B2676" w:rsidRDefault="00555546">
            <w:pPr>
              <w:spacing w:after="40"/>
            </w:pPr>
            <w:r>
              <w:rPr>
                <w:sz w:val="18"/>
                <w:szCs w:val="18"/>
              </w:rPr>
              <w:t>Input / precondition</w:t>
            </w:r>
          </w:p>
        </w:tc>
        <w:tc>
          <w:tcPr>
            <w:tcW w:w="6616" w:type="dxa"/>
            <w:tcMar>
              <w:top w:w="40" w:type="dxa"/>
              <w:left w:w="90" w:type="dxa"/>
              <w:bottom w:w="40" w:type="dxa"/>
              <w:right w:w="90" w:type="dxa"/>
            </w:tcMar>
          </w:tcPr>
          <w:p w14:paraId="46CD394A" w14:textId="77777777" w:rsidR="009B2676" w:rsidRDefault="00555546">
            <w:pPr>
              <w:spacing w:after="40"/>
            </w:pPr>
            <w:r>
              <w:rPr>
                <w:sz w:val="18"/>
                <w:szCs w:val="18"/>
              </w:rPr>
              <w:t>Dummy data; Thabo creates a request in the test; Naledi logged in</w:t>
            </w:r>
          </w:p>
        </w:tc>
      </w:tr>
      <w:tr w:rsidR="009B2676" w14:paraId="64C9F34F" w14:textId="77777777">
        <w:trPr>
          <w:cantSplit/>
        </w:trPr>
        <w:tc>
          <w:tcPr>
            <w:tcW w:w="2400" w:type="dxa"/>
            <w:shd w:val="clear" w:color="auto" w:fill="DEEAF6"/>
            <w:tcMar>
              <w:top w:w="40" w:type="dxa"/>
              <w:left w:w="90" w:type="dxa"/>
              <w:bottom w:w="40" w:type="dxa"/>
              <w:right w:w="90" w:type="dxa"/>
            </w:tcMar>
          </w:tcPr>
          <w:p w14:paraId="2485DB4A" w14:textId="77777777" w:rsidR="009B2676" w:rsidRDefault="00555546">
            <w:pPr>
              <w:spacing w:after="40"/>
            </w:pPr>
            <w:r>
              <w:rPr>
                <w:sz w:val="18"/>
                <w:szCs w:val="18"/>
              </w:rPr>
              <w:t>Expected result</w:t>
            </w:r>
          </w:p>
        </w:tc>
        <w:tc>
          <w:tcPr>
            <w:tcW w:w="6616" w:type="dxa"/>
            <w:tcMar>
              <w:top w:w="40" w:type="dxa"/>
              <w:left w:w="90" w:type="dxa"/>
              <w:bottom w:w="40" w:type="dxa"/>
              <w:right w:w="90" w:type="dxa"/>
            </w:tcMar>
          </w:tcPr>
          <w:p w14:paraId="3E3A7C93" w14:textId="77777777" w:rsidR="009B2676" w:rsidRDefault="00555546">
            <w:pPr>
              <w:spacing w:after="40"/>
            </w:pPr>
            <w:r>
              <w:rPr>
                <w:sz w:val="18"/>
                <w:szCs w:val="18"/>
              </w:rPr>
              <w:t>Naledi's list does not show it; GET /</w:t>
            </w:r>
            <w:proofErr w:type="spellStart"/>
            <w:r>
              <w:rPr>
                <w:sz w:val="18"/>
                <w:szCs w:val="18"/>
              </w:rPr>
              <w:t>api</w:t>
            </w:r>
            <w:proofErr w:type="spellEnd"/>
            <w:r>
              <w:rPr>
                <w:sz w:val="18"/>
                <w:szCs w:val="18"/>
              </w:rPr>
              <w:t>/v1/requests/{id} with her token gives 404 NOT_FOUND and none of the request's text; GET /</w:t>
            </w:r>
            <w:proofErr w:type="spellStart"/>
            <w:r>
              <w:rPr>
                <w:sz w:val="18"/>
                <w:szCs w:val="18"/>
              </w:rPr>
              <w:t>api</w:t>
            </w:r>
            <w:proofErr w:type="spellEnd"/>
            <w:r>
              <w:rPr>
                <w:sz w:val="18"/>
                <w:szCs w:val="18"/>
              </w:rPr>
              <w:t>/v1/requests gives 403; /management/activity redirects to /requests/new</w:t>
            </w:r>
          </w:p>
        </w:tc>
      </w:tr>
      <w:tr w:rsidR="009B2676" w14:paraId="0CB6AE3D" w14:textId="77777777">
        <w:trPr>
          <w:cantSplit/>
        </w:trPr>
        <w:tc>
          <w:tcPr>
            <w:tcW w:w="2400" w:type="dxa"/>
            <w:shd w:val="clear" w:color="auto" w:fill="DEEAF6"/>
            <w:tcMar>
              <w:top w:w="40" w:type="dxa"/>
              <w:left w:w="90" w:type="dxa"/>
              <w:bottom w:w="40" w:type="dxa"/>
              <w:right w:w="90" w:type="dxa"/>
            </w:tcMar>
          </w:tcPr>
          <w:p w14:paraId="32880AB9" w14:textId="77777777" w:rsidR="009B2676" w:rsidRDefault="00555546">
            <w:pPr>
              <w:spacing w:after="40"/>
            </w:pPr>
            <w:r>
              <w:rPr>
                <w:sz w:val="18"/>
                <w:szCs w:val="18"/>
              </w:rPr>
              <w:t>Actual result</w:t>
            </w:r>
          </w:p>
        </w:tc>
        <w:tc>
          <w:tcPr>
            <w:tcW w:w="6616" w:type="dxa"/>
            <w:tcMar>
              <w:top w:w="40" w:type="dxa"/>
              <w:left w:w="90" w:type="dxa"/>
              <w:bottom w:w="40" w:type="dxa"/>
              <w:right w:w="90" w:type="dxa"/>
            </w:tcMar>
          </w:tcPr>
          <w:p w14:paraId="281019B3" w14:textId="77777777" w:rsidR="009B2676" w:rsidRDefault="00555546">
            <w:pPr>
              <w:spacing w:after="40"/>
            </w:pPr>
            <w:r>
              <w:rPr>
                <w:sz w:val="18"/>
                <w:szCs w:val="18"/>
              </w:rPr>
              <w:t>As expected</w:t>
            </w:r>
          </w:p>
        </w:tc>
      </w:tr>
      <w:tr w:rsidR="009B2676" w14:paraId="2F145FD0" w14:textId="77777777">
        <w:trPr>
          <w:cantSplit/>
        </w:trPr>
        <w:tc>
          <w:tcPr>
            <w:tcW w:w="2400" w:type="dxa"/>
            <w:shd w:val="clear" w:color="auto" w:fill="DEEAF6"/>
            <w:tcMar>
              <w:top w:w="40" w:type="dxa"/>
              <w:left w:w="90" w:type="dxa"/>
              <w:bottom w:w="40" w:type="dxa"/>
              <w:right w:w="90" w:type="dxa"/>
            </w:tcMar>
          </w:tcPr>
          <w:p w14:paraId="57471534" w14:textId="77777777" w:rsidR="009B2676" w:rsidRDefault="00555546">
            <w:pPr>
              <w:spacing w:after="40"/>
            </w:pPr>
            <w:r>
              <w:rPr>
                <w:sz w:val="18"/>
                <w:szCs w:val="18"/>
              </w:rPr>
              <w:t>Status</w:t>
            </w:r>
          </w:p>
        </w:tc>
        <w:tc>
          <w:tcPr>
            <w:tcW w:w="6616" w:type="dxa"/>
            <w:tcMar>
              <w:top w:w="40" w:type="dxa"/>
              <w:left w:w="90" w:type="dxa"/>
              <w:bottom w:w="40" w:type="dxa"/>
              <w:right w:w="90" w:type="dxa"/>
            </w:tcMar>
          </w:tcPr>
          <w:p w14:paraId="5D054AD3" w14:textId="77777777" w:rsidR="009B2676" w:rsidRDefault="00555546">
            <w:pPr>
              <w:spacing w:after="40"/>
            </w:pPr>
            <w:r>
              <w:rPr>
                <w:sz w:val="18"/>
                <w:szCs w:val="18"/>
              </w:rPr>
              <w:t>Pass</w:t>
            </w:r>
          </w:p>
        </w:tc>
      </w:tr>
      <w:tr w:rsidR="009B2676" w14:paraId="1049AE76" w14:textId="77777777">
        <w:trPr>
          <w:cantSplit/>
        </w:trPr>
        <w:tc>
          <w:tcPr>
            <w:tcW w:w="2400" w:type="dxa"/>
            <w:shd w:val="clear" w:color="auto" w:fill="DEEAF6"/>
            <w:tcMar>
              <w:top w:w="40" w:type="dxa"/>
              <w:left w:w="90" w:type="dxa"/>
              <w:bottom w:w="40" w:type="dxa"/>
              <w:right w:w="90" w:type="dxa"/>
            </w:tcMar>
          </w:tcPr>
          <w:p w14:paraId="3BAC7C44" w14:textId="77777777" w:rsidR="009B2676" w:rsidRDefault="00555546">
            <w:pPr>
              <w:spacing w:after="40"/>
            </w:pPr>
            <w:r>
              <w:rPr>
                <w:sz w:val="18"/>
                <w:szCs w:val="18"/>
              </w:rPr>
              <w:lastRenderedPageBreak/>
              <w:t>Evidence</w:t>
            </w:r>
          </w:p>
        </w:tc>
        <w:tc>
          <w:tcPr>
            <w:tcW w:w="6616" w:type="dxa"/>
            <w:tcMar>
              <w:top w:w="40" w:type="dxa"/>
              <w:left w:w="90" w:type="dxa"/>
              <w:bottom w:w="40" w:type="dxa"/>
              <w:right w:w="90" w:type="dxa"/>
            </w:tcMar>
          </w:tcPr>
          <w:p w14:paraId="6327FE0A" w14:textId="77777777" w:rsidR="009B2676" w:rsidRDefault="00555546">
            <w:pPr>
              <w:spacing w:after="40"/>
            </w:pPr>
            <w:r>
              <w:rPr>
                <w:sz w:val="18"/>
                <w:szCs w:val="18"/>
              </w:rPr>
              <w:t>Playwright report (CI End-to-end job artifact e2e-reports)</w:t>
            </w:r>
          </w:p>
        </w:tc>
      </w:tr>
      <w:tr w:rsidR="009B2676" w14:paraId="5C8D8997" w14:textId="77777777">
        <w:trPr>
          <w:cantSplit/>
        </w:trPr>
        <w:tc>
          <w:tcPr>
            <w:tcW w:w="2400" w:type="dxa"/>
            <w:shd w:val="clear" w:color="auto" w:fill="DEEAF6"/>
            <w:tcMar>
              <w:top w:w="40" w:type="dxa"/>
              <w:left w:w="90" w:type="dxa"/>
              <w:bottom w:w="40" w:type="dxa"/>
              <w:right w:w="90" w:type="dxa"/>
            </w:tcMar>
          </w:tcPr>
          <w:p w14:paraId="75B69CC3" w14:textId="77777777" w:rsidR="009B2676" w:rsidRDefault="00555546">
            <w:pPr>
              <w:spacing w:after="40"/>
            </w:pPr>
            <w:r>
              <w:rPr>
                <w:sz w:val="18"/>
                <w:szCs w:val="18"/>
              </w:rPr>
              <w:t>Interpretation</w:t>
            </w:r>
          </w:p>
        </w:tc>
        <w:tc>
          <w:tcPr>
            <w:tcW w:w="6616" w:type="dxa"/>
            <w:tcMar>
              <w:top w:w="40" w:type="dxa"/>
              <w:left w:w="90" w:type="dxa"/>
              <w:bottom w:w="40" w:type="dxa"/>
              <w:right w:w="90" w:type="dxa"/>
            </w:tcMar>
          </w:tcPr>
          <w:p w14:paraId="79A8D202" w14:textId="77777777" w:rsidR="009B2676" w:rsidRDefault="00555546">
            <w:pPr>
              <w:spacing w:after="40"/>
            </w:pPr>
            <w:r>
              <w:rPr>
                <w:sz w:val="18"/>
                <w:szCs w:val="18"/>
              </w:rPr>
              <w:t>Shows the object-level check in the API, not only the hidden menu. It does not prove every endpoint is protected; the integration tests cover the others.</w:t>
            </w:r>
          </w:p>
        </w:tc>
      </w:tr>
    </w:tbl>
    <w:p w14:paraId="3CE4513A" w14:textId="77777777" w:rsidR="009B2676" w:rsidRDefault="009B2676">
      <w:pPr>
        <w:spacing w:after="60"/>
      </w:pP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0"/>
        <w:gridCol w:w="6616"/>
      </w:tblGrid>
      <w:tr w:rsidR="009B2676" w14:paraId="33DCD986" w14:textId="77777777">
        <w:trPr>
          <w:cantSplit/>
        </w:trPr>
        <w:tc>
          <w:tcPr>
            <w:tcW w:w="2400" w:type="dxa"/>
            <w:shd w:val="clear" w:color="auto" w:fill="DEEAF6"/>
            <w:tcMar>
              <w:top w:w="40" w:type="dxa"/>
              <w:left w:w="90" w:type="dxa"/>
              <w:bottom w:w="40" w:type="dxa"/>
              <w:right w:w="90" w:type="dxa"/>
            </w:tcMar>
          </w:tcPr>
          <w:p w14:paraId="1E0D0313" w14:textId="77777777" w:rsidR="009B2676" w:rsidRDefault="00555546">
            <w:pPr>
              <w:spacing w:after="40"/>
            </w:pPr>
            <w:r>
              <w:rPr>
                <w:sz w:val="18"/>
                <w:szCs w:val="18"/>
              </w:rPr>
              <w:t>Test</w:t>
            </w:r>
          </w:p>
        </w:tc>
        <w:tc>
          <w:tcPr>
            <w:tcW w:w="6616" w:type="dxa"/>
            <w:tcMar>
              <w:top w:w="40" w:type="dxa"/>
              <w:left w:w="90" w:type="dxa"/>
              <w:bottom w:w="40" w:type="dxa"/>
              <w:right w:w="90" w:type="dxa"/>
            </w:tcMar>
          </w:tcPr>
          <w:p w14:paraId="743BC40B" w14:textId="77777777" w:rsidR="009B2676" w:rsidRDefault="00555546">
            <w:pPr>
              <w:spacing w:after="40"/>
            </w:pPr>
            <w:proofErr w:type="spellStart"/>
            <w:r>
              <w:rPr>
                <w:sz w:val="18"/>
                <w:szCs w:val="18"/>
              </w:rPr>
              <w:t>descriptionLimit</w:t>
            </w:r>
            <w:proofErr w:type="spellEnd"/>
            <w:r>
              <w:rPr>
                <w:sz w:val="18"/>
                <w:szCs w:val="18"/>
              </w:rPr>
              <w:t xml:space="preserve"> (</w:t>
            </w:r>
            <w:proofErr w:type="spellStart"/>
            <w:r>
              <w:rPr>
                <w:sz w:val="18"/>
                <w:szCs w:val="18"/>
              </w:rPr>
              <w:t>ApiHttpIntegrationTest</w:t>
            </w:r>
            <w:proofErr w:type="spellEnd"/>
            <w:r>
              <w:rPr>
                <w:sz w:val="18"/>
                <w:szCs w:val="18"/>
              </w:rPr>
              <w:t>)</w:t>
            </w:r>
          </w:p>
        </w:tc>
      </w:tr>
      <w:tr w:rsidR="009B2676" w14:paraId="5EDC588D" w14:textId="77777777">
        <w:trPr>
          <w:cantSplit/>
        </w:trPr>
        <w:tc>
          <w:tcPr>
            <w:tcW w:w="2400" w:type="dxa"/>
            <w:shd w:val="clear" w:color="auto" w:fill="DEEAF6"/>
            <w:tcMar>
              <w:top w:w="40" w:type="dxa"/>
              <w:left w:w="90" w:type="dxa"/>
              <w:bottom w:w="40" w:type="dxa"/>
              <w:right w:w="90" w:type="dxa"/>
            </w:tcMar>
          </w:tcPr>
          <w:p w14:paraId="3A91C983" w14:textId="77777777" w:rsidR="009B2676" w:rsidRDefault="00555546">
            <w:pPr>
              <w:spacing w:after="40"/>
            </w:pPr>
            <w:r>
              <w:rPr>
                <w:sz w:val="18"/>
                <w:szCs w:val="18"/>
              </w:rPr>
              <w:t>Test basis</w:t>
            </w:r>
          </w:p>
        </w:tc>
        <w:tc>
          <w:tcPr>
            <w:tcW w:w="6616" w:type="dxa"/>
            <w:tcMar>
              <w:top w:w="40" w:type="dxa"/>
              <w:left w:w="90" w:type="dxa"/>
              <w:bottom w:w="40" w:type="dxa"/>
              <w:right w:w="90" w:type="dxa"/>
            </w:tcMar>
          </w:tcPr>
          <w:p w14:paraId="05EC8CA5" w14:textId="77777777" w:rsidR="009B2676" w:rsidRDefault="00555546">
            <w:pPr>
              <w:spacing w:after="40"/>
            </w:pPr>
            <w:r>
              <w:rPr>
                <w:sz w:val="18"/>
                <w:szCs w:val="18"/>
              </w:rPr>
              <w:t>API &amp; Integration Design 21.7: @Size(max=2000) description; defect D-14</w:t>
            </w:r>
          </w:p>
        </w:tc>
      </w:tr>
      <w:tr w:rsidR="009B2676" w14:paraId="6B3E8BA6" w14:textId="77777777">
        <w:trPr>
          <w:cantSplit/>
        </w:trPr>
        <w:tc>
          <w:tcPr>
            <w:tcW w:w="2400" w:type="dxa"/>
            <w:shd w:val="clear" w:color="auto" w:fill="DEEAF6"/>
            <w:tcMar>
              <w:top w:w="40" w:type="dxa"/>
              <w:left w:w="90" w:type="dxa"/>
              <w:bottom w:w="40" w:type="dxa"/>
              <w:right w:w="90" w:type="dxa"/>
            </w:tcMar>
          </w:tcPr>
          <w:p w14:paraId="463E056B" w14:textId="77777777" w:rsidR="009B2676" w:rsidRDefault="00555546">
            <w:pPr>
              <w:spacing w:after="40"/>
            </w:pPr>
            <w:r>
              <w:rPr>
                <w:sz w:val="18"/>
                <w:szCs w:val="18"/>
              </w:rPr>
              <w:t>Why selected</w:t>
            </w:r>
          </w:p>
        </w:tc>
        <w:tc>
          <w:tcPr>
            <w:tcW w:w="6616" w:type="dxa"/>
            <w:tcMar>
              <w:top w:w="40" w:type="dxa"/>
              <w:left w:w="90" w:type="dxa"/>
              <w:bottom w:w="40" w:type="dxa"/>
              <w:right w:w="90" w:type="dxa"/>
            </w:tcMar>
          </w:tcPr>
          <w:p w14:paraId="5462BECC" w14:textId="77777777" w:rsidR="009B2676" w:rsidRDefault="00555546">
            <w:pPr>
              <w:spacing w:after="40"/>
            </w:pPr>
            <w:r>
              <w:rPr>
                <w:sz w:val="18"/>
                <w:szCs w:val="18"/>
              </w:rPr>
              <w:t>The API allowed 5000 characters while the PED and the form allowed 2000.</w:t>
            </w:r>
          </w:p>
        </w:tc>
      </w:tr>
      <w:tr w:rsidR="009B2676" w14:paraId="71F6A2C3" w14:textId="77777777">
        <w:trPr>
          <w:cantSplit/>
        </w:trPr>
        <w:tc>
          <w:tcPr>
            <w:tcW w:w="2400" w:type="dxa"/>
            <w:shd w:val="clear" w:color="auto" w:fill="DEEAF6"/>
            <w:tcMar>
              <w:top w:w="40" w:type="dxa"/>
              <w:left w:w="90" w:type="dxa"/>
              <w:bottom w:w="40" w:type="dxa"/>
              <w:right w:w="90" w:type="dxa"/>
            </w:tcMar>
          </w:tcPr>
          <w:p w14:paraId="59803C97" w14:textId="77777777" w:rsidR="009B2676" w:rsidRDefault="00555546">
            <w:pPr>
              <w:spacing w:after="40"/>
            </w:pPr>
            <w:r>
              <w:rPr>
                <w:sz w:val="18"/>
                <w:szCs w:val="18"/>
              </w:rPr>
              <w:t>Technique / level</w:t>
            </w:r>
          </w:p>
        </w:tc>
        <w:tc>
          <w:tcPr>
            <w:tcW w:w="6616" w:type="dxa"/>
            <w:tcMar>
              <w:top w:w="40" w:type="dxa"/>
              <w:left w:w="90" w:type="dxa"/>
              <w:bottom w:w="40" w:type="dxa"/>
              <w:right w:w="90" w:type="dxa"/>
            </w:tcMar>
          </w:tcPr>
          <w:p w14:paraId="27A14C3E" w14:textId="77777777" w:rsidR="009B2676" w:rsidRDefault="00555546">
            <w:pPr>
              <w:spacing w:after="40"/>
            </w:pPr>
            <w:r>
              <w:rPr>
                <w:sz w:val="18"/>
                <w:szCs w:val="18"/>
              </w:rPr>
              <w:t>Boundary value analysis; API integration</w:t>
            </w:r>
          </w:p>
        </w:tc>
      </w:tr>
      <w:tr w:rsidR="009B2676" w14:paraId="2831C532" w14:textId="77777777">
        <w:trPr>
          <w:cantSplit/>
        </w:trPr>
        <w:tc>
          <w:tcPr>
            <w:tcW w:w="2400" w:type="dxa"/>
            <w:shd w:val="clear" w:color="auto" w:fill="DEEAF6"/>
            <w:tcMar>
              <w:top w:w="40" w:type="dxa"/>
              <w:left w:w="90" w:type="dxa"/>
              <w:bottom w:w="40" w:type="dxa"/>
              <w:right w:w="90" w:type="dxa"/>
            </w:tcMar>
          </w:tcPr>
          <w:p w14:paraId="1DCF148B" w14:textId="77777777" w:rsidR="009B2676" w:rsidRDefault="00555546">
            <w:pPr>
              <w:spacing w:after="40"/>
            </w:pPr>
            <w:r>
              <w:rPr>
                <w:sz w:val="18"/>
                <w:szCs w:val="18"/>
              </w:rPr>
              <w:t>Input / precondition</w:t>
            </w:r>
          </w:p>
        </w:tc>
        <w:tc>
          <w:tcPr>
            <w:tcW w:w="6616" w:type="dxa"/>
            <w:tcMar>
              <w:top w:w="40" w:type="dxa"/>
              <w:left w:w="90" w:type="dxa"/>
              <w:bottom w:w="40" w:type="dxa"/>
              <w:right w:w="90" w:type="dxa"/>
            </w:tcMar>
          </w:tcPr>
          <w:p w14:paraId="2C53DC28" w14:textId="77777777" w:rsidR="009B2676" w:rsidRDefault="00555546">
            <w:pPr>
              <w:spacing w:after="40"/>
            </w:pPr>
            <w:r>
              <w:rPr>
                <w:sz w:val="18"/>
                <w:szCs w:val="18"/>
              </w:rPr>
              <w:t>Description of 2001 characters, requester token</w:t>
            </w:r>
          </w:p>
        </w:tc>
      </w:tr>
      <w:tr w:rsidR="009B2676" w14:paraId="7324BBAF" w14:textId="77777777">
        <w:trPr>
          <w:cantSplit/>
        </w:trPr>
        <w:tc>
          <w:tcPr>
            <w:tcW w:w="2400" w:type="dxa"/>
            <w:shd w:val="clear" w:color="auto" w:fill="DEEAF6"/>
            <w:tcMar>
              <w:top w:w="40" w:type="dxa"/>
              <w:left w:w="90" w:type="dxa"/>
              <w:bottom w:w="40" w:type="dxa"/>
              <w:right w:w="90" w:type="dxa"/>
            </w:tcMar>
          </w:tcPr>
          <w:p w14:paraId="1866E0C4" w14:textId="77777777" w:rsidR="009B2676" w:rsidRDefault="00555546">
            <w:pPr>
              <w:spacing w:after="40"/>
            </w:pPr>
            <w:r>
              <w:rPr>
                <w:sz w:val="18"/>
                <w:szCs w:val="18"/>
              </w:rPr>
              <w:t>Expected result</w:t>
            </w:r>
          </w:p>
        </w:tc>
        <w:tc>
          <w:tcPr>
            <w:tcW w:w="6616" w:type="dxa"/>
            <w:tcMar>
              <w:top w:w="40" w:type="dxa"/>
              <w:left w:w="90" w:type="dxa"/>
              <w:bottom w:w="40" w:type="dxa"/>
              <w:right w:w="90" w:type="dxa"/>
            </w:tcMar>
          </w:tcPr>
          <w:p w14:paraId="3DC96B43" w14:textId="77777777" w:rsidR="009B2676" w:rsidRDefault="00555546">
            <w:pPr>
              <w:spacing w:after="40"/>
            </w:pPr>
            <w:r>
              <w:rPr>
                <w:sz w:val="18"/>
                <w:szCs w:val="18"/>
              </w:rPr>
              <w:t>400 VALIDATION_FAILED with a field error on description (2000 is accepted by the other submission tests)</w:t>
            </w:r>
          </w:p>
        </w:tc>
      </w:tr>
      <w:tr w:rsidR="009B2676" w14:paraId="0B8166F8" w14:textId="77777777">
        <w:trPr>
          <w:cantSplit/>
        </w:trPr>
        <w:tc>
          <w:tcPr>
            <w:tcW w:w="2400" w:type="dxa"/>
            <w:shd w:val="clear" w:color="auto" w:fill="DEEAF6"/>
            <w:tcMar>
              <w:top w:w="40" w:type="dxa"/>
              <w:left w:w="90" w:type="dxa"/>
              <w:bottom w:w="40" w:type="dxa"/>
              <w:right w:w="90" w:type="dxa"/>
            </w:tcMar>
          </w:tcPr>
          <w:p w14:paraId="63411A50" w14:textId="77777777" w:rsidR="009B2676" w:rsidRDefault="00555546">
            <w:pPr>
              <w:spacing w:after="40"/>
            </w:pPr>
            <w:r>
              <w:rPr>
                <w:sz w:val="18"/>
                <w:szCs w:val="18"/>
              </w:rPr>
              <w:t>Actual result</w:t>
            </w:r>
          </w:p>
        </w:tc>
        <w:tc>
          <w:tcPr>
            <w:tcW w:w="6616" w:type="dxa"/>
            <w:tcMar>
              <w:top w:w="40" w:type="dxa"/>
              <w:left w:w="90" w:type="dxa"/>
              <w:bottom w:w="40" w:type="dxa"/>
              <w:right w:w="90" w:type="dxa"/>
            </w:tcMar>
          </w:tcPr>
          <w:p w14:paraId="539B6513" w14:textId="77777777" w:rsidR="009B2676" w:rsidRDefault="00555546">
            <w:pPr>
              <w:spacing w:after="40"/>
            </w:pPr>
            <w:r>
              <w:rPr>
                <w:sz w:val="18"/>
                <w:szCs w:val="18"/>
              </w:rPr>
              <w:t>As expected</w:t>
            </w:r>
          </w:p>
        </w:tc>
      </w:tr>
      <w:tr w:rsidR="009B2676" w14:paraId="510C1708" w14:textId="77777777">
        <w:trPr>
          <w:cantSplit/>
        </w:trPr>
        <w:tc>
          <w:tcPr>
            <w:tcW w:w="2400" w:type="dxa"/>
            <w:shd w:val="clear" w:color="auto" w:fill="DEEAF6"/>
            <w:tcMar>
              <w:top w:w="40" w:type="dxa"/>
              <w:left w:w="90" w:type="dxa"/>
              <w:bottom w:w="40" w:type="dxa"/>
              <w:right w:w="90" w:type="dxa"/>
            </w:tcMar>
          </w:tcPr>
          <w:p w14:paraId="7E57DC21" w14:textId="77777777" w:rsidR="009B2676" w:rsidRDefault="00555546">
            <w:pPr>
              <w:spacing w:after="40"/>
            </w:pPr>
            <w:r>
              <w:rPr>
                <w:sz w:val="18"/>
                <w:szCs w:val="18"/>
              </w:rPr>
              <w:t>Status</w:t>
            </w:r>
          </w:p>
        </w:tc>
        <w:tc>
          <w:tcPr>
            <w:tcW w:w="6616" w:type="dxa"/>
            <w:tcMar>
              <w:top w:w="40" w:type="dxa"/>
              <w:left w:w="90" w:type="dxa"/>
              <w:bottom w:w="40" w:type="dxa"/>
              <w:right w:w="90" w:type="dxa"/>
            </w:tcMar>
          </w:tcPr>
          <w:p w14:paraId="0BA4EC5B" w14:textId="77777777" w:rsidR="009B2676" w:rsidRDefault="00555546">
            <w:pPr>
              <w:spacing w:after="40"/>
            </w:pPr>
            <w:r>
              <w:rPr>
                <w:sz w:val="18"/>
                <w:szCs w:val="18"/>
              </w:rPr>
              <w:t>Pass</w:t>
            </w:r>
          </w:p>
        </w:tc>
      </w:tr>
      <w:tr w:rsidR="009B2676" w14:paraId="52B26C71" w14:textId="77777777">
        <w:trPr>
          <w:cantSplit/>
        </w:trPr>
        <w:tc>
          <w:tcPr>
            <w:tcW w:w="2400" w:type="dxa"/>
            <w:shd w:val="clear" w:color="auto" w:fill="DEEAF6"/>
            <w:tcMar>
              <w:top w:w="40" w:type="dxa"/>
              <w:left w:w="90" w:type="dxa"/>
              <w:bottom w:w="40" w:type="dxa"/>
              <w:right w:w="90" w:type="dxa"/>
            </w:tcMar>
          </w:tcPr>
          <w:p w14:paraId="57DC5BAE" w14:textId="77777777" w:rsidR="009B2676" w:rsidRDefault="00555546">
            <w:pPr>
              <w:spacing w:after="40"/>
            </w:pPr>
            <w:r>
              <w:rPr>
                <w:sz w:val="18"/>
                <w:szCs w:val="18"/>
              </w:rPr>
              <w:t>Evidence</w:t>
            </w:r>
          </w:p>
        </w:tc>
        <w:tc>
          <w:tcPr>
            <w:tcW w:w="6616" w:type="dxa"/>
            <w:tcMar>
              <w:top w:w="40" w:type="dxa"/>
              <w:left w:w="90" w:type="dxa"/>
              <w:bottom w:w="40" w:type="dxa"/>
              <w:right w:w="90" w:type="dxa"/>
            </w:tcMar>
          </w:tcPr>
          <w:p w14:paraId="3BB610E1" w14:textId="77777777" w:rsidR="009B2676" w:rsidRDefault="00555546">
            <w:pPr>
              <w:spacing w:after="40"/>
            </w:pPr>
            <w:r>
              <w:rPr>
                <w:sz w:val="18"/>
                <w:szCs w:val="18"/>
              </w:rPr>
              <w:t>CI Backend job, surefire report</w:t>
            </w:r>
          </w:p>
        </w:tc>
      </w:tr>
      <w:tr w:rsidR="009B2676" w14:paraId="0B1A30E5" w14:textId="77777777">
        <w:trPr>
          <w:cantSplit/>
        </w:trPr>
        <w:tc>
          <w:tcPr>
            <w:tcW w:w="2400" w:type="dxa"/>
            <w:shd w:val="clear" w:color="auto" w:fill="DEEAF6"/>
            <w:tcMar>
              <w:top w:w="40" w:type="dxa"/>
              <w:left w:w="90" w:type="dxa"/>
              <w:bottom w:w="40" w:type="dxa"/>
              <w:right w:w="90" w:type="dxa"/>
            </w:tcMar>
          </w:tcPr>
          <w:p w14:paraId="21F709B0" w14:textId="77777777" w:rsidR="009B2676" w:rsidRDefault="00555546">
            <w:pPr>
              <w:spacing w:after="40"/>
            </w:pPr>
            <w:r>
              <w:rPr>
                <w:sz w:val="18"/>
                <w:szCs w:val="18"/>
              </w:rPr>
              <w:t>Interpretation</w:t>
            </w:r>
          </w:p>
        </w:tc>
        <w:tc>
          <w:tcPr>
            <w:tcW w:w="6616" w:type="dxa"/>
            <w:tcMar>
              <w:top w:w="40" w:type="dxa"/>
              <w:left w:w="90" w:type="dxa"/>
              <w:bottom w:w="40" w:type="dxa"/>
              <w:right w:w="90" w:type="dxa"/>
            </w:tcMar>
          </w:tcPr>
          <w:p w14:paraId="1D3B683A" w14:textId="77777777" w:rsidR="009B2676" w:rsidRDefault="00555546">
            <w:pPr>
              <w:spacing w:after="40"/>
            </w:pPr>
            <w:r>
              <w:rPr>
                <w:sz w:val="18"/>
                <w:szCs w:val="18"/>
              </w:rPr>
              <w:t>The server enforces the documented limit whatever the client sends.</w:t>
            </w:r>
          </w:p>
        </w:tc>
      </w:tr>
    </w:tbl>
    <w:p w14:paraId="06D28109" w14:textId="77777777" w:rsidR="009B2676" w:rsidRDefault="009B2676">
      <w:pPr>
        <w:spacing w:after="60"/>
      </w:pP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0"/>
        <w:gridCol w:w="6616"/>
      </w:tblGrid>
      <w:tr w:rsidR="009B2676" w14:paraId="308FCC66" w14:textId="77777777">
        <w:trPr>
          <w:cantSplit/>
        </w:trPr>
        <w:tc>
          <w:tcPr>
            <w:tcW w:w="2400" w:type="dxa"/>
            <w:shd w:val="clear" w:color="auto" w:fill="DEEAF6"/>
            <w:tcMar>
              <w:top w:w="40" w:type="dxa"/>
              <w:left w:w="90" w:type="dxa"/>
              <w:bottom w:w="40" w:type="dxa"/>
              <w:right w:w="90" w:type="dxa"/>
            </w:tcMar>
          </w:tcPr>
          <w:p w14:paraId="54ACE074" w14:textId="77777777" w:rsidR="009B2676" w:rsidRDefault="00555546">
            <w:pPr>
              <w:spacing w:after="40"/>
            </w:pPr>
            <w:r>
              <w:rPr>
                <w:sz w:val="18"/>
                <w:szCs w:val="18"/>
              </w:rPr>
              <w:t>Test</w:t>
            </w:r>
          </w:p>
        </w:tc>
        <w:tc>
          <w:tcPr>
            <w:tcW w:w="6616" w:type="dxa"/>
            <w:tcMar>
              <w:top w:w="40" w:type="dxa"/>
              <w:left w:w="90" w:type="dxa"/>
              <w:bottom w:w="40" w:type="dxa"/>
              <w:right w:w="90" w:type="dxa"/>
            </w:tcMar>
          </w:tcPr>
          <w:p w14:paraId="072BA619" w14:textId="77777777" w:rsidR="009B2676" w:rsidRDefault="00555546">
            <w:pPr>
              <w:spacing w:after="40"/>
            </w:pPr>
            <w:proofErr w:type="spellStart"/>
            <w:r>
              <w:rPr>
                <w:sz w:val="18"/>
                <w:szCs w:val="18"/>
              </w:rPr>
              <w:t>prioritySortOrder</w:t>
            </w:r>
            <w:proofErr w:type="spellEnd"/>
            <w:r>
              <w:rPr>
                <w:sz w:val="18"/>
                <w:szCs w:val="18"/>
              </w:rPr>
              <w:t xml:space="preserve"> (</w:t>
            </w:r>
            <w:proofErr w:type="spellStart"/>
            <w:r>
              <w:rPr>
                <w:sz w:val="18"/>
                <w:szCs w:val="18"/>
              </w:rPr>
              <w:t>ApiHttpIntegrationTest</w:t>
            </w:r>
            <w:proofErr w:type="spellEnd"/>
            <w:r>
              <w:rPr>
                <w:sz w:val="18"/>
                <w:szCs w:val="18"/>
              </w:rPr>
              <w:t>)</w:t>
            </w:r>
          </w:p>
        </w:tc>
      </w:tr>
      <w:tr w:rsidR="009B2676" w14:paraId="0A62366F" w14:textId="77777777">
        <w:trPr>
          <w:cantSplit/>
        </w:trPr>
        <w:tc>
          <w:tcPr>
            <w:tcW w:w="2400" w:type="dxa"/>
            <w:shd w:val="clear" w:color="auto" w:fill="DEEAF6"/>
            <w:tcMar>
              <w:top w:w="40" w:type="dxa"/>
              <w:left w:w="90" w:type="dxa"/>
              <w:bottom w:w="40" w:type="dxa"/>
              <w:right w:w="90" w:type="dxa"/>
            </w:tcMar>
          </w:tcPr>
          <w:p w14:paraId="17A12B31" w14:textId="77777777" w:rsidR="009B2676" w:rsidRDefault="00555546">
            <w:pPr>
              <w:spacing w:after="40"/>
            </w:pPr>
            <w:r>
              <w:rPr>
                <w:sz w:val="18"/>
                <w:szCs w:val="18"/>
              </w:rPr>
              <w:t>Test basis</w:t>
            </w:r>
          </w:p>
        </w:tc>
        <w:tc>
          <w:tcPr>
            <w:tcW w:w="6616" w:type="dxa"/>
            <w:tcMar>
              <w:top w:w="40" w:type="dxa"/>
              <w:left w:w="90" w:type="dxa"/>
              <w:bottom w:w="40" w:type="dxa"/>
              <w:right w:w="90" w:type="dxa"/>
            </w:tcMar>
          </w:tcPr>
          <w:p w14:paraId="1D02AAE1" w14:textId="77777777" w:rsidR="009B2676" w:rsidRDefault="00555546">
            <w:pPr>
              <w:spacing w:after="40"/>
            </w:pPr>
            <w:r>
              <w:rPr>
                <w:sz w:val="18"/>
                <w:szCs w:val="18"/>
              </w:rPr>
              <w:t>FR-006, FR-016; defect D-07</w:t>
            </w:r>
          </w:p>
        </w:tc>
      </w:tr>
      <w:tr w:rsidR="009B2676" w14:paraId="2B6A9E9E" w14:textId="77777777">
        <w:trPr>
          <w:cantSplit/>
        </w:trPr>
        <w:tc>
          <w:tcPr>
            <w:tcW w:w="2400" w:type="dxa"/>
            <w:shd w:val="clear" w:color="auto" w:fill="DEEAF6"/>
            <w:tcMar>
              <w:top w:w="40" w:type="dxa"/>
              <w:left w:w="90" w:type="dxa"/>
              <w:bottom w:w="40" w:type="dxa"/>
              <w:right w:w="90" w:type="dxa"/>
            </w:tcMar>
          </w:tcPr>
          <w:p w14:paraId="74CEF8BE" w14:textId="77777777" w:rsidR="009B2676" w:rsidRDefault="00555546">
            <w:pPr>
              <w:spacing w:after="40"/>
            </w:pPr>
            <w:r>
              <w:rPr>
                <w:sz w:val="18"/>
                <w:szCs w:val="18"/>
              </w:rPr>
              <w:t>Why selected</w:t>
            </w:r>
          </w:p>
        </w:tc>
        <w:tc>
          <w:tcPr>
            <w:tcW w:w="6616" w:type="dxa"/>
            <w:tcMar>
              <w:top w:w="40" w:type="dxa"/>
              <w:left w:w="90" w:type="dxa"/>
              <w:bottom w:w="40" w:type="dxa"/>
              <w:right w:w="90" w:type="dxa"/>
            </w:tcMar>
          </w:tcPr>
          <w:p w14:paraId="4329889C" w14:textId="77777777" w:rsidR="009B2676" w:rsidRDefault="00555546">
            <w:pPr>
              <w:spacing w:after="40"/>
            </w:pPr>
            <w:r>
              <w:rPr>
                <w:sz w:val="18"/>
                <w:szCs w:val="18"/>
              </w:rPr>
              <w:t>Regression test: priority was sorted alphabetically.</w:t>
            </w:r>
          </w:p>
        </w:tc>
      </w:tr>
      <w:tr w:rsidR="009B2676" w14:paraId="68B1759D" w14:textId="77777777">
        <w:trPr>
          <w:cantSplit/>
        </w:trPr>
        <w:tc>
          <w:tcPr>
            <w:tcW w:w="2400" w:type="dxa"/>
            <w:shd w:val="clear" w:color="auto" w:fill="DEEAF6"/>
            <w:tcMar>
              <w:top w:w="40" w:type="dxa"/>
              <w:left w:w="90" w:type="dxa"/>
              <w:bottom w:w="40" w:type="dxa"/>
              <w:right w:w="90" w:type="dxa"/>
            </w:tcMar>
          </w:tcPr>
          <w:p w14:paraId="3453D3FD" w14:textId="77777777" w:rsidR="009B2676" w:rsidRDefault="00555546">
            <w:pPr>
              <w:spacing w:after="40"/>
            </w:pPr>
            <w:r>
              <w:rPr>
                <w:sz w:val="18"/>
                <w:szCs w:val="18"/>
              </w:rPr>
              <w:t>Technique / level</w:t>
            </w:r>
          </w:p>
        </w:tc>
        <w:tc>
          <w:tcPr>
            <w:tcW w:w="6616" w:type="dxa"/>
            <w:tcMar>
              <w:top w:w="40" w:type="dxa"/>
              <w:left w:w="90" w:type="dxa"/>
              <w:bottom w:w="40" w:type="dxa"/>
              <w:right w:w="90" w:type="dxa"/>
            </w:tcMar>
          </w:tcPr>
          <w:p w14:paraId="0EF85A6B" w14:textId="77777777" w:rsidR="009B2676" w:rsidRDefault="00555546">
            <w:pPr>
              <w:spacing w:after="40"/>
            </w:pPr>
            <w:r>
              <w:rPr>
                <w:sz w:val="18"/>
                <w:szCs w:val="18"/>
              </w:rPr>
              <w:t>Equivalence classes of priority (High, Medium, Low, unset); API integration</w:t>
            </w:r>
          </w:p>
        </w:tc>
      </w:tr>
      <w:tr w:rsidR="009B2676" w14:paraId="5F1F4F28" w14:textId="77777777">
        <w:trPr>
          <w:cantSplit/>
        </w:trPr>
        <w:tc>
          <w:tcPr>
            <w:tcW w:w="2400" w:type="dxa"/>
            <w:shd w:val="clear" w:color="auto" w:fill="DEEAF6"/>
            <w:tcMar>
              <w:top w:w="40" w:type="dxa"/>
              <w:left w:w="90" w:type="dxa"/>
              <w:bottom w:w="40" w:type="dxa"/>
              <w:right w:w="90" w:type="dxa"/>
            </w:tcMar>
          </w:tcPr>
          <w:p w14:paraId="7AF9F175" w14:textId="77777777" w:rsidR="009B2676" w:rsidRDefault="00555546">
            <w:pPr>
              <w:spacing w:after="40"/>
            </w:pPr>
            <w:r>
              <w:rPr>
                <w:sz w:val="18"/>
                <w:szCs w:val="18"/>
              </w:rPr>
              <w:t>Input / precondition</w:t>
            </w:r>
          </w:p>
        </w:tc>
        <w:tc>
          <w:tcPr>
            <w:tcW w:w="6616" w:type="dxa"/>
            <w:tcMar>
              <w:top w:w="40" w:type="dxa"/>
              <w:left w:w="90" w:type="dxa"/>
              <w:bottom w:w="40" w:type="dxa"/>
              <w:right w:w="90" w:type="dxa"/>
            </w:tcMar>
          </w:tcPr>
          <w:p w14:paraId="61B10525" w14:textId="77777777" w:rsidR="009B2676" w:rsidRDefault="00555546">
            <w:pPr>
              <w:spacing w:after="40"/>
            </w:pPr>
            <w:r>
              <w:rPr>
                <w:sz w:val="18"/>
                <w:szCs w:val="18"/>
              </w:rPr>
              <w:t>Three new requests set to Low, High and Medium; seed requests without priority</w:t>
            </w:r>
          </w:p>
        </w:tc>
      </w:tr>
      <w:tr w:rsidR="009B2676" w14:paraId="78818E52" w14:textId="77777777">
        <w:trPr>
          <w:cantSplit/>
        </w:trPr>
        <w:tc>
          <w:tcPr>
            <w:tcW w:w="2400" w:type="dxa"/>
            <w:shd w:val="clear" w:color="auto" w:fill="DEEAF6"/>
            <w:tcMar>
              <w:top w:w="40" w:type="dxa"/>
              <w:left w:w="90" w:type="dxa"/>
              <w:bottom w:w="40" w:type="dxa"/>
              <w:right w:w="90" w:type="dxa"/>
            </w:tcMar>
          </w:tcPr>
          <w:p w14:paraId="4F2C8EE4" w14:textId="77777777" w:rsidR="009B2676" w:rsidRDefault="00555546">
            <w:pPr>
              <w:spacing w:after="40"/>
            </w:pPr>
            <w:r>
              <w:rPr>
                <w:sz w:val="18"/>
                <w:szCs w:val="18"/>
              </w:rPr>
              <w:t>Expected result</w:t>
            </w:r>
          </w:p>
        </w:tc>
        <w:tc>
          <w:tcPr>
            <w:tcW w:w="6616" w:type="dxa"/>
            <w:tcMar>
              <w:top w:w="40" w:type="dxa"/>
              <w:left w:w="90" w:type="dxa"/>
              <w:bottom w:w="40" w:type="dxa"/>
              <w:right w:w="90" w:type="dxa"/>
            </w:tcMar>
          </w:tcPr>
          <w:p w14:paraId="7B72A71A" w14:textId="77777777" w:rsidR="009B2676" w:rsidRDefault="00555546">
            <w:pPr>
              <w:spacing w:after="40"/>
            </w:pPr>
            <w:r>
              <w:rPr>
                <w:sz w:val="18"/>
                <w:szCs w:val="18"/>
              </w:rPr>
              <w:t>sort=</w:t>
            </w:r>
            <w:proofErr w:type="spellStart"/>
            <w:r>
              <w:rPr>
                <w:sz w:val="18"/>
                <w:szCs w:val="18"/>
              </w:rPr>
              <w:t>priority,desc</w:t>
            </w:r>
            <w:proofErr w:type="spellEnd"/>
            <w:r>
              <w:rPr>
                <w:sz w:val="18"/>
                <w:szCs w:val="18"/>
              </w:rPr>
              <w:t xml:space="preserve"> returns High, Medium, Low, then unset</w:t>
            </w:r>
          </w:p>
        </w:tc>
      </w:tr>
      <w:tr w:rsidR="009B2676" w14:paraId="044DE86E" w14:textId="77777777">
        <w:trPr>
          <w:cantSplit/>
        </w:trPr>
        <w:tc>
          <w:tcPr>
            <w:tcW w:w="2400" w:type="dxa"/>
            <w:shd w:val="clear" w:color="auto" w:fill="DEEAF6"/>
            <w:tcMar>
              <w:top w:w="40" w:type="dxa"/>
              <w:left w:w="90" w:type="dxa"/>
              <w:bottom w:w="40" w:type="dxa"/>
              <w:right w:w="90" w:type="dxa"/>
            </w:tcMar>
          </w:tcPr>
          <w:p w14:paraId="1D3DE5FD" w14:textId="77777777" w:rsidR="009B2676" w:rsidRDefault="00555546">
            <w:pPr>
              <w:spacing w:after="40"/>
            </w:pPr>
            <w:r>
              <w:rPr>
                <w:sz w:val="18"/>
                <w:szCs w:val="18"/>
              </w:rPr>
              <w:t>Actual result</w:t>
            </w:r>
          </w:p>
        </w:tc>
        <w:tc>
          <w:tcPr>
            <w:tcW w:w="6616" w:type="dxa"/>
            <w:tcMar>
              <w:top w:w="40" w:type="dxa"/>
              <w:left w:w="90" w:type="dxa"/>
              <w:bottom w:w="40" w:type="dxa"/>
              <w:right w:w="90" w:type="dxa"/>
            </w:tcMar>
          </w:tcPr>
          <w:p w14:paraId="6AACDAAC" w14:textId="77777777" w:rsidR="009B2676" w:rsidRDefault="00555546">
            <w:pPr>
              <w:spacing w:after="40"/>
            </w:pPr>
            <w:r>
              <w:rPr>
                <w:sz w:val="18"/>
                <w:szCs w:val="18"/>
              </w:rPr>
              <w:t>As expected</w:t>
            </w:r>
          </w:p>
        </w:tc>
      </w:tr>
      <w:tr w:rsidR="009B2676" w14:paraId="435C9B0A" w14:textId="77777777">
        <w:trPr>
          <w:cantSplit/>
        </w:trPr>
        <w:tc>
          <w:tcPr>
            <w:tcW w:w="2400" w:type="dxa"/>
            <w:shd w:val="clear" w:color="auto" w:fill="DEEAF6"/>
            <w:tcMar>
              <w:top w:w="40" w:type="dxa"/>
              <w:left w:w="90" w:type="dxa"/>
              <w:bottom w:w="40" w:type="dxa"/>
              <w:right w:w="90" w:type="dxa"/>
            </w:tcMar>
          </w:tcPr>
          <w:p w14:paraId="3BDA85AC" w14:textId="77777777" w:rsidR="009B2676" w:rsidRDefault="00555546">
            <w:pPr>
              <w:spacing w:after="40"/>
            </w:pPr>
            <w:r>
              <w:rPr>
                <w:sz w:val="18"/>
                <w:szCs w:val="18"/>
              </w:rPr>
              <w:t>Status</w:t>
            </w:r>
          </w:p>
        </w:tc>
        <w:tc>
          <w:tcPr>
            <w:tcW w:w="6616" w:type="dxa"/>
            <w:tcMar>
              <w:top w:w="40" w:type="dxa"/>
              <w:left w:w="90" w:type="dxa"/>
              <w:bottom w:w="40" w:type="dxa"/>
              <w:right w:w="90" w:type="dxa"/>
            </w:tcMar>
          </w:tcPr>
          <w:p w14:paraId="4946FCCA" w14:textId="77777777" w:rsidR="009B2676" w:rsidRDefault="00555546">
            <w:pPr>
              <w:spacing w:after="40"/>
            </w:pPr>
            <w:r>
              <w:rPr>
                <w:sz w:val="18"/>
                <w:szCs w:val="18"/>
              </w:rPr>
              <w:t>Pass</w:t>
            </w:r>
          </w:p>
        </w:tc>
      </w:tr>
      <w:tr w:rsidR="009B2676" w14:paraId="10586FEB" w14:textId="77777777">
        <w:trPr>
          <w:cantSplit/>
        </w:trPr>
        <w:tc>
          <w:tcPr>
            <w:tcW w:w="2400" w:type="dxa"/>
            <w:shd w:val="clear" w:color="auto" w:fill="DEEAF6"/>
            <w:tcMar>
              <w:top w:w="40" w:type="dxa"/>
              <w:left w:w="90" w:type="dxa"/>
              <w:bottom w:w="40" w:type="dxa"/>
              <w:right w:w="90" w:type="dxa"/>
            </w:tcMar>
          </w:tcPr>
          <w:p w14:paraId="52B49750" w14:textId="77777777" w:rsidR="009B2676" w:rsidRDefault="00555546">
            <w:pPr>
              <w:spacing w:after="40"/>
            </w:pPr>
            <w:r>
              <w:rPr>
                <w:sz w:val="18"/>
                <w:szCs w:val="18"/>
              </w:rPr>
              <w:t>Evidence</w:t>
            </w:r>
          </w:p>
        </w:tc>
        <w:tc>
          <w:tcPr>
            <w:tcW w:w="6616" w:type="dxa"/>
            <w:tcMar>
              <w:top w:w="40" w:type="dxa"/>
              <w:left w:w="90" w:type="dxa"/>
              <w:bottom w:w="40" w:type="dxa"/>
              <w:right w:w="90" w:type="dxa"/>
            </w:tcMar>
          </w:tcPr>
          <w:p w14:paraId="751DB93E" w14:textId="77777777" w:rsidR="009B2676" w:rsidRDefault="00555546">
            <w:pPr>
              <w:spacing w:after="40"/>
            </w:pPr>
            <w:r>
              <w:rPr>
                <w:sz w:val="18"/>
                <w:szCs w:val="18"/>
              </w:rPr>
              <w:t>CI Backend job, surefire report</w:t>
            </w:r>
          </w:p>
        </w:tc>
      </w:tr>
      <w:tr w:rsidR="009B2676" w14:paraId="1218EF74" w14:textId="77777777">
        <w:trPr>
          <w:cantSplit/>
        </w:trPr>
        <w:tc>
          <w:tcPr>
            <w:tcW w:w="2400" w:type="dxa"/>
            <w:shd w:val="clear" w:color="auto" w:fill="DEEAF6"/>
            <w:tcMar>
              <w:top w:w="40" w:type="dxa"/>
              <w:left w:w="90" w:type="dxa"/>
              <w:bottom w:w="40" w:type="dxa"/>
              <w:right w:w="90" w:type="dxa"/>
            </w:tcMar>
          </w:tcPr>
          <w:p w14:paraId="2BCA4F88" w14:textId="77777777" w:rsidR="009B2676" w:rsidRDefault="00555546">
            <w:pPr>
              <w:spacing w:after="40"/>
            </w:pPr>
            <w:r>
              <w:rPr>
                <w:sz w:val="18"/>
                <w:szCs w:val="18"/>
              </w:rPr>
              <w:t>Interpretation</w:t>
            </w:r>
          </w:p>
        </w:tc>
        <w:tc>
          <w:tcPr>
            <w:tcW w:w="6616" w:type="dxa"/>
            <w:tcMar>
              <w:top w:w="40" w:type="dxa"/>
              <w:left w:w="90" w:type="dxa"/>
              <w:bottom w:w="40" w:type="dxa"/>
              <w:right w:w="90" w:type="dxa"/>
            </w:tcMar>
          </w:tcPr>
          <w:p w14:paraId="0B59E0FD" w14:textId="77777777" w:rsidR="009B2676" w:rsidRDefault="00555546">
            <w:pPr>
              <w:spacing w:after="40"/>
            </w:pPr>
            <w:r>
              <w:rPr>
                <w:sz w:val="18"/>
                <w:szCs w:val="18"/>
              </w:rPr>
              <w:t>The order is now defined by the query (CASE), not by the text of the values.</w:t>
            </w:r>
          </w:p>
        </w:tc>
      </w:tr>
    </w:tbl>
    <w:p w14:paraId="61A6E8B1" w14:textId="77777777" w:rsidR="009B2676" w:rsidRDefault="009B2676">
      <w:pPr>
        <w:spacing w:after="60"/>
      </w:pP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0"/>
        <w:gridCol w:w="6616"/>
      </w:tblGrid>
      <w:tr w:rsidR="009B2676" w14:paraId="49B186E3" w14:textId="77777777">
        <w:trPr>
          <w:cantSplit/>
        </w:trPr>
        <w:tc>
          <w:tcPr>
            <w:tcW w:w="2400" w:type="dxa"/>
            <w:shd w:val="clear" w:color="auto" w:fill="DEEAF6"/>
            <w:tcMar>
              <w:top w:w="40" w:type="dxa"/>
              <w:left w:w="90" w:type="dxa"/>
              <w:bottom w:w="40" w:type="dxa"/>
              <w:right w:w="90" w:type="dxa"/>
            </w:tcMar>
          </w:tcPr>
          <w:p w14:paraId="5B39A6F1" w14:textId="77777777" w:rsidR="009B2676" w:rsidRDefault="00555546">
            <w:pPr>
              <w:spacing w:after="40"/>
            </w:pPr>
            <w:r>
              <w:rPr>
                <w:sz w:val="18"/>
                <w:szCs w:val="18"/>
              </w:rPr>
              <w:t>Test</w:t>
            </w:r>
          </w:p>
        </w:tc>
        <w:tc>
          <w:tcPr>
            <w:tcW w:w="6616" w:type="dxa"/>
            <w:tcMar>
              <w:top w:w="40" w:type="dxa"/>
              <w:left w:w="90" w:type="dxa"/>
              <w:bottom w:w="40" w:type="dxa"/>
              <w:right w:w="90" w:type="dxa"/>
            </w:tcMar>
          </w:tcPr>
          <w:p w14:paraId="4DC640D2" w14:textId="77777777" w:rsidR="009B2676" w:rsidRDefault="00555546">
            <w:pPr>
              <w:spacing w:after="40"/>
            </w:pPr>
            <w:proofErr w:type="spellStart"/>
            <w:r>
              <w:rPr>
                <w:sz w:val="18"/>
                <w:szCs w:val="18"/>
              </w:rPr>
              <w:t>overdueBoundary</w:t>
            </w:r>
            <w:proofErr w:type="spellEnd"/>
            <w:r>
              <w:rPr>
                <w:sz w:val="18"/>
                <w:szCs w:val="18"/>
              </w:rPr>
              <w:t xml:space="preserve"> (</w:t>
            </w:r>
            <w:proofErr w:type="spellStart"/>
            <w:r>
              <w:rPr>
                <w:sz w:val="18"/>
                <w:szCs w:val="18"/>
              </w:rPr>
              <w:t>ApiBlackBoxIntegrationTest</w:t>
            </w:r>
            <w:proofErr w:type="spellEnd"/>
            <w:r>
              <w:rPr>
                <w:sz w:val="18"/>
                <w:szCs w:val="18"/>
              </w:rPr>
              <w:t>)</w:t>
            </w:r>
          </w:p>
        </w:tc>
      </w:tr>
      <w:tr w:rsidR="009B2676" w14:paraId="0F4ADFD5" w14:textId="77777777">
        <w:trPr>
          <w:cantSplit/>
        </w:trPr>
        <w:tc>
          <w:tcPr>
            <w:tcW w:w="2400" w:type="dxa"/>
            <w:shd w:val="clear" w:color="auto" w:fill="DEEAF6"/>
            <w:tcMar>
              <w:top w:w="40" w:type="dxa"/>
              <w:left w:w="90" w:type="dxa"/>
              <w:bottom w:w="40" w:type="dxa"/>
              <w:right w:w="90" w:type="dxa"/>
            </w:tcMar>
          </w:tcPr>
          <w:p w14:paraId="3A90A10F" w14:textId="77777777" w:rsidR="009B2676" w:rsidRDefault="00555546">
            <w:pPr>
              <w:spacing w:after="40"/>
            </w:pPr>
            <w:r>
              <w:rPr>
                <w:sz w:val="18"/>
                <w:szCs w:val="18"/>
              </w:rPr>
              <w:t>Test basis</w:t>
            </w:r>
          </w:p>
        </w:tc>
        <w:tc>
          <w:tcPr>
            <w:tcW w:w="6616" w:type="dxa"/>
            <w:tcMar>
              <w:top w:w="40" w:type="dxa"/>
              <w:left w:w="90" w:type="dxa"/>
              <w:bottom w:w="40" w:type="dxa"/>
              <w:right w:w="90" w:type="dxa"/>
            </w:tcMar>
          </w:tcPr>
          <w:p w14:paraId="597F9A2F" w14:textId="77777777" w:rsidR="009B2676" w:rsidRDefault="00555546">
            <w:pPr>
              <w:spacing w:after="40"/>
            </w:pPr>
            <w:r>
              <w:rPr>
                <w:sz w:val="18"/>
                <w:szCs w:val="18"/>
              </w:rPr>
              <w:t xml:space="preserve">FR-012 acceptance criterion; CR-004: overdue = not Resolved, Closed or Rejected within 7 days of </w:t>
            </w:r>
            <w:proofErr w:type="spellStart"/>
            <w:r>
              <w:rPr>
                <w:sz w:val="18"/>
                <w:szCs w:val="18"/>
              </w:rPr>
              <w:t>CreatedAt</w:t>
            </w:r>
            <w:proofErr w:type="spellEnd"/>
          </w:p>
        </w:tc>
      </w:tr>
      <w:tr w:rsidR="009B2676" w14:paraId="3DE1864D" w14:textId="77777777">
        <w:trPr>
          <w:cantSplit/>
        </w:trPr>
        <w:tc>
          <w:tcPr>
            <w:tcW w:w="2400" w:type="dxa"/>
            <w:shd w:val="clear" w:color="auto" w:fill="DEEAF6"/>
            <w:tcMar>
              <w:top w:w="40" w:type="dxa"/>
              <w:left w:w="90" w:type="dxa"/>
              <w:bottom w:w="40" w:type="dxa"/>
              <w:right w:w="90" w:type="dxa"/>
            </w:tcMar>
          </w:tcPr>
          <w:p w14:paraId="4679B14A" w14:textId="77777777" w:rsidR="009B2676" w:rsidRDefault="00555546">
            <w:pPr>
              <w:spacing w:after="40"/>
            </w:pPr>
            <w:r>
              <w:rPr>
                <w:sz w:val="18"/>
                <w:szCs w:val="18"/>
              </w:rPr>
              <w:t>Why selected</w:t>
            </w:r>
          </w:p>
        </w:tc>
        <w:tc>
          <w:tcPr>
            <w:tcW w:w="6616" w:type="dxa"/>
            <w:tcMar>
              <w:top w:w="40" w:type="dxa"/>
              <w:left w:w="90" w:type="dxa"/>
              <w:bottom w:w="40" w:type="dxa"/>
              <w:right w:w="90" w:type="dxa"/>
            </w:tcMar>
          </w:tcPr>
          <w:p w14:paraId="45934597" w14:textId="77777777" w:rsidR="009B2676" w:rsidRDefault="00555546">
            <w:pPr>
              <w:spacing w:after="40"/>
            </w:pPr>
            <w:r>
              <w:rPr>
                <w:sz w:val="18"/>
                <w:szCs w:val="18"/>
              </w:rPr>
              <w:t>CR-004 planned a boundary test at 7 days. An off-by-one or time-zone error would misreport overdue work to Management.</w:t>
            </w:r>
          </w:p>
        </w:tc>
      </w:tr>
      <w:tr w:rsidR="009B2676" w14:paraId="4EF7777A" w14:textId="77777777">
        <w:trPr>
          <w:cantSplit/>
        </w:trPr>
        <w:tc>
          <w:tcPr>
            <w:tcW w:w="2400" w:type="dxa"/>
            <w:shd w:val="clear" w:color="auto" w:fill="DEEAF6"/>
            <w:tcMar>
              <w:top w:w="40" w:type="dxa"/>
              <w:left w:w="90" w:type="dxa"/>
              <w:bottom w:w="40" w:type="dxa"/>
              <w:right w:w="90" w:type="dxa"/>
            </w:tcMar>
          </w:tcPr>
          <w:p w14:paraId="0FEA06A7" w14:textId="77777777" w:rsidR="009B2676" w:rsidRDefault="00555546">
            <w:pPr>
              <w:spacing w:after="40"/>
            </w:pPr>
            <w:r>
              <w:rPr>
                <w:sz w:val="18"/>
                <w:szCs w:val="18"/>
              </w:rPr>
              <w:t>Technique / level</w:t>
            </w:r>
          </w:p>
        </w:tc>
        <w:tc>
          <w:tcPr>
            <w:tcW w:w="6616" w:type="dxa"/>
            <w:tcMar>
              <w:top w:w="40" w:type="dxa"/>
              <w:left w:w="90" w:type="dxa"/>
              <w:bottom w:w="40" w:type="dxa"/>
              <w:right w:w="90" w:type="dxa"/>
            </w:tcMar>
          </w:tcPr>
          <w:p w14:paraId="200DDD82" w14:textId="77777777" w:rsidR="009B2676" w:rsidRDefault="00555546">
            <w:pPr>
              <w:spacing w:after="40"/>
            </w:pPr>
            <w:r>
              <w:rPr>
                <w:sz w:val="18"/>
                <w:szCs w:val="18"/>
              </w:rPr>
              <w:t>Boundary value analysis; API integration (activity report, API-17)</w:t>
            </w:r>
          </w:p>
        </w:tc>
      </w:tr>
      <w:tr w:rsidR="009B2676" w14:paraId="45FE4182" w14:textId="77777777">
        <w:trPr>
          <w:cantSplit/>
        </w:trPr>
        <w:tc>
          <w:tcPr>
            <w:tcW w:w="2400" w:type="dxa"/>
            <w:shd w:val="clear" w:color="auto" w:fill="DEEAF6"/>
            <w:tcMar>
              <w:top w:w="40" w:type="dxa"/>
              <w:left w:w="90" w:type="dxa"/>
              <w:bottom w:w="40" w:type="dxa"/>
              <w:right w:w="90" w:type="dxa"/>
            </w:tcMar>
          </w:tcPr>
          <w:p w14:paraId="06AF6674" w14:textId="77777777" w:rsidR="009B2676" w:rsidRDefault="00555546">
            <w:pPr>
              <w:spacing w:after="40"/>
            </w:pPr>
            <w:r>
              <w:rPr>
                <w:sz w:val="18"/>
                <w:szCs w:val="18"/>
              </w:rPr>
              <w:t>Input / precondition</w:t>
            </w:r>
          </w:p>
        </w:tc>
        <w:tc>
          <w:tcPr>
            <w:tcW w:w="6616" w:type="dxa"/>
            <w:tcMar>
              <w:top w:w="40" w:type="dxa"/>
              <w:left w:w="90" w:type="dxa"/>
              <w:bottom w:w="40" w:type="dxa"/>
              <w:right w:w="90" w:type="dxa"/>
            </w:tcMar>
          </w:tcPr>
          <w:p w14:paraId="11FA2F88" w14:textId="77777777" w:rsidR="009B2676" w:rsidRDefault="00555546">
            <w:pPr>
              <w:spacing w:after="40"/>
            </w:pPr>
            <w:r>
              <w:rPr>
                <w:sz w:val="18"/>
                <w:szCs w:val="18"/>
              </w:rPr>
              <w:t>The application's clock frozen at 2030-03-01 09:00 UTC, a day with no other requests; one request submitted; report filtered to that day; clock moved to 7 days minus 1 s, exactly 7 days, and 7 days plus 1 s</w:t>
            </w:r>
          </w:p>
        </w:tc>
      </w:tr>
      <w:tr w:rsidR="009B2676" w14:paraId="2285B85D" w14:textId="77777777">
        <w:trPr>
          <w:cantSplit/>
        </w:trPr>
        <w:tc>
          <w:tcPr>
            <w:tcW w:w="2400" w:type="dxa"/>
            <w:shd w:val="clear" w:color="auto" w:fill="DEEAF6"/>
            <w:tcMar>
              <w:top w:w="40" w:type="dxa"/>
              <w:left w:w="90" w:type="dxa"/>
              <w:bottom w:w="40" w:type="dxa"/>
              <w:right w:w="90" w:type="dxa"/>
            </w:tcMar>
          </w:tcPr>
          <w:p w14:paraId="4623EE8B" w14:textId="77777777" w:rsidR="009B2676" w:rsidRDefault="00555546">
            <w:pPr>
              <w:spacing w:after="40"/>
            </w:pPr>
            <w:r>
              <w:rPr>
                <w:sz w:val="18"/>
                <w:szCs w:val="18"/>
              </w:rPr>
              <w:t>Expected result</w:t>
            </w:r>
          </w:p>
        </w:tc>
        <w:tc>
          <w:tcPr>
            <w:tcW w:w="6616" w:type="dxa"/>
            <w:tcMar>
              <w:top w:w="40" w:type="dxa"/>
              <w:left w:w="90" w:type="dxa"/>
              <w:bottom w:w="40" w:type="dxa"/>
              <w:right w:w="90" w:type="dxa"/>
            </w:tcMar>
          </w:tcPr>
          <w:p w14:paraId="6B832DEC" w14:textId="77777777" w:rsidR="009B2676" w:rsidRDefault="00555546">
            <w:pPr>
              <w:spacing w:after="40"/>
            </w:pPr>
            <w:r>
              <w:rPr>
                <w:sz w:val="18"/>
                <w:szCs w:val="18"/>
              </w:rPr>
              <w:t>Overdue 0, 0 and 1; total and open 1</w:t>
            </w:r>
          </w:p>
        </w:tc>
      </w:tr>
      <w:tr w:rsidR="009B2676" w14:paraId="1CBC1613" w14:textId="77777777">
        <w:trPr>
          <w:cantSplit/>
        </w:trPr>
        <w:tc>
          <w:tcPr>
            <w:tcW w:w="2400" w:type="dxa"/>
            <w:shd w:val="clear" w:color="auto" w:fill="DEEAF6"/>
            <w:tcMar>
              <w:top w:w="40" w:type="dxa"/>
              <w:left w:w="90" w:type="dxa"/>
              <w:bottom w:w="40" w:type="dxa"/>
              <w:right w:w="90" w:type="dxa"/>
            </w:tcMar>
          </w:tcPr>
          <w:p w14:paraId="7EFE848C" w14:textId="77777777" w:rsidR="009B2676" w:rsidRDefault="00555546">
            <w:pPr>
              <w:spacing w:after="40"/>
            </w:pPr>
            <w:r>
              <w:rPr>
                <w:sz w:val="18"/>
                <w:szCs w:val="18"/>
              </w:rPr>
              <w:lastRenderedPageBreak/>
              <w:t>Actual result</w:t>
            </w:r>
          </w:p>
        </w:tc>
        <w:tc>
          <w:tcPr>
            <w:tcW w:w="6616" w:type="dxa"/>
            <w:tcMar>
              <w:top w:w="40" w:type="dxa"/>
              <w:left w:w="90" w:type="dxa"/>
              <w:bottom w:w="40" w:type="dxa"/>
              <w:right w:w="90" w:type="dxa"/>
            </w:tcMar>
          </w:tcPr>
          <w:p w14:paraId="052FFAFB" w14:textId="77777777" w:rsidR="009B2676" w:rsidRDefault="00555546">
            <w:pPr>
              <w:spacing w:after="40"/>
            </w:pPr>
            <w:r>
              <w:rPr>
                <w:sz w:val="18"/>
                <w:szCs w:val="18"/>
              </w:rPr>
              <w:t>First run on a laptop in South African time: overdue was already 1 at 7 days minus 1 s (D-42). After the fix: as expected, in UTC and in South African time.</w:t>
            </w:r>
          </w:p>
        </w:tc>
      </w:tr>
      <w:tr w:rsidR="009B2676" w14:paraId="34244EEA" w14:textId="77777777">
        <w:trPr>
          <w:cantSplit/>
        </w:trPr>
        <w:tc>
          <w:tcPr>
            <w:tcW w:w="2400" w:type="dxa"/>
            <w:shd w:val="clear" w:color="auto" w:fill="DEEAF6"/>
            <w:tcMar>
              <w:top w:w="40" w:type="dxa"/>
              <w:left w:w="90" w:type="dxa"/>
              <w:bottom w:w="40" w:type="dxa"/>
              <w:right w:w="90" w:type="dxa"/>
            </w:tcMar>
          </w:tcPr>
          <w:p w14:paraId="76A794CA" w14:textId="77777777" w:rsidR="009B2676" w:rsidRDefault="00555546">
            <w:pPr>
              <w:spacing w:after="40"/>
            </w:pPr>
            <w:r>
              <w:rPr>
                <w:sz w:val="18"/>
                <w:szCs w:val="18"/>
              </w:rPr>
              <w:t>Status</w:t>
            </w:r>
          </w:p>
        </w:tc>
        <w:tc>
          <w:tcPr>
            <w:tcW w:w="6616" w:type="dxa"/>
            <w:tcMar>
              <w:top w:w="40" w:type="dxa"/>
              <w:left w:w="90" w:type="dxa"/>
              <w:bottom w:w="40" w:type="dxa"/>
              <w:right w:w="90" w:type="dxa"/>
            </w:tcMar>
          </w:tcPr>
          <w:p w14:paraId="16040AF0" w14:textId="77777777" w:rsidR="009B2676" w:rsidRDefault="00555546">
            <w:pPr>
              <w:spacing w:after="40"/>
            </w:pPr>
            <w:r>
              <w:rPr>
                <w:sz w:val="18"/>
                <w:szCs w:val="18"/>
              </w:rPr>
              <w:t>Pass (after D-42 was fixed)</w:t>
            </w:r>
          </w:p>
        </w:tc>
      </w:tr>
      <w:tr w:rsidR="009B2676" w14:paraId="41D6F114" w14:textId="77777777">
        <w:trPr>
          <w:cantSplit/>
        </w:trPr>
        <w:tc>
          <w:tcPr>
            <w:tcW w:w="2400" w:type="dxa"/>
            <w:shd w:val="clear" w:color="auto" w:fill="DEEAF6"/>
            <w:tcMar>
              <w:top w:w="40" w:type="dxa"/>
              <w:left w:w="90" w:type="dxa"/>
              <w:bottom w:w="40" w:type="dxa"/>
              <w:right w:w="90" w:type="dxa"/>
            </w:tcMar>
          </w:tcPr>
          <w:p w14:paraId="6FF4238C" w14:textId="77777777" w:rsidR="009B2676" w:rsidRDefault="00555546">
            <w:pPr>
              <w:spacing w:after="40"/>
            </w:pPr>
            <w:r>
              <w:rPr>
                <w:sz w:val="18"/>
                <w:szCs w:val="18"/>
              </w:rPr>
              <w:t>Evidence</w:t>
            </w:r>
          </w:p>
        </w:tc>
        <w:tc>
          <w:tcPr>
            <w:tcW w:w="6616" w:type="dxa"/>
            <w:tcMar>
              <w:top w:w="40" w:type="dxa"/>
              <w:left w:w="90" w:type="dxa"/>
              <w:bottom w:w="40" w:type="dxa"/>
              <w:right w:w="90" w:type="dxa"/>
            </w:tcMar>
          </w:tcPr>
          <w:p w14:paraId="0404A913" w14:textId="77777777" w:rsidR="009B2676" w:rsidRDefault="00555546">
            <w:pPr>
              <w:spacing w:after="40"/>
            </w:pPr>
            <w:r>
              <w:rPr>
                <w:sz w:val="18"/>
                <w:szCs w:val="18"/>
              </w:rPr>
              <w:t>CI Backend job, surefire report; local run 16/10/2026</w:t>
            </w:r>
          </w:p>
        </w:tc>
      </w:tr>
      <w:tr w:rsidR="009B2676" w14:paraId="7DB579C1" w14:textId="77777777">
        <w:trPr>
          <w:cantSplit/>
        </w:trPr>
        <w:tc>
          <w:tcPr>
            <w:tcW w:w="2400" w:type="dxa"/>
            <w:shd w:val="clear" w:color="auto" w:fill="DEEAF6"/>
            <w:tcMar>
              <w:top w:w="40" w:type="dxa"/>
              <w:left w:w="90" w:type="dxa"/>
              <w:bottom w:w="40" w:type="dxa"/>
              <w:right w:w="90" w:type="dxa"/>
            </w:tcMar>
          </w:tcPr>
          <w:p w14:paraId="6DEB686D" w14:textId="77777777" w:rsidR="009B2676" w:rsidRDefault="00555546">
            <w:pPr>
              <w:spacing w:after="40"/>
            </w:pPr>
            <w:r>
              <w:rPr>
                <w:sz w:val="18"/>
                <w:szCs w:val="18"/>
              </w:rPr>
              <w:t>Interpretation</w:t>
            </w:r>
          </w:p>
        </w:tc>
        <w:tc>
          <w:tcPr>
            <w:tcW w:w="6616" w:type="dxa"/>
            <w:tcMar>
              <w:top w:w="40" w:type="dxa"/>
              <w:left w:w="90" w:type="dxa"/>
              <w:bottom w:w="40" w:type="dxa"/>
              <w:right w:w="90" w:type="dxa"/>
            </w:tcMar>
          </w:tcPr>
          <w:p w14:paraId="7B120778" w14:textId="77777777" w:rsidR="009B2676" w:rsidRDefault="00555546">
            <w:pPr>
              <w:spacing w:after="40"/>
            </w:pPr>
            <w:r>
              <w:rPr>
                <w:sz w:val="18"/>
                <w:szCs w:val="18"/>
              </w:rPr>
              <w:t>The 7-day rule is exact at the boundary. The first failure showed that the tests did not run in UTC like the application (D-42); the application itself was not affected, because main() sets UTC.</w:t>
            </w:r>
          </w:p>
        </w:tc>
      </w:tr>
    </w:tbl>
    <w:p w14:paraId="360CE85C" w14:textId="77777777" w:rsidR="009B2676" w:rsidRDefault="009B2676">
      <w:pPr>
        <w:spacing w:after="60"/>
      </w:pPr>
    </w:p>
    <w:p w14:paraId="283AE605" w14:textId="77777777" w:rsidR="009B2676" w:rsidRDefault="00555546">
      <w:pPr>
        <w:pStyle w:val="Heading2"/>
      </w:pPr>
      <w:bookmarkStart w:id="112" w:name="_Toc243252285"/>
      <w:r>
        <w:t>Performance and Reliability</w:t>
      </w:r>
      <w:bookmarkEnd w:id="112"/>
    </w:p>
    <w:p w14:paraId="76970410" w14:textId="77777777" w:rsidR="009B2676" w:rsidRDefault="00555546">
      <w:pPr>
        <w:spacing w:after="120"/>
      </w:pPr>
      <w:r>
        <w:rPr>
          <w:b/>
          <w:bCs/>
        </w:rPr>
        <w:t>Operation:</w:t>
      </w:r>
      <w:r>
        <w:t xml:space="preserve"> staff filtering the request list (API-07), the most used and most expensive read. </w:t>
      </w:r>
      <w:r>
        <w:rPr>
          <w:b/>
          <w:bCs/>
        </w:rPr>
        <w:t>Targets:</w:t>
      </w:r>
      <w:r>
        <w:t xml:space="preserve"> FR-006 filter/sort within 2 s (k6 threshold p95 &lt; 2000 </w:t>
      </w:r>
      <w:proofErr w:type="spellStart"/>
      <w:r>
        <w:t>ms</w:t>
      </w:r>
      <w:proofErr w:type="spellEnd"/>
      <w:r>
        <w:t xml:space="preserve">) and NFR-001 p95 at most 3 s at up to 20 users; fewer than 1 % failed calls. </w:t>
      </w:r>
      <w:r>
        <w:rPr>
          <w:b/>
          <w:bCs/>
        </w:rPr>
        <w:t>Workload:</w:t>
      </w:r>
      <w:r>
        <w:t xml:space="preserve"> 20 users (A-01), each with their own staff account, random filter mixes, 2 to 5 s think time, 30 s ramp-up, 3 minutes steady. </w:t>
      </w:r>
      <w:r>
        <w:rPr>
          <w:b/>
          <w:bCs/>
        </w:rPr>
        <w:t>Data:</w:t>
      </w:r>
      <w:r>
        <w:t xml:space="preserve"> about 10,000 requests over 365 days with matching assignments and audit rows (perf/seed-perf-</w:t>
      </w:r>
      <w:proofErr w:type="spellStart"/>
      <w:r>
        <w:t>data.sql</w:t>
      </w:r>
      <w:proofErr w:type="spellEnd"/>
      <w:r>
        <w:t xml:space="preserve">). </w:t>
      </w:r>
      <w:r>
        <w:rPr>
          <w:b/>
          <w:bCs/>
        </w:rPr>
        <w:t>Environment:</w:t>
      </w:r>
      <w:r>
        <w:t xml:space="preserve"> backend, database and k6 on one machine, database pool of 10 connections in Run A (the committed setting) and 5 in Run B (a copy taken before 10 was restored). Run A (evidence of record): team laptop, Intel Core i7-1255U (10 cores), 16 GB RAM, Windows 11, PostgreSQL 18, k6 v2.2.0. Run B (repeat on a second machine): 2-vCPU, 8 GB Linux container, PostgreSQL 17.9, k6 v1.3.0.</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00"/>
        <w:gridCol w:w="2100"/>
        <w:gridCol w:w="2000"/>
        <w:gridCol w:w="1916"/>
      </w:tblGrid>
      <w:tr w:rsidR="009B2676" w14:paraId="7229372D" w14:textId="77777777">
        <w:trPr>
          <w:cantSplit/>
          <w:tblHeader/>
        </w:trPr>
        <w:tc>
          <w:tcPr>
            <w:tcW w:w="3000" w:type="dxa"/>
            <w:shd w:val="clear" w:color="auto" w:fill="002060"/>
            <w:tcMar>
              <w:top w:w="40" w:type="dxa"/>
              <w:left w:w="90" w:type="dxa"/>
              <w:bottom w:w="40" w:type="dxa"/>
              <w:right w:w="90" w:type="dxa"/>
            </w:tcMar>
          </w:tcPr>
          <w:p w14:paraId="1A83C723" w14:textId="77777777" w:rsidR="009B2676" w:rsidRDefault="00555546">
            <w:pPr>
              <w:spacing w:after="40"/>
            </w:pPr>
            <w:r>
              <w:rPr>
                <w:b/>
                <w:bCs/>
                <w:color w:val="FFFFFF"/>
                <w:sz w:val="18"/>
                <w:szCs w:val="18"/>
              </w:rPr>
              <w:t>Metric (pilot workload)</w:t>
            </w:r>
          </w:p>
        </w:tc>
        <w:tc>
          <w:tcPr>
            <w:tcW w:w="2100" w:type="dxa"/>
            <w:shd w:val="clear" w:color="auto" w:fill="002060"/>
            <w:tcMar>
              <w:top w:w="40" w:type="dxa"/>
              <w:left w:w="90" w:type="dxa"/>
              <w:bottom w:w="40" w:type="dxa"/>
              <w:right w:w="90" w:type="dxa"/>
            </w:tcMar>
          </w:tcPr>
          <w:p w14:paraId="4C7B3DCA" w14:textId="77777777" w:rsidR="009B2676" w:rsidRDefault="00555546">
            <w:pPr>
              <w:spacing w:after="40"/>
            </w:pPr>
            <w:r>
              <w:rPr>
                <w:b/>
                <w:bCs/>
                <w:color w:val="FFFFFF"/>
                <w:sz w:val="18"/>
                <w:szCs w:val="18"/>
              </w:rPr>
              <w:t>Run A (15/10/2026)</w:t>
            </w:r>
          </w:p>
        </w:tc>
        <w:tc>
          <w:tcPr>
            <w:tcW w:w="2000" w:type="dxa"/>
            <w:shd w:val="clear" w:color="auto" w:fill="002060"/>
            <w:tcMar>
              <w:top w:w="40" w:type="dxa"/>
              <w:left w:w="90" w:type="dxa"/>
              <w:bottom w:w="40" w:type="dxa"/>
              <w:right w:w="90" w:type="dxa"/>
            </w:tcMar>
          </w:tcPr>
          <w:p w14:paraId="2EFE5170" w14:textId="77777777" w:rsidR="009B2676" w:rsidRDefault="00555546">
            <w:pPr>
              <w:spacing w:after="40"/>
            </w:pPr>
            <w:r>
              <w:rPr>
                <w:b/>
                <w:bCs/>
                <w:color w:val="FFFFFF"/>
                <w:sz w:val="18"/>
                <w:szCs w:val="18"/>
              </w:rPr>
              <w:t>Run B (14/10/2026)</w:t>
            </w:r>
          </w:p>
        </w:tc>
        <w:tc>
          <w:tcPr>
            <w:tcW w:w="1916" w:type="dxa"/>
            <w:shd w:val="clear" w:color="auto" w:fill="002060"/>
            <w:tcMar>
              <w:top w:w="40" w:type="dxa"/>
              <w:left w:w="90" w:type="dxa"/>
              <w:bottom w:w="40" w:type="dxa"/>
              <w:right w:w="90" w:type="dxa"/>
            </w:tcMar>
          </w:tcPr>
          <w:p w14:paraId="6D871478" w14:textId="77777777" w:rsidR="009B2676" w:rsidRDefault="00555546">
            <w:pPr>
              <w:spacing w:after="40"/>
            </w:pPr>
            <w:r>
              <w:rPr>
                <w:b/>
                <w:bCs/>
                <w:color w:val="FFFFFF"/>
                <w:sz w:val="18"/>
                <w:szCs w:val="18"/>
              </w:rPr>
              <w:t>Target</w:t>
            </w:r>
          </w:p>
        </w:tc>
      </w:tr>
      <w:tr w:rsidR="009B2676" w14:paraId="7E6FD6A4" w14:textId="77777777">
        <w:trPr>
          <w:cantSplit/>
        </w:trPr>
        <w:tc>
          <w:tcPr>
            <w:tcW w:w="3000" w:type="dxa"/>
            <w:tcMar>
              <w:top w:w="40" w:type="dxa"/>
              <w:left w:w="90" w:type="dxa"/>
              <w:bottom w:w="40" w:type="dxa"/>
              <w:right w:w="90" w:type="dxa"/>
            </w:tcMar>
          </w:tcPr>
          <w:p w14:paraId="3236B5A8" w14:textId="77777777" w:rsidR="009B2676" w:rsidRDefault="00555546">
            <w:pPr>
              <w:spacing w:after="40"/>
            </w:pPr>
            <w:r>
              <w:rPr>
                <w:sz w:val="18"/>
                <w:szCs w:val="18"/>
              </w:rPr>
              <w:t>List calls</w:t>
            </w:r>
          </w:p>
        </w:tc>
        <w:tc>
          <w:tcPr>
            <w:tcW w:w="2100" w:type="dxa"/>
            <w:tcMar>
              <w:top w:w="40" w:type="dxa"/>
              <w:left w:w="90" w:type="dxa"/>
              <w:bottom w:w="40" w:type="dxa"/>
              <w:right w:w="90" w:type="dxa"/>
            </w:tcMar>
          </w:tcPr>
          <w:p w14:paraId="77E3AEB1" w14:textId="77777777" w:rsidR="009B2676" w:rsidRDefault="00555546">
            <w:pPr>
              <w:spacing w:after="40"/>
            </w:pPr>
            <w:r>
              <w:rPr>
                <w:sz w:val="18"/>
                <w:szCs w:val="18"/>
              </w:rPr>
              <w:t>1,166</w:t>
            </w:r>
          </w:p>
        </w:tc>
        <w:tc>
          <w:tcPr>
            <w:tcW w:w="2000" w:type="dxa"/>
            <w:tcMar>
              <w:top w:w="40" w:type="dxa"/>
              <w:left w:w="90" w:type="dxa"/>
              <w:bottom w:w="40" w:type="dxa"/>
              <w:right w:w="90" w:type="dxa"/>
            </w:tcMar>
          </w:tcPr>
          <w:p w14:paraId="74B1B322" w14:textId="77777777" w:rsidR="009B2676" w:rsidRDefault="00555546">
            <w:pPr>
              <w:spacing w:after="40"/>
            </w:pPr>
            <w:r>
              <w:rPr>
                <w:sz w:val="18"/>
                <w:szCs w:val="18"/>
              </w:rPr>
              <w:t>1,157</w:t>
            </w:r>
          </w:p>
        </w:tc>
        <w:tc>
          <w:tcPr>
            <w:tcW w:w="1916" w:type="dxa"/>
            <w:tcMar>
              <w:top w:w="40" w:type="dxa"/>
              <w:left w:w="90" w:type="dxa"/>
              <w:bottom w:w="40" w:type="dxa"/>
              <w:right w:w="90" w:type="dxa"/>
            </w:tcMar>
          </w:tcPr>
          <w:p w14:paraId="603222D9" w14:textId="77777777" w:rsidR="009B2676" w:rsidRDefault="00555546">
            <w:pPr>
              <w:spacing w:after="40"/>
            </w:pPr>
            <w:r>
              <w:rPr>
                <w:sz w:val="18"/>
                <w:szCs w:val="18"/>
              </w:rPr>
              <w:t>-</w:t>
            </w:r>
          </w:p>
        </w:tc>
      </w:tr>
      <w:tr w:rsidR="009B2676" w14:paraId="4DB16738" w14:textId="77777777">
        <w:trPr>
          <w:cantSplit/>
        </w:trPr>
        <w:tc>
          <w:tcPr>
            <w:tcW w:w="3000" w:type="dxa"/>
            <w:tcMar>
              <w:top w:w="40" w:type="dxa"/>
              <w:left w:w="90" w:type="dxa"/>
              <w:bottom w:w="40" w:type="dxa"/>
              <w:right w:w="90" w:type="dxa"/>
            </w:tcMar>
          </w:tcPr>
          <w:p w14:paraId="238A3C6E" w14:textId="77777777" w:rsidR="009B2676" w:rsidRDefault="00555546">
            <w:pPr>
              <w:spacing w:after="40"/>
            </w:pPr>
            <w:r>
              <w:rPr>
                <w:sz w:val="18"/>
                <w:szCs w:val="18"/>
              </w:rPr>
              <w:t>Median / p90 / p95 / p99</w:t>
            </w:r>
          </w:p>
        </w:tc>
        <w:tc>
          <w:tcPr>
            <w:tcW w:w="2100" w:type="dxa"/>
            <w:tcMar>
              <w:top w:w="40" w:type="dxa"/>
              <w:left w:w="90" w:type="dxa"/>
              <w:bottom w:w="40" w:type="dxa"/>
              <w:right w:w="90" w:type="dxa"/>
            </w:tcMar>
          </w:tcPr>
          <w:p w14:paraId="093CFC57" w14:textId="77777777" w:rsidR="009B2676" w:rsidRDefault="00555546">
            <w:pPr>
              <w:spacing w:after="40"/>
            </w:pPr>
            <w:r>
              <w:rPr>
                <w:sz w:val="18"/>
                <w:szCs w:val="18"/>
              </w:rPr>
              <w:t xml:space="preserve">16.7 / 26.2 / 29.8 / 42.6 </w:t>
            </w:r>
            <w:proofErr w:type="spellStart"/>
            <w:r>
              <w:rPr>
                <w:sz w:val="18"/>
                <w:szCs w:val="18"/>
              </w:rPr>
              <w:t>ms</w:t>
            </w:r>
            <w:proofErr w:type="spellEnd"/>
          </w:p>
        </w:tc>
        <w:tc>
          <w:tcPr>
            <w:tcW w:w="2000" w:type="dxa"/>
            <w:tcMar>
              <w:top w:w="40" w:type="dxa"/>
              <w:left w:w="90" w:type="dxa"/>
              <w:bottom w:w="40" w:type="dxa"/>
              <w:right w:w="90" w:type="dxa"/>
            </w:tcMar>
          </w:tcPr>
          <w:p w14:paraId="03A947D0" w14:textId="77777777" w:rsidR="009B2676" w:rsidRDefault="00555546">
            <w:pPr>
              <w:spacing w:after="40"/>
            </w:pPr>
            <w:r>
              <w:rPr>
                <w:sz w:val="18"/>
                <w:szCs w:val="18"/>
              </w:rPr>
              <w:t xml:space="preserve">14.3 / 26.1 / 31.6 / 42.6 </w:t>
            </w:r>
            <w:proofErr w:type="spellStart"/>
            <w:r>
              <w:rPr>
                <w:sz w:val="18"/>
                <w:szCs w:val="18"/>
              </w:rPr>
              <w:t>ms</w:t>
            </w:r>
            <w:proofErr w:type="spellEnd"/>
          </w:p>
        </w:tc>
        <w:tc>
          <w:tcPr>
            <w:tcW w:w="1916" w:type="dxa"/>
            <w:tcMar>
              <w:top w:w="40" w:type="dxa"/>
              <w:left w:w="90" w:type="dxa"/>
              <w:bottom w:w="40" w:type="dxa"/>
              <w:right w:w="90" w:type="dxa"/>
            </w:tcMar>
          </w:tcPr>
          <w:p w14:paraId="10349E81" w14:textId="77777777" w:rsidR="009B2676" w:rsidRDefault="00555546">
            <w:pPr>
              <w:spacing w:after="40"/>
            </w:pPr>
            <w:r>
              <w:rPr>
                <w:sz w:val="18"/>
                <w:szCs w:val="18"/>
              </w:rPr>
              <w:t xml:space="preserve">p95 &lt; 2,000 </w:t>
            </w:r>
            <w:proofErr w:type="spellStart"/>
            <w:r>
              <w:rPr>
                <w:sz w:val="18"/>
                <w:szCs w:val="18"/>
              </w:rPr>
              <w:t>ms</w:t>
            </w:r>
            <w:proofErr w:type="spellEnd"/>
            <w:r>
              <w:rPr>
                <w:sz w:val="18"/>
                <w:szCs w:val="18"/>
              </w:rPr>
              <w:t xml:space="preserve"> - PASS</w:t>
            </w:r>
          </w:p>
        </w:tc>
      </w:tr>
      <w:tr w:rsidR="009B2676" w14:paraId="4FD90B4E" w14:textId="77777777">
        <w:trPr>
          <w:cantSplit/>
        </w:trPr>
        <w:tc>
          <w:tcPr>
            <w:tcW w:w="3000" w:type="dxa"/>
            <w:tcMar>
              <w:top w:w="40" w:type="dxa"/>
              <w:left w:w="90" w:type="dxa"/>
              <w:bottom w:w="40" w:type="dxa"/>
              <w:right w:w="90" w:type="dxa"/>
            </w:tcMar>
          </w:tcPr>
          <w:p w14:paraId="29D1BD91" w14:textId="77777777" w:rsidR="009B2676" w:rsidRDefault="00555546">
            <w:pPr>
              <w:spacing w:after="40"/>
            </w:pPr>
            <w:r>
              <w:rPr>
                <w:sz w:val="18"/>
                <w:szCs w:val="18"/>
              </w:rPr>
              <w:t>Maximum</w:t>
            </w:r>
          </w:p>
        </w:tc>
        <w:tc>
          <w:tcPr>
            <w:tcW w:w="2100" w:type="dxa"/>
            <w:tcMar>
              <w:top w:w="40" w:type="dxa"/>
              <w:left w:w="90" w:type="dxa"/>
              <w:bottom w:w="40" w:type="dxa"/>
              <w:right w:w="90" w:type="dxa"/>
            </w:tcMar>
          </w:tcPr>
          <w:p w14:paraId="6E621E91" w14:textId="77777777" w:rsidR="009B2676" w:rsidRDefault="00555546">
            <w:pPr>
              <w:spacing w:after="40"/>
            </w:pPr>
            <w:r>
              <w:rPr>
                <w:sz w:val="18"/>
                <w:szCs w:val="18"/>
              </w:rPr>
              <w:t xml:space="preserve">149.9 </w:t>
            </w:r>
            <w:proofErr w:type="spellStart"/>
            <w:r>
              <w:rPr>
                <w:sz w:val="18"/>
                <w:szCs w:val="18"/>
              </w:rPr>
              <w:t>ms</w:t>
            </w:r>
            <w:proofErr w:type="spellEnd"/>
          </w:p>
        </w:tc>
        <w:tc>
          <w:tcPr>
            <w:tcW w:w="2000" w:type="dxa"/>
            <w:tcMar>
              <w:top w:w="40" w:type="dxa"/>
              <w:left w:w="90" w:type="dxa"/>
              <w:bottom w:w="40" w:type="dxa"/>
              <w:right w:w="90" w:type="dxa"/>
            </w:tcMar>
          </w:tcPr>
          <w:p w14:paraId="453B9809" w14:textId="77777777" w:rsidR="009B2676" w:rsidRDefault="00555546">
            <w:pPr>
              <w:spacing w:after="40"/>
            </w:pPr>
            <w:r>
              <w:rPr>
                <w:sz w:val="18"/>
                <w:szCs w:val="18"/>
              </w:rPr>
              <w:t xml:space="preserve">156.8 </w:t>
            </w:r>
            <w:proofErr w:type="spellStart"/>
            <w:r>
              <w:rPr>
                <w:sz w:val="18"/>
                <w:szCs w:val="18"/>
              </w:rPr>
              <w:t>ms</w:t>
            </w:r>
            <w:proofErr w:type="spellEnd"/>
          </w:p>
        </w:tc>
        <w:tc>
          <w:tcPr>
            <w:tcW w:w="1916" w:type="dxa"/>
            <w:tcMar>
              <w:top w:w="40" w:type="dxa"/>
              <w:left w:w="90" w:type="dxa"/>
              <w:bottom w:w="40" w:type="dxa"/>
              <w:right w:w="90" w:type="dxa"/>
            </w:tcMar>
          </w:tcPr>
          <w:p w14:paraId="1A4478C0" w14:textId="77777777" w:rsidR="009B2676" w:rsidRDefault="00555546">
            <w:pPr>
              <w:spacing w:after="40"/>
            </w:pPr>
            <w:r>
              <w:rPr>
                <w:sz w:val="18"/>
                <w:szCs w:val="18"/>
              </w:rPr>
              <w:t>-</w:t>
            </w:r>
          </w:p>
        </w:tc>
      </w:tr>
      <w:tr w:rsidR="009B2676" w14:paraId="49D4DA17" w14:textId="77777777">
        <w:trPr>
          <w:cantSplit/>
        </w:trPr>
        <w:tc>
          <w:tcPr>
            <w:tcW w:w="3000" w:type="dxa"/>
            <w:tcMar>
              <w:top w:w="40" w:type="dxa"/>
              <w:left w:w="90" w:type="dxa"/>
              <w:bottom w:w="40" w:type="dxa"/>
              <w:right w:w="90" w:type="dxa"/>
            </w:tcMar>
          </w:tcPr>
          <w:p w14:paraId="549399F5" w14:textId="77777777" w:rsidR="009B2676" w:rsidRDefault="00555546">
            <w:pPr>
              <w:spacing w:after="40"/>
            </w:pPr>
            <w:r>
              <w:rPr>
                <w:sz w:val="18"/>
                <w:szCs w:val="18"/>
              </w:rPr>
              <w:t>Failed calls</w:t>
            </w:r>
          </w:p>
        </w:tc>
        <w:tc>
          <w:tcPr>
            <w:tcW w:w="2100" w:type="dxa"/>
            <w:tcMar>
              <w:top w:w="40" w:type="dxa"/>
              <w:left w:w="90" w:type="dxa"/>
              <w:bottom w:w="40" w:type="dxa"/>
              <w:right w:w="90" w:type="dxa"/>
            </w:tcMar>
          </w:tcPr>
          <w:p w14:paraId="3D86380D" w14:textId="77777777" w:rsidR="009B2676" w:rsidRDefault="00555546">
            <w:pPr>
              <w:spacing w:after="40"/>
            </w:pPr>
            <w:r>
              <w:rPr>
                <w:sz w:val="18"/>
                <w:szCs w:val="18"/>
              </w:rPr>
              <w:t>0.00 %</w:t>
            </w:r>
          </w:p>
        </w:tc>
        <w:tc>
          <w:tcPr>
            <w:tcW w:w="2000" w:type="dxa"/>
            <w:tcMar>
              <w:top w:w="40" w:type="dxa"/>
              <w:left w:w="90" w:type="dxa"/>
              <w:bottom w:w="40" w:type="dxa"/>
              <w:right w:w="90" w:type="dxa"/>
            </w:tcMar>
          </w:tcPr>
          <w:p w14:paraId="612121B6" w14:textId="77777777" w:rsidR="009B2676" w:rsidRDefault="00555546">
            <w:pPr>
              <w:spacing w:after="40"/>
            </w:pPr>
            <w:r>
              <w:rPr>
                <w:sz w:val="18"/>
                <w:szCs w:val="18"/>
              </w:rPr>
              <w:t>0.00 %</w:t>
            </w:r>
          </w:p>
        </w:tc>
        <w:tc>
          <w:tcPr>
            <w:tcW w:w="1916" w:type="dxa"/>
            <w:tcMar>
              <w:top w:w="40" w:type="dxa"/>
              <w:left w:w="90" w:type="dxa"/>
              <w:bottom w:w="40" w:type="dxa"/>
              <w:right w:w="90" w:type="dxa"/>
            </w:tcMar>
          </w:tcPr>
          <w:p w14:paraId="4F173EE6" w14:textId="77777777" w:rsidR="009B2676" w:rsidRDefault="00555546">
            <w:pPr>
              <w:spacing w:after="40"/>
            </w:pPr>
            <w:r>
              <w:rPr>
                <w:sz w:val="18"/>
                <w:szCs w:val="18"/>
              </w:rPr>
              <w:t>&lt; 1 % - PASS</w:t>
            </w:r>
          </w:p>
        </w:tc>
      </w:tr>
      <w:tr w:rsidR="009B2676" w14:paraId="3F9CF224" w14:textId="77777777">
        <w:trPr>
          <w:cantSplit/>
        </w:trPr>
        <w:tc>
          <w:tcPr>
            <w:tcW w:w="3000" w:type="dxa"/>
            <w:tcMar>
              <w:top w:w="40" w:type="dxa"/>
              <w:left w:w="90" w:type="dxa"/>
              <w:bottom w:w="40" w:type="dxa"/>
              <w:right w:w="90" w:type="dxa"/>
            </w:tcMar>
          </w:tcPr>
          <w:p w14:paraId="05BF8AB6" w14:textId="77777777" w:rsidR="009B2676" w:rsidRDefault="00555546">
            <w:pPr>
              <w:spacing w:after="40"/>
            </w:pPr>
            <w:r>
              <w:rPr>
                <w:sz w:val="18"/>
                <w:szCs w:val="18"/>
              </w:rPr>
              <w:t>Throughput</w:t>
            </w:r>
          </w:p>
        </w:tc>
        <w:tc>
          <w:tcPr>
            <w:tcW w:w="2100" w:type="dxa"/>
            <w:tcMar>
              <w:top w:w="40" w:type="dxa"/>
              <w:left w:w="90" w:type="dxa"/>
              <w:bottom w:w="40" w:type="dxa"/>
              <w:right w:w="90" w:type="dxa"/>
            </w:tcMar>
          </w:tcPr>
          <w:p w14:paraId="2039203E" w14:textId="77777777" w:rsidR="009B2676" w:rsidRDefault="00555546">
            <w:pPr>
              <w:spacing w:after="40"/>
            </w:pPr>
            <w:r>
              <w:rPr>
                <w:sz w:val="18"/>
                <w:szCs w:val="18"/>
              </w:rPr>
              <w:t>5.19 requests/s</w:t>
            </w:r>
          </w:p>
        </w:tc>
        <w:tc>
          <w:tcPr>
            <w:tcW w:w="2000" w:type="dxa"/>
            <w:tcMar>
              <w:top w:w="40" w:type="dxa"/>
              <w:left w:w="90" w:type="dxa"/>
              <w:bottom w:w="40" w:type="dxa"/>
              <w:right w:w="90" w:type="dxa"/>
            </w:tcMar>
          </w:tcPr>
          <w:p w14:paraId="4A969FDF" w14:textId="77777777" w:rsidR="009B2676" w:rsidRDefault="00555546">
            <w:pPr>
              <w:spacing w:after="40"/>
            </w:pPr>
            <w:r>
              <w:rPr>
                <w:sz w:val="18"/>
                <w:szCs w:val="18"/>
              </w:rPr>
              <w:t>5.1 requests/s</w:t>
            </w:r>
          </w:p>
        </w:tc>
        <w:tc>
          <w:tcPr>
            <w:tcW w:w="1916" w:type="dxa"/>
            <w:tcMar>
              <w:top w:w="40" w:type="dxa"/>
              <w:left w:w="90" w:type="dxa"/>
              <w:bottom w:w="40" w:type="dxa"/>
              <w:right w:w="90" w:type="dxa"/>
            </w:tcMar>
          </w:tcPr>
          <w:p w14:paraId="0F801471" w14:textId="77777777" w:rsidR="009B2676" w:rsidRDefault="00555546">
            <w:pPr>
              <w:spacing w:after="40"/>
            </w:pPr>
            <w:r>
              <w:rPr>
                <w:sz w:val="18"/>
                <w:szCs w:val="18"/>
              </w:rPr>
              <w:t>-</w:t>
            </w:r>
          </w:p>
        </w:tc>
      </w:tr>
    </w:tbl>
    <w:p w14:paraId="030226AC" w14:textId="77777777" w:rsidR="0061682F" w:rsidRDefault="00555546">
      <w:pPr>
        <w:spacing w:after="120"/>
      </w:pPr>
      <w:r>
        <w:t>Stress probe (exploratory, not pass/fail): 50 users, no think time, 1 minute, all rate limits raised. It shows where the limits are, not a target.</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00"/>
        <w:gridCol w:w="2100"/>
        <w:gridCol w:w="2000"/>
        <w:gridCol w:w="1916"/>
      </w:tblGrid>
      <w:tr w:rsidR="009B2676" w14:paraId="6BD08E8F" w14:textId="77777777">
        <w:trPr>
          <w:cantSplit/>
          <w:tblHeader/>
        </w:trPr>
        <w:tc>
          <w:tcPr>
            <w:tcW w:w="3000" w:type="dxa"/>
            <w:shd w:val="clear" w:color="auto" w:fill="002060"/>
            <w:tcMar>
              <w:top w:w="40" w:type="dxa"/>
              <w:left w:w="90" w:type="dxa"/>
              <w:bottom w:w="40" w:type="dxa"/>
              <w:right w:w="90" w:type="dxa"/>
            </w:tcMar>
          </w:tcPr>
          <w:p w14:paraId="049254ED" w14:textId="77777777" w:rsidR="009B2676" w:rsidRDefault="00555546">
            <w:pPr>
              <w:spacing w:after="40"/>
            </w:pPr>
            <w:r>
              <w:rPr>
                <w:b/>
                <w:bCs/>
                <w:color w:val="FFFFFF"/>
                <w:sz w:val="18"/>
                <w:szCs w:val="18"/>
              </w:rPr>
              <w:t>Metric (stress probe: 50 users, no think time, 1 minute; exploratory, not pass/fail)</w:t>
            </w:r>
          </w:p>
        </w:tc>
        <w:tc>
          <w:tcPr>
            <w:tcW w:w="2100" w:type="dxa"/>
            <w:shd w:val="clear" w:color="auto" w:fill="002060"/>
            <w:tcMar>
              <w:top w:w="40" w:type="dxa"/>
              <w:left w:w="90" w:type="dxa"/>
              <w:bottom w:w="40" w:type="dxa"/>
              <w:right w:w="90" w:type="dxa"/>
            </w:tcMar>
          </w:tcPr>
          <w:p w14:paraId="7CD0C3AA" w14:textId="77777777" w:rsidR="009B2676" w:rsidRDefault="00555546">
            <w:pPr>
              <w:spacing w:after="40"/>
            </w:pPr>
            <w:r>
              <w:rPr>
                <w:b/>
                <w:bCs/>
                <w:color w:val="FFFFFF"/>
                <w:sz w:val="18"/>
                <w:szCs w:val="18"/>
              </w:rPr>
              <w:t>Run A (15/10/2026)</w:t>
            </w:r>
          </w:p>
        </w:tc>
        <w:tc>
          <w:tcPr>
            <w:tcW w:w="2000" w:type="dxa"/>
            <w:shd w:val="clear" w:color="auto" w:fill="002060"/>
            <w:tcMar>
              <w:top w:w="40" w:type="dxa"/>
              <w:left w:w="90" w:type="dxa"/>
              <w:bottom w:w="40" w:type="dxa"/>
              <w:right w:w="90" w:type="dxa"/>
            </w:tcMar>
          </w:tcPr>
          <w:p w14:paraId="6FEF5119" w14:textId="77777777" w:rsidR="009B2676" w:rsidRDefault="00555546">
            <w:pPr>
              <w:spacing w:after="40"/>
            </w:pPr>
            <w:r>
              <w:rPr>
                <w:b/>
                <w:bCs/>
                <w:color w:val="FFFFFF"/>
                <w:sz w:val="18"/>
                <w:szCs w:val="18"/>
              </w:rPr>
              <w:t>Run B (14/10/2026)</w:t>
            </w:r>
          </w:p>
        </w:tc>
        <w:tc>
          <w:tcPr>
            <w:tcW w:w="1916" w:type="dxa"/>
            <w:shd w:val="clear" w:color="auto" w:fill="002060"/>
            <w:tcMar>
              <w:top w:w="40" w:type="dxa"/>
              <w:left w:w="90" w:type="dxa"/>
              <w:bottom w:w="40" w:type="dxa"/>
              <w:right w:w="90" w:type="dxa"/>
            </w:tcMar>
          </w:tcPr>
          <w:p w14:paraId="4B0722D8" w14:textId="77777777" w:rsidR="009B2676" w:rsidRDefault="00555546">
            <w:pPr>
              <w:spacing w:after="40"/>
            </w:pPr>
            <w:r>
              <w:rPr>
                <w:b/>
                <w:bCs/>
                <w:color w:val="FFFFFF"/>
                <w:sz w:val="18"/>
                <w:szCs w:val="18"/>
              </w:rPr>
              <w:t>Note</w:t>
            </w:r>
          </w:p>
        </w:tc>
      </w:tr>
      <w:tr w:rsidR="009B2676" w14:paraId="359E5AD2" w14:textId="77777777">
        <w:trPr>
          <w:cantSplit/>
        </w:trPr>
        <w:tc>
          <w:tcPr>
            <w:tcW w:w="3000" w:type="dxa"/>
            <w:tcMar>
              <w:top w:w="40" w:type="dxa"/>
              <w:left w:w="90" w:type="dxa"/>
              <w:bottom w:w="40" w:type="dxa"/>
              <w:right w:w="90" w:type="dxa"/>
            </w:tcMar>
          </w:tcPr>
          <w:p w14:paraId="3AF9F8D7" w14:textId="77777777" w:rsidR="009B2676" w:rsidRDefault="00555546">
            <w:pPr>
              <w:spacing w:after="40"/>
            </w:pPr>
            <w:r>
              <w:rPr>
                <w:sz w:val="18"/>
                <w:szCs w:val="18"/>
              </w:rPr>
              <w:t>List calls</w:t>
            </w:r>
          </w:p>
        </w:tc>
        <w:tc>
          <w:tcPr>
            <w:tcW w:w="2100" w:type="dxa"/>
            <w:tcMar>
              <w:top w:w="40" w:type="dxa"/>
              <w:left w:w="90" w:type="dxa"/>
              <w:bottom w:w="40" w:type="dxa"/>
              <w:right w:w="90" w:type="dxa"/>
            </w:tcMar>
          </w:tcPr>
          <w:p w14:paraId="22CC115F" w14:textId="77777777" w:rsidR="009B2676" w:rsidRDefault="00555546">
            <w:pPr>
              <w:spacing w:after="40"/>
            </w:pPr>
            <w:r>
              <w:rPr>
                <w:sz w:val="18"/>
                <w:szCs w:val="18"/>
              </w:rPr>
              <w:t>16,098</w:t>
            </w:r>
          </w:p>
        </w:tc>
        <w:tc>
          <w:tcPr>
            <w:tcW w:w="2000" w:type="dxa"/>
            <w:tcMar>
              <w:top w:w="40" w:type="dxa"/>
              <w:left w:w="90" w:type="dxa"/>
              <w:bottom w:w="40" w:type="dxa"/>
              <w:right w:w="90" w:type="dxa"/>
            </w:tcMar>
          </w:tcPr>
          <w:p w14:paraId="09C32502" w14:textId="77777777" w:rsidR="009B2676" w:rsidRDefault="00555546">
            <w:pPr>
              <w:spacing w:after="40"/>
            </w:pPr>
            <w:r>
              <w:rPr>
                <w:sz w:val="18"/>
                <w:szCs w:val="18"/>
              </w:rPr>
              <w:t>11,789</w:t>
            </w:r>
          </w:p>
        </w:tc>
        <w:tc>
          <w:tcPr>
            <w:tcW w:w="1916" w:type="dxa"/>
            <w:tcMar>
              <w:top w:w="40" w:type="dxa"/>
              <w:left w:w="90" w:type="dxa"/>
              <w:bottom w:w="40" w:type="dxa"/>
              <w:right w:w="90" w:type="dxa"/>
            </w:tcMar>
          </w:tcPr>
          <w:p w14:paraId="1E6F79BF" w14:textId="77777777" w:rsidR="009B2676" w:rsidRDefault="00555546">
            <w:pPr>
              <w:spacing w:after="40"/>
            </w:pPr>
            <w:r>
              <w:rPr>
                <w:sz w:val="18"/>
                <w:szCs w:val="18"/>
              </w:rPr>
              <w:t>-</w:t>
            </w:r>
          </w:p>
        </w:tc>
      </w:tr>
      <w:tr w:rsidR="009B2676" w14:paraId="3FF0E7EF" w14:textId="77777777">
        <w:trPr>
          <w:cantSplit/>
        </w:trPr>
        <w:tc>
          <w:tcPr>
            <w:tcW w:w="3000" w:type="dxa"/>
            <w:tcMar>
              <w:top w:w="40" w:type="dxa"/>
              <w:left w:w="90" w:type="dxa"/>
              <w:bottom w:w="40" w:type="dxa"/>
              <w:right w:w="90" w:type="dxa"/>
            </w:tcMar>
          </w:tcPr>
          <w:p w14:paraId="170EFA3E" w14:textId="77777777" w:rsidR="009B2676" w:rsidRDefault="00555546">
            <w:pPr>
              <w:spacing w:after="40"/>
            </w:pPr>
            <w:r>
              <w:rPr>
                <w:sz w:val="18"/>
                <w:szCs w:val="18"/>
              </w:rPr>
              <w:t>Median / p95 / p99</w:t>
            </w:r>
          </w:p>
        </w:tc>
        <w:tc>
          <w:tcPr>
            <w:tcW w:w="2100" w:type="dxa"/>
            <w:tcMar>
              <w:top w:w="40" w:type="dxa"/>
              <w:left w:w="90" w:type="dxa"/>
              <w:bottom w:w="40" w:type="dxa"/>
              <w:right w:w="90" w:type="dxa"/>
            </w:tcMar>
          </w:tcPr>
          <w:p w14:paraId="34A2C8BB" w14:textId="77777777" w:rsidR="009B2676" w:rsidRDefault="00555546">
            <w:pPr>
              <w:spacing w:after="40"/>
            </w:pPr>
            <w:r>
              <w:rPr>
                <w:sz w:val="18"/>
                <w:szCs w:val="18"/>
              </w:rPr>
              <w:t xml:space="preserve">174 / 316 / 443 </w:t>
            </w:r>
            <w:proofErr w:type="spellStart"/>
            <w:r>
              <w:rPr>
                <w:sz w:val="18"/>
                <w:szCs w:val="18"/>
              </w:rPr>
              <w:t>ms</w:t>
            </w:r>
            <w:proofErr w:type="spellEnd"/>
          </w:p>
        </w:tc>
        <w:tc>
          <w:tcPr>
            <w:tcW w:w="2000" w:type="dxa"/>
            <w:tcMar>
              <w:top w:w="40" w:type="dxa"/>
              <w:left w:w="90" w:type="dxa"/>
              <w:bottom w:w="40" w:type="dxa"/>
              <w:right w:w="90" w:type="dxa"/>
            </w:tcMar>
          </w:tcPr>
          <w:p w14:paraId="63FB8E37" w14:textId="77777777" w:rsidR="009B2676" w:rsidRDefault="00555546">
            <w:pPr>
              <w:spacing w:after="40"/>
            </w:pPr>
            <w:r>
              <w:rPr>
                <w:sz w:val="18"/>
                <w:szCs w:val="18"/>
              </w:rPr>
              <w:t xml:space="preserve">229 / 597 / 881 </w:t>
            </w:r>
            <w:proofErr w:type="spellStart"/>
            <w:r>
              <w:rPr>
                <w:sz w:val="18"/>
                <w:szCs w:val="18"/>
              </w:rPr>
              <w:t>ms</w:t>
            </w:r>
            <w:proofErr w:type="spellEnd"/>
          </w:p>
        </w:tc>
        <w:tc>
          <w:tcPr>
            <w:tcW w:w="1916" w:type="dxa"/>
            <w:tcMar>
              <w:top w:w="40" w:type="dxa"/>
              <w:left w:w="90" w:type="dxa"/>
              <w:bottom w:w="40" w:type="dxa"/>
              <w:right w:w="90" w:type="dxa"/>
            </w:tcMar>
          </w:tcPr>
          <w:p w14:paraId="448BBD7B" w14:textId="77777777" w:rsidR="009B2676" w:rsidRDefault="00555546">
            <w:pPr>
              <w:spacing w:after="40"/>
            </w:pPr>
            <w:r>
              <w:rPr>
                <w:sz w:val="18"/>
                <w:szCs w:val="18"/>
              </w:rPr>
              <w:t>No target: exploratory</w:t>
            </w:r>
          </w:p>
        </w:tc>
      </w:tr>
      <w:tr w:rsidR="009B2676" w14:paraId="7CBC8208" w14:textId="77777777">
        <w:trPr>
          <w:cantSplit/>
        </w:trPr>
        <w:tc>
          <w:tcPr>
            <w:tcW w:w="3000" w:type="dxa"/>
            <w:tcMar>
              <w:top w:w="40" w:type="dxa"/>
              <w:left w:w="90" w:type="dxa"/>
              <w:bottom w:w="40" w:type="dxa"/>
              <w:right w:w="90" w:type="dxa"/>
            </w:tcMar>
          </w:tcPr>
          <w:p w14:paraId="17FE83E8" w14:textId="77777777" w:rsidR="009B2676" w:rsidRDefault="00555546">
            <w:pPr>
              <w:spacing w:after="40"/>
            </w:pPr>
            <w:r>
              <w:rPr>
                <w:sz w:val="18"/>
                <w:szCs w:val="18"/>
              </w:rPr>
              <w:t>Maximum</w:t>
            </w:r>
          </w:p>
        </w:tc>
        <w:tc>
          <w:tcPr>
            <w:tcW w:w="2100" w:type="dxa"/>
            <w:tcMar>
              <w:top w:w="40" w:type="dxa"/>
              <w:left w:w="90" w:type="dxa"/>
              <w:bottom w:w="40" w:type="dxa"/>
              <w:right w:w="90" w:type="dxa"/>
            </w:tcMar>
          </w:tcPr>
          <w:p w14:paraId="1A172B15" w14:textId="77777777" w:rsidR="009B2676" w:rsidRDefault="00555546">
            <w:pPr>
              <w:spacing w:after="40"/>
            </w:pPr>
            <w:r>
              <w:rPr>
                <w:sz w:val="18"/>
                <w:szCs w:val="18"/>
              </w:rPr>
              <w:t xml:space="preserve">839 </w:t>
            </w:r>
            <w:proofErr w:type="spellStart"/>
            <w:r>
              <w:rPr>
                <w:sz w:val="18"/>
                <w:szCs w:val="18"/>
              </w:rPr>
              <w:t>ms</w:t>
            </w:r>
            <w:proofErr w:type="spellEnd"/>
          </w:p>
        </w:tc>
        <w:tc>
          <w:tcPr>
            <w:tcW w:w="2000" w:type="dxa"/>
            <w:tcMar>
              <w:top w:w="40" w:type="dxa"/>
              <w:left w:w="90" w:type="dxa"/>
              <w:bottom w:w="40" w:type="dxa"/>
              <w:right w:w="90" w:type="dxa"/>
            </w:tcMar>
          </w:tcPr>
          <w:p w14:paraId="05DC8944" w14:textId="77777777" w:rsidR="009B2676" w:rsidRDefault="00555546">
            <w:pPr>
              <w:spacing w:after="40"/>
            </w:pPr>
            <w:r>
              <w:rPr>
                <w:sz w:val="18"/>
                <w:szCs w:val="18"/>
              </w:rPr>
              <w:t xml:space="preserve">1,885 </w:t>
            </w:r>
            <w:proofErr w:type="spellStart"/>
            <w:r>
              <w:rPr>
                <w:sz w:val="18"/>
                <w:szCs w:val="18"/>
              </w:rPr>
              <w:t>ms</w:t>
            </w:r>
            <w:proofErr w:type="spellEnd"/>
          </w:p>
        </w:tc>
        <w:tc>
          <w:tcPr>
            <w:tcW w:w="1916" w:type="dxa"/>
            <w:tcMar>
              <w:top w:w="40" w:type="dxa"/>
              <w:left w:w="90" w:type="dxa"/>
              <w:bottom w:w="40" w:type="dxa"/>
              <w:right w:w="90" w:type="dxa"/>
            </w:tcMar>
          </w:tcPr>
          <w:p w14:paraId="788AB7DD" w14:textId="77777777" w:rsidR="009B2676" w:rsidRDefault="00555546">
            <w:pPr>
              <w:spacing w:after="40"/>
            </w:pPr>
            <w:r>
              <w:rPr>
                <w:sz w:val="18"/>
                <w:szCs w:val="18"/>
              </w:rPr>
              <w:t>-</w:t>
            </w:r>
          </w:p>
        </w:tc>
      </w:tr>
      <w:tr w:rsidR="009B2676" w14:paraId="742A0AF3" w14:textId="77777777">
        <w:trPr>
          <w:cantSplit/>
        </w:trPr>
        <w:tc>
          <w:tcPr>
            <w:tcW w:w="3000" w:type="dxa"/>
            <w:tcMar>
              <w:top w:w="40" w:type="dxa"/>
              <w:left w:w="90" w:type="dxa"/>
              <w:bottom w:w="40" w:type="dxa"/>
              <w:right w:w="90" w:type="dxa"/>
            </w:tcMar>
          </w:tcPr>
          <w:p w14:paraId="66D56AB5" w14:textId="77777777" w:rsidR="009B2676" w:rsidRDefault="00555546">
            <w:pPr>
              <w:spacing w:after="40"/>
            </w:pPr>
            <w:r>
              <w:rPr>
                <w:sz w:val="18"/>
                <w:szCs w:val="18"/>
              </w:rPr>
              <w:t>Failed calls</w:t>
            </w:r>
          </w:p>
        </w:tc>
        <w:tc>
          <w:tcPr>
            <w:tcW w:w="2100" w:type="dxa"/>
            <w:tcMar>
              <w:top w:w="40" w:type="dxa"/>
              <w:left w:w="90" w:type="dxa"/>
              <w:bottom w:w="40" w:type="dxa"/>
              <w:right w:w="90" w:type="dxa"/>
            </w:tcMar>
          </w:tcPr>
          <w:p w14:paraId="246BA10F" w14:textId="77777777" w:rsidR="009B2676" w:rsidRDefault="00555546">
            <w:pPr>
              <w:spacing w:after="40"/>
            </w:pPr>
            <w:r>
              <w:rPr>
                <w:sz w:val="18"/>
                <w:szCs w:val="18"/>
              </w:rPr>
              <w:t>0.00 %</w:t>
            </w:r>
          </w:p>
        </w:tc>
        <w:tc>
          <w:tcPr>
            <w:tcW w:w="2000" w:type="dxa"/>
            <w:tcMar>
              <w:top w:w="40" w:type="dxa"/>
              <w:left w:w="90" w:type="dxa"/>
              <w:bottom w:w="40" w:type="dxa"/>
              <w:right w:w="90" w:type="dxa"/>
            </w:tcMar>
          </w:tcPr>
          <w:p w14:paraId="500E873A" w14:textId="77777777" w:rsidR="009B2676" w:rsidRDefault="00555546">
            <w:pPr>
              <w:spacing w:after="40"/>
            </w:pPr>
            <w:r>
              <w:rPr>
                <w:sz w:val="18"/>
                <w:szCs w:val="18"/>
              </w:rPr>
              <w:t>0.00 %</w:t>
            </w:r>
          </w:p>
        </w:tc>
        <w:tc>
          <w:tcPr>
            <w:tcW w:w="1916" w:type="dxa"/>
            <w:tcMar>
              <w:top w:w="40" w:type="dxa"/>
              <w:left w:w="90" w:type="dxa"/>
              <w:bottom w:w="40" w:type="dxa"/>
              <w:right w:w="90" w:type="dxa"/>
            </w:tcMar>
          </w:tcPr>
          <w:p w14:paraId="5866A08C" w14:textId="77777777" w:rsidR="009B2676" w:rsidRDefault="00555546">
            <w:pPr>
              <w:spacing w:after="40"/>
            </w:pPr>
            <w:r>
              <w:rPr>
                <w:sz w:val="18"/>
                <w:szCs w:val="18"/>
              </w:rPr>
              <w:t>Nothing failed</w:t>
            </w:r>
          </w:p>
        </w:tc>
      </w:tr>
      <w:tr w:rsidR="009B2676" w14:paraId="7E80E222" w14:textId="77777777">
        <w:trPr>
          <w:cantSplit/>
        </w:trPr>
        <w:tc>
          <w:tcPr>
            <w:tcW w:w="3000" w:type="dxa"/>
            <w:tcMar>
              <w:top w:w="40" w:type="dxa"/>
              <w:left w:w="90" w:type="dxa"/>
              <w:bottom w:w="40" w:type="dxa"/>
              <w:right w:w="90" w:type="dxa"/>
            </w:tcMar>
          </w:tcPr>
          <w:p w14:paraId="0BF3024B" w14:textId="77777777" w:rsidR="009B2676" w:rsidRDefault="00555546">
            <w:pPr>
              <w:spacing w:after="40"/>
            </w:pPr>
            <w:r>
              <w:rPr>
                <w:sz w:val="18"/>
                <w:szCs w:val="18"/>
              </w:rPr>
              <w:t>Throughput</w:t>
            </w:r>
          </w:p>
        </w:tc>
        <w:tc>
          <w:tcPr>
            <w:tcW w:w="2100" w:type="dxa"/>
            <w:tcMar>
              <w:top w:w="40" w:type="dxa"/>
              <w:left w:w="90" w:type="dxa"/>
              <w:bottom w:w="40" w:type="dxa"/>
              <w:right w:w="90" w:type="dxa"/>
            </w:tcMar>
          </w:tcPr>
          <w:p w14:paraId="04ABAE06" w14:textId="77777777" w:rsidR="009B2676" w:rsidRDefault="00555546">
            <w:pPr>
              <w:spacing w:after="40"/>
            </w:pPr>
            <w:r>
              <w:rPr>
                <w:sz w:val="18"/>
                <w:szCs w:val="18"/>
              </w:rPr>
              <w:t>259 requests/s</w:t>
            </w:r>
          </w:p>
        </w:tc>
        <w:tc>
          <w:tcPr>
            <w:tcW w:w="2000" w:type="dxa"/>
            <w:tcMar>
              <w:top w:w="40" w:type="dxa"/>
              <w:left w:w="90" w:type="dxa"/>
              <w:bottom w:w="40" w:type="dxa"/>
              <w:right w:w="90" w:type="dxa"/>
            </w:tcMar>
          </w:tcPr>
          <w:p w14:paraId="493FC730" w14:textId="77777777" w:rsidR="009B2676" w:rsidRDefault="00555546">
            <w:pPr>
              <w:spacing w:after="40"/>
            </w:pPr>
            <w:r>
              <w:rPr>
                <w:sz w:val="18"/>
                <w:szCs w:val="18"/>
              </w:rPr>
              <w:t>189 requests/s</w:t>
            </w:r>
          </w:p>
        </w:tc>
        <w:tc>
          <w:tcPr>
            <w:tcW w:w="1916" w:type="dxa"/>
            <w:tcMar>
              <w:top w:w="40" w:type="dxa"/>
              <w:left w:w="90" w:type="dxa"/>
              <w:bottom w:w="40" w:type="dxa"/>
              <w:right w:w="90" w:type="dxa"/>
            </w:tcMar>
          </w:tcPr>
          <w:p w14:paraId="2EC96051" w14:textId="77777777" w:rsidR="009B2676" w:rsidRDefault="00555546">
            <w:pPr>
              <w:spacing w:after="40"/>
            </w:pPr>
            <w:r>
              <w:rPr>
                <w:sz w:val="18"/>
                <w:szCs w:val="18"/>
              </w:rPr>
              <w:t>About 50 times the pilot rate</w:t>
            </w:r>
          </w:p>
        </w:tc>
      </w:tr>
    </w:tbl>
    <w:p w14:paraId="317022F8" w14:textId="77777777" w:rsidR="009B2676" w:rsidRDefault="009B2676">
      <w:pPr>
        <w:spacing w:after="60"/>
      </w:pPr>
    </w:p>
    <w:p w14:paraId="35FA5E3C" w14:textId="77777777" w:rsidR="009B2676" w:rsidRDefault="00555546">
      <w:pPr>
        <w:spacing w:after="120"/>
      </w:pPr>
      <w:r>
        <w:lastRenderedPageBreak/>
        <w:t xml:space="preserve">What the results mean: the 2-second target (FR-006, NFR-001) is met by a wide margin - p95 was about 30 </w:t>
      </w:r>
      <w:proofErr w:type="spellStart"/>
      <w:r>
        <w:t>ms</w:t>
      </w:r>
      <w:proofErr w:type="spellEnd"/>
      <w:r>
        <w:t xml:space="preserve"> - and the second machine gave almost the same figures, so the result is repeatable. Under about 50 times the pilot load nothing failed: requests queued for a free database connection (10 in Run A, 5 in Run B) and, on Run B, for CPU, so the connection pool is the first limit.</w:t>
      </w:r>
    </w:p>
    <w:p w14:paraId="60FDEAFA" w14:textId="77777777" w:rsidR="009B2676" w:rsidRDefault="00555546">
      <w:pPr>
        <w:spacing w:after="120"/>
      </w:pPr>
      <w:r>
        <w:rPr>
          <w:b/>
          <w:bCs/>
        </w:rPr>
        <w:t xml:space="preserve">Limitations: the database ran on the same machine as the application, so there was no network delay; calls from Render to </w:t>
      </w:r>
      <w:proofErr w:type="spellStart"/>
      <w:r>
        <w:rPr>
          <w:b/>
          <w:bCs/>
        </w:rPr>
        <w:t>Supabase</w:t>
      </w:r>
      <w:proofErr w:type="spellEnd"/>
      <w:r>
        <w:rPr>
          <w:b/>
          <w:bCs/>
        </w:rPr>
        <w:t xml:space="preserve"> will be slower, roughly 10 to 20 </w:t>
      </w:r>
      <w:proofErr w:type="spellStart"/>
      <w:r>
        <w:rPr>
          <w:b/>
          <w:bCs/>
        </w:rPr>
        <w:t>ms</w:t>
      </w:r>
      <w:proofErr w:type="spellEnd"/>
      <w:r>
        <w:rPr>
          <w:b/>
          <w:bCs/>
        </w:rPr>
        <w:t xml:space="preserve"> more per query (R-26). All virtual users shared one IP address, so the per-IP rate limits were raised; in the pilot the per-account limits stayed at their normal values. The test only read data; nothing was written at the same time. The data was synthetic: 10,000 requests spread evenly over categories and dates. One instance; API time only, not browser rendering. All figures were checked against the raw k6 output in perf/results/ on 16/10/2026. Full method: perf/README.md.</w:t>
      </w:r>
    </w:p>
    <w:p w14:paraId="082C6818" w14:textId="77777777" w:rsidR="009B2676" w:rsidRDefault="00555546">
      <w:pPr>
        <w:spacing w:after="120"/>
      </w:pPr>
      <w:r>
        <w:rPr>
          <w:b/>
          <w:bCs/>
        </w:rPr>
        <w:t>Reliability:</w:t>
      </w:r>
      <w:r>
        <w:t xml:space="preserve"> a database outage returns 503 SERVICE_UNAVAILABLE from controllers and from the security filters (D-06), and the frontend shows "Service temporarily unavailable". The </w:t>
      </w:r>
      <w:proofErr w:type="spellStart"/>
      <w:r>
        <w:t>Supabase</w:t>
      </w:r>
      <w:proofErr w:type="spellEnd"/>
      <w:r>
        <w:t xml:space="preserve"> free plan pauses after a week without use (R-14), so the team health-checks the database the day before each demo (NFR-005).</w:t>
      </w:r>
      <w:r w:rsidR="00FA4A0C">
        <w:t xml:space="preserve"> Health check on 16/10/2026: both </w:t>
      </w:r>
      <w:proofErr w:type="spellStart"/>
      <w:r w:rsidR="00FA4A0C">
        <w:t>Supabase</w:t>
      </w:r>
      <w:proofErr w:type="spellEnd"/>
      <w:r w:rsidR="00FA4A0C">
        <w:t xml:space="preserve"> databases were up - the test project used for local runs and the production project behind the staging site (/</w:t>
      </w:r>
      <w:proofErr w:type="spellStart"/>
      <w:r w:rsidR="00FA4A0C">
        <w:t>api</w:t>
      </w:r>
      <w:proofErr w:type="spellEnd"/>
      <w:r w:rsidR="00FA4A0C">
        <w:t xml:space="preserve">/v1/health returned database UP). </w:t>
      </w:r>
      <w:r w:rsidR="00FA4A0C">
        <w:br/>
      </w:r>
      <w:r w:rsidR="00FA4A0C" w:rsidRPr="00FA4A0C">
        <w:rPr>
          <w:noProof/>
        </w:rPr>
        <w:lastRenderedPageBreak/>
        <w:drawing>
          <wp:inline distT="0" distB="0" distL="0" distR="0" wp14:anchorId="1D56D4C0" wp14:editId="272C8A1E">
            <wp:extent cx="5006774" cy="3452159"/>
            <wp:effectExtent l="0" t="0" r="3810" b="0"/>
            <wp:docPr id="1049809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09592" name=""/>
                    <pic:cNvPicPr/>
                  </pic:nvPicPr>
                  <pic:blipFill>
                    <a:blip r:embed="rId22"/>
                    <a:stretch>
                      <a:fillRect/>
                    </a:stretch>
                  </pic:blipFill>
                  <pic:spPr>
                    <a:xfrm>
                      <a:off x="0" y="0"/>
                      <a:ext cx="5006774" cy="3452159"/>
                    </a:xfrm>
                    <a:prstGeom prst="rect">
                      <a:avLst/>
                    </a:prstGeom>
                  </pic:spPr>
                </pic:pic>
              </a:graphicData>
            </a:graphic>
          </wp:inline>
        </w:drawing>
      </w:r>
      <w:r w:rsidR="00FA4A0C">
        <w:br/>
      </w:r>
      <w:r w:rsidR="00FA4A0C" w:rsidRPr="00FA4A0C">
        <w:rPr>
          <w:noProof/>
        </w:rPr>
        <w:drawing>
          <wp:inline distT="0" distB="0" distL="0" distR="0" wp14:anchorId="0DA275E4" wp14:editId="2C915F75">
            <wp:extent cx="4473328" cy="3513124"/>
            <wp:effectExtent l="0" t="0" r="3810" b="0"/>
            <wp:docPr id="1460461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461311" name=""/>
                    <pic:cNvPicPr/>
                  </pic:nvPicPr>
                  <pic:blipFill>
                    <a:blip r:embed="rId23"/>
                    <a:stretch>
                      <a:fillRect/>
                    </a:stretch>
                  </pic:blipFill>
                  <pic:spPr>
                    <a:xfrm>
                      <a:off x="0" y="0"/>
                      <a:ext cx="4473328" cy="3513124"/>
                    </a:xfrm>
                    <a:prstGeom prst="rect">
                      <a:avLst/>
                    </a:prstGeom>
                  </pic:spPr>
                </pic:pic>
              </a:graphicData>
            </a:graphic>
          </wp:inline>
        </w:drawing>
      </w:r>
    </w:p>
    <w:p w14:paraId="2AA20A15" w14:textId="77777777" w:rsidR="009B2676" w:rsidRDefault="00555546">
      <w:pPr>
        <w:pStyle w:val="Heading2"/>
      </w:pPr>
      <w:bookmarkStart w:id="113" w:name="_Toc243252286"/>
      <w:r>
        <w:lastRenderedPageBreak/>
        <w:t>Defects and Quality Interpretation</w:t>
      </w:r>
      <w:bookmarkEnd w:id="113"/>
    </w:p>
    <w:p w14:paraId="2569854C" w14:textId="77777777" w:rsidR="009B2676" w:rsidRDefault="00555546">
      <w:pPr>
        <w:pStyle w:val="Heading3"/>
      </w:pPr>
      <w:bookmarkStart w:id="114" w:name="_Toc243252287"/>
      <w:r>
        <w:t>Defect register</w:t>
      </w:r>
      <w:bookmarkEnd w:id="114"/>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50"/>
        <w:gridCol w:w="2900"/>
        <w:gridCol w:w="1100"/>
        <w:gridCol w:w="1250"/>
        <w:gridCol w:w="1450"/>
        <w:gridCol w:w="1666"/>
      </w:tblGrid>
      <w:tr w:rsidR="009B2676" w14:paraId="27AEE334" w14:textId="77777777">
        <w:trPr>
          <w:cantSplit/>
          <w:tblHeader/>
        </w:trPr>
        <w:tc>
          <w:tcPr>
            <w:tcW w:w="650" w:type="dxa"/>
            <w:shd w:val="clear" w:color="auto" w:fill="002060"/>
            <w:tcMar>
              <w:top w:w="40" w:type="dxa"/>
              <w:left w:w="90" w:type="dxa"/>
              <w:bottom w:w="40" w:type="dxa"/>
              <w:right w:w="90" w:type="dxa"/>
            </w:tcMar>
          </w:tcPr>
          <w:p w14:paraId="5C2B7AE4" w14:textId="77777777" w:rsidR="009B2676" w:rsidRDefault="00555546">
            <w:pPr>
              <w:spacing w:after="40"/>
            </w:pPr>
            <w:r>
              <w:rPr>
                <w:b/>
                <w:bCs/>
                <w:color w:val="FFFFFF"/>
                <w:sz w:val="18"/>
                <w:szCs w:val="18"/>
              </w:rPr>
              <w:t>ID</w:t>
            </w:r>
          </w:p>
        </w:tc>
        <w:tc>
          <w:tcPr>
            <w:tcW w:w="2900" w:type="dxa"/>
            <w:shd w:val="clear" w:color="auto" w:fill="002060"/>
            <w:tcMar>
              <w:top w:w="40" w:type="dxa"/>
              <w:left w:w="90" w:type="dxa"/>
              <w:bottom w:w="40" w:type="dxa"/>
              <w:right w:w="90" w:type="dxa"/>
            </w:tcMar>
          </w:tcPr>
          <w:p w14:paraId="0B166535" w14:textId="77777777" w:rsidR="009B2676" w:rsidRDefault="00555546">
            <w:pPr>
              <w:spacing w:after="40"/>
            </w:pPr>
            <w:r>
              <w:rPr>
                <w:b/>
                <w:bCs/>
                <w:color w:val="FFFFFF"/>
                <w:sz w:val="18"/>
                <w:szCs w:val="18"/>
              </w:rPr>
              <w:t>Defect</w:t>
            </w:r>
          </w:p>
        </w:tc>
        <w:tc>
          <w:tcPr>
            <w:tcW w:w="1100" w:type="dxa"/>
            <w:shd w:val="clear" w:color="auto" w:fill="002060"/>
            <w:tcMar>
              <w:top w:w="40" w:type="dxa"/>
              <w:left w:w="90" w:type="dxa"/>
              <w:bottom w:w="40" w:type="dxa"/>
              <w:right w:w="90" w:type="dxa"/>
            </w:tcMar>
          </w:tcPr>
          <w:p w14:paraId="753556B3" w14:textId="77777777" w:rsidR="009B2676" w:rsidRDefault="00555546">
            <w:pPr>
              <w:spacing w:after="40"/>
            </w:pPr>
            <w:r>
              <w:rPr>
                <w:b/>
                <w:bCs/>
                <w:color w:val="FFFFFF"/>
                <w:sz w:val="18"/>
                <w:szCs w:val="18"/>
              </w:rPr>
              <w:t>Severity</w:t>
            </w:r>
          </w:p>
        </w:tc>
        <w:tc>
          <w:tcPr>
            <w:tcW w:w="1250" w:type="dxa"/>
            <w:shd w:val="clear" w:color="auto" w:fill="002060"/>
            <w:tcMar>
              <w:top w:w="40" w:type="dxa"/>
              <w:left w:w="90" w:type="dxa"/>
              <w:bottom w:w="40" w:type="dxa"/>
              <w:right w:w="90" w:type="dxa"/>
            </w:tcMar>
          </w:tcPr>
          <w:p w14:paraId="1A4C16ED" w14:textId="77777777" w:rsidR="009B2676" w:rsidRDefault="00555546">
            <w:pPr>
              <w:spacing w:after="40"/>
            </w:pPr>
            <w:r>
              <w:rPr>
                <w:b/>
                <w:bCs/>
                <w:color w:val="FFFFFF"/>
                <w:sz w:val="18"/>
                <w:szCs w:val="18"/>
              </w:rPr>
              <w:t>Found by</w:t>
            </w:r>
          </w:p>
        </w:tc>
        <w:tc>
          <w:tcPr>
            <w:tcW w:w="1450" w:type="dxa"/>
            <w:shd w:val="clear" w:color="auto" w:fill="002060"/>
            <w:tcMar>
              <w:top w:w="40" w:type="dxa"/>
              <w:left w:w="90" w:type="dxa"/>
              <w:bottom w:w="40" w:type="dxa"/>
              <w:right w:w="90" w:type="dxa"/>
            </w:tcMar>
          </w:tcPr>
          <w:p w14:paraId="74184C59" w14:textId="77777777" w:rsidR="009B2676" w:rsidRDefault="00555546">
            <w:pPr>
              <w:spacing w:after="40"/>
            </w:pPr>
            <w:r>
              <w:rPr>
                <w:b/>
                <w:bCs/>
                <w:color w:val="FFFFFF"/>
                <w:sz w:val="18"/>
                <w:szCs w:val="18"/>
              </w:rPr>
              <w:t>Status / fix</w:t>
            </w:r>
          </w:p>
        </w:tc>
        <w:tc>
          <w:tcPr>
            <w:tcW w:w="1666" w:type="dxa"/>
            <w:shd w:val="clear" w:color="auto" w:fill="002060"/>
            <w:tcMar>
              <w:top w:w="40" w:type="dxa"/>
              <w:left w:w="90" w:type="dxa"/>
              <w:bottom w:w="40" w:type="dxa"/>
              <w:right w:w="90" w:type="dxa"/>
            </w:tcMar>
          </w:tcPr>
          <w:p w14:paraId="6335F2C2" w14:textId="77777777" w:rsidR="009B2676" w:rsidRDefault="00555546">
            <w:pPr>
              <w:spacing w:after="40"/>
            </w:pPr>
            <w:r>
              <w:rPr>
                <w:b/>
                <w:bCs/>
                <w:color w:val="FFFFFF"/>
                <w:sz w:val="18"/>
                <w:szCs w:val="18"/>
              </w:rPr>
              <w:t>Regression evidence</w:t>
            </w:r>
          </w:p>
        </w:tc>
      </w:tr>
      <w:tr w:rsidR="009B2676" w14:paraId="2613C732" w14:textId="77777777">
        <w:trPr>
          <w:cantSplit/>
        </w:trPr>
        <w:tc>
          <w:tcPr>
            <w:tcW w:w="650" w:type="dxa"/>
            <w:tcMar>
              <w:top w:w="40" w:type="dxa"/>
              <w:left w:w="90" w:type="dxa"/>
              <w:bottom w:w="40" w:type="dxa"/>
              <w:right w:w="90" w:type="dxa"/>
            </w:tcMar>
          </w:tcPr>
          <w:p w14:paraId="7B4F1CDA" w14:textId="77777777" w:rsidR="009B2676" w:rsidRDefault="00555546">
            <w:pPr>
              <w:spacing w:after="40"/>
            </w:pPr>
            <w:r>
              <w:rPr>
                <w:sz w:val="18"/>
                <w:szCs w:val="18"/>
              </w:rPr>
              <w:t>D-01</w:t>
            </w:r>
          </w:p>
        </w:tc>
        <w:tc>
          <w:tcPr>
            <w:tcW w:w="2900" w:type="dxa"/>
            <w:tcMar>
              <w:top w:w="40" w:type="dxa"/>
              <w:left w:w="90" w:type="dxa"/>
              <w:bottom w:w="40" w:type="dxa"/>
              <w:right w:w="90" w:type="dxa"/>
            </w:tcMar>
          </w:tcPr>
          <w:p w14:paraId="2512C4AB" w14:textId="77777777" w:rsidR="009B2676" w:rsidRDefault="00555546">
            <w:pPr>
              <w:spacing w:after="40"/>
            </w:pPr>
            <w:r>
              <w:rPr>
                <w:sz w:val="18"/>
                <w:szCs w:val="18"/>
              </w:rPr>
              <w:t xml:space="preserve">Sorting by an unknown or nested field (e.g. </w:t>
            </w:r>
            <w:proofErr w:type="spellStart"/>
            <w:r>
              <w:rPr>
                <w:sz w:val="18"/>
                <w:szCs w:val="18"/>
              </w:rPr>
              <w:t>requester.password</w:t>
            </w:r>
            <w:proofErr w:type="spellEnd"/>
            <w:r>
              <w:rPr>
                <w:sz w:val="18"/>
                <w:szCs w:val="18"/>
              </w:rPr>
              <w:t>) gave 500 and could order by a hidden column</w:t>
            </w:r>
          </w:p>
        </w:tc>
        <w:tc>
          <w:tcPr>
            <w:tcW w:w="1100" w:type="dxa"/>
            <w:tcMar>
              <w:top w:w="40" w:type="dxa"/>
              <w:left w:w="90" w:type="dxa"/>
              <w:bottom w:w="40" w:type="dxa"/>
              <w:right w:w="90" w:type="dxa"/>
            </w:tcMar>
          </w:tcPr>
          <w:p w14:paraId="5C0F9622" w14:textId="77777777" w:rsidR="009B2676" w:rsidRDefault="00555546">
            <w:pPr>
              <w:spacing w:after="40"/>
            </w:pPr>
            <w:r>
              <w:rPr>
                <w:sz w:val="18"/>
                <w:szCs w:val="18"/>
              </w:rPr>
              <w:t>High</w:t>
            </w:r>
          </w:p>
        </w:tc>
        <w:tc>
          <w:tcPr>
            <w:tcW w:w="1250" w:type="dxa"/>
            <w:tcMar>
              <w:top w:w="40" w:type="dxa"/>
              <w:left w:w="90" w:type="dxa"/>
              <w:bottom w:w="40" w:type="dxa"/>
              <w:right w:w="90" w:type="dxa"/>
            </w:tcMar>
          </w:tcPr>
          <w:p w14:paraId="5CFF712A" w14:textId="77777777" w:rsidR="009B2676" w:rsidRDefault="00555546">
            <w:pPr>
              <w:spacing w:after="40"/>
            </w:pPr>
            <w:r>
              <w:rPr>
                <w:sz w:val="18"/>
                <w:szCs w:val="18"/>
              </w:rPr>
              <w:t>Code review</w:t>
            </w:r>
          </w:p>
        </w:tc>
        <w:tc>
          <w:tcPr>
            <w:tcW w:w="1450" w:type="dxa"/>
            <w:tcMar>
              <w:top w:w="40" w:type="dxa"/>
              <w:left w:w="90" w:type="dxa"/>
              <w:bottom w:w="40" w:type="dxa"/>
              <w:right w:w="90" w:type="dxa"/>
            </w:tcMar>
          </w:tcPr>
          <w:p w14:paraId="4EA537CA" w14:textId="77777777" w:rsidR="009B2676" w:rsidRDefault="00555546">
            <w:pPr>
              <w:spacing w:after="40"/>
            </w:pPr>
            <w:r>
              <w:rPr>
                <w:sz w:val="18"/>
                <w:szCs w:val="18"/>
              </w:rPr>
              <w:t>Fixed: sort whitelist, 400</w:t>
            </w:r>
          </w:p>
        </w:tc>
        <w:tc>
          <w:tcPr>
            <w:tcW w:w="1666" w:type="dxa"/>
            <w:tcMar>
              <w:top w:w="40" w:type="dxa"/>
              <w:left w:w="90" w:type="dxa"/>
              <w:bottom w:w="40" w:type="dxa"/>
              <w:right w:w="90" w:type="dxa"/>
            </w:tcMar>
          </w:tcPr>
          <w:p w14:paraId="335A30ED" w14:textId="77777777" w:rsidR="009B2676" w:rsidRDefault="00555546">
            <w:pPr>
              <w:spacing w:after="40"/>
            </w:pPr>
            <w:proofErr w:type="spellStart"/>
            <w:r>
              <w:rPr>
                <w:sz w:val="18"/>
                <w:szCs w:val="18"/>
              </w:rPr>
              <w:t>sortByNestedFieldRefused</w:t>
            </w:r>
            <w:proofErr w:type="spellEnd"/>
            <w:r>
              <w:rPr>
                <w:sz w:val="18"/>
                <w:szCs w:val="18"/>
              </w:rPr>
              <w:t xml:space="preserve">; </w:t>
            </w:r>
            <w:proofErr w:type="spellStart"/>
            <w:r>
              <w:rPr>
                <w:sz w:val="18"/>
                <w:szCs w:val="18"/>
              </w:rPr>
              <w:t>SortGuardTest</w:t>
            </w:r>
            <w:proofErr w:type="spellEnd"/>
          </w:p>
        </w:tc>
      </w:tr>
      <w:tr w:rsidR="009B2676" w14:paraId="2132F76C" w14:textId="77777777">
        <w:trPr>
          <w:cantSplit/>
        </w:trPr>
        <w:tc>
          <w:tcPr>
            <w:tcW w:w="650" w:type="dxa"/>
            <w:tcMar>
              <w:top w:w="40" w:type="dxa"/>
              <w:left w:w="90" w:type="dxa"/>
              <w:bottom w:w="40" w:type="dxa"/>
              <w:right w:w="90" w:type="dxa"/>
            </w:tcMar>
          </w:tcPr>
          <w:p w14:paraId="5FCD8D7F" w14:textId="77777777" w:rsidR="009B2676" w:rsidRDefault="00555546">
            <w:pPr>
              <w:spacing w:after="40"/>
            </w:pPr>
            <w:r>
              <w:rPr>
                <w:sz w:val="18"/>
                <w:szCs w:val="18"/>
              </w:rPr>
              <w:t>D-02</w:t>
            </w:r>
          </w:p>
        </w:tc>
        <w:tc>
          <w:tcPr>
            <w:tcW w:w="2900" w:type="dxa"/>
            <w:tcMar>
              <w:top w:w="40" w:type="dxa"/>
              <w:left w:w="90" w:type="dxa"/>
              <w:bottom w:w="40" w:type="dxa"/>
              <w:right w:w="90" w:type="dxa"/>
            </w:tcMar>
          </w:tcPr>
          <w:p w14:paraId="6BBA3426" w14:textId="77777777" w:rsidR="009B2676" w:rsidRDefault="00555546">
            <w:pPr>
              <w:spacing w:after="40"/>
            </w:pPr>
            <w:r>
              <w:rPr>
                <w:sz w:val="18"/>
                <w:szCs w:val="18"/>
              </w:rPr>
              <w:t>A deactivated account kept working until its token expired (B1)</w:t>
            </w:r>
          </w:p>
        </w:tc>
        <w:tc>
          <w:tcPr>
            <w:tcW w:w="1100" w:type="dxa"/>
            <w:tcMar>
              <w:top w:w="40" w:type="dxa"/>
              <w:left w:w="90" w:type="dxa"/>
              <w:bottom w:w="40" w:type="dxa"/>
              <w:right w:w="90" w:type="dxa"/>
            </w:tcMar>
          </w:tcPr>
          <w:p w14:paraId="616F8F09" w14:textId="77777777" w:rsidR="009B2676" w:rsidRDefault="00555546">
            <w:pPr>
              <w:spacing w:after="40"/>
            </w:pPr>
            <w:r>
              <w:rPr>
                <w:sz w:val="18"/>
                <w:szCs w:val="18"/>
              </w:rPr>
              <w:t>High</w:t>
            </w:r>
          </w:p>
        </w:tc>
        <w:tc>
          <w:tcPr>
            <w:tcW w:w="1250" w:type="dxa"/>
            <w:tcMar>
              <w:top w:w="40" w:type="dxa"/>
              <w:left w:w="90" w:type="dxa"/>
              <w:bottom w:w="40" w:type="dxa"/>
              <w:right w:w="90" w:type="dxa"/>
            </w:tcMar>
          </w:tcPr>
          <w:p w14:paraId="0FCF4894" w14:textId="77777777" w:rsidR="009B2676" w:rsidRDefault="00555546">
            <w:pPr>
              <w:spacing w:after="40"/>
            </w:pPr>
            <w:r>
              <w:rPr>
                <w:sz w:val="18"/>
                <w:szCs w:val="18"/>
              </w:rPr>
              <w:t>Code review</w:t>
            </w:r>
          </w:p>
        </w:tc>
        <w:tc>
          <w:tcPr>
            <w:tcW w:w="1450" w:type="dxa"/>
            <w:tcMar>
              <w:top w:w="40" w:type="dxa"/>
              <w:left w:w="90" w:type="dxa"/>
              <w:bottom w:w="40" w:type="dxa"/>
              <w:right w:w="90" w:type="dxa"/>
            </w:tcMar>
          </w:tcPr>
          <w:p w14:paraId="1E20165B" w14:textId="77777777" w:rsidR="009B2676" w:rsidRDefault="00555546">
            <w:pPr>
              <w:spacing w:after="40"/>
            </w:pPr>
            <w:r>
              <w:rPr>
                <w:sz w:val="18"/>
                <w:szCs w:val="18"/>
              </w:rPr>
              <w:t>Fixed: account checked on every call</w:t>
            </w:r>
          </w:p>
        </w:tc>
        <w:tc>
          <w:tcPr>
            <w:tcW w:w="1666" w:type="dxa"/>
            <w:tcMar>
              <w:top w:w="40" w:type="dxa"/>
              <w:left w:w="90" w:type="dxa"/>
              <w:bottom w:w="40" w:type="dxa"/>
              <w:right w:w="90" w:type="dxa"/>
            </w:tcMar>
          </w:tcPr>
          <w:p w14:paraId="50066A90" w14:textId="77777777" w:rsidR="009B2676" w:rsidRDefault="00555546">
            <w:pPr>
              <w:spacing w:after="40"/>
            </w:pPr>
            <w:proofErr w:type="spellStart"/>
            <w:r>
              <w:rPr>
                <w:sz w:val="18"/>
                <w:szCs w:val="18"/>
              </w:rPr>
              <w:t>deactivatedEmployeeTokenRefused</w:t>
            </w:r>
            <w:proofErr w:type="spellEnd"/>
            <w:r>
              <w:rPr>
                <w:sz w:val="18"/>
                <w:szCs w:val="18"/>
              </w:rPr>
              <w:t>; E2E-03</w:t>
            </w:r>
          </w:p>
        </w:tc>
      </w:tr>
      <w:tr w:rsidR="009B2676" w14:paraId="0EAD4F05" w14:textId="77777777">
        <w:trPr>
          <w:cantSplit/>
        </w:trPr>
        <w:tc>
          <w:tcPr>
            <w:tcW w:w="650" w:type="dxa"/>
            <w:tcMar>
              <w:top w:w="40" w:type="dxa"/>
              <w:left w:w="90" w:type="dxa"/>
              <w:bottom w:w="40" w:type="dxa"/>
              <w:right w:w="90" w:type="dxa"/>
            </w:tcMar>
          </w:tcPr>
          <w:p w14:paraId="3B4AAD4C" w14:textId="77777777" w:rsidR="009B2676" w:rsidRDefault="00555546">
            <w:pPr>
              <w:spacing w:after="40"/>
            </w:pPr>
            <w:r>
              <w:rPr>
                <w:sz w:val="18"/>
                <w:szCs w:val="18"/>
              </w:rPr>
              <w:t>D-03</w:t>
            </w:r>
          </w:p>
        </w:tc>
        <w:tc>
          <w:tcPr>
            <w:tcW w:w="2900" w:type="dxa"/>
            <w:tcMar>
              <w:top w:w="40" w:type="dxa"/>
              <w:left w:w="90" w:type="dxa"/>
              <w:bottom w:w="40" w:type="dxa"/>
              <w:right w:w="90" w:type="dxa"/>
            </w:tcMar>
          </w:tcPr>
          <w:p w14:paraId="3AE705E4" w14:textId="77777777" w:rsidR="009B2676" w:rsidRDefault="00555546">
            <w:pPr>
              <w:spacing w:after="40"/>
            </w:pPr>
            <w:r>
              <w:rPr>
                <w:sz w:val="18"/>
                <w:szCs w:val="18"/>
              </w:rPr>
              <w:t>Email or password could be changed without the current password (B3)</w:t>
            </w:r>
          </w:p>
        </w:tc>
        <w:tc>
          <w:tcPr>
            <w:tcW w:w="1100" w:type="dxa"/>
            <w:tcMar>
              <w:top w:w="40" w:type="dxa"/>
              <w:left w:w="90" w:type="dxa"/>
              <w:bottom w:w="40" w:type="dxa"/>
              <w:right w:w="90" w:type="dxa"/>
            </w:tcMar>
          </w:tcPr>
          <w:p w14:paraId="4BD9C808" w14:textId="77777777" w:rsidR="009B2676" w:rsidRDefault="00555546">
            <w:pPr>
              <w:spacing w:after="40"/>
            </w:pPr>
            <w:r>
              <w:rPr>
                <w:sz w:val="18"/>
                <w:szCs w:val="18"/>
              </w:rPr>
              <w:t>High</w:t>
            </w:r>
          </w:p>
        </w:tc>
        <w:tc>
          <w:tcPr>
            <w:tcW w:w="1250" w:type="dxa"/>
            <w:tcMar>
              <w:top w:w="40" w:type="dxa"/>
              <w:left w:w="90" w:type="dxa"/>
              <w:bottom w:w="40" w:type="dxa"/>
              <w:right w:w="90" w:type="dxa"/>
            </w:tcMar>
          </w:tcPr>
          <w:p w14:paraId="7CDBAA54" w14:textId="77777777" w:rsidR="009B2676" w:rsidRDefault="00555546">
            <w:pPr>
              <w:spacing w:after="40"/>
            </w:pPr>
            <w:r>
              <w:rPr>
                <w:sz w:val="18"/>
                <w:szCs w:val="18"/>
              </w:rPr>
              <w:t>Code review</w:t>
            </w:r>
          </w:p>
        </w:tc>
        <w:tc>
          <w:tcPr>
            <w:tcW w:w="1450" w:type="dxa"/>
            <w:tcMar>
              <w:top w:w="40" w:type="dxa"/>
              <w:left w:w="90" w:type="dxa"/>
              <w:bottom w:w="40" w:type="dxa"/>
              <w:right w:w="90" w:type="dxa"/>
            </w:tcMar>
          </w:tcPr>
          <w:p w14:paraId="1222470A" w14:textId="77777777" w:rsidR="009B2676" w:rsidRDefault="00555546">
            <w:pPr>
              <w:spacing w:after="40"/>
            </w:pPr>
            <w:r>
              <w:rPr>
                <w:sz w:val="18"/>
                <w:szCs w:val="18"/>
              </w:rPr>
              <w:t>Fixed</w:t>
            </w:r>
          </w:p>
        </w:tc>
        <w:tc>
          <w:tcPr>
            <w:tcW w:w="1666" w:type="dxa"/>
            <w:tcMar>
              <w:top w:w="40" w:type="dxa"/>
              <w:left w:w="90" w:type="dxa"/>
              <w:bottom w:w="40" w:type="dxa"/>
              <w:right w:w="90" w:type="dxa"/>
            </w:tcMar>
          </w:tcPr>
          <w:p w14:paraId="480BFB1C" w14:textId="77777777" w:rsidR="009B2676" w:rsidRDefault="00555546">
            <w:pPr>
              <w:spacing w:after="40"/>
            </w:pPr>
            <w:proofErr w:type="spellStart"/>
            <w:r>
              <w:rPr>
                <w:sz w:val="18"/>
                <w:szCs w:val="18"/>
              </w:rPr>
              <w:t>ClientServiceTest</w:t>
            </w:r>
            <w:proofErr w:type="spellEnd"/>
          </w:p>
        </w:tc>
      </w:tr>
      <w:tr w:rsidR="009B2676" w14:paraId="49354C1F" w14:textId="77777777">
        <w:trPr>
          <w:cantSplit/>
        </w:trPr>
        <w:tc>
          <w:tcPr>
            <w:tcW w:w="650" w:type="dxa"/>
            <w:tcMar>
              <w:top w:w="40" w:type="dxa"/>
              <w:left w:w="90" w:type="dxa"/>
              <w:bottom w:w="40" w:type="dxa"/>
              <w:right w:w="90" w:type="dxa"/>
            </w:tcMar>
          </w:tcPr>
          <w:p w14:paraId="29BD313C" w14:textId="77777777" w:rsidR="009B2676" w:rsidRDefault="00555546">
            <w:pPr>
              <w:spacing w:after="40"/>
            </w:pPr>
            <w:r>
              <w:rPr>
                <w:sz w:val="18"/>
                <w:szCs w:val="18"/>
              </w:rPr>
              <w:t>D-04</w:t>
            </w:r>
          </w:p>
        </w:tc>
        <w:tc>
          <w:tcPr>
            <w:tcW w:w="2900" w:type="dxa"/>
            <w:tcMar>
              <w:top w:w="40" w:type="dxa"/>
              <w:left w:w="90" w:type="dxa"/>
              <w:bottom w:w="40" w:type="dxa"/>
              <w:right w:w="90" w:type="dxa"/>
            </w:tcMar>
          </w:tcPr>
          <w:p w14:paraId="5A168A09" w14:textId="77777777" w:rsidR="009B2676" w:rsidRDefault="00555546">
            <w:pPr>
              <w:spacing w:after="40"/>
            </w:pPr>
            <w:r>
              <w:rPr>
                <w:sz w:val="18"/>
                <w:szCs w:val="18"/>
              </w:rPr>
              <w:t>No protection against password guessing (B4)</w:t>
            </w:r>
          </w:p>
        </w:tc>
        <w:tc>
          <w:tcPr>
            <w:tcW w:w="1100" w:type="dxa"/>
            <w:tcMar>
              <w:top w:w="40" w:type="dxa"/>
              <w:left w:w="90" w:type="dxa"/>
              <w:bottom w:w="40" w:type="dxa"/>
              <w:right w:w="90" w:type="dxa"/>
            </w:tcMar>
          </w:tcPr>
          <w:p w14:paraId="2DBA60CC" w14:textId="77777777" w:rsidR="009B2676" w:rsidRDefault="00555546">
            <w:pPr>
              <w:spacing w:after="40"/>
            </w:pPr>
            <w:r>
              <w:rPr>
                <w:sz w:val="18"/>
                <w:szCs w:val="18"/>
              </w:rPr>
              <w:t>High</w:t>
            </w:r>
          </w:p>
        </w:tc>
        <w:tc>
          <w:tcPr>
            <w:tcW w:w="1250" w:type="dxa"/>
            <w:tcMar>
              <w:top w:w="40" w:type="dxa"/>
              <w:left w:w="90" w:type="dxa"/>
              <w:bottom w:w="40" w:type="dxa"/>
              <w:right w:w="90" w:type="dxa"/>
            </w:tcMar>
          </w:tcPr>
          <w:p w14:paraId="622050AB" w14:textId="77777777" w:rsidR="009B2676" w:rsidRDefault="00555546">
            <w:pPr>
              <w:spacing w:after="40"/>
            </w:pPr>
            <w:r>
              <w:rPr>
                <w:sz w:val="18"/>
                <w:szCs w:val="18"/>
              </w:rPr>
              <w:t>Code review</w:t>
            </w:r>
          </w:p>
        </w:tc>
        <w:tc>
          <w:tcPr>
            <w:tcW w:w="1450" w:type="dxa"/>
            <w:tcMar>
              <w:top w:w="40" w:type="dxa"/>
              <w:left w:w="90" w:type="dxa"/>
              <w:bottom w:w="40" w:type="dxa"/>
              <w:right w:w="90" w:type="dxa"/>
            </w:tcMar>
          </w:tcPr>
          <w:p w14:paraId="0CC392CE" w14:textId="77777777" w:rsidR="009B2676" w:rsidRDefault="00555546">
            <w:pPr>
              <w:spacing w:after="40"/>
            </w:pPr>
            <w:r>
              <w:rPr>
                <w:sz w:val="18"/>
                <w:szCs w:val="18"/>
              </w:rPr>
              <w:t>Fixed: C-04</w:t>
            </w:r>
          </w:p>
        </w:tc>
        <w:tc>
          <w:tcPr>
            <w:tcW w:w="1666" w:type="dxa"/>
            <w:tcMar>
              <w:top w:w="40" w:type="dxa"/>
              <w:left w:w="90" w:type="dxa"/>
              <w:bottom w:w="40" w:type="dxa"/>
              <w:right w:w="90" w:type="dxa"/>
            </w:tcMar>
          </w:tcPr>
          <w:p w14:paraId="45E3A4C7" w14:textId="77777777" w:rsidR="009B2676" w:rsidRDefault="00555546">
            <w:pPr>
              <w:spacing w:after="40"/>
            </w:pPr>
            <w:proofErr w:type="spellStart"/>
            <w:r>
              <w:rPr>
                <w:sz w:val="18"/>
                <w:szCs w:val="18"/>
              </w:rPr>
              <w:t>loginLockoutOverHttp</w:t>
            </w:r>
            <w:proofErr w:type="spellEnd"/>
            <w:r>
              <w:rPr>
                <w:sz w:val="18"/>
                <w:szCs w:val="18"/>
              </w:rPr>
              <w:t xml:space="preserve">; </w:t>
            </w:r>
            <w:proofErr w:type="spellStart"/>
            <w:r>
              <w:rPr>
                <w:sz w:val="18"/>
                <w:szCs w:val="18"/>
              </w:rPr>
              <w:t>LoginAttemptLimiterTest</w:t>
            </w:r>
            <w:proofErr w:type="spellEnd"/>
          </w:p>
        </w:tc>
      </w:tr>
      <w:tr w:rsidR="009B2676" w14:paraId="36E501E4" w14:textId="77777777">
        <w:trPr>
          <w:cantSplit/>
        </w:trPr>
        <w:tc>
          <w:tcPr>
            <w:tcW w:w="650" w:type="dxa"/>
            <w:tcMar>
              <w:top w:w="40" w:type="dxa"/>
              <w:left w:w="90" w:type="dxa"/>
              <w:bottom w:w="40" w:type="dxa"/>
              <w:right w:w="90" w:type="dxa"/>
            </w:tcMar>
          </w:tcPr>
          <w:p w14:paraId="1CB61555" w14:textId="77777777" w:rsidR="009B2676" w:rsidRDefault="00555546">
            <w:pPr>
              <w:spacing w:after="40"/>
            </w:pPr>
            <w:r>
              <w:rPr>
                <w:sz w:val="18"/>
                <w:szCs w:val="18"/>
              </w:rPr>
              <w:t>D-05</w:t>
            </w:r>
          </w:p>
        </w:tc>
        <w:tc>
          <w:tcPr>
            <w:tcW w:w="2900" w:type="dxa"/>
            <w:tcMar>
              <w:top w:w="40" w:type="dxa"/>
              <w:left w:w="90" w:type="dxa"/>
              <w:bottom w:w="40" w:type="dxa"/>
              <w:right w:w="90" w:type="dxa"/>
            </w:tcMar>
          </w:tcPr>
          <w:p w14:paraId="105D3014" w14:textId="77777777" w:rsidR="009B2676" w:rsidRDefault="00555546">
            <w:pPr>
              <w:spacing w:after="40"/>
            </w:pPr>
            <w:r>
              <w:rPr>
                <w:sz w:val="18"/>
                <w:szCs w:val="18"/>
              </w:rPr>
              <w:t>Removing a handler also changed their Resolved, Closed and Rejected requests</w:t>
            </w:r>
          </w:p>
        </w:tc>
        <w:tc>
          <w:tcPr>
            <w:tcW w:w="1100" w:type="dxa"/>
            <w:tcMar>
              <w:top w:w="40" w:type="dxa"/>
              <w:left w:w="90" w:type="dxa"/>
              <w:bottom w:w="40" w:type="dxa"/>
              <w:right w:w="90" w:type="dxa"/>
            </w:tcMar>
          </w:tcPr>
          <w:p w14:paraId="620A2CB4" w14:textId="77777777" w:rsidR="009B2676" w:rsidRDefault="00555546">
            <w:pPr>
              <w:spacing w:after="40"/>
            </w:pPr>
            <w:r>
              <w:rPr>
                <w:sz w:val="18"/>
                <w:szCs w:val="18"/>
              </w:rPr>
              <w:t>High</w:t>
            </w:r>
          </w:p>
        </w:tc>
        <w:tc>
          <w:tcPr>
            <w:tcW w:w="1250" w:type="dxa"/>
            <w:tcMar>
              <w:top w:w="40" w:type="dxa"/>
              <w:left w:w="90" w:type="dxa"/>
              <w:bottom w:w="40" w:type="dxa"/>
              <w:right w:w="90" w:type="dxa"/>
            </w:tcMar>
          </w:tcPr>
          <w:p w14:paraId="3B61F37F" w14:textId="77777777" w:rsidR="009B2676" w:rsidRDefault="00555546">
            <w:pPr>
              <w:spacing w:after="40"/>
            </w:pPr>
            <w:r>
              <w:rPr>
                <w:sz w:val="18"/>
                <w:szCs w:val="18"/>
              </w:rPr>
              <w:t>Independent review</w:t>
            </w:r>
          </w:p>
        </w:tc>
        <w:tc>
          <w:tcPr>
            <w:tcW w:w="1450" w:type="dxa"/>
            <w:tcMar>
              <w:top w:w="40" w:type="dxa"/>
              <w:left w:w="90" w:type="dxa"/>
              <w:bottom w:w="40" w:type="dxa"/>
              <w:right w:w="90" w:type="dxa"/>
            </w:tcMar>
          </w:tcPr>
          <w:p w14:paraId="37C71D83" w14:textId="77777777" w:rsidR="009B2676" w:rsidRDefault="00555546">
            <w:pPr>
              <w:spacing w:after="40"/>
            </w:pPr>
            <w:r>
              <w:rPr>
                <w:sz w:val="18"/>
                <w:szCs w:val="18"/>
              </w:rPr>
              <w:t>Fixed: only open requests released</w:t>
            </w:r>
          </w:p>
        </w:tc>
        <w:tc>
          <w:tcPr>
            <w:tcW w:w="1666" w:type="dxa"/>
            <w:tcMar>
              <w:top w:w="40" w:type="dxa"/>
              <w:left w:w="90" w:type="dxa"/>
              <w:bottom w:w="40" w:type="dxa"/>
              <w:right w:w="90" w:type="dxa"/>
            </w:tcMar>
          </w:tcPr>
          <w:p w14:paraId="6CC40447" w14:textId="77777777" w:rsidR="009B2676" w:rsidRDefault="00555546">
            <w:pPr>
              <w:spacing w:after="40"/>
            </w:pPr>
            <w:proofErr w:type="spellStart"/>
            <w:r>
              <w:rPr>
                <w:sz w:val="18"/>
                <w:szCs w:val="18"/>
              </w:rPr>
              <w:t>deactivationTakesEffectImmediately</w:t>
            </w:r>
            <w:proofErr w:type="spellEnd"/>
            <w:r>
              <w:rPr>
                <w:sz w:val="18"/>
                <w:szCs w:val="18"/>
              </w:rPr>
              <w:t xml:space="preserve">; </w:t>
            </w:r>
            <w:proofErr w:type="spellStart"/>
            <w:r>
              <w:rPr>
                <w:sz w:val="18"/>
                <w:szCs w:val="18"/>
              </w:rPr>
              <w:t>HandlerRemovalListenerTest</w:t>
            </w:r>
            <w:proofErr w:type="spellEnd"/>
          </w:p>
        </w:tc>
      </w:tr>
      <w:tr w:rsidR="009B2676" w14:paraId="64929202" w14:textId="77777777">
        <w:trPr>
          <w:cantSplit/>
        </w:trPr>
        <w:tc>
          <w:tcPr>
            <w:tcW w:w="650" w:type="dxa"/>
            <w:tcMar>
              <w:top w:w="40" w:type="dxa"/>
              <w:left w:w="90" w:type="dxa"/>
              <w:bottom w:w="40" w:type="dxa"/>
              <w:right w:w="90" w:type="dxa"/>
            </w:tcMar>
          </w:tcPr>
          <w:p w14:paraId="0A866977" w14:textId="77777777" w:rsidR="009B2676" w:rsidRDefault="00555546">
            <w:pPr>
              <w:spacing w:after="40"/>
            </w:pPr>
            <w:r>
              <w:rPr>
                <w:sz w:val="18"/>
                <w:szCs w:val="18"/>
              </w:rPr>
              <w:t>D-06</w:t>
            </w:r>
          </w:p>
        </w:tc>
        <w:tc>
          <w:tcPr>
            <w:tcW w:w="2900" w:type="dxa"/>
            <w:tcMar>
              <w:top w:w="40" w:type="dxa"/>
              <w:left w:w="90" w:type="dxa"/>
              <w:bottom w:w="40" w:type="dxa"/>
              <w:right w:w="90" w:type="dxa"/>
            </w:tcMar>
          </w:tcPr>
          <w:p w14:paraId="6188A157" w14:textId="77777777" w:rsidR="009B2676" w:rsidRDefault="00555546">
            <w:pPr>
              <w:spacing w:after="40"/>
            </w:pPr>
            <w:r>
              <w:rPr>
                <w:sz w:val="18"/>
                <w:szCs w:val="18"/>
              </w:rPr>
              <w:t>A database outage on a logged-in call gave an unformatted 500 instead of 503</w:t>
            </w:r>
          </w:p>
        </w:tc>
        <w:tc>
          <w:tcPr>
            <w:tcW w:w="1100" w:type="dxa"/>
            <w:tcMar>
              <w:top w:w="40" w:type="dxa"/>
              <w:left w:w="90" w:type="dxa"/>
              <w:bottom w:w="40" w:type="dxa"/>
              <w:right w:w="90" w:type="dxa"/>
            </w:tcMar>
          </w:tcPr>
          <w:p w14:paraId="51A27FC4" w14:textId="77777777" w:rsidR="009B2676" w:rsidRDefault="00555546">
            <w:pPr>
              <w:spacing w:after="40"/>
            </w:pPr>
            <w:r>
              <w:rPr>
                <w:sz w:val="18"/>
                <w:szCs w:val="18"/>
              </w:rPr>
              <w:t>Medium</w:t>
            </w:r>
          </w:p>
        </w:tc>
        <w:tc>
          <w:tcPr>
            <w:tcW w:w="1250" w:type="dxa"/>
            <w:tcMar>
              <w:top w:w="40" w:type="dxa"/>
              <w:left w:w="90" w:type="dxa"/>
              <w:bottom w:w="40" w:type="dxa"/>
              <w:right w:w="90" w:type="dxa"/>
            </w:tcMar>
          </w:tcPr>
          <w:p w14:paraId="620C5107" w14:textId="77777777" w:rsidR="009B2676" w:rsidRDefault="00555546">
            <w:pPr>
              <w:spacing w:after="40"/>
            </w:pPr>
            <w:r>
              <w:rPr>
                <w:sz w:val="18"/>
                <w:szCs w:val="18"/>
              </w:rPr>
              <w:t>Independent review</w:t>
            </w:r>
          </w:p>
        </w:tc>
        <w:tc>
          <w:tcPr>
            <w:tcW w:w="1450" w:type="dxa"/>
            <w:tcMar>
              <w:top w:w="40" w:type="dxa"/>
              <w:left w:w="90" w:type="dxa"/>
              <w:bottom w:w="40" w:type="dxa"/>
              <w:right w:w="90" w:type="dxa"/>
            </w:tcMar>
          </w:tcPr>
          <w:p w14:paraId="0D8D56AF" w14:textId="77777777" w:rsidR="009B2676" w:rsidRDefault="00555546">
            <w:pPr>
              <w:spacing w:after="40"/>
            </w:pPr>
            <w:r>
              <w:rPr>
                <w:sz w:val="18"/>
                <w:szCs w:val="18"/>
              </w:rPr>
              <w:t>Fixed: filter error handler</w:t>
            </w:r>
          </w:p>
        </w:tc>
        <w:tc>
          <w:tcPr>
            <w:tcW w:w="1666" w:type="dxa"/>
            <w:tcMar>
              <w:top w:w="40" w:type="dxa"/>
              <w:left w:w="90" w:type="dxa"/>
              <w:bottom w:w="40" w:type="dxa"/>
              <w:right w:w="90" w:type="dxa"/>
            </w:tcMar>
          </w:tcPr>
          <w:p w14:paraId="02432296" w14:textId="77777777" w:rsidR="009B2676" w:rsidRDefault="00555546">
            <w:pPr>
              <w:spacing w:after="40"/>
            </w:pPr>
            <w:proofErr w:type="spellStart"/>
            <w:r>
              <w:rPr>
                <w:sz w:val="18"/>
                <w:szCs w:val="18"/>
              </w:rPr>
              <w:t>FilterErrorHandlerTest</w:t>
            </w:r>
            <w:proofErr w:type="spellEnd"/>
          </w:p>
        </w:tc>
      </w:tr>
      <w:tr w:rsidR="009B2676" w14:paraId="260DECED" w14:textId="77777777">
        <w:trPr>
          <w:cantSplit/>
        </w:trPr>
        <w:tc>
          <w:tcPr>
            <w:tcW w:w="650" w:type="dxa"/>
            <w:tcMar>
              <w:top w:w="40" w:type="dxa"/>
              <w:left w:w="90" w:type="dxa"/>
              <w:bottom w:w="40" w:type="dxa"/>
              <w:right w:w="90" w:type="dxa"/>
            </w:tcMar>
          </w:tcPr>
          <w:p w14:paraId="65F83570" w14:textId="77777777" w:rsidR="009B2676" w:rsidRDefault="00555546">
            <w:pPr>
              <w:spacing w:after="40"/>
            </w:pPr>
            <w:r>
              <w:rPr>
                <w:sz w:val="18"/>
                <w:szCs w:val="18"/>
              </w:rPr>
              <w:t>D-07</w:t>
            </w:r>
          </w:p>
        </w:tc>
        <w:tc>
          <w:tcPr>
            <w:tcW w:w="2900" w:type="dxa"/>
            <w:tcMar>
              <w:top w:w="40" w:type="dxa"/>
              <w:left w:w="90" w:type="dxa"/>
              <w:bottom w:w="40" w:type="dxa"/>
              <w:right w:w="90" w:type="dxa"/>
            </w:tcMar>
          </w:tcPr>
          <w:p w14:paraId="7E26EAF1" w14:textId="77777777" w:rsidR="009B2676" w:rsidRDefault="00555546">
            <w:pPr>
              <w:spacing w:after="40"/>
            </w:pPr>
            <w:r>
              <w:rPr>
                <w:sz w:val="18"/>
                <w:szCs w:val="18"/>
              </w:rPr>
              <w:t>"Sort: Priority" sorted alphabetically (unset, Medium, Low, High)</w:t>
            </w:r>
          </w:p>
        </w:tc>
        <w:tc>
          <w:tcPr>
            <w:tcW w:w="1100" w:type="dxa"/>
            <w:tcMar>
              <w:top w:w="40" w:type="dxa"/>
              <w:left w:w="90" w:type="dxa"/>
              <w:bottom w:w="40" w:type="dxa"/>
              <w:right w:w="90" w:type="dxa"/>
            </w:tcMar>
          </w:tcPr>
          <w:p w14:paraId="361016EA" w14:textId="77777777" w:rsidR="009B2676" w:rsidRDefault="00555546">
            <w:pPr>
              <w:spacing w:after="40"/>
            </w:pPr>
            <w:r>
              <w:rPr>
                <w:sz w:val="18"/>
                <w:szCs w:val="18"/>
              </w:rPr>
              <w:t>Medium</w:t>
            </w:r>
          </w:p>
        </w:tc>
        <w:tc>
          <w:tcPr>
            <w:tcW w:w="1250" w:type="dxa"/>
            <w:tcMar>
              <w:top w:w="40" w:type="dxa"/>
              <w:left w:w="90" w:type="dxa"/>
              <w:bottom w:w="40" w:type="dxa"/>
              <w:right w:w="90" w:type="dxa"/>
            </w:tcMar>
          </w:tcPr>
          <w:p w14:paraId="224BD01F" w14:textId="77777777" w:rsidR="009B2676" w:rsidRDefault="00555546">
            <w:pPr>
              <w:spacing w:after="40"/>
            </w:pPr>
            <w:r>
              <w:rPr>
                <w:sz w:val="18"/>
                <w:szCs w:val="18"/>
              </w:rPr>
              <w:t>Independent review</w:t>
            </w:r>
          </w:p>
        </w:tc>
        <w:tc>
          <w:tcPr>
            <w:tcW w:w="1450" w:type="dxa"/>
            <w:tcMar>
              <w:top w:w="40" w:type="dxa"/>
              <w:left w:w="90" w:type="dxa"/>
              <w:bottom w:w="40" w:type="dxa"/>
              <w:right w:w="90" w:type="dxa"/>
            </w:tcMar>
          </w:tcPr>
          <w:p w14:paraId="517C092E" w14:textId="77777777" w:rsidR="009B2676" w:rsidRDefault="00555546">
            <w:pPr>
              <w:spacing w:after="40"/>
            </w:pPr>
            <w:r>
              <w:rPr>
                <w:sz w:val="18"/>
                <w:szCs w:val="18"/>
              </w:rPr>
              <w:t>Fixed: CASE ordering</w:t>
            </w:r>
          </w:p>
        </w:tc>
        <w:tc>
          <w:tcPr>
            <w:tcW w:w="1666" w:type="dxa"/>
            <w:tcMar>
              <w:top w:w="40" w:type="dxa"/>
              <w:left w:w="90" w:type="dxa"/>
              <w:bottom w:w="40" w:type="dxa"/>
              <w:right w:w="90" w:type="dxa"/>
            </w:tcMar>
          </w:tcPr>
          <w:p w14:paraId="1E791456" w14:textId="77777777" w:rsidR="009B2676" w:rsidRDefault="00555546">
            <w:pPr>
              <w:spacing w:after="40"/>
            </w:pPr>
            <w:proofErr w:type="spellStart"/>
            <w:r>
              <w:rPr>
                <w:sz w:val="18"/>
                <w:szCs w:val="18"/>
              </w:rPr>
              <w:t>prioritySortOrder</w:t>
            </w:r>
            <w:proofErr w:type="spellEnd"/>
            <w:r>
              <w:rPr>
                <w:sz w:val="18"/>
                <w:szCs w:val="18"/>
              </w:rPr>
              <w:t xml:space="preserve">; </w:t>
            </w:r>
            <w:proofErr w:type="spellStart"/>
            <w:r>
              <w:rPr>
                <w:sz w:val="18"/>
                <w:szCs w:val="18"/>
              </w:rPr>
              <w:t>RequestSpecsTest</w:t>
            </w:r>
            <w:proofErr w:type="spellEnd"/>
          </w:p>
        </w:tc>
      </w:tr>
      <w:tr w:rsidR="009B2676" w14:paraId="2FFFF599" w14:textId="77777777">
        <w:trPr>
          <w:cantSplit/>
        </w:trPr>
        <w:tc>
          <w:tcPr>
            <w:tcW w:w="650" w:type="dxa"/>
            <w:tcMar>
              <w:top w:w="40" w:type="dxa"/>
              <w:left w:w="90" w:type="dxa"/>
              <w:bottom w:w="40" w:type="dxa"/>
              <w:right w:w="90" w:type="dxa"/>
            </w:tcMar>
          </w:tcPr>
          <w:p w14:paraId="7F471716" w14:textId="77777777" w:rsidR="009B2676" w:rsidRDefault="00555546">
            <w:pPr>
              <w:spacing w:after="40"/>
            </w:pPr>
            <w:r>
              <w:rPr>
                <w:sz w:val="18"/>
                <w:szCs w:val="18"/>
              </w:rPr>
              <w:t>D-08</w:t>
            </w:r>
          </w:p>
        </w:tc>
        <w:tc>
          <w:tcPr>
            <w:tcW w:w="2900" w:type="dxa"/>
            <w:tcMar>
              <w:top w:w="40" w:type="dxa"/>
              <w:left w:w="90" w:type="dxa"/>
              <w:bottom w:w="40" w:type="dxa"/>
              <w:right w:w="90" w:type="dxa"/>
            </w:tcMar>
          </w:tcPr>
          <w:p w14:paraId="654DA2C6" w14:textId="77777777" w:rsidR="009B2676" w:rsidRDefault="00555546">
            <w:pPr>
              <w:spacing w:after="40"/>
            </w:pPr>
            <w:r>
              <w:rPr>
                <w:sz w:val="18"/>
                <w:szCs w:val="18"/>
              </w:rPr>
              <w:t>The status list pre-selected "Rejected" on New requests (one click rejected)</w:t>
            </w:r>
          </w:p>
        </w:tc>
        <w:tc>
          <w:tcPr>
            <w:tcW w:w="1100" w:type="dxa"/>
            <w:tcMar>
              <w:top w:w="40" w:type="dxa"/>
              <w:left w:w="90" w:type="dxa"/>
              <w:bottom w:w="40" w:type="dxa"/>
              <w:right w:w="90" w:type="dxa"/>
            </w:tcMar>
          </w:tcPr>
          <w:p w14:paraId="6E6A6277" w14:textId="77777777" w:rsidR="009B2676" w:rsidRDefault="00555546">
            <w:pPr>
              <w:spacing w:after="40"/>
            </w:pPr>
            <w:r>
              <w:rPr>
                <w:sz w:val="18"/>
                <w:szCs w:val="18"/>
              </w:rPr>
              <w:t>Medium</w:t>
            </w:r>
          </w:p>
        </w:tc>
        <w:tc>
          <w:tcPr>
            <w:tcW w:w="1250" w:type="dxa"/>
            <w:tcMar>
              <w:top w:w="40" w:type="dxa"/>
              <w:left w:w="90" w:type="dxa"/>
              <w:bottom w:w="40" w:type="dxa"/>
              <w:right w:w="90" w:type="dxa"/>
            </w:tcMar>
          </w:tcPr>
          <w:p w14:paraId="02505596" w14:textId="77777777" w:rsidR="009B2676" w:rsidRDefault="00555546">
            <w:pPr>
              <w:spacing w:after="40"/>
            </w:pPr>
            <w:r>
              <w:rPr>
                <w:sz w:val="18"/>
                <w:szCs w:val="18"/>
              </w:rPr>
              <w:t>Independent review</w:t>
            </w:r>
          </w:p>
        </w:tc>
        <w:tc>
          <w:tcPr>
            <w:tcW w:w="1450" w:type="dxa"/>
            <w:tcMar>
              <w:top w:w="40" w:type="dxa"/>
              <w:left w:w="90" w:type="dxa"/>
              <w:bottom w:w="40" w:type="dxa"/>
              <w:right w:w="90" w:type="dxa"/>
            </w:tcMar>
          </w:tcPr>
          <w:p w14:paraId="5EF013C3" w14:textId="77777777" w:rsidR="009B2676" w:rsidRDefault="00555546">
            <w:pPr>
              <w:spacing w:after="40"/>
            </w:pPr>
            <w:r>
              <w:rPr>
                <w:sz w:val="18"/>
                <w:szCs w:val="18"/>
              </w:rPr>
              <w:t>Fixed: nothing pre-selected</w:t>
            </w:r>
          </w:p>
        </w:tc>
        <w:tc>
          <w:tcPr>
            <w:tcW w:w="1666" w:type="dxa"/>
            <w:tcMar>
              <w:top w:w="40" w:type="dxa"/>
              <w:left w:w="90" w:type="dxa"/>
              <w:bottom w:w="40" w:type="dxa"/>
              <w:right w:w="90" w:type="dxa"/>
            </w:tcMar>
          </w:tcPr>
          <w:p w14:paraId="3B33097E" w14:textId="77777777" w:rsidR="009B2676" w:rsidRDefault="00555546">
            <w:pPr>
              <w:spacing w:after="40"/>
            </w:pPr>
            <w:r>
              <w:rPr>
                <w:sz w:val="18"/>
                <w:szCs w:val="18"/>
              </w:rPr>
              <w:t>E2E-01 (Update disabled until a status is chosen)</w:t>
            </w:r>
          </w:p>
        </w:tc>
      </w:tr>
      <w:tr w:rsidR="009B2676" w14:paraId="23A06198" w14:textId="77777777">
        <w:trPr>
          <w:cantSplit/>
        </w:trPr>
        <w:tc>
          <w:tcPr>
            <w:tcW w:w="650" w:type="dxa"/>
            <w:tcMar>
              <w:top w:w="40" w:type="dxa"/>
              <w:left w:w="90" w:type="dxa"/>
              <w:bottom w:w="40" w:type="dxa"/>
              <w:right w:w="90" w:type="dxa"/>
            </w:tcMar>
          </w:tcPr>
          <w:p w14:paraId="097DCBB9" w14:textId="77777777" w:rsidR="009B2676" w:rsidRDefault="00555546">
            <w:pPr>
              <w:spacing w:after="40"/>
            </w:pPr>
            <w:r>
              <w:rPr>
                <w:sz w:val="18"/>
                <w:szCs w:val="18"/>
              </w:rPr>
              <w:t>D-09</w:t>
            </w:r>
          </w:p>
        </w:tc>
        <w:tc>
          <w:tcPr>
            <w:tcW w:w="2900" w:type="dxa"/>
            <w:tcMar>
              <w:top w:w="40" w:type="dxa"/>
              <w:left w:w="90" w:type="dxa"/>
              <w:bottom w:w="40" w:type="dxa"/>
              <w:right w:w="90" w:type="dxa"/>
            </w:tcMar>
          </w:tcPr>
          <w:p w14:paraId="39FD2337" w14:textId="77777777" w:rsidR="009B2676" w:rsidRDefault="00555546">
            <w:pPr>
              <w:spacing w:after="40"/>
            </w:pPr>
            <w:r>
              <w:rPr>
                <w:sz w:val="18"/>
                <w:szCs w:val="18"/>
              </w:rPr>
              <w:t>Clicking rows quickly could show, and save, the previous row's data</w:t>
            </w:r>
          </w:p>
        </w:tc>
        <w:tc>
          <w:tcPr>
            <w:tcW w:w="1100" w:type="dxa"/>
            <w:tcMar>
              <w:top w:w="40" w:type="dxa"/>
              <w:left w:w="90" w:type="dxa"/>
              <w:bottom w:w="40" w:type="dxa"/>
              <w:right w:w="90" w:type="dxa"/>
            </w:tcMar>
          </w:tcPr>
          <w:p w14:paraId="3F3CD8DC" w14:textId="77777777" w:rsidR="009B2676" w:rsidRDefault="00555546">
            <w:pPr>
              <w:spacing w:after="40"/>
            </w:pPr>
            <w:r>
              <w:rPr>
                <w:sz w:val="18"/>
                <w:szCs w:val="18"/>
              </w:rPr>
              <w:t>Medium</w:t>
            </w:r>
          </w:p>
        </w:tc>
        <w:tc>
          <w:tcPr>
            <w:tcW w:w="1250" w:type="dxa"/>
            <w:tcMar>
              <w:top w:w="40" w:type="dxa"/>
              <w:left w:w="90" w:type="dxa"/>
              <w:bottom w:w="40" w:type="dxa"/>
              <w:right w:w="90" w:type="dxa"/>
            </w:tcMar>
          </w:tcPr>
          <w:p w14:paraId="1C584EA2" w14:textId="77777777" w:rsidR="009B2676" w:rsidRDefault="00555546">
            <w:pPr>
              <w:spacing w:after="40"/>
            </w:pPr>
            <w:r>
              <w:rPr>
                <w:sz w:val="18"/>
                <w:szCs w:val="18"/>
              </w:rPr>
              <w:t>Independent review</w:t>
            </w:r>
          </w:p>
        </w:tc>
        <w:tc>
          <w:tcPr>
            <w:tcW w:w="1450" w:type="dxa"/>
            <w:tcMar>
              <w:top w:w="40" w:type="dxa"/>
              <w:left w:w="90" w:type="dxa"/>
              <w:bottom w:w="40" w:type="dxa"/>
              <w:right w:w="90" w:type="dxa"/>
            </w:tcMar>
          </w:tcPr>
          <w:p w14:paraId="02CD671C" w14:textId="77777777" w:rsidR="009B2676" w:rsidRDefault="00555546">
            <w:pPr>
              <w:spacing w:after="40"/>
            </w:pPr>
            <w:r>
              <w:rPr>
                <w:sz w:val="18"/>
                <w:szCs w:val="18"/>
              </w:rPr>
              <w:t>Fixed: previous load cancelled</w:t>
            </w:r>
          </w:p>
        </w:tc>
        <w:tc>
          <w:tcPr>
            <w:tcW w:w="1666" w:type="dxa"/>
            <w:tcMar>
              <w:top w:w="40" w:type="dxa"/>
              <w:left w:w="90" w:type="dxa"/>
              <w:bottom w:w="40" w:type="dxa"/>
              <w:right w:w="90" w:type="dxa"/>
            </w:tcMar>
          </w:tcPr>
          <w:p w14:paraId="1CF950E0" w14:textId="77777777" w:rsidR="009B2676" w:rsidRDefault="00555546">
            <w:pPr>
              <w:spacing w:after="40"/>
            </w:pPr>
            <w:r>
              <w:rPr>
                <w:sz w:val="18"/>
                <w:szCs w:val="18"/>
              </w:rPr>
              <w:t>Manual check only (TD-06)</w:t>
            </w:r>
          </w:p>
        </w:tc>
      </w:tr>
      <w:tr w:rsidR="009B2676" w14:paraId="0CDDFDD7" w14:textId="77777777">
        <w:trPr>
          <w:cantSplit/>
        </w:trPr>
        <w:tc>
          <w:tcPr>
            <w:tcW w:w="650" w:type="dxa"/>
            <w:tcMar>
              <w:top w:w="40" w:type="dxa"/>
              <w:left w:w="90" w:type="dxa"/>
              <w:bottom w:w="40" w:type="dxa"/>
              <w:right w:w="90" w:type="dxa"/>
            </w:tcMar>
          </w:tcPr>
          <w:p w14:paraId="5ACCC1E2" w14:textId="77777777" w:rsidR="009B2676" w:rsidRDefault="00555546">
            <w:pPr>
              <w:spacing w:after="40"/>
            </w:pPr>
            <w:r>
              <w:rPr>
                <w:sz w:val="18"/>
                <w:szCs w:val="18"/>
              </w:rPr>
              <w:t>D-10</w:t>
            </w:r>
          </w:p>
        </w:tc>
        <w:tc>
          <w:tcPr>
            <w:tcW w:w="2900" w:type="dxa"/>
            <w:tcMar>
              <w:top w:w="40" w:type="dxa"/>
              <w:left w:w="90" w:type="dxa"/>
              <w:bottom w:w="40" w:type="dxa"/>
              <w:right w:w="90" w:type="dxa"/>
            </w:tcMar>
          </w:tcPr>
          <w:p w14:paraId="7C36E7BF" w14:textId="77777777" w:rsidR="009B2676" w:rsidRDefault="00555546">
            <w:pPr>
              <w:spacing w:after="40"/>
            </w:pPr>
            <w:r>
              <w:rPr>
                <w:sz w:val="18"/>
                <w:szCs w:val="18"/>
              </w:rPr>
              <w:t>Activity page left out open requests older than the date range; picker showed the newest 100 of any status</w:t>
            </w:r>
          </w:p>
        </w:tc>
        <w:tc>
          <w:tcPr>
            <w:tcW w:w="1100" w:type="dxa"/>
            <w:tcMar>
              <w:top w:w="40" w:type="dxa"/>
              <w:left w:w="90" w:type="dxa"/>
              <w:bottom w:w="40" w:type="dxa"/>
              <w:right w:w="90" w:type="dxa"/>
            </w:tcMar>
          </w:tcPr>
          <w:p w14:paraId="616572C3" w14:textId="77777777" w:rsidR="009B2676" w:rsidRDefault="00555546">
            <w:pPr>
              <w:spacing w:after="40"/>
            </w:pPr>
            <w:r>
              <w:rPr>
                <w:sz w:val="18"/>
                <w:szCs w:val="18"/>
              </w:rPr>
              <w:t>Medium</w:t>
            </w:r>
          </w:p>
        </w:tc>
        <w:tc>
          <w:tcPr>
            <w:tcW w:w="1250" w:type="dxa"/>
            <w:tcMar>
              <w:top w:w="40" w:type="dxa"/>
              <w:left w:w="90" w:type="dxa"/>
              <w:bottom w:w="40" w:type="dxa"/>
              <w:right w:w="90" w:type="dxa"/>
            </w:tcMar>
          </w:tcPr>
          <w:p w14:paraId="0BF07DBB" w14:textId="77777777" w:rsidR="009B2676" w:rsidRDefault="00555546">
            <w:pPr>
              <w:spacing w:after="40"/>
            </w:pPr>
            <w:r>
              <w:rPr>
                <w:sz w:val="18"/>
                <w:szCs w:val="18"/>
              </w:rPr>
              <w:t>Independent review</w:t>
            </w:r>
          </w:p>
        </w:tc>
        <w:tc>
          <w:tcPr>
            <w:tcW w:w="1450" w:type="dxa"/>
            <w:tcMar>
              <w:top w:w="40" w:type="dxa"/>
              <w:left w:w="90" w:type="dxa"/>
              <w:bottom w:w="40" w:type="dxa"/>
              <w:right w:w="90" w:type="dxa"/>
            </w:tcMar>
          </w:tcPr>
          <w:p w14:paraId="24142F13" w14:textId="77777777" w:rsidR="009B2676" w:rsidRDefault="00555546">
            <w:pPr>
              <w:spacing w:after="40"/>
            </w:pPr>
            <w:r>
              <w:rPr>
                <w:sz w:val="18"/>
                <w:szCs w:val="18"/>
              </w:rPr>
              <w:t>Fixed: open / unassigned filters and buttons</w:t>
            </w:r>
          </w:p>
        </w:tc>
        <w:tc>
          <w:tcPr>
            <w:tcW w:w="1666" w:type="dxa"/>
            <w:tcMar>
              <w:top w:w="40" w:type="dxa"/>
              <w:left w:w="90" w:type="dxa"/>
              <w:bottom w:w="40" w:type="dxa"/>
              <w:right w:w="90" w:type="dxa"/>
            </w:tcMar>
          </w:tcPr>
          <w:p w14:paraId="355EB1F6" w14:textId="77777777" w:rsidR="009B2676" w:rsidRDefault="00555546">
            <w:pPr>
              <w:spacing w:after="40"/>
            </w:pPr>
            <w:proofErr w:type="spellStart"/>
            <w:r>
              <w:rPr>
                <w:sz w:val="18"/>
                <w:szCs w:val="18"/>
              </w:rPr>
              <w:t>openAndUnassignedFilters</w:t>
            </w:r>
            <w:proofErr w:type="spellEnd"/>
          </w:p>
        </w:tc>
      </w:tr>
      <w:tr w:rsidR="009B2676" w14:paraId="16BE764B" w14:textId="77777777">
        <w:trPr>
          <w:cantSplit/>
        </w:trPr>
        <w:tc>
          <w:tcPr>
            <w:tcW w:w="650" w:type="dxa"/>
            <w:tcMar>
              <w:top w:w="40" w:type="dxa"/>
              <w:left w:w="90" w:type="dxa"/>
              <w:bottom w:w="40" w:type="dxa"/>
              <w:right w:w="90" w:type="dxa"/>
            </w:tcMar>
          </w:tcPr>
          <w:p w14:paraId="3B5FE1EB" w14:textId="77777777" w:rsidR="009B2676" w:rsidRDefault="00555546">
            <w:pPr>
              <w:spacing w:after="40"/>
            </w:pPr>
            <w:r>
              <w:rPr>
                <w:sz w:val="18"/>
                <w:szCs w:val="18"/>
              </w:rPr>
              <w:t>D-11</w:t>
            </w:r>
          </w:p>
        </w:tc>
        <w:tc>
          <w:tcPr>
            <w:tcW w:w="2900" w:type="dxa"/>
            <w:tcMar>
              <w:top w:w="40" w:type="dxa"/>
              <w:left w:w="90" w:type="dxa"/>
              <w:bottom w:w="40" w:type="dxa"/>
              <w:right w:w="90" w:type="dxa"/>
            </w:tcMar>
          </w:tcPr>
          <w:p w14:paraId="686AD2C7" w14:textId="77777777" w:rsidR="009B2676" w:rsidRDefault="00555546">
            <w:pPr>
              <w:spacing w:after="40"/>
            </w:pPr>
            <w:r>
              <w:rPr>
                <w:sz w:val="18"/>
                <w:szCs w:val="18"/>
              </w:rPr>
              <w:t>Staff were offered status changes the server then refused</w:t>
            </w:r>
          </w:p>
        </w:tc>
        <w:tc>
          <w:tcPr>
            <w:tcW w:w="1100" w:type="dxa"/>
            <w:tcMar>
              <w:top w:w="40" w:type="dxa"/>
              <w:left w:w="90" w:type="dxa"/>
              <w:bottom w:w="40" w:type="dxa"/>
              <w:right w:w="90" w:type="dxa"/>
            </w:tcMar>
          </w:tcPr>
          <w:p w14:paraId="65251766" w14:textId="77777777" w:rsidR="009B2676" w:rsidRDefault="00555546">
            <w:pPr>
              <w:spacing w:after="40"/>
            </w:pPr>
            <w:r>
              <w:rPr>
                <w:sz w:val="18"/>
                <w:szCs w:val="18"/>
              </w:rPr>
              <w:t>Low</w:t>
            </w:r>
          </w:p>
        </w:tc>
        <w:tc>
          <w:tcPr>
            <w:tcW w:w="1250" w:type="dxa"/>
            <w:tcMar>
              <w:top w:w="40" w:type="dxa"/>
              <w:left w:w="90" w:type="dxa"/>
              <w:bottom w:w="40" w:type="dxa"/>
              <w:right w:w="90" w:type="dxa"/>
            </w:tcMar>
          </w:tcPr>
          <w:p w14:paraId="5AFF8E9A" w14:textId="77777777" w:rsidR="009B2676" w:rsidRDefault="00555546">
            <w:pPr>
              <w:spacing w:after="40"/>
            </w:pPr>
            <w:r>
              <w:rPr>
                <w:sz w:val="18"/>
                <w:szCs w:val="18"/>
              </w:rPr>
              <w:t>Independent review</w:t>
            </w:r>
          </w:p>
        </w:tc>
        <w:tc>
          <w:tcPr>
            <w:tcW w:w="1450" w:type="dxa"/>
            <w:tcMar>
              <w:top w:w="40" w:type="dxa"/>
              <w:left w:w="90" w:type="dxa"/>
              <w:bottom w:w="40" w:type="dxa"/>
              <w:right w:w="90" w:type="dxa"/>
            </w:tcMar>
          </w:tcPr>
          <w:p w14:paraId="190E8F07" w14:textId="77777777" w:rsidR="009B2676" w:rsidRDefault="00555546">
            <w:pPr>
              <w:spacing w:after="40"/>
            </w:pPr>
            <w:r>
              <w:rPr>
                <w:sz w:val="18"/>
                <w:szCs w:val="18"/>
              </w:rPr>
              <w:t>Fixed</w:t>
            </w:r>
          </w:p>
        </w:tc>
        <w:tc>
          <w:tcPr>
            <w:tcW w:w="1666" w:type="dxa"/>
            <w:tcMar>
              <w:top w:w="40" w:type="dxa"/>
              <w:left w:w="90" w:type="dxa"/>
              <w:bottom w:w="40" w:type="dxa"/>
              <w:right w:w="90" w:type="dxa"/>
            </w:tcMar>
          </w:tcPr>
          <w:p w14:paraId="5E91B44A" w14:textId="77777777" w:rsidR="009B2676" w:rsidRDefault="00555546">
            <w:pPr>
              <w:spacing w:after="40"/>
            </w:pPr>
            <w:proofErr w:type="spellStart"/>
            <w:r>
              <w:rPr>
                <w:sz w:val="18"/>
                <w:szCs w:val="18"/>
              </w:rPr>
              <w:t>allowedTransitionsDependOnTheUser</w:t>
            </w:r>
            <w:proofErr w:type="spellEnd"/>
          </w:p>
        </w:tc>
      </w:tr>
      <w:tr w:rsidR="009B2676" w14:paraId="4CA0D535" w14:textId="77777777">
        <w:trPr>
          <w:cantSplit/>
        </w:trPr>
        <w:tc>
          <w:tcPr>
            <w:tcW w:w="650" w:type="dxa"/>
            <w:tcMar>
              <w:top w:w="40" w:type="dxa"/>
              <w:left w:w="90" w:type="dxa"/>
              <w:bottom w:w="40" w:type="dxa"/>
              <w:right w:w="90" w:type="dxa"/>
            </w:tcMar>
          </w:tcPr>
          <w:p w14:paraId="23CCD4F1" w14:textId="77777777" w:rsidR="009B2676" w:rsidRDefault="00555546">
            <w:pPr>
              <w:spacing w:after="40"/>
            </w:pPr>
            <w:r>
              <w:rPr>
                <w:sz w:val="18"/>
                <w:szCs w:val="18"/>
              </w:rPr>
              <w:t>D-12</w:t>
            </w:r>
          </w:p>
        </w:tc>
        <w:tc>
          <w:tcPr>
            <w:tcW w:w="2900" w:type="dxa"/>
            <w:tcMar>
              <w:top w:w="40" w:type="dxa"/>
              <w:left w:w="90" w:type="dxa"/>
              <w:bottom w:w="40" w:type="dxa"/>
              <w:right w:w="90" w:type="dxa"/>
            </w:tcMar>
          </w:tcPr>
          <w:p w14:paraId="0411F626" w14:textId="77777777" w:rsidR="009B2676" w:rsidRDefault="00555546">
            <w:pPr>
              <w:spacing w:after="40"/>
            </w:pPr>
            <w:r>
              <w:rPr>
                <w:sz w:val="18"/>
                <w:szCs w:val="18"/>
              </w:rPr>
              <w:t>Requester updates used the last-updated time and missed intermediate statuses</w:t>
            </w:r>
          </w:p>
        </w:tc>
        <w:tc>
          <w:tcPr>
            <w:tcW w:w="1100" w:type="dxa"/>
            <w:tcMar>
              <w:top w:w="40" w:type="dxa"/>
              <w:left w:w="90" w:type="dxa"/>
              <w:bottom w:w="40" w:type="dxa"/>
              <w:right w:w="90" w:type="dxa"/>
            </w:tcMar>
          </w:tcPr>
          <w:p w14:paraId="401CC60E" w14:textId="77777777" w:rsidR="009B2676" w:rsidRDefault="00555546">
            <w:pPr>
              <w:spacing w:after="40"/>
            </w:pPr>
            <w:r>
              <w:rPr>
                <w:sz w:val="18"/>
                <w:szCs w:val="18"/>
              </w:rPr>
              <w:t>Low</w:t>
            </w:r>
          </w:p>
        </w:tc>
        <w:tc>
          <w:tcPr>
            <w:tcW w:w="1250" w:type="dxa"/>
            <w:tcMar>
              <w:top w:w="40" w:type="dxa"/>
              <w:left w:w="90" w:type="dxa"/>
              <w:bottom w:w="40" w:type="dxa"/>
              <w:right w:w="90" w:type="dxa"/>
            </w:tcMar>
          </w:tcPr>
          <w:p w14:paraId="2AE6CE0B" w14:textId="77777777" w:rsidR="009B2676" w:rsidRDefault="00555546">
            <w:pPr>
              <w:spacing w:after="40"/>
            </w:pPr>
            <w:r>
              <w:rPr>
                <w:sz w:val="18"/>
                <w:szCs w:val="18"/>
              </w:rPr>
              <w:t>Independent review</w:t>
            </w:r>
          </w:p>
        </w:tc>
        <w:tc>
          <w:tcPr>
            <w:tcW w:w="1450" w:type="dxa"/>
            <w:tcMar>
              <w:top w:w="40" w:type="dxa"/>
              <w:left w:w="90" w:type="dxa"/>
              <w:bottom w:w="40" w:type="dxa"/>
              <w:right w:w="90" w:type="dxa"/>
            </w:tcMar>
          </w:tcPr>
          <w:p w14:paraId="737B565B" w14:textId="77777777" w:rsidR="009B2676" w:rsidRDefault="00555546">
            <w:pPr>
              <w:spacing w:after="40"/>
            </w:pPr>
            <w:r>
              <w:rPr>
                <w:sz w:val="18"/>
                <w:szCs w:val="18"/>
              </w:rPr>
              <w:t>Fixed: status history (V5)</w:t>
            </w:r>
          </w:p>
        </w:tc>
        <w:tc>
          <w:tcPr>
            <w:tcW w:w="1666" w:type="dxa"/>
            <w:tcMar>
              <w:top w:w="40" w:type="dxa"/>
              <w:left w:w="90" w:type="dxa"/>
              <w:bottom w:w="40" w:type="dxa"/>
              <w:right w:w="90" w:type="dxa"/>
            </w:tcMar>
          </w:tcPr>
          <w:p w14:paraId="5DACE382" w14:textId="77777777" w:rsidR="009B2676" w:rsidRDefault="00555546">
            <w:pPr>
              <w:spacing w:after="40"/>
            </w:pPr>
            <w:proofErr w:type="spellStart"/>
            <w:r>
              <w:rPr>
                <w:sz w:val="18"/>
                <w:szCs w:val="18"/>
              </w:rPr>
              <w:t>statusHistory</w:t>
            </w:r>
            <w:proofErr w:type="spellEnd"/>
            <w:r>
              <w:rPr>
                <w:sz w:val="18"/>
                <w:szCs w:val="18"/>
              </w:rPr>
              <w:t>; request-</w:t>
            </w:r>
            <w:proofErr w:type="spellStart"/>
            <w:r>
              <w:rPr>
                <w:sz w:val="18"/>
                <w:szCs w:val="18"/>
              </w:rPr>
              <w:t>api.service.spec</w:t>
            </w:r>
            <w:proofErr w:type="spellEnd"/>
          </w:p>
        </w:tc>
      </w:tr>
      <w:tr w:rsidR="009B2676" w14:paraId="4912926B" w14:textId="77777777">
        <w:trPr>
          <w:cantSplit/>
        </w:trPr>
        <w:tc>
          <w:tcPr>
            <w:tcW w:w="650" w:type="dxa"/>
            <w:tcMar>
              <w:top w:w="40" w:type="dxa"/>
              <w:left w:w="90" w:type="dxa"/>
              <w:bottom w:w="40" w:type="dxa"/>
              <w:right w:w="90" w:type="dxa"/>
            </w:tcMar>
          </w:tcPr>
          <w:p w14:paraId="51202A12" w14:textId="77777777" w:rsidR="009B2676" w:rsidRDefault="00555546">
            <w:pPr>
              <w:spacing w:after="40"/>
            </w:pPr>
            <w:r>
              <w:rPr>
                <w:sz w:val="18"/>
                <w:szCs w:val="18"/>
              </w:rPr>
              <w:t>D-13</w:t>
            </w:r>
          </w:p>
        </w:tc>
        <w:tc>
          <w:tcPr>
            <w:tcW w:w="2900" w:type="dxa"/>
            <w:tcMar>
              <w:top w:w="40" w:type="dxa"/>
              <w:left w:w="90" w:type="dxa"/>
              <w:bottom w:w="40" w:type="dxa"/>
              <w:right w:w="90" w:type="dxa"/>
            </w:tcMar>
          </w:tcPr>
          <w:p w14:paraId="59FAC9E2" w14:textId="77777777" w:rsidR="009B2676" w:rsidRDefault="00555546">
            <w:pPr>
              <w:spacing w:after="40"/>
            </w:pPr>
            <w:r>
              <w:rPr>
                <w:sz w:val="18"/>
                <w:szCs w:val="18"/>
              </w:rPr>
              <w:t>A comment could be saved while the request was being closed</w:t>
            </w:r>
          </w:p>
        </w:tc>
        <w:tc>
          <w:tcPr>
            <w:tcW w:w="1100" w:type="dxa"/>
            <w:tcMar>
              <w:top w:w="40" w:type="dxa"/>
              <w:left w:w="90" w:type="dxa"/>
              <w:bottom w:w="40" w:type="dxa"/>
              <w:right w:w="90" w:type="dxa"/>
            </w:tcMar>
          </w:tcPr>
          <w:p w14:paraId="051FB8AC" w14:textId="77777777" w:rsidR="009B2676" w:rsidRDefault="00555546">
            <w:pPr>
              <w:spacing w:after="40"/>
            </w:pPr>
            <w:r>
              <w:rPr>
                <w:sz w:val="18"/>
                <w:szCs w:val="18"/>
              </w:rPr>
              <w:t>Low</w:t>
            </w:r>
          </w:p>
        </w:tc>
        <w:tc>
          <w:tcPr>
            <w:tcW w:w="1250" w:type="dxa"/>
            <w:tcMar>
              <w:top w:w="40" w:type="dxa"/>
              <w:left w:w="90" w:type="dxa"/>
              <w:bottom w:w="40" w:type="dxa"/>
              <w:right w:w="90" w:type="dxa"/>
            </w:tcMar>
          </w:tcPr>
          <w:p w14:paraId="2CFC6298" w14:textId="77777777" w:rsidR="009B2676" w:rsidRDefault="00555546">
            <w:pPr>
              <w:spacing w:after="40"/>
            </w:pPr>
            <w:r>
              <w:rPr>
                <w:sz w:val="18"/>
                <w:szCs w:val="18"/>
              </w:rPr>
              <w:t>Independent review</w:t>
            </w:r>
          </w:p>
        </w:tc>
        <w:tc>
          <w:tcPr>
            <w:tcW w:w="1450" w:type="dxa"/>
            <w:tcMar>
              <w:top w:w="40" w:type="dxa"/>
              <w:left w:w="90" w:type="dxa"/>
              <w:bottom w:w="40" w:type="dxa"/>
              <w:right w:w="90" w:type="dxa"/>
            </w:tcMar>
          </w:tcPr>
          <w:p w14:paraId="695F3F54" w14:textId="77777777" w:rsidR="009B2676" w:rsidRDefault="00555546">
            <w:pPr>
              <w:spacing w:after="40"/>
            </w:pPr>
            <w:r>
              <w:rPr>
                <w:sz w:val="18"/>
                <w:szCs w:val="18"/>
              </w:rPr>
              <w:t>Fixed: row lock</w:t>
            </w:r>
          </w:p>
        </w:tc>
        <w:tc>
          <w:tcPr>
            <w:tcW w:w="1666" w:type="dxa"/>
            <w:tcMar>
              <w:top w:w="40" w:type="dxa"/>
              <w:left w:w="90" w:type="dxa"/>
              <w:bottom w:w="40" w:type="dxa"/>
              <w:right w:w="90" w:type="dxa"/>
            </w:tcMar>
          </w:tcPr>
          <w:p w14:paraId="060D58C1" w14:textId="77777777" w:rsidR="009B2676" w:rsidRDefault="00555546">
            <w:pPr>
              <w:spacing w:after="40"/>
            </w:pPr>
            <w:proofErr w:type="spellStart"/>
            <w:r>
              <w:rPr>
                <w:sz w:val="18"/>
                <w:szCs w:val="18"/>
              </w:rPr>
              <w:t>CommentServiceTest</w:t>
            </w:r>
            <w:proofErr w:type="spellEnd"/>
          </w:p>
        </w:tc>
      </w:tr>
      <w:tr w:rsidR="009B2676" w14:paraId="31116DE2" w14:textId="77777777">
        <w:trPr>
          <w:cantSplit/>
        </w:trPr>
        <w:tc>
          <w:tcPr>
            <w:tcW w:w="650" w:type="dxa"/>
            <w:tcMar>
              <w:top w:w="40" w:type="dxa"/>
              <w:left w:w="90" w:type="dxa"/>
              <w:bottom w:w="40" w:type="dxa"/>
              <w:right w:w="90" w:type="dxa"/>
            </w:tcMar>
          </w:tcPr>
          <w:p w14:paraId="6887F673" w14:textId="77777777" w:rsidR="009B2676" w:rsidRDefault="00555546">
            <w:pPr>
              <w:spacing w:after="40"/>
            </w:pPr>
            <w:r>
              <w:rPr>
                <w:sz w:val="18"/>
                <w:szCs w:val="18"/>
              </w:rPr>
              <w:lastRenderedPageBreak/>
              <w:t>D-14</w:t>
            </w:r>
          </w:p>
        </w:tc>
        <w:tc>
          <w:tcPr>
            <w:tcW w:w="2900" w:type="dxa"/>
            <w:tcMar>
              <w:top w:w="40" w:type="dxa"/>
              <w:left w:w="90" w:type="dxa"/>
              <w:bottom w:w="40" w:type="dxa"/>
              <w:right w:w="90" w:type="dxa"/>
            </w:tcMar>
          </w:tcPr>
          <w:p w14:paraId="430682FA" w14:textId="77777777" w:rsidR="009B2676" w:rsidRDefault="00555546">
            <w:pPr>
              <w:spacing w:after="40"/>
            </w:pPr>
            <w:r>
              <w:rPr>
                <w:sz w:val="18"/>
                <w:szCs w:val="18"/>
              </w:rPr>
              <w:t>API accepted 5000-character descriptions; PED says 2000</w:t>
            </w:r>
          </w:p>
        </w:tc>
        <w:tc>
          <w:tcPr>
            <w:tcW w:w="1100" w:type="dxa"/>
            <w:tcMar>
              <w:top w:w="40" w:type="dxa"/>
              <w:left w:w="90" w:type="dxa"/>
              <w:bottom w:w="40" w:type="dxa"/>
              <w:right w:w="90" w:type="dxa"/>
            </w:tcMar>
          </w:tcPr>
          <w:p w14:paraId="6BDB8B8E" w14:textId="77777777" w:rsidR="009B2676" w:rsidRDefault="00555546">
            <w:pPr>
              <w:spacing w:after="40"/>
            </w:pPr>
            <w:r>
              <w:rPr>
                <w:sz w:val="18"/>
                <w:szCs w:val="18"/>
              </w:rPr>
              <w:t>Low</w:t>
            </w:r>
          </w:p>
        </w:tc>
        <w:tc>
          <w:tcPr>
            <w:tcW w:w="1250" w:type="dxa"/>
            <w:tcMar>
              <w:top w:w="40" w:type="dxa"/>
              <w:left w:w="90" w:type="dxa"/>
              <w:bottom w:w="40" w:type="dxa"/>
              <w:right w:w="90" w:type="dxa"/>
            </w:tcMar>
          </w:tcPr>
          <w:p w14:paraId="6085C583" w14:textId="77777777" w:rsidR="009B2676" w:rsidRDefault="00555546">
            <w:pPr>
              <w:spacing w:after="40"/>
            </w:pPr>
            <w:r>
              <w:rPr>
                <w:sz w:val="18"/>
                <w:szCs w:val="18"/>
              </w:rPr>
              <w:t>Independent review</w:t>
            </w:r>
          </w:p>
        </w:tc>
        <w:tc>
          <w:tcPr>
            <w:tcW w:w="1450" w:type="dxa"/>
            <w:tcMar>
              <w:top w:w="40" w:type="dxa"/>
              <w:left w:w="90" w:type="dxa"/>
              <w:bottom w:w="40" w:type="dxa"/>
              <w:right w:w="90" w:type="dxa"/>
            </w:tcMar>
          </w:tcPr>
          <w:p w14:paraId="06F72768" w14:textId="77777777" w:rsidR="009B2676" w:rsidRDefault="00555546">
            <w:pPr>
              <w:spacing w:after="40"/>
            </w:pPr>
            <w:r>
              <w:rPr>
                <w:sz w:val="18"/>
                <w:szCs w:val="18"/>
              </w:rPr>
              <w:t>Fixed</w:t>
            </w:r>
          </w:p>
        </w:tc>
        <w:tc>
          <w:tcPr>
            <w:tcW w:w="1666" w:type="dxa"/>
            <w:tcMar>
              <w:top w:w="40" w:type="dxa"/>
              <w:left w:w="90" w:type="dxa"/>
              <w:bottom w:w="40" w:type="dxa"/>
              <w:right w:w="90" w:type="dxa"/>
            </w:tcMar>
          </w:tcPr>
          <w:p w14:paraId="52AF7B13" w14:textId="77777777" w:rsidR="009B2676" w:rsidRDefault="00555546">
            <w:pPr>
              <w:spacing w:after="40"/>
            </w:pPr>
            <w:proofErr w:type="spellStart"/>
            <w:r>
              <w:rPr>
                <w:sz w:val="18"/>
                <w:szCs w:val="18"/>
              </w:rPr>
              <w:t>descriptionLimit</w:t>
            </w:r>
            <w:proofErr w:type="spellEnd"/>
          </w:p>
        </w:tc>
      </w:tr>
      <w:tr w:rsidR="009B2676" w14:paraId="78B8AB6C" w14:textId="77777777">
        <w:trPr>
          <w:cantSplit/>
        </w:trPr>
        <w:tc>
          <w:tcPr>
            <w:tcW w:w="650" w:type="dxa"/>
            <w:tcMar>
              <w:top w:w="40" w:type="dxa"/>
              <w:left w:w="90" w:type="dxa"/>
              <w:bottom w:w="40" w:type="dxa"/>
              <w:right w:w="90" w:type="dxa"/>
            </w:tcMar>
          </w:tcPr>
          <w:p w14:paraId="04B132C0" w14:textId="77777777" w:rsidR="009B2676" w:rsidRDefault="00555546">
            <w:pPr>
              <w:spacing w:after="40"/>
            </w:pPr>
            <w:r>
              <w:rPr>
                <w:sz w:val="18"/>
                <w:szCs w:val="18"/>
              </w:rPr>
              <w:t>D-15</w:t>
            </w:r>
          </w:p>
        </w:tc>
        <w:tc>
          <w:tcPr>
            <w:tcW w:w="2900" w:type="dxa"/>
            <w:tcMar>
              <w:top w:w="40" w:type="dxa"/>
              <w:left w:w="90" w:type="dxa"/>
              <w:bottom w:w="40" w:type="dxa"/>
              <w:right w:w="90" w:type="dxa"/>
            </w:tcMar>
          </w:tcPr>
          <w:p w14:paraId="1CF49358" w14:textId="77777777" w:rsidR="009B2676" w:rsidRDefault="00555546">
            <w:pPr>
              <w:spacing w:after="40"/>
            </w:pPr>
            <w:r>
              <w:rPr>
                <w:sz w:val="18"/>
                <w:szCs w:val="18"/>
              </w:rPr>
              <w:t>An emptied phone number was saved as empty text</w:t>
            </w:r>
          </w:p>
        </w:tc>
        <w:tc>
          <w:tcPr>
            <w:tcW w:w="1100" w:type="dxa"/>
            <w:tcMar>
              <w:top w:w="40" w:type="dxa"/>
              <w:left w:w="90" w:type="dxa"/>
              <w:bottom w:w="40" w:type="dxa"/>
              <w:right w:w="90" w:type="dxa"/>
            </w:tcMar>
          </w:tcPr>
          <w:p w14:paraId="6DC55528" w14:textId="77777777" w:rsidR="009B2676" w:rsidRDefault="00555546">
            <w:pPr>
              <w:spacing w:after="40"/>
            </w:pPr>
            <w:r>
              <w:rPr>
                <w:sz w:val="18"/>
                <w:szCs w:val="18"/>
              </w:rPr>
              <w:t>Low</w:t>
            </w:r>
          </w:p>
        </w:tc>
        <w:tc>
          <w:tcPr>
            <w:tcW w:w="1250" w:type="dxa"/>
            <w:tcMar>
              <w:top w:w="40" w:type="dxa"/>
              <w:left w:w="90" w:type="dxa"/>
              <w:bottom w:w="40" w:type="dxa"/>
              <w:right w:w="90" w:type="dxa"/>
            </w:tcMar>
          </w:tcPr>
          <w:p w14:paraId="4660D698" w14:textId="77777777" w:rsidR="009B2676" w:rsidRDefault="00555546">
            <w:pPr>
              <w:spacing w:after="40"/>
            </w:pPr>
            <w:r>
              <w:rPr>
                <w:sz w:val="18"/>
                <w:szCs w:val="18"/>
              </w:rPr>
              <w:t>Independent review</w:t>
            </w:r>
          </w:p>
        </w:tc>
        <w:tc>
          <w:tcPr>
            <w:tcW w:w="1450" w:type="dxa"/>
            <w:tcMar>
              <w:top w:w="40" w:type="dxa"/>
              <w:left w:w="90" w:type="dxa"/>
              <w:bottom w:w="40" w:type="dxa"/>
              <w:right w:w="90" w:type="dxa"/>
            </w:tcMar>
          </w:tcPr>
          <w:p w14:paraId="0C1550D3" w14:textId="77777777" w:rsidR="009B2676" w:rsidRDefault="00555546">
            <w:pPr>
              <w:spacing w:after="40"/>
            </w:pPr>
            <w:r>
              <w:rPr>
                <w:sz w:val="18"/>
                <w:szCs w:val="18"/>
              </w:rPr>
              <w:t>Fixed</w:t>
            </w:r>
          </w:p>
        </w:tc>
        <w:tc>
          <w:tcPr>
            <w:tcW w:w="1666" w:type="dxa"/>
            <w:tcMar>
              <w:top w:w="40" w:type="dxa"/>
              <w:left w:w="90" w:type="dxa"/>
              <w:bottom w:w="40" w:type="dxa"/>
              <w:right w:w="90" w:type="dxa"/>
            </w:tcMar>
          </w:tcPr>
          <w:p w14:paraId="28CA6CB2" w14:textId="77777777" w:rsidR="009B2676" w:rsidRDefault="00555546">
            <w:pPr>
              <w:spacing w:after="40"/>
            </w:pPr>
            <w:r>
              <w:rPr>
                <w:sz w:val="18"/>
                <w:szCs w:val="18"/>
              </w:rPr>
              <w:t>Code review only</w:t>
            </w:r>
          </w:p>
        </w:tc>
      </w:tr>
      <w:tr w:rsidR="009B2676" w14:paraId="656D74C7" w14:textId="77777777">
        <w:trPr>
          <w:cantSplit/>
        </w:trPr>
        <w:tc>
          <w:tcPr>
            <w:tcW w:w="650" w:type="dxa"/>
            <w:tcMar>
              <w:top w:w="40" w:type="dxa"/>
              <w:left w:w="90" w:type="dxa"/>
              <w:bottom w:w="40" w:type="dxa"/>
              <w:right w:w="90" w:type="dxa"/>
            </w:tcMar>
          </w:tcPr>
          <w:p w14:paraId="5F95485E" w14:textId="77777777" w:rsidR="009B2676" w:rsidRDefault="00555546">
            <w:pPr>
              <w:spacing w:after="40"/>
            </w:pPr>
            <w:r>
              <w:rPr>
                <w:sz w:val="18"/>
                <w:szCs w:val="18"/>
              </w:rPr>
              <w:t>D-16</w:t>
            </w:r>
          </w:p>
        </w:tc>
        <w:tc>
          <w:tcPr>
            <w:tcW w:w="2900" w:type="dxa"/>
            <w:tcMar>
              <w:top w:w="40" w:type="dxa"/>
              <w:left w:w="90" w:type="dxa"/>
              <w:bottom w:w="40" w:type="dxa"/>
              <w:right w:w="90" w:type="dxa"/>
            </w:tcMar>
          </w:tcPr>
          <w:p w14:paraId="7D061AFB" w14:textId="77777777" w:rsidR="009B2676" w:rsidRDefault="00555546">
            <w:pPr>
              <w:spacing w:after="40"/>
            </w:pPr>
            <w:proofErr w:type="spellStart"/>
            <w:r>
              <w:rPr>
                <w:sz w:val="18"/>
                <w:szCs w:val="18"/>
              </w:rPr>
              <w:t>EmployeeService</w:t>
            </w:r>
            <w:proofErr w:type="spellEnd"/>
            <w:r>
              <w:rPr>
                <w:sz w:val="18"/>
                <w:szCs w:val="18"/>
              </w:rPr>
              <w:t xml:space="preserve"> still used the old </w:t>
            </w:r>
            <w:proofErr w:type="spellStart"/>
            <w:r>
              <w:rPr>
                <w:sz w:val="18"/>
                <w:szCs w:val="18"/>
              </w:rPr>
              <w:t>HandlerCategory</w:t>
            </w:r>
            <w:proofErr w:type="spellEnd"/>
            <w:r>
              <w:rPr>
                <w:sz w:val="18"/>
                <w:szCs w:val="18"/>
              </w:rPr>
              <w:t xml:space="preserve"> composite key after the database change</w:t>
            </w:r>
          </w:p>
        </w:tc>
        <w:tc>
          <w:tcPr>
            <w:tcW w:w="1100" w:type="dxa"/>
            <w:tcMar>
              <w:top w:w="40" w:type="dxa"/>
              <w:left w:w="90" w:type="dxa"/>
              <w:bottom w:w="40" w:type="dxa"/>
              <w:right w:w="90" w:type="dxa"/>
            </w:tcMar>
          </w:tcPr>
          <w:p w14:paraId="6E461168" w14:textId="77777777" w:rsidR="009B2676" w:rsidRDefault="00555546">
            <w:pPr>
              <w:spacing w:after="40"/>
            </w:pPr>
            <w:r>
              <w:rPr>
                <w:sz w:val="18"/>
                <w:szCs w:val="18"/>
              </w:rPr>
              <w:t>High</w:t>
            </w:r>
          </w:p>
        </w:tc>
        <w:tc>
          <w:tcPr>
            <w:tcW w:w="1250" w:type="dxa"/>
            <w:tcMar>
              <w:top w:w="40" w:type="dxa"/>
              <w:left w:w="90" w:type="dxa"/>
              <w:bottom w:w="40" w:type="dxa"/>
              <w:right w:w="90" w:type="dxa"/>
            </w:tcMar>
          </w:tcPr>
          <w:p w14:paraId="1116B74C" w14:textId="77777777" w:rsidR="009B2676" w:rsidRDefault="00555546">
            <w:pPr>
              <w:spacing w:after="40"/>
            </w:pPr>
            <w:r>
              <w:rPr>
                <w:sz w:val="18"/>
                <w:szCs w:val="18"/>
              </w:rPr>
              <w:t>Running the backend after merge</w:t>
            </w:r>
          </w:p>
        </w:tc>
        <w:tc>
          <w:tcPr>
            <w:tcW w:w="1450" w:type="dxa"/>
            <w:tcMar>
              <w:top w:w="40" w:type="dxa"/>
              <w:left w:w="90" w:type="dxa"/>
              <w:bottom w:w="40" w:type="dxa"/>
              <w:right w:w="90" w:type="dxa"/>
            </w:tcMar>
          </w:tcPr>
          <w:p w14:paraId="2F82A378" w14:textId="77777777" w:rsidR="009B2676" w:rsidRDefault="00555546">
            <w:pPr>
              <w:spacing w:after="40"/>
            </w:pPr>
            <w:r>
              <w:rPr>
                <w:sz w:val="18"/>
                <w:szCs w:val="18"/>
              </w:rPr>
              <w:t>Fixed in PR #11 (4f4bf47)</w:t>
            </w:r>
          </w:p>
        </w:tc>
        <w:tc>
          <w:tcPr>
            <w:tcW w:w="1666" w:type="dxa"/>
            <w:tcMar>
              <w:top w:w="40" w:type="dxa"/>
              <w:left w:w="90" w:type="dxa"/>
              <w:bottom w:w="40" w:type="dxa"/>
              <w:right w:w="90" w:type="dxa"/>
            </w:tcMar>
          </w:tcPr>
          <w:p w14:paraId="41C609A9" w14:textId="77777777" w:rsidR="009B2676" w:rsidRDefault="00555546">
            <w:pPr>
              <w:spacing w:after="40"/>
            </w:pPr>
            <w:proofErr w:type="spellStart"/>
            <w:r>
              <w:rPr>
                <w:sz w:val="18"/>
                <w:szCs w:val="18"/>
              </w:rPr>
              <w:t>EmployeeServiceTest</w:t>
            </w:r>
            <w:proofErr w:type="spellEnd"/>
            <w:r>
              <w:rPr>
                <w:sz w:val="18"/>
                <w:szCs w:val="18"/>
              </w:rPr>
              <w:t xml:space="preserve">; </w:t>
            </w:r>
            <w:proofErr w:type="spellStart"/>
            <w:r>
              <w:rPr>
                <w:sz w:val="18"/>
                <w:szCs w:val="18"/>
              </w:rPr>
              <w:t>contextLoads</w:t>
            </w:r>
            <w:proofErr w:type="spellEnd"/>
            <w:r>
              <w:rPr>
                <w:sz w:val="18"/>
                <w:szCs w:val="18"/>
              </w:rPr>
              <w:t xml:space="preserve"> in CI</w:t>
            </w:r>
          </w:p>
        </w:tc>
      </w:tr>
      <w:tr w:rsidR="009B2676" w14:paraId="244007B7" w14:textId="77777777">
        <w:trPr>
          <w:cantSplit/>
        </w:trPr>
        <w:tc>
          <w:tcPr>
            <w:tcW w:w="650" w:type="dxa"/>
            <w:tcMar>
              <w:top w:w="40" w:type="dxa"/>
              <w:left w:w="90" w:type="dxa"/>
              <w:bottom w:w="40" w:type="dxa"/>
              <w:right w:w="90" w:type="dxa"/>
            </w:tcMar>
          </w:tcPr>
          <w:p w14:paraId="3325F513" w14:textId="77777777" w:rsidR="009B2676" w:rsidRDefault="00555546">
            <w:pPr>
              <w:spacing w:after="40"/>
            </w:pPr>
            <w:r>
              <w:rPr>
                <w:sz w:val="18"/>
                <w:szCs w:val="18"/>
              </w:rPr>
              <w:t>D-17</w:t>
            </w:r>
          </w:p>
        </w:tc>
        <w:tc>
          <w:tcPr>
            <w:tcW w:w="2900" w:type="dxa"/>
            <w:tcMar>
              <w:top w:w="40" w:type="dxa"/>
              <w:left w:w="90" w:type="dxa"/>
              <w:bottom w:w="40" w:type="dxa"/>
              <w:right w:w="90" w:type="dxa"/>
            </w:tcMar>
          </w:tcPr>
          <w:p w14:paraId="52379A44" w14:textId="77777777" w:rsidR="009B2676" w:rsidRDefault="00555546">
            <w:pPr>
              <w:spacing w:after="40"/>
            </w:pPr>
            <w:proofErr w:type="spellStart"/>
            <w:r>
              <w:rPr>
                <w:sz w:val="18"/>
                <w:szCs w:val="18"/>
              </w:rPr>
              <w:t>HandlerCategoryRepository</w:t>
            </w:r>
            <w:proofErr w:type="spellEnd"/>
            <w:r>
              <w:rPr>
                <w:sz w:val="18"/>
                <w:szCs w:val="18"/>
              </w:rPr>
              <w:t xml:space="preserve"> still used the old composite key, so the backend failed on startup</w:t>
            </w:r>
          </w:p>
        </w:tc>
        <w:tc>
          <w:tcPr>
            <w:tcW w:w="1100" w:type="dxa"/>
            <w:tcMar>
              <w:top w:w="40" w:type="dxa"/>
              <w:left w:w="90" w:type="dxa"/>
              <w:bottom w:w="40" w:type="dxa"/>
              <w:right w:w="90" w:type="dxa"/>
            </w:tcMar>
          </w:tcPr>
          <w:p w14:paraId="3A25FDAB" w14:textId="77777777" w:rsidR="009B2676" w:rsidRDefault="00555546">
            <w:pPr>
              <w:spacing w:after="40"/>
            </w:pPr>
            <w:r>
              <w:rPr>
                <w:sz w:val="18"/>
                <w:szCs w:val="18"/>
              </w:rPr>
              <w:t>High</w:t>
            </w:r>
          </w:p>
        </w:tc>
        <w:tc>
          <w:tcPr>
            <w:tcW w:w="1250" w:type="dxa"/>
            <w:tcMar>
              <w:top w:w="40" w:type="dxa"/>
              <w:left w:w="90" w:type="dxa"/>
              <w:bottom w:w="40" w:type="dxa"/>
              <w:right w:w="90" w:type="dxa"/>
            </w:tcMar>
          </w:tcPr>
          <w:p w14:paraId="5E81503A" w14:textId="77777777" w:rsidR="009B2676" w:rsidRDefault="00555546">
            <w:pPr>
              <w:spacing w:after="40"/>
            </w:pPr>
            <w:r>
              <w:rPr>
                <w:sz w:val="18"/>
                <w:szCs w:val="18"/>
              </w:rPr>
              <w:t>Running the backend after merge</w:t>
            </w:r>
          </w:p>
        </w:tc>
        <w:tc>
          <w:tcPr>
            <w:tcW w:w="1450" w:type="dxa"/>
            <w:tcMar>
              <w:top w:w="40" w:type="dxa"/>
              <w:left w:w="90" w:type="dxa"/>
              <w:bottom w:w="40" w:type="dxa"/>
              <w:right w:w="90" w:type="dxa"/>
            </w:tcMar>
          </w:tcPr>
          <w:p w14:paraId="21EFA95F" w14:textId="77777777" w:rsidR="009B2676" w:rsidRDefault="00555546">
            <w:pPr>
              <w:spacing w:after="40"/>
            </w:pPr>
            <w:r>
              <w:rPr>
                <w:sz w:val="18"/>
                <w:szCs w:val="18"/>
              </w:rPr>
              <w:t>Fixed in PR #12 (2204bcc)</w:t>
            </w:r>
          </w:p>
        </w:tc>
        <w:tc>
          <w:tcPr>
            <w:tcW w:w="1666" w:type="dxa"/>
            <w:tcMar>
              <w:top w:w="40" w:type="dxa"/>
              <w:left w:w="90" w:type="dxa"/>
              <w:bottom w:w="40" w:type="dxa"/>
              <w:right w:w="90" w:type="dxa"/>
            </w:tcMar>
          </w:tcPr>
          <w:p w14:paraId="0241755C" w14:textId="77777777" w:rsidR="009B2676" w:rsidRDefault="00555546">
            <w:pPr>
              <w:spacing w:after="40"/>
            </w:pPr>
            <w:proofErr w:type="spellStart"/>
            <w:r>
              <w:rPr>
                <w:sz w:val="18"/>
                <w:szCs w:val="18"/>
              </w:rPr>
              <w:t>contextLoads</w:t>
            </w:r>
            <w:proofErr w:type="spellEnd"/>
            <w:r>
              <w:rPr>
                <w:sz w:val="18"/>
                <w:szCs w:val="18"/>
              </w:rPr>
              <w:t xml:space="preserve"> and integration tests in CI</w:t>
            </w:r>
          </w:p>
        </w:tc>
      </w:tr>
      <w:tr w:rsidR="009B2676" w14:paraId="1731B47B" w14:textId="77777777">
        <w:trPr>
          <w:cantSplit/>
        </w:trPr>
        <w:tc>
          <w:tcPr>
            <w:tcW w:w="650" w:type="dxa"/>
            <w:tcMar>
              <w:top w:w="40" w:type="dxa"/>
              <w:left w:w="90" w:type="dxa"/>
              <w:bottom w:w="40" w:type="dxa"/>
              <w:right w:w="90" w:type="dxa"/>
            </w:tcMar>
          </w:tcPr>
          <w:p w14:paraId="4774C149" w14:textId="77777777" w:rsidR="009B2676" w:rsidRDefault="00555546">
            <w:pPr>
              <w:spacing w:after="40"/>
            </w:pPr>
            <w:r>
              <w:rPr>
                <w:sz w:val="18"/>
                <w:szCs w:val="18"/>
              </w:rPr>
              <w:t>D-18</w:t>
            </w:r>
          </w:p>
        </w:tc>
        <w:tc>
          <w:tcPr>
            <w:tcW w:w="2900" w:type="dxa"/>
            <w:tcMar>
              <w:top w:w="40" w:type="dxa"/>
              <w:left w:w="90" w:type="dxa"/>
              <w:bottom w:w="40" w:type="dxa"/>
              <w:right w:w="90" w:type="dxa"/>
            </w:tcMar>
          </w:tcPr>
          <w:p w14:paraId="6527FB23" w14:textId="77777777" w:rsidR="009B2676" w:rsidRDefault="00555546">
            <w:pPr>
              <w:spacing w:after="40"/>
            </w:pPr>
            <w:r>
              <w:rPr>
                <w:sz w:val="18"/>
                <w:szCs w:val="18"/>
              </w:rPr>
              <w:t>A requester changing their email always got a 500: the email check also read the employee table, which the requester's database role cannot read</w:t>
            </w:r>
          </w:p>
        </w:tc>
        <w:tc>
          <w:tcPr>
            <w:tcW w:w="1100" w:type="dxa"/>
            <w:tcMar>
              <w:top w:w="40" w:type="dxa"/>
              <w:left w:w="90" w:type="dxa"/>
              <w:bottom w:w="40" w:type="dxa"/>
              <w:right w:w="90" w:type="dxa"/>
            </w:tcMar>
          </w:tcPr>
          <w:p w14:paraId="49DA63F4" w14:textId="77777777" w:rsidR="009B2676" w:rsidRDefault="00555546">
            <w:pPr>
              <w:spacing w:after="40"/>
            </w:pPr>
            <w:r>
              <w:rPr>
                <w:sz w:val="18"/>
                <w:szCs w:val="18"/>
              </w:rPr>
              <w:t>High</w:t>
            </w:r>
          </w:p>
        </w:tc>
        <w:tc>
          <w:tcPr>
            <w:tcW w:w="1250" w:type="dxa"/>
            <w:tcMar>
              <w:top w:w="40" w:type="dxa"/>
              <w:left w:w="90" w:type="dxa"/>
              <w:bottom w:w="40" w:type="dxa"/>
              <w:right w:w="90" w:type="dxa"/>
            </w:tcMar>
          </w:tcPr>
          <w:p w14:paraId="5A39533E" w14:textId="77777777" w:rsidR="009B2676" w:rsidRDefault="00555546">
            <w:pPr>
              <w:spacing w:after="40"/>
            </w:pPr>
            <w:r>
              <w:rPr>
                <w:sz w:val="18"/>
                <w:szCs w:val="18"/>
              </w:rPr>
              <w:t>Independent review (M3)</w:t>
            </w:r>
          </w:p>
        </w:tc>
        <w:tc>
          <w:tcPr>
            <w:tcW w:w="1450" w:type="dxa"/>
            <w:tcMar>
              <w:top w:w="40" w:type="dxa"/>
              <w:left w:w="90" w:type="dxa"/>
              <w:bottom w:w="40" w:type="dxa"/>
              <w:right w:w="90" w:type="dxa"/>
            </w:tcMar>
          </w:tcPr>
          <w:p w14:paraId="643B55ED" w14:textId="77777777" w:rsidR="009B2676" w:rsidRDefault="00555546">
            <w:pPr>
              <w:spacing w:after="40"/>
            </w:pPr>
            <w:r>
              <w:rPr>
                <w:sz w:val="18"/>
                <w:szCs w:val="18"/>
              </w:rPr>
              <w:t xml:space="preserve">Fixed: </w:t>
            </w:r>
            <w:proofErr w:type="spellStart"/>
            <w:r>
              <w:rPr>
                <w:sz w:val="18"/>
                <w:szCs w:val="18"/>
              </w:rPr>
              <w:t>email_in_use</w:t>
            </w:r>
            <w:proofErr w:type="spellEnd"/>
            <w:r>
              <w:rPr>
                <w:sz w:val="18"/>
                <w:szCs w:val="18"/>
              </w:rPr>
              <w:t>() database function (V6)</w:t>
            </w:r>
          </w:p>
        </w:tc>
        <w:tc>
          <w:tcPr>
            <w:tcW w:w="1666" w:type="dxa"/>
            <w:tcMar>
              <w:top w:w="40" w:type="dxa"/>
              <w:left w:w="90" w:type="dxa"/>
              <w:bottom w:w="40" w:type="dxa"/>
              <w:right w:w="90" w:type="dxa"/>
            </w:tcMar>
          </w:tcPr>
          <w:p w14:paraId="535C4E39" w14:textId="77777777" w:rsidR="009B2676" w:rsidRDefault="00555546">
            <w:pPr>
              <w:spacing w:after="40"/>
            </w:pPr>
            <w:proofErr w:type="spellStart"/>
            <w:r>
              <w:rPr>
                <w:sz w:val="18"/>
                <w:szCs w:val="18"/>
              </w:rPr>
              <w:t>requesterChangesEmail</w:t>
            </w:r>
            <w:proofErr w:type="spellEnd"/>
            <w:r>
              <w:rPr>
                <w:sz w:val="18"/>
                <w:szCs w:val="18"/>
              </w:rPr>
              <w:t xml:space="preserve">; </w:t>
            </w:r>
            <w:proofErr w:type="spellStart"/>
            <w:r>
              <w:rPr>
                <w:sz w:val="18"/>
                <w:szCs w:val="18"/>
              </w:rPr>
              <w:t>emailInUseForEveryRole</w:t>
            </w:r>
            <w:proofErr w:type="spellEnd"/>
          </w:p>
        </w:tc>
      </w:tr>
      <w:tr w:rsidR="009B2676" w14:paraId="0B9FF81F" w14:textId="77777777">
        <w:trPr>
          <w:cantSplit/>
        </w:trPr>
        <w:tc>
          <w:tcPr>
            <w:tcW w:w="650" w:type="dxa"/>
            <w:tcMar>
              <w:top w:w="40" w:type="dxa"/>
              <w:left w:w="90" w:type="dxa"/>
              <w:bottom w:w="40" w:type="dxa"/>
              <w:right w:w="90" w:type="dxa"/>
            </w:tcMar>
          </w:tcPr>
          <w:p w14:paraId="68E58901" w14:textId="77777777" w:rsidR="009B2676" w:rsidRDefault="00555546">
            <w:pPr>
              <w:spacing w:after="40"/>
            </w:pPr>
            <w:r>
              <w:rPr>
                <w:sz w:val="18"/>
                <w:szCs w:val="18"/>
              </w:rPr>
              <w:t>D-19</w:t>
            </w:r>
          </w:p>
        </w:tc>
        <w:tc>
          <w:tcPr>
            <w:tcW w:w="2900" w:type="dxa"/>
            <w:tcMar>
              <w:top w:w="40" w:type="dxa"/>
              <w:left w:w="90" w:type="dxa"/>
              <w:bottom w:w="40" w:type="dxa"/>
              <w:right w:w="90" w:type="dxa"/>
            </w:tcMar>
          </w:tcPr>
          <w:p w14:paraId="48C5DFA7" w14:textId="77777777" w:rsidR="009B2676" w:rsidRDefault="00555546">
            <w:pPr>
              <w:spacing w:after="40"/>
            </w:pPr>
            <w:r>
              <w:rPr>
                <w:sz w:val="18"/>
                <w:szCs w:val="18"/>
              </w:rPr>
              <w:t xml:space="preserve">The app's database login could create objects in the schema, so a planted </w:t>
            </w:r>
            <w:proofErr w:type="spellStart"/>
            <w:r>
              <w:rPr>
                <w:sz w:val="18"/>
                <w:szCs w:val="18"/>
              </w:rPr>
              <w:t>to_jsonb</w:t>
            </w:r>
            <w:proofErr w:type="spellEnd"/>
            <w:r>
              <w:rPr>
                <w:sz w:val="18"/>
                <w:szCs w:val="18"/>
              </w:rPr>
              <w:t xml:space="preserve"> overload would run as the owner inside the SECURITY DEFINER audit trigger</w:t>
            </w:r>
          </w:p>
        </w:tc>
        <w:tc>
          <w:tcPr>
            <w:tcW w:w="1100" w:type="dxa"/>
            <w:tcMar>
              <w:top w:w="40" w:type="dxa"/>
              <w:left w:w="90" w:type="dxa"/>
              <w:bottom w:w="40" w:type="dxa"/>
              <w:right w:w="90" w:type="dxa"/>
            </w:tcMar>
          </w:tcPr>
          <w:p w14:paraId="6A21DFE8" w14:textId="77777777" w:rsidR="009B2676" w:rsidRDefault="00555546">
            <w:pPr>
              <w:spacing w:after="40"/>
            </w:pPr>
            <w:r>
              <w:rPr>
                <w:sz w:val="18"/>
                <w:szCs w:val="18"/>
              </w:rPr>
              <w:t>High</w:t>
            </w:r>
          </w:p>
        </w:tc>
        <w:tc>
          <w:tcPr>
            <w:tcW w:w="1250" w:type="dxa"/>
            <w:tcMar>
              <w:top w:w="40" w:type="dxa"/>
              <w:left w:w="90" w:type="dxa"/>
              <w:bottom w:w="40" w:type="dxa"/>
              <w:right w:w="90" w:type="dxa"/>
            </w:tcMar>
          </w:tcPr>
          <w:p w14:paraId="3097CA1B" w14:textId="77777777" w:rsidR="009B2676" w:rsidRDefault="00555546">
            <w:pPr>
              <w:spacing w:after="40"/>
            </w:pPr>
            <w:r>
              <w:rPr>
                <w:sz w:val="18"/>
                <w:szCs w:val="18"/>
              </w:rPr>
              <w:t>Independent review (M3)</w:t>
            </w:r>
          </w:p>
        </w:tc>
        <w:tc>
          <w:tcPr>
            <w:tcW w:w="1450" w:type="dxa"/>
            <w:tcMar>
              <w:top w:w="40" w:type="dxa"/>
              <w:left w:w="90" w:type="dxa"/>
              <w:bottom w:w="40" w:type="dxa"/>
              <w:right w:w="90" w:type="dxa"/>
            </w:tcMar>
          </w:tcPr>
          <w:p w14:paraId="4A314D31" w14:textId="77777777" w:rsidR="009B2676" w:rsidRDefault="00555546">
            <w:pPr>
              <w:spacing w:after="40"/>
            </w:pPr>
            <w:r>
              <w:rPr>
                <w:sz w:val="18"/>
                <w:szCs w:val="18"/>
              </w:rPr>
              <w:t xml:space="preserve">Fixed in V6: CREATE revoked; definer functions search </w:t>
            </w:r>
            <w:proofErr w:type="spellStart"/>
            <w:r>
              <w:rPr>
                <w:sz w:val="18"/>
                <w:szCs w:val="18"/>
              </w:rPr>
              <w:t>pg_catalog</w:t>
            </w:r>
            <w:proofErr w:type="spellEnd"/>
            <w:r>
              <w:rPr>
                <w:sz w:val="18"/>
                <w:szCs w:val="18"/>
              </w:rPr>
              <w:t xml:space="preserve"> first and call built-ins by full name</w:t>
            </w:r>
          </w:p>
        </w:tc>
        <w:tc>
          <w:tcPr>
            <w:tcW w:w="1666" w:type="dxa"/>
            <w:tcMar>
              <w:top w:w="40" w:type="dxa"/>
              <w:left w:w="90" w:type="dxa"/>
              <w:bottom w:w="40" w:type="dxa"/>
              <w:right w:w="90" w:type="dxa"/>
            </w:tcMar>
          </w:tcPr>
          <w:p w14:paraId="606B3368" w14:textId="77777777" w:rsidR="009B2676" w:rsidRDefault="00555546">
            <w:pPr>
              <w:spacing w:after="40"/>
            </w:pPr>
            <w:proofErr w:type="spellStart"/>
            <w:r>
              <w:rPr>
                <w:sz w:val="18"/>
                <w:szCs w:val="18"/>
              </w:rPr>
              <w:t>appRoleCannotCreateObjects</w:t>
            </w:r>
            <w:proofErr w:type="spellEnd"/>
            <w:r>
              <w:rPr>
                <w:sz w:val="18"/>
                <w:szCs w:val="18"/>
              </w:rPr>
              <w:t xml:space="preserve">; </w:t>
            </w:r>
            <w:proofErr w:type="spellStart"/>
            <w:r>
              <w:rPr>
                <w:sz w:val="18"/>
                <w:szCs w:val="18"/>
              </w:rPr>
              <w:t>definerFunctionsPinTheSearchPath</w:t>
            </w:r>
            <w:proofErr w:type="spellEnd"/>
          </w:p>
        </w:tc>
      </w:tr>
      <w:tr w:rsidR="009B2676" w14:paraId="4EE3FBE9" w14:textId="77777777">
        <w:trPr>
          <w:cantSplit/>
        </w:trPr>
        <w:tc>
          <w:tcPr>
            <w:tcW w:w="650" w:type="dxa"/>
            <w:tcMar>
              <w:top w:w="40" w:type="dxa"/>
              <w:left w:w="90" w:type="dxa"/>
              <w:bottom w:w="40" w:type="dxa"/>
              <w:right w:w="90" w:type="dxa"/>
            </w:tcMar>
          </w:tcPr>
          <w:p w14:paraId="12FE80DA" w14:textId="77777777" w:rsidR="009B2676" w:rsidRDefault="00555546">
            <w:pPr>
              <w:spacing w:after="40"/>
            </w:pPr>
            <w:r>
              <w:rPr>
                <w:sz w:val="18"/>
                <w:szCs w:val="18"/>
              </w:rPr>
              <w:t>D-20</w:t>
            </w:r>
          </w:p>
        </w:tc>
        <w:tc>
          <w:tcPr>
            <w:tcW w:w="2900" w:type="dxa"/>
            <w:tcMar>
              <w:top w:w="40" w:type="dxa"/>
              <w:left w:w="90" w:type="dxa"/>
              <w:bottom w:w="40" w:type="dxa"/>
              <w:right w:w="90" w:type="dxa"/>
            </w:tcMar>
          </w:tcPr>
          <w:p w14:paraId="48A1D887" w14:textId="77777777" w:rsidR="009B2676" w:rsidRDefault="00555546">
            <w:pPr>
              <w:spacing w:after="40"/>
            </w:pPr>
            <w:r>
              <w:rPr>
                <w:sz w:val="18"/>
                <w:szCs w:val="18"/>
              </w:rPr>
              <w:t>Removing a handler read the request without a lock, so a priority or status change committed at the same moment was overwritten</w:t>
            </w:r>
          </w:p>
        </w:tc>
        <w:tc>
          <w:tcPr>
            <w:tcW w:w="1100" w:type="dxa"/>
            <w:tcMar>
              <w:top w:w="40" w:type="dxa"/>
              <w:left w:w="90" w:type="dxa"/>
              <w:bottom w:w="40" w:type="dxa"/>
              <w:right w:w="90" w:type="dxa"/>
            </w:tcMar>
          </w:tcPr>
          <w:p w14:paraId="03FC88C4" w14:textId="77777777" w:rsidR="009B2676" w:rsidRDefault="00555546">
            <w:pPr>
              <w:spacing w:after="40"/>
            </w:pPr>
            <w:r>
              <w:rPr>
                <w:sz w:val="18"/>
                <w:szCs w:val="18"/>
              </w:rPr>
              <w:t>Medium</w:t>
            </w:r>
          </w:p>
        </w:tc>
        <w:tc>
          <w:tcPr>
            <w:tcW w:w="1250" w:type="dxa"/>
            <w:tcMar>
              <w:top w:w="40" w:type="dxa"/>
              <w:left w:w="90" w:type="dxa"/>
              <w:bottom w:w="40" w:type="dxa"/>
              <w:right w:w="90" w:type="dxa"/>
            </w:tcMar>
          </w:tcPr>
          <w:p w14:paraId="0A1772E4" w14:textId="77777777" w:rsidR="009B2676" w:rsidRDefault="00555546">
            <w:pPr>
              <w:spacing w:after="40"/>
            </w:pPr>
            <w:r>
              <w:rPr>
                <w:sz w:val="18"/>
                <w:szCs w:val="18"/>
              </w:rPr>
              <w:t>Independent review (M3)</w:t>
            </w:r>
          </w:p>
        </w:tc>
        <w:tc>
          <w:tcPr>
            <w:tcW w:w="1450" w:type="dxa"/>
            <w:tcMar>
              <w:top w:w="40" w:type="dxa"/>
              <w:left w:w="90" w:type="dxa"/>
              <w:bottom w:w="40" w:type="dxa"/>
              <w:right w:w="90" w:type="dxa"/>
            </w:tcMar>
          </w:tcPr>
          <w:p w14:paraId="409F4455" w14:textId="77777777" w:rsidR="009B2676" w:rsidRDefault="00555546">
            <w:pPr>
              <w:spacing w:after="40"/>
            </w:pPr>
            <w:r>
              <w:rPr>
                <w:sz w:val="18"/>
                <w:szCs w:val="18"/>
              </w:rPr>
              <w:t>Fixed: each request is locked and re-read before it is changed</w:t>
            </w:r>
          </w:p>
        </w:tc>
        <w:tc>
          <w:tcPr>
            <w:tcW w:w="1666" w:type="dxa"/>
            <w:tcMar>
              <w:top w:w="40" w:type="dxa"/>
              <w:left w:w="90" w:type="dxa"/>
              <w:bottom w:w="40" w:type="dxa"/>
              <w:right w:w="90" w:type="dxa"/>
            </w:tcMar>
          </w:tcPr>
          <w:p w14:paraId="390D50DD" w14:textId="77777777" w:rsidR="009B2676" w:rsidRDefault="00555546">
            <w:pPr>
              <w:spacing w:after="40"/>
            </w:pPr>
            <w:proofErr w:type="spellStart"/>
            <w:r>
              <w:rPr>
                <w:sz w:val="18"/>
                <w:szCs w:val="18"/>
              </w:rPr>
              <w:t>handlerRemovalKeepsConcurrentChange</w:t>
            </w:r>
            <w:proofErr w:type="spellEnd"/>
            <w:r>
              <w:rPr>
                <w:sz w:val="18"/>
                <w:szCs w:val="18"/>
              </w:rPr>
              <w:t xml:space="preserve">; </w:t>
            </w:r>
            <w:proofErr w:type="spellStart"/>
            <w:r>
              <w:rPr>
                <w:sz w:val="18"/>
                <w:szCs w:val="18"/>
              </w:rPr>
              <w:t>locksBeforeChanging</w:t>
            </w:r>
            <w:proofErr w:type="spellEnd"/>
          </w:p>
        </w:tc>
      </w:tr>
      <w:tr w:rsidR="009B2676" w14:paraId="162B9D91" w14:textId="77777777">
        <w:trPr>
          <w:cantSplit/>
        </w:trPr>
        <w:tc>
          <w:tcPr>
            <w:tcW w:w="650" w:type="dxa"/>
            <w:tcMar>
              <w:top w:w="40" w:type="dxa"/>
              <w:left w:w="90" w:type="dxa"/>
              <w:bottom w:w="40" w:type="dxa"/>
              <w:right w:w="90" w:type="dxa"/>
            </w:tcMar>
          </w:tcPr>
          <w:p w14:paraId="1B43FA61" w14:textId="77777777" w:rsidR="009B2676" w:rsidRDefault="00555546">
            <w:pPr>
              <w:spacing w:after="40"/>
            </w:pPr>
            <w:r>
              <w:rPr>
                <w:sz w:val="18"/>
                <w:szCs w:val="18"/>
              </w:rPr>
              <w:t>D-21</w:t>
            </w:r>
          </w:p>
        </w:tc>
        <w:tc>
          <w:tcPr>
            <w:tcW w:w="2900" w:type="dxa"/>
            <w:tcMar>
              <w:top w:w="40" w:type="dxa"/>
              <w:left w:w="90" w:type="dxa"/>
              <w:bottom w:w="40" w:type="dxa"/>
              <w:right w:w="90" w:type="dxa"/>
            </w:tcMar>
          </w:tcPr>
          <w:p w14:paraId="19E921D3" w14:textId="77777777" w:rsidR="009B2676" w:rsidRDefault="00555546">
            <w:pPr>
              <w:spacing w:after="40"/>
            </w:pPr>
            <w:r>
              <w:rPr>
                <w:sz w:val="18"/>
                <w:szCs w:val="18"/>
              </w:rPr>
              <w:t xml:space="preserve">The database roles were more open than documented: staff and management could read client personal values in </w:t>
            </w:r>
            <w:proofErr w:type="spellStart"/>
            <w:r>
              <w:rPr>
                <w:sz w:val="18"/>
                <w:szCs w:val="18"/>
              </w:rPr>
              <w:t>audit_entry</w:t>
            </w:r>
            <w:proofErr w:type="spellEnd"/>
            <w:r>
              <w:rPr>
                <w:sz w:val="18"/>
                <w:szCs w:val="18"/>
              </w:rPr>
              <w:t>, the requester role could read every row, and there was no row level security</w:t>
            </w:r>
          </w:p>
        </w:tc>
        <w:tc>
          <w:tcPr>
            <w:tcW w:w="1100" w:type="dxa"/>
            <w:tcMar>
              <w:top w:w="40" w:type="dxa"/>
              <w:left w:w="90" w:type="dxa"/>
              <w:bottom w:w="40" w:type="dxa"/>
              <w:right w:w="90" w:type="dxa"/>
            </w:tcMar>
          </w:tcPr>
          <w:p w14:paraId="1FC3532D" w14:textId="77777777" w:rsidR="009B2676" w:rsidRDefault="00555546">
            <w:pPr>
              <w:spacing w:after="40"/>
            </w:pPr>
            <w:r>
              <w:rPr>
                <w:sz w:val="18"/>
                <w:szCs w:val="18"/>
              </w:rPr>
              <w:t>Medium</w:t>
            </w:r>
          </w:p>
        </w:tc>
        <w:tc>
          <w:tcPr>
            <w:tcW w:w="1250" w:type="dxa"/>
            <w:tcMar>
              <w:top w:w="40" w:type="dxa"/>
              <w:left w:w="90" w:type="dxa"/>
              <w:bottom w:w="40" w:type="dxa"/>
              <w:right w:w="90" w:type="dxa"/>
            </w:tcMar>
          </w:tcPr>
          <w:p w14:paraId="235AAFAE" w14:textId="77777777" w:rsidR="009B2676" w:rsidRDefault="00555546">
            <w:pPr>
              <w:spacing w:after="40"/>
            </w:pPr>
            <w:r>
              <w:rPr>
                <w:sz w:val="18"/>
                <w:szCs w:val="18"/>
              </w:rPr>
              <w:t>Independent review (M3)</w:t>
            </w:r>
          </w:p>
        </w:tc>
        <w:tc>
          <w:tcPr>
            <w:tcW w:w="1450" w:type="dxa"/>
            <w:tcMar>
              <w:top w:w="40" w:type="dxa"/>
              <w:left w:w="90" w:type="dxa"/>
              <w:bottom w:w="40" w:type="dxa"/>
              <w:right w:w="90" w:type="dxa"/>
            </w:tcMar>
          </w:tcPr>
          <w:p w14:paraId="691260E1" w14:textId="77777777" w:rsidR="009B2676" w:rsidRDefault="00555546">
            <w:pPr>
              <w:spacing w:after="40"/>
            </w:pPr>
            <w:r>
              <w:rPr>
                <w:sz w:val="18"/>
                <w:szCs w:val="18"/>
              </w:rPr>
              <w:t xml:space="preserve">Fixed in V6: </w:t>
            </w:r>
            <w:proofErr w:type="spellStart"/>
            <w:r>
              <w:rPr>
                <w:sz w:val="18"/>
                <w:szCs w:val="18"/>
              </w:rPr>
              <w:t>audit_log</w:t>
            </w:r>
            <w:proofErr w:type="spellEnd"/>
            <w:r>
              <w:rPr>
                <w:sz w:val="18"/>
                <w:szCs w:val="18"/>
              </w:rPr>
              <w:t xml:space="preserve"> view, row level security (C-08)</w:t>
            </w:r>
          </w:p>
        </w:tc>
        <w:tc>
          <w:tcPr>
            <w:tcW w:w="1666" w:type="dxa"/>
            <w:tcMar>
              <w:top w:w="40" w:type="dxa"/>
              <w:left w:w="90" w:type="dxa"/>
              <w:bottom w:w="40" w:type="dxa"/>
              <w:right w:w="90" w:type="dxa"/>
            </w:tcMar>
          </w:tcPr>
          <w:p w14:paraId="011B7A33" w14:textId="77777777" w:rsidR="009B2676" w:rsidRDefault="00555546">
            <w:pPr>
              <w:spacing w:after="40"/>
            </w:pPr>
            <w:proofErr w:type="spellStart"/>
            <w:r>
              <w:rPr>
                <w:sz w:val="18"/>
                <w:szCs w:val="18"/>
              </w:rPr>
              <w:t>DatabaseRolesIntegrationTest</w:t>
            </w:r>
            <w:proofErr w:type="spellEnd"/>
          </w:p>
        </w:tc>
      </w:tr>
      <w:tr w:rsidR="009B2676" w14:paraId="268BF6F2" w14:textId="77777777">
        <w:trPr>
          <w:cantSplit/>
        </w:trPr>
        <w:tc>
          <w:tcPr>
            <w:tcW w:w="650" w:type="dxa"/>
            <w:tcMar>
              <w:top w:w="40" w:type="dxa"/>
              <w:left w:w="90" w:type="dxa"/>
              <w:bottom w:w="40" w:type="dxa"/>
              <w:right w:w="90" w:type="dxa"/>
            </w:tcMar>
          </w:tcPr>
          <w:p w14:paraId="22488F82" w14:textId="77777777" w:rsidR="009B2676" w:rsidRDefault="00555546">
            <w:pPr>
              <w:spacing w:after="40"/>
            </w:pPr>
            <w:r>
              <w:rPr>
                <w:sz w:val="18"/>
                <w:szCs w:val="18"/>
              </w:rPr>
              <w:t>D-22</w:t>
            </w:r>
          </w:p>
        </w:tc>
        <w:tc>
          <w:tcPr>
            <w:tcW w:w="2900" w:type="dxa"/>
            <w:tcMar>
              <w:top w:w="40" w:type="dxa"/>
              <w:left w:w="90" w:type="dxa"/>
              <w:bottom w:w="40" w:type="dxa"/>
              <w:right w:w="90" w:type="dxa"/>
            </w:tcMar>
          </w:tcPr>
          <w:p w14:paraId="54B6264F" w14:textId="77777777" w:rsidR="009B2676" w:rsidRDefault="00555546">
            <w:pPr>
              <w:spacing w:after="40"/>
            </w:pPr>
            <w:r>
              <w:rPr>
                <w:sz w:val="18"/>
                <w:szCs w:val="18"/>
              </w:rPr>
              <w:t>Names of only spaces were accepted and saved as empty text</w:t>
            </w:r>
          </w:p>
        </w:tc>
        <w:tc>
          <w:tcPr>
            <w:tcW w:w="1100" w:type="dxa"/>
            <w:tcMar>
              <w:top w:w="40" w:type="dxa"/>
              <w:left w:w="90" w:type="dxa"/>
              <w:bottom w:w="40" w:type="dxa"/>
              <w:right w:w="90" w:type="dxa"/>
            </w:tcMar>
          </w:tcPr>
          <w:p w14:paraId="6AE8901B" w14:textId="77777777" w:rsidR="009B2676" w:rsidRDefault="00555546">
            <w:pPr>
              <w:spacing w:after="40"/>
            </w:pPr>
            <w:r>
              <w:rPr>
                <w:sz w:val="18"/>
                <w:szCs w:val="18"/>
              </w:rPr>
              <w:t>Low</w:t>
            </w:r>
          </w:p>
        </w:tc>
        <w:tc>
          <w:tcPr>
            <w:tcW w:w="1250" w:type="dxa"/>
            <w:tcMar>
              <w:top w:w="40" w:type="dxa"/>
              <w:left w:w="90" w:type="dxa"/>
              <w:bottom w:w="40" w:type="dxa"/>
              <w:right w:w="90" w:type="dxa"/>
            </w:tcMar>
          </w:tcPr>
          <w:p w14:paraId="76ED5770" w14:textId="77777777" w:rsidR="009B2676" w:rsidRDefault="00555546">
            <w:pPr>
              <w:spacing w:after="40"/>
            </w:pPr>
            <w:r>
              <w:rPr>
                <w:sz w:val="18"/>
                <w:szCs w:val="18"/>
              </w:rPr>
              <w:t>Independent review (M3)</w:t>
            </w:r>
          </w:p>
        </w:tc>
        <w:tc>
          <w:tcPr>
            <w:tcW w:w="1450" w:type="dxa"/>
            <w:tcMar>
              <w:top w:w="40" w:type="dxa"/>
              <w:left w:w="90" w:type="dxa"/>
              <w:bottom w:w="40" w:type="dxa"/>
              <w:right w:w="90" w:type="dxa"/>
            </w:tcMar>
          </w:tcPr>
          <w:p w14:paraId="0A4058CE" w14:textId="77777777" w:rsidR="009B2676" w:rsidRDefault="00555546">
            <w:pPr>
              <w:spacing w:after="40"/>
            </w:pPr>
            <w:r>
              <w:rPr>
                <w:sz w:val="18"/>
                <w:szCs w:val="18"/>
              </w:rPr>
              <w:t>Fixed: @NotBlankIfPresent on PATCH bodies</w:t>
            </w:r>
          </w:p>
        </w:tc>
        <w:tc>
          <w:tcPr>
            <w:tcW w:w="1666" w:type="dxa"/>
            <w:tcMar>
              <w:top w:w="40" w:type="dxa"/>
              <w:left w:w="90" w:type="dxa"/>
              <w:bottom w:w="40" w:type="dxa"/>
              <w:right w:w="90" w:type="dxa"/>
            </w:tcMar>
          </w:tcPr>
          <w:p w14:paraId="619B86B7" w14:textId="77777777" w:rsidR="009B2676" w:rsidRDefault="00555546">
            <w:pPr>
              <w:spacing w:after="40"/>
            </w:pPr>
            <w:proofErr w:type="spellStart"/>
            <w:r>
              <w:rPr>
                <w:sz w:val="18"/>
                <w:szCs w:val="18"/>
              </w:rPr>
              <w:t>blankNamesRefused</w:t>
            </w:r>
            <w:proofErr w:type="spellEnd"/>
            <w:r>
              <w:rPr>
                <w:sz w:val="18"/>
                <w:szCs w:val="18"/>
              </w:rPr>
              <w:t xml:space="preserve">; </w:t>
            </w:r>
            <w:proofErr w:type="spellStart"/>
            <w:r>
              <w:rPr>
                <w:sz w:val="18"/>
                <w:szCs w:val="18"/>
              </w:rPr>
              <w:t>NotBlankIfPresentValidatorTest</w:t>
            </w:r>
            <w:proofErr w:type="spellEnd"/>
          </w:p>
        </w:tc>
      </w:tr>
      <w:tr w:rsidR="009B2676" w14:paraId="41F52A71" w14:textId="77777777">
        <w:trPr>
          <w:cantSplit/>
        </w:trPr>
        <w:tc>
          <w:tcPr>
            <w:tcW w:w="650" w:type="dxa"/>
            <w:tcMar>
              <w:top w:w="40" w:type="dxa"/>
              <w:left w:w="90" w:type="dxa"/>
              <w:bottom w:w="40" w:type="dxa"/>
              <w:right w:w="90" w:type="dxa"/>
            </w:tcMar>
          </w:tcPr>
          <w:p w14:paraId="628D5AEF" w14:textId="77777777" w:rsidR="009B2676" w:rsidRDefault="00555546">
            <w:pPr>
              <w:spacing w:after="40"/>
            </w:pPr>
            <w:r>
              <w:rPr>
                <w:sz w:val="18"/>
                <w:szCs w:val="18"/>
              </w:rPr>
              <w:t>D-23</w:t>
            </w:r>
          </w:p>
        </w:tc>
        <w:tc>
          <w:tcPr>
            <w:tcW w:w="2900" w:type="dxa"/>
            <w:tcMar>
              <w:top w:w="40" w:type="dxa"/>
              <w:left w:w="90" w:type="dxa"/>
              <w:bottom w:w="40" w:type="dxa"/>
              <w:right w:w="90" w:type="dxa"/>
            </w:tcMar>
          </w:tcPr>
          <w:p w14:paraId="63E6656E" w14:textId="77777777" w:rsidR="009B2676" w:rsidRDefault="00555546">
            <w:pPr>
              <w:spacing w:after="40"/>
            </w:pPr>
            <w:r>
              <w:rPr>
                <w:sz w:val="18"/>
                <w:szCs w:val="18"/>
              </w:rPr>
              <w:t>Staff could claim an In Progress request that had lost its handler, although it waits for a manager</w:t>
            </w:r>
          </w:p>
        </w:tc>
        <w:tc>
          <w:tcPr>
            <w:tcW w:w="1100" w:type="dxa"/>
            <w:tcMar>
              <w:top w:w="40" w:type="dxa"/>
              <w:left w:w="90" w:type="dxa"/>
              <w:bottom w:w="40" w:type="dxa"/>
              <w:right w:w="90" w:type="dxa"/>
            </w:tcMar>
          </w:tcPr>
          <w:p w14:paraId="18CE084D" w14:textId="77777777" w:rsidR="009B2676" w:rsidRDefault="00555546">
            <w:pPr>
              <w:spacing w:after="40"/>
            </w:pPr>
            <w:r>
              <w:rPr>
                <w:sz w:val="18"/>
                <w:szCs w:val="18"/>
              </w:rPr>
              <w:t>Low</w:t>
            </w:r>
          </w:p>
        </w:tc>
        <w:tc>
          <w:tcPr>
            <w:tcW w:w="1250" w:type="dxa"/>
            <w:tcMar>
              <w:top w:w="40" w:type="dxa"/>
              <w:left w:w="90" w:type="dxa"/>
              <w:bottom w:w="40" w:type="dxa"/>
              <w:right w:w="90" w:type="dxa"/>
            </w:tcMar>
          </w:tcPr>
          <w:p w14:paraId="3321358F" w14:textId="77777777" w:rsidR="009B2676" w:rsidRDefault="00555546">
            <w:pPr>
              <w:spacing w:after="40"/>
            </w:pPr>
            <w:r>
              <w:rPr>
                <w:sz w:val="18"/>
                <w:szCs w:val="18"/>
              </w:rPr>
              <w:t>Independent review (M3)</w:t>
            </w:r>
          </w:p>
        </w:tc>
        <w:tc>
          <w:tcPr>
            <w:tcW w:w="1450" w:type="dxa"/>
            <w:tcMar>
              <w:top w:w="40" w:type="dxa"/>
              <w:left w:w="90" w:type="dxa"/>
              <w:bottom w:w="40" w:type="dxa"/>
              <w:right w:w="90" w:type="dxa"/>
            </w:tcMar>
          </w:tcPr>
          <w:p w14:paraId="1C1082A6" w14:textId="77777777" w:rsidR="009B2676" w:rsidRDefault="00555546">
            <w:pPr>
              <w:spacing w:after="40"/>
            </w:pPr>
            <w:r>
              <w:rPr>
                <w:sz w:val="18"/>
                <w:szCs w:val="18"/>
              </w:rPr>
              <w:t>Fixed: staff accept New requests only</w:t>
            </w:r>
          </w:p>
        </w:tc>
        <w:tc>
          <w:tcPr>
            <w:tcW w:w="1666" w:type="dxa"/>
            <w:tcMar>
              <w:top w:w="40" w:type="dxa"/>
              <w:left w:w="90" w:type="dxa"/>
              <w:bottom w:w="40" w:type="dxa"/>
              <w:right w:w="90" w:type="dxa"/>
            </w:tcMar>
          </w:tcPr>
          <w:p w14:paraId="4070C9A9" w14:textId="77777777" w:rsidR="009B2676" w:rsidRDefault="00555546">
            <w:pPr>
              <w:spacing w:after="40"/>
            </w:pPr>
            <w:proofErr w:type="spellStart"/>
            <w:r>
              <w:rPr>
                <w:sz w:val="18"/>
                <w:szCs w:val="18"/>
              </w:rPr>
              <w:t>orphanedInProgressNeedsManager</w:t>
            </w:r>
            <w:proofErr w:type="spellEnd"/>
            <w:r>
              <w:rPr>
                <w:sz w:val="18"/>
                <w:szCs w:val="18"/>
              </w:rPr>
              <w:t xml:space="preserve">; </w:t>
            </w:r>
            <w:proofErr w:type="spellStart"/>
            <w:r>
              <w:rPr>
                <w:sz w:val="18"/>
                <w:szCs w:val="18"/>
              </w:rPr>
              <w:t>staffCannotClaimOrphanedInProgress</w:t>
            </w:r>
            <w:proofErr w:type="spellEnd"/>
          </w:p>
        </w:tc>
      </w:tr>
      <w:tr w:rsidR="009B2676" w14:paraId="331CB7E6" w14:textId="77777777">
        <w:trPr>
          <w:cantSplit/>
        </w:trPr>
        <w:tc>
          <w:tcPr>
            <w:tcW w:w="650" w:type="dxa"/>
            <w:tcMar>
              <w:top w:w="40" w:type="dxa"/>
              <w:left w:w="90" w:type="dxa"/>
              <w:bottom w:w="40" w:type="dxa"/>
              <w:right w:w="90" w:type="dxa"/>
            </w:tcMar>
          </w:tcPr>
          <w:p w14:paraId="756A06EA" w14:textId="77777777" w:rsidR="009B2676" w:rsidRDefault="00555546">
            <w:pPr>
              <w:spacing w:after="40"/>
            </w:pPr>
            <w:r>
              <w:rPr>
                <w:sz w:val="18"/>
                <w:szCs w:val="18"/>
              </w:rPr>
              <w:lastRenderedPageBreak/>
              <w:t>D-24</w:t>
            </w:r>
          </w:p>
        </w:tc>
        <w:tc>
          <w:tcPr>
            <w:tcW w:w="2900" w:type="dxa"/>
            <w:tcMar>
              <w:top w:w="40" w:type="dxa"/>
              <w:left w:w="90" w:type="dxa"/>
              <w:bottom w:w="40" w:type="dxa"/>
              <w:right w:w="90" w:type="dxa"/>
            </w:tcMar>
          </w:tcPr>
          <w:p w14:paraId="7F98455A" w14:textId="77777777" w:rsidR="009B2676" w:rsidRDefault="00555546">
            <w:pPr>
              <w:spacing w:after="40"/>
            </w:pPr>
            <w:r>
              <w:rPr>
                <w:sz w:val="18"/>
                <w:szCs w:val="18"/>
              </w:rPr>
              <w:t>Calls with a missing, expired or forged token were refused before the per-IP rate limit, so they were never counted</w:t>
            </w:r>
          </w:p>
        </w:tc>
        <w:tc>
          <w:tcPr>
            <w:tcW w:w="1100" w:type="dxa"/>
            <w:tcMar>
              <w:top w:w="40" w:type="dxa"/>
              <w:left w:w="90" w:type="dxa"/>
              <w:bottom w:w="40" w:type="dxa"/>
              <w:right w:w="90" w:type="dxa"/>
            </w:tcMar>
          </w:tcPr>
          <w:p w14:paraId="0FA981C3" w14:textId="77777777" w:rsidR="009B2676" w:rsidRDefault="00555546">
            <w:pPr>
              <w:spacing w:after="40"/>
            </w:pPr>
            <w:r>
              <w:rPr>
                <w:sz w:val="18"/>
                <w:szCs w:val="18"/>
              </w:rPr>
              <w:t>Low</w:t>
            </w:r>
          </w:p>
        </w:tc>
        <w:tc>
          <w:tcPr>
            <w:tcW w:w="1250" w:type="dxa"/>
            <w:tcMar>
              <w:top w:w="40" w:type="dxa"/>
              <w:left w:w="90" w:type="dxa"/>
              <w:bottom w:w="40" w:type="dxa"/>
              <w:right w:w="90" w:type="dxa"/>
            </w:tcMar>
          </w:tcPr>
          <w:p w14:paraId="74E3D740" w14:textId="77777777" w:rsidR="009B2676" w:rsidRDefault="00555546">
            <w:pPr>
              <w:spacing w:after="40"/>
            </w:pPr>
            <w:r>
              <w:rPr>
                <w:sz w:val="18"/>
                <w:szCs w:val="18"/>
              </w:rPr>
              <w:t>Independent review (M3)</w:t>
            </w:r>
          </w:p>
        </w:tc>
        <w:tc>
          <w:tcPr>
            <w:tcW w:w="1450" w:type="dxa"/>
            <w:tcMar>
              <w:top w:w="40" w:type="dxa"/>
              <w:left w:w="90" w:type="dxa"/>
              <w:bottom w:w="40" w:type="dxa"/>
              <w:right w:w="90" w:type="dxa"/>
            </w:tcMar>
          </w:tcPr>
          <w:p w14:paraId="63C5A20B" w14:textId="77777777" w:rsidR="009B2676" w:rsidRDefault="00555546">
            <w:pPr>
              <w:spacing w:after="40"/>
            </w:pPr>
            <w:r>
              <w:rPr>
                <w:sz w:val="18"/>
                <w:szCs w:val="18"/>
              </w:rPr>
              <w:t>Fixed: the per-IP limits run before authentication</w:t>
            </w:r>
          </w:p>
        </w:tc>
        <w:tc>
          <w:tcPr>
            <w:tcW w:w="1666" w:type="dxa"/>
            <w:tcMar>
              <w:top w:w="40" w:type="dxa"/>
              <w:left w:w="90" w:type="dxa"/>
              <w:bottom w:w="40" w:type="dxa"/>
              <w:right w:w="90" w:type="dxa"/>
            </w:tcMar>
          </w:tcPr>
          <w:p w14:paraId="2FE65A23" w14:textId="77777777" w:rsidR="009B2676" w:rsidRDefault="00555546">
            <w:pPr>
              <w:spacing w:after="40"/>
            </w:pPr>
            <w:proofErr w:type="spellStart"/>
            <w:r>
              <w:rPr>
                <w:sz w:val="18"/>
                <w:szCs w:val="18"/>
              </w:rPr>
              <w:t>RateLimitOrderIntegrationTest</w:t>
            </w:r>
            <w:proofErr w:type="spellEnd"/>
            <w:r>
              <w:rPr>
                <w:sz w:val="18"/>
                <w:szCs w:val="18"/>
              </w:rPr>
              <w:t xml:space="preserve">; </w:t>
            </w:r>
            <w:proofErr w:type="spellStart"/>
            <w:r>
              <w:rPr>
                <w:sz w:val="18"/>
                <w:szCs w:val="18"/>
              </w:rPr>
              <w:t>stagesSplitTheLimits</w:t>
            </w:r>
            <w:proofErr w:type="spellEnd"/>
          </w:p>
        </w:tc>
      </w:tr>
      <w:tr w:rsidR="009B2676" w14:paraId="708F6B33" w14:textId="77777777">
        <w:trPr>
          <w:cantSplit/>
        </w:trPr>
        <w:tc>
          <w:tcPr>
            <w:tcW w:w="650" w:type="dxa"/>
            <w:tcMar>
              <w:top w:w="40" w:type="dxa"/>
              <w:left w:w="90" w:type="dxa"/>
              <w:bottom w:w="40" w:type="dxa"/>
              <w:right w:w="90" w:type="dxa"/>
            </w:tcMar>
          </w:tcPr>
          <w:p w14:paraId="6FC7BB75" w14:textId="77777777" w:rsidR="009B2676" w:rsidRDefault="00555546">
            <w:pPr>
              <w:spacing w:after="40"/>
            </w:pPr>
            <w:r>
              <w:rPr>
                <w:sz w:val="18"/>
                <w:szCs w:val="18"/>
              </w:rPr>
              <w:t>D-25</w:t>
            </w:r>
          </w:p>
        </w:tc>
        <w:tc>
          <w:tcPr>
            <w:tcW w:w="2900" w:type="dxa"/>
            <w:tcMar>
              <w:top w:w="40" w:type="dxa"/>
              <w:left w:w="90" w:type="dxa"/>
              <w:bottom w:w="40" w:type="dxa"/>
              <w:right w:w="90" w:type="dxa"/>
            </w:tcMar>
          </w:tcPr>
          <w:p w14:paraId="5C6F6D97" w14:textId="77777777" w:rsidR="009B2676" w:rsidRDefault="00555546">
            <w:pPr>
              <w:spacing w:after="40"/>
            </w:pPr>
            <w:r>
              <w:rPr>
                <w:sz w:val="18"/>
                <w:szCs w:val="18"/>
              </w:rPr>
              <w:t>Registration revealed whether an email address has an account (409)</w:t>
            </w:r>
          </w:p>
        </w:tc>
        <w:tc>
          <w:tcPr>
            <w:tcW w:w="1100" w:type="dxa"/>
            <w:tcMar>
              <w:top w:w="40" w:type="dxa"/>
              <w:left w:w="90" w:type="dxa"/>
              <w:bottom w:w="40" w:type="dxa"/>
              <w:right w:w="90" w:type="dxa"/>
            </w:tcMar>
          </w:tcPr>
          <w:p w14:paraId="39CC1DE3" w14:textId="77777777" w:rsidR="009B2676" w:rsidRDefault="00555546">
            <w:pPr>
              <w:spacing w:after="40"/>
            </w:pPr>
            <w:r>
              <w:rPr>
                <w:sz w:val="18"/>
                <w:szCs w:val="18"/>
              </w:rPr>
              <w:t>Low</w:t>
            </w:r>
          </w:p>
        </w:tc>
        <w:tc>
          <w:tcPr>
            <w:tcW w:w="1250" w:type="dxa"/>
            <w:tcMar>
              <w:top w:w="40" w:type="dxa"/>
              <w:left w:w="90" w:type="dxa"/>
              <w:bottom w:w="40" w:type="dxa"/>
              <w:right w:w="90" w:type="dxa"/>
            </w:tcMar>
          </w:tcPr>
          <w:p w14:paraId="66A353BF" w14:textId="77777777" w:rsidR="009B2676" w:rsidRDefault="00555546">
            <w:pPr>
              <w:spacing w:after="40"/>
            </w:pPr>
            <w:r>
              <w:rPr>
                <w:sz w:val="18"/>
                <w:szCs w:val="18"/>
              </w:rPr>
              <w:t>Independent review (M3)</w:t>
            </w:r>
          </w:p>
        </w:tc>
        <w:tc>
          <w:tcPr>
            <w:tcW w:w="1450" w:type="dxa"/>
            <w:tcMar>
              <w:top w:w="40" w:type="dxa"/>
              <w:left w:w="90" w:type="dxa"/>
              <w:bottom w:w="40" w:type="dxa"/>
              <w:right w:w="90" w:type="dxa"/>
            </w:tcMar>
          </w:tcPr>
          <w:p w14:paraId="22D0AEC4" w14:textId="77777777" w:rsidR="009B2676" w:rsidRDefault="00555546">
            <w:pPr>
              <w:spacing w:after="40"/>
            </w:pPr>
            <w:r>
              <w:rPr>
                <w:sz w:val="18"/>
                <w:szCs w:val="18"/>
              </w:rPr>
              <w:t>Fixed: the same 202 answer either way (C-09)</w:t>
            </w:r>
          </w:p>
        </w:tc>
        <w:tc>
          <w:tcPr>
            <w:tcW w:w="1666" w:type="dxa"/>
            <w:tcMar>
              <w:top w:w="40" w:type="dxa"/>
              <w:left w:w="90" w:type="dxa"/>
              <w:bottom w:w="40" w:type="dxa"/>
              <w:right w:w="90" w:type="dxa"/>
            </w:tcMar>
          </w:tcPr>
          <w:p w14:paraId="3ACD49A7" w14:textId="77777777" w:rsidR="009B2676" w:rsidRDefault="00555546">
            <w:pPr>
              <w:spacing w:after="40"/>
            </w:pPr>
            <w:proofErr w:type="spellStart"/>
            <w:r>
              <w:rPr>
                <w:sz w:val="18"/>
                <w:szCs w:val="18"/>
              </w:rPr>
              <w:t>registrationDoesNotRevealAccounts</w:t>
            </w:r>
            <w:proofErr w:type="spellEnd"/>
            <w:r>
              <w:rPr>
                <w:sz w:val="18"/>
                <w:szCs w:val="18"/>
              </w:rPr>
              <w:t xml:space="preserve">; </w:t>
            </w:r>
            <w:proofErr w:type="spellStart"/>
            <w:r>
              <w:rPr>
                <w:sz w:val="18"/>
                <w:szCs w:val="18"/>
              </w:rPr>
              <w:t>registerSameAnswerForTakenEmail</w:t>
            </w:r>
            <w:proofErr w:type="spellEnd"/>
          </w:p>
        </w:tc>
      </w:tr>
      <w:tr w:rsidR="009B2676" w14:paraId="427A7B0A" w14:textId="77777777">
        <w:trPr>
          <w:cantSplit/>
        </w:trPr>
        <w:tc>
          <w:tcPr>
            <w:tcW w:w="650" w:type="dxa"/>
            <w:tcMar>
              <w:top w:w="40" w:type="dxa"/>
              <w:left w:w="90" w:type="dxa"/>
              <w:bottom w:w="40" w:type="dxa"/>
              <w:right w:w="90" w:type="dxa"/>
            </w:tcMar>
          </w:tcPr>
          <w:p w14:paraId="49107412" w14:textId="77777777" w:rsidR="009B2676" w:rsidRDefault="00555546">
            <w:pPr>
              <w:spacing w:after="40"/>
            </w:pPr>
            <w:r>
              <w:rPr>
                <w:sz w:val="18"/>
                <w:szCs w:val="18"/>
              </w:rPr>
              <w:t>D-26</w:t>
            </w:r>
          </w:p>
        </w:tc>
        <w:tc>
          <w:tcPr>
            <w:tcW w:w="2900" w:type="dxa"/>
            <w:tcMar>
              <w:top w:w="40" w:type="dxa"/>
              <w:left w:w="90" w:type="dxa"/>
              <w:bottom w:w="40" w:type="dxa"/>
              <w:right w:w="90" w:type="dxa"/>
            </w:tcMar>
          </w:tcPr>
          <w:p w14:paraId="1741A9CA" w14:textId="77777777" w:rsidR="009B2676" w:rsidRDefault="00555546">
            <w:pPr>
              <w:spacing w:after="40"/>
            </w:pPr>
            <w:r>
              <w:rPr>
                <w:sz w:val="18"/>
                <w:szCs w:val="18"/>
              </w:rPr>
              <w:t>Staff could not change their own password, and the default manager's password could only be changed with a raw API call</w:t>
            </w:r>
          </w:p>
        </w:tc>
        <w:tc>
          <w:tcPr>
            <w:tcW w:w="1100" w:type="dxa"/>
            <w:tcMar>
              <w:top w:w="40" w:type="dxa"/>
              <w:left w:w="90" w:type="dxa"/>
              <w:bottom w:w="40" w:type="dxa"/>
              <w:right w:w="90" w:type="dxa"/>
            </w:tcMar>
          </w:tcPr>
          <w:p w14:paraId="4D1B564A" w14:textId="77777777" w:rsidR="009B2676" w:rsidRDefault="00555546">
            <w:pPr>
              <w:spacing w:after="40"/>
            </w:pPr>
            <w:r>
              <w:rPr>
                <w:sz w:val="18"/>
                <w:szCs w:val="18"/>
              </w:rPr>
              <w:t>Medium</w:t>
            </w:r>
          </w:p>
        </w:tc>
        <w:tc>
          <w:tcPr>
            <w:tcW w:w="1250" w:type="dxa"/>
            <w:tcMar>
              <w:top w:w="40" w:type="dxa"/>
              <w:left w:w="90" w:type="dxa"/>
              <w:bottom w:w="40" w:type="dxa"/>
              <w:right w:w="90" w:type="dxa"/>
            </w:tcMar>
          </w:tcPr>
          <w:p w14:paraId="2CCA3FA8" w14:textId="77777777" w:rsidR="009B2676" w:rsidRDefault="00555546">
            <w:pPr>
              <w:spacing w:after="40"/>
            </w:pPr>
            <w:r>
              <w:rPr>
                <w:sz w:val="18"/>
                <w:szCs w:val="18"/>
              </w:rPr>
              <w:t>Independent review (M3)</w:t>
            </w:r>
          </w:p>
        </w:tc>
        <w:tc>
          <w:tcPr>
            <w:tcW w:w="1450" w:type="dxa"/>
            <w:tcMar>
              <w:top w:w="40" w:type="dxa"/>
              <w:left w:w="90" w:type="dxa"/>
              <w:bottom w:w="40" w:type="dxa"/>
              <w:right w:w="90" w:type="dxa"/>
            </w:tcMar>
          </w:tcPr>
          <w:p w14:paraId="65F8E3A6" w14:textId="77777777" w:rsidR="009B2676" w:rsidRDefault="00555546">
            <w:pPr>
              <w:spacing w:after="40"/>
            </w:pPr>
            <w:r>
              <w:rPr>
                <w:sz w:val="18"/>
                <w:szCs w:val="18"/>
              </w:rPr>
              <w:t>Fixed: API-26 and the My account screen (C-09)</w:t>
            </w:r>
          </w:p>
        </w:tc>
        <w:tc>
          <w:tcPr>
            <w:tcW w:w="1666" w:type="dxa"/>
            <w:tcMar>
              <w:top w:w="40" w:type="dxa"/>
              <w:left w:w="90" w:type="dxa"/>
              <w:bottom w:w="40" w:type="dxa"/>
              <w:right w:w="90" w:type="dxa"/>
            </w:tcMar>
          </w:tcPr>
          <w:p w14:paraId="18424C6C" w14:textId="77777777" w:rsidR="009B2676" w:rsidRDefault="00555546">
            <w:pPr>
              <w:spacing w:after="40"/>
            </w:pPr>
            <w:proofErr w:type="spellStart"/>
            <w:r>
              <w:rPr>
                <w:sz w:val="18"/>
                <w:szCs w:val="18"/>
              </w:rPr>
              <w:t>staffChangeOwnPassword</w:t>
            </w:r>
            <w:proofErr w:type="spellEnd"/>
            <w:r>
              <w:rPr>
                <w:sz w:val="18"/>
                <w:szCs w:val="18"/>
              </w:rPr>
              <w:t xml:space="preserve">; </w:t>
            </w:r>
            <w:proofErr w:type="spellStart"/>
            <w:r>
              <w:rPr>
                <w:sz w:val="18"/>
                <w:szCs w:val="18"/>
              </w:rPr>
              <w:t>staffOnlyChangeOwnPassword</w:t>
            </w:r>
            <w:proofErr w:type="spellEnd"/>
            <w:r>
              <w:rPr>
                <w:sz w:val="18"/>
                <w:szCs w:val="18"/>
              </w:rPr>
              <w:t xml:space="preserve">; </w:t>
            </w:r>
            <w:proofErr w:type="spellStart"/>
            <w:r>
              <w:rPr>
                <w:sz w:val="18"/>
                <w:szCs w:val="18"/>
              </w:rPr>
              <w:t>AccountPage</w:t>
            </w:r>
            <w:proofErr w:type="spellEnd"/>
            <w:r>
              <w:rPr>
                <w:sz w:val="18"/>
                <w:szCs w:val="18"/>
              </w:rPr>
              <w:t xml:space="preserve"> tests</w:t>
            </w:r>
          </w:p>
        </w:tc>
      </w:tr>
      <w:tr w:rsidR="009B2676" w14:paraId="4162F34E" w14:textId="77777777">
        <w:trPr>
          <w:cantSplit/>
        </w:trPr>
        <w:tc>
          <w:tcPr>
            <w:tcW w:w="650" w:type="dxa"/>
            <w:tcMar>
              <w:top w:w="40" w:type="dxa"/>
              <w:left w:w="90" w:type="dxa"/>
              <w:bottom w:w="40" w:type="dxa"/>
              <w:right w:w="90" w:type="dxa"/>
            </w:tcMar>
          </w:tcPr>
          <w:p w14:paraId="6FCF0420" w14:textId="77777777" w:rsidR="009B2676" w:rsidRDefault="00555546">
            <w:pPr>
              <w:spacing w:after="40"/>
            </w:pPr>
            <w:r>
              <w:rPr>
                <w:sz w:val="18"/>
                <w:szCs w:val="18"/>
              </w:rPr>
              <w:t>D-27</w:t>
            </w:r>
          </w:p>
        </w:tc>
        <w:tc>
          <w:tcPr>
            <w:tcW w:w="2900" w:type="dxa"/>
            <w:tcMar>
              <w:top w:w="40" w:type="dxa"/>
              <w:left w:w="90" w:type="dxa"/>
              <w:bottom w:w="40" w:type="dxa"/>
              <w:right w:w="90" w:type="dxa"/>
            </w:tcMar>
          </w:tcPr>
          <w:p w14:paraId="73DE2320" w14:textId="77777777" w:rsidR="009B2676" w:rsidRDefault="00555546">
            <w:pPr>
              <w:spacing w:after="40"/>
            </w:pPr>
            <w:r>
              <w:rPr>
                <w:sz w:val="18"/>
                <w:szCs w:val="18"/>
              </w:rPr>
              <w:t>Request queue: after a change, the previous request reopened even if the user had selected another one, and a slow list response could replace a newer page</w:t>
            </w:r>
          </w:p>
        </w:tc>
        <w:tc>
          <w:tcPr>
            <w:tcW w:w="1100" w:type="dxa"/>
            <w:tcMar>
              <w:top w:w="40" w:type="dxa"/>
              <w:left w:w="90" w:type="dxa"/>
              <w:bottom w:w="40" w:type="dxa"/>
              <w:right w:w="90" w:type="dxa"/>
            </w:tcMar>
          </w:tcPr>
          <w:p w14:paraId="2BF68B39" w14:textId="77777777" w:rsidR="009B2676" w:rsidRDefault="00555546">
            <w:pPr>
              <w:spacing w:after="40"/>
            </w:pPr>
            <w:r>
              <w:rPr>
                <w:sz w:val="18"/>
                <w:szCs w:val="18"/>
              </w:rPr>
              <w:t>Low</w:t>
            </w:r>
          </w:p>
        </w:tc>
        <w:tc>
          <w:tcPr>
            <w:tcW w:w="1250" w:type="dxa"/>
            <w:tcMar>
              <w:top w:w="40" w:type="dxa"/>
              <w:left w:w="90" w:type="dxa"/>
              <w:bottom w:w="40" w:type="dxa"/>
              <w:right w:w="90" w:type="dxa"/>
            </w:tcMar>
          </w:tcPr>
          <w:p w14:paraId="2C47C248" w14:textId="77777777" w:rsidR="009B2676" w:rsidRDefault="00555546">
            <w:pPr>
              <w:spacing w:after="40"/>
            </w:pPr>
            <w:r>
              <w:rPr>
                <w:sz w:val="18"/>
                <w:szCs w:val="18"/>
              </w:rPr>
              <w:t>Independent review (M3)</w:t>
            </w:r>
          </w:p>
        </w:tc>
        <w:tc>
          <w:tcPr>
            <w:tcW w:w="1450" w:type="dxa"/>
            <w:tcMar>
              <w:top w:w="40" w:type="dxa"/>
              <w:left w:w="90" w:type="dxa"/>
              <w:bottom w:w="40" w:type="dxa"/>
              <w:right w:w="90" w:type="dxa"/>
            </w:tcMar>
          </w:tcPr>
          <w:p w14:paraId="57F4FCF3" w14:textId="77777777" w:rsidR="009B2676" w:rsidRDefault="00555546">
            <w:pPr>
              <w:spacing w:after="40"/>
            </w:pPr>
            <w:r>
              <w:rPr>
                <w:sz w:val="18"/>
                <w:szCs w:val="18"/>
              </w:rPr>
              <w:t xml:space="preserve">Fixed: reloads go through </w:t>
            </w:r>
            <w:proofErr w:type="spellStart"/>
            <w:r>
              <w:rPr>
                <w:sz w:val="18"/>
                <w:szCs w:val="18"/>
              </w:rPr>
              <w:t>switchMap</w:t>
            </w:r>
            <w:proofErr w:type="spellEnd"/>
            <w:r>
              <w:rPr>
                <w:sz w:val="18"/>
                <w:szCs w:val="18"/>
              </w:rPr>
              <w:t xml:space="preserve"> and keep the latest selection</w:t>
            </w:r>
          </w:p>
        </w:tc>
        <w:tc>
          <w:tcPr>
            <w:tcW w:w="1666" w:type="dxa"/>
            <w:tcMar>
              <w:top w:w="40" w:type="dxa"/>
              <w:left w:w="90" w:type="dxa"/>
              <w:bottom w:w="40" w:type="dxa"/>
              <w:right w:w="90" w:type="dxa"/>
            </w:tcMar>
          </w:tcPr>
          <w:p w14:paraId="6C98EA57" w14:textId="77777777" w:rsidR="009B2676" w:rsidRDefault="00555546">
            <w:pPr>
              <w:spacing w:after="40"/>
            </w:pPr>
            <w:r>
              <w:rPr>
                <w:sz w:val="18"/>
                <w:szCs w:val="18"/>
              </w:rPr>
              <w:t>Code review only</w:t>
            </w:r>
          </w:p>
        </w:tc>
      </w:tr>
      <w:tr w:rsidR="009B2676" w14:paraId="752F2487" w14:textId="77777777">
        <w:trPr>
          <w:cantSplit/>
        </w:trPr>
        <w:tc>
          <w:tcPr>
            <w:tcW w:w="650" w:type="dxa"/>
            <w:tcMar>
              <w:top w:w="40" w:type="dxa"/>
              <w:left w:w="90" w:type="dxa"/>
              <w:bottom w:w="40" w:type="dxa"/>
              <w:right w:w="90" w:type="dxa"/>
            </w:tcMar>
          </w:tcPr>
          <w:p w14:paraId="0C1CE02A" w14:textId="77777777" w:rsidR="009B2676" w:rsidRDefault="00555546">
            <w:pPr>
              <w:spacing w:after="40"/>
            </w:pPr>
            <w:r>
              <w:rPr>
                <w:sz w:val="18"/>
                <w:szCs w:val="18"/>
              </w:rPr>
              <w:t>D-28</w:t>
            </w:r>
          </w:p>
        </w:tc>
        <w:tc>
          <w:tcPr>
            <w:tcW w:w="2900" w:type="dxa"/>
            <w:tcMar>
              <w:top w:w="40" w:type="dxa"/>
              <w:left w:w="90" w:type="dxa"/>
              <w:bottom w:w="40" w:type="dxa"/>
              <w:right w:w="90" w:type="dxa"/>
            </w:tcMar>
          </w:tcPr>
          <w:p w14:paraId="4AD06327" w14:textId="77777777" w:rsidR="009B2676" w:rsidRDefault="00555546">
            <w:pPr>
              <w:spacing w:after="40"/>
            </w:pPr>
            <w:r>
              <w:rPr>
                <w:sz w:val="18"/>
                <w:szCs w:val="18"/>
              </w:rPr>
              <w:t xml:space="preserve">Some tests were weaker than they looked: the row-lock test only checked a mock, </w:t>
            </w:r>
            <w:proofErr w:type="spellStart"/>
            <w:r>
              <w:rPr>
                <w:sz w:val="18"/>
                <w:szCs w:val="18"/>
              </w:rPr>
              <w:t>ClientServiceTest</w:t>
            </w:r>
            <w:proofErr w:type="spellEnd"/>
            <w:r>
              <w:rPr>
                <w:sz w:val="18"/>
                <w:szCs w:val="18"/>
              </w:rPr>
              <w:t xml:space="preserve"> mocked away the database role problem behind D-18, and the password scan skipped three response DTOs</w:t>
            </w:r>
          </w:p>
        </w:tc>
        <w:tc>
          <w:tcPr>
            <w:tcW w:w="1100" w:type="dxa"/>
            <w:tcMar>
              <w:top w:w="40" w:type="dxa"/>
              <w:left w:w="90" w:type="dxa"/>
              <w:bottom w:w="40" w:type="dxa"/>
              <w:right w:w="90" w:type="dxa"/>
            </w:tcMar>
          </w:tcPr>
          <w:p w14:paraId="3778BC57" w14:textId="77777777" w:rsidR="009B2676" w:rsidRDefault="00555546">
            <w:pPr>
              <w:spacing w:after="40"/>
            </w:pPr>
            <w:r>
              <w:rPr>
                <w:sz w:val="18"/>
                <w:szCs w:val="18"/>
              </w:rPr>
              <w:t>Low</w:t>
            </w:r>
          </w:p>
        </w:tc>
        <w:tc>
          <w:tcPr>
            <w:tcW w:w="1250" w:type="dxa"/>
            <w:tcMar>
              <w:top w:w="40" w:type="dxa"/>
              <w:left w:w="90" w:type="dxa"/>
              <w:bottom w:w="40" w:type="dxa"/>
              <w:right w:w="90" w:type="dxa"/>
            </w:tcMar>
          </w:tcPr>
          <w:p w14:paraId="2DDE2209" w14:textId="77777777" w:rsidR="009B2676" w:rsidRDefault="00555546">
            <w:pPr>
              <w:spacing w:after="40"/>
            </w:pPr>
            <w:r>
              <w:rPr>
                <w:sz w:val="18"/>
                <w:szCs w:val="18"/>
              </w:rPr>
              <w:t>Independent review (M3)</w:t>
            </w:r>
          </w:p>
        </w:tc>
        <w:tc>
          <w:tcPr>
            <w:tcW w:w="1450" w:type="dxa"/>
            <w:tcMar>
              <w:top w:w="40" w:type="dxa"/>
              <w:left w:w="90" w:type="dxa"/>
              <w:bottom w:w="40" w:type="dxa"/>
              <w:right w:w="90" w:type="dxa"/>
            </w:tcMar>
          </w:tcPr>
          <w:p w14:paraId="3DCC713C" w14:textId="77777777" w:rsidR="009B2676" w:rsidRDefault="00555546">
            <w:pPr>
              <w:spacing w:after="40"/>
            </w:pPr>
            <w:r>
              <w:rPr>
                <w:sz w:val="18"/>
                <w:szCs w:val="18"/>
              </w:rPr>
              <w:t xml:space="preserve">Fixed: tests with two real transactions; the password scan finds every DTO on the </w:t>
            </w:r>
            <w:proofErr w:type="spellStart"/>
            <w:r>
              <w:rPr>
                <w:sz w:val="18"/>
                <w:szCs w:val="18"/>
              </w:rPr>
              <w:t>classpath</w:t>
            </w:r>
            <w:proofErr w:type="spellEnd"/>
          </w:p>
        </w:tc>
        <w:tc>
          <w:tcPr>
            <w:tcW w:w="1666" w:type="dxa"/>
            <w:tcMar>
              <w:top w:w="40" w:type="dxa"/>
              <w:left w:w="90" w:type="dxa"/>
              <w:bottom w:w="40" w:type="dxa"/>
              <w:right w:w="90" w:type="dxa"/>
            </w:tcMar>
          </w:tcPr>
          <w:p w14:paraId="6720ECF3" w14:textId="77777777" w:rsidR="009B2676" w:rsidRDefault="00555546">
            <w:pPr>
              <w:spacing w:after="40"/>
            </w:pPr>
            <w:proofErr w:type="spellStart"/>
            <w:r>
              <w:rPr>
                <w:sz w:val="18"/>
                <w:szCs w:val="18"/>
              </w:rPr>
              <w:t>ConcurrencyIntegrationTest</w:t>
            </w:r>
            <w:proofErr w:type="spellEnd"/>
            <w:r>
              <w:rPr>
                <w:sz w:val="18"/>
                <w:szCs w:val="18"/>
              </w:rPr>
              <w:t xml:space="preserve">; </w:t>
            </w:r>
            <w:proofErr w:type="spellStart"/>
            <w:r>
              <w:rPr>
                <w:sz w:val="18"/>
                <w:szCs w:val="18"/>
              </w:rPr>
              <w:t>ResponsesNeverContainPasswordsTest</w:t>
            </w:r>
            <w:proofErr w:type="spellEnd"/>
          </w:p>
        </w:tc>
      </w:tr>
      <w:tr w:rsidR="009B2676" w14:paraId="5496BA7F" w14:textId="77777777">
        <w:trPr>
          <w:cantSplit/>
        </w:trPr>
        <w:tc>
          <w:tcPr>
            <w:tcW w:w="650" w:type="dxa"/>
            <w:tcMar>
              <w:top w:w="40" w:type="dxa"/>
              <w:left w:w="90" w:type="dxa"/>
              <w:bottom w:w="40" w:type="dxa"/>
              <w:right w:w="90" w:type="dxa"/>
            </w:tcMar>
          </w:tcPr>
          <w:p w14:paraId="2C9951B8" w14:textId="77777777" w:rsidR="009B2676" w:rsidRDefault="00555546">
            <w:pPr>
              <w:spacing w:after="40"/>
            </w:pPr>
            <w:r>
              <w:rPr>
                <w:sz w:val="18"/>
                <w:szCs w:val="18"/>
              </w:rPr>
              <w:t>D-29</w:t>
            </w:r>
          </w:p>
        </w:tc>
        <w:tc>
          <w:tcPr>
            <w:tcW w:w="2900" w:type="dxa"/>
            <w:tcMar>
              <w:top w:w="40" w:type="dxa"/>
              <w:left w:w="90" w:type="dxa"/>
              <w:bottom w:w="40" w:type="dxa"/>
              <w:right w:w="90" w:type="dxa"/>
            </w:tcMar>
          </w:tcPr>
          <w:p w14:paraId="10E0D14B" w14:textId="77777777" w:rsidR="009B2676" w:rsidRDefault="00555546">
            <w:pPr>
              <w:spacing w:after="40"/>
            </w:pPr>
            <w:r>
              <w:rPr>
                <w:sz w:val="18"/>
                <w:szCs w:val="18"/>
              </w:rPr>
              <w:t>The k6 result files contained the login tokens of the 20 test staff accounts</w:t>
            </w:r>
          </w:p>
        </w:tc>
        <w:tc>
          <w:tcPr>
            <w:tcW w:w="1100" w:type="dxa"/>
            <w:tcMar>
              <w:top w:w="40" w:type="dxa"/>
              <w:left w:w="90" w:type="dxa"/>
              <w:bottom w:w="40" w:type="dxa"/>
              <w:right w:w="90" w:type="dxa"/>
            </w:tcMar>
          </w:tcPr>
          <w:p w14:paraId="1BC9EEBC" w14:textId="77777777" w:rsidR="009B2676" w:rsidRDefault="00555546">
            <w:pPr>
              <w:spacing w:after="40"/>
            </w:pPr>
            <w:r>
              <w:rPr>
                <w:sz w:val="18"/>
                <w:szCs w:val="18"/>
              </w:rPr>
              <w:t>Low</w:t>
            </w:r>
          </w:p>
        </w:tc>
        <w:tc>
          <w:tcPr>
            <w:tcW w:w="1250" w:type="dxa"/>
            <w:tcMar>
              <w:top w:w="40" w:type="dxa"/>
              <w:left w:w="90" w:type="dxa"/>
              <w:bottom w:w="40" w:type="dxa"/>
              <w:right w:w="90" w:type="dxa"/>
            </w:tcMar>
          </w:tcPr>
          <w:p w14:paraId="2CD85686" w14:textId="77777777" w:rsidR="009B2676" w:rsidRDefault="00555546">
            <w:pPr>
              <w:spacing w:after="40"/>
            </w:pPr>
            <w:proofErr w:type="spellStart"/>
            <w:r>
              <w:rPr>
                <w:sz w:val="18"/>
                <w:szCs w:val="18"/>
              </w:rPr>
              <w:t>gitleaks</w:t>
            </w:r>
            <w:proofErr w:type="spellEnd"/>
            <w:r>
              <w:rPr>
                <w:sz w:val="18"/>
                <w:szCs w:val="18"/>
              </w:rPr>
              <w:t xml:space="preserve"> in CI</w:t>
            </w:r>
          </w:p>
        </w:tc>
        <w:tc>
          <w:tcPr>
            <w:tcW w:w="1450" w:type="dxa"/>
            <w:tcMar>
              <w:top w:w="40" w:type="dxa"/>
              <w:left w:w="90" w:type="dxa"/>
              <w:bottom w:w="40" w:type="dxa"/>
              <w:right w:w="90" w:type="dxa"/>
            </w:tcMar>
          </w:tcPr>
          <w:p w14:paraId="027C1D50" w14:textId="77777777" w:rsidR="009B2676" w:rsidRDefault="00555546">
            <w:pPr>
              <w:spacing w:after="40"/>
            </w:pPr>
            <w:r>
              <w:rPr>
                <w:sz w:val="18"/>
                <w:szCs w:val="18"/>
              </w:rPr>
              <w:t>Fixed: the script no longer saves them; the old commit is recorded in .</w:t>
            </w:r>
            <w:proofErr w:type="spellStart"/>
            <w:r>
              <w:rPr>
                <w:sz w:val="18"/>
                <w:szCs w:val="18"/>
              </w:rPr>
              <w:t>gitleaksignore</w:t>
            </w:r>
            <w:proofErr w:type="spellEnd"/>
          </w:p>
        </w:tc>
        <w:tc>
          <w:tcPr>
            <w:tcW w:w="1666" w:type="dxa"/>
            <w:tcMar>
              <w:top w:w="40" w:type="dxa"/>
              <w:left w:w="90" w:type="dxa"/>
              <w:bottom w:w="40" w:type="dxa"/>
              <w:right w:w="90" w:type="dxa"/>
            </w:tcMar>
          </w:tcPr>
          <w:p w14:paraId="6E7D363D" w14:textId="77777777" w:rsidR="009B2676" w:rsidRDefault="00555546">
            <w:pPr>
              <w:spacing w:after="40"/>
            </w:pPr>
            <w:proofErr w:type="spellStart"/>
            <w:r>
              <w:rPr>
                <w:sz w:val="18"/>
                <w:szCs w:val="18"/>
              </w:rPr>
              <w:t>gitleaks</w:t>
            </w:r>
            <w:proofErr w:type="spellEnd"/>
            <w:r>
              <w:rPr>
                <w:sz w:val="18"/>
                <w:szCs w:val="18"/>
              </w:rPr>
              <w:t xml:space="preserve"> on every push</w:t>
            </w:r>
          </w:p>
        </w:tc>
      </w:tr>
      <w:tr w:rsidR="009B2676" w14:paraId="2F5214AF" w14:textId="77777777">
        <w:trPr>
          <w:cantSplit/>
        </w:trPr>
        <w:tc>
          <w:tcPr>
            <w:tcW w:w="650" w:type="dxa"/>
            <w:tcMar>
              <w:top w:w="40" w:type="dxa"/>
              <w:left w:w="90" w:type="dxa"/>
              <w:bottom w:w="40" w:type="dxa"/>
              <w:right w:w="90" w:type="dxa"/>
            </w:tcMar>
          </w:tcPr>
          <w:p w14:paraId="357D801D" w14:textId="77777777" w:rsidR="009B2676" w:rsidRDefault="00555546">
            <w:pPr>
              <w:spacing w:after="40"/>
            </w:pPr>
            <w:r>
              <w:rPr>
                <w:sz w:val="18"/>
                <w:szCs w:val="18"/>
              </w:rPr>
              <w:t>D-30</w:t>
            </w:r>
          </w:p>
        </w:tc>
        <w:tc>
          <w:tcPr>
            <w:tcW w:w="2900" w:type="dxa"/>
            <w:tcMar>
              <w:top w:w="40" w:type="dxa"/>
              <w:left w:w="90" w:type="dxa"/>
              <w:bottom w:w="40" w:type="dxa"/>
              <w:right w:w="90" w:type="dxa"/>
            </w:tcMar>
          </w:tcPr>
          <w:p w14:paraId="2AA8BA8B" w14:textId="77777777" w:rsidR="009B2676" w:rsidRDefault="00555546">
            <w:pPr>
              <w:spacing w:after="40"/>
            </w:pPr>
            <w:r>
              <w:rPr>
                <w:sz w:val="18"/>
                <w:szCs w:val="18"/>
              </w:rPr>
              <w:t>Made-up page URLs filled the server memory: the single-jar file serving cached every URL it resolved and pages outside /</w:t>
            </w:r>
            <w:proofErr w:type="spellStart"/>
            <w:r>
              <w:rPr>
                <w:sz w:val="18"/>
                <w:szCs w:val="18"/>
              </w:rPr>
              <w:t>api</w:t>
            </w:r>
            <w:proofErr w:type="spellEnd"/>
            <w:r>
              <w:rPr>
                <w:sz w:val="18"/>
                <w:szCs w:val="18"/>
              </w:rPr>
              <w:t xml:space="preserve"> were not rate limited (20,000 requests: live heap 38 to 202 MB)</w:t>
            </w:r>
          </w:p>
        </w:tc>
        <w:tc>
          <w:tcPr>
            <w:tcW w:w="1100" w:type="dxa"/>
            <w:tcMar>
              <w:top w:w="40" w:type="dxa"/>
              <w:left w:w="90" w:type="dxa"/>
              <w:bottom w:w="40" w:type="dxa"/>
              <w:right w:w="90" w:type="dxa"/>
            </w:tcMar>
          </w:tcPr>
          <w:p w14:paraId="26093074" w14:textId="77777777" w:rsidR="009B2676" w:rsidRDefault="00555546">
            <w:pPr>
              <w:spacing w:after="40"/>
            </w:pPr>
            <w:r>
              <w:rPr>
                <w:sz w:val="18"/>
                <w:szCs w:val="18"/>
              </w:rPr>
              <w:t>High</w:t>
            </w:r>
          </w:p>
        </w:tc>
        <w:tc>
          <w:tcPr>
            <w:tcW w:w="1250" w:type="dxa"/>
            <w:tcMar>
              <w:top w:w="40" w:type="dxa"/>
              <w:left w:w="90" w:type="dxa"/>
              <w:bottom w:w="40" w:type="dxa"/>
              <w:right w:w="90" w:type="dxa"/>
            </w:tcMar>
          </w:tcPr>
          <w:p w14:paraId="49949055" w14:textId="77777777" w:rsidR="009B2676" w:rsidRDefault="00555546">
            <w:pPr>
              <w:spacing w:after="40"/>
            </w:pPr>
            <w:r>
              <w:rPr>
                <w:sz w:val="18"/>
                <w:szCs w:val="18"/>
              </w:rPr>
              <w:t>Second independent review (M3)</w:t>
            </w:r>
          </w:p>
        </w:tc>
        <w:tc>
          <w:tcPr>
            <w:tcW w:w="1450" w:type="dxa"/>
            <w:tcMar>
              <w:top w:w="40" w:type="dxa"/>
              <w:left w:w="90" w:type="dxa"/>
              <w:bottom w:w="40" w:type="dxa"/>
              <w:right w:w="90" w:type="dxa"/>
            </w:tcMar>
          </w:tcPr>
          <w:p w14:paraId="6371DD93" w14:textId="77777777" w:rsidR="009B2676" w:rsidRDefault="00555546">
            <w:pPr>
              <w:spacing w:after="40"/>
            </w:pPr>
            <w:r>
              <w:rPr>
                <w:sz w:val="18"/>
                <w:szCs w:val="18"/>
              </w:rPr>
              <w:t>Fixed: no URL cache, only packaged files are looked up, per-IP limit on every path</w:t>
            </w:r>
          </w:p>
        </w:tc>
        <w:tc>
          <w:tcPr>
            <w:tcW w:w="1666" w:type="dxa"/>
            <w:tcMar>
              <w:top w:w="40" w:type="dxa"/>
              <w:left w:w="90" w:type="dxa"/>
              <w:bottom w:w="40" w:type="dxa"/>
              <w:right w:w="90" w:type="dxa"/>
            </w:tcMar>
          </w:tcPr>
          <w:p w14:paraId="224E424C" w14:textId="77777777" w:rsidR="009B2676" w:rsidRDefault="00555546">
            <w:pPr>
              <w:spacing w:after="40"/>
            </w:pPr>
            <w:proofErr w:type="spellStart"/>
            <w:r>
              <w:rPr>
                <w:sz w:val="18"/>
                <w:szCs w:val="18"/>
              </w:rPr>
              <w:t>SpaFallbackResolverTest</w:t>
            </w:r>
            <w:proofErr w:type="spellEnd"/>
            <w:r>
              <w:rPr>
                <w:sz w:val="18"/>
                <w:szCs w:val="18"/>
              </w:rPr>
              <w:t xml:space="preserve">; </w:t>
            </w:r>
            <w:proofErr w:type="spellStart"/>
            <w:r>
              <w:rPr>
                <w:sz w:val="18"/>
                <w:szCs w:val="18"/>
              </w:rPr>
              <w:t>ipLimitCoversEveryPath</w:t>
            </w:r>
            <w:proofErr w:type="spellEnd"/>
            <w:r>
              <w:rPr>
                <w:sz w:val="18"/>
                <w:szCs w:val="18"/>
              </w:rPr>
              <w:t>; measured 37.0 to 37.4 MB after 20,000 requests</w:t>
            </w:r>
          </w:p>
        </w:tc>
      </w:tr>
      <w:tr w:rsidR="009B2676" w14:paraId="3CCEF217" w14:textId="77777777">
        <w:trPr>
          <w:cantSplit/>
        </w:trPr>
        <w:tc>
          <w:tcPr>
            <w:tcW w:w="650" w:type="dxa"/>
            <w:tcMar>
              <w:top w:w="40" w:type="dxa"/>
              <w:left w:w="90" w:type="dxa"/>
              <w:bottom w:w="40" w:type="dxa"/>
              <w:right w:w="90" w:type="dxa"/>
            </w:tcMar>
          </w:tcPr>
          <w:p w14:paraId="7AF04474" w14:textId="77777777" w:rsidR="009B2676" w:rsidRDefault="00555546">
            <w:pPr>
              <w:spacing w:after="40"/>
            </w:pPr>
            <w:r>
              <w:rPr>
                <w:sz w:val="18"/>
                <w:szCs w:val="18"/>
              </w:rPr>
              <w:lastRenderedPageBreak/>
              <w:t>D-31</w:t>
            </w:r>
          </w:p>
        </w:tc>
        <w:tc>
          <w:tcPr>
            <w:tcW w:w="2900" w:type="dxa"/>
            <w:tcMar>
              <w:top w:w="40" w:type="dxa"/>
              <w:left w:w="90" w:type="dxa"/>
              <w:bottom w:w="40" w:type="dxa"/>
              <w:right w:w="90" w:type="dxa"/>
            </w:tcMar>
          </w:tcPr>
          <w:p w14:paraId="6E7F0FE6" w14:textId="77777777" w:rsidR="009B2676" w:rsidRDefault="00555546">
            <w:pPr>
              <w:spacing w:after="40"/>
            </w:pPr>
            <w:r>
              <w:rPr>
                <w:sz w:val="18"/>
                <w:szCs w:val="18"/>
              </w:rPr>
              <w:t>A public deployment would start with the dummy and default accounts, whose passwords are published in the repository</w:t>
            </w:r>
          </w:p>
        </w:tc>
        <w:tc>
          <w:tcPr>
            <w:tcW w:w="1100" w:type="dxa"/>
            <w:tcMar>
              <w:top w:w="40" w:type="dxa"/>
              <w:left w:w="90" w:type="dxa"/>
              <w:bottom w:w="40" w:type="dxa"/>
              <w:right w:w="90" w:type="dxa"/>
            </w:tcMar>
          </w:tcPr>
          <w:p w14:paraId="1B91CAD7" w14:textId="77777777" w:rsidR="009B2676" w:rsidRDefault="00555546">
            <w:pPr>
              <w:spacing w:after="40"/>
            </w:pPr>
            <w:r>
              <w:rPr>
                <w:sz w:val="18"/>
                <w:szCs w:val="18"/>
              </w:rPr>
              <w:t>High</w:t>
            </w:r>
          </w:p>
        </w:tc>
        <w:tc>
          <w:tcPr>
            <w:tcW w:w="1250" w:type="dxa"/>
            <w:tcMar>
              <w:top w:w="40" w:type="dxa"/>
              <w:left w:w="90" w:type="dxa"/>
              <w:bottom w:w="40" w:type="dxa"/>
              <w:right w:w="90" w:type="dxa"/>
            </w:tcMar>
          </w:tcPr>
          <w:p w14:paraId="431F5D51" w14:textId="77777777" w:rsidR="009B2676" w:rsidRDefault="00555546">
            <w:pPr>
              <w:spacing w:after="40"/>
            </w:pPr>
            <w:r>
              <w:rPr>
                <w:sz w:val="18"/>
                <w:szCs w:val="18"/>
              </w:rPr>
              <w:t>Second independent review (M3)</w:t>
            </w:r>
          </w:p>
        </w:tc>
        <w:tc>
          <w:tcPr>
            <w:tcW w:w="1450" w:type="dxa"/>
            <w:tcMar>
              <w:top w:w="40" w:type="dxa"/>
              <w:left w:w="90" w:type="dxa"/>
              <w:bottom w:w="40" w:type="dxa"/>
              <w:right w:w="90" w:type="dxa"/>
            </w:tcMar>
          </w:tcPr>
          <w:p w14:paraId="254BC3A5" w14:textId="77777777" w:rsidR="009B2676" w:rsidRDefault="00555546">
            <w:pPr>
              <w:spacing w:after="40"/>
            </w:pPr>
            <w:r>
              <w:rPr>
                <w:sz w:val="18"/>
                <w:szCs w:val="18"/>
              </w:rPr>
              <w:t xml:space="preserve">Fixed: the public site deploys the prod branch against a separate production project built with </w:t>
            </w:r>
            <w:proofErr w:type="spellStart"/>
            <w:r>
              <w:rPr>
                <w:sz w:val="18"/>
                <w:szCs w:val="18"/>
              </w:rPr>
              <w:t>civicconnect_production_build.sql</w:t>
            </w:r>
            <w:proofErr w:type="spellEnd"/>
            <w:r>
              <w:rPr>
                <w:sz w:val="18"/>
                <w:szCs w:val="18"/>
              </w:rPr>
              <w:t xml:space="preserve"> (no dummy or default accounts; the first manager is created by hand)</w:t>
            </w:r>
          </w:p>
        </w:tc>
        <w:tc>
          <w:tcPr>
            <w:tcW w:w="1666" w:type="dxa"/>
            <w:tcMar>
              <w:top w:w="40" w:type="dxa"/>
              <w:left w:w="90" w:type="dxa"/>
              <w:bottom w:w="40" w:type="dxa"/>
              <w:right w:w="90" w:type="dxa"/>
            </w:tcMar>
          </w:tcPr>
          <w:p w14:paraId="669D54E6" w14:textId="77777777" w:rsidR="009B2676" w:rsidRDefault="00555546">
            <w:pPr>
              <w:spacing w:after="40"/>
            </w:pPr>
            <w:r>
              <w:rPr>
                <w:sz w:val="18"/>
                <w:szCs w:val="18"/>
              </w:rPr>
              <w:t>Production build tested: default and dummy logins refused (401); the first manager logs in, changes the password and adds staff</w:t>
            </w:r>
          </w:p>
        </w:tc>
      </w:tr>
      <w:tr w:rsidR="009B2676" w14:paraId="5A01DF71" w14:textId="77777777">
        <w:trPr>
          <w:cantSplit/>
        </w:trPr>
        <w:tc>
          <w:tcPr>
            <w:tcW w:w="650" w:type="dxa"/>
            <w:tcMar>
              <w:top w:w="40" w:type="dxa"/>
              <w:left w:w="90" w:type="dxa"/>
              <w:bottom w:w="40" w:type="dxa"/>
              <w:right w:w="90" w:type="dxa"/>
            </w:tcMar>
          </w:tcPr>
          <w:p w14:paraId="6A2A43D4" w14:textId="77777777" w:rsidR="009B2676" w:rsidRDefault="00555546">
            <w:pPr>
              <w:spacing w:after="40"/>
            </w:pPr>
            <w:r>
              <w:rPr>
                <w:sz w:val="18"/>
                <w:szCs w:val="18"/>
              </w:rPr>
              <w:t>D-32</w:t>
            </w:r>
          </w:p>
        </w:tc>
        <w:tc>
          <w:tcPr>
            <w:tcW w:w="2900" w:type="dxa"/>
            <w:tcMar>
              <w:top w:w="40" w:type="dxa"/>
              <w:left w:w="90" w:type="dxa"/>
              <w:bottom w:w="40" w:type="dxa"/>
              <w:right w:w="90" w:type="dxa"/>
            </w:tcMar>
          </w:tcPr>
          <w:p w14:paraId="7279164C" w14:textId="77777777" w:rsidR="009B2676" w:rsidRDefault="00555546">
            <w:pPr>
              <w:spacing w:after="40"/>
            </w:pPr>
            <w:r>
              <w:rPr>
                <w:sz w:val="18"/>
                <w:szCs w:val="18"/>
              </w:rPr>
              <w:t>The Java memory settings could exceed the 512 MB plan (heap 70% plus about 170 MB outside the heap)</w:t>
            </w:r>
          </w:p>
        </w:tc>
        <w:tc>
          <w:tcPr>
            <w:tcW w:w="1100" w:type="dxa"/>
            <w:tcMar>
              <w:top w:w="40" w:type="dxa"/>
              <w:left w:w="90" w:type="dxa"/>
              <w:bottom w:w="40" w:type="dxa"/>
              <w:right w:w="90" w:type="dxa"/>
            </w:tcMar>
          </w:tcPr>
          <w:p w14:paraId="2A594C3C" w14:textId="77777777" w:rsidR="009B2676" w:rsidRDefault="00555546">
            <w:pPr>
              <w:spacing w:after="40"/>
            </w:pPr>
            <w:r>
              <w:rPr>
                <w:sz w:val="18"/>
                <w:szCs w:val="18"/>
              </w:rPr>
              <w:t>Medium</w:t>
            </w:r>
          </w:p>
        </w:tc>
        <w:tc>
          <w:tcPr>
            <w:tcW w:w="1250" w:type="dxa"/>
            <w:tcMar>
              <w:top w:w="40" w:type="dxa"/>
              <w:left w:w="90" w:type="dxa"/>
              <w:bottom w:w="40" w:type="dxa"/>
              <w:right w:w="90" w:type="dxa"/>
            </w:tcMar>
          </w:tcPr>
          <w:p w14:paraId="3ECE5F8E" w14:textId="77777777" w:rsidR="009B2676" w:rsidRDefault="00555546">
            <w:pPr>
              <w:spacing w:after="40"/>
            </w:pPr>
            <w:r>
              <w:rPr>
                <w:sz w:val="18"/>
                <w:szCs w:val="18"/>
              </w:rPr>
              <w:t>Second independent review (M3)</w:t>
            </w:r>
          </w:p>
        </w:tc>
        <w:tc>
          <w:tcPr>
            <w:tcW w:w="1450" w:type="dxa"/>
            <w:tcMar>
              <w:top w:w="40" w:type="dxa"/>
              <w:left w:w="90" w:type="dxa"/>
              <w:bottom w:w="40" w:type="dxa"/>
              <w:right w:w="90" w:type="dxa"/>
            </w:tcMar>
          </w:tcPr>
          <w:p w14:paraId="0E34A88D" w14:textId="77777777" w:rsidR="009B2676" w:rsidRDefault="00555546">
            <w:pPr>
              <w:spacing w:after="40"/>
            </w:pPr>
            <w:r>
              <w:rPr>
                <w:sz w:val="18"/>
                <w:szCs w:val="18"/>
              </w:rPr>
              <w:t xml:space="preserve">Fixed: heap 55%, limits for </w:t>
            </w:r>
            <w:proofErr w:type="spellStart"/>
            <w:r>
              <w:rPr>
                <w:sz w:val="18"/>
                <w:szCs w:val="18"/>
              </w:rPr>
              <w:t>metaspace</w:t>
            </w:r>
            <w:proofErr w:type="spellEnd"/>
            <w:r>
              <w:rPr>
                <w:sz w:val="18"/>
                <w:szCs w:val="18"/>
              </w:rPr>
              <w:t>, code cache and direct memory, 40 request threads</w:t>
            </w:r>
          </w:p>
        </w:tc>
        <w:tc>
          <w:tcPr>
            <w:tcW w:w="1666" w:type="dxa"/>
            <w:tcMar>
              <w:top w:w="40" w:type="dxa"/>
              <w:left w:w="90" w:type="dxa"/>
              <w:bottom w:w="40" w:type="dxa"/>
              <w:right w:w="90" w:type="dxa"/>
            </w:tcMar>
          </w:tcPr>
          <w:p w14:paraId="1532D429" w14:textId="77777777" w:rsidR="009B2676" w:rsidRDefault="00555546">
            <w:pPr>
              <w:spacing w:after="40"/>
            </w:pPr>
            <w:r>
              <w:rPr>
                <w:sz w:val="18"/>
                <w:szCs w:val="18"/>
              </w:rPr>
              <w:t>Measured: 282 MB heap limit, 273 MB in use after the E2E run; CI image job runs with 512 MB</w:t>
            </w:r>
          </w:p>
        </w:tc>
      </w:tr>
      <w:tr w:rsidR="009B2676" w14:paraId="3B1B440C" w14:textId="77777777">
        <w:trPr>
          <w:cantSplit/>
        </w:trPr>
        <w:tc>
          <w:tcPr>
            <w:tcW w:w="650" w:type="dxa"/>
            <w:tcMar>
              <w:top w:w="40" w:type="dxa"/>
              <w:left w:w="90" w:type="dxa"/>
              <w:bottom w:w="40" w:type="dxa"/>
              <w:right w:w="90" w:type="dxa"/>
            </w:tcMar>
          </w:tcPr>
          <w:p w14:paraId="14E5D4E2" w14:textId="77777777" w:rsidR="009B2676" w:rsidRDefault="00555546">
            <w:pPr>
              <w:spacing w:after="40"/>
            </w:pPr>
            <w:r>
              <w:rPr>
                <w:sz w:val="18"/>
                <w:szCs w:val="18"/>
              </w:rPr>
              <w:t>D-33</w:t>
            </w:r>
          </w:p>
        </w:tc>
        <w:tc>
          <w:tcPr>
            <w:tcW w:w="2900" w:type="dxa"/>
            <w:tcMar>
              <w:top w:w="40" w:type="dxa"/>
              <w:left w:w="90" w:type="dxa"/>
              <w:bottom w:w="40" w:type="dxa"/>
              <w:right w:w="90" w:type="dxa"/>
            </w:tcMar>
          </w:tcPr>
          <w:p w14:paraId="5024ABFB" w14:textId="77777777" w:rsidR="009B2676" w:rsidRDefault="00555546">
            <w:pPr>
              <w:spacing w:after="40"/>
            </w:pPr>
            <w:r>
              <w:rPr>
                <w:sz w:val="18"/>
                <w:szCs w:val="18"/>
              </w:rPr>
              <w:t>Integration tests write to whatever database .env names, which can now be the live one (some commit, audit rows cannot be removed), and some counts assumed only the dummy data</w:t>
            </w:r>
          </w:p>
        </w:tc>
        <w:tc>
          <w:tcPr>
            <w:tcW w:w="1100" w:type="dxa"/>
            <w:tcMar>
              <w:top w:w="40" w:type="dxa"/>
              <w:left w:w="90" w:type="dxa"/>
              <w:bottom w:w="40" w:type="dxa"/>
              <w:right w:w="90" w:type="dxa"/>
            </w:tcMar>
          </w:tcPr>
          <w:p w14:paraId="29E699C5" w14:textId="77777777" w:rsidR="009B2676" w:rsidRDefault="00555546">
            <w:pPr>
              <w:spacing w:after="40"/>
            </w:pPr>
            <w:r>
              <w:rPr>
                <w:sz w:val="18"/>
                <w:szCs w:val="18"/>
              </w:rPr>
              <w:t>Medium</w:t>
            </w:r>
          </w:p>
        </w:tc>
        <w:tc>
          <w:tcPr>
            <w:tcW w:w="1250" w:type="dxa"/>
            <w:tcMar>
              <w:top w:w="40" w:type="dxa"/>
              <w:left w:w="90" w:type="dxa"/>
              <w:bottom w:w="40" w:type="dxa"/>
              <w:right w:w="90" w:type="dxa"/>
            </w:tcMar>
          </w:tcPr>
          <w:p w14:paraId="0EA5EF63" w14:textId="77777777" w:rsidR="009B2676" w:rsidRDefault="00555546">
            <w:pPr>
              <w:spacing w:after="40"/>
            </w:pPr>
            <w:r>
              <w:rPr>
                <w:sz w:val="18"/>
                <w:szCs w:val="18"/>
              </w:rPr>
              <w:t>Second independent review (M3)</w:t>
            </w:r>
          </w:p>
        </w:tc>
        <w:tc>
          <w:tcPr>
            <w:tcW w:w="1450" w:type="dxa"/>
            <w:tcMar>
              <w:top w:w="40" w:type="dxa"/>
              <w:left w:w="90" w:type="dxa"/>
              <w:bottom w:w="40" w:type="dxa"/>
              <w:right w:w="90" w:type="dxa"/>
            </w:tcMar>
          </w:tcPr>
          <w:p w14:paraId="0EDD741F" w14:textId="77777777" w:rsidR="009B2676" w:rsidRDefault="00555546">
            <w:pPr>
              <w:spacing w:after="40"/>
            </w:pPr>
            <w:r>
              <w:rPr>
                <w:sz w:val="18"/>
                <w:szCs w:val="18"/>
              </w:rPr>
              <w:t xml:space="preserve">Fixed: </w:t>
            </w:r>
            <w:proofErr w:type="spellStart"/>
            <w:r>
              <w:rPr>
                <w:sz w:val="18"/>
                <w:szCs w:val="18"/>
              </w:rPr>
              <w:t>IntegrationDatabaseGuard</w:t>
            </w:r>
            <w:proofErr w:type="spellEnd"/>
            <w:r>
              <w:rPr>
                <w:sz w:val="18"/>
                <w:szCs w:val="18"/>
              </w:rPr>
              <w:t xml:space="preserve"> stops them on a non-local database; counts compared with the database</w:t>
            </w:r>
          </w:p>
        </w:tc>
        <w:tc>
          <w:tcPr>
            <w:tcW w:w="1666" w:type="dxa"/>
            <w:tcMar>
              <w:top w:w="40" w:type="dxa"/>
              <w:left w:w="90" w:type="dxa"/>
              <w:bottom w:w="40" w:type="dxa"/>
              <w:right w:w="90" w:type="dxa"/>
            </w:tcMar>
          </w:tcPr>
          <w:p w14:paraId="60BC83DB" w14:textId="77777777" w:rsidR="009B2676" w:rsidRDefault="00555546">
            <w:pPr>
              <w:spacing w:after="40"/>
            </w:pPr>
            <w:proofErr w:type="spellStart"/>
            <w:r>
              <w:rPr>
                <w:sz w:val="18"/>
                <w:szCs w:val="18"/>
              </w:rPr>
              <w:t>IntegrationDatabaseGuardTest</w:t>
            </w:r>
            <w:proofErr w:type="spellEnd"/>
            <w:r>
              <w:rPr>
                <w:sz w:val="18"/>
                <w:szCs w:val="18"/>
              </w:rPr>
              <w:t xml:space="preserve">; refusal shown with a </w:t>
            </w:r>
            <w:proofErr w:type="spellStart"/>
            <w:r>
              <w:rPr>
                <w:sz w:val="18"/>
                <w:szCs w:val="18"/>
              </w:rPr>
              <w:t>Supabase</w:t>
            </w:r>
            <w:proofErr w:type="spellEnd"/>
            <w:r>
              <w:rPr>
                <w:sz w:val="18"/>
                <w:szCs w:val="18"/>
              </w:rPr>
              <w:t xml:space="preserve"> URL</w:t>
            </w:r>
          </w:p>
        </w:tc>
      </w:tr>
      <w:tr w:rsidR="009B2676" w14:paraId="1902F616" w14:textId="77777777">
        <w:trPr>
          <w:cantSplit/>
        </w:trPr>
        <w:tc>
          <w:tcPr>
            <w:tcW w:w="650" w:type="dxa"/>
            <w:tcMar>
              <w:top w:w="40" w:type="dxa"/>
              <w:left w:w="90" w:type="dxa"/>
              <w:bottom w:w="40" w:type="dxa"/>
              <w:right w:w="90" w:type="dxa"/>
            </w:tcMar>
          </w:tcPr>
          <w:p w14:paraId="200E51E2" w14:textId="77777777" w:rsidR="009B2676" w:rsidRDefault="00555546">
            <w:pPr>
              <w:spacing w:after="40"/>
            </w:pPr>
            <w:r>
              <w:rPr>
                <w:sz w:val="18"/>
                <w:szCs w:val="18"/>
              </w:rPr>
              <w:t>D-34</w:t>
            </w:r>
          </w:p>
        </w:tc>
        <w:tc>
          <w:tcPr>
            <w:tcW w:w="2900" w:type="dxa"/>
            <w:tcMar>
              <w:top w:w="40" w:type="dxa"/>
              <w:left w:w="90" w:type="dxa"/>
              <w:bottom w:w="40" w:type="dxa"/>
              <w:right w:w="90" w:type="dxa"/>
            </w:tcMar>
          </w:tcPr>
          <w:p w14:paraId="6068168D" w14:textId="77777777" w:rsidR="009B2676" w:rsidRDefault="00555546">
            <w:pPr>
              <w:spacing w:after="40"/>
            </w:pPr>
            <w:r>
              <w:rPr>
                <w:sz w:val="18"/>
                <w:szCs w:val="18"/>
              </w:rPr>
              <w:t>An empty email address was accepted and locked the account out</w:t>
            </w:r>
          </w:p>
        </w:tc>
        <w:tc>
          <w:tcPr>
            <w:tcW w:w="1100" w:type="dxa"/>
            <w:tcMar>
              <w:top w:w="40" w:type="dxa"/>
              <w:left w:w="90" w:type="dxa"/>
              <w:bottom w:w="40" w:type="dxa"/>
              <w:right w:w="90" w:type="dxa"/>
            </w:tcMar>
          </w:tcPr>
          <w:p w14:paraId="14361C0E" w14:textId="77777777" w:rsidR="009B2676" w:rsidRDefault="00555546">
            <w:pPr>
              <w:spacing w:after="40"/>
            </w:pPr>
            <w:r>
              <w:rPr>
                <w:sz w:val="18"/>
                <w:szCs w:val="18"/>
              </w:rPr>
              <w:t>Low</w:t>
            </w:r>
          </w:p>
        </w:tc>
        <w:tc>
          <w:tcPr>
            <w:tcW w:w="1250" w:type="dxa"/>
            <w:tcMar>
              <w:top w:w="40" w:type="dxa"/>
              <w:left w:w="90" w:type="dxa"/>
              <w:bottom w:w="40" w:type="dxa"/>
              <w:right w:w="90" w:type="dxa"/>
            </w:tcMar>
          </w:tcPr>
          <w:p w14:paraId="7ADF1016" w14:textId="77777777" w:rsidR="009B2676" w:rsidRDefault="00555546">
            <w:pPr>
              <w:spacing w:after="40"/>
            </w:pPr>
            <w:r>
              <w:rPr>
                <w:sz w:val="18"/>
                <w:szCs w:val="18"/>
              </w:rPr>
              <w:t>Second independent review (M3)</w:t>
            </w:r>
          </w:p>
        </w:tc>
        <w:tc>
          <w:tcPr>
            <w:tcW w:w="1450" w:type="dxa"/>
            <w:tcMar>
              <w:top w:w="40" w:type="dxa"/>
              <w:left w:w="90" w:type="dxa"/>
              <w:bottom w:w="40" w:type="dxa"/>
              <w:right w:w="90" w:type="dxa"/>
            </w:tcMar>
          </w:tcPr>
          <w:p w14:paraId="5A791560" w14:textId="77777777" w:rsidR="009B2676" w:rsidRDefault="00555546">
            <w:pPr>
              <w:spacing w:after="40"/>
            </w:pPr>
            <w:r>
              <w:rPr>
                <w:sz w:val="18"/>
                <w:szCs w:val="18"/>
              </w:rPr>
              <w:t>Fixed: @NotBlankIfPresent on email</w:t>
            </w:r>
          </w:p>
        </w:tc>
        <w:tc>
          <w:tcPr>
            <w:tcW w:w="1666" w:type="dxa"/>
            <w:tcMar>
              <w:top w:w="40" w:type="dxa"/>
              <w:left w:w="90" w:type="dxa"/>
              <w:bottom w:w="40" w:type="dxa"/>
              <w:right w:w="90" w:type="dxa"/>
            </w:tcMar>
          </w:tcPr>
          <w:p w14:paraId="7235E79A" w14:textId="77777777" w:rsidR="009B2676" w:rsidRDefault="00555546">
            <w:pPr>
              <w:spacing w:after="40"/>
            </w:pPr>
            <w:proofErr w:type="spellStart"/>
            <w:r>
              <w:rPr>
                <w:sz w:val="18"/>
                <w:szCs w:val="18"/>
              </w:rPr>
              <w:t>blankNamesRefused</w:t>
            </w:r>
            <w:proofErr w:type="spellEnd"/>
            <w:r>
              <w:rPr>
                <w:sz w:val="18"/>
                <w:szCs w:val="18"/>
              </w:rPr>
              <w:t xml:space="preserve">; </w:t>
            </w:r>
            <w:proofErr w:type="spellStart"/>
            <w:r>
              <w:rPr>
                <w:sz w:val="18"/>
                <w:szCs w:val="18"/>
              </w:rPr>
              <w:t>NotBlankIfPresentValidatorTest</w:t>
            </w:r>
            <w:proofErr w:type="spellEnd"/>
          </w:p>
        </w:tc>
      </w:tr>
      <w:tr w:rsidR="009B2676" w14:paraId="78AC9A22" w14:textId="77777777">
        <w:trPr>
          <w:cantSplit/>
        </w:trPr>
        <w:tc>
          <w:tcPr>
            <w:tcW w:w="650" w:type="dxa"/>
            <w:tcMar>
              <w:top w:w="40" w:type="dxa"/>
              <w:left w:w="90" w:type="dxa"/>
              <w:bottom w:w="40" w:type="dxa"/>
              <w:right w:w="90" w:type="dxa"/>
            </w:tcMar>
          </w:tcPr>
          <w:p w14:paraId="21A75647" w14:textId="77777777" w:rsidR="009B2676" w:rsidRDefault="00555546">
            <w:pPr>
              <w:spacing w:after="40"/>
            </w:pPr>
            <w:r>
              <w:rPr>
                <w:sz w:val="18"/>
                <w:szCs w:val="18"/>
              </w:rPr>
              <w:t>D-35</w:t>
            </w:r>
          </w:p>
        </w:tc>
        <w:tc>
          <w:tcPr>
            <w:tcW w:w="2900" w:type="dxa"/>
            <w:tcMar>
              <w:top w:w="40" w:type="dxa"/>
              <w:left w:w="90" w:type="dxa"/>
              <w:bottom w:w="40" w:type="dxa"/>
              <w:right w:w="90" w:type="dxa"/>
            </w:tcMar>
          </w:tcPr>
          <w:p w14:paraId="2BA5A2AF" w14:textId="77777777" w:rsidR="009B2676" w:rsidRDefault="00555546">
            <w:pPr>
              <w:spacing w:after="40"/>
            </w:pPr>
            <w:r>
              <w:rPr>
                <w:sz w:val="18"/>
                <w:szCs w:val="18"/>
              </w:rPr>
              <w:t>The append-only audit test passed even with the trigger disabled (since V6 a missing grant refused first)</w:t>
            </w:r>
          </w:p>
        </w:tc>
        <w:tc>
          <w:tcPr>
            <w:tcW w:w="1100" w:type="dxa"/>
            <w:tcMar>
              <w:top w:w="40" w:type="dxa"/>
              <w:left w:w="90" w:type="dxa"/>
              <w:bottom w:w="40" w:type="dxa"/>
              <w:right w:w="90" w:type="dxa"/>
            </w:tcMar>
          </w:tcPr>
          <w:p w14:paraId="0C5ED298" w14:textId="77777777" w:rsidR="009B2676" w:rsidRDefault="00555546">
            <w:pPr>
              <w:spacing w:after="40"/>
            </w:pPr>
            <w:r>
              <w:rPr>
                <w:sz w:val="18"/>
                <w:szCs w:val="18"/>
              </w:rPr>
              <w:t>Low</w:t>
            </w:r>
          </w:p>
        </w:tc>
        <w:tc>
          <w:tcPr>
            <w:tcW w:w="1250" w:type="dxa"/>
            <w:tcMar>
              <w:top w:w="40" w:type="dxa"/>
              <w:left w:w="90" w:type="dxa"/>
              <w:bottom w:w="40" w:type="dxa"/>
              <w:right w:w="90" w:type="dxa"/>
            </w:tcMar>
          </w:tcPr>
          <w:p w14:paraId="2CC1BB7B" w14:textId="77777777" w:rsidR="009B2676" w:rsidRDefault="00555546">
            <w:pPr>
              <w:spacing w:after="40"/>
            </w:pPr>
            <w:r>
              <w:rPr>
                <w:sz w:val="18"/>
                <w:szCs w:val="18"/>
              </w:rPr>
              <w:t>Second independent review (M3)</w:t>
            </w:r>
          </w:p>
        </w:tc>
        <w:tc>
          <w:tcPr>
            <w:tcW w:w="1450" w:type="dxa"/>
            <w:tcMar>
              <w:top w:w="40" w:type="dxa"/>
              <w:left w:w="90" w:type="dxa"/>
              <w:bottom w:w="40" w:type="dxa"/>
              <w:right w:w="90" w:type="dxa"/>
            </w:tcMar>
          </w:tcPr>
          <w:p w14:paraId="1F42223F" w14:textId="77777777" w:rsidR="009B2676" w:rsidRDefault="00555546">
            <w:pPr>
              <w:spacing w:after="40"/>
            </w:pPr>
            <w:r>
              <w:rPr>
                <w:sz w:val="18"/>
                <w:szCs w:val="18"/>
              </w:rPr>
              <w:t>Fixed: the test connects as the schema owner, also covers notes</w:t>
            </w:r>
          </w:p>
        </w:tc>
        <w:tc>
          <w:tcPr>
            <w:tcW w:w="1666" w:type="dxa"/>
            <w:tcMar>
              <w:top w:w="40" w:type="dxa"/>
              <w:left w:w="90" w:type="dxa"/>
              <w:bottom w:w="40" w:type="dxa"/>
              <w:right w:w="90" w:type="dxa"/>
            </w:tcMar>
          </w:tcPr>
          <w:p w14:paraId="47288614" w14:textId="77777777" w:rsidR="009B2676" w:rsidRDefault="00555546">
            <w:pPr>
              <w:spacing w:after="40"/>
            </w:pPr>
            <w:proofErr w:type="spellStart"/>
            <w:r>
              <w:rPr>
                <w:sz w:val="18"/>
                <w:szCs w:val="18"/>
              </w:rPr>
              <w:t>auditTrailAndNotesAreAppendOnly</w:t>
            </w:r>
            <w:proofErr w:type="spellEnd"/>
            <w:r>
              <w:rPr>
                <w:sz w:val="18"/>
                <w:szCs w:val="18"/>
              </w:rPr>
              <w:t xml:space="preserve"> (fails with the trigger disabled)</w:t>
            </w:r>
          </w:p>
        </w:tc>
      </w:tr>
      <w:tr w:rsidR="009B2676" w14:paraId="57D62A16" w14:textId="77777777">
        <w:trPr>
          <w:cantSplit/>
        </w:trPr>
        <w:tc>
          <w:tcPr>
            <w:tcW w:w="650" w:type="dxa"/>
            <w:tcMar>
              <w:top w:w="40" w:type="dxa"/>
              <w:left w:w="90" w:type="dxa"/>
              <w:bottom w:w="40" w:type="dxa"/>
              <w:right w:w="90" w:type="dxa"/>
            </w:tcMar>
          </w:tcPr>
          <w:p w14:paraId="10A207A3" w14:textId="77777777" w:rsidR="009B2676" w:rsidRDefault="00555546">
            <w:pPr>
              <w:spacing w:after="40"/>
            </w:pPr>
            <w:r>
              <w:rPr>
                <w:sz w:val="18"/>
                <w:szCs w:val="18"/>
              </w:rPr>
              <w:t>D-36</w:t>
            </w:r>
          </w:p>
        </w:tc>
        <w:tc>
          <w:tcPr>
            <w:tcW w:w="2900" w:type="dxa"/>
            <w:tcMar>
              <w:top w:w="40" w:type="dxa"/>
              <w:left w:w="90" w:type="dxa"/>
              <w:bottom w:w="40" w:type="dxa"/>
              <w:right w:w="90" w:type="dxa"/>
            </w:tcMar>
          </w:tcPr>
          <w:p w14:paraId="330BA04D" w14:textId="77777777" w:rsidR="009B2676" w:rsidRDefault="00555546">
            <w:pPr>
              <w:spacing w:after="40"/>
            </w:pPr>
            <w:r>
              <w:rPr>
                <w:sz w:val="18"/>
                <w:szCs w:val="18"/>
              </w:rPr>
              <w:t>The status-history function ignored row level security, so a requester's role could read another request's history</w:t>
            </w:r>
          </w:p>
        </w:tc>
        <w:tc>
          <w:tcPr>
            <w:tcW w:w="1100" w:type="dxa"/>
            <w:tcMar>
              <w:top w:w="40" w:type="dxa"/>
              <w:left w:w="90" w:type="dxa"/>
              <w:bottom w:w="40" w:type="dxa"/>
              <w:right w:w="90" w:type="dxa"/>
            </w:tcMar>
          </w:tcPr>
          <w:p w14:paraId="60118AA1" w14:textId="77777777" w:rsidR="009B2676" w:rsidRDefault="00555546">
            <w:pPr>
              <w:spacing w:after="40"/>
            </w:pPr>
            <w:r>
              <w:rPr>
                <w:sz w:val="18"/>
                <w:szCs w:val="18"/>
              </w:rPr>
              <w:t>Low</w:t>
            </w:r>
          </w:p>
        </w:tc>
        <w:tc>
          <w:tcPr>
            <w:tcW w:w="1250" w:type="dxa"/>
            <w:tcMar>
              <w:top w:w="40" w:type="dxa"/>
              <w:left w:w="90" w:type="dxa"/>
              <w:bottom w:w="40" w:type="dxa"/>
              <w:right w:w="90" w:type="dxa"/>
            </w:tcMar>
          </w:tcPr>
          <w:p w14:paraId="1C002878" w14:textId="77777777" w:rsidR="009B2676" w:rsidRDefault="00555546">
            <w:pPr>
              <w:spacing w:after="40"/>
            </w:pPr>
            <w:r>
              <w:rPr>
                <w:sz w:val="18"/>
                <w:szCs w:val="18"/>
              </w:rPr>
              <w:t>Second independent review (M3)</w:t>
            </w:r>
          </w:p>
        </w:tc>
        <w:tc>
          <w:tcPr>
            <w:tcW w:w="1450" w:type="dxa"/>
            <w:tcMar>
              <w:top w:w="40" w:type="dxa"/>
              <w:left w:w="90" w:type="dxa"/>
              <w:bottom w:w="40" w:type="dxa"/>
              <w:right w:w="90" w:type="dxa"/>
            </w:tcMar>
          </w:tcPr>
          <w:p w14:paraId="4D1D3F3C" w14:textId="77777777" w:rsidR="009B2676" w:rsidRDefault="00555546">
            <w:pPr>
              <w:spacing w:after="40"/>
            </w:pPr>
            <w:r>
              <w:rPr>
                <w:sz w:val="18"/>
                <w:szCs w:val="18"/>
              </w:rPr>
              <w:t>Fixed in V7: requesters only get their own requests</w:t>
            </w:r>
          </w:p>
        </w:tc>
        <w:tc>
          <w:tcPr>
            <w:tcW w:w="1666" w:type="dxa"/>
            <w:tcMar>
              <w:top w:w="40" w:type="dxa"/>
              <w:left w:w="90" w:type="dxa"/>
              <w:bottom w:w="40" w:type="dxa"/>
              <w:right w:w="90" w:type="dxa"/>
            </w:tcMar>
          </w:tcPr>
          <w:p w14:paraId="760FD11D" w14:textId="77777777" w:rsidR="009B2676" w:rsidRDefault="00555546">
            <w:pPr>
              <w:spacing w:after="40"/>
            </w:pPr>
            <w:proofErr w:type="spellStart"/>
            <w:r>
              <w:rPr>
                <w:sz w:val="18"/>
                <w:szCs w:val="18"/>
              </w:rPr>
              <w:t>statusHistoryOnlyForOwnRequests</w:t>
            </w:r>
            <w:proofErr w:type="spellEnd"/>
          </w:p>
        </w:tc>
      </w:tr>
      <w:tr w:rsidR="009B2676" w14:paraId="161A7899" w14:textId="77777777">
        <w:trPr>
          <w:cantSplit/>
        </w:trPr>
        <w:tc>
          <w:tcPr>
            <w:tcW w:w="650" w:type="dxa"/>
            <w:tcMar>
              <w:top w:w="40" w:type="dxa"/>
              <w:left w:w="90" w:type="dxa"/>
              <w:bottom w:w="40" w:type="dxa"/>
              <w:right w:w="90" w:type="dxa"/>
            </w:tcMar>
          </w:tcPr>
          <w:p w14:paraId="4E198534" w14:textId="77777777" w:rsidR="009B2676" w:rsidRDefault="00555546">
            <w:pPr>
              <w:spacing w:after="40"/>
            </w:pPr>
            <w:r>
              <w:rPr>
                <w:sz w:val="18"/>
                <w:szCs w:val="18"/>
              </w:rPr>
              <w:t>D-37</w:t>
            </w:r>
          </w:p>
        </w:tc>
        <w:tc>
          <w:tcPr>
            <w:tcW w:w="2900" w:type="dxa"/>
            <w:tcMar>
              <w:top w:w="40" w:type="dxa"/>
              <w:left w:w="90" w:type="dxa"/>
              <w:bottom w:w="40" w:type="dxa"/>
              <w:right w:w="90" w:type="dxa"/>
            </w:tcMar>
          </w:tcPr>
          <w:p w14:paraId="4417F55B" w14:textId="77777777" w:rsidR="009B2676" w:rsidRDefault="00555546">
            <w:pPr>
              <w:spacing w:after="40"/>
            </w:pPr>
            <w:r>
              <w:rPr>
                <w:sz w:val="18"/>
                <w:szCs w:val="18"/>
              </w:rPr>
              <w:t>Log injection (</w:t>
            </w:r>
            <w:proofErr w:type="spellStart"/>
            <w:r>
              <w:rPr>
                <w:sz w:val="18"/>
                <w:szCs w:val="18"/>
              </w:rPr>
              <w:t>CodeQL</w:t>
            </w:r>
            <w:proofErr w:type="spellEnd"/>
            <w:r>
              <w:rPr>
                <w:sz w:val="18"/>
                <w:szCs w:val="18"/>
              </w:rPr>
              <w:t>): request values written to the logs unchanged</w:t>
            </w:r>
          </w:p>
        </w:tc>
        <w:tc>
          <w:tcPr>
            <w:tcW w:w="1100" w:type="dxa"/>
            <w:tcMar>
              <w:top w:w="40" w:type="dxa"/>
              <w:left w:w="90" w:type="dxa"/>
              <w:bottom w:w="40" w:type="dxa"/>
              <w:right w:w="90" w:type="dxa"/>
            </w:tcMar>
          </w:tcPr>
          <w:p w14:paraId="662C7940" w14:textId="77777777" w:rsidR="009B2676" w:rsidRDefault="00555546">
            <w:pPr>
              <w:spacing w:after="40"/>
            </w:pPr>
            <w:r>
              <w:rPr>
                <w:sz w:val="18"/>
                <w:szCs w:val="18"/>
              </w:rPr>
              <w:t>Low</w:t>
            </w:r>
          </w:p>
        </w:tc>
        <w:tc>
          <w:tcPr>
            <w:tcW w:w="1250" w:type="dxa"/>
            <w:tcMar>
              <w:top w:w="40" w:type="dxa"/>
              <w:left w:w="90" w:type="dxa"/>
              <w:bottom w:w="40" w:type="dxa"/>
              <w:right w:w="90" w:type="dxa"/>
            </w:tcMar>
          </w:tcPr>
          <w:p w14:paraId="53347A3E" w14:textId="77777777" w:rsidR="009B2676" w:rsidRDefault="00555546">
            <w:pPr>
              <w:spacing w:after="40"/>
            </w:pPr>
            <w:proofErr w:type="spellStart"/>
            <w:r>
              <w:rPr>
                <w:sz w:val="18"/>
                <w:szCs w:val="18"/>
              </w:rPr>
              <w:t>CodeQL</w:t>
            </w:r>
            <w:proofErr w:type="spellEnd"/>
          </w:p>
        </w:tc>
        <w:tc>
          <w:tcPr>
            <w:tcW w:w="1450" w:type="dxa"/>
            <w:tcMar>
              <w:top w:w="40" w:type="dxa"/>
              <w:left w:w="90" w:type="dxa"/>
              <w:bottom w:w="40" w:type="dxa"/>
              <w:right w:w="90" w:type="dxa"/>
            </w:tcMar>
          </w:tcPr>
          <w:p w14:paraId="1F428F3E" w14:textId="77777777" w:rsidR="009B2676" w:rsidRDefault="00555546">
            <w:pPr>
              <w:spacing w:after="40"/>
            </w:pPr>
            <w:r>
              <w:rPr>
                <w:sz w:val="18"/>
                <w:szCs w:val="18"/>
              </w:rPr>
              <w:t xml:space="preserve">Fixed: </w:t>
            </w:r>
            <w:proofErr w:type="spellStart"/>
            <w:r>
              <w:rPr>
                <w:sz w:val="18"/>
                <w:szCs w:val="18"/>
              </w:rPr>
              <w:t>LogSafe</w:t>
            </w:r>
            <w:proofErr w:type="spellEnd"/>
            <w:r>
              <w:rPr>
                <w:sz w:val="18"/>
                <w:szCs w:val="18"/>
              </w:rPr>
              <w:t xml:space="preserve"> in all five log lines</w:t>
            </w:r>
          </w:p>
        </w:tc>
        <w:tc>
          <w:tcPr>
            <w:tcW w:w="1666" w:type="dxa"/>
            <w:tcMar>
              <w:top w:w="40" w:type="dxa"/>
              <w:left w:w="90" w:type="dxa"/>
              <w:bottom w:w="40" w:type="dxa"/>
              <w:right w:w="90" w:type="dxa"/>
            </w:tcMar>
          </w:tcPr>
          <w:p w14:paraId="577DF485" w14:textId="77777777" w:rsidR="009B2676" w:rsidRDefault="00555546">
            <w:pPr>
              <w:spacing w:after="40"/>
            </w:pPr>
            <w:proofErr w:type="spellStart"/>
            <w:r>
              <w:rPr>
                <w:sz w:val="18"/>
                <w:szCs w:val="18"/>
              </w:rPr>
              <w:t>LogSafeTest</w:t>
            </w:r>
            <w:proofErr w:type="spellEnd"/>
          </w:p>
        </w:tc>
      </w:tr>
      <w:tr w:rsidR="009B2676" w14:paraId="79A585EB" w14:textId="77777777">
        <w:trPr>
          <w:cantSplit/>
        </w:trPr>
        <w:tc>
          <w:tcPr>
            <w:tcW w:w="650" w:type="dxa"/>
            <w:tcMar>
              <w:top w:w="40" w:type="dxa"/>
              <w:left w:w="90" w:type="dxa"/>
              <w:bottom w:w="40" w:type="dxa"/>
              <w:right w:w="90" w:type="dxa"/>
            </w:tcMar>
          </w:tcPr>
          <w:p w14:paraId="109136BD" w14:textId="77777777" w:rsidR="009B2676" w:rsidRDefault="00555546">
            <w:pPr>
              <w:spacing w:after="40"/>
            </w:pPr>
            <w:r>
              <w:rPr>
                <w:sz w:val="18"/>
                <w:szCs w:val="18"/>
              </w:rPr>
              <w:lastRenderedPageBreak/>
              <w:t>D-38</w:t>
            </w:r>
          </w:p>
        </w:tc>
        <w:tc>
          <w:tcPr>
            <w:tcW w:w="2900" w:type="dxa"/>
            <w:tcMar>
              <w:top w:w="40" w:type="dxa"/>
              <w:left w:w="90" w:type="dxa"/>
              <w:bottom w:w="40" w:type="dxa"/>
              <w:right w:w="90" w:type="dxa"/>
            </w:tcMar>
          </w:tcPr>
          <w:p w14:paraId="2DEDAA22" w14:textId="77777777" w:rsidR="009B2676" w:rsidRDefault="00555546">
            <w:pPr>
              <w:spacing w:after="40"/>
            </w:pPr>
            <w:r>
              <w:rPr>
                <w:sz w:val="18"/>
                <w:szCs w:val="18"/>
              </w:rPr>
              <w:t>Frontend: late responses can update the wrong record (queue page contact details, Staff page categories, requester list pages)</w:t>
            </w:r>
          </w:p>
        </w:tc>
        <w:tc>
          <w:tcPr>
            <w:tcW w:w="1100" w:type="dxa"/>
            <w:tcMar>
              <w:top w:w="40" w:type="dxa"/>
              <w:left w:w="90" w:type="dxa"/>
              <w:bottom w:w="40" w:type="dxa"/>
              <w:right w:w="90" w:type="dxa"/>
            </w:tcMar>
          </w:tcPr>
          <w:p w14:paraId="11A49A0B" w14:textId="77777777" w:rsidR="009B2676" w:rsidRDefault="00555546">
            <w:pPr>
              <w:spacing w:after="40"/>
            </w:pPr>
            <w:r>
              <w:rPr>
                <w:sz w:val="18"/>
                <w:szCs w:val="18"/>
              </w:rPr>
              <w:t>Low</w:t>
            </w:r>
          </w:p>
        </w:tc>
        <w:tc>
          <w:tcPr>
            <w:tcW w:w="1250" w:type="dxa"/>
            <w:tcMar>
              <w:top w:w="40" w:type="dxa"/>
              <w:left w:w="90" w:type="dxa"/>
              <w:bottom w:w="40" w:type="dxa"/>
              <w:right w:w="90" w:type="dxa"/>
            </w:tcMar>
          </w:tcPr>
          <w:p w14:paraId="72B65A9B" w14:textId="77777777" w:rsidR="009B2676" w:rsidRDefault="00555546">
            <w:pPr>
              <w:spacing w:after="40"/>
            </w:pPr>
            <w:r>
              <w:rPr>
                <w:sz w:val="18"/>
                <w:szCs w:val="18"/>
              </w:rPr>
              <w:t>Second independent review (M3)</w:t>
            </w:r>
          </w:p>
        </w:tc>
        <w:tc>
          <w:tcPr>
            <w:tcW w:w="1450" w:type="dxa"/>
            <w:tcMar>
              <w:top w:w="40" w:type="dxa"/>
              <w:left w:w="90" w:type="dxa"/>
              <w:bottom w:w="40" w:type="dxa"/>
              <w:right w:w="90" w:type="dxa"/>
            </w:tcMar>
          </w:tcPr>
          <w:p w14:paraId="58BED881" w14:textId="77777777" w:rsidR="009B2676" w:rsidRDefault="00555546">
            <w:pPr>
              <w:spacing w:after="40"/>
            </w:pPr>
            <w:r>
              <w:rPr>
                <w:sz w:val="18"/>
                <w:szCs w:val="18"/>
              </w:rPr>
              <w:t>Fixed in PR #32 (c0dd9a7): replies for a record that is no longer selected are ignored and older page loads cancelled</w:t>
            </w:r>
          </w:p>
        </w:tc>
        <w:tc>
          <w:tcPr>
            <w:tcW w:w="1666" w:type="dxa"/>
            <w:tcMar>
              <w:top w:w="40" w:type="dxa"/>
              <w:left w:w="90" w:type="dxa"/>
              <w:bottom w:w="40" w:type="dxa"/>
              <w:right w:w="90" w:type="dxa"/>
            </w:tcMar>
          </w:tcPr>
          <w:p w14:paraId="2C84B1CB" w14:textId="77777777" w:rsidR="009B2676" w:rsidRDefault="00555546">
            <w:pPr>
              <w:spacing w:after="40"/>
            </w:pPr>
            <w:r>
              <w:rPr>
                <w:sz w:val="18"/>
                <w:szCs w:val="18"/>
              </w:rPr>
              <w:t>request-queue-</w:t>
            </w:r>
            <w:proofErr w:type="spellStart"/>
            <w:r>
              <w:rPr>
                <w:sz w:val="18"/>
                <w:szCs w:val="18"/>
              </w:rPr>
              <w:t>page.spec</w:t>
            </w:r>
            <w:proofErr w:type="spellEnd"/>
            <w:r>
              <w:rPr>
                <w:sz w:val="18"/>
                <w:szCs w:val="18"/>
              </w:rPr>
              <w:t>; staff-</w:t>
            </w:r>
            <w:proofErr w:type="spellStart"/>
            <w:r>
              <w:rPr>
                <w:sz w:val="18"/>
                <w:szCs w:val="18"/>
              </w:rPr>
              <w:t>page.spec</w:t>
            </w:r>
            <w:proofErr w:type="spellEnd"/>
            <w:r>
              <w:rPr>
                <w:sz w:val="18"/>
                <w:szCs w:val="18"/>
              </w:rPr>
              <w:t>; requester-</w:t>
            </w:r>
            <w:proofErr w:type="spellStart"/>
            <w:r>
              <w:rPr>
                <w:sz w:val="18"/>
                <w:szCs w:val="18"/>
              </w:rPr>
              <w:t>page.spec</w:t>
            </w:r>
            <w:proofErr w:type="spellEnd"/>
            <w:r>
              <w:rPr>
                <w:sz w:val="18"/>
                <w:szCs w:val="18"/>
              </w:rPr>
              <w:t xml:space="preserve"> (fail on the old code)</w:t>
            </w:r>
          </w:p>
        </w:tc>
      </w:tr>
      <w:tr w:rsidR="009B2676" w14:paraId="78CE989D" w14:textId="77777777">
        <w:trPr>
          <w:cantSplit/>
        </w:trPr>
        <w:tc>
          <w:tcPr>
            <w:tcW w:w="650" w:type="dxa"/>
            <w:tcMar>
              <w:top w:w="40" w:type="dxa"/>
              <w:left w:w="90" w:type="dxa"/>
              <w:bottom w:w="40" w:type="dxa"/>
              <w:right w:w="90" w:type="dxa"/>
            </w:tcMar>
          </w:tcPr>
          <w:p w14:paraId="5E0F8C05" w14:textId="77777777" w:rsidR="009B2676" w:rsidRDefault="00555546">
            <w:pPr>
              <w:spacing w:after="40"/>
            </w:pPr>
            <w:r>
              <w:rPr>
                <w:sz w:val="18"/>
                <w:szCs w:val="18"/>
              </w:rPr>
              <w:t>D-39</w:t>
            </w:r>
          </w:p>
        </w:tc>
        <w:tc>
          <w:tcPr>
            <w:tcW w:w="2900" w:type="dxa"/>
            <w:tcMar>
              <w:top w:w="40" w:type="dxa"/>
              <w:left w:w="90" w:type="dxa"/>
              <w:bottom w:w="40" w:type="dxa"/>
              <w:right w:w="90" w:type="dxa"/>
            </w:tcMar>
          </w:tcPr>
          <w:p w14:paraId="157B7B34" w14:textId="360B61BE" w:rsidR="009B2676" w:rsidRDefault="00555546">
            <w:pPr>
              <w:spacing w:after="40"/>
            </w:pPr>
            <w:r>
              <w:rPr>
                <w:sz w:val="18"/>
                <w:szCs w:val="18"/>
              </w:rPr>
              <w:t xml:space="preserve">During a zero-downtime deploy two instances can ask for 20 database connections as </w:t>
            </w:r>
            <w:proofErr w:type="spellStart"/>
            <w:r>
              <w:rPr>
                <w:sz w:val="18"/>
                <w:szCs w:val="18"/>
              </w:rPr>
              <w:t>civicconnect_app</w:t>
            </w:r>
            <w:proofErr w:type="spellEnd"/>
            <w:r>
              <w:rPr>
                <w:sz w:val="18"/>
                <w:szCs w:val="18"/>
              </w:rPr>
              <w:t xml:space="preserve">, more than the </w:t>
            </w:r>
            <w:proofErr w:type="spellStart"/>
            <w:r>
              <w:rPr>
                <w:sz w:val="18"/>
                <w:szCs w:val="18"/>
              </w:rPr>
              <w:t>Supabase</w:t>
            </w:r>
            <w:proofErr w:type="spellEnd"/>
            <w:r>
              <w:rPr>
                <w:sz w:val="18"/>
                <w:szCs w:val="18"/>
              </w:rPr>
              <w:t xml:space="preserve"> session pool of 15 per user and database (confirmed 18/10/2026; Flyway uses the </w:t>
            </w:r>
            <w:proofErr w:type="spellStart"/>
            <w:r>
              <w:rPr>
                <w:sz w:val="18"/>
                <w:szCs w:val="18"/>
              </w:rPr>
              <w:t>postgres</w:t>
            </w:r>
            <w:proofErr w:type="spellEnd"/>
            <w:r>
              <w:rPr>
                <w:sz w:val="18"/>
                <w:szCs w:val="18"/>
              </w:rPr>
              <w:t xml:space="preserve"> user, a separate pool)</w:t>
            </w:r>
          </w:p>
        </w:tc>
        <w:tc>
          <w:tcPr>
            <w:tcW w:w="1100" w:type="dxa"/>
            <w:tcMar>
              <w:top w:w="40" w:type="dxa"/>
              <w:left w:w="90" w:type="dxa"/>
              <w:bottom w:w="40" w:type="dxa"/>
              <w:right w:w="90" w:type="dxa"/>
            </w:tcMar>
          </w:tcPr>
          <w:p w14:paraId="3D323622" w14:textId="77777777" w:rsidR="009B2676" w:rsidRDefault="00555546">
            <w:pPr>
              <w:spacing w:after="40"/>
            </w:pPr>
            <w:r>
              <w:rPr>
                <w:sz w:val="18"/>
                <w:szCs w:val="18"/>
              </w:rPr>
              <w:t>Low</w:t>
            </w:r>
          </w:p>
        </w:tc>
        <w:tc>
          <w:tcPr>
            <w:tcW w:w="1250" w:type="dxa"/>
            <w:tcMar>
              <w:top w:w="40" w:type="dxa"/>
              <w:left w:w="90" w:type="dxa"/>
              <w:bottom w:w="40" w:type="dxa"/>
              <w:right w:w="90" w:type="dxa"/>
            </w:tcMar>
          </w:tcPr>
          <w:p w14:paraId="4A5391B0" w14:textId="77777777" w:rsidR="009B2676" w:rsidRDefault="00555546">
            <w:pPr>
              <w:spacing w:after="40"/>
            </w:pPr>
            <w:r>
              <w:rPr>
                <w:sz w:val="18"/>
                <w:szCs w:val="18"/>
              </w:rPr>
              <w:t>Second independent review (M3)</w:t>
            </w:r>
          </w:p>
        </w:tc>
        <w:tc>
          <w:tcPr>
            <w:tcW w:w="1450" w:type="dxa"/>
            <w:tcMar>
              <w:top w:w="40" w:type="dxa"/>
              <w:left w:w="90" w:type="dxa"/>
              <w:bottom w:w="40" w:type="dxa"/>
              <w:right w:w="90" w:type="dxa"/>
            </w:tcMar>
          </w:tcPr>
          <w:p w14:paraId="0308F6E4" w14:textId="0B2F2531" w:rsidR="009B2676" w:rsidRDefault="00555546">
            <w:pPr>
              <w:spacing w:after="40"/>
            </w:pPr>
            <w:r>
              <w:rPr>
                <w:sz w:val="18"/>
                <w:szCs w:val="18"/>
              </w:rPr>
              <w:t xml:space="preserve">Fixed 18/10/2026: the </w:t>
            </w:r>
            <w:proofErr w:type="spellStart"/>
            <w:r>
              <w:rPr>
                <w:sz w:val="18"/>
                <w:szCs w:val="18"/>
              </w:rPr>
              <w:t>Supabase</w:t>
            </w:r>
            <w:proofErr w:type="spellEnd"/>
            <w:r>
              <w:rPr>
                <w:sz w:val="18"/>
                <w:szCs w:val="18"/>
              </w:rPr>
              <w:t xml:space="preserve"> session pool size was raised from 15 to 20 per user and database, so the old and new instance fit during a deploy (2 x 10 = 20). The application pool stays at 10 unless the pooler is raised too.</w:t>
            </w:r>
          </w:p>
        </w:tc>
        <w:tc>
          <w:tcPr>
            <w:tcW w:w="1666" w:type="dxa"/>
            <w:tcMar>
              <w:top w:w="40" w:type="dxa"/>
              <w:left w:w="90" w:type="dxa"/>
              <w:bottom w:w="40" w:type="dxa"/>
              <w:right w:w="90" w:type="dxa"/>
            </w:tcMar>
          </w:tcPr>
          <w:p w14:paraId="09F4362A" w14:textId="230AB854" w:rsidR="009B2676" w:rsidRDefault="00555546">
            <w:pPr>
              <w:spacing w:after="40"/>
            </w:pPr>
            <w:proofErr w:type="spellStart"/>
            <w:r>
              <w:rPr>
                <w:sz w:val="18"/>
                <w:szCs w:val="18"/>
              </w:rPr>
              <w:t>Supabase</w:t>
            </w:r>
            <w:proofErr w:type="spellEnd"/>
            <w:r>
              <w:rPr>
                <w:sz w:val="18"/>
                <w:szCs w:val="18"/>
              </w:rPr>
              <w:t xml:space="preserve"> connection pooling settings (pool size 20); docs/deployment.md step 6</w:t>
            </w:r>
          </w:p>
        </w:tc>
      </w:tr>
      <w:tr w:rsidR="009B2676" w14:paraId="3F08EA2E" w14:textId="77777777">
        <w:trPr>
          <w:cantSplit/>
        </w:trPr>
        <w:tc>
          <w:tcPr>
            <w:tcW w:w="650" w:type="dxa"/>
            <w:tcMar>
              <w:top w:w="40" w:type="dxa"/>
              <w:left w:w="90" w:type="dxa"/>
              <w:bottom w:w="40" w:type="dxa"/>
              <w:right w:w="90" w:type="dxa"/>
            </w:tcMar>
          </w:tcPr>
          <w:p w14:paraId="28C1A814" w14:textId="77777777" w:rsidR="009B2676" w:rsidRDefault="00555546">
            <w:pPr>
              <w:spacing w:after="40"/>
            </w:pPr>
            <w:r>
              <w:rPr>
                <w:sz w:val="18"/>
                <w:szCs w:val="18"/>
              </w:rPr>
              <w:t>D-40</w:t>
            </w:r>
          </w:p>
        </w:tc>
        <w:tc>
          <w:tcPr>
            <w:tcW w:w="2900" w:type="dxa"/>
            <w:tcMar>
              <w:top w:w="40" w:type="dxa"/>
              <w:left w:w="90" w:type="dxa"/>
              <w:bottom w:w="40" w:type="dxa"/>
              <w:right w:w="90" w:type="dxa"/>
            </w:tcMar>
          </w:tcPr>
          <w:p w14:paraId="2859C4EF" w14:textId="77777777" w:rsidR="009B2676" w:rsidRDefault="00555546">
            <w:pPr>
              <w:spacing w:after="40"/>
            </w:pPr>
            <w:r>
              <w:rPr>
                <w:sz w:val="18"/>
                <w:szCs w:val="18"/>
              </w:rPr>
              <w:t>A rare duplicate-key error can write an email address into the logs (POPIA)</w:t>
            </w:r>
          </w:p>
        </w:tc>
        <w:tc>
          <w:tcPr>
            <w:tcW w:w="1100" w:type="dxa"/>
            <w:tcMar>
              <w:top w:w="40" w:type="dxa"/>
              <w:left w:w="90" w:type="dxa"/>
              <w:bottom w:w="40" w:type="dxa"/>
              <w:right w:w="90" w:type="dxa"/>
            </w:tcMar>
          </w:tcPr>
          <w:p w14:paraId="16E4CB1C" w14:textId="77777777" w:rsidR="009B2676" w:rsidRDefault="00555546">
            <w:pPr>
              <w:spacing w:after="40"/>
            </w:pPr>
            <w:r>
              <w:rPr>
                <w:sz w:val="18"/>
                <w:szCs w:val="18"/>
              </w:rPr>
              <w:t>Low</w:t>
            </w:r>
          </w:p>
        </w:tc>
        <w:tc>
          <w:tcPr>
            <w:tcW w:w="1250" w:type="dxa"/>
            <w:tcMar>
              <w:top w:w="40" w:type="dxa"/>
              <w:left w:w="90" w:type="dxa"/>
              <w:bottom w:w="40" w:type="dxa"/>
              <w:right w:w="90" w:type="dxa"/>
            </w:tcMar>
          </w:tcPr>
          <w:p w14:paraId="6250B32F" w14:textId="77777777" w:rsidR="009B2676" w:rsidRDefault="00555546">
            <w:pPr>
              <w:spacing w:after="40"/>
            </w:pPr>
            <w:r>
              <w:rPr>
                <w:sz w:val="18"/>
                <w:szCs w:val="18"/>
              </w:rPr>
              <w:t>Second independent review (M3)</w:t>
            </w:r>
          </w:p>
        </w:tc>
        <w:tc>
          <w:tcPr>
            <w:tcW w:w="1450" w:type="dxa"/>
            <w:tcMar>
              <w:top w:w="40" w:type="dxa"/>
              <w:left w:w="90" w:type="dxa"/>
              <w:bottom w:w="40" w:type="dxa"/>
              <w:right w:w="90" w:type="dxa"/>
            </w:tcMar>
          </w:tcPr>
          <w:p w14:paraId="4CF6ECE3" w14:textId="77777777" w:rsidR="009B2676" w:rsidRDefault="00555546">
            <w:pPr>
              <w:spacing w:after="40"/>
            </w:pPr>
            <w:r>
              <w:rPr>
                <w:sz w:val="18"/>
                <w:szCs w:val="18"/>
              </w:rPr>
              <w:t>Fixed: only the constraint name or SQL state is logged</w:t>
            </w:r>
          </w:p>
        </w:tc>
        <w:tc>
          <w:tcPr>
            <w:tcW w:w="1666" w:type="dxa"/>
            <w:tcMar>
              <w:top w:w="40" w:type="dxa"/>
              <w:left w:w="90" w:type="dxa"/>
              <w:bottom w:w="40" w:type="dxa"/>
              <w:right w:w="90" w:type="dxa"/>
            </w:tcMar>
          </w:tcPr>
          <w:p w14:paraId="37EAA000" w14:textId="77777777" w:rsidR="009B2676" w:rsidRDefault="00555546">
            <w:pPr>
              <w:spacing w:after="40"/>
            </w:pPr>
            <w:proofErr w:type="spellStart"/>
            <w:r>
              <w:rPr>
                <w:sz w:val="18"/>
                <w:szCs w:val="18"/>
              </w:rPr>
              <w:t>integrityLogHasNoPersonalData</w:t>
            </w:r>
            <w:proofErr w:type="spellEnd"/>
            <w:r>
              <w:rPr>
                <w:sz w:val="18"/>
                <w:szCs w:val="18"/>
              </w:rPr>
              <w:t xml:space="preserve"> (fails on the old code)</w:t>
            </w:r>
          </w:p>
        </w:tc>
      </w:tr>
      <w:tr w:rsidR="009B2676" w14:paraId="5D79D81D" w14:textId="77777777">
        <w:trPr>
          <w:cantSplit/>
        </w:trPr>
        <w:tc>
          <w:tcPr>
            <w:tcW w:w="650" w:type="dxa"/>
            <w:tcMar>
              <w:top w:w="40" w:type="dxa"/>
              <w:left w:w="90" w:type="dxa"/>
              <w:bottom w:w="40" w:type="dxa"/>
              <w:right w:w="90" w:type="dxa"/>
            </w:tcMar>
          </w:tcPr>
          <w:p w14:paraId="540CB9CE" w14:textId="77777777" w:rsidR="009B2676" w:rsidRDefault="00555546">
            <w:pPr>
              <w:spacing w:after="40"/>
            </w:pPr>
            <w:r>
              <w:rPr>
                <w:sz w:val="18"/>
                <w:szCs w:val="18"/>
              </w:rPr>
              <w:t>D-41</w:t>
            </w:r>
          </w:p>
        </w:tc>
        <w:tc>
          <w:tcPr>
            <w:tcW w:w="2900" w:type="dxa"/>
            <w:tcMar>
              <w:top w:w="40" w:type="dxa"/>
              <w:left w:w="90" w:type="dxa"/>
              <w:bottom w:w="40" w:type="dxa"/>
              <w:right w:w="90" w:type="dxa"/>
            </w:tcMar>
          </w:tcPr>
          <w:p w14:paraId="0740FE8A" w14:textId="77777777" w:rsidR="009B2676" w:rsidRDefault="00555546">
            <w:pPr>
              <w:spacing w:after="40"/>
            </w:pPr>
            <w:r>
              <w:rPr>
                <w:sz w:val="18"/>
                <w:szCs w:val="18"/>
              </w:rPr>
              <w:t>Activity page: the open-requests list ignored the chosen status filter (FR-013)</w:t>
            </w:r>
          </w:p>
        </w:tc>
        <w:tc>
          <w:tcPr>
            <w:tcW w:w="1100" w:type="dxa"/>
            <w:tcMar>
              <w:top w:w="40" w:type="dxa"/>
              <w:left w:w="90" w:type="dxa"/>
              <w:bottom w:w="40" w:type="dxa"/>
              <w:right w:w="90" w:type="dxa"/>
            </w:tcMar>
          </w:tcPr>
          <w:p w14:paraId="63719A6B" w14:textId="77777777" w:rsidR="009B2676" w:rsidRDefault="00555546">
            <w:pPr>
              <w:spacing w:after="40"/>
            </w:pPr>
            <w:r>
              <w:rPr>
                <w:sz w:val="18"/>
                <w:szCs w:val="18"/>
              </w:rPr>
              <w:t>Low</w:t>
            </w:r>
          </w:p>
        </w:tc>
        <w:tc>
          <w:tcPr>
            <w:tcW w:w="1250" w:type="dxa"/>
            <w:tcMar>
              <w:top w:w="40" w:type="dxa"/>
              <w:left w:w="90" w:type="dxa"/>
              <w:bottom w:w="40" w:type="dxa"/>
              <w:right w:w="90" w:type="dxa"/>
            </w:tcMar>
          </w:tcPr>
          <w:p w14:paraId="183DF41C" w14:textId="77777777" w:rsidR="009B2676" w:rsidRDefault="00555546">
            <w:pPr>
              <w:spacing w:after="40"/>
            </w:pPr>
            <w:r>
              <w:rPr>
                <w:sz w:val="18"/>
                <w:szCs w:val="18"/>
              </w:rPr>
              <w:t>Team review (M3, PR #32)</w:t>
            </w:r>
          </w:p>
        </w:tc>
        <w:tc>
          <w:tcPr>
            <w:tcW w:w="1450" w:type="dxa"/>
            <w:tcMar>
              <w:top w:w="40" w:type="dxa"/>
              <w:left w:w="90" w:type="dxa"/>
              <w:bottom w:w="40" w:type="dxa"/>
              <w:right w:w="90" w:type="dxa"/>
            </w:tcMar>
          </w:tcPr>
          <w:p w14:paraId="1BCA859B" w14:textId="77777777" w:rsidR="009B2676" w:rsidRDefault="00555546">
            <w:pPr>
              <w:spacing w:after="40"/>
            </w:pPr>
            <w:r>
              <w:rPr>
                <w:sz w:val="18"/>
                <w:szCs w:val="18"/>
              </w:rPr>
              <w:t>Fixed in PR #32 (c0dd9a7): the status filter is sent</w:t>
            </w:r>
          </w:p>
        </w:tc>
        <w:tc>
          <w:tcPr>
            <w:tcW w:w="1666" w:type="dxa"/>
            <w:tcMar>
              <w:top w:w="40" w:type="dxa"/>
              <w:left w:w="90" w:type="dxa"/>
              <w:bottom w:w="40" w:type="dxa"/>
              <w:right w:w="90" w:type="dxa"/>
            </w:tcMar>
          </w:tcPr>
          <w:p w14:paraId="43743DF6" w14:textId="77777777" w:rsidR="009B2676" w:rsidRDefault="00555546">
            <w:pPr>
              <w:spacing w:after="40"/>
            </w:pPr>
            <w:r>
              <w:rPr>
                <w:sz w:val="18"/>
                <w:szCs w:val="18"/>
              </w:rPr>
              <w:t>activity-</w:t>
            </w:r>
            <w:proofErr w:type="spellStart"/>
            <w:r>
              <w:rPr>
                <w:sz w:val="18"/>
                <w:szCs w:val="18"/>
              </w:rPr>
              <w:t>page.spec</w:t>
            </w:r>
            <w:proofErr w:type="spellEnd"/>
          </w:p>
        </w:tc>
      </w:tr>
      <w:tr w:rsidR="009B2676" w14:paraId="0E02F910" w14:textId="77777777">
        <w:trPr>
          <w:cantSplit/>
        </w:trPr>
        <w:tc>
          <w:tcPr>
            <w:tcW w:w="650" w:type="dxa"/>
            <w:tcMar>
              <w:top w:w="40" w:type="dxa"/>
              <w:left w:w="90" w:type="dxa"/>
              <w:bottom w:w="40" w:type="dxa"/>
              <w:right w:w="90" w:type="dxa"/>
            </w:tcMar>
          </w:tcPr>
          <w:p w14:paraId="2664B0E5" w14:textId="77777777" w:rsidR="009B2676" w:rsidRDefault="00555546">
            <w:pPr>
              <w:spacing w:after="40"/>
            </w:pPr>
            <w:r>
              <w:rPr>
                <w:sz w:val="18"/>
                <w:szCs w:val="18"/>
              </w:rPr>
              <w:t>D-42</w:t>
            </w:r>
          </w:p>
        </w:tc>
        <w:tc>
          <w:tcPr>
            <w:tcW w:w="2900" w:type="dxa"/>
            <w:tcMar>
              <w:top w:w="40" w:type="dxa"/>
              <w:left w:w="90" w:type="dxa"/>
              <w:bottom w:w="40" w:type="dxa"/>
              <w:right w:w="90" w:type="dxa"/>
            </w:tcMar>
          </w:tcPr>
          <w:p w14:paraId="7FE30B4B" w14:textId="77777777" w:rsidR="009B2676" w:rsidRDefault="00555546">
            <w:pPr>
              <w:spacing w:after="40"/>
            </w:pPr>
            <w:r>
              <w:rPr>
                <w:sz w:val="18"/>
                <w:szCs w:val="18"/>
              </w:rPr>
              <w:t>Integration tests ran in the machine's time zone, but the application runs in UTC (main() sets it): on a laptop in South African time Hibernate stored times 2 hours early, so the overdue boundary was wrong in local test runs</w:t>
            </w:r>
          </w:p>
        </w:tc>
        <w:tc>
          <w:tcPr>
            <w:tcW w:w="1100" w:type="dxa"/>
            <w:tcMar>
              <w:top w:w="40" w:type="dxa"/>
              <w:left w:w="90" w:type="dxa"/>
              <w:bottom w:w="40" w:type="dxa"/>
              <w:right w:w="90" w:type="dxa"/>
            </w:tcMar>
          </w:tcPr>
          <w:p w14:paraId="44352EBD" w14:textId="77777777" w:rsidR="009B2676" w:rsidRDefault="00555546">
            <w:pPr>
              <w:spacing w:after="40"/>
            </w:pPr>
            <w:r>
              <w:rPr>
                <w:sz w:val="18"/>
                <w:szCs w:val="18"/>
              </w:rPr>
              <w:t>Low (tests only)</w:t>
            </w:r>
          </w:p>
        </w:tc>
        <w:tc>
          <w:tcPr>
            <w:tcW w:w="1250" w:type="dxa"/>
            <w:tcMar>
              <w:top w:w="40" w:type="dxa"/>
              <w:left w:w="90" w:type="dxa"/>
              <w:bottom w:w="40" w:type="dxa"/>
              <w:right w:w="90" w:type="dxa"/>
            </w:tcMar>
          </w:tcPr>
          <w:p w14:paraId="474ED11E" w14:textId="77777777" w:rsidR="009B2676" w:rsidRDefault="00555546">
            <w:pPr>
              <w:spacing w:after="40"/>
            </w:pPr>
            <w:r>
              <w:rPr>
                <w:sz w:val="18"/>
                <w:szCs w:val="18"/>
              </w:rPr>
              <w:t xml:space="preserve">Black-box test </w:t>
            </w:r>
            <w:proofErr w:type="spellStart"/>
            <w:r>
              <w:rPr>
                <w:sz w:val="18"/>
                <w:szCs w:val="18"/>
              </w:rPr>
              <w:t>overdueBoundary</w:t>
            </w:r>
            <w:proofErr w:type="spellEnd"/>
            <w:r>
              <w:rPr>
                <w:sz w:val="18"/>
                <w:szCs w:val="18"/>
              </w:rPr>
              <w:t xml:space="preserve"> (M3)</w:t>
            </w:r>
          </w:p>
        </w:tc>
        <w:tc>
          <w:tcPr>
            <w:tcW w:w="1450" w:type="dxa"/>
            <w:tcMar>
              <w:top w:w="40" w:type="dxa"/>
              <w:left w:w="90" w:type="dxa"/>
              <w:bottom w:w="40" w:type="dxa"/>
              <w:right w:w="90" w:type="dxa"/>
            </w:tcMar>
          </w:tcPr>
          <w:p w14:paraId="35B9382D" w14:textId="77777777" w:rsidR="009B2676" w:rsidRDefault="00555546">
            <w:pPr>
              <w:spacing w:after="40"/>
            </w:pPr>
            <w:r>
              <w:rPr>
                <w:sz w:val="18"/>
                <w:szCs w:val="18"/>
              </w:rPr>
              <w:t>Fixed: the tests run in UTC (-</w:t>
            </w:r>
            <w:proofErr w:type="spellStart"/>
            <w:r>
              <w:rPr>
                <w:sz w:val="18"/>
                <w:szCs w:val="18"/>
              </w:rPr>
              <w:t>Duser.timezone</w:t>
            </w:r>
            <w:proofErr w:type="spellEnd"/>
            <w:r>
              <w:rPr>
                <w:sz w:val="18"/>
                <w:szCs w:val="18"/>
              </w:rPr>
              <w:t>=UTC in pom.xml). The application was not affected</w:t>
            </w:r>
          </w:p>
        </w:tc>
        <w:tc>
          <w:tcPr>
            <w:tcW w:w="1666" w:type="dxa"/>
            <w:tcMar>
              <w:top w:w="40" w:type="dxa"/>
              <w:left w:w="90" w:type="dxa"/>
              <w:bottom w:w="40" w:type="dxa"/>
              <w:right w:w="90" w:type="dxa"/>
            </w:tcMar>
          </w:tcPr>
          <w:p w14:paraId="1DACECBE" w14:textId="77777777" w:rsidR="009B2676" w:rsidRDefault="00555546">
            <w:pPr>
              <w:spacing w:after="40"/>
            </w:pPr>
            <w:proofErr w:type="spellStart"/>
            <w:r>
              <w:rPr>
                <w:sz w:val="18"/>
                <w:szCs w:val="18"/>
              </w:rPr>
              <w:t>overdueBoundary</w:t>
            </w:r>
            <w:proofErr w:type="spellEnd"/>
            <w:r>
              <w:rPr>
                <w:sz w:val="18"/>
                <w:szCs w:val="18"/>
              </w:rPr>
              <w:t xml:space="preserve"> passes in UTC and in South African time; fails in South African time without the fix</w:t>
            </w:r>
          </w:p>
        </w:tc>
      </w:tr>
    </w:tbl>
    <w:p w14:paraId="23198B98" w14:textId="77777777" w:rsidR="009B2676" w:rsidRDefault="009B2676">
      <w:pPr>
        <w:spacing w:after="60"/>
      </w:pPr>
    </w:p>
    <w:p w14:paraId="260D0336" w14:textId="77777777" w:rsidR="009B2676" w:rsidRDefault="00555546">
      <w:pPr>
        <w:spacing w:after="120"/>
      </w:pPr>
      <w:r>
        <w:t>D-16 and D-17 passed review because the code looked correct; they are why the Backend job now starts the application and runs the integration tests on every pull request. "Independent review" was an AI-assisted review of the whole code base by a reviewer that had not seen the changes (see AI Usage Register); every finding was checked against the code before it was fixed.</w:t>
      </w:r>
    </w:p>
    <w:p w14:paraId="5C4102E9" w14:textId="77777777" w:rsidR="009B2676" w:rsidRDefault="00555546">
      <w:pPr>
        <w:pStyle w:val="Heading3"/>
      </w:pPr>
      <w:bookmarkStart w:id="115" w:name="_Toc243252288"/>
      <w:r>
        <w:lastRenderedPageBreak/>
        <w:t>Static analysis and security findings</w:t>
      </w:r>
      <w:bookmarkEnd w:id="115"/>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00"/>
        <w:gridCol w:w="3900"/>
        <w:gridCol w:w="2616"/>
      </w:tblGrid>
      <w:tr w:rsidR="009B2676" w14:paraId="727507E9" w14:textId="77777777">
        <w:trPr>
          <w:cantSplit/>
          <w:tblHeader/>
        </w:trPr>
        <w:tc>
          <w:tcPr>
            <w:tcW w:w="2500" w:type="dxa"/>
            <w:shd w:val="clear" w:color="auto" w:fill="002060"/>
            <w:tcMar>
              <w:top w:w="40" w:type="dxa"/>
              <w:left w:w="90" w:type="dxa"/>
              <w:bottom w:w="40" w:type="dxa"/>
              <w:right w:w="90" w:type="dxa"/>
            </w:tcMar>
          </w:tcPr>
          <w:p w14:paraId="45198BBF" w14:textId="77777777" w:rsidR="009B2676" w:rsidRDefault="00555546">
            <w:pPr>
              <w:spacing w:after="40"/>
            </w:pPr>
            <w:r>
              <w:rPr>
                <w:b/>
                <w:bCs/>
                <w:color w:val="FFFFFF"/>
                <w:sz w:val="18"/>
                <w:szCs w:val="18"/>
              </w:rPr>
              <w:t>Check / finding</w:t>
            </w:r>
          </w:p>
        </w:tc>
        <w:tc>
          <w:tcPr>
            <w:tcW w:w="3900" w:type="dxa"/>
            <w:shd w:val="clear" w:color="auto" w:fill="002060"/>
            <w:tcMar>
              <w:top w:w="40" w:type="dxa"/>
              <w:left w:w="90" w:type="dxa"/>
              <w:bottom w:w="40" w:type="dxa"/>
              <w:right w:w="90" w:type="dxa"/>
            </w:tcMar>
          </w:tcPr>
          <w:p w14:paraId="0012F5D5" w14:textId="77777777" w:rsidR="009B2676" w:rsidRDefault="00555546">
            <w:pPr>
              <w:spacing w:after="40"/>
            </w:pPr>
            <w:r>
              <w:rPr>
                <w:b/>
                <w:bCs/>
                <w:color w:val="FFFFFF"/>
                <w:sz w:val="18"/>
                <w:szCs w:val="18"/>
              </w:rPr>
              <w:t>Assessment</w:t>
            </w:r>
          </w:p>
        </w:tc>
        <w:tc>
          <w:tcPr>
            <w:tcW w:w="2616" w:type="dxa"/>
            <w:shd w:val="clear" w:color="auto" w:fill="002060"/>
            <w:tcMar>
              <w:top w:w="40" w:type="dxa"/>
              <w:left w:w="90" w:type="dxa"/>
              <w:bottom w:w="40" w:type="dxa"/>
              <w:right w:w="90" w:type="dxa"/>
            </w:tcMar>
          </w:tcPr>
          <w:p w14:paraId="726D9EE1" w14:textId="77777777" w:rsidR="009B2676" w:rsidRDefault="00555546">
            <w:pPr>
              <w:spacing w:after="40"/>
            </w:pPr>
            <w:r>
              <w:rPr>
                <w:b/>
                <w:bCs/>
                <w:color w:val="FFFFFF"/>
                <w:sz w:val="18"/>
                <w:szCs w:val="18"/>
              </w:rPr>
              <w:t>Handling</w:t>
            </w:r>
          </w:p>
        </w:tc>
      </w:tr>
      <w:tr w:rsidR="009B2676" w14:paraId="2CBA1FF7" w14:textId="77777777">
        <w:trPr>
          <w:cantSplit/>
        </w:trPr>
        <w:tc>
          <w:tcPr>
            <w:tcW w:w="2500" w:type="dxa"/>
            <w:tcMar>
              <w:top w:w="40" w:type="dxa"/>
              <w:left w:w="90" w:type="dxa"/>
              <w:bottom w:w="40" w:type="dxa"/>
              <w:right w:w="90" w:type="dxa"/>
            </w:tcMar>
          </w:tcPr>
          <w:p w14:paraId="0EBD6BF6" w14:textId="77777777" w:rsidR="009B2676" w:rsidRDefault="00555546">
            <w:pPr>
              <w:spacing w:after="40"/>
            </w:pPr>
            <w:proofErr w:type="spellStart"/>
            <w:r>
              <w:rPr>
                <w:sz w:val="18"/>
                <w:szCs w:val="18"/>
              </w:rPr>
              <w:t>gitleaks</w:t>
            </w:r>
            <w:proofErr w:type="spellEnd"/>
            <w:r>
              <w:rPr>
                <w:sz w:val="18"/>
                <w:szCs w:val="18"/>
              </w:rPr>
              <w:t xml:space="preserve">: a JWT secret in an old </w:t>
            </w:r>
            <w:proofErr w:type="spellStart"/>
            <w:r>
              <w:rPr>
                <w:sz w:val="18"/>
                <w:szCs w:val="18"/>
              </w:rPr>
              <w:t>ci.yml</w:t>
            </w:r>
            <w:proofErr w:type="spellEnd"/>
            <w:r>
              <w:rPr>
                <w:sz w:val="18"/>
                <w:szCs w:val="18"/>
              </w:rPr>
              <w:t xml:space="preserve"> commit</w:t>
            </w:r>
          </w:p>
        </w:tc>
        <w:tc>
          <w:tcPr>
            <w:tcW w:w="3900" w:type="dxa"/>
            <w:tcMar>
              <w:top w:w="40" w:type="dxa"/>
              <w:left w:w="90" w:type="dxa"/>
              <w:bottom w:w="40" w:type="dxa"/>
              <w:right w:w="90" w:type="dxa"/>
            </w:tcMar>
          </w:tcPr>
          <w:p w14:paraId="13E368A7" w14:textId="77777777" w:rsidR="009B2676" w:rsidRDefault="00555546">
            <w:pPr>
              <w:spacing w:after="40"/>
            </w:pPr>
            <w:r>
              <w:rPr>
                <w:sz w:val="18"/>
                <w:szCs w:val="18"/>
              </w:rPr>
              <w:t>A test value, not the production secret (the .env value differs)</w:t>
            </w:r>
          </w:p>
        </w:tc>
        <w:tc>
          <w:tcPr>
            <w:tcW w:w="2616" w:type="dxa"/>
            <w:tcMar>
              <w:top w:w="40" w:type="dxa"/>
              <w:left w:w="90" w:type="dxa"/>
              <w:bottom w:w="40" w:type="dxa"/>
              <w:right w:w="90" w:type="dxa"/>
            </w:tcMar>
          </w:tcPr>
          <w:p w14:paraId="16328F8F" w14:textId="77777777" w:rsidR="009B2676" w:rsidRDefault="00555546">
            <w:pPr>
              <w:spacing w:after="40"/>
            </w:pPr>
            <w:r>
              <w:rPr>
                <w:sz w:val="18"/>
                <w:szCs w:val="18"/>
              </w:rPr>
              <w:t>Fingerprint and reason recorded in .</w:t>
            </w:r>
            <w:proofErr w:type="spellStart"/>
            <w:r>
              <w:rPr>
                <w:sz w:val="18"/>
                <w:szCs w:val="18"/>
              </w:rPr>
              <w:t>gitleaksignore</w:t>
            </w:r>
            <w:proofErr w:type="spellEnd"/>
          </w:p>
        </w:tc>
      </w:tr>
      <w:tr w:rsidR="009B2676" w14:paraId="7B5B4561" w14:textId="77777777">
        <w:trPr>
          <w:cantSplit/>
        </w:trPr>
        <w:tc>
          <w:tcPr>
            <w:tcW w:w="2500" w:type="dxa"/>
            <w:tcMar>
              <w:top w:w="40" w:type="dxa"/>
              <w:left w:w="90" w:type="dxa"/>
              <w:bottom w:w="40" w:type="dxa"/>
              <w:right w:w="90" w:type="dxa"/>
            </w:tcMar>
          </w:tcPr>
          <w:p w14:paraId="7B69175A" w14:textId="77777777" w:rsidR="009B2676" w:rsidRDefault="00555546">
            <w:pPr>
              <w:spacing w:after="40"/>
            </w:pPr>
            <w:proofErr w:type="spellStart"/>
            <w:r>
              <w:rPr>
                <w:sz w:val="18"/>
                <w:szCs w:val="18"/>
              </w:rPr>
              <w:t>gitleaks</w:t>
            </w:r>
            <w:proofErr w:type="spellEnd"/>
            <w:r>
              <w:rPr>
                <w:sz w:val="18"/>
                <w:szCs w:val="18"/>
              </w:rPr>
              <w:t>: 80 JWT login tokens in the k6 result files (commit 7bdb199)</w:t>
            </w:r>
          </w:p>
        </w:tc>
        <w:tc>
          <w:tcPr>
            <w:tcW w:w="3900" w:type="dxa"/>
            <w:tcMar>
              <w:top w:w="40" w:type="dxa"/>
              <w:left w:w="90" w:type="dxa"/>
              <w:bottom w:w="40" w:type="dxa"/>
              <w:right w:w="90" w:type="dxa"/>
            </w:tcMar>
          </w:tcPr>
          <w:p w14:paraId="09B1C29F" w14:textId="77777777" w:rsidR="009B2676" w:rsidRDefault="00555546">
            <w:pPr>
              <w:spacing w:after="40"/>
            </w:pPr>
            <w:r>
              <w:rPr>
                <w:sz w:val="18"/>
                <w:szCs w:val="18"/>
              </w:rPr>
              <w:t>Tokens of the 20 test staff accounts on local test databases, valid for one hour; all expired</w:t>
            </w:r>
          </w:p>
        </w:tc>
        <w:tc>
          <w:tcPr>
            <w:tcW w:w="2616" w:type="dxa"/>
            <w:tcMar>
              <w:top w:w="40" w:type="dxa"/>
              <w:left w:w="90" w:type="dxa"/>
              <w:bottom w:w="40" w:type="dxa"/>
              <w:right w:w="90" w:type="dxa"/>
            </w:tcMar>
          </w:tcPr>
          <w:p w14:paraId="03840909" w14:textId="77777777" w:rsidR="009B2676" w:rsidRDefault="00555546">
            <w:pPr>
              <w:spacing w:after="40"/>
            </w:pPr>
            <w:r>
              <w:rPr>
                <w:sz w:val="18"/>
                <w:szCs w:val="18"/>
              </w:rPr>
              <w:t>Removed from the results and the script fixed (D-29); fingerprints and reason recorded in .</w:t>
            </w:r>
            <w:proofErr w:type="spellStart"/>
            <w:r>
              <w:rPr>
                <w:sz w:val="18"/>
                <w:szCs w:val="18"/>
              </w:rPr>
              <w:t>gitleaksignore</w:t>
            </w:r>
            <w:proofErr w:type="spellEnd"/>
          </w:p>
        </w:tc>
      </w:tr>
      <w:tr w:rsidR="009B2676" w14:paraId="3BC45E82" w14:textId="77777777">
        <w:trPr>
          <w:cantSplit/>
        </w:trPr>
        <w:tc>
          <w:tcPr>
            <w:tcW w:w="2500" w:type="dxa"/>
            <w:tcMar>
              <w:top w:w="40" w:type="dxa"/>
              <w:left w:w="90" w:type="dxa"/>
              <w:bottom w:w="40" w:type="dxa"/>
              <w:right w:w="90" w:type="dxa"/>
            </w:tcMar>
          </w:tcPr>
          <w:p w14:paraId="77819365" w14:textId="77777777" w:rsidR="009B2676" w:rsidRDefault="00555546">
            <w:pPr>
              <w:spacing w:after="40"/>
            </w:pPr>
            <w:r>
              <w:rPr>
                <w:sz w:val="18"/>
                <w:szCs w:val="18"/>
              </w:rPr>
              <w:t>Database password in the prototype history (R-22)</w:t>
            </w:r>
          </w:p>
        </w:tc>
        <w:tc>
          <w:tcPr>
            <w:tcW w:w="3900" w:type="dxa"/>
            <w:tcMar>
              <w:top w:w="40" w:type="dxa"/>
              <w:left w:w="90" w:type="dxa"/>
              <w:bottom w:w="40" w:type="dxa"/>
              <w:right w:w="90" w:type="dxa"/>
            </w:tcMar>
          </w:tcPr>
          <w:p w14:paraId="41007EF4" w14:textId="77777777" w:rsidR="009B2676" w:rsidRDefault="00555546">
            <w:pPr>
              <w:spacing w:after="40"/>
            </w:pPr>
            <w:r>
              <w:rPr>
                <w:sz w:val="18"/>
                <w:szCs w:val="18"/>
              </w:rPr>
              <w:t>Credentials are now environment variables only</w:t>
            </w:r>
          </w:p>
        </w:tc>
        <w:tc>
          <w:tcPr>
            <w:tcW w:w="2616" w:type="dxa"/>
            <w:tcMar>
              <w:top w:w="40" w:type="dxa"/>
              <w:left w:w="90" w:type="dxa"/>
              <w:bottom w:w="40" w:type="dxa"/>
              <w:right w:w="90" w:type="dxa"/>
            </w:tcMar>
          </w:tcPr>
          <w:p w14:paraId="4B133AD2" w14:textId="77777777" w:rsidR="009B2676" w:rsidRPr="00AA41F0" w:rsidRDefault="00AA41F0" w:rsidP="00AA41F0">
            <w:pPr>
              <w:rPr>
                <w:sz w:val="18"/>
                <w:szCs w:val="18"/>
              </w:rPr>
            </w:pPr>
            <w:r>
              <w:rPr>
                <w:sz w:val="18"/>
                <w:szCs w:val="18"/>
              </w:rPr>
              <w:t>Replaced by ${DB_PASSWORD} in commit 7ac7b9a (10/10/2026). It was a local development password for localhost only, never used for a shared database, so the history was not rewritten</w:t>
            </w:r>
          </w:p>
        </w:tc>
      </w:tr>
      <w:tr w:rsidR="009B2676" w14:paraId="2B79FBB5" w14:textId="77777777">
        <w:trPr>
          <w:cantSplit/>
        </w:trPr>
        <w:tc>
          <w:tcPr>
            <w:tcW w:w="2500" w:type="dxa"/>
            <w:tcMar>
              <w:top w:w="40" w:type="dxa"/>
              <w:left w:w="90" w:type="dxa"/>
              <w:bottom w:w="40" w:type="dxa"/>
              <w:right w:w="90" w:type="dxa"/>
            </w:tcMar>
          </w:tcPr>
          <w:p w14:paraId="776A815B" w14:textId="77777777" w:rsidR="009B2676" w:rsidRDefault="00555546">
            <w:pPr>
              <w:spacing w:after="40"/>
            </w:pPr>
            <w:proofErr w:type="spellStart"/>
            <w:r>
              <w:rPr>
                <w:sz w:val="18"/>
                <w:szCs w:val="18"/>
              </w:rPr>
              <w:t>CodeQL</w:t>
            </w:r>
            <w:proofErr w:type="spellEnd"/>
          </w:p>
        </w:tc>
        <w:tc>
          <w:tcPr>
            <w:tcW w:w="3900" w:type="dxa"/>
            <w:tcMar>
              <w:top w:w="40" w:type="dxa"/>
              <w:left w:w="90" w:type="dxa"/>
              <w:bottom w:w="40" w:type="dxa"/>
              <w:right w:w="90" w:type="dxa"/>
            </w:tcMar>
          </w:tcPr>
          <w:p w14:paraId="4BF181FC" w14:textId="77777777" w:rsidR="009B2676" w:rsidRPr="00AA41F0" w:rsidRDefault="00555546" w:rsidP="00AA41F0">
            <w:pPr>
              <w:rPr>
                <w:sz w:val="18"/>
                <w:szCs w:val="18"/>
              </w:rPr>
            </w:pPr>
            <w:r w:rsidRPr="00AA41F0">
              <w:rPr>
                <w:sz w:val="18"/>
                <w:szCs w:val="18"/>
              </w:rPr>
              <w:t>Two log-injection alerts (</w:t>
            </w:r>
            <w:proofErr w:type="spellStart"/>
            <w:r w:rsidRPr="00AA41F0">
              <w:rPr>
                <w:sz w:val="18"/>
                <w:szCs w:val="18"/>
              </w:rPr>
              <w:t>FilterErrorHandler</w:t>
            </w:r>
            <w:proofErr w:type="spellEnd"/>
            <w:r w:rsidRPr="00AA41F0">
              <w:rPr>
                <w:sz w:val="18"/>
                <w:szCs w:val="18"/>
              </w:rPr>
              <w:t>): request values written to the logs unchanged. Low real risk: Tomcat refuses raw line breaks and the URI stays encoded</w:t>
            </w:r>
          </w:p>
        </w:tc>
        <w:tc>
          <w:tcPr>
            <w:tcW w:w="2616" w:type="dxa"/>
            <w:tcMar>
              <w:top w:w="40" w:type="dxa"/>
              <w:left w:w="90" w:type="dxa"/>
              <w:bottom w:w="40" w:type="dxa"/>
              <w:right w:w="90" w:type="dxa"/>
            </w:tcMar>
          </w:tcPr>
          <w:p w14:paraId="0B147931" w14:textId="361993BB" w:rsidR="009B2676" w:rsidRPr="00AA41F0" w:rsidRDefault="00555546" w:rsidP="00AA41F0">
            <w:pPr>
              <w:rPr>
                <w:sz w:val="18"/>
                <w:szCs w:val="18"/>
              </w:rPr>
            </w:pPr>
            <w:r w:rsidRPr="00AA41F0">
              <w:rPr>
                <w:sz w:val="18"/>
                <w:szCs w:val="18"/>
              </w:rPr>
              <w:t xml:space="preserve">Fixed in all five log lines, not only the two flagged (D-37). </w:t>
            </w:r>
            <w:proofErr w:type="spellStart"/>
            <w:r w:rsidRPr="00AA41F0">
              <w:rPr>
                <w:sz w:val="18"/>
                <w:szCs w:val="18"/>
              </w:rPr>
              <w:t>CodeQL</w:t>
            </w:r>
            <w:proofErr w:type="spellEnd"/>
            <w:r w:rsidRPr="00AA41F0">
              <w:rPr>
                <w:sz w:val="18"/>
                <w:szCs w:val="18"/>
              </w:rPr>
              <w:t xml:space="preserve"> jobs passed on the release candidate (3bb0a3e); </w:t>
            </w:r>
            <w:r w:rsidR="00CF0C5E" w:rsidRPr="00CF0C5E">
              <w:rPr>
                <w:sz w:val="18"/>
                <w:szCs w:val="18"/>
              </w:rPr>
              <w:t xml:space="preserve">the 6 alerts open on 16/10/2026 were triaged on 18/10/2026: #1 (Spring CSRF protection disabled) dismissed as a false positive, because the API is stateless and the token is sent in the Authorization header, never in a cookie; #5 (possible null in a test), #6 to #8 (unused parameters in </w:t>
            </w:r>
            <w:proofErr w:type="spellStart"/>
            <w:r w:rsidR="00CF0C5E" w:rsidRPr="00CF0C5E">
              <w:rPr>
                <w:sz w:val="18"/>
                <w:szCs w:val="18"/>
              </w:rPr>
              <w:t>GlobalExceptionHandler</w:t>
            </w:r>
            <w:proofErr w:type="spellEnd"/>
            <w:r w:rsidR="00CF0C5E" w:rsidRPr="00CF0C5E">
              <w:rPr>
                <w:sz w:val="18"/>
                <w:szCs w:val="18"/>
              </w:rPr>
              <w:t xml:space="preserve">) and #11 (unchecked number parse of the token subject in </w:t>
            </w:r>
            <w:proofErr w:type="spellStart"/>
            <w:r w:rsidR="00CF0C5E" w:rsidRPr="00CF0C5E">
              <w:rPr>
                <w:sz w:val="18"/>
                <w:szCs w:val="18"/>
              </w:rPr>
              <w:t>CurrentUserService</w:t>
            </w:r>
            <w:proofErr w:type="spellEnd"/>
            <w:r w:rsidR="00CF0C5E" w:rsidRPr="00CF0C5E">
              <w:rPr>
                <w:sz w:val="18"/>
                <w:szCs w:val="18"/>
              </w:rPr>
              <w:t>) fixed in PR #</w:t>
            </w:r>
            <w:r w:rsidR="00083FE4">
              <w:rPr>
                <w:sz w:val="18"/>
                <w:szCs w:val="18"/>
              </w:rPr>
              <w:t>39</w:t>
            </w:r>
            <w:r w:rsidR="00CF0C5E" w:rsidRPr="00CF0C5E">
              <w:rPr>
                <w:sz w:val="18"/>
                <w:szCs w:val="18"/>
              </w:rPr>
              <w:t xml:space="preserve"> (branch fix/</w:t>
            </w:r>
            <w:proofErr w:type="spellStart"/>
            <w:r w:rsidR="00CF0C5E" w:rsidRPr="00CF0C5E">
              <w:rPr>
                <w:sz w:val="18"/>
                <w:szCs w:val="18"/>
              </w:rPr>
              <w:t>codeql</w:t>
            </w:r>
            <w:proofErr w:type="spellEnd"/>
            <w:r w:rsidR="00CF0C5E" w:rsidRPr="00CF0C5E">
              <w:rPr>
                <w:sz w:val="18"/>
                <w:szCs w:val="18"/>
              </w:rPr>
              <w:t>-test-null-check)</w:t>
            </w:r>
          </w:p>
        </w:tc>
      </w:tr>
      <w:tr w:rsidR="009B2676" w14:paraId="7517DF27" w14:textId="77777777">
        <w:trPr>
          <w:cantSplit/>
        </w:trPr>
        <w:tc>
          <w:tcPr>
            <w:tcW w:w="2500" w:type="dxa"/>
            <w:tcMar>
              <w:top w:w="40" w:type="dxa"/>
              <w:left w:w="90" w:type="dxa"/>
              <w:bottom w:w="40" w:type="dxa"/>
              <w:right w:w="90" w:type="dxa"/>
            </w:tcMar>
          </w:tcPr>
          <w:p w14:paraId="01BA1D5C" w14:textId="77777777" w:rsidR="009B2676" w:rsidRDefault="00555546">
            <w:pPr>
              <w:spacing w:after="40"/>
            </w:pPr>
            <w:proofErr w:type="spellStart"/>
            <w:r>
              <w:rPr>
                <w:sz w:val="18"/>
                <w:szCs w:val="18"/>
              </w:rPr>
              <w:t>npm</w:t>
            </w:r>
            <w:proofErr w:type="spellEnd"/>
            <w:r>
              <w:rPr>
                <w:sz w:val="18"/>
                <w:szCs w:val="18"/>
              </w:rPr>
              <w:t xml:space="preserve"> audit (runtime packages, high)</w:t>
            </w:r>
          </w:p>
        </w:tc>
        <w:tc>
          <w:tcPr>
            <w:tcW w:w="3900" w:type="dxa"/>
            <w:tcMar>
              <w:top w:w="40" w:type="dxa"/>
              <w:left w:w="90" w:type="dxa"/>
              <w:bottom w:w="40" w:type="dxa"/>
              <w:right w:w="90" w:type="dxa"/>
            </w:tcMar>
          </w:tcPr>
          <w:p w14:paraId="5C04F44A" w14:textId="77777777" w:rsidR="009B2676" w:rsidRPr="00AA41F0" w:rsidRDefault="00555546" w:rsidP="00AA41F0">
            <w:pPr>
              <w:rPr>
                <w:sz w:val="18"/>
                <w:szCs w:val="18"/>
              </w:rPr>
            </w:pPr>
            <w:r w:rsidRPr="00AA41F0">
              <w:rPr>
                <w:sz w:val="18"/>
                <w:szCs w:val="18"/>
              </w:rPr>
              <w:t>Gate in the Frontend job</w:t>
            </w:r>
          </w:p>
        </w:tc>
        <w:tc>
          <w:tcPr>
            <w:tcW w:w="2616" w:type="dxa"/>
            <w:tcMar>
              <w:top w:w="40" w:type="dxa"/>
              <w:left w:w="90" w:type="dxa"/>
              <w:bottom w:w="40" w:type="dxa"/>
              <w:right w:w="90" w:type="dxa"/>
            </w:tcMar>
          </w:tcPr>
          <w:p w14:paraId="451C989F" w14:textId="77777777" w:rsidR="009B2676" w:rsidRPr="00AA41F0" w:rsidRDefault="00555546" w:rsidP="00AA41F0">
            <w:pPr>
              <w:rPr>
                <w:sz w:val="18"/>
                <w:szCs w:val="18"/>
              </w:rPr>
            </w:pPr>
            <w:r w:rsidRPr="00AA41F0">
              <w:rPr>
                <w:sz w:val="18"/>
                <w:szCs w:val="18"/>
              </w:rPr>
              <w:t>Passed on main 6a198c4 and PR #33 (the Frontend job fails otherwise)</w:t>
            </w:r>
          </w:p>
        </w:tc>
      </w:tr>
      <w:tr w:rsidR="009B2676" w14:paraId="0C6F5DB2" w14:textId="77777777">
        <w:trPr>
          <w:cantSplit/>
        </w:trPr>
        <w:tc>
          <w:tcPr>
            <w:tcW w:w="2500" w:type="dxa"/>
            <w:tcMar>
              <w:top w:w="40" w:type="dxa"/>
              <w:left w:w="90" w:type="dxa"/>
              <w:bottom w:w="40" w:type="dxa"/>
              <w:right w:w="90" w:type="dxa"/>
            </w:tcMar>
          </w:tcPr>
          <w:p w14:paraId="2FD8E1BE" w14:textId="77777777" w:rsidR="009B2676" w:rsidRDefault="00555546">
            <w:pPr>
              <w:spacing w:after="40"/>
            </w:pPr>
            <w:r>
              <w:rPr>
                <w:sz w:val="18"/>
                <w:szCs w:val="18"/>
              </w:rPr>
              <w:t>Dependency review</w:t>
            </w:r>
          </w:p>
        </w:tc>
        <w:tc>
          <w:tcPr>
            <w:tcW w:w="3900" w:type="dxa"/>
            <w:tcMar>
              <w:top w:w="40" w:type="dxa"/>
              <w:left w:w="90" w:type="dxa"/>
              <w:bottom w:w="40" w:type="dxa"/>
              <w:right w:w="90" w:type="dxa"/>
            </w:tcMar>
          </w:tcPr>
          <w:p w14:paraId="2E58F231" w14:textId="77777777" w:rsidR="009B2676" w:rsidRPr="00AA41F0" w:rsidRDefault="00555546" w:rsidP="00AA41F0">
            <w:pPr>
              <w:rPr>
                <w:sz w:val="18"/>
                <w:szCs w:val="18"/>
              </w:rPr>
            </w:pPr>
            <w:r w:rsidRPr="00AA41F0">
              <w:rPr>
                <w:sz w:val="18"/>
                <w:szCs w:val="18"/>
              </w:rPr>
              <w:t>Active on every pull request; passed on PRs #32 and #33</w:t>
            </w:r>
          </w:p>
        </w:tc>
        <w:tc>
          <w:tcPr>
            <w:tcW w:w="2616" w:type="dxa"/>
            <w:tcMar>
              <w:top w:w="40" w:type="dxa"/>
              <w:left w:w="90" w:type="dxa"/>
              <w:bottom w:w="40" w:type="dxa"/>
              <w:right w:w="90" w:type="dxa"/>
            </w:tcMar>
          </w:tcPr>
          <w:p w14:paraId="2550162C" w14:textId="77777777" w:rsidR="009B2676" w:rsidRPr="00AA41F0" w:rsidRDefault="00555546" w:rsidP="00AA41F0">
            <w:pPr>
              <w:rPr>
                <w:sz w:val="18"/>
                <w:szCs w:val="18"/>
              </w:rPr>
            </w:pPr>
            <w:r w:rsidRPr="00AA41F0">
              <w:rPr>
                <w:sz w:val="18"/>
                <w:szCs w:val="18"/>
              </w:rPr>
              <w:t>No findings</w:t>
            </w:r>
          </w:p>
        </w:tc>
      </w:tr>
    </w:tbl>
    <w:p w14:paraId="276A229F" w14:textId="77777777" w:rsidR="009B2676" w:rsidRDefault="009B2676">
      <w:pPr>
        <w:spacing w:after="60"/>
      </w:pPr>
    </w:p>
    <w:p w14:paraId="2DBF0701" w14:textId="77777777" w:rsidR="009B2676" w:rsidRDefault="00555546">
      <w:pPr>
        <w:pStyle w:val="Heading3"/>
      </w:pPr>
      <w:bookmarkStart w:id="116" w:name="_Toc243252289"/>
      <w:r>
        <w:t>Technical debt register</w:t>
      </w:r>
      <w:bookmarkEnd w:id="116"/>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0"/>
        <w:gridCol w:w="3300"/>
        <w:gridCol w:w="2700"/>
        <w:gridCol w:w="2316"/>
      </w:tblGrid>
      <w:tr w:rsidR="009B2676" w14:paraId="0244FF54" w14:textId="77777777">
        <w:trPr>
          <w:cantSplit/>
          <w:tblHeader/>
        </w:trPr>
        <w:tc>
          <w:tcPr>
            <w:tcW w:w="700" w:type="dxa"/>
            <w:shd w:val="clear" w:color="auto" w:fill="002060"/>
            <w:tcMar>
              <w:top w:w="40" w:type="dxa"/>
              <w:left w:w="90" w:type="dxa"/>
              <w:bottom w:w="40" w:type="dxa"/>
              <w:right w:w="90" w:type="dxa"/>
            </w:tcMar>
          </w:tcPr>
          <w:p w14:paraId="147C71A8" w14:textId="77777777" w:rsidR="009B2676" w:rsidRDefault="00555546">
            <w:pPr>
              <w:spacing w:after="40"/>
            </w:pPr>
            <w:r>
              <w:rPr>
                <w:b/>
                <w:bCs/>
                <w:color w:val="FFFFFF"/>
                <w:sz w:val="18"/>
                <w:szCs w:val="18"/>
              </w:rPr>
              <w:t>ID</w:t>
            </w:r>
          </w:p>
        </w:tc>
        <w:tc>
          <w:tcPr>
            <w:tcW w:w="3300" w:type="dxa"/>
            <w:shd w:val="clear" w:color="auto" w:fill="002060"/>
            <w:tcMar>
              <w:top w:w="40" w:type="dxa"/>
              <w:left w:w="90" w:type="dxa"/>
              <w:bottom w:w="40" w:type="dxa"/>
              <w:right w:w="90" w:type="dxa"/>
            </w:tcMar>
          </w:tcPr>
          <w:p w14:paraId="0520E7AB" w14:textId="77777777" w:rsidR="009B2676" w:rsidRDefault="00555546">
            <w:pPr>
              <w:spacing w:after="40"/>
            </w:pPr>
            <w:r>
              <w:rPr>
                <w:b/>
                <w:bCs/>
                <w:color w:val="FFFFFF"/>
                <w:sz w:val="18"/>
                <w:szCs w:val="18"/>
              </w:rPr>
              <w:t>Debt</w:t>
            </w:r>
          </w:p>
        </w:tc>
        <w:tc>
          <w:tcPr>
            <w:tcW w:w="2700" w:type="dxa"/>
            <w:shd w:val="clear" w:color="auto" w:fill="002060"/>
            <w:tcMar>
              <w:top w:w="40" w:type="dxa"/>
              <w:left w:w="90" w:type="dxa"/>
              <w:bottom w:w="40" w:type="dxa"/>
              <w:right w:w="90" w:type="dxa"/>
            </w:tcMar>
          </w:tcPr>
          <w:p w14:paraId="5A642FFC" w14:textId="77777777" w:rsidR="009B2676" w:rsidRDefault="00555546">
            <w:pPr>
              <w:spacing w:after="40"/>
            </w:pPr>
            <w:r>
              <w:rPr>
                <w:b/>
                <w:bCs/>
                <w:color w:val="FFFFFF"/>
                <w:sz w:val="18"/>
                <w:szCs w:val="18"/>
              </w:rPr>
              <w:t>Consequence</w:t>
            </w:r>
          </w:p>
        </w:tc>
        <w:tc>
          <w:tcPr>
            <w:tcW w:w="2316" w:type="dxa"/>
            <w:shd w:val="clear" w:color="auto" w:fill="002060"/>
            <w:tcMar>
              <w:top w:w="40" w:type="dxa"/>
              <w:left w:w="90" w:type="dxa"/>
              <w:bottom w:w="40" w:type="dxa"/>
              <w:right w:w="90" w:type="dxa"/>
            </w:tcMar>
          </w:tcPr>
          <w:p w14:paraId="5091BE79" w14:textId="77777777" w:rsidR="009B2676" w:rsidRDefault="00555546">
            <w:pPr>
              <w:spacing w:after="40"/>
            </w:pPr>
            <w:r>
              <w:rPr>
                <w:b/>
                <w:bCs/>
                <w:color w:val="FFFFFF"/>
                <w:sz w:val="18"/>
                <w:szCs w:val="18"/>
              </w:rPr>
              <w:t>Plan</w:t>
            </w:r>
          </w:p>
        </w:tc>
      </w:tr>
      <w:tr w:rsidR="009B2676" w14:paraId="127ACB63" w14:textId="77777777">
        <w:trPr>
          <w:cantSplit/>
        </w:trPr>
        <w:tc>
          <w:tcPr>
            <w:tcW w:w="700" w:type="dxa"/>
            <w:tcMar>
              <w:top w:w="40" w:type="dxa"/>
              <w:left w:w="90" w:type="dxa"/>
              <w:bottom w:w="40" w:type="dxa"/>
              <w:right w:w="90" w:type="dxa"/>
            </w:tcMar>
          </w:tcPr>
          <w:p w14:paraId="2C03E50D" w14:textId="77777777" w:rsidR="009B2676" w:rsidRDefault="00555546">
            <w:pPr>
              <w:spacing w:after="40"/>
            </w:pPr>
            <w:r>
              <w:rPr>
                <w:sz w:val="18"/>
                <w:szCs w:val="18"/>
              </w:rPr>
              <w:t>TD-01</w:t>
            </w:r>
          </w:p>
        </w:tc>
        <w:tc>
          <w:tcPr>
            <w:tcW w:w="3300" w:type="dxa"/>
            <w:tcMar>
              <w:top w:w="40" w:type="dxa"/>
              <w:left w:w="90" w:type="dxa"/>
              <w:bottom w:w="40" w:type="dxa"/>
              <w:right w:w="90" w:type="dxa"/>
            </w:tcMar>
          </w:tcPr>
          <w:p w14:paraId="2C76EBA8" w14:textId="77777777" w:rsidR="009B2676" w:rsidRDefault="00555546">
            <w:pPr>
              <w:spacing w:after="40"/>
            </w:pPr>
            <w:r>
              <w:rPr>
                <w:sz w:val="18"/>
                <w:szCs w:val="18"/>
              </w:rPr>
              <w:t>Single-jar packaging (ARC-03) - resolved in M3</w:t>
            </w:r>
          </w:p>
        </w:tc>
        <w:tc>
          <w:tcPr>
            <w:tcW w:w="2700" w:type="dxa"/>
            <w:tcMar>
              <w:top w:w="40" w:type="dxa"/>
              <w:left w:w="90" w:type="dxa"/>
              <w:bottom w:w="40" w:type="dxa"/>
              <w:right w:w="90" w:type="dxa"/>
            </w:tcMar>
          </w:tcPr>
          <w:p w14:paraId="693B64E5" w14:textId="77777777" w:rsidR="009B2676" w:rsidRDefault="00555546">
            <w:pPr>
              <w:spacing w:after="40"/>
            </w:pPr>
            <w:r>
              <w:rPr>
                <w:sz w:val="18"/>
                <w:szCs w:val="18"/>
              </w:rPr>
              <w:t>Two processes to deploy; CORS needed if they are split</w:t>
            </w:r>
          </w:p>
        </w:tc>
        <w:tc>
          <w:tcPr>
            <w:tcW w:w="2316" w:type="dxa"/>
            <w:tcMar>
              <w:top w:w="40" w:type="dxa"/>
              <w:left w:w="90" w:type="dxa"/>
              <w:bottom w:w="40" w:type="dxa"/>
              <w:right w:w="90" w:type="dxa"/>
            </w:tcMar>
          </w:tcPr>
          <w:p w14:paraId="269A8F5E" w14:textId="77777777" w:rsidR="009B2676" w:rsidRDefault="00555546">
            <w:pPr>
              <w:spacing w:after="40"/>
            </w:pPr>
            <w:r>
              <w:rPr>
                <w:sz w:val="18"/>
                <w:szCs w:val="18"/>
              </w:rPr>
              <w:t xml:space="preserve">Done: </w:t>
            </w:r>
            <w:proofErr w:type="spellStart"/>
            <w:r>
              <w:rPr>
                <w:sz w:val="18"/>
                <w:szCs w:val="18"/>
              </w:rPr>
              <w:t>Dockerfile</w:t>
            </w:r>
            <w:proofErr w:type="spellEnd"/>
            <w:r>
              <w:rPr>
                <w:sz w:val="18"/>
                <w:szCs w:val="18"/>
              </w:rPr>
              <w:t xml:space="preserve">, CI image job and </w:t>
            </w:r>
            <w:proofErr w:type="spellStart"/>
            <w:r>
              <w:rPr>
                <w:sz w:val="18"/>
                <w:szCs w:val="18"/>
              </w:rPr>
              <w:t>render.yaml</w:t>
            </w:r>
            <w:proofErr w:type="spellEnd"/>
            <w:r>
              <w:rPr>
                <w:sz w:val="18"/>
                <w:szCs w:val="18"/>
              </w:rPr>
              <w:t xml:space="preserve"> (C-07)</w:t>
            </w:r>
          </w:p>
        </w:tc>
      </w:tr>
      <w:tr w:rsidR="009B2676" w14:paraId="26F391B3" w14:textId="77777777">
        <w:trPr>
          <w:cantSplit/>
        </w:trPr>
        <w:tc>
          <w:tcPr>
            <w:tcW w:w="700" w:type="dxa"/>
            <w:tcMar>
              <w:top w:w="40" w:type="dxa"/>
              <w:left w:w="90" w:type="dxa"/>
              <w:bottom w:w="40" w:type="dxa"/>
              <w:right w:w="90" w:type="dxa"/>
            </w:tcMar>
          </w:tcPr>
          <w:p w14:paraId="0BD95E53" w14:textId="77777777" w:rsidR="009B2676" w:rsidRDefault="00555546">
            <w:pPr>
              <w:spacing w:after="40"/>
            </w:pPr>
            <w:r>
              <w:rPr>
                <w:sz w:val="18"/>
                <w:szCs w:val="18"/>
              </w:rPr>
              <w:lastRenderedPageBreak/>
              <w:t>TD-02</w:t>
            </w:r>
          </w:p>
        </w:tc>
        <w:tc>
          <w:tcPr>
            <w:tcW w:w="3300" w:type="dxa"/>
            <w:tcMar>
              <w:top w:w="40" w:type="dxa"/>
              <w:left w:w="90" w:type="dxa"/>
              <w:bottom w:w="40" w:type="dxa"/>
              <w:right w:w="90" w:type="dxa"/>
            </w:tcMar>
          </w:tcPr>
          <w:p w14:paraId="2D0442F6" w14:textId="77777777" w:rsidR="009B2676" w:rsidRDefault="00555546">
            <w:pPr>
              <w:spacing w:after="40"/>
            </w:pPr>
            <w:r>
              <w:rPr>
                <w:sz w:val="18"/>
                <w:szCs w:val="18"/>
              </w:rPr>
              <w:t>Rate-limit and lockout counters in memory</w:t>
            </w:r>
          </w:p>
        </w:tc>
        <w:tc>
          <w:tcPr>
            <w:tcW w:w="2700" w:type="dxa"/>
            <w:tcMar>
              <w:top w:w="40" w:type="dxa"/>
              <w:left w:w="90" w:type="dxa"/>
              <w:bottom w:w="40" w:type="dxa"/>
              <w:right w:w="90" w:type="dxa"/>
            </w:tcMar>
          </w:tcPr>
          <w:p w14:paraId="1789A2AC" w14:textId="77777777" w:rsidR="009B2676" w:rsidRDefault="00555546">
            <w:pPr>
              <w:spacing w:after="40"/>
            </w:pPr>
            <w:r>
              <w:rPr>
                <w:sz w:val="18"/>
                <w:szCs w:val="18"/>
              </w:rPr>
              <w:t>Limits multiply with instances; reset on restart</w:t>
            </w:r>
          </w:p>
        </w:tc>
        <w:tc>
          <w:tcPr>
            <w:tcW w:w="2316" w:type="dxa"/>
            <w:tcMar>
              <w:top w:w="40" w:type="dxa"/>
              <w:left w:w="90" w:type="dxa"/>
              <w:bottom w:w="40" w:type="dxa"/>
              <w:right w:w="90" w:type="dxa"/>
            </w:tcMar>
          </w:tcPr>
          <w:p w14:paraId="16326905" w14:textId="77777777" w:rsidR="009B2676" w:rsidRDefault="00555546">
            <w:pPr>
              <w:spacing w:after="40"/>
            </w:pPr>
            <w:r>
              <w:rPr>
                <w:sz w:val="18"/>
                <w:szCs w:val="18"/>
              </w:rPr>
              <w:t>Shared store before scaling out</w:t>
            </w:r>
          </w:p>
        </w:tc>
      </w:tr>
      <w:tr w:rsidR="009B2676" w14:paraId="7B8A06AB" w14:textId="77777777">
        <w:trPr>
          <w:cantSplit/>
        </w:trPr>
        <w:tc>
          <w:tcPr>
            <w:tcW w:w="700" w:type="dxa"/>
            <w:tcMar>
              <w:top w:w="40" w:type="dxa"/>
              <w:left w:w="90" w:type="dxa"/>
              <w:bottom w:w="40" w:type="dxa"/>
              <w:right w:w="90" w:type="dxa"/>
            </w:tcMar>
          </w:tcPr>
          <w:p w14:paraId="6929524C" w14:textId="77777777" w:rsidR="009B2676" w:rsidRDefault="00555546">
            <w:pPr>
              <w:spacing w:after="40"/>
            </w:pPr>
            <w:r>
              <w:rPr>
                <w:sz w:val="18"/>
                <w:szCs w:val="18"/>
              </w:rPr>
              <w:t>TD-03</w:t>
            </w:r>
          </w:p>
        </w:tc>
        <w:tc>
          <w:tcPr>
            <w:tcW w:w="3300" w:type="dxa"/>
            <w:tcMar>
              <w:top w:w="40" w:type="dxa"/>
              <w:left w:w="90" w:type="dxa"/>
              <w:bottom w:w="40" w:type="dxa"/>
              <w:right w:w="90" w:type="dxa"/>
            </w:tcMar>
          </w:tcPr>
          <w:p w14:paraId="71471861" w14:textId="77777777" w:rsidR="009B2676" w:rsidRDefault="00555546">
            <w:pPr>
              <w:spacing w:after="40"/>
            </w:pPr>
            <w:r>
              <w:rPr>
                <w:sz w:val="18"/>
                <w:szCs w:val="18"/>
              </w:rPr>
              <w:t>Client date of birth was stored without a purpose (ERD v2 change 1) - resolved in M4. Employee date of birth and address are kept as the staff record, because no separate HR system exists in the scenario.</w:t>
            </w:r>
          </w:p>
        </w:tc>
        <w:tc>
          <w:tcPr>
            <w:tcW w:w="2700" w:type="dxa"/>
            <w:tcMar>
              <w:top w:w="40" w:type="dxa"/>
              <w:left w:w="90" w:type="dxa"/>
              <w:bottom w:w="40" w:type="dxa"/>
              <w:right w:w="90" w:type="dxa"/>
            </w:tcMar>
          </w:tcPr>
          <w:p w14:paraId="4F7F3B39" w14:textId="77777777" w:rsidR="009B2676" w:rsidRDefault="00555546">
            <w:pPr>
              <w:spacing w:after="40"/>
            </w:pPr>
            <w:r>
              <w:rPr>
                <w:sz w:val="18"/>
                <w:szCs w:val="18"/>
              </w:rPr>
              <w:t>More personal data than needed (POPIA)</w:t>
            </w:r>
          </w:p>
        </w:tc>
        <w:tc>
          <w:tcPr>
            <w:tcW w:w="2316" w:type="dxa"/>
            <w:tcMar>
              <w:top w:w="40" w:type="dxa"/>
              <w:left w:w="90" w:type="dxa"/>
              <w:bottom w:w="40" w:type="dxa"/>
              <w:right w:w="90" w:type="dxa"/>
            </w:tcMar>
          </w:tcPr>
          <w:p w14:paraId="5F0FC875" w14:textId="77777777" w:rsidR="009B2676" w:rsidRDefault="00555546">
            <w:pPr>
              <w:spacing w:after="40"/>
            </w:pPr>
            <w:r>
              <w:rPr>
                <w:sz w:val="18"/>
                <w:szCs w:val="18"/>
              </w:rPr>
              <w:t>Done (M4, CR-022): V8__drop_client_date_of_birth.sql removed the column, and the API (API-18) and the profile page no longer offer it. The employee fields stay as the HR record.</w:t>
            </w:r>
          </w:p>
        </w:tc>
      </w:tr>
      <w:tr w:rsidR="009B2676" w14:paraId="11901428" w14:textId="77777777">
        <w:trPr>
          <w:cantSplit/>
        </w:trPr>
        <w:tc>
          <w:tcPr>
            <w:tcW w:w="700" w:type="dxa"/>
            <w:tcMar>
              <w:top w:w="40" w:type="dxa"/>
              <w:left w:w="90" w:type="dxa"/>
              <w:bottom w:w="40" w:type="dxa"/>
              <w:right w:w="90" w:type="dxa"/>
            </w:tcMar>
          </w:tcPr>
          <w:p w14:paraId="792EC9F9" w14:textId="77777777" w:rsidR="009B2676" w:rsidRDefault="00555546">
            <w:pPr>
              <w:spacing w:after="40"/>
            </w:pPr>
            <w:r>
              <w:rPr>
                <w:sz w:val="18"/>
                <w:szCs w:val="18"/>
              </w:rPr>
              <w:t>TD-04</w:t>
            </w:r>
          </w:p>
        </w:tc>
        <w:tc>
          <w:tcPr>
            <w:tcW w:w="3300" w:type="dxa"/>
            <w:tcMar>
              <w:top w:w="40" w:type="dxa"/>
              <w:left w:w="90" w:type="dxa"/>
              <w:bottom w:w="40" w:type="dxa"/>
              <w:right w:w="90" w:type="dxa"/>
            </w:tcMar>
          </w:tcPr>
          <w:p w14:paraId="13075F67" w14:textId="77777777" w:rsidR="009B2676" w:rsidRDefault="00555546">
            <w:pPr>
              <w:spacing w:after="40"/>
            </w:pPr>
            <w:r>
              <w:rPr>
                <w:sz w:val="18"/>
                <w:szCs w:val="18"/>
              </w:rPr>
              <w:t>No keyword or reference-number search (FR-006 "search")</w:t>
            </w:r>
          </w:p>
        </w:tc>
        <w:tc>
          <w:tcPr>
            <w:tcW w:w="2700" w:type="dxa"/>
            <w:tcMar>
              <w:top w:w="40" w:type="dxa"/>
              <w:left w:w="90" w:type="dxa"/>
              <w:bottom w:w="40" w:type="dxa"/>
              <w:right w:w="90" w:type="dxa"/>
            </w:tcMar>
          </w:tcPr>
          <w:p w14:paraId="1CE3B555" w14:textId="77777777" w:rsidR="009B2676" w:rsidRDefault="00555546">
            <w:pPr>
              <w:spacing w:after="40"/>
            </w:pPr>
            <w:r>
              <w:rPr>
                <w:sz w:val="18"/>
                <w:szCs w:val="18"/>
              </w:rPr>
              <w:t>Staff filter and page to find a request</w:t>
            </w:r>
          </w:p>
        </w:tc>
        <w:tc>
          <w:tcPr>
            <w:tcW w:w="2316" w:type="dxa"/>
            <w:tcMar>
              <w:top w:w="40" w:type="dxa"/>
              <w:left w:w="90" w:type="dxa"/>
              <w:bottom w:w="40" w:type="dxa"/>
              <w:right w:w="90" w:type="dxa"/>
            </w:tcMar>
          </w:tcPr>
          <w:p w14:paraId="66B03938" w14:textId="77777777" w:rsidR="009B2676" w:rsidRDefault="00555546">
            <w:pPr>
              <w:spacing w:after="40"/>
            </w:pPr>
            <w:r>
              <w:rPr>
                <w:sz w:val="18"/>
                <w:szCs w:val="18"/>
              </w:rPr>
              <w:t>Add a search parameter to API-07</w:t>
            </w:r>
          </w:p>
        </w:tc>
      </w:tr>
      <w:tr w:rsidR="009B2676" w14:paraId="7EEB9A6C" w14:textId="77777777">
        <w:trPr>
          <w:cantSplit/>
        </w:trPr>
        <w:tc>
          <w:tcPr>
            <w:tcW w:w="700" w:type="dxa"/>
            <w:tcMar>
              <w:top w:w="40" w:type="dxa"/>
              <w:left w:w="90" w:type="dxa"/>
              <w:bottom w:w="40" w:type="dxa"/>
              <w:right w:w="90" w:type="dxa"/>
            </w:tcMar>
          </w:tcPr>
          <w:p w14:paraId="5F61EAD7" w14:textId="77777777" w:rsidR="009B2676" w:rsidRDefault="00555546">
            <w:pPr>
              <w:spacing w:after="40"/>
            </w:pPr>
            <w:r>
              <w:rPr>
                <w:sz w:val="18"/>
                <w:szCs w:val="18"/>
              </w:rPr>
              <w:t>TD-05</w:t>
            </w:r>
          </w:p>
        </w:tc>
        <w:tc>
          <w:tcPr>
            <w:tcW w:w="3300" w:type="dxa"/>
            <w:tcMar>
              <w:top w:w="40" w:type="dxa"/>
              <w:left w:w="90" w:type="dxa"/>
              <w:bottom w:w="40" w:type="dxa"/>
              <w:right w:w="90" w:type="dxa"/>
            </w:tcMar>
          </w:tcPr>
          <w:p w14:paraId="4A7B2FAB" w14:textId="77777777" w:rsidR="009B2676" w:rsidRDefault="00555546">
            <w:pPr>
              <w:spacing w:after="40"/>
            </w:pPr>
            <w:r>
              <w:rPr>
                <w:sz w:val="18"/>
                <w:szCs w:val="18"/>
              </w:rPr>
              <w:t>No stale-screen detection (C-01)</w:t>
            </w:r>
          </w:p>
        </w:tc>
        <w:tc>
          <w:tcPr>
            <w:tcW w:w="2700" w:type="dxa"/>
            <w:tcMar>
              <w:top w:w="40" w:type="dxa"/>
              <w:left w:w="90" w:type="dxa"/>
              <w:bottom w:w="40" w:type="dxa"/>
              <w:right w:w="90" w:type="dxa"/>
            </w:tcMar>
          </w:tcPr>
          <w:p w14:paraId="72E08CBC" w14:textId="77777777" w:rsidR="009B2676" w:rsidRDefault="00555546">
            <w:pPr>
              <w:spacing w:after="40"/>
            </w:pPr>
            <w:r>
              <w:rPr>
                <w:sz w:val="18"/>
                <w:szCs w:val="18"/>
              </w:rPr>
              <w:t>Silent last-write-wins on priority and reassignment</w:t>
            </w:r>
          </w:p>
        </w:tc>
        <w:tc>
          <w:tcPr>
            <w:tcW w:w="2316" w:type="dxa"/>
            <w:tcMar>
              <w:top w:w="40" w:type="dxa"/>
              <w:left w:w="90" w:type="dxa"/>
              <w:bottom w:w="40" w:type="dxa"/>
              <w:right w:w="90" w:type="dxa"/>
            </w:tcMar>
          </w:tcPr>
          <w:p w14:paraId="2B83EB6E" w14:textId="77777777" w:rsidR="009B2676" w:rsidRDefault="00555546">
            <w:pPr>
              <w:spacing w:after="40"/>
            </w:pPr>
            <w:r>
              <w:rPr>
                <w:sz w:val="18"/>
                <w:szCs w:val="18"/>
              </w:rPr>
              <w:t xml:space="preserve">Compare </w:t>
            </w:r>
            <w:proofErr w:type="spellStart"/>
            <w:r>
              <w:rPr>
                <w:sz w:val="18"/>
                <w:szCs w:val="18"/>
              </w:rPr>
              <w:t>updatedAt</w:t>
            </w:r>
            <w:proofErr w:type="spellEnd"/>
            <w:r>
              <w:rPr>
                <w:sz w:val="18"/>
                <w:szCs w:val="18"/>
              </w:rPr>
              <w:t xml:space="preserve"> and return 409 VERSION_CONFLICT</w:t>
            </w:r>
          </w:p>
        </w:tc>
      </w:tr>
      <w:tr w:rsidR="009B2676" w14:paraId="60AB8420" w14:textId="77777777">
        <w:trPr>
          <w:cantSplit/>
        </w:trPr>
        <w:tc>
          <w:tcPr>
            <w:tcW w:w="700" w:type="dxa"/>
            <w:tcMar>
              <w:top w:w="40" w:type="dxa"/>
              <w:left w:w="90" w:type="dxa"/>
              <w:bottom w:w="40" w:type="dxa"/>
              <w:right w:w="90" w:type="dxa"/>
            </w:tcMar>
          </w:tcPr>
          <w:p w14:paraId="2F901BAB" w14:textId="77777777" w:rsidR="009B2676" w:rsidRDefault="00555546">
            <w:pPr>
              <w:spacing w:after="40"/>
            </w:pPr>
            <w:r>
              <w:rPr>
                <w:sz w:val="18"/>
                <w:szCs w:val="18"/>
              </w:rPr>
              <w:t>TD-06</w:t>
            </w:r>
          </w:p>
        </w:tc>
        <w:tc>
          <w:tcPr>
            <w:tcW w:w="3300" w:type="dxa"/>
            <w:tcMar>
              <w:top w:w="40" w:type="dxa"/>
              <w:left w:w="90" w:type="dxa"/>
              <w:bottom w:w="40" w:type="dxa"/>
              <w:right w:w="90" w:type="dxa"/>
            </w:tcMar>
          </w:tcPr>
          <w:p w14:paraId="46824178" w14:textId="77777777" w:rsidR="009B2676" w:rsidRDefault="00555546">
            <w:pPr>
              <w:spacing w:after="40"/>
            </w:pPr>
            <w:r>
              <w:rPr>
                <w:sz w:val="18"/>
                <w:szCs w:val="18"/>
              </w:rPr>
              <w:t>Few Angular component tests: since PR #32 the queue, staff, activity and requester pages and the role guard have specs; the other pages have none</w:t>
            </w:r>
          </w:p>
        </w:tc>
        <w:tc>
          <w:tcPr>
            <w:tcW w:w="2700" w:type="dxa"/>
            <w:tcMar>
              <w:top w:w="40" w:type="dxa"/>
              <w:left w:w="90" w:type="dxa"/>
              <w:bottom w:w="40" w:type="dxa"/>
              <w:right w:w="90" w:type="dxa"/>
            </w:tcMar>
          </w:tcPr>
          <w:p w14:paraId="0E1663FA" w14:textId="77777777" w:rsidR="009B2676" w:rsidRDefault="00555546">
            <w:pPr>
              <w:spacing w:after="40"/>
            </w:pPr>
            <w:r>
              <w:rPr>
                <w:sz w:val="18"/>
                <w:szCs w:val="18"/>
              </w:rPr>
              <w:t>UI regressions such as D-09 are only caught manually or by E2E</w:t>
            </w:r>
          </w:p>
        </w:tc>
        <w:tc>
          <w:tcPr>
            <w:tcW w:w="2316" w:type="dxa"/>
            <w:tcMar>
              <w:top w:w="40" w:type="dxa"/>
              <w:left w:w="90" w:type="dxa"/>
              <w:bottom w:w="40" w:type="dxa"/>
              <w:right w:w="90" w:type="dxa"/>
            </w:tcMar>
          </w:tcPr>
          <w:p w14:paraId="0C0616F6" w14:textId="77777777" w:rsidR="009B2676" w:rsidRDefault="00555546">
            <w:pPr>
              <w:spacing w:after="40"/>
            </w:pPr>
            <w:r>
              <w:rPr>
                <w:sz w:val="18"/>
                <w:szCs w:val="18"/>
              </w:rPr>
              <w:t>Component tests for the remaining pages</w:t>
            </w:r>
          </w:p>
        </w:tc>
      </w:tr>
      <w:tr w:rsidR="009B2676" w14:paraId="56C6735A" w14:textId="77777777">
        <w:trPr>
          <w:cantSplit/>
        </w:trPr>
        <w:tc>
          <w:tcPr>
            <w:tcW w:w="700" w:type="dxa"/>
            <w:tcMar>
              <w:top w:w="40" w:type="dxa"/>
              <w:left w:w="90" w:type="dxa"/>
              <w:bottom w:w="40" w:type="dxa"/>
              <w:right w:w="90" w:type="dxa"/>
            </w:tcMar>
          </w:tcPr>
          <w:p w14:paraId="2EF8B8A3" w14:textId="77777777" w:rsidR="009B2676" w:rsidRDefault="00555546">
            <w:pPr>
              <w:spacing w:after="40"/>
            </w:pPr>
            <w:r>
              <w:rPr>
                <w:sz w:val="18"/>
                <w:szCs w:val="18"/>
              </w:rPr>
              <w:t>TD-07</w:t>
            </w:r>
          </w:p>
        </w:tc>
        <w:tc>
          <w:tcPr>
            <w:tcW w:w="3300" w:type="dxa"/>
            <w:tcMar>
              <w:top w:w="40" w:type="dxa"/>
              <w:left w:w="90" w:type="dxa"/>
              <w:bottom w:w="40" w:type="dxa"/>
              <w:right w:w="90" w:type="dxa"/>
            </w:tcMar>
          </w:tcPr>
          <w:p w14:paraId="16D0061B" w14:textId="77777777" w:rsidR="009B2676" w:rsidRDefault="00555546">
            <w:pPr>
              <w:spacing w:after="40"/>
            </w:pPr>
            <w:r>
              <w:rPr>
                <w:sz w:val="18"/>
                <w:szCs w:val="18"/>
              </w:rPr>
              <w:t>A password change does not end other sessions</w:t>
            </w:r>
          </w:p>
        </w:tc>
        <w:tc>
          <w:tcPr>
            <w:tcW w:w="2700" w:type="dxa"/>
            <w:tcMar>
              <w:top w:w="40" w:type="dxa"/>
              <w:left w:w="90" w:type="dxa"/>
              <w:bottom w:w="40" w:type="dxa"/>
              <w:right w:w="90" w:type="dxa"/>
            </w:tcMar>
          </w:tcPr>
          <w:p w14:paraId="4586F8D3" w14:textId="77777777" w:rsidR="009B2676" w:rsidRDefault="00555546">
            <w:pPr>
              <w:spacing w:after="40"/>
            </w:pPr>
            <w:r>
              <w:rPr>
                <w:sz w:val="18"/>
                <w:szCs w:val="18"/>
              </w:rPr>
              <w:t>A stolen token stays valid until it expires (60 minutes)</w:t>
            </w:r>
          </w:p>
        </w:tc>
        <w:tc>
          <w:tcPr>
            <w:tcW w:w="2316" w:type="dxa"/>
            <w:tcMar>
              <w:top w:w="40" w:type="dxa"/>
              <w:left w:w="90" w:type="dxa"/>
              <w:bottom w:w="40" w:type="dxa"/>
              <w:right w:w="90" w:type="dxa"/>
            </w:tcMar>
          </w:tcPr>
          <w:p w14:paraId="66048746" w14:textId="77777777" w:rsidR="009B2676" w:rsidRDefault="00555546">
            <w:pPr>
              <w:spacing w:after="40"/>
            </w:pPr>
            <w:r>
              <w:rPr>
                <w:sz w:val="18"/>
                <w:szCs w:val="18"/>
              </w:rPr>
              <w:t>Token version per account</w:t>
            </w:r>
          </w:p>
        </w:tc>
      </w:tr>
      <w:tr w:rsidR="009B2676" w14:paraId="2E29318E" w14:textId="77777777">
        <w:trPr>
          <w:cantSplit/>
        </w:trPr>
        <w:tc>
          <w:tcPr>
            <w:tcW w:w="700" w:type="dxa"/>
            <w:tcMar>
              <w:top w:w="40" w:type="dxa"/>
              <w:left w:w="90" w:type="dxa"/>
              <w:bottom w:w="40" w:type="dxa"/>
              <w:right w:w="90" w:type="dxa"/>
            </w:tcMar>
          </w:tcPr>
          <w:p w14:paraId="16442541" w14:textId="77777777" w:rsidR="009B2676" w:rsidRDefault="00555546">
            <w:pPr>
              <w:spacing w:after="40"/>
            </w:pPr>
            <w:r>
              <w:rPr>
                <w:sz w:val="18"/>
                <w:szCs w:val="18"/>
              </w:rPr>
              <w:t>TD-08</w:t>
            </w:r>
          </w:p>
        </w:tc>
        <w:tc>
          <w:tcPr>
            <w:tcW w:w="3300" w:type="dxa"/>
            <w:tcMar>
              <w:top w:w="40" w:type="dxa"/>
              <w:left w:w="90" w:type="dxa"/>
              <w:bottom w:w="40" w:type="dxa"/>
              <w:right w:w="90" w:type="dxa"/>
            </w:tcMar>
          </w:tcPr>
          <w:p w14:paraId="4F55F51F" w14:textId="77777777" w:rsidR="009B2676" w:rsidRDefault="00555546">
            <w:pPr>
              <w:spacing w:after="40"/>
            </w:pPr>
            <w:r>
              <w:rPr>
                <w:sz w:val="18"/>
                <w:szCs w:val="18"/>
              </w:rPr>
              <w:t>Email unique across clients and employees, and case-insensitive category names, enforced only in the application</w:t>
            </w:r>
          </w:p>
        </w:tc>
        <w:tc>
          <w:tcPr>
            <w:tcW w:w="2700" w:type="dxa"/>
            <w:tcMar>
              <w:top w:w="40" w:type="dxa"/>
              <w:left w:w="90" w:type="dxa"/>
              <w:bottom w:w="40" w:type="dxa"/>
              <w:right w:w="90" w:type="dxa"/>
            </w:tcMar>
          </w:tcPr>
          <w:p w14:paraId="2FA97D2E" w14:textId="77777777" w:rsidR="009B2676" w:rsidRDefault="00555546">
            <w:pPr>
              <w:spacing w:after="40"/>
            </w:pPr>
            <w:r>
              <w:rPr>
                <w:sz w:val="18"/>
                <w:szCs w:val="18"/>
              </w:rPr>
              <w:t>Direct SQL could create duplicates</w:t>
            </w:r>
          </w:p>
        </w:tc>
        <w:tc>
          <w:tcPr>
            <w:tcW w:w="2316" w:type="dxa"/>
            <w:tcMar>
              <w:top w:w="40" w:type="dxa"/>
              <w:left w:w="90" w:type="dxa"/>
              <w:bottom w:w="40" w:type="dxa"/>
              <w:right w:w="90" w:type="dxa"/>
            </w:tcMar>
          </w:tcPr>
          <w:p w14:paraId="14341C2A" w14:textId="77777777" w:rsidR="009B2676" w:rsidRDefault="00555546">
            <w:pPr>
              <w:spacing w:after="40"/>
            </w:pPr>
            <w:r>
              <w:rPr>
                <w:sz w:val="18"/>
                <w:szCs w:val="18"/>
              </w:rPr>
              <w:t>Database constraint or trigger</w:t>
            </w:r>
          </w:p>
        </w:tc>
      </w:tr>
      <w:tr w:rsidR="009B2676" w14:paraId="58FC5D89" w14:textId="77777777">
        <w:trPr>
          <w:cantSplit/>
        </w:trPr>
        <w:tc>
          <w:tcPr>
            <w:tcW w:w="700" w:type="dxa"/>
            <w:tcMar>
              <w:top w:w="40" w:type="dxa"/>
              <w:left w:w="90" w:type="dxa"/>
              <w:bottom w:w="40" w:type="dxa"/>
              <w:right w:w="90" w:type="dxa"/>
            </w:tcMar>
          </w:tcPr>
          <w:p w14:paraId="7D5ED432" w14:textId="77777777" w:rsidR="009B2676" w:rsidRDefault="00555546">
            <w:pPr>
              <w:spacing w:after="40"/>
            </w:pPr>
            <w:r>
              <w:rPr>
                <w:sz w:val="18"/>
                <w:szCs w:val="18"/>
              </w:rPr>
              <w:t>TD-09</w:t>
            </w:r>
          </w:p>
        </w:tc>
        <w:tc>
          <w:tcPr>
            <w:tcW w:w="3300" w:type="dxa"/>
            <w:tcMar>
              <w:top w:w="40" w:type="dxa"/>
              <w:left w:w="90" w:type="dxa"/>
              <w:bottom w:w="40" w:type="dxa"/>
              <w:right w:w="90" w:type="dxa"/>
            </w:tcMar>
          </w:tcPr>
          <w:p w14:paraId="39FF8A89" w14:textId="77777777" w:rsidR="009B2676" w:rsidRDefault="00555546">
            <w:pPr>
              <w:spacing w:after="40"/>
            </w:pPr>
            <w:r>
              <w:rPr>
                <w:sz w:val="18"/>
                <w:szCs w:val="18"/>
              </w:rPr>
              <w:t>Unused frontend files (README rewritten 16/10/2026)</w:t>
            </w:r>
          </w:p>
        </w:tc>
        <w:tc>
          <w:tcPr>
            <w:tcW w:w="2700" w:type="dxa"/>
            <w:tcMar>
              <w:top w:w="40" w:type="dxa"/>
              <w:left w:w="90" w:type="dxa"/>
              <w:bottom w:w="40" w:type="dxa"/>
              <w:right w:w="90" w:type="dxa"/>
            </w:tcMar>
          </w:tcPr>
          <w:p w14:paraId="1B7273BA" w14:textId="77777777" w:rsidR="009B2676" w:rsidRDefault="00555546">
            <w:pPr>
              <w:spacing w:after="40"/>
            </w:pPr>
            <w:r>
              <w:rPr>
                <w:sz w:val="18"/>
                <w:szCs w:val="18"/>
              </w:rPr>
              <w:t>Confusing for new contributors (NFR-008)</w:t>
            </w:r>
          </w:p>
        </w:tc>
        <w:tc>
          <w:tcPr>
            <w:tcW w:w="2316" w:type="dxa"/>
            <w:tcMar>
              <w:top w:w="40" w:type="dxa"/>
              <w:left w:w="90" w:type="dxa"/>
              <w:bottom w:w="40" w:type="dxa"/>
              <w:right w:w="90" w:type="dxa"/>
            </w:tcMar>
          </w:tcPr>
          <w:p w14:paraId="10CE64C4" w14:textId="77777777" w:rsidR="009B2676" w:rsidRDefault="00555546">
            <w:pPr>
              <w:spacing w:after="40"/>
            </w:pPr>
            <w:r>
              <w:rPr>
                <w:sz w:val="18"/>
                <w:szCs w:val="18"/>
              </w:rPr>
              <w:t>Remove the unused files</w:t>
            </w:r>
          </w:p>
        </w:tc>
      </w:tr>
      <w:tr w:rsidR="009B2676" w14:paraId="11F6F738" w14:textId="77777777">
        <w:trPr>
          <w:cantSplit/>
        </w:trPr>
        <w:tc>
          <w:tcPr>
            <w:tcW w:w="700" w:type="dxa"/>
            <w:tcMar>
              <w:top w:w="40" w:type="dxa"/>
              <w:left w:w="90" w:type="dxa"/>
              <w:bottom w:w="40" w:type="dxa"/>
              <w:right w:w="90" w:type="dxa"/>
            </w:tcMar>
          </w:tcPr>
          <w:p w14:paraId="649D42A9" w14:textId="77777777" w:rsidR="009B2676" w:rsidRDefault="00555546">
            <w:pPr>
              <w:spacing w:after="40"/>
            </w:pPr>
            <w:r>
              <w:rPr>
                <w:sz w:val="18"/>
                <w:szCs w:val="18"/>
              </w:rPr>
              <w:t>TD-10</w:t>
            </w:r>
          </w:p>
        </w:tc>
        <w:tc>
          <w:tcPr>
            <w:tcW w:w="3300" w:type="dxa"/>
            <w:tcMar>
              <w:top w:w="40" w:type="dxa"/>
              <w:left w:w="90" w:type="dxa"/>
              <w:bottom w:w="40" w:type="dxa"/>
              <w:right w:w="90" w:type="dxa"/>
            </w:tcMar>
          </w:tcPr>
          <w:p w14:paraId="00132AD6" w14:textId="77777777" w:rsidR="009B2676" w:rsidRDefault="00555546">
            <w:pPr>
              <w:spacing w:after="40"/>
            </w:pPr>
            <w:r>
              <w:rPr>
                <w:sz w:val="18"/>
                <w:szCs w:val="18"/>
              </w:rPr>
              <w:t>Staff moved to Manager keep their category rows</w:t>
            </w:r>
          </w:p>
        </w:tc>
        <w:tc>
          <w:tcPr>
            <w:tcW w:w="2700" w:type="dxa"/>
            <w:tcMar>
              <w:top w:w="40" w:type="dxa"/>
              <w:left w:w="90" w:type="dxa"/>
              <w:bottom w:w="40" w:type="dxa"/>
              <w:right w:w="90" w:type="dxa"/>
            </w:tcMar>
          </w:tcPr>
          <w:p w14:paraId="7A5EF442" w14:textId="77777777" w:rsidR="009B2676" w:rsidRDefault="00555546">
            <w:pPr>
              <w:spacing w:after="40"/>
            </w:pPr>
            <w:r>
              <w:rPr>
                <w:sz w:val="18"/>
                <w:szCs w:val="18"/>
              </w:rPr>
              <w:t>Restored silently if moved back</w:t>
            </w:r>
          </w:p>
        </w:tc>
        <w:tc>
          <w:tcPr>
            <w:tcW w:w="2316" w:type="dxa"/>
            <w:tcMar>
              <w:top w:w="40" w:type="dxa"/>
              <w:left w:w="90" w:type="dxa"/>
              <w:bottom w:w="40" w:type="dxa"/>
              <w:right w:w="90" w:type="dxa"/>
            </w:tcMar>
          </w:tcPr>
          <w:p w14:paraId="27CD81BD" w14:textId="77777777" w:rsidR="009B2676" w:rsidRDefault="00555546">
            <w:pPr>
              <w:spacing w:after="40"/>
            </w:pPr>
            <w:r>
              <w:rPr>
                <w:sz w:val="18"/>
                <w:szCs w:val="18"/>
              </w:rPr>
              <w:t>Clear on role change</w:t>
            </w:r>
          </w:p>
        </w:tc>
      </w:tr>
      <w:tr w:rsidR="009B2676" w14:paraId="5D91FB55" w14:textId="77777777">
        <w:trPr>
          <w:cantSplit/>
        </w:trPr>
        <w:tc>
          <w:tcPr>
            <w:tcW w:w="700" w:type="dxa"/>
            <w:tcMar>
              <w:top w:w="40" w:type="dxa"/>
              <w:left w:w="90" w:type="dxa"/>
              <w:bottom w:w="40" w:type="dxa"/>
              <w:right w:w="90" w:type="dxa"/>
            </w:tcMar>
          </w:tcPr>
          <w:p w14:paraId="4A76E4BA" w14:textId="77777777" w:rsidR="009B2676" w:rsidRDefault="00555546">
            <w:pPr>
              <w:spacing w:after="40"/>
            </w:pPr>
            <w:r>
              <w:rPr>
                <w:sz w:val="18"/>
                <w:szCs w:val="18"/>
              </w:rPr>
              <w:t>TD-11</w:t>
            </w:r>
          </w:p>
        </w:tc>
        <w:tc>
          <w:tcPr>
            <w:tcW w:w="3300" w:type="dxa"/>
            <w:tcMar>
              <w:top w:w="40" w:type="dxa"/>
              <w:left w:w="90" w:type="dxa"/>
              <w:bottom w:w="40" w:type="dxa"/>
              <w:right w:w="90" w:type="dxa"/>
            </w:tcMar>
          </w:tcPr>
          <w:p w14:paraId="4E31950D" w14:textId="77777777" w:rsidR="009B2676" w:rsidRDefault="00555546">
            <w:pPr>
              <w:spacing w:after="40"/>
            </w:pPr>
            <w:r>
              <w:rPr>
                <w:sz w:val="18"/>
                <w:szCs w:val="18"/>
              </w:rPr>
              <w:t>Attachments are external links only (A-02): no file storage, no size limit, no malware scan; plain http allowed</w:t>
            </w:r>
          </w:p>
        </w:tc>
        <w:tc>
          <w:tcPr>
            <w:tcW w:w="2700" w:type="dxa"/>
            <w:tcMar>
              <w:top w:w="40" w:type="dxa"/>
              <w:left w:w="90" w:type="dxa"/>
              <w:bottom w:w="40" w:type="dxa"/>
              <w:right w:w="90" w:type="dxa"/>
            </w:tcMar>
          </w:tcPr>
          <w:p w14:paraId="5F2FF9A0" w14:textId="77777777" w:rsidR="009B2676" w:rsidRDefault="00555546">
            <w:pPr>
              <w:spacing w:after="40"/>
            </w:pPr>
            <w:r>
              <w:rPr>
                <w:sz w:val="18"/>
                <w:szCs w:val="18"/>
              </w:rPr>
              <w:t>Staff open unverified links (R-28); a linked file can disappear, or hold personal data outside POPIA control</w:t>
            </w:r>
          </w:p>
        </w:tc>
        <w:tc>
          <w:tcPr>
            <w:tcW w:w="2316" w:type="dxa"/>
            <w:tcMar>
              <w:top w:w="40" w:type="dxa"/>
              <w:left w:w="90" w:type="dxa"/>
              <w:bottom w:w="40" w:type="dxa"/>
              <w:right w:w="90" w:type="dxa"/>
            </w:tcMar>
          </w:tcPr>
          <w:p w14:paraId="4E884A2A" w14:textId="77777777" w:rsidR="009B2676" w:rsidRDefault="00555546">
            <w:pPr>
              <w:spacing w:after="40"/>
            </w:pPr>
            <w:r>
              <w:rPr>
                <w:sz w:val="18"/>
                <w:szCs w:val="18"/>
              </w:rPr>
              <w:t>Allow only https; then file upload with size limits and malware scanning (deferred attachment hardening)</w:t>
            </w:r>
          </w:p>
        </w:tc>
      </w:tr>
      <w:tr w:rsidR="009B2676" w14:paraId="0009DAD8" w14:textId="77777777">
        <w:trPr>
          <w:cantSplit/>
        </w:trPr>
        <w:tc>
          <w:tcPr>
            <w:tcW w:w="700" w:type="dxa"/>
            <w:tcMar>
              <w:top w:w="40" w:type="dxa"/>
              <w:left w:w="90" w:type="dxa"/>
              <w:bottom w:w="40" w:type="dxa"/>
              <w:right w:w="90" w:type="dxa"/>
            </w:tcMar>
          </w:tcPr>
          <w:p w14:paraId="4463D00F" w14:textId="77777777" w:rsidR="009B2676" w:rsidRDefault="00555546">
            <w:pPr>
              <w:spacing w:after="40"/>
            </w:pPr>
            <w:r>
              <w:rPr>
                <w:sz w:val="18"/>
                <w:szCs w:val="18"/>
              </w:rPr>
              <w:t>TD-12</w:t>
            </w:r>
          </w:p>
        </w:tc>
        <w:tc>
          <w:tcPr>
            <w:tcW w:w="3300" w:type="dxa"/>
            <w:tcMar>
              <w:top w:w="40" w:type="dxa"/>
              <w:left w:w="90" w:type="dxa"/>
              <w:bottom w:w="40" w:type="dxa"/>
              <w:right w:w="90" w:type="dxa"/>
            </w:tcMar>
          </w:tcPr>
          <w:p w14:paraId="4431A3AB" w14:textId="77777777" w:rsidR="009B2676" w:rsidRDefault="00555546">
            <w:pPr>
              <w:spacing w:after="40"/>
            </w:pPr>
            <w:r>
              <w:rPr>
                <w:sz w:val="18"/>
                <w:szCs w:val="18"/>
              </w:rPr>
              <w:t>Independent / elastic scalability not designed in: one deployable (ARC-02), one instance</w:t>
            </w:r>
          </w:p>
        </w:tc>
        <w:tc>
          <w:tcPr>
            <w:tcW w:w="2700" w:type="dxa"/>
            <w:tcMar>
              <w:top w:w="40" w:type="dxa"/>
              <w:left w:w="90" w:type="dxa"/>
              <w:bottom w:w="40" w:type="dxa"/>
              <w:right w:w="90" w:type="dxa"/>
            </w:tcMar>
          </w:tcPr>
          <w:p w14:paraId="3F60B741" w14:textId="77777777" w:rsidR="009B2676" w:rsidRDefault="00555546">
            <w:pPr>
              <w:spacing w:after="40"/>
            </w:pPr>
            <w:r>
              <w:rPr>
                <w:sz w:val="18"/>
                <w:szCs w:val="18"/>
              </w:rPr>
              <w:t>If one module (e.g. Reporting) became heavy, the whole application must scale together; the free tier cannot run a realistic load test to show whether this is needed (R-26)</w:t>
            </w:r>
          </w:p>
        </w:tc>
        <w:tc>
          <w:tcPr>
            <w:tcW w:w="2316" w:type="dxa"/>
            <w:tcMar>
              <w:top w:w="40" w:type="dxa"/>
              <w:left w:w="90" w:type="dxa"/>
              <w:bottom w:w="40" w:type="dxa"/>
              <w:right w:w="90" w:type="dxa"/>
            </w:tcMar>
          </w:tcPr>
          <w:p w14:paraId="7C63142C" w14:textId="77777777" w:rsidR="009B2676" w:rsidRDefault="00555546">
            <w:pPr>
              <w:spacing w:after="40"/>
            </w:pPr>
            <w:r>
              <w:rPr>
                <w:sz w:val="18"/>
                <w:szCs w:val="18"/>
              </w:rPr>
              <w:t>Deferred (CR-018): load test on representative hosting before a real release; split a module only with evidence</w:t>
            </w:r>
          </w:p>
        </w:tc>
      </w:tr>
      <w:tr w:rsidR="009B2676" w14:paraId="0021F6E6" w14:textId="77777777">
        <w:trPr>
          <w:cantSplit/>
        </w:trPr>
        <w:tc>
          <w:tcPr>
            <w:tcW w:w="700" w:type="dxa"/>
            <w:tcMar>
              <w:top w:w="40" w:type="dxa"/>
              <w:left w:w="90" w:type="dxa"/>
              <w:bottom w:w="40" w:type="dxa"/>
              <w:right w:w="90" w:type="dxa"/>
            </w:tcMar>
          </w:tcPr>
          <w:p w14:paraId="2C5FD15E" w14:textId="77777777" w:rsidR="009B2676" w:rsidRDefault="00555546">
            <w:pPr>
              <w:spacing w:after="40"/>
            </w:pPr>
            <w:r>
              <w:rPr>
                <w:sz w:val="18"/>
                <w:szCs w:val="18"/>
              </w:rPr>
              <w:lastRenderedPageBreak/>
              <w:t>TD-13</w:t>
            </w:r>
          </w:p>
        </w:tc>
        <w:tc>
          <w:tcPr>
            <w:tcW w:w="3300" w:type="dxa"/>
            <w:tcMar>
              <w:top w:w="40" w:type="dxa"/>
              <w:left w:w="90" w:type="dxa"/>
              <w:bottom w:w="40" w:type="dxa"/>
              <w:right w:w="90" w:type="dxa"/>
            </w:tcMar>
          </w:tcPr>
          <w:p w14:paraId="72EFBBB8" w14:textId="77777777" w:rsidR="009B2676" w:rsidRDefault="00555546">
            <w:pPr>
              <w:spacing w:after="40"/>
            </w:pPr>
            <w:r>
              <w:rPr>
                <w:sz w:val="18"/>
                <w:szCs w:val="18"/>
              </w:rPr>
              <w:t xml:space="preserve">Frontend visual styling is basic: plain layouts and default fonts and </w:t>
            </w:r>
            <w:proofErr w:type="spellStart"/>
            <w:r>
              <w:rPr>
                <w:sz w:val="18"/>
                <w:szCs w:val="18"/>
              </w:rPr>
              <w:t>colours</w:t>
            </w:r>
            <w:proofErr w:type="spellEnd"/>
            <w:r>
              <w:rPr>
                <w:sz w:val="18"/>
                <w:szCs w:val="18"/>
              </w:rPr>
              <w:t xml:space="preserve">, following the wireframes but with no brand look. </w:t>
            </w:r>
            <w:proofErr w:type="spellStart"/>
            <w:r>
              <w:rPr>
                <w:sz w:val="18"/>
                <w:szCs w:val="18"/>
              </w:rPr>
              <w:t>CivicConnect</w:t>
            </w:r>
            <w:proofErr w:type="spellEnd"/>
            <w:r>
              <w:rPr>
                <w:sz w:val="18"/>
                <w:szCs w:val="18"/>
              </w:rPr>
              <w:t xml:space="preserve"> gave no branding (logo, </w:t>
            </w:r>
            <w:proofErr w:type="spellStart"/>
            <w:r>
              <w:rPr>
                <w:sz w:val="18"/>
                <w:szCs w:val="18"/>
              </w:rPr>
              <w:t>colours</w:t>
            </w:r>
            <w:proofErr w:type="spellEnd"/>
            <w:r>
              <w:rPr>
                <w:sz w:val="18"/>
                <w:szCs w:val="18"/>
              </w:rPr>
              <w:t>, fonts or style guide).</w:t>
            </w:r>
          </w:p>
        </w:tc>
        <w:tc>
          <w:tcPr>
            <w:tcW w:w="2700" w:type="dxa"/>
            <w:tcMar>
              <w:top w:w="40" w:type="dxa"/>
              <w:left w:w="90" w:type="dxa"/>
              <w:bottom w:w="40" w:type="dxa"/>
              <w:right w:w="90" w:type="dxa"/>
            </w:tcMar>
          </w:tcPr>
          <w:p w14:paraId="72017801" w14:textId="77777777" w:rsidR="009B2676" w:rsidRDefault="00555546">
            <w:pPr>
              <w:spacing w:after="40"/>
            </w:pPr>
            <w:r>
              <w:rPr>
                <w:sz w:val="18"/>
                <w:szCs w:val="18"/>
              </w:rPr>
              <w:t>The product works and is accessible, but looks unfinished to real users. Reworking styles across existing pages later costs more than building them in from the start, because each component's CSS and layout must be revisited and retested.</w:t>
            </w:r>
          </w:p>
        </w:tc>
        <w:tc>
          <w:tcPr>
            <w:tcW w:w="2316" w:type="dxa"/>
            <w:tcMar>
              <w:top w:w="40" w:type="dxa"/>
              <w:left w:w="90" w:type="dxa"/>
              <w:bottom w:w="40" w:type="dxa"/>
              <w:right w:w="90" w:type="dxa"/>
            </w:tcMar>
          </w:tcPr>
          <w:p w14:paraId="3D65A970" w14:textId="77777777" w:rsidR="009B2676" w:rsidRDefault="00555546">
            <w:pPr>
              <w:spacing w:after="40"/>
            </w:pPr>
            <w:r>
              <w:rPr>
                <w:sz w:val="18"/>
                <w:szCs w:val="18"/>
              </w:rPr>
              <w:t xml:space="preserve">Get </w:t>
            </w:r>
            <w:proofErr w:type="spellStart"/>
            <w:r>
              <w:rPr>
                <w:sz w:val="18"/>
                <w:szCs w:val="18"/>
              </w:rPr>
              <w:t>CivicConnect's</w:t>
            </w:r>
            <w:proofErr w:type="spellEnd"/>
            <w:r>
              <w:rPr>
                <w:sz w:val="18"/>
                <w:szCs w:val="18"/>
              </w:rPr>
              <w:t xml:space="preserve"> branding, then define shared style variables (</w:t>
            </w:r>
            <w:proofErr w:type="spellStart"/>
            <w:r>
              <w:rPr>
                <w:sz w:val="18"/>
                <w:szCs w:val="18"/>
              </w:rPr>
              <w:t>colours</w:t>
            </w:r>
            <w:proofErr w:type="spellEnd"/>
            <w:r>
              <w:rPr>
                <w:sz w:val="18"/>
                <w:szCs w:val="18"/>
              </w:rPr>
              <w:t>, fonts, spacing) first and apply them page by page, with the E2E tests run after each change.</w:t>
            </w:r>
          </w:p>
        </w:tc>
      </w:tr>
      <w:tr w:rsidR="009B2676" w14:paraId="4B4776C3" w14:textId="77777777">
        <w:trPr>
          <w:cantSplit/>
        </w:trPr>
        <w:tc>
          <w:tcPr>
            <w:tcW w:w="700" w:type="dxa"/>
            <w:tcMar>
              <w:top w:w="40" w:type="dxa"/>
              <w:left w:w="90" w:type="dxa"/>
              <w:bottom w:w="40" w:type="dxa"/>
              <w:right w:w="90" w:type="dxa"/>
            </w:tcMar>
          </w:tcPr>
          <w:p w14:paraId="3209746D" w14:textId="77777777" w:rsidR="009B2676" w:rsidRDefault="00555546">
            <w:pPr>
              <w:spacing w:after="40"/>
            </w:pPr>
            <w:r>
              <w:rPr>
                <w:sz w:val="18"/>
                <w:szCs w:val="18"/>
              </w:rPr>
              <w:t>TD-14</w:t>
            </w:r>
          </w:p>
        </w:tc>
        <w:tc>
          <w:tcPr>
            <w:tcW w:w="3300" w:type="dxa"/>
            <w:tcMar>
              <w:top w:w="40" w:type="dxa"/>
              <w:left w:w="90" w:type="dxa"/>
              <w:bottom w:w="40" w:type="dxa"/>
              <w:right w:w="90" w:type="dxa"/>
            </w:tcMar>
          </w:tcPr>
          <w:p w14:paraId="2FC44D25" w14:textId="77777777" w:rsidR="009B2676" w:rsidRDefault="00555546">
            <w:pPr>
              <w:spacing w:after="40"/>
            </w:pPr>
            <w:r>
              <w:rPr>
                <w:sz w:val="18"/>
                <w:szCs w:val="18"/>
              </w:rPr>
              <w:t>No email, SMS or push notifications: requesters and staff only see changes in the app (FR-004, deferred scope).</w:t>
            </w:r>
          </w:p>
        </w:tc>
        <w:tc>
          <w:tcPr>
            <w:tcW w:w="2700" w:type="dxa"/>
            <w:tcMar>
              <w:top w:w="40" w:type="dxa"/>
              <w:left w:w="90" w:type="dxa"/>
              <w:bottom w:w="40" w:type="dxa"/>
              <w:right w:w="90" w:type="dxa"/>
            </w:tcMar>
          </w:tcPr>
          <w:p w14:paraId="18D05A9D" w14:textId="77777777" w:rsidR="009B2676" w:rsidRDefault="00555546">
            <w:pPr>
              <w:spacing w:after="40"/>
            </w:pPr>
            <w:r>
              <w:rPr>
                <w:sz w:val="18"/>
                <w:szCs w:val="18"/>
              </w:rPr>
              <w:t xml:space="preserve">Requesters must log in to see a status change, and staff are not alerted to new requests. Not built on purpose: a comprehensive notification service needs a paid subscription that </w:t>
            </w:r>
            <w:proofErr w:type="spellStart"/>
            <w:r>
              <w:rPr>
                <w:sz w:val="18"/>
                <w:szCs w:val="18"/>
              </w:rPr>
              <w:t>CivicConnect</w:t>
            </w:r>
            <w:proofErr w:type="spellEnd"/>
            <w:r>
              <w:rPr>
                <w:sz w:val="18"/>
                <w:szCs w:val="18"/>
              </w:rPr>
              <w:t xml:space="preserve"> would have to take out (Cost / Resources constraint), and building on a free tier, with its sending limits, would usually mean reworking the integration once the real service is chosen.</w:t>
            </w:r>
          </w:p>
        </w:tc>
        <w:tc>
          <w:tcPr>
            <w:tcW w:w="2316" w:type="dxa"/>
            <w:tcMar>
              <w:top w:w="40" w:type="dxa"/>
              <w:left w:w="90" w:type="dxa"/>
              <w:bottom w:w="40" w:type="dxa"/>
              <w:right w:w="90" w:type="dxa"/>
            </w:tcMar>
          </w:tcPr>
          <w:p w14:paraId="0C30E82B" w14:textId="77777777" w:rsidR="009B2676" w:rsidRDefault="00555546">
            <w:pPr>
              <w:spacing w:after="40"/>
            </w:pPr>
            <w:r>
              <w:rPr>
                <w:sz w:val="18"/>
                <w:szCs w:val="18"/>
              </w:rPr>
              <w:t xml:space="preserve">Agree a provider and subscription with </w:t>
            </w:r>
            <w:proofErr w:type="spellStart"/>
            <w:r>
              <w:rPr>
                <w:sz w:val="18"/>
                <w:szCs w:val="18"/>
              </w:rPr>
              <w:t>CivicConnect</w:t>
            </w:r>
            <w:proofErr w:type="spellEnd"/>
            <w:r>
              <w:rPr>
                <w:sz w:val="18"/>
                <w:szCs w:val="18"/>
              </w:rPr>
              <w:t xml:space="preserve">. Then publish a status-change event from </w:t>
            </w:r>
            <w:proofErr w:type="spellStart"/>
            <w:r>
              <w:rPr>
                <w:sz w:val="18"/>
                <w:szCs w:val="18"/>
              </w:rPr>
              <w:t>RequestService</w:t>
            </w:r>
            <w:proofErr w:type="spellEnd"/>
            <w:r>
              <w:rPr>
                <w:sz w:val="18"/>
                <w:szCs w:val="18"/>
              </w:rPr>
              <w:t xml:space="preserve"> and send the messages from an after-commit listener (DEC-012), so a failed message never undoes a change.</w:t>
            </w:r>
          </w:p>
        </w:tc>
      </w:tr>
    </w:tbl>
    <w:p w14:paraId="151D3184" w14:textId="77777777" w:rsidR="009B2676" w:rsidRDefault="009B2676">
      <w:pPr>
        <w:spacing w:after="60"/>
      </w:pPr>
    </w:p>
    <w:p w14:paraId="1C014C67" w14:textId="77777777" w:rsidR="009B2676" w:rsidRDefault="00555546">
      <w:pPr>
        <w:pStyle w:val="Heading2"/>
      </w:pPr>
      <w:bookmarkStart w:id="117" w:name="_Toc243252290"/>
      <w:r>
        <w:t>Release Readiness</w:t>
      </w:r>
      <w:bookmarkEnd w:id="117"/>
    </w:p>
    <w:p w14:paraId="78DCDC6E" w14:textId="77777777" w:rsidR="009B2676" w:rsidRDefault="00555546">
      <w:pPr>
        <w:pStyle w:val="Heading3"/>
      </w:pPr>
      <w:bookmarkStart w:id="118" w:name="_Toc243252291"/>
      <w:r>
        <w:t>Release Evidence Summary</w:t>
      </w:r>
      <w:bookmarkEnd w:id="118"/>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00"/>
        <w:gridCol w:w="2300"/>
        <w:gridCol w:w="2600"/>
        <w:gridCol w:w="2516"/>
      </w:tblGrid>
      <w:tr w:rsidR="009B2676" w14:paraId="43B53EFA" w14:textId="77777777">
        <w:trPr>
          <w:cantSplit/>
          <w:tblHeader/>
        </w:trPr>
        <w:tc>
          <w:tcPr>
            <w:tcW w:w="1600" w:type="dxa"/>
            <w:shd w:val="clear" w:color="auto" w:fill="002060"/>
            <w:tcMar>
              <w:top w:w="40" w:type="dxa"/>
              <w:left w:w="90" w:type="dxa"/>
              <w:bottom w:w="40" w:type="dxa"/>
              <w:right w:w="90" w:type="dxa"/>
            </w:tcMar>
          </w:tcPr>
          <w:p w14:paraId="4C016DDB" w14:textId="77777777" w:rsidR="009B2676" w:rsidRDefault="00555546">
            <w:pPr>
              <w:spacing w:after="40"/>
            </w:pPr>
            <w:r>
              <w:rPr>
                <w:b/>
                <w:bCs/>
                <w:color w:val="FFFFFF"/>
                <w:sz w:val="18"/>
                <w:szCs w:val="18"/>
              </w:rPr>
              <w:t>Evidence area</w:t>
            </w:r>
          </w:p>
        </w:tc>
        <w:tc>
          <w:tcPr>
            <w:tcW w:w="2300" w:type="dxa"/>
            <w:shd w:val="clear" w:color="auto" w:fill="002060"/>
            <w:tcMar>
              <w:top w:w="40" w:type="dxa"/>
              <w:left w:w="90" w:type="dxa"/>
              <w:bottom w:w="40" w:type="dxa"/>
              <w:right w:w="90" w:type="dxa"/>
            </w:tcMar>
          </w:tcPr>
          <w:p w14:paraId="6DE05B2C" w14:textId="77777777" w:rsidR="009B2676" w:rsidRDefault="00555546">
            <w:pPr>
              <w:spacing w:after="40"/>
            </w:pPr>
            <w:r>
              <w:rPr>
                <w:b/>
                <w:bCs/>
                <w:color w:val="FFFFFF"/>
                <w:sz w:val="18"/>
                <w:szCs w:val="18"/>
              </w:rPr>
              <w:t>Result</w:t>
            </w:r>
          </w:p>
        </w:tc>
        <w:tc>
          <w:tcPr>
            <w:tcW w:w="2600" w:type="dxa"/>
            <w:shd w:val="clear" w:color="auto" w:fill="002060"/>
            <w:tcMar>
              <w:top w:w="40" w:type="dxa"/>
              <w:left w:w="90" w:type="dxa"/>
              <w:bottom w:w="40" w:type="dxa"/>
              <w:right w:w="90" w:type="dxa"/>
            </w:tcMar>
          </w:tcPr>
          <w:p w14:paraId="5316A769" w14:textId="77777777" w:rsidR="009B2676" w:rsidRDefault="00555546">
            <w:pPr>
              <w:spacing w:after="40"/>
            </w:pPr>
            <w:r>
              <w:rPr>
                <w:b/>
                <w:bCs/>
                <w:color w:val="FFFFFF"/>
                <w:sz w:val="18"/>
                <w:szCs w:val="18"/>
              </w:rPr>
              <w:t>Interpretation</w:t>
            </w:r>
          </w:p>
        </w:tc>
        <w:tc>
          <w:tcPr>
            <w:tcW w:w="2516" w:type="dxa"/>
            <w:shd w:val="clear" w:color="auto" w:fill="002060"/>
            <w:tcMar>
              <w:top w:w="40" w:type="dxa"/>
              <w:left w:w="90" w:type="dxa"/>
              <w:bottom w:w="40" w:type="dxa"/>
              <w:right w:w="90" w:type="dxa"/>
            </w:tcMar>
          </w:tcPr>
          <w:p w14:paraId="27214DE0" w14:textId="77777777" w:rsidR="009B2676" w:rsidRDefault="00555546">
            <w:pPr>
              <w:spacing w:after="40"/>
            </w:pPr>
            <w:r>
              <w:rPr>
                <w:b/>
                <w:bCs/>
                <w:color w:val="FFFFFF"/>
                <w:sz w:val="18"/>
                <w:szCs w:val="18"/>
              </w:rPr>
              <w:t>Concern / action</w:t>
            </w:r>
          </w:p>
        </w:tc>
      </w:tr>
      <w:tr w:rsidR="009B2676" w14:paraId="47BC3B6C" w14:textId="77777777">
        <w:trPr>
          <w:cantSplit/>
        </w:trPr>
        <w:tc>
          <w:tcPr>
            <w:tcW w:w="1600" w:type="dxa"/>
            <w:tcMar>
              <w:top w:w="40" w:type="dxa"/>
              <w:left w:w="90" w:type="dxa"/>
              <w:bottom w:w="40" w:type="dxa"/>
              <w:right w:w="90" w:type="dxa"/>
            </w:tcMar>
          </w:tcPr>
          <w:p w14:paraId="1B3DC3EE" w14:textId="77777777" w:rsidR="009B2676" w:rsidRDefault="00555546">
            <w:pPr>
              <w:spacing w:after="40"/>
            </w:pPr>
            <w:r>
              <w:rPr>
                <w:sz w:val="18"/>
                <w:szCs w:val="18"/>
              </w:rPr>
              <w:t>Build and CI</w:t>
            </w:r>
          </w:p>
        </w:tc>
        <w:tc>
          <w:tcPr>
            <w:tcW w:w="2300" w:type="dxa"/>
            <w:tcMar>
              <w:top w:w="40" w:type="dxa"/>
              <w:left w:w="90" w:type="dxa"/>
              <w:bottom w:w="40" w:type="dxa"/>
              <w:right w:w="90" w:type="dxa"/>
            </w:tcMar>
          </w:tcPr>
          <w:p w14:paraId="2B924366" w14:textId="77777777" w:rsidR="009B2676" w:rsidRDefault="00555546">
            <w:pPr>
              <w:spacing w:after="40"/>
            </w:pPr>
            <w:r>
              <w:rPr>
                <w:sz w:val="18"/>
                <w:szCs w:val="18"/>
              </w:rPr>
              <w:t>Pass: CI and Security on main 6a198c4 and on PR #33 into prod. Run on the tagged commit (v3.0.0-rc1, 3bb0a3e): CI and Security pass</w:t>
            </w:r>
          </w:p>
        </w:tc>
        <w:tc>
          <w:tcPr>
            <w:tcW w:w="2600" w:type="dxa"/>
            <w:tcMar>
              <w:top w:w="40" w:type="dxa"/>
              <w:left w:w="90" w:type="dxa"/>
              <w:bottom w:w="40" w:type="dxa"/>
              <w:right w:w="90" w:type="dxa"/>
            </w:tcMar>
          </w:tcPr>
          <w:p w14:paraId="253073E7" w14:textId="77777777" w:rsidR="009B2676" w:rsidRDefault="00555546">
            <w:pPr>
              <w:spacing w:after="40"/>
            </w:pPr>
            <w:r>
              <w:rPr>
                <w:sz w:val="18"/>
                <w:szCs w:val="18"/>
              </w:rPr>
              <w:t>Build, unit, integration and E2E gates are configured</w:t>
            </w:r>
          </w:p>
        </w:tc>
        <w:tc>
          <w:tcPr>
            <w:tcW w:w="2516" w:type="dxa"/>
            <w:tcMar>
              <w:top w:w="40" w:type="dxa"/>
              <w:left w:w="90" w:type="dxa"/>
              <w:bottom w:w="40" w:type="dxa"/>
              <w:right w:w="90" w:type="dxa"/>
            </w:tcMar>
          </w:tcPr>
          <w:p w14:paraId="4EDB2235" w14:textId="77777777" w:rsidR="009B2676" w:rsidRDefault="00555546">
            <w:pPr>
              <w:spacing w:after="40"/>
            </w:pPr>
            <w:r>
              <w:rPr>
                <w:sz w:val="18"/>
                <w:szCs w:val="18"/>
              </w:rPr>
              <w:t>Done: release run linked in Submission Information</w:t>
            </w:r>
          </w:p>
        </w:tc>
      </w:tr>
      <w:tr w:rsidR="009B2676" w14:paraId="0721CE59" w14:textId="77777777">
        <w:trPr>
          <w:cantSplit/>
        </w:trPr>
        <w:tc>
          <w:tcPr>
            <w:tcW w:w="1600" w:type="dxa"/>
            <w:tcMar>
              <w:top w:w="40" w:type="dxa"/>
              <w:left w:w="90" w:type="dxa"/>
              <w:bottom w:w="40" w:type="dxa"/>
              <w:right w:w="90" w:type="dxa"/>
            </w:tcMar>
          </w:tcPr>
          <w:p w14:paraId="1B4074DB" w14:textId="77777777" w:rsidR="009B2676" w:rsidRDefault="00555546">
            <w:pPr>
              <w:spacing w:after="40"/>
            </w:pPr>
            <w:r>
              <w:rPr>
                <w:sz w:val="18"/>
                <w:szCs w:val="18"/>
              </w:rPr>
              <w:t>Automated regression</w:t>
            </w:r>
          </w:p>
        </w:tc>
        <w:tc>
          <w:tcPr>
            <w:tcW w:w="2300" w:type="dxa"/>
            <w:tcMar>
              <w:top w:w="40" w:type="dxa"/>
              <w:left w:w="90" w:type="dxa"/>
              <w:bottom w:w="40" w:type="dxa"/>
              <w:right w:w="90" w:type="dxa"/>
            </w:tcMar>
          </w:tcPr>
          <w:p w14:paraId="12CFA823" w14:textId="77777777" w:rsidR="009B2676" w:rsidRDefault="00555546">
            <w:pPr>
              <w:spacing w:after="40"/>
            </w:pPr>
            <w:r>
              <w:rPr>
                <w:sz w:val="18"/>
                <w:szCs w:val="18"/>
              </w:rPr>
              <w:t>249 backend (189 unit, 60 integration) and 38 frontend unit tests pass</w:t>
            </w:r>
          </w:p>
        </w:tc>
        <w:tc>
          <w:tcPr>
            <w:tcW w:w="2600" w:type="dxa"/>
            <w:tcMar>
              <w:top w:w="40" w:type="dxa"/>
              <w:left w:w="90" w:type="dxa"/>
              <w:bottom w:w="40" w:type="dxa"/>
              <w:right w:w="90" w:type="dxa"/>
            </w:tcMar>
          </w:tcPr>
          <w:p w14:paraId="4372117E" w14:textId="77777777" w:rsidR="009B2676" w:rsidRDefault="00555546">
            <w:pPr>
              <w:spacing w:after="40"/>
            </w:pPr>
            <w:r>
              <w:rPr>
                <w:sz w:val="18"/>
                <w:szCs w:val="18"/>
              </w:rPr>
              <w:t>Business rules and every fixed defect except D-09 and D-15 are protected</w:t>
            </w:r>
          </w:p>
        </w:tc>
        <w:tc>
          <w:tcPr>
            <w:tcW w:w="2516" w:type="dxa"/>
            <w:tcMar>
              <w:top w:w="40" w:type="dxa"/>
              <w:left w:w="90" w:type="dxa"/>
              <w:bottom w:w="40" w:type="dxa"/>
              <w:right w:w="90" w:type="dxa"/>
            </w:tcMar>
          </w:tcPr>
          <w:p w14:paraId="0A15F342" w14:textId="77777777" w:rsidR="009B2676" w:rsidRDefault="00555546">
            <w:pPr>
              <w:spacing w:after="40"/>
            </w:pPr>
            <w:r>
              <w:rPr>
                <w:sz w:val="18"/>
                <w:szCs w:val="18"/>
              </w:rPr>
              <w:t>Few component tests (TD-06)</w:t>
            </w:r>
          </w:p>
        </w:tc>
      </w:tr>
      <w:tr w:rsidR="009B2676" w14:paraId="3009E583" w14:textId="77777777">
        <w:trPr>
          <w:cantSplit/>
        </w:trPr>
        <w:tc>
          <w:tcPr>
            <w:tcW w:w="1600" w:type="dxa"/>
            <w:tcMar>
              <w:top w:w="40" w:type="dxa"/>
              <w:left w:w="90" w:type="dxa"/>
              <w:bottom w:w="40" w:type="dxa"/>
              <w:right w:w="90" w:type="dxa"/>
            </w:tcMar>
          </w:tcPr>
          <w:p w14:paraId="36F5D59E" w14:textId="77777777" w:rsidR="009B2676" w:rsidRDefault="00555546">
            <w:pPr>
              <w:spacing w:after="40"/>
            </w:pPr>
            <w:r>
              <w:rPr>
                <w:sz w:val="18"/>
                <w:szCs w:val="18"/>
              </w:rPr>
              <w:t>API / integration</w:t>
            </w:r>
          </w:p>
        </w:tc>
        <w:tc>
          <w:tcPr>
            <w:tcW w:w="2300" w:type="dxa"/>
            <w:tcMar>
              <w:top w:w="40" w:type="dxa"/>
              <w:left w:w="90" w:type="dxa"/>
              <w:bottom w:w="40" w:type="dxa"/>
              <w:right w:w="90" w:type="dxa"/>
            </w:tcMar>
          </w:tcPr>
          <w:p w14:paraId="1010EB76" w14:textId="77777777" w:rsidR="009B2676" w:rsidRDefault="00555546">
            <w:pPr>
              <w:spacing w:after="40"/>
            </w:pPr>
            <w:r>
              <w:rPr>
                <w:sz w:val="18"/>
                <w:szCs w:val="18"/>
              </w:rPr>
              <w:t>60 tests against PostgreSQL 17 pass, 15 of them black-box tests designed from the API contract</w:t>
            </w:r>
          </w:p>
        </w:tc>
        <w:tc>
          <w:tcPr>
            <w:tcW w:w="2600" w:type="dxa"/>
            <w:tcMar>
              <w:top w:w="40" w:type="dxa"/>
              <w:left w:w="90" w:type="dxa"/>
              <w:bottom w:w="40" w:type="dxa"/>
              <w:right w:w="90" w:type="dxa"/>
            </w:tcMar>
          </w:tcPr>
          <w:p w14:paraId="7425D845" w14:textId="77777777" w:rsidR="009B2676" w:rsidRDefault="00555546">
            <w:pPr>
              <w:spacing w:after="40"/>
            </w:pPr>
            <w:r>
              <w:rPr>
                <w:sz w:val="18"/>
                <w:szCs w:val="18"/>
              </w:rPr>
              <w:t>Security chain, database roles, triggers and migrations work together</w:t>
            </w:r>
          </w:p>
        </w:tc>
        <w:tc>
          <w:tcPr>
            <w:tcW w:w="2516" w:type="dxa"/>
            <w:tcMar>
              <w:top w:w="40" w:type="dxa"/>
              <w:left w:w="90" w:type="dxa"/>
              <w:bottom w:w="40" w:type="dxa"/>
              <w:right w:w="90" w:type="dxa"/>
            </w:tcMar>
          </w:tcPr>
          <w:p w14:paraId="6AE6B711" w14:textId="77777777" w:rsidR="009B2676" w:rsidRDefault="00555546">
            <w:pPr>
              <w:spacing w:after="40"/>
            </w:pPr>
            <w:proofErr w:type="spellStart"/>
            <w:r>
              <w:rPr>
                <w:sz w:val="18"/>
                <w:szCs w:val="18"/>
              </w:rPr>
              <w:t>Supabase</w:t>
            </w:r>
            <w:proofErr w:type="spellEnd"/>
            <w:r>
              <w:rPr>
                <w:sz w:val="18"/>
                <w:szCs w:val="18"/>
              </w:rPr>
              <w:t xml:space="preserve"> pooler differs from the CI database</w:t>
            </w:r>
          </w:p>
        </w:tc>
      </w:tr>
      <w:tr w:rsidR="009B2676" w14:paraId="0B10BB77" w14:textId="77777777">
        <w:trPr>
          <w:cantSplit/>
        </w:trPr>
        <w:tc>
          <w:tcPr>
            <w:tcW w:w="1600" w:type="dxa"/>
            <w:tcMar>
              <w:top w:w="40" w:type="dxa"/>
              <w:left w:w="90" w:type="dxa"/>
              <w:bottom w:w="40" w:type="dxa"/>
              <w:right w:w="90" w:type="dxa"/>
            </w:tcMar>
          </w:tcPr>
          <w:p w14:paraId="06B6A072" w14:textId="77777777" w:rsidR="009B2676" w:rsidRDefault="00555546">
            <w:pPr>
              <w:spacing w:after="40"/>
            </w:pPr>
            <w:r>
              <w:rPr>
                <w:sz w:val="18"/>
                <w:szCs w:val="18"/>
              </w:rPr>
              <w:lastRenderedPageBreak/>
              <w:t>System / E2E</w:t>
            </w:r>
          </w:p>
        </w:tc>
        <w:tc>
          <w:tcPr>
            <w:tcW w:w="2300" w:type="dxa"/>
            <w:tcMar>
              <w:top w:w="40" w:type="dxa"/>
              <w:left w:w="90" w:type="dxa"/>
              <w:bottom w:w="40" w:type="dxa"/>
              <w:right w:w="90" w:type="dxa"/>
            </w:tcMar>
          </w:tcPr>
          <w:p w14:paraId="2735DE54" w14:textId="77777777" w:rsidR="009B2676" w:rsidRDefault="00555546">
            <w:pPr>
              <w:spacing w:after="40"/>
            </w:pPr>
            <w:r>
              <w:rPr>
                <w:sz w:val="18"/>
                <w:szCs w:val="18"/>
              </w:rPr>
              <w:t>3 Playwright journeys pass locally and in CI; 33 manual tests on the test build: 31 Pass, 1 Blocked, 1 Not run (manual test log); Prod smoke tests on staging: 7 of 7 Pass on 16/10/2026</w:t>
            </w:r>
          </w:p>
        </w:tc>
        <w:tc>
          <w:tcPr>
            <w:tcW w:w="2600" w:type="dxa"/>
            <w:tcMar>
              <w:top w:w="40" w:type="dxa"/>
              <w:left w:w="90" w:type="dxa"/>
              <w:bottom w:w="40" w:type="dxa"/>
              <w:right w:w="90" w:type="dxa"/>
            </w:tcMar>
          </w:tcPr>
          <w:p w14:paraId="589EF6BC" w14:textId="77777777" w:rsidR="009B2676" w:rsidRDefault="00555546">
            <w:pPr>
              <w:spacing w:after="40"/>
            </w:pPr>
            <w:r>
              <w:rPr>
                <w:sz w:val="18"/>
                <w:szCs w:val="18"/>
              </w:rPr>
              <w:t>The critical journey and two negative journeys work end to end</w:t>
            </w:r>
          </w:p>
        </w:tc>
        <w:tc>
          <w:tcPr>
            <w:tcW w:w="2516" w:type="dxa"/>
            <w:tcMar>
              <w:top w:w="40" w:type="dxa"/>
              <w:left w:w="90" w:type="dxa"/>
              <w:bottom w:w="40" w:type="dxa"/>
              <w:right w:w="90" w:type="dxa"/>
            </w:tcMar>
          </w:tcPr>
          <w:p w14:paraId="656C694E" w14:textId="77777777" w:rsidR="009B2676" w:rsidRDefault="00555546">
            <w:pPr>
              <w:spacing w:after="40"/>
            </w:pPr>
            <w:r>
              <w:rPr>
                <w:sz w:val="18"/>
                <w:szCs w:val="18"/>
              </w:rPr>
              <w:t>Done on staging: Prod smoke tests 7 of 7 Pass on 16/10/2026</w:t>
            </w:r>
          </w:p>
        </w:tc>
      </w:tr>
      <w:tr w:rsidR="009B2676" w14:paraId="0674CCFA" w14:textId="77777777">
        <w:trPr>
          <w:cantSplit/>
        </w:trPr>
        <w:tc>
          <w:tcPr>
            <w:tcW w:w="1600" w:type="dxa"/>
            <w:tcMar>
              <w:top w:w="40" w:type="dxa"/>
              <w:left w:w="90" w:type="dxa"/>
              <w:bottom w:w="40" w:type="dxa"/>
              <w:right w:w="90" w:type="dxa"/>
            </w:tcMar>
          </w:tcPr>
          <w:p w14:paraId="1BF48DD0" w14:textId="77777777" w:rsidR="009B2676" w:rsidRDefault="00555546">
            <w:pPr>
              <w:spacing w:after="40"/>
            </w:pPr>
            <w:r>
              <w:rPr>
                <w:sz w:val="18"/>
                <w:szCs w:val="18"/>
              </w:rPr>
              <w:t>Static / security</w:t>
            </w:r>
          </w:p>
        </w:tc>
        <w:tc>
          <w:tcPr>
            <w:tcW w:w="2300" w:type="dxa"/>
            <w:tcMar>
              <w:top w:w="40" w:type="dxa"/>
              <w:left w:w="90" w:type="dxa"/>
              <w:bottom w:w="40" w:type="dxa"/>
              <w:right w:w="90" w:type="dxa"/>
            </w:tcMar>
          </w:tcPr>
          <w:p w14:paraId="0FF12647" w14:textId="77777777" w:rsidR="009B2676" w:rsidRDefault="00555546">
            <w:pPr>
              <w:spacing w:after="40"/>
            </w:pPr>
            <w:proofErr w:type="spellStart"/>
            <w:r>
              <w:rPr>
                <w:sz w:val="18"/>
                <w:szCs w:val="18"/>
              </w:rPr>
              <w:t>CodeQL</w:t>
            </w:r>
            <w:proofErr w:type="spellEnd"/>
            <w:r>
              <w:rPr>
                <w:sz w:val="18"/>
                <w:szCs w:val="18"/>
              </w:rPr>
              <w:t xml:space="preserve">, </w:t>
            </w:r>
            <w:proofErr w:type="spellStart"/>
            <w:r>
              <w:rPr>
                <w:sz w:val="18"/>
                <w:szCs w:val="18"/>
              </w:rPr>
              <w:t>gitleaks</w:t>
            </w:r>
            <w:proofErr w:type="spellEnd"/>
            <w:r>
              <w:rPr>
                <w:sz w:val="18"/>
                <w:szCs w:val="18"/>
              </w:rPr>
              <w:t xml:space="preserve"> and </w:t>
            </w:r>
            <w:proofErr w:type="spellStart"/>
            <w:r>
              <w:rPr>
                <w:sz w:val="18"/>
                <w:szCs w:val="18"/>
              </w:rPr>
              <w:t>npm</w:t>
            </w:r>
            <w:proofErr w:type="spellEnd"/>
            <w:r>
              <w:rPr>
                <w:sz w:val="18"/>
                <w:szCs w:val="18"/>
              </w:rPr>
              <w:t xml:space="preserve"> audit configured</w:t>
            </w:r>
          </w:p>
        </w:tc>
        <w:tc>
          <w:tcPr>
            <w:tcW w:w="2600" w:type="dxa"/>
            <w:tcMar>
              <w:top w:w="40" w:type="dxa"/>
              <w:left w:w="90" w:type="dxa"/>
              <w:bottom w:w="40" w:type="dxa"/>
              <w:right w:w="90" w:type="dxa"/>
            </w:tcMar>
          </w:tcPr>
          <w:p w14:paraId="315630BC" w14:textId="77777777" w:rsidR="009B2676" w:rsidRDefault="00555546">
            <w:pPr>
              <w:spacing w:after="40"/>
            </w:pPr>
            <w:r>
              <w:rPr>
                <w:sz w:val="18"/>
                <w:szCs w:val="18"/>
              </w:rPr>
              <w:t xml:space="preserve">Two </w:t>
            </w:r>
            <w:proofErr w:type="spellStart"/>
            <w:r>
              <w:rPr>
                <w:sz w:val="18"/>
                <w:szCs w:val="18"/>
              </w:rPr>
              <w:t>gitleaks</w:t>
            </w:r>
            <w:proofErr w:type="spellEnd"/>
            <w:r>
              <w:rPr>
                <w:sz w:val="18"/>
                <w:szCs w:val="18"/>
              </w:rPr>
              <w:t xml:space="preserve"> findings documented (the second is D-29)</w:t>
            </w:r>
          </w:p>
        </w:tc>
        <w:tc>
          <w:tcPr>
            <w:tcW w:w="2516" w:type="dxa"/>
            <w:tcMar>
              <w:top w:w="40" w:type="dxa"/>
              <w:left w:w="90" w:type="dxa"/>
              <w:bottom w:w="40" w:type="dxa"/>
              <w:right w:w="90" w:type="dxa"/>
            </w:tcMar>
          </w:tcPr>
          <w:p w14:paraId="529865F3" w14:textId="77777777" w:rsidR="001E3C0B" w:rsidRDefault="00AA41F0" w:rsidP="00AA41F0">
            <w:pPr>
              <w:rPr>
                <w:rStyle w:val="Hyperlink"/>
                <w:sz w:val="18"/>
                <w:szCs w:val="18"/>
              </w:rPr>
            </w:pPr>
            <w:r>
              <w:rPr>
                <w:rStyle w:val="Hyperlink"/>
                <w:sz w:val="18"/>
                <w:szCs w:val="18"/>
              </w:rPr>
              <w:t xml:space="preserve">Open </w:t>
            </w:r>
            <w:proofErr w:type="spellStart"/>
            <w:r>
              <w:rPr>
                <w:rStyle w:val="Hyperlink"/>
                <w:sz w:val="18"/>
                <w:szCs w:val="18"/>
              </w:rPr>
              <w:t>CodeQL</w:t>
            </w:r>
            <w:proofErr w:type="spellEnd"/>
            <w:r>
              <w:rPr>
                <w:rStyle w:val="Hyperlink"/>
                <w:sz w:val="18"/>
                <w:szCs w:val="18"/>
              </w:rPr>
              <w:t xml:space="preserve"> alerts: </w:t>
            </w:r>
            <w:r w:rsidR="001E3C0B">
              <w:rPr>
                <w:rStyle w:val="Hyperlink"/>
                <w:sz w:val="18"/>
                <w:szCs w:val="18"/>
              </w:rPr>
              <w:t>6 on 16/10/2026</w:t>
            </w:r>
          </w:p>
          <w:p w14:paraId="3B8C0A52" w14:textId="77777777" w:rsidR="009B2676" w:rsidRPr="00AA41F0" w:rsidRDefault="00AA41F0" w:rsidP="00AA41F0">
            <w:pPr>
              <w:rPr>
                <w:sz w:val="18"/>
                <w:szCs w:val="18"/>
              </w:rPr>
            </w:pPr>
            <w:r>
              <w:rPr>
                <w:rStyle w:val="Hyperlink"/>
                <w:sz w:val="18"/>
                <w:szCs w:val="18"/>
              </w:rPr>
              <w:t>(https://github.com/ClarissaBierman/SEN381-Project-CivicConnect/security); dependency review active</w:t>
            </w:r>
          </w:p>
        </w:tc>
      </w:tr>
      <w:tr w:rsidR="009B2676" w14:paraId="043283A2" w14:textId="77777777">
        <w:trPr>
          <w:cantSplit/>
        </w:trPr>
        <w:tc>
          <w:tcPr>
            <w:tcW w:w="1600" w:type="dxa"/>
            <w:tcMar>
              <w:top w:w="40" w:type="dxa"/>
              <w:left w:w="90" w:type="dxa"/>
              <w:bottom w:w="40" w:type="dxa"/>
              <w:right w:w="90" w:type="dxa"/>
            </w:tcMar>
          </w:tcPr>
          <w:p w14:paraId="49E8367C" w14:textId="77777777" w:rsidR="009B2676" w:rsidRDefault="00555546">
            <w:pPr>
              <w:spacing w:after="40"/>
            </w:pPr>
            <w:r>
              <w:rPr>
                <w:sz w:val="18"/>
                <w:szCs w:val="18"/>
              </w:rPr>
              <w:t>Performance</w:t>
            </w:r>
          </w:p>
        </w:tc>
        <w:tc>
          <w:tcPr>
            <w:tcW w:w="2300" w:type="dxa"/>
            <w:tcMar>
              <w:top w:w="40" w:type="dxa"/>
              <w:left w:w="90" w:type="dxa"/>
              <w:bottom w:w="40" w:type="dxa"/>
              <w:right w:w="90" w:type="dxa"/>
            </w:tcMar>
          </w:tcPr>
          <w:p w14:paraId="6C7F1E91" w14:textId="77777777" w:rsidR="009B2676" w:rsidRDefault="00555546">
            <w:pPr>
              <w:spacing w:after="40"/>
            </w:pPr>
            <w:r>
              <w:rPr>
                <w:sz w:val="18"/>
                <w:szCs w:val="18"/>
              </w:rPr>
              <w:t xml:space="preserve">p95 29.8 </w:t>
            </w:r>
            <w:proofErr w:type="spellStart"/>
            <w:r>
              <w:rPr>
                <w:sz w:val="18"/>
                <w:szCs w:val="18"/>
              </w:rPr>
              <w:t>ms</w:t>
            </w:r>
            <w:proofErr w:type="spellEnd"/>
            <w:r>
              <w:rPr>
                <w:sz w:val="18"/>
                <w:szCs w:val="18"/>
              </w:rPr>
              <w:t xml:space="preserve"> at 20 users (target 2 s), repeated on two machines</w:t>
            </w:r>
          </w:p>
        </w:tc>
        <w:tc>
          <w:tcPr>
            <w:tcW w:w="2600" w:type="dxa"/>
            <w:tcMar>
              <w:top w:w="40" w:type="dxa"/>
              <w:left w:w="90" w:type="dxa"/>
              <w:bottom w:w="40" w:type="dxa"/>
              <w:right w:w="90" w:type="dxa"/>
            </w:tcMar>
          </w:tcPr>
          <w:p w14:paraId="63C4939D" w14:textId="77777777" w:rsidR="009B2676" w:rsidRDefault="00555546">
            <w:pPr>
              <w:spacing w:after="40"/>
            </w:pPr>
            <w:r>
              <w:rPr>
                <w:sz w:val="18"/>
                <w:szCs w:val="18"/>
              </w:rPr>
              <w:t>Target met locally with a wide margin</w:t>
            </w:r>
          </w:p>
        </w:tc>
        <w:tc>
          <w:tcPr>
            <w:tcW w:w="2516" w:type="dxa"/>
            <w:tcMar>
              <w:top w:w="40" w:type="dxa"/>
              <w:left w:w="90" w:type="dxa"/>
              <w:bottom w:w="40" w:type="dxa"/>
              <w:right w:w="90" w:type="dxa"/>
            </w:tcMar>
          </w:tcPr>
          <w:p w14:paraId="075FE074" w14:textId="77777777" w:rsidR="009B2676" w:rsidRDefault="00555546">
            <w:pPr>
              <w:spacing w:after="40"/>
            </w:pPr>
            <w:r>
              <w:rPr>
                <w:sz w:val="18"/>
                <w:szCs w:val="18"/>
              </w:rPr>
              <w:t xml:space="preserve">Repeat on staging with </w:t>
            </w:r>
            <w:proofErr w:type="spellStart"/>
            <w:r>
              <w:rPr>
                <w:sz w:val="18"/>
                <w:szCs w:val="18"/>
              </w:rPr>
              <w:t>Supabase</w:t>
            </w:r>
            <w:proofErr w:type="spellEnd"/>
            <w:r>
              <w:rPr>
                <w:sz w:val="18"/>
                <w:szCs w:val="18"/>
              </w:rPr>
              <w:t xml:space="preserve"> latency (R-26)</w:t>
            </w:r>
          </w:p>
        </w:tc>
      </w:tr>
      <w:tr w:rsidR="009B2676" w14:paraId="4089BFC8" w14:textId="77777777">
        <w:trPr>
          <w:cantSplit/>
        </w:trPr>
        <w:tc>
          <w:tcPr>
            <w:tcW w:w="1600" w:type="dxa"/>
            <w:tcMar>
              <w:top w:w="40" w:type="dxa"/>
              <w:left w:w="90" w:type="dxa"/>
              <w:bottom w:w="40" w:type="dxa"/>
              <w:right w:w="90" w:type="dxa"/>
            </w:tcMar>
          </w:tcPr>
          <w:p w14:paraId="20F087E3" w14:textId="77777777" w:rsidR="009B2676" w:rsidRDefault="00555546">
            <w:pPr>
              <w:spacing w:after="40"/>
            </w:pPr>
            <w:r>
              <w:rPr>
                <w:sz w:val="18"/>
                <w:szCs w:val="18"/>
              </w:rPr>
              <w:t>Known defects</w:t>
            </w:r>
          </w:p>
        </w:tc>
        <w:tc>
          <w:tcPr>
            <w:tcW w:w="2300" w:type="dxa"/>
            <w:tcMar>
              <w:top w:w="40" w:type="dxa"/>
              <w:left w:w="90" w:type="dxa"/>
              <w:bottom w:w="40" w:type="dxa"/>
              <w:right w:w="90" w:type="dxa"/>
            </w:tcMar>
          </w:tcPr>
          <w:p w14:paraId="4699E57C" w14:textId="77777777" w:rsidR="009B2676" w:rsidRDefault="00555546">
            <w:pPr>
              <w:spacing w:after="40"/>
            </w:pPr>
            <w:r>
              <w:rPr>
                <w:sz w:val="18"/>
                <w:szCs w:val="18"/>
              </w:rPr>
              <w:t>D-01 to D-42 recorded; open: D-39 (Low)</w:t>
            </w:r>
          </w:p>
        </w:tc>
        <w:tc>
          <w:tcPr>
            <w:tcW w:w="2600" w:type="dxa"/>
            <w:tcMar>
              <w:top w:w="40" w:type="dxa"/>
              <w:left w:w="90" w:type="dxa"/>
              <w:bottom w:w="40" w:type="dxa"/>
              <w:right w:w="90" w:type="dxa"/>
            </w:tcMar>
          </w:tcPr>
          <w:p w14:paraId="19058D9B" w14:textId="77777777" w:rsidR="009B2676" w:rsidRDefault="00555546">
            <w:pPr>
              <w:spacing w:after="40"/>
            </w:pPr>
            <w:r>
              <w:rPr>
                <w:sz w:val="18"/>
                <w:szCs w:val="18"/>
              </w:rPr>
              <w:t>No known release blocker in the code; the public site must use the production database build (D-31)</w:t>
            </w:r>
          </w:p>
        </w:tc>
        <w:tc>
          <w:tcPr>
            <w:tcW w:w="2516" w:type="dxa"/>
            <w:tcMar>
              <w:top w:w="40" w:type="dxa"/>
              <w:left w:w="90" w:type="dxa"/>
              <w:bottom w:w="40" w:type="dxa"/>
              <w:right w:w="90" w:type="dxa"/>
            </w:tcMar>
          </w:tcPr>
          <w:p w14:paraId="051638B2" w14:textId="77777777" w:rsidR="009B2676" w:rsidRDefault="00555546">
            <w:pPr>
              <w:spacing w:after="40"/>
            </w:pPr>
            <w:r>
              <w:rPr>
                <w:sz w:val="18"/>
                <w:szCs w:val="18"/>
              </w:rPr>
              <w:t>Technical debt TD-01 to TD-10 remains</w:t>
            </w:r>
          </w:p>
        </w:tc>
      </w:tr>
      <w:tr w:rsidR="009B2676" w14:paraId="5392F0D4" w14:textId="77777777">
        <w:trPr>
          <w:cantSplit/>
        </w:trPr>
        <w:tc>
          <w:tcPr>
            <w:tcW w:w="1600" w:type="dxa"/>
            <w:tcMar>
              <w:top w:w="40" w:type="dxa"/>
              <w:left w:w="90" w:type="dxa"/>
              <w:bottom w:w="40" w:type="dxa"/>
              <w:right w:w="90" w:type="dxa"/>
            </w:tcMar>
          </w:tcPr>
          <w:p w14:paraId="7F8F418E" w14:textId="77777777" w:rsidR="009B2676" w:rsidRDefault="00555546">
            <w:pPr>
              <w:spacing w:after="40"/>
            </w:pPr>
            <w:r>
              <w:rPr>
                <w:sz w:val="18"/>
                <w:szCs w:val="18"/>
              </w:rPr>
              <w:t>Acceptance</w:t>
            </w:r>
          </w:p>
        </w:tc>
        <w:tc>
          <w:tcPr>
            <w:tcW w:w="2300" w:type="dxa"/>
            <w:tcMar>
              <w:top w:w="40" w:type="dxa"/>
              <w:left w:w="90" w:type="dxa"/>
              <w:bottom w:w="40" w:type="dxa"/>
              <w:right w:w="90" w:type="dxa"/>
            </w:tcMar>
          </w:tcPr>
          <w:p w14:paraId="35D2E5FD" w14:textId="77777777" w:rsidR="009B2676" w:rsidRDefault="00555546">
            <w:pPr>
              <w:spacing w:after="40"/>
            </w:pPr>
            <w:r>
              <w:rPr>
                <w:sz w:val="18"/>
                <w:szCs w:val="18"/>
              </w:rPr>
              <w:t>RTM Table 3 links each requirement to tests</w:t>
            </w:r>
          </w:p>
        </w:tc>
        <w:tc>
          <w:tcPr>
            <w:tcW w:w="2600" w:type="dxa"/>
            <w:tcMar>
              <w:top w:w="40" w:type="dxa"/>
              <w:left w:w="90" w:type="dxa"/>
              <w:bottom w:w="40" w:type="dxa"/>
              <w:right w:w="90" w:type="dxa"/>
            </w:tcMar>
          </w:tcPr>
          <w:p w14:paraId="76CDE90F" w14:textId="77777777" w:rsidR="009B2676" w:rsidRDefault="00555546">
            <w:pPr>
              <w:spacing w:after="40"/>
            </w:pPr>
            <w:r>
              <w:rPr>
                <w:sz w:val="18"/>
                <w:szCs w:val="18"/>
              </w:rPr>
              <w:t>Automated evidence for FR-001 to FR-016 and most NFRs</w:t>
            </w:r>
          </w:p>
        </w:tc>
        <w:tc>
          <w:tcPr>
            <w:tcW w:w="2516" w:type="dxa"/>
            <w:tcMar>
              <w:top w:w="40" w:type="dxa"/>
              <w:left w:w="90" w:type="dxa"/>
              <w:bottom w:w="40" w:type="dxa"/>
              <w:right w:w="90" w:type="dxa"/>
            </w:tcMar>
          </w:tcPr>
          <w:p w14:paraId="5472CF99" w14:textId="77777777" w:rsidR="009B2676" w:rsidRDefault="00555546">
            <w:pPr>
              <w:spacing w:after="40"/>
            </w:pPr>
            <w:r>
              <w:rPr>
                <w:sz w:val="18"/>
                <w:szCs w:val="18"/>
              </w:rPr>
              <w:t>NFR-004 usability test and NFR-005 health-check log missing</w:t>
            </w:r>
          </w:p>
        </w:tc>
      </w:tr>
    </w:tbl>
    <w:p w14:paraId="472DE376" w14:textId="77777777" w:rsidR="009B2676" w:rsidRDefault="009B2676">
      <w:pPr>
        <w:spacing w:after="60"/>
      </w:pPr>
    </w:p>
    <w:p w14:paraId="467BF5AA" w14:textId="77777777" w:rsidR="009B2676" w:rsidRDefault="00555546">
      <w:pPr>
        <w:spacing w:after="120"/>
      </w:pPr>
      <w:r>
        <w:rPr>
          <w:b/>
          <w:bCs/>
        </w:rPr>
        <w:t xml:space="preserve">Classification: CONDITIONALLY READY (confirmed by the team, 16/10/2026). The core evidence is credible. Conditions and their status: (1) staging runs on Render against the production database - done; the E2E suite and the k6 test need the dummy accounts, which must not exist there (D-31), so they run in CI and locally, and the Prod smoke tests P-01 to P-07 are run on staging instead - done, 7 of 7 Pass on 16/10/2026; (2) a green CI run of all jobs on the tagged commit - done (3bb0a3e); (3) the M3 changes merged through reviewed pull requests - PRs #29 to #35 are merged; the manual test log and ERD v3 still to merge; (4) the NFR-004 informal usability test (MT-33) - deferred to 18/10/2026; (5) the public site runs on the production project built with </w:t>
      </w:r>
      <w:proofErr w:type="spellStart"/>
      <w:r>
        <w:rPr>
          <w:b/>
          <w:bCs/>
        </w:rPr>
        <w:t>civicconnect_production_build.sql</w:t>
      </w:r>
      <w:proofErr w:type="spellEnd"/>
      <w:r>
        <w:rPr>
          <w:b/>
          <w:bCs/>
        </w:rPr>
        <w:t xml:space="preserve"> (D-31) - done; P-03 passed: no dummy account can log in.</w:t>
      </w:r>
    </w:p>
    <w:p w14:paraId="1C8C65C2" w14:textId="77777777" w:rsidR="009B2676" w:rsidRDefault="00555546">
      <w:pPr>
        <w:pStyle w:val="Heading3"/>
      </w:pPr>
      <w:bookmarkStart w:id="119" w:name="_Toc243252292"/>
      <w:r>
        <w:t>Residual risks</w:t>
      </w:r>
      <w:bookmarkEnd w:id="119"/>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2400"/>
        <w:gridCol w:w="2400"/>
        <w:gridCol w:w="2016"/>
      </w:tblGrid>
      <w:tr w:rsidR="009B2676" w14:paraId="75DE7C39" w14:textId="77777777">
        <w:trPr>
          <w:cantSplit/>
          <w:tblHeader/>
        </w:trPr>
        <w:tc>
          <w:tcPr>
            <w:tcW w:w="2200" w:type="dxa"/>
            <w:shd w:val="clear" w:color="auto" w:fill="002060"/>
            <w:tcMar>
              <w:top w:w="40" w:type="dxa"/>
              <w:left w:w="90" w:type="dxa"/>
              <w:bottom w:w="40" w:type="dxa"/>
              <w:right w:w="90" w:type="dxa"/>
            </w:tcMar>
          </w:tcPr>
          <w:p w14:paraId="512885A3" w14:textId="77777777" w:rsidR="009B2676" w:rsidRDefault="00555546">
            <w:pPr>
              <w:spacing w:after="40"/>
            </w:pPr>
            <w:r>
              <w:rPr>
                <w:b/>
                <w:bCs/>
                <w:color w:val="FFFFFF"/>
                <w:sz w:val="18"/>
                <w:szCs w:val="18"/>
              </w:rPr>
              <w:t>Residual risk</w:t>
            </w:r>
          </w:p>
        </w:tc>
        <w:tc>
          <w:tcPr>
            <w:tcW w:w="2400" w:type="dxa"/>
            <w:shd w:val="clear" w:color="auto" w:fill="002060"/>
            <w:tcMar>
              <w:top w:w="40" w:type="dxa"/>
              <w:left w:w="90" w:type="dxa"/>
              <w:bottom w:w="40" w:type="dxa"/>
              <w:right w:w="90" w:type="dxa"/>
            </w:tcMar>
          </w:tcPr>
          <w:p w14:paraId="1A9BA6F8" w14:textId="77777777" w:rsidR="009B2676" w:rsidRDefault="00555546">
            <w:pPr>
              <w:spacing w:after="40"/>
            </w:pPr>
            <w:r>
              <w:rPr>
                <w:b/>
                <w:bCs/>
                <w:color w:val="FFFFFF"/>
                <w:sz w:val="18"/>
                <w:szCs w:val="18"/>
              </w:rPr>
              <w:t>Why it remains</w:t>
            </w:r>
          </w:p>
        </w:tc>
        <w:tc>
          <w:tcPr>
            <w:tcW w:w="2400" w:type="dxa"/>
            <w:shd w:val="clear" w:color="auto" w:fill="002060"/>
            <w:tcMar>
              <w:top w:w="40" w:type="dxa"/>
              <w:left w:w="90" w:type="dxa"/>
              <w:bottom w:w="40" w:type="dxa"/>
              <w:right w:w="90" w:type="dxa"/>
            </w:tcMar>
          </w:tcPr>
          <w:p w14:paraId="60612905" w14:textId="77777777" w:rsidR="009B2676" w:rsidRDefault="00555546">
            <w:pPr>
              <w:spacing w:after="40"/>
            </w:pPr>
            <w:r>
              <w:rPr>
                <w:b/>
                <w:bCs/>
                <w:color w:val="FFFFFF"/>
                <w:sz w:val="18"/>
                <w:szCs w:val="18"/>
              </w:rPr>
              <w:t>Current mitigation</w:t>
            </w:r>
          </w:p>
        </w:tc>
        <w:tc>
          <w:tcPr>
            <w:tcW w:w="2016" w:type="dxa"/>
            <w:shd w:val="clear" w:color="auto" w:fill="002060"/>
            <w:tcMar>
              <w:top w:w="40" w:type="dxa"/>
              <w:left w:w="90" w:type="dxa"/>
              <w:bottom w:w="40" w:type="dxa"/>
              <w:right w:w="90" w:type="dxa"/>
            </w:tcMar>
          </w:tcPr>
          <w:p w14:paraId="0A6F961D" w14:textId="77777777" w:rsidR="009B2676" w:rsidRDefault="00555546">
            <w:pPr>
              <w:spacing w:after="40"/>
            </w:pPr>
            <w:r>
              <w:rPr>
                <w:b/>
                <w:bCs/>
                <w:color w:val="FFFFFF"/>
                <w:sz w:val="18"/>
                <w:szCs w:val="18"/>
              </w:rPr>
              <w:t>Next action / owner</w:t>
            </w:r>
          </w:p>
        </w:tc>
      </w:tr>
      <w:tr w:rsidR="009B2676" w14:paraId="6627C129" w14:textId="77777777">
        <w:trPr>
          <w:cantSplit/>
        </w:trPr>
        <w:tc>
          <w:tcPr>
            <w:tcW w:w="2200" w:type="dxa"/>
            <w:tcMar>
              <w:top w:w="40" w:type="dxa"/>
              <w:left w:w="90" w:type="dxa"/>
              <w:bottom w:w="40" w:type="dxa"/>
              <w:right w:w="90" w:type="dxa"/>
            </w:tcMar>
          </w:tcPr>
          <w:p w14:paraId="73507E8E" w14:textId="77777777" w:rsidR="009B2676" w:rsidRDefault="00555546">
            <w:pPr>
              <w:spacing w:after="40"/>
            </w:pPr>
            <w:r>
              <w:rPr>
                <w:sz w:val="18"/>
                <w:szCs w:val="18"/>
              </w:rPr>
              <w:t xml:space="preserve">Performance on </w:t>
            </w:r>
            <w:proofErr w:type="spellStart"/>
            <w:r>
              <w:rPr>
                <w:sz w:val="18"/>
                <w:szCs w:val="18"/>
              </w:rPr>
              <w:t>Supabase</w:t>
            </w:r>
            <w:proofErr w:type="spellEnd"/>
            <w:r>
              <w:rPr>
                <w:sz w:val="18"/>
                <w:szCs w:val="18"/>
              </w:rPr>
              <w:t xml:space="preserve"> not measured</w:t>
            </w:r>
          </w:p>
        </w:tc>
        <w:tc>
          <w:tcPr>
            <w:tcW w:w="2400" w:type="dxa"/>
            <w:tcMar>
              <w:top w:w="40" w:type="dxa"/>
              <w:left w:w="90" w:type="dxa"/>
              <w:bottom w:w="40" w:type="dxa"/>
              <w:right w:w="90" w:type="dxa"/>
            </w:tcMar>
          </w:tcPr>
          <w:p w14:paraId="7214047F" w14:textId="77777777" w:rsidR="009B2676" w:rsidRDefault="00555546">
            <w:pPr>
              <w:spacing w:after="40"/>
            </w:pPr>
            <w:r>
              <w:rPr>
                <w:sz w:val="18"/>
                <w:szCs w:val="18"/>
              </w:rPr>
              <w:t>The load test ran locally without network latency</w:t>
            </w:r>
          </w:p>
        </w:tc>
        <w:tc>
          <w:tcPr>
            <w:tcW w:w="2400" w:type="dxa"/>
            <w:tcMar>
              <w:top w:w="40" w:type="dxa"/>
              <w:left w:w="90" w:type="dxa"/>
              <w:bottom w:w="40" w:type="dxa"/>
              <w:right w:w="90" w:type="dxa"/>
            </w:tcMar>
          </w:tcPr>
          <w:p w14:paraId="04FD602C" w14:textId="77777777" w:rsidR="009B2676" w:rsidRDefault="00555546">
            <w:pPr>
              <w:spacing w:after="40"/>
            </w:pPr>
            <w:r>
              <w:rPr>
                <w:sz w:val="18"/>
                <w:szCs w:val="18"/>
              </w:rPr>
              <w:t>Wide local margin; paging and indexes</w:t>
            </w:r>
          </w:p>
        </w:tc>
        <w:tc>
          <w:tcPr>
            <w:tcW w:w="2016" w:type="dxa"/>
            <w:tcMar>
              <w:top w:w="40" w:type="dxa"/>
              <w:left w:w="90" w:type="dxa"/>
              <w:bottom w:w="40" w:type="dxa"/>
              <w:right w:w="90" w:type="dxa"/>
            </w:tcMar>
          </w:tcPr>
          <w:p w14:paraId="075F17FC" w14:textId="77777777" w:rsidR="009B2676" w:rsidRDefault="00555546">
            <w:pPr>
              <w:spacing w:after="40"/>
            </w:pPr>
            <w:r>
              <w:rPr>
                <w:sz w:val="18"/>
                <w:szCs w:val="18"/>
              </w:rPr>
              <w:t xml:space="preserve">k6 run against a staging copy with test accounts (never the production database) </w:t>
            </w:r>
          </w:p>
        </w:tc>
      </w:tr>
      <w:tr w:rsidR="009B2676" w14:paraId="52A8FEC2" w14:textId="77777777">
        <w:trPr>
          <w:cantSplit/>
        </w:trPr>
        <w:tc>
          <w:tcPr>
            <w:tcW w:w="2200" w:type="dxa"/>
            <w:tcMar>
              <w:top w:w="40" w:type="dxa"/>
              <w:left w:w="90" w:type="dxa"/>
              <w:bottom w:w="40" w:type="dxa"/>
              <w:right w:w="90" w:type="dxa"/>
            </w:tcMar>
          </w:tcPr>
          <w:p w14:paraId="1E2A3EF4" w14:textId="77777777" w:rsidR="009B2676" w:rsidRDefault="00555546">
            <w:pPr>
              <w:spacing w:after="40"/>
            </w:pPr>
            <w:r>
              <w:rPr>
                <w:sz w:val="18"/>
                <w:szCs w:val="18"/>
              </w:rPr>
              <w:lastRenderedPageBreak/>
              <w:t>Many simultaneous writers</w:t>
            </w:r>
          </w:p>
        </w:tc>
        <w:tc>
          <w:tcPr>
            <w:tcW w:w="2400" w:type="dxa"/>
            <w:tcMar>
              <w:top w:w="40" w:type="dxa"/>
              <w:left w:w="90" w:type="dxa"/>
              <w:bottom w:w="40" w:type="dxa"/>
              <w:right w:w="90" w:type="dxa"/>
            </w:tcMar>
          </w:tcPr>
          <w:p w14:paraId="55BDD02F" w14:textId="77777777" w:rsidR="009B2676" w:rsidRDefault="00555546">
            <w:pPr>
              <w:spacing w:after="40"/>
            </w:pPr>
            <w:r>
              <w:rPr>
                <w:sz w:val="18"/>
                <w:szCs w:val="18"/>
              </w:rPr>
              <w:t>The lock and unique index are tested with two transactions at once (</w:t>
            </w:r>
            <w:proofErr w:type="spellStart"/>
            <w:r>
              <w:rPr>
                <w:sz w:val="18"/>
                <w:szCs w:val="18"/>
              </w:rPr>
              <w:t>ConcurrencyIntegrationTest</w:t>
            </w:r>
            <w:proofErr w:type="spellEnd"/>
            <w:r>
              <w:rPr>
                <w:sz w:val="18"/>
                <w:szCs w:val="18"/>
              </w:rPr>
              <w:t>), but not under heavier parallel load</w:t>
            </w:r>
          </w:p>
        </w:tc>
        <w:tc>
          <w:tcPr>
            <w:tcW w:w="2400" w:type="dxa"/>
            <w:tcMar>
              <w:top w:w="40" w:type="dxa"/>
              <w:left w:w="90" w:type="dxa"/>
              <w:bottom w:w="40" w:type="dxa"/>
              <w:right w:w="90" w:type="dxa"/>
            </w:tcMar>
          </w:tcPr>
          <w:p w14:paraId="6DE88818" w14:textId="77777777" w:rsidR="009B2676" w:rsidRDefault="00555546">
            <w:pPr>
              <w:spacing w:after="40"/>
            </w:pPr>
            <w:r>
              <w:rPr>
                <w:sz w:val="18"/>
                <w:szCs w:val="18"/>
              </w:rPr>
              <w:t>Row lock, unique index, tests</w:t>
            </w:r>
          </w:p>
        </w:tc>
        <w:tc>
          <w:tcPr>
            <w:tcW w:w="2016" w:type="dxa"/>
            <w:tcMar>
              <w:top w:w="40" w:type="dxa"/>
              <w:left w:w="90" w:type="dxa"/>
              <w:bottom w:w="40" w:type="dxa"/>
              <w:right w:w="90" w:type="dxa"/>
            </w:tcMar>
          </w:tcPr>
          <w:p w14:paraId="0CB9E593" w14:textId="77777777" w:rsidR="009B2676" w:rsidRDefault="00555546">
            <w:pPr>
              <w:spacing w:after="40"/>
            </w:pPr>
            <w:r>
              <w:rPr>
                <w:sz w:val="18"/>
                <w:szCs w:val="18"/>
              </w:rPr>
              <w:t>Add a concurrent-write scenario</w:t>
            </w:r>
          </w:p>
        </w:tc>
      </w:tr>
      <w:tr w:rsidR="009B2676" w14:paraId="298F6CBB" w14:textId="77777777">
        <w:trPr>
          <w:cantSplit/>
        </w:trPr>
        <w:tc>
          <w:tcPr>
            <w:tcW w:w="2200" w:type="dxa"/>
            <w:tcMar>
              <w:top w:w="40" w:type="dxa"/>
              <w:left w:w="90" w:type="dxa"/>
              <w:bottom w:w="40" w:type="dxa"/>
              <w:right w:w="90" w:type="dxa"/>
            </w:tcMar>
          </w:tcPr>
          <w:p w14:paraId="384247D2" w14:textId="77777777" w:rsidR="009B2676" w:rsidRDefault="00555546">
            <w:pPr>
              <w:spacing w:after="40"/>
            </w:pPr>
            <w:r>
              <w:rPr>
                <w:sz w:val="18"/>
                <w:szCs w:val="18"/>
              </w:rPr>
              <w:t>Default manager credential</w:t>
            </w:r>
          </w:p>
        </w:tc>
        <w:tc>
          <w:tcPr>
            <w:tcW w:w="2400" w:type="dxa"/>
            <w:tcMar>
              <w:top w:w="40" w:type="dxa"/>
              <w:left w:w="90" w:type="dxa"/>
              <w:bottom w:w="40" w:type="dxa"/>
              <w:right w:w="90" w:type="dxa"/>
            </w:tcMar>
          </w:tcPr>
          <w:p w14:paraId="61CA19FB" w14:textId="77777777" w:rsidR="009B2676" w:rsidRDefault="00555546">
            <w:pPr>
              <w:spacing w:after="40"/>
            </w:pPr>
            <w:r>
              <w:rPr>
                <w:sz w:val="18"/>
                <w:szCs w:val="18"/>
              </w:rPr>
              <w:t>Known password in the build script</w:t>
            </w:r>
          </w:p>
        </w:tc>
        <w:tc>
          <w:tcPr>
            <w:tcW w:w="2400" w:type="dxa"/>
            <w:tcMar>
              <w:top w:w="40" w:type="dxa"/>
              <w:left w:w="90" w:type="dxa"/>
              <w:bottom w:w="40" w:type="dxa"/>
              <w:right w:w="90" w:type="dxa"/>
            </w:tcMar>
          </w:tcPr>
          <w:p w14:paraId="21539218" w14:textId="77777777" w:rsidR="009B2676" w:rsidRDefault="00555546">
            <w:pPr>
              <w:spacing w:after="40"/>
            </w:pPr>
            <w:r>
              <w:rPr>
                <w:sz w:val="18"/>
                <w:szCs w:val="18"/>
              </w:rPr>
              <w:t>Change at first login (R-25)</w:t>
            </w:r>
          </w:p>
        </w:tc>
        <w:tc>
          <w:tcPr>
            <w:tcW w:w="2016" w:type="dxa"/>
            <w:tcMar>
              <w:top w:w="40" w:type="dxa"/>
              <w:left w:w="90" w:type="dxa"/>
              <w:bottom w:w="40" w:type="dxa"/>
              <w:right w:w="90" w:type="dxa"/>
            </w:tcMar>
          </w:tcPr>
          <w:p w14:paraId="1E186961" w14:textId="77777777" w:rsidR="009B2676" w:rsidRDefault="00555546">
            <w:pPr>
              <w:spacing w:after="40"/>
            </w:pPr>
            <w:r>
              <w:rPr>
                <w:sz w:val="18"/>
                <w:szCs w:val="18"/>
              </w:rPr>
              <w:t>Change before staging</w:t>
            </w:r>
            <w:r w:rsidR="00AA41F0">
              <w:rPr>
                <w:sz w:val="18"/>
                <w:szCs w:val="18"/>
              </w:rPr>
              <w:t>; done</w:t>
            </w:r>
          </w:p>
        </w:tc>
      </w:tr>
      <w:tr w:rsidR="009B2676" w14:paraId="16F63AAC" w14:textId="77777777">
        <w:trPr>
          <w:cantSplit/>
        </w:trPr>
        <w:tc>
          <w:tcPr>
            <w:tcW w:w="2200" w:type="dxa"/>
            <w:tcMar>
              <w:top w:w="40" w:type="dxa"/>
              <w:left w:w="90" w:type="dxa"/>
              <w:bottom w:w="40" w:type="dxa"/>
              <w:right w:w="90" w:type="dxa"/>
            </w:tcMar>
          </w:tcPr>
          <w:p w14:paraId="7E4B0823" w14:textId="77777777" w:rsidR="009B2676" w:rsidRDefault="00555546">
            <w:pPr>
              <w:spacing w:after="40"/>
            </w:pPr>
            <w:r>
              <w:rPr>
                <w:sz w:val="18"/>
                <w:szCs w:val="18"/>
              </w:rPr>
              <w:t>One instance only</w:t>
            </w:r>
          </w:p>
        </w:tc>
        <w:tc>
          <w:tcPr>
            <w:tcW w:w="2400" w:type="dxa"/>
            <w:tcMar>
              <w:top w:w="40" w:type="dxa"/>
              <w:left w:w="90" w:type="dxa"/>
              <w:bottom w:w="40" w:type="dxa"/>
              <w:right w:w="90" w:type="dxa"/>
            </w:tcMar>
          </w:tcPr>
          <w:p w14:paraId="1F842E7D" w14:textId="77777777" w:rsidR="009B2676" w:rsidRDefault="00555546">
            <w:pPr>
              <w:spacing w:after="40"/>
            </w:pPr>
            <w:r>
              <w:rPr>
                <w:sz w:val="18"/>
                <w:szCs w:val="18"/>
              </w:rPr>
              <w:t>Rate limits in memory; one jar</w:t>
            </w:r>
          </w:p>
        </w:tc>
        <w:tc>
          <w:tcPr>
            <w:tcW w:w="2400" w:type="dxa"/>
            <w:tcMar>
              <w:top w:w="40" w:type="dxa"/>
              <w:left w:w="90" w:type="dxa"/>
              <w:bottom w:w="40" w:type="dxa"/>
              <w:right w:w="90" w:type="dxa"/>
            </w:tcMar>
          </w:tcPr>
          <w:p w14:paraId="2CF829FC" w14:textId="77777777" w:rsidR="009B2676" w:rsidRDefault="00555546">
            <w:pPr>
              <w:spacing w:after="40"/>
            </w:pPr>
            <w:r>
              <w:rPr>
                <w:sz w:val="18"/>
                <w:szCs w:val="18"/>
              </w:rPr>
              <w:t>Pilot load of 20 users (A-01)</w:t>
            </w:r>
          </w:p>
        </w:tc>
        <w:tc>
          <w:tcPr>
            <w:tcW w:w="2016" w:type="dxa"/>
            <w:tcMar>
              <w:top w:w="40" w:type="dxa"/>
              <w:left w:w="90" w:type="dxa"/>
              <w:bottom w:w="40" w:type="dxa"/>
              <w:right w:w="90" w:type="dxa"/>
            </w:tcMar>
          </w:tcPr>
          <w:p w14:paraId="476F6158" w14:textId="77777777" w:rsidR="009B2676" w:rsidRDefault="00555546">
            <w:pPr>
              <w:spacing w:after="40"/>
            </w:pPr>
            <w:r>
              <w:rPr>
                <w:sz w:val="18"/>
                <w:szCs w:val="18"/>
              </w:rPr>
              <w:t>Shared store if scaled out</w:t>
            </w:r>
          </w:p>
        </w:tc>
      </w:tr>
      <w:tr w:rsidR="009B2676" w14:paraId="489D99B0" w14:textId="77777777">
        <w:trPr>
          <w:cantSplit/>
        </w:trPr>
        <w:tc>
          <w:tcPr>
            <w:tcW w:w="2200" w:type="dxa"/>
            <w:tcMar>
              <w:top w:w="40" w:type="dxa"/>
              <w:left w:w="90" w:type="dxa"/>
              <w:bottom w:w="40" w:type="dxa"/>
              <w:right w:w="90" w:type="dxa"/>
            </w:tcMar>
          </w:tcPr>
          <w:p w14:paraId="7F3599D1" w14:textId="77777777" w:rsidR="009B2676" w:rsidRDefault="00555546">
            <w:pPr>
              <w:spacing w:after="40"/>
            </w:pPr>
            <w:proofErr w:type="spellStart"/>
            <w:r>
              <w:rPr>
                <w:sz w:val="18"/>
                <w:szCs w:val="18"/>
              </w:rPr>
              <w:t>Supabase</w:t>
            </w:r>
            <w:proofErr w:type="spellEnd"/>
            <w:r>
              <w:rPr>
                <w:sz w:val="18"/>
                <w:szCs w:val="18"/>
              </w:rPr>
              <w:t xml:space="preserve"> free plan pauses</w:t>
            </w:r>
          </w:p>
        </w:tc>
        <w:tc>
          <w:tcPr>
            <w:tcW w:w="2400" w:type="dxa"/>
            <w:tcMar>
              <w:top w:w="40" w:type="dxa"/>
              <w:left w:w="90" w:type="dxa"/>
              <w:bottom w:w="40" w:type="dxa"/>
              <w:right w:w="90" w:type="dxa"/>
            </w:tcMar>
          </w:tcPr>
          <w:p w14:paraId="465AF61D" w14:textId="77777777" w:rsidR="009B2676" w:rsidRDefault="00555546">
            <w:pPr>
              <w:spacing w:after="40"/>
            </w:pPr>
            <w:r>
              <w:rPr>
                <w:sz w:val="18"/>
                <w:szCs w:val="18"/>
              </w:rPr>
              <w:t xml:space="preserve">Free tier </w:t>
            </w:r>
            <w:proofErr w:type="spellStart"/>
            <w:r>
              <w:rPr>
                <w:sz w:val="18"/>
                <w:szCs w:val="18"/>
              </w:rPr>
              <w:t>behaviour</w:t>
            </w:r>
            <w:proofErr w:type="spellEnd"/>
          </w:p>
        </w:tc>
        <w:tc>
          <w:tcPr>
            <w:tcW w:w="2400" w:type="dxa"/>
            <w:tcMar>
              <w:top w:w="40" w:type="dxa"/>
              <w:left w:w="90" w:type="dxa"/>
              <w:bottom w:w="40" w:type="dxa"/>
              <w:right w:w="90" w:type="dxa"/>
            </w:tcMar>
          </w:tcPr>
          <w:p w14:paraId="2AA094DF" w14:textId="77777777" w:rsidR="009B2676" w:rsidRDefault="00555546">
            <w:pPr>
              <w:spacing w:after="40"/>
            </w:pPr>
            <w:r>
              <w:rPr>
                <w:sz w:val="18"/>
                <w:szCs w:val="18"/>
              </w:rPr>
              <w:t>503 handling; health check before demos (R-14)</w:t>
            </w:r>
          </w:p>
        </w:tc>
        <w:tc>
          <w:tcPr>
            <w:tcW w:w="2016" w:type="dxa"/>
            <w:tcMar>
              <w:top w:w="40" w:type="dxa"/>
              <w:left w:w="90" w:type="dxa"/>
              <w:bottom w:w="40" w:type="dxa"/>
              <w:right w:w="90" w:type="dxa"/>
            </w:tcMar>
          </w:tcPr>
          <w:p w14:paraId="6D7BFCC9" w14:textId="77777777" w:rsidR="009B2676" w:rsidRDefault="00555546">
            <w:pPr>
              <w:spacing w:after="40"/>
            </w:pPr>
            <w:r>
              <w:rPr>
                <w:sz w:val="18"/>
                <w:szCs w:val="18"/>
              </w:rPr>
              <w:t>Health check the day before</w:t>
            </w:r>
            <w:r w:rsidR="00AA41F0">
              <w:rPr>
                <w:sz w:val="18"/>
                <w:szCs w:val="18"/>
              </w:rPr>
              <w:t>; done.</w:t>
            </w:r>
          </w:p>
        </w:tc>
      </w:tr>
      <w:tr w:rsidR="009B2676" w14:paraId="13F7040A" w14:textId="77777777">
        <w:trPr>
          <w:cantSplit/>
        </w:trPr>
        <w:tc>
          <w:tcPr>
            <w:tcW w:w="2200" w:type="dxa"/>
            <w:tcMar>
              <w:top w:w="40" w:type="dxa"/>
              <w:left w:w="90" w:type="dxa"/>
              <w:bottom w:w="40" w:type="dxa"/>
              <w:right w:w="90" w:type="dxa"/>
            </w:tcMar>
          </w:tcPr>
          <w:p w14:paraId="611DD9B7" w14:textId="77777777" w:rsidR="009B2676" w:rsidRDefault="00555546">
            <w:pPr>
              <w:spacing w:after="40"/>
            </w:pPr>
            <w:r>
              <w:rPr>
                <w:sz w:val="18"/>
                <w:szCs w:val="18"/>
              </w:rPr>
              <w:t>AI-assisted code</w:t>
            </w:r>
          </w:p>
        </w:tc>
        <w:tc>
          <w:tcPr>
            <w:tcW w:w="2400" w:type="dxa"/>
            <w:tcMar>
              <w:top w:w="40" w:type="dxa"/>
              <w:left w:w="90" w:type="dxa"/>
              <w:bottom w:w="40" w:type="dxa"/>
              <w:right w:w="90" w:type="dxa"/>
            </w:tcMar>
          </w:tcPr>
          <w:p w14:paraId="51362715" w14:textId="77777777" w:rsidR="009B2676" w:rsidRDefault="00555546">
            <w:pPr>
              <w:spacing w:after="40"/>
            </w:pPr>
            <w:r>
              <w:rPr>
                <w:sz w:val="18"/>
                <w:szCs w:val="18"/>
              </w:rPr>
              <w:t>Large parts drafted with AI</w:t>
            </w:r>
          </w:p>
        </w:tc>
        <w:tc>
          <w:tcPr>
            <w:tcW w:w="2400" w:type="dxa"/>
            <w:tcMar>
              <w:top w:w="40" w:type="dxa"/>
              <w:left w:w="90" w:type="dxa"/>
              <w:bottom w:w="40" w:type="dxa"/>
              <w:right w:w="90" w:type="dxa"/>
            </w:tcMar>
          </w:tcPr>
          <w:p w14:paraId="25863629" w14:textId="77777777" w:rsidR="009B2676" w:rsidRDefault="00555546">
            <w:pPr>
              <w:spacing w:after="40"/>
            </w:pPr>
            <w:r>
              <w:rPr>
                <w:sz w:val="18"/>
                <w:szCs w:val="18"/>
              </w:rPr>
              <w:t>Tests, reviews, AI Usage Register (R-27)</w:t>
            </w:r>
          </w:p>
        </w:tc>
        <w:tc>
          <w:tcPr>
            <w:tcW w:w="2016" w:type="dxa"/>
            <w:tcMar>
              <w:top w:w="40" w:type="dxa"/>
              <w:left w:w="90" w:type="dxa"/>
              <w:bottom w:w="40" w:type="dxa"/>
              <w:right w:w="90" w:type="dxa"/>
            </w:tcMar>
          </w:tcPr>
          <w:p w14:paraId="28D87B18" w14:textId="7B325F9F" w:rsidR="009B2676" w:rsidRDefault="00555546">
            <w:pPr>
              <w:spacing w:after="40"/>
            </w:pPr>
            <w:r>
              <w:rPr>
                <w:sz w:val="18"/>
                <w:szCs w:val="18"/>
              </w:rPr>
              <w:t xml:space="preserve">Every member walks through the code before the </w:t>
            </w:r>
            <w:proofErr w:type="spellStart"/>
            <w:r>
              <w:rPr>
                <w:sz w:val="18"/>
                <w:szCs w:val="18"/>
              </w:rPr>
              <w:t>defence</w:t>
            </w:r>
            <w:proofErr w:type="spellEnd"/>
            <w:r>
              <w:rPr>
                <w:sz w:val="18"/>
                <w:szCs w:val="18"/>
              </w:rPr>
              <w:t xml:space="preserve"> and a meeting is scheduled the day prior to coordinate details regarding the presentation (CR-015)</w:t>
            </w:r>
            <w:ins w:id="120" w:author="Chanri Du Randt" w:date="2026-10-18T14:12:00Z">
              <w:r>
                <w:rPr>
                  <w:sz w:val="18"/>
                  <w:szCs w:val="18"/>
                </w:rPr>
                <w:t>.</w:t>
              </w:r>
            </w:ins>
          </w:p>
        </w:tc>
      </w:tr>
    </w:tbl>
    <w:p w14:paraId="0662AF94" w14:textId="77777777" w:rsidR="009B2676" w:rsidRDefault="009B2676">
      <w:pPr>
        <w:spacing w:after="60"/>
      </w:pPr>
    </w:p>
    <w:p w14:paraId="12F6803C" w14:textId="77777777" w:rsidR="009B2676" w:rsidRDefault="00555546">
      <w:pPr>
        <w:pStyle w:val="Heading3"/>
      </w:pPr>
      <w:bookmarkStart w:id="121" w:name="_Toc243252293"/>
      <w:r>
        <w:t>Staging and rollback</w:t>
      </w:r>
      <w:bookmarkEnd w:id="121"/>
    </w:p>
    <w:p w14:paraId="15A22B82" w14:textId="77777777" w:rsidR="009B2676" w:rsidRDefault="00555546">
      <w:pPr>
        <w:spacing w:after="120"/>
      </w:pPr>
      <w:r>
        <w:rPr>
          <w:b/>
          <w:bCs/>
        </w:rPr>
        <w:t>Staging:</w:t>
      </w:r>
      <w:r>
        <w:t xml:space="preserve"> the Render free web service in </w:t>
      </w:r>
      <w:proofErr w:type="spellStart"/>
      <w:r>
        <w:t>render.yaml</w:t>
      </w:r>
      <w:proofErr w:type="spellEnd"/>
      <w:r>
        <w:t xml:space="preserve"> runs the image built from the prod branch (main is merged into prod for a release), after the CI and Security checks pass, against a separate production </w:t>
      </w:r>
      <w:proofErr w:type="spellStart"/>
      <w:r>
        <w:t>Supabase</w:t>
      </w:r>
      <w:proofErr w:type="spellEnd"/>
      <w:r>
        <w:t xml:space="preserve"> project built with </w:t>
      </w:r>
      <w:proofErr w:type="spellStart"/>
      <w:r>
        <w:t>civicconnect_production_build.sql</w:t>
      </w:r>
      <w:proofErr w:type="spellEnd"/>
      <w:r>
        <w:t xml:space="preserve"> - no dummy or default accounts (D-31) - through the session pooler. The team's existing project, with the dummy data, stays the test database. Steps: docs/deployment.md. Staging URL: https://civicconnect-pxjj.onrender.com, running prod at 3bb0a3e (v3.0.0-rc1). The E2E suite and the k6 test use the dummy accounts, which must not exist on this database (D-31), so they run in CI and locally; on staging the Prod smoke tests P-01 to P-07 are run instead: 7 of 7 Pass on 16/10/2026. Record the Prod smoke tests P-01 to P-07 in the Prod sheet of docs/</w:t>
      </w:r>
      <w:proofErr w:type="spellStart"/>
      <w:r>
        <w:t>CivicConnect</w:t>
      </w:r>
      <w:proofErr w:type="spellEnd"/>
      <w:r>
        <w:t xml:space="preserve"> manual test log.xlsx. Open the site a few minutes before a demo: the free instance sleeps after 15 minutes without traffic.</w:t>
      </w:r>
    </w:p>
    <w:p w14:paraId="096BC610" w14:textId="77777777" w:rsidR="009B2676" w:rsidRDefault="00555546">
      <w:pPr>
        <w:spacing w:after="120"/>
      </w:pPr>
      <w:r>
        <w:rPr>
          <w:b/>
          <w:bCs/>
        </w:rPr>
        <w:t>Rollback:</w:t>
      </w:r>
      <w:r>
        <w:t xml:space="preserve"> on Render, redeploy an earlier deploy from the service's Events page (or revert the commit on main). Flyway migrations only go forward. V5 only adds a function, but V6 takes away staff and management's direct read access to </w:t>
      </w:r>
      <w:proofErr w:type="spellStart"/>
      <w:r>
        <w:t>audit_entry</w:t>
      </w:r>
      <w:proofErr w:type="spellEnd"/>
      <w:r>
        <w:t xml:space="preserve"> (they now read the </w:t>
      </w:r>
      <w:proofErr w:type="spellStart"/>
      <w:r>
        <w:t>audit_log</w:t>
      </w:r>
      <w:proofErr w:type="spellEnd"/>
      <w:r>
        <w:t xml:space="preserve"> view), so a jar from before V6 cannot show audit history on a V6 database. Rolling back past V6 therefore means restoring the </w:t>
      </w:r>
      <w:proofErr w:type="spellStart"/>
      <w:r>
        <w:t>pg_dump</w:t>
      </w:r>
      <w:proofErr w:type="spellEnd"/>
      <w:r>
        <w:t xml:space="preserve"> taken before the upgrade, or giving SELECT on </w:t>
      </w:r>
      <w:proofErr w:type="spellStart"/>
      <w:r>
        <w:t>audit_entry</w:t>
      </w:r>
      <w:proofErr w:type="spellEnd"/>
      <w:r>
        <w:t xml:space="preserve"> back by hand. If data must be restored, use the latest </w:t>
      </w:r>
      <w:proofErr w:type="spellStart"/>
      <w:r>
        <w:t>pg_dump</w:t>
      </w:r>
      <w:proofErr w:type="spellEnd"/>
      <w:r>
        <w:t xml:space="preserve"> (R-23).</w:t>
      </w:r>
    </w:p>
    <w:p w14:paraId="069A1142" w14:textId="77777777" w:rsidR="000107AB" w:rsidRDefault="000107AB" w:rsidP="000107AB">
      <w:pPr>
        <w:pStyle w:val="Heading1"/>
      </w:pPr>
      <w:bookmarkStart w:id="122" w:name="_Toc243252294"/>
      <w:r>
        <w:lastRenderedPageBreak/>
        <w:t>Final Project (M4) Closure</w:t>
      </w:r>
      <w:bookmarkEnd w:id="122"/>
    </w:p>
    <w:p w14:paraId="5F94C25A" w14:textId="77777777" w:rsidR="000107AB" w:rsidRDefault="000107AB" w:rsidP="000107AB">
      <w:pPr>
        <w:spacing w:after="120"/>
      </w:pPr>
      <w:r>
        <w:t xml:space="preserve">This chapter closes the project for the Final Project (M4). It continues the PED from v3.0 to v4.0 and does not replace earlier sections. It accounts for every M1 in-scope commitment, calculates the Scope Completion Percentage from the approved M1 acceptance criteria and records the final status of the M3 findings, the go-live decision and the project conclusion. The final assessed release is </w:t>
      </w:r>
      <w:r>
        <w:rPr>
          <w:b/>
          <w:bCs/>
          <w:highlight w:val="yellow"/>
        </w:rPr>
        <w:t>[tag, e.g. v4.0.0]</w:t>
      </w:r>
      <w:r>
        <w:t xml:space="preserve"> / commit </w:t>
      </w:r>
      <w:r>
        <w:rPr>
          <w:b/>
          <w:bCs/>
          <w:highlight w:val="yellow"/>
        </w:rPr>
        <w:t>[hash]</w:t>
      </w:r>
      <w:r>
        <w:t>.</w:t>
      </w:r>
    </w:p>
    <w:p w14:paraId="68F0EB6E" w14:textId="77777777" w:rsidR="000107AB" w:rsidRDefault="000107AB" w:rsidP="000107AB">
      <w:pPr>
        <w:pStyle w:val="Heading2"/>
      </w:pPr>
      <w:bookmarkStart w:id="123" w:name="_Toc243252295"/>
      <w:r>
        <w:t>M1 Scope → Final Delivery</w:t>
      </w:r>
      <w:bookmarkEnd w:id="123"/>
    </w:p>
    <w:p w14:paraId="7D84DB03" w14:textId="77777777" w:rsidR="000107AB" w:rsidRDefault="000107AB" w:rsidP="000107AB">
      <w:pPr>
        <w:spacing w:after="120"/>
      </w:pPr>
      <w:r>
        <w:t>Each in-scope capability from the M1 Scope Baseline is listed with its requirement, its M1 priority, its final status and the evidence for it. Final status uses the M4 categories: IMPLEMENTED, PARTIALLY IMPLEMENTED, NOT IMPLEMENTED and CHANGED THROUGH APPROVED CHANGE. Out-of-scope and deferred items are listed separately (Table C) and are not counted as failed commitments.</w:t>
      </w:r>
    </w:p>
    <w:p w14:paraId="6CD2EC30" w14:textId="77777777" w:rsidR="000107AB" w:rsidRDefault="000107AB" w:rsidP="000107AB">
      <w:pPr>
        <w:pStyle w:val="Heading3"/>
      </w:pPr>
      <w:bookmarkStart w:id="124" w:name="_Toc243252296"/>
      <w:r>
        <w:t>In-scope commitments</w:t>
      </w:r>
      <w:bookmarkEnd w:id="124"/>
    </w:p>
    <w:p w14:paraId="72BBCF11" w14:textId="77777777" w:rsidR="000107AB" w:rsidRDefault="000107AB" w:rsidP="000107AB">
      <w:pPr>
        <w:spacing w:after="120"/>
        <w:rPr>
          <w:i/>
          <w:iCs/>
          <w:sz w:val="18"/>
          <w:szCs w:val="18"/>
        </w:rPr>
      </w:pPr>
      <w:r>
        <w:rPr>
          <w:i/>
          <w:iCs/>
          <w:sz w:val="18"/>
          <w:szCs w:val="18"/>
        </w:rPr>
        <w:t>Table A - M1 in-scope commitments and their final status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06"/>
        <w:gridCol w:w="1353"/>
        <w:gridCol w:w="722"/>
        <w:gridCol w:w="631"/>
        <w:gridCol w:w="1173"/>
        <w:gridCol w:w="992"/>
        <w:gridCol w:w="1534"/>
        <w:gridCol w:w="2215"/>
      </w:tblGrid>
      <w:tr w:rsidR="000107AB" w14:paraId="0BF1F453" w14:textId="77777777" w:rsidTr="00A65BFA">
        <w:trPr>
          <w:tblHeader/>
        </w:trPr>
        <w:tc>
          <w:tcPr>
            <w:tcW w:w="406"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tcPr>
          <w:p w14:paraId="2A03B317" w14:textId="77777777" w:rsidR="000107AB" w:rsidRDefault="000107AB" w:rsidP="00A65BFA">
            <w:r>
              <w:rPr>
                <w:b/>
                <w:bCs/>
                <w:sz w:val="15"/>
                <w:szCs w:val="15"/>
              </w:rPr>
              <w:t>#</w:t>
            </w:r>
          </w:p>
        </w:tc>
        <w:tc>
          <w:tcPr>
            <w:tcW w:w="1353"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tcPr>
          <w:p w14:paraId="6AFA5331" w14:textId="77777777" w:rsidR="000107AB" w:rsidRDefault="000107AB" w:rsidP="00A65BFA">
            <w:r>
              <w:rPr>
                <w:b/>
                <w:bCs/>
                <w:sz w:val="15"/>
                <w:szCs w:val="15"/>
              </w:rPr>
              <w:t>M1 in-scope commitment</w:t>
            </w:r>
          </w:p>
        </w:tc>
        <w:tc>
          <w:tcPr>
            <w:tcW w:w="722"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tcPr>
          <w:p w14:paraId="205676D7" w14:textId="77777777" w:rsidR="000107AB" w:rsidRDefault="000107AB" w:rsidP="00A65BFA">
            <w:r>
              <w:rPr>
                <w:b/>
                <w:bCs/>
                <w:sz w:val="15"/>
                <w:szCs w:val="15"/>
              </w:rPr>
              <w:t>Req.</w:t>
            </w:r>
          </w:p>
        </w:tc>
        <w:tc>
          <w:tcPr>
            <w:tcW w:w="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tcPr>
          <w:p w14:paraId="3019C948" w14:textId="77777777" w:rsidR="000107AB" w:rsidRDefault="000107AB" w:rsidP="00A65BFA">
            <w:r>
              <w:rPr>
                <w:b/>
                <w:bCs/>
                <w:sz w:val="15"/>
                <w:szCs w:val="15"/>
              </w:rPr>
              <w:t>M1 priority</w:t>
            </w:r>
          </w:p>
        </w:tc>
        <w:tc>
          <w:tcPr>
            <w:tcW w:w="1173"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tcPr>
          <w:p w14:paraId="684BAB51" w14:textId="77777777" w:rsidR="000107AB" w:rsidRDefault="000107AB" w:rsidP="00A65BFA">
            <w:r>
              <w:rPr>
                <w:b/>
                <w:bCs/>
                <w:sz w:val="15"/>
                <w:szCs w:val="15"/>
              </w:rPr>
              <w:t>Final status</w:t>
            </w:r>
          </w:p>
        </w:tc>
        <w:tc>
          <w:tcPr>
            <w:tcW w:w="992"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tcPr>
          <w:p w14:paraId="39F82C4D" w14:textId="77777777" w:rsidR="000107AB" w:rsidRDefault="000107AB" w:rsidP="00A65BFA">
            <w:r>
              <w:rPr>
                <w:b/>
                <w:bCs/>
                <w:sz w:val="15"/>
                <w:szCs w:val="15"/>
              </w:rPr>
              <w:t>Acceptance criteria</w:t>
            </w:r>
          </w:p>
        </w:tc>
        <w:tc>
          <w:tcPr>
            <w:tcW w:w="1534"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tcPr>
          <w:p w14:paraId="00C852B4" w14:textId="77777777" w:rsidR="000107AB" w:rsidRDefault="000107AB" w:rsidP="00A65BFA">
            <w:r>
              <w:rPr>
                <w:b/>
                <w:bCs/>
                <w:sz w:val="15"/>
                <w:szCs w:val="15"/>
              </w:rPr>
              <w:t>Evidence</w:t>
            </w:r>
          </w:p>
        </w:tc>
        <w:tc>
          <w:tcPr>
            <w:tcW w:w="2215"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tcPr>
          <w:p w14:paraId="201976DE" w14:textId="77777777" w:rsidR="000107AB" w:rsidRDefault="000107AB" w:rsidP="00A65BFA">
            <w:r>
              <w:rPr>
                <w:b/>
                <w:bCs/>
                <w:sz w:val="15"/>
                <w:szCs w:val="15"/>
              </w:rPr>
              <w:t>Conclusion / reason for variance</w:t>
            </w:r>
          </w:p>
        </w:tc>
      </w:tr>
      <w:tr w:rsidR="000107AB" w14:paraId="56E32FC8" w14:textId="77777777" w:rsidTr="00A65BFA">
        <w:trPr>
          <w:cantSplit/>
        </w:trPr>
        <w:tc>
          <w:tcPr>
            <w:tcW w:w="4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C36D2AE" w14:textId="77777777" w:rsidR="000107AB" w:rsidRDefault="000107AB" w:rsidP="00A65BFA">
            <w:r>
              <w:rPr>
                <w:sz w:val="15"/>
                <w:szCs w:val="15"/>
              </w:rPr>
              <w:t>1</w:t>
            </w:r>
          </w:p>
        </w:tc>
        <w:tc>
          <w:tcPr>
            <w:tcW w:w="135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E3D3A16" w14:textId="77777777" w:rsidR="000107AB" w:rsidRDefault="000107AB" w:rsidP="00A65BFA">
            <w:r>
              <w:rPr>
                <w:sz w:val="15"/>
                <w:szCs w:val="15"/>
              </w:rPr>
              <w:t>Submit a request with category, description, location, optional attachment</w:t>
            </w:r>
          </w:p>
        </w:tc>
        <w:tc>
          <w:tcPr>
            <w:tcW w:w="72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DEA2A1E" w14:textId="77777777" w:rsidR="000107AB" w:rsidRDefault="000107AB" w:rsidP="00A65BFA">
            <w:r>
              <w:rPr>
                <w:sz w:val="15"/>
                <w:szCs w:val="15"/>
              </w:rPr>
              <w:t>FR-001</w:t>
            </w:r>
          </w:p>
        </w:tc>
        <w:tc>
          <w:tcPr>
            <w:tcW w:w="6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B5EAFB8" w14:textId="77777777" w:rsidR="000107AB" w:rsidRDefault="000107AB" w:rsidP="00A65BFA">
            <w:r>
              <w:rPr>
                <w:sz w:val="15"/>
                <w:szCs w:val="15"/>
              </w:rPr>
              <w:t>Must</w:t>
            </w:r>
          </w:p>
        </w:tc>
        <w:tc>
          <w:tcPr>
            <w:tcW w:w="11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A87F21E" w14:textId="77777777" w:rsidR="000107AB" w:rsidRDefault="000107AB" w:rsidP="00A65BFA">
            <w:r>
              <w:rPr>
                <w:sz w:val="15"/>
                <w:szCs w:val="15"/>
              </w:rPr>
              <w:t>IMPLEMENTED</w:t>
            </w:r>
          </w:p>
        </w:tc>
        <w:tc>
          <w:tcPr>
            <w:tcW w:w="99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C6065A7" w14:textId="77777777" w:rsidR="000107AB" w:rsidRDefault="000107AB" w:rsidP="00A65BFA">
            <w:r>
              <w:rPr>
                <w:sz w:val="15"/>
                <w:szCs w:val="15"/>
              </w:rPr>
              <w:t>Met</w:t>
            </w:r>
          </w:p>
        </w:tc>
        <w:tc>
          <w:tcPr>
            <w:tcW w:w="153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928A212" w14:textId="77777777" w:rsidR="000107AB" w:rsidRDefault="000107AB" w:rsidP="00A65BFA">
            <w:r>
              <w:rPr>
                <w:sz w:val="15"/>
                <w:szCs w:val="15"/>
              </w:rPr>
              <w:t xml:space="preserve">RTM T3; E2E-01; </w:t>
            </w:r>
            <w:proofErr w:type="spellStart"/>
            <w:r>
              <w:rPr>
                <w:sz w:val="15"/>
                <w:szCs w:val="15"/>
              </w:rPr>
              <w:t>descriptionBoundaries</w:t>
            </w:r>
            <w:proofErr w:type="spellEnd"/>
            <w:r>
              <w:rPr>
                <w:sz w:val="15"/>
                <w:szCs w:val="15"/>
              </w:rPr>
              <w:t>; MT-09, MT-10</w:t>
            </w:r>
          </w:p>
        </w:tc>
        <w:tc>
          <w:tcPr>
            <w:tcW w:w="221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6DE3D51" w14:textId="77777777" w:rsidR="000107AB" w:rsidRDefault="000107AB" w:rsidP="00A65BFA">
            <w:r>
              <w:rPr>
                <w:sz w:val="15"/>
                <w:szCs w:val="15"/>
              </w:rPr>
              <w:t>Delivered. The attachment is stored as a link; file upload stays deferred (attachment hardening, Table C).</w:t>
            </w:r>
          </w:p>
        </w:tc>
      </w:tr>
      <w:tr w:rsidR="000107AB" w14:paraId="3FB6D442" w14:textId="77777777" w:rsidTr="00A65BFA">
        <w:trPr>
          <w:cantSplit/>
        </w:trPr>
        <w:tc>
          <w:tcPr>
            <w:tcW w:w="4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4ACDFF3" w14:textId="77777777" w:rsidR="000107AB" w:rsidRDefault="000107AB" w:rsidP="00A65BFA">
            <w:r>
              <w:rPr>
                <w:sz w:val="15"/>
                <w:szCs w:val="15"/>
              </w:rPr>
              <w:t>2</w:t>
            </w:r>
          </w:p>
        </w:tc>
        <w:tc>
          <w:tcPr>
            <w:tcW w:w="135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7185461" w14:textId="77777777" w:rsidR="000107AB" w:rsidRDefault="000107AB" w:rsidP="00A65BFA">
            <w:r>
              <w:rPr>
                <w:sz w:val="15"/>
                <w:szCs w:val="15"/>
              </w:rPr>
              <w:t>View the current status of a request</w:t>
            </w:r>
          </w:p>
        </w:tc>
        <w:tc>
          <w:tcPr>
            <w:tcW w:w="72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B69E4AE" w14:textId="77777777" w:rsidR="000107AB" w:rsidRDefault="000107AB" w:rsidP="00A65BFA">
            <w:r>
              <w:rPr>
                <w:sz w:val="15"/>
                <w:szCs w:val="15"/>
              </w:rPr>
              <w:t>FR-002</w:t>
            </w:r>
          </w:p>
        </w:tc>
        <w:tc>
          <w:tcPr>
            <w:tcW w:w="6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876C014" w14:textId="77777777" w:rsidR="000107AB" w:rsidRDefault="000107AB" w:rsidP="00A65BFA">
            <w:r>
              <w:rPr>
                <w:sz w:val="15"/>
                <w:szCs w:val="15"/>
              </w:rPr>
              <w:t>Must</w:t>
            </w:r>
          </w:p>
        </w:tc>
        <w:tc>
          <w:tcPr>
            <w:tcW w:w="11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EB38313" w14:textId="77777777" w:rsidR="000107AB" w:rsidRDefault="000107AB" w:rsidP="00A65BFA">
            <w:r>
              <w:rPr>
                <w:sz w:val="15"/>
                <w:szCs w:val="15"/>
              </w:rPr>
              <w:t>IMPLEMENTED</w:t>
            </w:r>
          </w:p>
        </w:tc>
        <w:tc>
          <w:tcPr>
            <w:tcW w:w="99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7B85880" w14:textId="77777777" w:rsidR="000107AB" w:rsidRDefault="000107AB" w:rsidP="00A65BFA">
            <w:r>
              <w:rPr>
                <w:sz w:val="15"/>
                <w:szCs w:val="15"/>
              </w:rPr>
              <w:t>Met</w:t>
            </w:r>
          </w:p>
        </w:tc>
        <w:tc>
          <w:tcPr>
            <w:tcW w:w="153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6281638" w14:textId="77777777" w:rsidR="000107AB" w:rsidRDefault="000107AB" w:rsidP="00A65BFA">
            <w:r>
              <w:rPr>
                <w:sz w:val="15"/>
                <w:szCs w:val="15"/>
              </w:rPr>
              <w:t xml:space="preserve">E2E-01; </w:t>
            </w:r>
            <w:proofErr w:type="spellStart"/>
            <w:r>
              <w:rPr>
                <w:sz w:val="15"/>
                <w:szCs w:val="15"/>
              </w:rPr>
              <w:t>RequestServiceTest</w:t>
            </w:r>
            <w:proofErr w:type="spellEnd"/>
            <w:r>
              <w:rPr>
                <w:sz w:val="15"/>
                <w:szCs w:val="15"/>
              </w:rPr>
              <w:t>; MT-11</w:t>
            </w:r>
          </w:p>
        </w:tc>
        <w:tc>
          <w:tcPr>
            <w:tcW w:w="221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AE93583" w14:textId="77777777" w:rsidR="000107AB" w:rsidRDefault="000107AB" w:rsidP="00A65BFA">
            <w:r>
              <w:rPr>
                <w:sz w:val="15"/>
                <w:szCs w:val="15"/>
              </w:rPr>
              <w:t>Delivered as committed.</w:t>
            </w:r>
          </w:p>
        </w:tc>
      </w:tr>
      <w:tr w:rsidR="000107AB" w14:paraId="442735AD" w14:textId="77777777" w:rsidTr="00A65BFA">
        <w:trPr>
          <w:cantSplit/>
        </w:trPr>
        <w:tc>
          <w:tcPr>
            <w:tcW w:w="4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3F9B081" w14:textId="77777777" w:rsidR="000107AB" w:rsidRDefault="000107AB" w:rsidP="00A65BFA">
            <w:r>
              <w:rPr>
                <w:sz w:val="15"/>
                <w:szCs w:val="15"/>
              </w:rPr>
              <w:t>3</w:t>
            </w:r>
          </w:p>
        </w:tc>
        <w:tc>
          <w:tcPr>
            <w:tcW w:w="135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CF53E78" w14:textId="77777777" w:rsidR="000107AB" w:rsidRDefault="000107AB" w:rsidP="00A65BFA">
            <w:r>
              <w:rPr>
                <w:sz w:val="15"/>
                <w:szCs w:val="15"/>
              </w:rPr>
              <w:t>View own request history</w:t>
            </w:r>
          </w:p>
        </w:tc>
        <w:tc>
          <w:tcPr>
            <w:tcW w:w="72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76A7A3A" w14:textId="77777777" w:rsidR="000107AB" w:rsidRDefault="000107AB" w:rsidP="00A65BFA">
            <w:r>
              <w:rPr>
                <w:sz w:val="15"/>
                <w:szCs w:val="15"/>
              </w:rPr>
              <w:t>FR-003</w:t>
            </w:r>
          </w:p>
        </w:tc>
        <w:tc>
          <w:tcPr>
            <w:tcW w:w="6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ADFEDFD" w14:textId="77777777" w:rsidR="000107AB" w:rsidRDefault="000107AB" w:rsidP="00A65BFA">
            <w:r>
              <w:rPr>
                <w:sz w:val="15"/>
                <w:szCs w:val="15"/>
              </w:rPr>
              <w:t>Must</w:t>
            </w:r>
          </w:p>
        </w:tc>
        <w:tc>
          <w:tcPr>
            <w:tcW w:w="11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BBA0AD4" w14:textId="77777777" w:rsidR="000107AB" w:rsidRDefault="000107AB" w:rsidP="00A65BFA">
            <w:r>
              <w:rPr>
                <w:sz w:val="15"/>
                <w:szCs w:val="15"/>
              </w:rPr>
              <w:t>IMPLEMENTED</w:t>
            </w:r>
          </w:p>
        </w:tc>
        <w:tc>
          <w:tcPr>
            <w:tcW w:w="99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B3E540A" w14:textId="77777777" w:rsidR="000107AB" w:rsidRDefault="000107AB" w:rsidP="00A65BFA">
            <w:r>
              <w:rPr>
                <w:sz w:val="15"/>
                <w:szCs w:val="15"/>
              </w:rPr>
              <w:t>Met</w:t>
            </w:r>
          </w:p>
        </w:tc>
        <w:tc>
          <w:tcPr>
            <w:tcW w:w="153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12AC233" w14:textId="77777777" w:rsidR="000107AB" w:rsidRDefault="000107AB" w:rsidP="00A65BFA">
            <w:proofErr w:type="spellStart"/>
            <w:r>
              <w:rPr>
                <w:sz w:val="15"/>
                <w:szCs w:val="15"/>
              </w:rPr>
              <w:t>requesterSeesOnlyOwnRequests</w:t>
            </w:r>
            <w:proofErr w:type="spellEnd"/>
            <w:r>
              <w:rPr>
                <w:sz w:val="15"/>
                <w:szCs w:val="15"/>
              </w:rPr>
              <w:t>; E2E-02</w:t>
            </w:r>
          </w:p>
        </w:tc>
        <w:tc>
          <w:tcPr>
            <w:tcW w:w="221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068EBB4" w14:textId="77777777" w:rsidR="000107AB" w:rsidRDefault="000107AB" w:rsidP="00A65BFA">
            <w:r>
              <w:rPr>
                <w:sz w:val="15"/>
                <w:szCs w:val="15"/>
              </w:rPr>
              <w:t>Delivered; other requesters' requests return 404.</w:t>
            </w:r>
          </w:p>
        </w:tc>
      </w:tr>
      <w:tr w:rsidR="000107AB" w14:paraId="245CA15B" w14:textId="77777777" w:rsidTr="00A65BFA">
        <w:trPr>
          <w:cantSplit/>
        </w:trPr>
        <w:tc>
          <w:tcPr>
            <w:tcW w:w="4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F430D28" w14:textId="77777777" w:rsidR="000107AB" w:rsidRDefault="000107AB" w:rsidP="00A65BFA">
            <w:r>
              <w:rPr>
                <w:sz w:val="15"/>
                <w:szCs w:val="15"/>
              </w:rPr>
              <w:t>4</w:t>
            </w:r>
          </w:p>
        </w:tc>
        <w:tc>
          <w:tcPr>
            <w:tcW w:w="135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A5C932B" w14:textId="77777777" w:rsidR="000107AB" w:rsidRDefault="000107AB" w:rsidP="00A65BFA">
            <w:r>
              <w:rPr>
                <w:sz w:val="15"/>
                <w:szCs w:val="15"/>
              </w:rPr>
              <w:t>In-app feedback when status changes</w:t>
            </w:r>
          </w:p>
        </w:tc>
        <w:tc>
          <w:tcPr>
            <w:tcW w:w="72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C86B815" w14:textId="77777777" w:rsidR="000107AB" w:rsidRDefault="000107AB" w:rsidP="00A65BFA">
            <w:r>
              <w:rPr>
                <w:sz w:val="15"/>
                <w:szCs w:val="15"/>
              </w:rPr>
              <w:t>FR-004</w:t>
            </w:r>
          </w:p>
        </w:tc>
        <w:tc>
          <w:tcPr>
            <w:tcW w:w="6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750C0D7" w14:textId="77777777" w:rsidR="000107AB" w:rsidRDefault="000107AB" w:rsidP="00A65BFA">
            <w:r>
              <w:rPr>
                <w:sz w:val="15"/>
                <w:szCs w:val="15"/>
              </w:rPr>
              <w:t>Should</w:t>
            </w:r>
          </w:p>
        </w:tc>
        <w:tc>
          <w:tcPr>
            <w:tcW w:w="11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002CF52" w14:textId="77777777" w:rsidR="000107AB" w:rsidRDefault="000107AB" w:rsidP="00A65BFA">
            <w:r>
              <w:rPr>
                <w:sz w:val="15"/>
                <w:szCs w:val="15"/>
              </w:rPr>
              <w:t>IMPLEMENTED (changed by CR-005)</w:t>
            </w:r>
          </w:p>
        </w:tc>
        <w:tc>
          <w:tcPr>
            <w:tcW w:w="99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6D8671C" w14:textId="77777777" w:rsidR="000107AB" w:rsidRDefault="000107AB" w:rsidP="00A65BFA">
            <w:r>
              <w:rPr>
                <w:sz w:val="15"/>
                <w:szCs w:val="15"/>
              </w:rPr>
              <w:t>Met</w:t>
            </w:r>
          </w:p>
        </w:tc>
        <w:tc>
          <w:tcPr>
            <w:tcW w:w="153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6F893B6" w14:textId="77777777" w:rsidR="000107AB" w:rsidRDefault="000107AB" w:rsidP="00A65BFA">
            <w:proofErr w:type="spellStart"/>
            <w:r>
              <w:rPr>
                <w:sz w:val="15"/>
                <w:szCs w:val="15"/>
              </w:rPr>
              <w:t>statusHistory</w:t>
            </w:r>
            <w:proofErr w:type="spellEnd"/>
            <w:r>
              <w:rPr>
                <w:sz w:val="15"/>
                <w:szCs w:val="15"/>
              </w:rPr>
              <w:t>; E2E-01; MT-11</w:t>
            </w:r>
          </w:p>
        </w:tc>
        <w:tc>
          <w:tcPr>
            <w:tcW w:w="221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9476E3B" w14:textId="77777777" w:rsidR="000107AB" w:rsidRDefault="000107AB" w:rsidP="00A65BFA">
            <w:r>
              <w:rPr>
                <w:sz w:val="15"/>
                <w:szCs w:val="15"/>
              </w:rPr>
              <w:t>CR-005 limited feedback to in-app. SMS/email remain deferred.</w:t>
            </w:r>
          </w:p>
        </w:tc>
      </w:tr>
      <w:tr w:rsidR="000107AB" w14:paraId="64C1BB34" w14:textId="77777777" w:rsidTr="00A65BFA">
        <w:trPr>
          <w:cantSplit/>
        </w:trPr>
        <w:tc>
          <w:tcPr>
            <w:tcW w:w="4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0A6E452" w14:textId="77777777" w:rsidR="000107AB" w:rsidRDefault="000107AB" w:rsidP="00A65BFA">
            <w:r>
              <w:rPr>
                <w:sz w:val="15"/>
                <w:szCs w:val="15"/>
              </w:rPr>
              <w:t>5</w:t>
            </w:r>
          </w:p>
        </w:tc>
        <w:tc>
          <w:tcPr>
            <w:tcW w:w="135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D91E378" w14:textId="77777777" w:rsidR="000107AB" w:rsidRDefault="000107AB" w:rsidP="00A65BFA">
            <w:r>
              <w:rPr>
                <w:sz w:val="15"/>
                <w:szCs w:val="15"/>
              </w:rPr>
              <w:t xml:space="preserve">View requests in the staff member's </w:t>
            </w:r>
            <w:proofErr w:type="spellStart"/>
            <w:r>
              <w:rPr>
                <w:sz w:val="15"/>
                <w:szCs w:val="15"/>
              </w:rPr>
              <w:t>authorised</w:t>
            </w:r>
            <w:proofErr w:type="spellEnd"/>
            <w:r>
              <w:rPr>
                <w:sz w:val="15"/>
                <w:szCs w:val="15"/>
              </w:rPr>
              <w:t xml:space="preserve"> scope</w:t>
            </w:r>
          </w:p>
        </w:tc>
        <w:tc>
          <w:tcPr>
            <w:tcW w:w="72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0D06FF4" w14:textId="77777777" w:rsidR="000107AB" w:rsidRDefault="000107AB" w:rsidP="00A65BFA">
            <w:r>
              <w:rPr>
                <w:sz w:val="15"/>
                <w:szCs w:val="15"/>
              </w:rPr>
              <w:t>FR-005</w:t>
            </w:r>
          </w:p>
        </w:tc>
        <w:tc>
          <w:tcPr>
            <w:tcW w:w="6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76392C6" w14:textId="77777777" w:rsidR="000107AB" w:rsidRDefault="000107AB" w:rsidP="00A65BFA">
            <w:r>
              <w:rPr>
                <w:sz w:val="15"/>
                <w:szCs w:val="15"/>
              </w:rPr>
              <w:t>Must</w:t>
            </w:r>
          </w:p>
        </w:tc>
        <w:tc>
          <w:tcPr>
            <w:tcW w:w="11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2027313" w14:textId="77777777" w:rsidR="000107AB" w:rsidRDefault="000107AB" w:rsidP="00A65BFA">
            <w:r>
              <w:rPr>
                <w:sz w:val="15"/>
                <w:szCs w:val="15"/>
              </w:rPr>
              <w:t>IMPLEMENTED (changed by CR-002)</w:t>
            </w:r>
          </w:p>
        </w:tc>
        <w:tc>
          <w:tcPr>
            <w:tcW w:w="99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3055BC6" w14:textId="77777777" w:rsidR="000107AB" w:rsidRDefault="000107AB" w:rsidP="00A65BFA">
            <w:r>
              <w:rPr>
                <w:sz w:val="15"/>
                <w:szCs w:val="15"/>
              </w:rPr>
              <w:t>Met</w:t>
            </w:r>
          </w:p>
        </w:tc>
        <w:tc>
          <w:tcPr>
            <w:tcW w:w="153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F9E736E" w14:textId="77777777" w:rsidR="000107AB" w:rsidRDefault="000107AB" w:rsidP="00A65BFA">
            <w:proofErr w:type="spellStart"/>
            <w:r>
              <w:rPr>
                <w:sz w:val="15"/>
                <w:szCs w:val="15"/>
              </w:rPr>
              <w:t>staffListIsScoped</w:t>
            </w:r>
            <w:proofErr w:type="spellEnd"/>
            <w:r>
              <w:rPr>
                <w:sz w:val="15"/>
                <w:szCs w:val="15"/>
              </w:rPr>
              <w:t>; MT-14, MT-27</w:t>
            </w:r>
          </w:p>
        </w:tc>
        <w:tc>
          <w:tcPr>
            <w:tcW w:w="221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CBEF4CA" w14:textId="77777777" w:rsidR="000107AB" w:rsidRDefault="000107AB" w:rsidP="00A65BFA">
            <w:r>
              <w:rPr>
                <w:sz w:val="15"/>
                <w:szCs w:val="15"/>
              </w:rPr>
              <w:t>CR-002 defined scope as the categories Management assigns.</w:t>
            </w:r>
          </w:p>
        </w:tc>
      </w:tr>
      <w:tr w:rsidR="000107AB" w14:paraId="686ED926" w14:textId="77777777" w:rsidTr="00A65BFA">
        <w:trPr>
          <w:cantSplit/>
        </w:trPr>
        <w:tc>
          <w:tcPr>
            <w:tcW w:w="4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737A137" w14:textId="77777777" w:rsidR="000107AB" w:rsidRDefault="000107AB" w:rsidP="00A65BFA">
            <w:r>
              <w:rPr>
                <w:sz w:val="15"/>
                <w:szCs w:val="15"/>
              </w:rPr>
              <w:t>6</w:t>
            </w:r>
          </w:p>
        </w:tc>
        <w:tc>
          <w:tcPr>
            <w:tcW w:w="135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C30A754" w14:textId="77777777" w:rsidR="000107AB" w:rsidRDefault="000107AB" w:rsidP="00A65BFA">
            <w:r>
              <w:rPr>
                <w:sz w:val="15"/>
                <w:szCs w:val="15"/>
              </w:rPr>
              <w:t>Search, filter and sort requests</w:t>
            </w:r>
          </w:p>
        </w:tc>
        <w:tc>
          <w:tcPr>
            <w:tcW w:w="72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1900E2A" w14:textId="77777777" w:rsidR="000107AB" w:rsidRDefault="000107AB" w:rsidP="00A65BFA">
            <w:r>
              <w:rPr>
                <w:sz w:val="15"/>
                <w:szCs w:val="15"/>
              </w:rPr>
              <w:t>FR-006</w:t>
            </w:r>
          </w:p>
        </w:tc>
        <w:tc>
          <w:tcPr>
            <w:tcW w:w="6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E7C5A7D" w14:textId="77777777" w:rsidR="000107AB" w:rsidRDefault="000107AB" w:rsidP="00A65BFA">
            <w:r>
              <w:rPr>
                <w:sz w:val="15"/>
                <w:szCs w:val="15"/>
              </w:rPr>
              <w:t>Must</w:t>
            </w:r>
          </w:p>
        </w:tc>
        <w:tc>
          <w:tcPr>
            <w:tcW w:w="11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3A86991" w14:textId="77777777" w:rsidR="000107AB" w:rsidRDefault="000107AB" w:rsidP="00A65BFA">
            <w:r>
              <w:rPr>
                <w:sz w:val="15"/>
                <w:szCs w:val="15"/>
              </w:rPr>
              <w:t>PARTIALLY IMPLEMENTED</w:t>
            </w:r>
          </w:p>
        </w:tc>
        <w:tc>
          <w:tcPr>
            <w:tcW w:w="99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EE6B8C4" w14:textId="77777777" w:rsidR="000107AB" w:rsidRDefault="000107AB" w:rsidP="00A65BFA">
            <w:r>
              <w:rPr>
                <w:sz w:val="15"/>
                <w:szCs w:val="15"/>
              </w:rPr>
              <w:t>Met (filter/sort ≤ 2 s)</w:t>
            </w:r>
          </w:p>
        </w:tc>
        <w:tc>
          <w:tcPr>
            <w:tcW w:w="153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44B0FEB" w14:textId="77777777" w:rsidR="000107AB" w:rsidRDefault="000107AB" w:rsidP="00A65BFA">
            <w:proofErr w:type="spellStart"/>
            <w:r>
              <w:rPr>
                <w:sz w:val="15"/>
                <w:szCs w:val="15"/>
              </w:rPr>
              <w:t>managerListAppliesFiltersAndNames</w:t>
            </w:r>
            <w:proofErr w:type="spellEnd"/>
            <w:r>
              <w:rPr>
                <w:sz w:val="15"/>
                <w:szCs w:val="15"/>
              </w:rPr>
              <w:t xml:space="preserve">; k6 p95 29.8 </w:t>
            </w:r>
            <w:proofErr w:type="spellStart"/>
            <w:r>
              <w:rPr>
                <w:sz w:val="15"/>
                <w:szCs w:val="15"/>
              </w:rPr>
              <w:t>ms</w:t>
            </w:r>
            <w:proofErr w:type="spellEnd"/>
            <w:r>
              <w:rPr>
                <w:sz w:val="15"/>
                <w:szCs w:val="15"/>
              </w:rPr>
              <w:t>; MT-15</w:t>
            </w:r>
          </w:p>
        </w:tc>
        <w:tc>
          <w:tcPr>
            <w:tcW w:w="221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EAE869B" w14:textId="77777777" w:rsidR="000107AB" w:rsidRDefault="000107AB" w:rsidP="00A65BFA">
            <w:r>
              <w:rPr>
                <w:sz w:val="15"/>
                <w:szCs w:val="15"/>
              </w:rPr>
              <w:t>Filter and sort meet the 2-second criterion. Free-text search was not built (TD-04). Low impact at pilot volume: status, category and date filters with paging locate requests.</w:t>
            </w:r>
          </w:p>
        </w:tc>
      </w:tr>
      <w:tr w:rsidR="000107AB" w14:paraId="22982A17" w14:textId="77777777" w:rsidTr="00A65BFA">
        <w:trPr>
          <w:cantSplit/>
        </w:trPr>
        <w:tc>
          <w:tcPr>
            <w:tcW w:w="4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F8D75C5" w14:textId="77777777" w:rsidR="000107AB" w:rsidRDefault="000107AB" w:rsidP="00A65BFA">
            <w:r>
              <w:rPr>
                <w:sz w:val="15"/>
                <w:szCs w:val="15"/>
              </w:rPr>
              <w:lastRenderedPageBreak/>
              <w:t>7</w:t>
            </w:r>
          </w:p>
        </w:tc>
        <w:tc>
          <w:tcPr>
            <w:tcW w:w="135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0EC0724" w14:textId="77777777" w:rsidR="000107AB" w:rsidRDefault="000107AB" w:rsidP="00A65BFA">
            <w:r>
              <w:rPr>
                <w:sz w:val="15"/>
                <w:szCs w:val="15"/>
              </w:rPr>
              <w:t>Full request detail with audit trail</w:t>
            </w:r>
          </w:p>
        </w:tc>
        <w:tc>
          <w:tcPr>
            <w:tcW w:w="72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9DAE498" w14:textId="77777777" w:rsidR="000107AB" w:rsidRDefault="000107AB" w:rsidP="00A65BFA">
            <w:r>
              <w:rPr>
                <w:sz w:val="15"/>
                <w:szCs w:val="15"/>
              </w:rPr>
              <w:t>FR-007</w:t>
            </w:r>
          </w:p>
        </w:tc>
        <w:tc>
          <w:tcPr>
            <w:tcW w:w="6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D806014" w14:textId="77777777" w:rsidR="000107AB" w:rsidRDefault="000107AB" w:rsidP="00A65BFA">
            <w:r>
              <w:rPr>
                <w:sz w:val="15"/>
                <w:szCs w:val="15"/>
              </w:rPr>
              <w:t>Must</w:t>
            </w:r>
          </w:p>
        </w:tc>
        <w:tc>
          <w:tcPr>
            <w:tcW w:w="11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0F2B655" w14:textId="77777777" w:rsidR="000107AB" w:rsidRDefault="000107AB" w:rsidP="00A65BFA">
            <w:r>
              <w:rPr>
                <w:sz w:val="15"/>
                <w:szCs w:val="15"/>
              </w:rPr>
              <w:t>IMPLEMENTED</w:t>
            </w:r>
          </w:p>
        </w:tc>
        <w:tc>
          <w:tcPr>
            <w:tcW w:w="99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A49B745" w14:textId="77777777" w:rsidR="000107AB" w:rsidRDefault="000107AB" w:rsidP="00A65BFA">
            <w:r>
              <w:rPr>
                <w:sz w:val="15"/>
                <w:szCs w:val="15"/>
              </w:rPr>
              <w:t>Met</w:t>
            </w:r>
          </w:p>
        </w:tc>
        <w:tc>
          <w:tcPr>
            <w:tcW w:w="153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908841E" w14:textId="77777777" w:rsidR="000107AB" w:rsidRDefault="000107AB" w:rsidP="00A65BFA">
            <w:proofErr w:type="spellStart"/>
            <w:r>
              <w:rPr>
                <w:sz w:val="15"/>
                <w:szCs w:val="15"/>
              </w:rPr>
              <w:t>fullLifecycleIsAudited</w:t>
            </w:r>
            <w:proofErr w:type="spellEnd"/>
            <w:r>
              <w:rPr>
                <w:sz w:val="15"/>
                <w:szCs w:val="15"/>
              </w:rPr>
              <w:t>; MT-21</w:t>
            </w:r>
          </w:p>
        </w:tc>
        <w:tc>
          <w:tcPr>
            <w:tcW w:w="221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6C159A0" w14:textId="77777777" w:rsidR="000107AB" w:rsidRDefault="000107AB" w:rsidP="00A65BFA">
            <w:r>
              <w:rPr>
                <w:sz w:val="15"/>
                <w:szCs w:val="15"/>
              </w:rPr>
              <w:t>Delivered.</w:t>
            </w:r>
          </w:p>
        </w:tc>
      </w:tr>
      <w:tr w:rsidR="000107AB" w14:paraId="69498678" w14:textId="77777777" w:rsidTr="00A65BFA">
        <w:trPr>
          <w:cantSplit/>
        </w:trPr>
        <w:tc>
          <w:tcPr>
            <w:tcW w:w="4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2937B76" w14:textId="77777777" w:rsidR="000107AB" w:rsidRDefault="000107AB" w:rsidP="00A65BFA">
            <w:r>
              <w:rPr>
                <w:sz w:val="15"/>
                <w:szCs w:val="15"/>
              </w:rPr>
              <w:t>8</w:t>
            </w:r>
          </w:p>
        </w:tc>
        <w:tc>
          <w:tcPr>
            <w:tcW w:w="135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EF4462B" w14:textId="77777777" w:rsidR="000107AB" w:rsidRDefault="000107AB" w:rsidP="00A65BFA">
            <w:r>
              <w:rPr>
                <w:sz w:val="15"/>
                <w:szCs w:val="15"/>
              </w:rPr>
              <w:t>Assign or accept responsibility</w:t>
            </w:r>
          </w:p>
        </w:tc>
        <w:tc>
          <w:tcPr>
            <w:tcW w:w="72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C34B377" w14:textId="77777777" w:rsidR="000107AB" w:rsidRDefault="000107AB" w:rsidP="00A65BFA">
            <w:r>
              <w:rPr>
                <w:sz w:val="15"/>
                <w:szCs w:val="15"/>
              </w:rPr>
              <w:t>FR-008</w:t>
            </w:r>
          </w:p>
        </w:tc>
        <w:tc>
          <w:tcPr>
            <w:tcW w:w="6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CD5BFE3" w14:textId="77777777" w:rsidR="000107AB" w:rsidRDefault="000107AB" w:rsidP="00A65BFA">
            <w:r>
              <w:rPr>
                <w:sz w:val="15"/>
                <w:szCs w:val="15"/>
              </w:rPr>
              <w:t>Must</w:t>
            </w:r>
          </w:p>
        </w:tc>
        <w:tc>
          <w:tcPr>
            <w:tcW w:w="11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F2F316B" w14:textId="77777777" w:rsidR="000107AB" w:rsidRDefault="000107AB" w:rsidP="00A65BFA">
            <w:r>
              <w:rPr>
                <w:sz w:val="15"/>
                <w:szCs w:val="15"/>
              </w:rPr>
              <w:t>IMPLEMENTED (2nd criterion added by CR-007)</w:t>
            </w:r>
          </w:p>
        </w:tc>
        <w:tc>
          <w:tcPr>
            <w:tcW w:w="99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087BA6E" w14:textId="77777777" w:rsidR="000107AB" w:rsidRDefault="000107AB" w:rsidP="00A65BFA">
            <w:r>
              <w:rPr>
                <w:sz w:val="15"/>
                <w:szCs w:val="15"/>
              </w:rPr>
              <w:t>Met (both)</w:t>
            </w:r>
          </w:p>
        </w:tc>
        <w:tc>
          <w:tcPr>
            <w:tcW w:w="153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207B871" w14:textId="77777777" w:rsidR="000107AB" w:rsidRDefault="000107AB" w:rsidP="00A65BFA">
            <w:proofErr w:type="spellStart"/>
            <w:r>
              <w:rPr>
                <w:sz w:val="15"/>
                <w:szCs w:val="15"/>
              </w:rPr>
              <w:t>databaseAllowsOneActiveHandler</w:t>
            </w:r>
            <w:proofErr w:type="spellEnd"/>
            <w:r>
              <w:rPr>
                <w:sz w:val="15"/>
                <w:szCs w:val="15"/>
              </w:rPr>
              <w:t xml:space="preserve">; </w:t>
            </w:r>
            <w:proofErr w:type="spellStart"/>
            <w:r>
              <w:rPr>
                <w:sz w:val="15"/>
                <w:szCs w:val="15"/>
              </w:rPr>
              <w:t>ConcurrencyIntegrationTest</w:t>
            </w:r>
            <w:proofErr w:type="spellEnd"/>
            <w:r>
              <w:rPr>
                <w:sz w:val="15"/>
                <w:szCs w:val="15"/>
              </w:rPr>
              <w:t>; MT-16, MT-17</w:t>
            </w:r>
          </w:p>
        </w:tc>
        <w:tc>
          <w:tcPr>
            <w:tcW w:w="221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D3BC6E2" w14:textId="77777777" w:rsidR="000107AB" w:rsidRDefault="000107AB" w:rsidP="00A65BFA">
            <w:r>
              <w:rPr>
                <w:sz w:val="15"/>
                <w:szCs w:val="15"/>
              </w:rPr>
              <w:t>Simultaneous accepts: exactly one wins, the other gets 409 ALREADY_ASSIGNED.</w:t>
            </w:r>
          </w:p>
        </w:tc>
      </w:tr>
      <w:tr w:rsidR="000107AB" w14:paraId="3C1AFBAE" w14:textId="77777777" w:rsidTr="00A65BFA">
        <w:trPr>
          <w:cantSplit/>
        </w:trPr>
        <w:tc>
          <w:tcPr>
            <w:tcW w:w="4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4B8968A" w14:textId="77777777" w:rsidR="000107AB" w:rsidRDefault="000107AB" w:rsidP="00A65BFA">
            <w:r>
              <w:rPr>
                <w:sz w:val="15"/>
                <w:szCs w:val="15"/>
              </w:rPr>
              <w:t>9</w:t>
            </w:r>
          </w:p>
        </w:tc>
        <w:tc>
          <w:tcPr>
            <w:tcW w:w="135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8740A04" w14:textId="77777777" w:rsidR="000107AB" w:rsidRDefault="000107AB" w:rsidP="00A65BFA">
            <w:r>
              <w:rPr>
                <w:sz w:val="15"/>
                <w:szCs w:val="15"/>
              </w:rPr>
              <w:t>Controlled status transitions</w:t>
            </w:r>
          </w:p>
        </w:tc>
        <w:tc>
          <w:tcPr>
            <w:tcW w:w="72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6B12C26" w14:textId="77777777" w:rsidR="000107AB" w:rsidRDefault="000107AB" w:rsidP="00A65BFA">
            <w:r>
              <w:rPr>
                <w:sz w:val="15"/>
                <w:szCs w:val="15"/>
              </w:rPr>
              <w:t>FR-009</w:t>
            </w:r>
          </w:p>
        </w:tc>
        <w:tc>
          <w:tcPr>
            <w:tcW w:w="6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5F7687A" w14:textId="77777777" w:rsidR="000107AB" w:rsidRDefault="000107AB" w:rsidP="00A65BFA">
            <w:r>
              <w:rPr>
                <w:sz w:val="15"/>
                <w:szCs w:val="15"/>
              </w:rPr>
              <w:t>Must</w:t>
            </w:r>
          </w:p>
        </w:tc>
        <w:tc>
          <w:tcPr>
            <w:tcW w:w="11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F6FCC6A" w14:textId="77777777" w:rsidR="000107AB" w:rsidRDefault="000107AB" w:rsidP="00A65BFA">
            <w:r>
              <w:rPr>
                <w:sz w:val="15"/>
                <w:szCs w:val="15"/>
              </w:rPr>
              <w:t>IMPLEMENTED</w:t>
            </w:r>
          </w:p>
        </w:tc>
        <w:tc>
          <w:tcPr>
            <w:tcW w:w="99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F01CBE9" w14:textId="77777777" w:rsidR="000107AB" w:rsidRDefault="000107AB" w:rsidP="00A65BFA">
            <w:r>
              <w:rPr>
                <w:sz w:val="15"/>
                <w:szCs w:val="15"/>
              </w:rPr>
              <w:t>Met</w:t>
            </w:r>
          </w:p>
        </w:tc>
        <w:tc>
          <w:tcPr>
            <w:tcW w:w="153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2F87579" w14:textId="77777777" w:rsidR="000107AB" w:rsidRDefault="000107AB" w:rsidP="00A65BFA">
            <w:r>
              <w:rPr>
                <w:sz w:val="15"/>
                <w:szCs w:val="15"/>
              </w:rPr>
              <w:t xml:space="preserve">TransitionPolicyTest; </w:t>
            </w:r>
            <w:proofErr w:type="spellStart"/>
            <w:r>
              <w:rPr>
                <w:sz w:val="15"/>
                <w:szCs w:val="15"/>
              </w:rPr>
              <w:t>statusChangePartitions</w:t>
            </w:r>
            <w:proofErr w:type="spellEnd"/>
            <w:r>
              <w:rPr>
                <w:sz w:val="15"/>
                <w:szCs w:val="15"/>
              </w:rPr>
              <w:t>; MT-18</w:t>
            </w:r>
          </w:p>
        </w:tc>
        <w:tc>
          <w:tcPr>
            <w:tcW w:w="221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0BF75E7" w14:textId="77777777" w:rsidR="000107AB" w:rsidRDefault="000107AB" w:rsidP="00A65BFA">
            <w:r>
              <w:rPr>
                <w:sz w:val="15"/>
                <w:szCs w:val="15"/>
              </w:rPr>
              <w:t>Delivered (D-08, D-11 fixed).</w:t>
            </w:r>
          </w:p>
        </w:tc>
      </w:tr>
      <w:tr w:rsidR="000107AB" w14:paraId="754F2217" w14:textId="77777777" w:rsidTr="00A65BFA">
        <w:trPr>
          <w:cantSplit/>
        </w:trPr>
        <w:tc>
          <w:tcPr>
            <w:tcW w:w="4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236171A" w14:textId="77777777" w:rsidR="000107AB" w:rsidRDefault="000107AB" w:rsidP="00A65BFA">
            <w:r>
              <w:rPr>
                <w:sz w:val="15"/>
                <w:szCs w:val="15"/>
              </w:rPr>
              <w:t>10</w:t>
            </w:r>
          </w:p>
        </w:tc>
        <w:tc>
          <w:tcPr>
            <w:tcW w:w="135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02138EF" w14:textId="77777777" w:rsidR="000107AB" w:rsidRDefault="000107AB" w:rsidP="00A65BFA">
            <w:r>
              <w:rPr>
                <w:sz w:val="15"/>
                <w:szCs w:val="15"/>
              </w:rPr>
              <w:t>Append-only comments and resolution notes</w:t>
            </w:r>
          </w:p>
        </w:tc>
        <w:tc>
          <w:tcPr>
            <w:tcW w:w="72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591DF4C" w14:textId="77777777" w:rsidR="000107AB" w:rsidRDefault="000107AB" w:rsidP="00A65BFA">
            <w:r>
              <w:rPr>
                <w:sz w:val="15"/>
                <w:szCs w:val="15"/>
              </w:rPr>
              <w:t>FR-010</w:t>
            </w:r>
          </w:p>
        </w:tc>
        <w:tc>
          <w:tcPr>
            <w:tcW w:w="6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8304279" w14:textId="77777777" w:rsidR="000107AB" w:rsidRDefault="000107AB" w:rsidP="00A65BFA">
            <w:r>
              <w:rPr>
                <w:sz w:val="15"/>
                <w:szCs w:val="15"/>
              </w:rPr>
              <w:t>Must</w:t>
            </w:r>
          </w:p>
        </w:tc>
        <w:tc>
          <w:tcPr>
            <w:tcW w:w="11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E72E9F5" w14:textId="77777777" w:rsidR="000107AB" w:rsidRDefault="000107AB" w:rsidP="00A65BFA">
            <w:r>
              <w:rPr>
                <w:sz w:val="15"/>
                <w:szCs w:val="15"/>
              </w:rPr>
              <w:t>IMPLEMENTED</w:t>
            </w:r>
          </w:p>
        </w:tc>
        <w:tc>
          <w:tcPr>
            <w:tcW w:w="99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9863938" w14:textId="77777777" w:rsidR="000107AB" w:rsidRDefault="000107AB" w:rsidP="00A65BFA">
            <w:r>
              <w:rPr>
                <w:sz w:val="15"/>
                <w:szCs w:val="15"/>
              </w:rPr>
              <w:t>Met</w:t>
            </w:r>
          </w:p>
        </w:tc>
        <w:tc>
          <w:tcPr>
            <w:tcW w:w="153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D4DCB51" w14:textId="77777777" w:rsidR="000107AB" w:rsidRDefault="000107AB" w:rsidP="00A65BFA">
            <w:proofErr w:type="spellStart"/>
            <w:r>
              <w:rPr>
                <w:sz w:val="15"/>
                <w:szCs w:val="15"/>
              </w:rPr>
              <w:t>CommentServiceTest</w:t>
            </w:r>
            <w:proofErr w:type="spellEnd"/>
            <w:r>
              <w:rPr>
                <w:sz w:val="15"/>
                <w:szCs w:val="15"/>
              </w:rPr>
              <w:t xml:space="preserve">; </w:t>
            </w:r>
            <w:proofErr w:type="spellStart"/>
            <w:r>
              <w:rPr>
                <w:sz w:val="15"/>
                <w:szCs w:val="15"/>
              </w:rPr>
              <w:t>auditTrailAndNotesAreAppendOnly</w:t>
            </w:r>
            <w:proofErr w:type="spellEnd"/>
            <w:r>
              <w:rPr>
                <w:sz w:val="15"/>
                <w:szCs w:val="15"/>
              </w:rPr>
              <w:t>; MT-19</w:t>
            </w:r>
          </w:p>
        </w:tc>
        <w:tc>
          <w:tcPr>
            <w:tcW w:w="221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C7DE88D" w14:textId="77777777" w:rsidR="000107AB" w:rsidRDefault="000107AB" w:rsidP="00A65BFA">
            <w:r>
              <w:rPr>
                <w:sz w:val="15"/>
                <w:szCs w:val="15"/>
              </w:rPr>
              <w:t>Delivered. Limitation: the staff notes list doesn't label visible vs internal notes (MT-19 observation).</w:t>
            </w:r>
          </w:p>
        </w:tc>
      </w:tr>
      <w:tr w:rsidR="000107AB" w14:paraId="32C03C4F" w14:textId="77777777" w:rsidTr="00A65BFA">
        <w:trPr>
          <w:cantSplit/>
        </w:trPr>
        <w:tc>
          <w:tcPr>
            <w:tcW w:w="4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7DBC762" w14:textId="77777777" w:rsidR="000107AB" w:rsidRDefault="000107AB" w:rsidP="00A65BFA">
            <w:r>
              <w:rPr>
                <w:sz w:val="15"/>
                <w:szCs w:val="15"/>
              </w:rPr>
              <w:t>11</w:t>
            </w:r>
          </w:p>
        </w:tc>
        <w:tc>
          <w:tcPr>
            <w:tcW w:w="135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57D04B2" w14:textId="77777777" w:rsidR="000107AB" w:rsidRDefault="000107AB" w:rsidP="00A65BFA">
            <w:r>
              <w:rPr>
                <w:sz w:val="15"/>
                <w:szCs w:val="15"/>
              </w:rPr>
              <w:t xml:space="preserve">Resolve or close </w:t>
            </w:r>
            <w:proofErr w:type="spellStart"/>
            <w:r>
              <w:rPr>
                <w:sz w:val="15"/>
                <w:szCs w:val="15"/>
              </w:rPr>
              <w:t>authorised</w:t>
            </w:r>
            <w:proofErr w:type="spellEnd"/>
            <w:r>
              <w:rPr>
                <w:sz w:val="15"/>
                <w:szCs w:val="15"/>
              </w:rPr>
              <w:t xml:space="preserve"> requests</w:t>
            </w:r>
          </w:p>
        </w:tc>
        <w:tc>
          <w:tcPr>
            <w:tcW w:w="72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829F182" w14:textId="77777777" w:rsidR="000107AB" w:rsidRDefault="000107AB" w:rsidP="00A65BFA">
            <w:r>
              <w:rPr>
                <w:sz w:val="15"/>
                <w:szCs w:val="15"/>
              </w:rPr>
              <w:t>FR-011</w:t>
            </w:r>
          </w:p>
        </w:tc>
        <w:tc>
          <w:tcPr>
            <w:tcW w:w="6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C23080E" w14:textId="77777777" w:rsidR="000107AB" w:rsidRDefault="000107AB" w:rsidP="00A65BFA">
            <w:r>
              <w:rPr>
                <w:sz w:val="15"/>
                <w:szCs w:val="15"/>
              </w:rPr>
              <w:t>Must</w:t>
            </w:r>
          </w:p>
        </w:tc>
        <w:tc>
          <w:tcPr>
            <w:tcW w:w="11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6F8D647" w14:textId="77777777" w:rsidR="000107AB" w:rsidRDefault="000107AB" w:rsidP="00A65BFA">
            <w:r>
              <w:rPr>
                <w:sz w:val="15"/>
                <w:szCs w:val="15"/>
              </w:rPr>
              <w:t>IMPLEMENTED</w:t>
            </w:r>
          </w:p>
        </w:tc>
        <w:tc>
          <w:tcPr>
            <w:tcW w:w="99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3414FCA" w14:textId="77777777" w:rsidR="000107AB" w:rsidRDefault="000107AB" w:rsidP="00A65BFA">
            <w:r>
              <w:rPr>
                <w:sz w:val="15"/>
                <w:szCs w:val="15"/>
              </w:rPr>
              <w:t>Met</w:t>
            </w:r>
          </w:p>
        </w:tc>
        <w:tc>
          <w:tcPr>
            <w:tcW w:w="153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B9EC4BD" w14:textId="77777777" w:rsidR="000107AB" w:rsidRDefault="000107AB" w:rsidP="00A65BFA">
            <w:proofErr w:type="spellStart"/>
            <w:r>
              <w:rPr>
                <w:sz w:val="15"/>
                <w:szCs w:val="15"/>
              </w:rPr>
              <w:t>RequestServiceTest</w:t>
            </w:r>
            <w:proofErr w:type="spellEnd"/>
            <w:r>
              <w:rPr>
                <w:sz w:val="15"/>
                <w:szCs w:val="15"/>
              </w:rPr>
              <w:t xml:space="preserve"> (read-only); MT-20</w:t>
            </w:r>
          </w:p>
        </w:tc>
        <w:tc>
          <w:tcPr>
            <w:tcW w:w="221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4EE3DA9" w14:textId="77777777" w:rsidR="000107AB" w:rsidRDefault="000107AB" w:rsidP="00A65BFA">
            <w:r>
              <w:rPr>
                <w:sz w:val="15"/>
                <w:szCs w:val="15"/>
              </w:rPr>
              <w:t>Delivered.</w:t>
            </w:r>
          </w:p>
        </w:tc>
      </w:tr>
      <w:tr w:rsidR="000107AB" w14:paraId="2E2EAFEA" w14:textId="77777777" w:rsidTr="00A65BFA">
        <w:trPr>
          <w:cantSplit/>
        </w:trPr>
        <w:tc>
          <w:tcPr>
            <w:tcW w:w="4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3D67A38" w14:textId="77777777" w:rsidR="000107AB" w:rsidRDefault="000107AB" w:rsidP="00A65BFA">
            <w:r>
              <w:rPr>
                <w:sz w:val="15"/>
                <w:szCs w:val="15"/>
              </w:rPr>
              <w:t>12</w:t>
            </w:r>
          </w:p>
        </w:tc>
        <w:tc>
          <w:tcPr>
            <w:tcW w:w="135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61B6FD1" w14:textId="77777777" w:rsidR="000107AB" w:rsidRDefault="000107AB" w:rsidP="00A65BFA">
            <w:r>
              <w:rPr>
                <w:sz w:val="15"/>
                <w:szCs w:val="15"/>
              </w:rPr>
              <w:t>Aggregate service activity</w:t>
            </w:r>
          </w:p>
        </w:tc>
        <w:tc>
          <w:tcPr>
            <w:tcW w:w="72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59D649E" w14:textId="77777777" w:rsidR="000107AB" w:rsidRDefault="000107AB" w:rsidP="00A65BFA">
            <w:r>
              <w:rPr>
                <w:sz w:val="15"/>
                <w:szCs w:val="15"/>
              </w:rPr>
              <w:t>FR-012</w:t>
            </w:r>
          </w:p>
        </w:tc>
        <w:tc>
          <w:tcPr>
            <w:tcW w:w="6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229C404" w14:textId="77777777" w:rsidR="000107AB" w:rsidRDefault="000107AB" w:rsidP="00A65BFA">
            <w:r>
              <w:rPr>
                <w:sz w:val="15"/>
                <w:szCs w:val="15"/>
              </w:rPr>
              <w:t>Should</w:t>
            </w:r>
          </w:p>
        </w:tc>
        <w:tc>
          <w:tcPr>
            <w:tcW w:w="11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7516CED" w14:textId="77777777" w:rsidR="000107AB" w:rsidRDefault="000107AB" w:rsidP="00A65BFA">
            <w:r>
              <w:rPr>
                <w:sz w:val="15"/>
                <w:szCs w:val="15"/>
              </w:rPr>
              <w:t>IMPLEMENTED (overdue rule added by CR-004)</w:t>
            </w:r>
          </w:p>
        </w:tc>
        <w:tc>
          <w:tcPr>
            <w:tcW w:w="99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9CC7EAB" w14:textId="77777777" w:rsidR="000107AB" w:rsidRDefault="000107AB" w:rsidP="00A65BFA">
            <w:r>
              <w:rPr>
                <w:sz w:val="15"/>
                <w:szCs w:val="15"/>
              </w:rPr>
              <w:t>Met (both)</w:t>
            </w:r>
          </w:p>
        </w:tc>
        <w:tc>
          <w:tcPr>
            <w:tcW w:w="153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52423F0" w14:textId="77777777" w:rsidR="000107AB" w:rsidRDefault="000107AB" w:rsidP="00A65BFA">
            <w:proofErr w:type="spellStart"/>
            <w:r>
              <w:rPr>
                <w:sz w:val="15"/>
                <w:szCs w:val="15"/>
              </w:rPr>
              <w:t>ReportServiceTest</w:t>
            </w:r>
            <w:proofErr w:type="spellEnd"/>
            <w:r>
              <w:rPr>
                <w:sz w:val="15"/>
                <w:szCs w:val="15"/>
              </w:rPr>
              <w:t xml:space="preserve">; </w:t>
            </w:r>
            <w:proofErr w:type="spellStart"/>
            <w:r>
              <w:rPr>
                <w:sz w:val="15"/>
                <w:szCs w:val="15"/>
              </w:rPr>
              <w:t>overdueBoundary</w:t>
            </w:r>
            <w:proofErr w:type="spellEnd"/>
            <w:r>
              <w:rPr>
                <w:sz w:val="15"/>
                <w:szCs w:val="15"/>
              </w:rPr>
              <w:t>; MT-24</w:t>
            </w:r>
          </w:p>
        </w:tc>
        <w:tc>
          <w:tcPr>
            <w:tcW w:w="221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6838267" w14:textId="77777777" w:rsidR="000107AB" w:rsidRDefault="000107AB" w:rsidP="00A65BFA">
            <w:r>
              <w:rPr>
                <w:sz w:val="15"/>
                <w:szCs w:val="15"/>
              </w:rPr>
              <w:t>Delivered (D-42 found and fixed).</w:t>
            </w:r>
          </w:p>
        </w:tc>
      </w:tr>
      <w:tr w:rsidR="000107AB" w14:paraId="342E8D0C" w14:textId="77777777" w:rsidTr="00A65BFA">
        <w:trPr>
          <w:cantSplit/>
        </w:trPr>
        <w:tc>
          <w:tcPr>
            <w:tcW w:w="4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01F7FA5" w14:textId="77777777" w:rsidR="000107AB" w:rsidRDefault="000107AB" w:rsidP="00A65BFA">
            <w:r>
              <w:rPr>
                <w:sz w:val="15"/>
                <w:szCs w:val="15"/>
              </w:rPr>
              <w:t>13</w:t>
            </w:r>
          </w:p>
        </w:tc>
        <w:tc>
          <w:tcPr>
            <w:tcW w:w="135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370BC66" w14:textId="77777777" w:rsidR="000107AB" w:rsidRDefault="000107AB" w:rsidP="00A65BFA">
            <w:r>
              <w:rPr>
                <w:sz w:val="15"/>
                <w:szCs w:val="15"/>
              </w:rPr>
              <w:t>Filter activity by category, status and date</w:t>
            </w:r>
          </w:p>
        </w:tc>
        <w:tc>
          <w:tcPr>
            <w:tcW w:w="72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6F87EA0" w14:textId="77777777" w:rsidR="000107AB" w:rsidRDefault="000107AB" w:rsidP="00A65BFA">
            <w:r>
              <w:rPr>
                <w:sz w:val="15"/>
                <w:szCs w:val="15"/>
              </w:rPr>
              <w:t>FR-013</w:t>
            </w:r>
          </w:p>
        </w:tc>
        <w:tc>
          <w:tcPr>
            <w:tcW w:w="6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61EBDB5" w14:textId="77777777" w:rsidR="000107AB" w:rsidRDefault="000107AB" w:rsidP="00A65BFA">
            <w:r>
              <w:rPr>
                <w:sz w:val="15"/>
                <w:szCs w:val="15"/>
              </w:rPr>
              <w:t>Should</w:t>
            </w:r>
          </w:p>
        </w:tc>
        <w:tc>
          <w:tcPr>
            <w:tcW w:w="11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4608CB7" w14:textId="77777777" w:rsidR="000107AB" w:rsidRDefault="000107AB" w:rsidP="00A65BFA">
            <w:r>
              <w:rPr>
                <w:sz w:val="15"/>
                <w:szCs w:val="15"/>
              </w:rPr>
              <w:t>IMPLEMENTED</w:t>
            </w:r>
          </w:p>
        </w:tc>
        <w:tc>
          <w:tcPr>
            <w:tcW w:w="99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70318A8" w14:textId="77777777" w:rsidR="000107AB" w:rsidRDefault="000107AB" w:rsidP="00A65BFA">
            <w:r>
              <w:rPr>
                <w:sz w:val="15"/>
                <w:szCs w:val="15"/>
              </w:rPr>
              <w:t>Met</w:t>
            </w:r>
          </w:p>
        </w:tc>
        <w:tc>
          <w:tcPr>
            <w:tcW w:w="153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CD5A624" w14:textId="77777777" w:rsidR="000107AB" w:rsidRDefault="000107AB" w:rsidP="00A65BFA">
            <w:r>
              <w:rPr>
                <w:sz w:val="15"/>
                <w:szCs w:val="15"/>
              </w:rPr>
              <w:t>activity-</w:t>
            </w:r>
            <w:proofErr w:type="spellStart"/>
            <w:r>
              <w:rPr>
                <w:sz w:val="15"/>
                <w:szCs w:val="15"/>
              </w:rPr>
              <w:t>page.spec</w:t>
            </w:r>
            <w:proofErr w:type="spellEnd"/>
            <w:r>
              <w:rPr>
                <w:sz w:val="15"/>
                <w:szCs w:val="15"/>
              </w:rPr>
              <w:t>; MT-25</w:t>
            </w:r>
          </w:p>
        </w:tc>
        <w:tc>
          <w:tcPr>
            <w:tcW w:w="221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B53AD5C" w14:textId="77777777" w:rsidR="000107AB" w:rsidRDefault="000107AB" w:rsidP="00A65BFA">
            <w:r>
              <w:rPr>
                <w:sz w:val="15"/>
                <w:szCs w:val="15"/>
              </w:rPr>
              <w:t>Delivered (D-10, D-41 fixed in PR #32).</w:t>
            </w:r>
          </w:p>
        </w:tc>
      </w:tr>
      <w:tr w:rsidR="000107AB" w14:paraId="1221740A" w14:textId="77777777" w:rsidTr="00A65BFA">
        <w:trPr>
          <w:cantSplit/>
        </w:trPr>
        <w:tc>
          <w:tcPr>
            <w:tcW w:w="4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8E5CB0A" w14:textId="77777777" w:rsidR="000107AB" w:rsidRDefault="000107AB" w:rsidP="00A65BFA">
            <w:r>
              <w:rPr>
                <w:sz w:val="15"/>
                <w:szCs w:val="15"/>
              </w:rPr>
              <w:t>14</w:t>
            </w:r>
          </w:p>
        </w:tc>
        <w:tc>
          <w:tcPr>
            <w:tcW w:w="135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2AB3BFD" w14:textId="77777777" w:rsidR="000107AB" w:rsidRDefault="000107AB" w:rsidP="00A65BFA">
            <w:r>
              <w:rPr>
                <w:sz w:val="15"/>
                <w:szCs w:val="15"/>
              </w:rPr>
              <w:t>Information for accountability and service review</w:t>
            </w:r>
          </w:p>
        </w:tc>
        <w:tc>
          <w:tcPr>
            <w:tcW w:w="72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E292E68" w14:textId="77777777" w:rsidR="000107AB" w:rsidRDefault="000107AB" w:rsidP="00A65BFA">
            <w:r>
              <w:rPr>
                <w:sz w:val="15"/>
                <w:szCs w:val="15"/>
              </w:rPr>
              <w:t>FR-007, FR-012, NFR-006</w:t>
            </w:r>
          </w:p>
        </w:tc>
        <w:tc>
          <w:tcPr>
            <w:tcW w:w="6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CE608ED" w14:textId="77777777" w:rsidR="000107AB" w:rsidRDefault="000107AB" w:rsidP="00A65BFA">
            <w:r>
              <w:rPr>
                <w:sz w:val="15"/>
                <w:szCs w:val="15"/>
              </w:rPr>
              <w:t>Should</w:t>
            </w:r>
          </w:p>
        </w:tc>
        <w:tc>
          <w:tcPr>
            <w:tcW w:w="11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FF127F8" w14:textId="77777777" w:rsidR="000107AB" w:rsidRDefault="000107AB" w:rsidP="00A65BFA">
            <w:r>
              <w:rPr>
                <w:sz w:val="15"/>
                <w:szCs w:val="15"/>
              </w:rPr>
              <w:t>IMPLEMENTED</w:t>
            </w:r>
          </w:p>
        </w:tc>
        <w:tc>
          <w:tcPr>
            <w:tcW w:w="99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1970D97" w14:textId="77777777" w:rsidR="000107AB" w:rsidRDefault="000107AB" w:rsidP="00A65BFA">
            <w:r>
              <w:rPr>
                <w:sz w:val="15"/>
                <w:szCs w:val="15"/>
              </w:rPr>
              <w:t>Met</w:t>
            </w:r>
          </w:p>
        </w:tc>
        <w:tc>
          <w:tcPr>
            <w:tcW w:w="153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AF1320D" w14:textId="77777777" w:rsidR="000107AB" w:rsidRDefault="000107AB" w:rsidP="00A65BFA">
            <w:r>
              <w:rPr>
                <w:sz w:val="15"/>
                <w:szCs w:val="15"/>
              </w:rPr>
              <w:t xml:space="preserve">Audit page; </w:t>
            </w:r>
            <w:proofErr w:type="spellStart"/>
            <w:r>
              <w:rPr>
                <w:sz w:val="15"/>
                <w:szCs w:val="15"/>
              </w:rPr>
              <w:t>AuditServiceTest</w:t>
            </w:r>
            <w:proofErr w:type="spellEnd"/>
            <w:r>
              <w:rPr>
                <w:sz w:val="15"/>
                <w:szCs w:val="15"/>
              </w:rPr>
              <w:t>; MT-30</w:t>
            </w:r>
          </w:p>
        </w:tc>
        <w:tc>
          <w:tcPr>
            <w:tcW w:w="221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219C82E" w14:textId="77777777" w:rsidR="000107AB" w:rsidRDefault="000107AB" w:rsidP="00A65BFA">
            <w:r>
              <w:rPr>
                <w:sz w:val="15"/>
                <w:szCs w:val="15"/>
              </w:rPr>
              <w:t>Delivered through the request history, activity counts and the audit page (no client personal data).</w:t>
            </w:r>
          </w:p>
        </w:tc>
      </w:tr>
      <w:tr w:rsidR="000107AB" w14:paraId="4AABE519" w14:textId="77777777" w:rsidTr="00A65BFA">
        <w:trPr>
          <w:cantSplit/>
        </w:trPr>
        <w:tc>
          <w:tcPr>
            <w:tcW w:w="4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86D699E" w14:textId="77777777" w:rsidR="000107AB" w:rsidRDefault="000107AB" w:rsidP="00A65BFA">
            <w:r>
              <w:rPr>
                <w:sz w:val="15"/>
                <w:szCs w:val="15"/>
              </w:rPr>
              <w:t>15</w:t>
            </w:r>
          </w:p>
        </w:tc>
        <w:tc>
          <w:tcPr>
            <w:tcW w:w="135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8799EE7" w14:textId="77777777" w:rsidR="000107AB" w:rsidRDefault="000107AB" w:rsidP="00A65BFA">
            <w:r>
              <w:rPr>
                <w:sz w:val="15"/>
                <w:szCs w:val="15"/>
              </w:rPr>
              <w:t>Authentication and RBAC for three roles</w:t>
            </w:r>
          </w:p>
        </w:tc>
        <w:tc>
          <w:tcPr>
            <w:tcW w:w="72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CD1C8DA" w14:textId="77777777" w:rsidR="000107AB" w:rsidRDefault="000107AB" w:rsidP="00A65BFA">
            <w:r>
              <w:rPr>
                <w:sz w:val="15"/>
                <w:szCs w:val="15"/>
              </w:rPr>
              <w:t>FR-014, NFR-002, NFR-003</w:t>
            </w:r>
          </w:p>
        </w:tc>
        <w:tc>
          <w:tcPr>
            <w:tcW w:w="6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713313B" w14:textId="77777777" w:rsidR="000107AB" w:rsidRDefault="000107AB" w:rsidP="00A65BFA">
            <w:r>
              <w:rPr>
                <w:sz w:val="15"/>
                <w:szCs w:val="15"/>
              </w:rPr>
              <w:t>Must</w:t>
            </w:r>
          </w:p>
        </w:tc>
        <w:tc>
          <w:tcPr>
            <w:tcW w:w="11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6547CB4" w14:textId="77777777" w:rsidR="000107AB" w:rsidRDefault="000107AB" w:rsidP="00A65BFA">
            <w:r>
              <w:rPr>
                <w:sz w:val="15"/>
                <w:szCs w:val="15"/>
              </w:rPr>
              <w:t>IMPLEMENTED (role names changed by CR-008)</w:t>
            </w:r>
          </w:p>
        </w:tc>
        <w:tc>
          <w:tcPr>
            <w:tcW w:w="99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240B7D1" w14:textId="77777777" w:rsidR="000107AB" w:rsidRDefault="000107AB" w:rsidP="00A65BFA">
            <w:r>
              <w:rPr>
                <w:sz w:val="15"/>
                <w:szCs w:val="15"/>
              </w:rPr>
              <w:t>Met</w:t>
            </w:r>
          </w:p>
        </w:tc>
        <w:tc>
          <w:tcPr>
            <w:tcW w:w="153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7D8B021" w14:textId="77777777" w:rsidR="000107AB" w:rsidRDefault="000107AB" w:rsidP="00A65BFA">
            <w:proofErr w:type="spellStart"/>
            <w:r>
              <w:rPr>
                <w:sz w:val="15"/>
                <w:szCs w:val="15"/>
              </w:rPr>
              <w:t>AuthServiceTest</w:t>
            </w:r>
            <w:proofErr w:type="spellEnd"/>
            <w:r>
              <w:rPr>
                <w:sz w:val="15"/>
                <w:szCs w:val="15"/>
              </w:rPr>
              <w:t xml:space="preserve">; </w:t>
            </w:r>
            <w:proofErr w:type="spellStart"/>
            <w:r>
              <w:rPr>
                <w:sz w:val="15"/>
                <w:szCs w:val="15"/>
              </w:rPr>
              <w:t>JwtSecurityTest</w:t>
            </w:r>
            <w:proofErr w:type="spellEnd"/>
            <w:r>
              <w:rPr>
                <w:sz w:val="15"/>
                <w:szCs w:val="15"/>
              </w:rPr>
              <w:t>; E2E-02; MT-01 to MT-06</w:t>
            </w:r>
          </w:p>
        </w:tc>
        <w:tc>
          <w:tcPr>
            <w:tcW w:w="221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EE9CEB5" w14:textId="77777777" w:rsidR="000107AB" w:rsidRDefault="000107AB" w:rsidP="00A65BFA">
            <w:r>
              <w:rPr>
                <w:sz w:val="15"/>
                <w:szCs w:val="15"/>
              </w:rPr>
              <w:t>Delivered; roles are REQUESTER, STAFF and MANAGEMENT (CR-008).</w:t>
            </w:r>
          </w:p>
        </w:tc>
      </w:tr>
      <w:tr w:rsidR="000107AB" w14:paraId="5D78DD13" w14:textId="77777777" w:rsidTr="00A65BFA">
        <w:trPr>
          <w:cantSplit/>
        </w:trPr>
        <w:tc>
          <w:tcPr>
            <w:tcW w:w="4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F80C6C6" w14:textId="77777777" w:rsidR="000107AB" w:rsidRDefault="000107AB" w:rsidP="00A65BFA">
            <w:r>
              <w:rPr>
                <w:sz w:val="15"/>
                <w:szCs w:val="15"/>
              </w:rPr>
              <w:t>16</w:t>
            </w:r>
          </w:p>
        </w:tc>
        <w:tc>
          <w:tcPr>
            <w:tcW w:w="135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A5679D6" w14:textId="77777777" w:rsidR="000107AB" w:rsidRDefault="000107AB" w:rsidP="00A65BFA">
            <w:r>
              <w:rPr>
                <w:sz w:val="15"/>
                <w:szCs w:val="15"/>
              </w:rPr>
              <w:t>Management-controlled category list</w:t>
            </w:r>
          </w:p>
        </w:tc>
        <w:tc>
          <w:tcPr>
            <w:tcW w:w="72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28CF3C3" w14:textId="77777777" w:rsidR="000107AB" w:rsidRDefault="000107AB" w:rsidP="00A65BFA">
            <w:r>
              <w:rPr>
                <w:sz w:val="15"/>
                <w:szCs w:val="15"/>
              </w:rPr>
              <w:t>FR-015</w:t>
            </w:r>
          </w:p>
        </w:tc>
        <w:tc>
          <w:tcPr>
            <w:tcW w:w="6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47064B2" w14:textId="77777777" w:rsidR="000107AB" w:rsidRDefault="000107AB" w:rsidP="00A65BFA">
            <w:r>
              <w:rPr>
                <w:sz w:val="15"/>
                <w:szCs w:val="15"/>
              </w:rPr>
              <w:t>Must</w:t>
            </w:r>
          </w:p>
        </w:tc>
        <w:tc>
          <w:tcPr>
            <w:tcW w:w="11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6D3C707" w14:textId="77777777" w:rsidR="000107AB" w:rsidRDefault="000107AB" w:rsidP="00A65BFA">
            <w:r>
              <w:rPr>
                <w:sz w:val="15"/>
                <w:szCs w:val="15"/>
              </w:rPr>
              <w:t>IMPLEMENTED (changed by CR-001)</w:t>
            </w:r>
          </w:p>
        </w:tc>
        <w:tc>
          <w:tcPr>
            <w:tcW w:w="99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586FA2A" w14:textId="77777777" w:rsidR="000107AB" w:rsidRDefault="000107AB" w:rsidP="00A65BFA">
            <w:r>
              <w:rPr>
                <w:sz w:val="15"/>
                <w:szCs w:val="15"/>
              </w:rPr>
              <w:t>Met</w:t>
            </w:r>
          </w:p>
        </w:tc>
        <w:tc>
          <w:tcPr>
            <w:tcW w:w="153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637CD97" w14:textId="77777777" w:rsidR="000107AB" w:rsidRDefault="000107AB" w:rsidP="00A65BFA">
            <w:proofErr w:type="spellStart"/>
            <w:r>
              <w:rPr>
                <w:sz w:val="15"/>
                <w:szCs w:val="15"/>
              </w:rPr>
              <w:t>CategoryServiceTest</w:t>
            </w:r>
            <w:proofErr w:type="spellEnd"/>
            <w:r>
              <w:rPr>
                <w:sz w:val="15"/>
                <w:szCs w:val="15"/>
              </w:rPr>
              <w:t xml:space="preserve">; </w:t>
            </w:r>
            <w:proofErr w:type="spellStart"/>
            <w:r>
              <w:rPr>
                <w:sz w:val="15"/>
                <w:szCs w:val="15"/>
              </w:rPr>
              <w:t>categoryPartitions</w:t>
            </w:r>
            <w:proofErr w:type="spellEnd"/>
            <w:r>
              <w:rPr>
                <w:sz w:val="15"/>
                <w:szCs w:val="15"/>
              </w:rPr>
              <w:t>; MT-12, MT-26</w:t>
            </w:r>
          </w:p>
        </w:tc>
        <w:tc>
          <w:tcPr>
            <w:tcW w:w="221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5D6D366" w14:textId="77777777" w:rsidR="000107AB" w:rsidRDefault="000107AB" w:rsidP="00A65BFA">
            <w:r>
              <w:rPr>
                <w:sz w:val="15"/>
                <w:szCs w:val="15"/>
              </w:rPr>
              <w:t>CR-001 changed "admin" to Management.</w:t>
            </w:r>
          </w:p>
        </w:tc>
      </w:tr>
      <w:tr w:rsidR="000107AB" w14:paraId="407A57E2" w14:textId="77777777" w:rsidTr="00A65BFA">
        <w:trPr>
          <w:cantSplit/>
        </w:trPr>
        <w:tc>
          <w:tcPr>
            <w:tcW w:w="4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0C606C3" w14:textId="77777777" w:rsidR="000107AB" w:rsidRDefault="000107AB" w:rsidP="00A65BFA">
            <w:r>
              <w:rPr>
                <w:sz w:val="15"/>
                <w:szCs w:val="15"/>
              </w:rPr>
              <w:t>17</w:t>
            </w:r>
          </w:p>
        </w:tc>
        <w:tc>
          <w:tcPr>
            <w:tcW w:w="135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7FE06AF" w14:textId="77777777" w:rsidR="000107AB" w:rsidRDefault="000107AB" w:rsidP="00A65BFA">
            <w:r>
              <w:rPr>
                <w:sz w:val="15"/>
                <w:szCs w:val="15"/>
              </w:rPr>
              <w:t>Audit trail of who changed what and when</w:t>
            </w:r>
          </w:p>
        </w:tc>
        <w:tc>
          <w:tcPr>
            <w:tcW w:w="72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75348FB" w14:textId="77777777" w:rsidR="000107AB" w:rsidRDefault="000107AB" w:rsidP="00A65BFA">
            <w:r>
              <w:rPr>
                <w:sz w:val="15"/>
                <w:szCs w:val="15"/>
              </w:rPr>
              <w:t>NFR-006, NFR-007</w:t>
            </w:r>
          </w:p>
        </w:tc>
        <w:tc>
          <w:tcPr>
            <w:tcW w:w="6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123AF95" w14:textId="77777777" w:rsidR="000107AB" w:rsidRDefault="000107AB" w:rsidP="00A65BFA">
            <w:r>
              <w:rPr>
                <w:sz w:val="15"/>
                <w:szCs w:val="15"/>
              </w:rPr>
              <w:t>Must</w:t>
            </w:r>
          </w:p>
        </w:tc>
        <w:tc>
          <w:tcPr>
            <w:tcW w:w="11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113BE45" w14:textId="77777777" w:rsidR="000107AB" w:rsidRDefault="000107AB" w:rsidP="00A65BFA">
            <w:r>
              <w:rPr>
                <w:sz w:val="15"/>
                <w:szCs w:val="15"/>
              </w:rPr>
              <w:t>IMPLEMENTED (design changed by C-02)</w:t>
            </w:r>
          </w:p>
        </w:tc>
        <w:tc>
          <w:tcPr>
            <w:tcW w:w="99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D77406C" w14:textId="77777777" w:rsidR="000107AB" w:rsidRDefault="000107AB" w:rsidP="00A65BFA">
            <w:r>
              <w:rPr>
                <w:sz w:val="15"/>
                <w:szCs w:val="15"/>
              </w:rPr>
              <w:t>Met</w:t>
            </w:r>
          </w:p>
        </w:tc>
        <w:tc>
          <w:tcPr>
            <w:tcW w:w="153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2EF4387" w14:textId="77777777" w:rsidR="000107AB" w:rsidRDefault="000107AB" w:rsidP="00A65BFA">
            <w:proofErr w:type="spellStart"/>
            <w:r>
              <w:rPr>
                <w:sz w:val="15"/>
                <w:szCs w:val="15"/>
              </w:rPr>
              <w:t>fullLifecycleIsAudited</w:t>
            </w:r>
            <w:proofErr w:type="spellEnd"/>
            <w:r>
              <w:rPr>
                <w:sz w:val="15"/>
                <w:szCs w:val="15"/>
              </w:rPr>
              <w:t xml:space="preserve">; </w:t>
            </w:r>
            <w:proofErr w:type="spellStart"/>
            <w:r>
              <w:rPr>
                <w:sz w:val="15"/>
                <w:szCs w:val="15"/>
              </w:rPr>
              <w:t>auditTrailAndNotesAreAppendOnly</w:t>
            </w:r>
            <w:proofErr w:type="spellEnd"/>
            <w:r>
              <w:rPr>
                <w:sz w:val="15"/>
                <w:szCs w:val="15"/>
              </w:rPr>
              <w:t>; MT-21</w:t>
            </w:r>
          </w:p>
        </w:tc>
        <w:tc>
          <w:tcPr>
            <w:tcW w:w="221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FFE7925" w14:textId="77777777" w:rsidR="000107AB" w:rsidRDefault="000107AB" w:rsidP="00A65BFA">
            <w:r>
              <w:rPr>
                <w:sz w:val="15"/>
                <w:szCs w:val="15"/>
              </w:rPr>
              <w:t>Implemented with database triggers instead of an application listener (C-02), so every change is audited.</w:t>
            </w:r>
          </w:p>
        </w:tc>
      </w:tr>
      <w:tr w:rsidR="000107AB" w14:paraId="74CD66D4" w14:textId="77777777" w:rsidTr="00A65BFA">
        <w:trPr>
          <w:cantSplit/>
        </w:trPr>
        <w:tc>
          <w:tcPr>
            <w:tcW w:w="406"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08A51F8" w14:textId="77777777" w:rsidR="000107AB" w:rsidRDefault="000107AB" w:rsidP="00A65BFA">
            <w:r>
              <w:rPr>
                <w:sz w:val="15"/>
                <w:szCs w:val="15"/>
              </w:rPr>
              <w:t>18</w:t>
            </w:r>
          </w:p>
        </w:tc>
        <w:tc>
          <w:tcPr>
            <w:tcW w:w="135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5775AE7" w14:textId="77777777" w:rsidR="000107AB" w:rsidRDefault="000107AB" w:rsidP="00A65BFA">
            <w:r>
              <w:rPr>
                <w:sz w:val="15"/>
                <w:szCs w:val="15"/>
              </w:rPr>
              <w:t>Added after M1: Management sets request priority</w:t>
            </w:r>
          </w:p>
        </w:tc>
        <w:tc>
          <w:tcPr>
            <w:tcW w:w="72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EE73885" w14:textId="77777777" w:rsidR="000107AB" w:rsidRDefault="000107AB" w:rsidP="00A65BFA">
            <w:r>
              <w:rPr>
                <w:sz w:val="15"/>
                <w:szCs w:val="15"/>
              </w:rPr>
              <w:t>FR-016</w:t>
            </w:r>
          </w:p>
        </w:tc>
        <w:tc>
          <w:tcPr>
            <w:tcW w:w="6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7700FAC" w14:textId="77777777" w:rsidR="000107AB" w:rsidRDefault="000107AB" w:rsidP="00A65BFA">
            <w:r>
              <w:rPr>
                <w:sz w:val="15"/>
                <w:szCs w:val="15"/>
              </w:rPr>
              <w:t>Should</w:t>
            </w:r>
          </w:p>
        </w:tc>
        <w:tc>
          <w:tcPr>
            <w:tcW w:w="11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1160CA9" w14:textId="77777777" w:rsidR="000107AB" w:rsidRDefault="000107AB" w:rsidP="00A65BFA">
            <w:r>
              <w:rPr>
                <w:sz w:val="15"/>
                <w:szCs w:val="15"/>
              </w:rPr>
              <w:t>IMPLEMENTED (added by CR-003)</w:t>
            </w:r>
          </w:p>
        </w:tc>
        <w:tc>
          <w:tcPr>
            <w:tcW w:w="99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5F05456" w14:textId="77777777" w:rsidR="000107AB" w:rsidRDefault="000107AB" w:rsidP="00A65BFA">
            <w:r>
              <w:rPr>
                <w:sz w:val="15"/>
                <w:szCs w:val="15"/>
              </w:rPr>
              <w:t>Met</w:t>
            </w:r>
          </w:p>
        </w:tc>
        <w:tc>
          <w:tcPr>
            <w:tcW w:w="153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FE02FC6" w14:textId="77777777" w:rsidR="000107AB" w:rsidRDefault="000107AB" w:rsidP="00A65BFA">
            <w:proofErr w:type="spellStart"/>
            <w:r>
              <w:rPr>
                <w:sz w:val="15"/>
                <w:szCs w:val="15"/>
              </w:rPr>
              <w:t>priorityAndHistory</w:t>
            </w:r>
            <w:proofErr w:type="spellEnd"/>
            <w:r>
              <w:rPr>
                <w:sz w:val="15"/>
                <w:szCs w:val="15"/>
              </w:rPr>
              <w:t xml:space="preserve">; </w:t>
            </w:r>
            <w:proofErr w:type="spellStart"/>
            <w:r>
              <w:rPr>
                <w:sz w:val="15"/>
                <w:szCs w:val="15"/>
              </w:rPr>
              <w:t>priorityPartitions</w:t>
            </w:r>
            <w:proofErr w:type="spellEnd"/>
            <w:r>
              <w:rPr>
                <w:sz w:val="15"/>
                <w:szCs w:val="15"/>
              </w:rPr>
              <w:t>; MT-23</w:t>
            </w:r>
          </w:p>
        </w:tc>
        <w:tc>
          <w:tcPr>
            <w:tcW w:w="221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6959DA4" w14:textId="77777777" w:rsidR="000107AB" w:rsidRDefault="000107AB" w:rsidP="00A65BFA">
            <w:r>
              <w:rPr>
                <w:sz w:val="15"/>
                <w:szCs w:val="15"/>
              </w:rPr>
              <w:t>Added through approved change CR-003 in M2.</w:t>
            </w:r>
          </w:p>
        </w:tc>
      </w:tr>
    </w:tbl>
    <w:p w14:paraId="06EED372" w14:textId="77777777" w:rsidR="000107AB" w:rsidRDefault="000107AB" w:rsidP="000107AB">
      <w:pPr>
        <w:spacing w:after="60"/>
      </w:pPr>
    </w:p>
    <w:p w14:paraId="13327CC8" w14:textId="77777777" w:rsidR="000107AB" w:rsidRDefault="000107AB" w:rsidP="000107AB">
      <w:pPr>
        <w:pStyle w:val="Heading3"/>
      </w:pPr>
      <w:bookmarkStart w:id="125" w:name="_Toc243252297"/>
      <w:r>
        <w:t>Non-functional requirements</w:t>
      </w:r>
      <w:bookmarkEnd w:id="125"/>
    </w:p>
    <w:p w14:paraId="12E9B942" w14:textId="77777777" w:rsidR="000107AB" w:rsidRDefault="000107AB" w:rsidP="000107AB">
      <w:pPr>
        <w:spacing w:after="120"/>
        <w:rPr>
          <w:i/>
          <w:iCs/>
          <w:sz w:val="18"/>
          <w:szCs w:val="18"/>
        </w:rPr>
      </w:pPr>
      <w:r>
        <w:rPr>
          <w:i/>
          <w:iCs/>
          <w:sz w:val="18"/>
          <w:szCs w:val="18"/>
        </w:rPr>
        <w:t>Table B - Non-functional requirements and their final status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22"/>
        <w:gridCol w:w="1534"/>
        <w:gridCol w:w="631"/>
        <w:gridCol w:w="1083"/>
        <w:gridCol w:w="1083"/>
        <w:gridCol w:w="1714"/>
        <w:gridCol w:w="2259"/>
      </w:tblGrid>
      <w:tr w:rsidR="000107AB" w14:paraId="15A7B8C7" w14:textId="77777777" w:rsidTr="00A65BFA">
        <w:trPr>
          <w:tblHeader/>
        </w:trPr>
        <w:tc>
          <w:tcPr>
            <w:tcW w:w="722"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tcPr>
          <w:p w14:paraId="2B74E016" w14:textId="77777777" w:rsidR="000107AB" w:rsidRDefault="000107AB" w:rsidP="00A65BFA">
            <w:r>
              <w:rPr>
                <w:b/>
                <w:bCs/>
                <w:sz w:val="15"/>
                <w:szCs w:val="15"/>
              </w:rPr>
              <w:lastRenderedPageBreak/>
              <w:t>Req.</w:t>
            </w:r>
          </w:p>
        </w:tc>
        <w:tc>
          <w:tcPr>
            <w:tcW w:w="1534"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tcPr>
          <w:p w14:paraId="3DC56DEE" w14:textId="77777777" w:rsidR="000107AB" w:rsidRDefault="000107AB" w:rsidP="00A65BFA">
            <w:r>
              <w:rPr>
                <w:b/>
                <w:bCs/>
                <w:sz w:val="15"/>
                <w:szCs w:val="15"/>
              </w:rPr>
              <w:t>Requirement</w:t>
            </w:r>
          </w:p>
        </w:tc>
        <w:tc>
          <w:tcPr>
            <w:tcW w:w="631"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tcPr>
          <w:p w14:paraId="5A17174E" w14:textId="77777777" w:rsidR="000107AB" w:rsidRDefault="000107AB" w:rsidP="00A65BFA">
            <w:r>
              <w:rPr>
                <w:b/>
                <w:bCs/>
                <w:sz w:val="15"/>
                <w:szCs w:val="15"/>
              </w:rPr>
              <w:t>M1 priority</w:t>
            </w:r>
          </w:p>
        </w:tc>
        <w:tc>
          <w:tcPr>
            <w:tcW w:w="1083"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tcPr>
          <w:p w14:paraId="42E5EEFE" w14:textId="77777777" w:rsidR="000107AB" w:rsidRDefault="000107AB" w:rsidP="00A65BFA">
            <w:r>
              <w:rPr>
                <w:b/>
                <w:bCs/>
                <w:sz w:val="15"/>
                <w:szCs w:val="15"/>
              </w:rPr>
              <w:t>Final status</w:t>
            </w:r>
          </w:p>
        </w:tc>
        <w:tc>
          <w:tcPr>
            <w:tcW w:w="1083"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tcPr>
          <w:p w14:paraId="0A0E5015" w14:textId="77777777" w:rsidR="000107AB" w:rsidRDefault="000107AB" w:rsidP="00A65BFA">
            <w:r>
              <w:rPr>
                <w:b/>
                <w:bCs/>
                <w:sz w:val="15"/>
                <w:szCs w:val="15"/>
              </w:rPr>
              <w:t>Acceptance criteria</w:t>
            </w:r>
          </w:p>
        </w:tc>
        <w:tc>
          <w:tcPr>
            <w:tcW w:w="1714"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tcPr>
          <w:p w14:paraId="6222E5E2" w14:textId="77777777" w:rsidR="000107AB" w:rsidRDefault="000107AB" w:rsidP="00A65BFA">
            <w:r>
              <w:rPr>
                <w:b/>
                <w:bCs/>
                <w:sz w:val="15"/>
                <w:szCs w:val="15"/>
              </w:rPr>
              <w:t>Evidence</w:t>
            </w:r>
          </w:p>
        </w:tc>
        <w:tc>
          <w:tcPr>
            <w:tcW w:w="2259"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tcPr>
          <w:p w14:paraId="6FD9E80A" w14:textId="77777777" w:rsidR="000107AB" w:rsidRDefault="000107AB" w:rsidP="00A65BFA">
            <w:r>
              <w:rPr>
                <w:b/>
                <w:bCs/>
                <w:sz w:val="15"/>
                <w:szCs w:val="15"/>
              </w:rPr>
              <w:t>Conclusion</w:t>
            </w:r>
          </w:p>
        </w:tc>
      </w:tr>
      <w:tr w:rsidR="000107AB" w14:paraId="75C6AE3B" w14:textId="77777777" w:rsidTr="00A65BFA">
        <w:trPr>
          <w:cantSplit/>
        </w:trPr>
        <w:tc>
          <w:tcPr>
            <w:tcW w:w="72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E68688F" w14:textId="77777777" w:rsidR="000107AB" w:rsidRDefault="000107AB" w:rsidP="00A65BFA">
            <w:r>
              <w:rPr>
                <w:sz w:val="15"/>
                <w:szCs w:val="15"/>
              </w:rPr>
              <w:t>NFR-001</w:t>
            </w:r>
          </w:p>
        </w:tc>
        <w:tc>
          <w:tcPr>
            <w:tcW w:w="153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6800D9D" w14:textId="77777777" w:rsidR="000107AB" w:rsidRDefault="000107AB" w:rsidP="00A65BFA">
            <w:r>
              <w:rPr>
                <w:sz w:val="15"/>
                <w:szCs w:val="15"/>
              </w:rPr>
              <w:t>p95 ≤ 3 s at ≤ 20 users</w:t>
            </w:r>
          </w:p>
        </w:tc>
        <w:tc>
          <w:tcPr>
            <w:tcW w:w="6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9972DCE" w14:textId="77777777" w:rsidR="000107AB" w:rsidRDefault="000107AB" w:rsidP="00A65BFA">
            <w:r>
              <w:rPr>
                <w:sz w:val="15"/>
                <w:szCs w:val="15"/>
              </w:rPr>
              <w:t>Should</w:t>
            </w:r>
          </w:p>
        </w:tc>
        <w:tc>
          <w:tcPr>
            <w:tcW w:w="108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7C515A6" w14:textId="77777777" w:rsidR="000107AB" w:rsidRDefault="000107AB" w:rsidP="00A65BFA">
            <w:r>
              <w:rPr>
                <w:sz w:val="15"/>
                <w:szCs w:val="15"/>
              </w:rPr>
              <w:t>IMPLEMENTED</w:t>
            </w:r>
          </w:p>
        </w:tc>
        <w:tc>
          <w:tcPr>
            <w:tcW w:w="108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EDC44A9" w14:textId="77777777" w:rsidR="000107AB" w:rsidRPr="000107AB" w:rsidRDefault="00AD4388" w:rsidP="00A65BFA">
            <w:r>
              <w:rPr>
                <w:sz w:val="15"/>
                <w:szCs w:val="15"/>
              </w:rPr>
              <w:t xml:space="preserve">Partially </w:t>
            </w:r>
            <w:r w:rsidR="000107AB" w:rsidRPr="000107AB">
              <w:rPr>
                <w:sz w:val="15"/>
                <w:szCs w:val="15"/>
              </w:rPr>
              <w:t>Met</w:t>
            </w:r>
          </w:p>
        </w:tc>
        <w:tc>
          <w:tcPr>
            <w:tcW w:w="171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34312E9" w14:textId="77777777" w:rsidR="000107AB" w:rsidRDefault="000107AB" w:rsidP="00A65BFA">
            <w:r>
              <w:rPr>
                <w:sz w:val="15"/>
                <w:szCs w:val="15"/>
              </w:rPr>
              <w:t xml:space="preserve">k6 pilot run: p95 29.8 </w:t>
            </w:r>
            <w:proofErr w:type="spellStart"/>
            <w:r>
              <w:rPr>
                <w:sz w:val="15"/>
                <w:szCs w:val="15"/>
              </w:rPr>
              <w:t>ms</w:t>
            </w:r>
            <w:proofErr w:type="spellEnd"/>
            <w:r>
              <w:rPr>
                <w:sz w:val="15"/>
                <w:szCs w:val="15"/>
              </w:rPr>
              <w:t xml:space="preserve"> (repeated on a second machine)</w:t>
            </w:r>
          </w:p>
        </w:tc>
        <w:tc>
          <w:tcPr>
            <w:tcW w:w="225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F3956E1" w14:textId="77777777" w:rsidR="000107AB" w:rsidRDefault="000107AB" w:rsidP="00A65BFA">
            <w:r>
              <w:rPr>
                <w:sz w:val="15"/>
                <w:szCs w:val="15"/>
              </w:rPr>
              <w:t>Met in the local test with 10,000 requests. Not measured on the production hosting (R-26).</w:t>
            </w:r>
          </w:p>
        </w:tc>
      </w:tr>
      <w:tr w:rsidR="000107AB" w14:paraId="77457C9F" w14:textId="77777777" w:rsidTr="00A65BFA">
        <w:trPr>
          <w:cantSplit/>
        </w:trPr>
        <w:tc>
          <w:tcPr>
            <w:tcW w:w="72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2170BFC" w14:textId="77777777" w:rsidR="000107AB" w:rsidRDefault="000107AB" w:rsidP="00A65BFA">
            <w:r>
              <w:rPr>
                <w:sz w:val="15"/>
                <w:szCs w:val="15"/>
              </w:rPr>
              <w:t>NFR-002</w:t>
            </w:r>
          </w:p>
        </w:tc>
        <w:tc>
          <w:tcPr>
            <w:tcW w:w="153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933BACF" w14:textId="77777777" w:rsidR="000107AB" w:rsidRDefault="000107AB" w:rsidP="00A65BFA">
            <w:r>
              <w:rPr>
                <w:sz w:val="15"/>
                <w:szCs w:val="15"/>
              </w:rPr>
              <w:t>Passwords hashed, never in plain text</w:t>
            </w:r>
          </w:p>
        </w:tc>
        <w:tc>
          <w:tcPr>
            <w:tcW w:w="6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0925F21" w14:textId="77777777" w:rsidR="000107AB" w:rsidRDefault="000107AB" w:rsidP="00A65BFA">
            <w:r>
              <w:rPr>
                <w:sz w:val="15"/>
                <w:szCs w:val="15"/>
              </w:rPr>
              <w:t>Must</w:t>
            </w:r>
          </w:p>
        </w:tc>
        <w:tc>
          <w:tcPr>
            <w:tcW w:w="108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A585D37" w14:textId="77777777" w:rsidR="000107AB" w:rsidRDefault="000107AB" w:rsidP="00A65BFA">
            <w:r>
              <w:rPr>
                <w:sz w:val="15"/>
                <w:szCs w:val="15"/>
              </w:rPr>
              <w:t>IMPLEMENTED</w:t>
            </w:r>
          </w:p>
        </w:tc>
        <w:tc>
          <w:tcPr>
            <w:tcW w:w="108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AFCD3DC" w14:textId="77777777" w:rsidR="000107AB" w:rsidRDefault="000107AB" w:rsidP="00A65BFA">
            <w:r>
              <w:rPr>
                <w:sz w:val="15"/>
                <w:szCs w:val="15"/>
              </w:rPr>
              <w:t>Met</w:t>
            </w:r>
          </w:p>
        </w:tc>
        <w:tc>
          <w:tcPr>
            <w:tcW w:w="171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0586056" w14:textId="77777777" w:rsidR="000107AB" w:rsidRDefault="000107AB" w:rsidP="00A65BFA">
            <w:proofErr w:type="spellStart"/>
            <w:r>
              <w:rPr>
                <w:sz w:val="15"/>
                <w:szCs w:val="15"/>
              </w:rPr>
              <w:t>AuthServiceTest</w:t>
            </w:r>
            <w:proofErr w:type="spellEnd"/>
            <w:r>
              <w:rPr>
                <w:sz w:val="15"/>
                <w:szCs w:val="15"/>
              </w:rPr>
              <w:t xml:space="preserve">; </w:t>
            </w:r>
            <w:proofErr w:type="spellStart"/>
            <w:r>
              <w:rPr>
                <w:sz w:val="15"/>
                <w:szCs w:val="15"/>
              </w:rPr>
              <w:t>ResponsesNeverContainPasswordsTest</w:t>
            </w:r>
            <w:proofErr w:type="spellEnd"/>
          </w:p>
        </w:tc>
        <w:tc>
          <w:tcPr>
            <w:tcW w:w="225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9748CAC" w14:textId="77777777" w:rsidR="000107AB" w:rsidRDefault="000107AB" w:rsidP="00A65BFA">
            <w:proofErr w:type="spellStart"/>
            <w:r>
              <w:rPr>
                <w:sz w:val="15"/>
                <w:szCs w:val="15"/>
              </w:rPr>
              <w:t>BCrypt</w:t>
            </w:r>
            <w:proofErr w:type="spellEnd"/>
            <w:r>
              <w:rPr>
                <w:sz w:val="15"/>
                <w:szCs w:val="15"/>
              </w:rPr>
              <w:t>; no password in any response or audit row.</w:t>
            </w:r>
          </w:p>
        </w:tc>
      </w:tr>
      <w:tr w:rsidR="000107AB" w14:paraId="2F1C1446" w14:textId="77777777" w:rsidTr="00A65BFA">
        <w:trPr>
          <w:cantSplit/>
        </w:trPr>
        <w:tc>
          <w:tcPr>
            <w:tcW w:w="72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FCACD4F" w14:textId="77777777" w:rsidR="000107AB" w:rsidRDefault="000107AB" w:rsidP="00A65BFA">
            <w:r>
              <w:rPr>
                <w:sz w:val="15"/>
                <w:szCs w:val="15"/>
              </w:rPr>
              <w:t>NFR-003</w:t>
            </w:r>
          </w:p>
        </w:tc>
        <w:tc>
          <w:tcPr>
            <w:tcW w:w="153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23318C1" w14:textId="77777777" w:rsidR="000107AB" w:rsidRDefault="000107AB" w:rsidP="00A65BFA">
            <w:r>
              <w:rPr>
                <w:sz w:val="15"/>
                <w:szCs w:val="15"/>
              </w:rPr>
              <w:t>RBAC enforced on the server, not just the UI</w:t>
            </w:r>
          </w:p>
        </w:tc>
        <w:tc>
          <w:tcPr>
            <w:tcW w:w="6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D4981C6" w14:textId="77777777" w:rsidR="000107AB" w:rsidRDefault="000107AB" w:rsidP="00A65BFA">
            <w:r>
              <w:rPr>
                <w:sz w:val="15"/>
                <w:szCs w:val="15"/>
              </w:rPr>
              <w:t>Must</w:t>
            </w:r>
          </w:p>
        </w:tc>
        <w:tc>
          <w:tcPr>
            <w:tcW w:w="108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80464B7" w14:textId="77777777" w:rsidR="000107AB" w:rsidRDefault="000107AB" w:rsidP="00A65BFA">
            <w:r>
              <w:rPr>
                <w:sz w:val="15"/>
                <w:szCs w:val="15"/>
              </w:rPr>
              <w:t>IMPLEMENTED</w:t>
            </w:r>
          </w:p>
        </w:tc>
        <w:tc>
          <w:tcPr>
            <w:tcW w:w="108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B98ADE1" w14:textId="77777777" w:rsidR="000107AB" w:rsidRDefault="000107AB" w:rsidP="00A65BFA">
            <w:r>
              <w:rPr>
                <w:sz w:val="15"/>
                <w:szCs w:val="15"/>
              </w:rPr>
              <w:t>Met</w:t>
            </w:r>
          </w:p>
        </w:tc>
        <w:tc>
          <w:tcPr>
            <w:tcW w:w="171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B534BB4" w14:textId="77777777" w:rsidR="000107AB" w:rsidRDefault="000107AB" w:rsidP="00A65BFA">
            <w:proofErr w:type="spellStart"/>
            <w:r>
              <w:rPr>
                <w:sz w:val="15"/>
                <w:szCs w:val="15"/>
              </w:rPr>
              <w:t>requesterCannotUseStaffEndpoints</w:t>
            </w:r>
            <w:proofErr w:type="spellEnd"/>
            <w:r>
              <w:rPr>
                <w:sz w:val="15"/>
                <w:szCs w:val="15"/>
              </w:rPr>
              <w:t xml:space="preserve">; </w:t>
            </w:r>
            <w:proofErr w:type="spellStart"/>
            <w:r>
              <w:rPr>
                <w:sz w:val="15"/>
                <w:szCs w:val="15"/>
              </w:rPr>
              <w:t>databaseRoleBlocksRequester</w:t>
            </w:r>
            <w:proofErr w:type="spellEnd"/>
            <w:r>
              <w:rPr>
                <w:sz w:val="15"/>
                <w:szCs w:val="15"/>
              </w:rPr>
              <w:t>; E2E-02</w:t>
            </w:r>
          </w:p>
        </w:tc>
        <w:tc>
          <w:tcPr>
            <w:tcW w:w="225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58C36B8" w14:textId="77777777" w:rsidR="000107AB" w:rsidRDefault="000107AB" w:rsidP="00A65BFA">
            <w:r>
              <w:rPr>
                <w:sz w:val="15"/>
                <w:szCs w:val="15"/>
              </w:rPr>
              <w:t>Enforced in the API and by database roles (C-03).</w:t>
            </w:r>
          </w:p>
        </w:tc>
      </w:tr>
      <w:tr w:rsidR="000107AB" w14:paraId="4DFDEA7A" w14:textId="77777777" w:rsidTr="00A65BFA">
        <w:trPr>
          <w:cantSplit/>
        </w:trPr>
        <w:tc>
          <w:tcPr>
            <w:tcW w:w="72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3429CB1" w14:textId="77777777" w:rsidR="000107AB" w:rsidRDefault="000107AB" w:rsidP="00A65BFA">
            <w:r>
              <w:rPr>
                <w:sz w:val="15"/>
                <w:szCs w:val="15"/>
              </w:rPr>
              <w:t>NFR-004</w:t>
            </w:r>
          </w:p>
        </w:tc>
        <w:tc>
          <w:tcPr>
            <w:tcW w:w="153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D821549" w14:textId="77777777" w:rsidR="000107AB" w:rsidRDefault="000107AB" w:rsidP="00A65BFA">
            <w:r>
              <w:rPr>
                <w:sz w:val="15"/>
                <w:szCs w:val="15"/>
              </w:rPr>
              <w:t>2 of 3 first-time users submit unaided within 5 minutes</w:t>
            </w:r>
          </w:p>
        </w:tc>
        <w:tc>
          <w:tcPr>
            <w:tcW w:w="6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27742F9" w14:textId="77777777" w:rsidR="000107AB" w:rsidRDefault="000107AB" w:rsidP="00A65BFA">
            <w:r>
              <w:rPr>
                <w:sz w:val="15"/>
                <w:szCs w:val="15"/>
              </w:rPr>
              <w:t>Should</w:t>
            </w:r>
          </w:p>
        </w:tc>
        <w:tc>
          <w:tcPr>
            <w:tcW w:w="108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4511FCD" w14:textId="0F7FA1F4" w:rsidR="000107AB" w:rsidRDefault="006B5D9F" w:rsidP="00A65BFA">
            <w:r>
              <w:rPr>
                <w:b/>
                <w:bCs/>
                <w:sz w:val="15"/>
                <w:szCs w:val="15"/>
              </w:rPr>
              <w:t>Not met</w:t>
            </w:r>
          </w:p>
        </w:tc>
        <w:tc>
          <w:tcPr>
            <w:tcW w:w="108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73DD10A" w14:textId="699F76DF" w:rsidR="000107AB" w:rsidRDefault="006B5D9F" w:rsidP="00A65BFA">
            <w:r>
              <w:rPr>
                <w:b/>
                <w:bCs/>
                <w:sz w:val="15"/>
                <w:szCs w:val="15"/>
              </w:rPr>
              <w:t>Not met</w:t>
            </w:r>
          </w:p>
        </w:tc>
        <w:tc>
          <w:tcPr>
            <w:tcW w:w="171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989571C" w14:textId="77777777" w:rsidR="000107AB" w:rsidRDefault="000107AB" w:rsidP="00A65BFA">
            <w:r>
              <w:rPr>
                <w:sz w:val="15"/>
                <w:szCs w:val="15"/>
              </w:rPr>
              <w:t>MT-33 (manual test log)</w:t>
            </w:r>
          </w:p>
        </w:tc>
        <w:tc>
          <w:tcPr>
            <w:tcW w:w="225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4DF84FE" w14:textId="250D29A6" w:rsidR="000107AB" w:rsidRDefault="006B5D9F" w:rsidP="00A65BFA">
            <w:r>
              <w:rPr>
                <w:b/>
                <w:bCs/>
                <w:sz w:val="15"/>
                <w:szCs w:val="15"/>
              </w:rPr>
              <w:t>N/A -deferred.</w:t>
            </w:r>
          </w:p>
        </w:tc>
      </w:tr>
      <w:tr w:rsidR="000107AB" w14:paraId="1D16C90C" w14:textId="77777777" w:rsidTr="00A65BFA">
        <w:trPr>
          <w:cantSplit/>
        </w:trPr>
        <w:tc>
          <w:tcPr>
            <w:tcW w:w="72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1191ADF" w14:textId="77777777" w:rsidR="000107AB" w:rsidRDefault="000107AB" w:rsidP="00A65BFA">
            <w:r>
              <w:rPr>
                <w:sz w:val="15"/>
                <w:szCs w:val="15"/>
              </w:rPr>
              <w:t>NFR-005</w:t>
            </w:r>
          </w:p>
        </w:tc>
        <w:tc>
          <w:tcPr>
            <w:tcW w:w="153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B289A9A" w14:textId="77777777" w:rsidR="000107AB" w:rsidRDefault="000107AB" w:rsidP="00A65BFA">
            <w:r>
              <w:rPr>
                <w:sz w:val="15"/>
                <w:szCs w:val="15"/>
              </w:rPr>
              <w:t>No unplanned downtime during demos</w:t>
            </w:r>
          </w:p>
        </w:tc>
        <w:tc>
          <w:tcPr>
            <w:tcW w:w="6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FBFEBA0" w14:textId="77777777" w:rsidR="000107AB" w:rsidRDefault="000107AB" w:rsidP="00A65BFA">
            <w:r>
              <w:rPr>
                <w:sz w:val="15"/>
                <w:szCs w:val="15"/>
              </w:rPr>
              <w:t>Should</w:t>
            </w:r>
          </w:p>
        </w:tc>
        <w:tc>
          <w:tcPr>
            <w:tcW w:w="108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0BF1F42" w14:textId="77777777" w:rsidR="000107AB" w:rsidRDefault="000107AB" w:rsidP="00A65BFA">
            <w:r>
              <w:rPr>
                <w:sz w:val="15"/>
                <w:szCs w:val="15"/>
              </w:rPr>
              <w:t>IMPLEMENTED</w:t>
            </w:r>
          </w:p>
        </w:tc>
        <w:tc>
          <w:tcPr>
            <w:tcW w:w="108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F1F0169" w14:textId="77777777" w:rsidR="000107AB" w:rsidRDefault="000107AB" w:rsidP="00A65BFA">
            <w:r>
              <w:rPr>
                <w:sz w:val="15"/>
                <w:szCs w:val="15"/>
              </w:rPr>
              <w:t>Met</w:t>
            </w:r>
          </w:p>
        </w:tc>
        <w:tc>
          <w:tcPr>
            <w:tcW w:w="171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3862290" w14:textId="77777777" w:rsidR="000107AB" w:rsidRDefault="000107AB" w:rsidP="00A65BFA">
            <w:proofErr w:type="spellStart"/>
            <w:r>
              <w:rPr>
                <w:sz w:val="15"/>
                <w:szCs w:val="15"/>
              </w:rPr>
              <w:t>FilterErrorHandlerTest</w:t>
            </w:r>
            <w:proofErr w:type="spellEnd"/>
            <w:r>
              <w:rPr>
                <w:sz w:val="15"/>
                <w:szCs w:val="15"/>
              </w:rPr>
              <w:t>; health checks 16/10/2026</w:t>
            </w:r>
          </w:p>
        </w:tc>
        <w:tc>
          <w:tcPr>
            <w:tcW w:w="225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BE8CD40" w14:textId="77777777" w:rsidR="000107AB" w:rsidRDefault="000107AB" w:rsidP="00A65BFA">
            <w:r>
              <w:rPr>
                <w:sz w:val="15"/>
                <w:szCs w:val="15"/>
              </w:rPr>
              <w:t>503 instead of a crash when the database is down; health-checked before demos.</w:t>
            </w:r>
          </w:p>
        </w:tc>
      </w:tr>
      <w:tr w:rsidR="000107AB" w14:paraId="41EE880C" w14:textId="77777777" w:rsidTr="00A65BFA">
        <w:trPr>
          <w:cantSplit/>
        </w:trPr>
        <w:tc>
          <w:tcPr>
            <w:tcW w:w="72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E2B9F10" w14:textId="77777777" w:rsidR="000107AB" w:rsidRDefault="000107AB" w:rsidP="00A65BFA">
            <w:r>
              <w:rPr>
                <w:sz w:val="15"/>
                <w:szCs w:val="15"/>
              </w:rPr>
              <w:t>NFR-006</w:t>
            </w:r>
          </w:p>
        </w:tc>
        <w:tc>
          <w:tcPr>
            <w:tcW w:w="153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A81EA27" w14:textId="77777777" w:rsidR="000107AB" w:rsidRDefault="000107AB" w:rsidP="00A65BFA">
            <w:r>
              <w:rPr>
                <w:sz w:val="15"/>
                <w:szCs w:val="15"/>
              </w:rPr>
              <w:t>Every action logged with actor, time and before/after</w:t>
            </w:r>
          </w:p>
        </w:tc>
        <w:tc>
          <w:tcPr>
            <w:tcW w:w="6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5009CA2" w14:textId="77777777" w:rsidR="000107AB" w:rsidRDefault="000107AB" w:rsidP="00A65BFA">
            <w:r>
              <w:rPr>
                <w:sz w:val="15"/>
                <w:szCs w:val="15"/>
              </w:rPr>
              <w:t>Must</w:t>
            </w:r>
          </w:p>
        </w:tc>
        <w:tc>
          <w:tcPr>
            <w:tcW w:w="108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385AAC0" w14:textId="77777777" w:rsidR="000107AB" w:rsidRDefault="000107AB" w:rsidP="00A65BFA">
            <w:r>
              <w:rPr>
                <w:sz w:val="15"/>
                <w:szCs w:val="15"/>
              </w:rPr>
              <w:t>IMPLEMENTED</w:t>
            </w:r>
          </w:p>
        </w:tc>
        <w:tc>
          <w:tcPr>
            <w:tcW w:w="108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9F44E8E" w14:textId="77777777" w:rsidR="000107AB" w:rsidRDefault="000107AB" w:rsidP="00A65BFA">
            <w:r>
              <w:rPr>
                <w:sz w:val="15"/>
                <w:szCs w:val="15"/>
              </w:rPr>
              <w:t>Met</w:t>
            </w:r>
          </w:p>
        </w:tc>
        <w:tc>
          <w:tcPr>
            <w:tcW w:w="171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C769061" w14:textId="77777777" w:rsidR="000107AB" w:rsidRDefault="000107AB" w:rsidP="00A65BFA">
            <w:proofErr w:type="spellStart"/>
            <w:r>
              <w:rPr>
                <w:sz w:val="15"/>
                <w:szCs w:val="15"/>
              </w:rPr>
              <w:t>fullLifecycleIsAudited</w:t>
            </w:r>
            <w:proofErr w:type="spellEnd"/>
            <w:r>
              <w:rPr>
                <w:sz w:val="15"/>
                <w:szCs w:val="15"/>
              </w:rPr>
              <w:t xml:space="preserve">; </w:t>
            </w:r>
            <w:proofErr w:type="spellStart"/>
            <w:r>
              <w:rPr>
                <w:sz w:val="15"/>
                <w:szCs w:val="15"/>
              </w:rPr>
              <w:t>statusHistory</w:t>
            </w:r>
            <w:proofErr w:type="spellEnd"/>
          </w:p>
        </w:tc>
        <w:tc>
          <w:tcPr>
            <w:tcW w:w="225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B8D9734" w14:textId="77777777" w:rsidR="000107AB" w:rsidRDefault="000107AB" w:rsidP="00A65BFA">
            <w:r>
              <w:rPr>
                <w:sz w:val="15"/>
                <w:szCs w:val="15"/>
              </w:rPr>
              <w:t>Full lifecycle rebuilt from the audit trail.</w:t>
            </w:r>
          </w:p>
        </w:tc>
      </w:tr>
      <w:tr w:rsidR="000107AB" w14:paraId="4806AC29" w14:textId="77777777" w:rsidTr="00A65BFA">
        <w:trPr>
          <w:cantSplit/>
        </w:trPr>
        <w:tc>
          <w:tcPr>
            <w:tcW w:w="72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6E60C3F" w14:textId="77777777" w:rsidR="000107AB" w:rsidRDefault="000107AB" w:rsidP="00A65BFA">
            <w:r>
              <w:rPr>
                <w:sz w:val="15"/>
                <w:szCs w:val="15"/>
              </w:rPr>
              <w:t>NFR-007</w:t>
            </w:r>
          </w:p>
        </w:tc>
        <w:tc>
          <w:tcPr>
            <w:tcW w:w="153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270CF8F" w14:textId="77777777" w:rsidR="000107AB" w:rsidRDefault="000107AB" w:rsidP="00A65BFA">
            <w:r>
              <w:rPr>
                <w:sz w:val="15"/>
                <w:szCs w:val="15"/>
              </w:rPr>
              <w:t>Changes outside the workflow blocked or logged</w:t>
            </w:r>
          </w:p>
        </w:tc>
        <w:tc>
          <w:tcPr>
            <w:tcW w:w="6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CD798C2" w14:textId="77777777" w:rsidR="000107AB" w:rsidRDefault="000107AB" w:rsidP="00A65BFA">
            <w:r>
              <w:rPr>
                <w:sz w:val="15"/>
                <w:szCs w:val="15"/>
              </w:rPr>
              <w:t>Must</w:t>
            </w:r>
          </w:p>
        </w:tc>
        <w:tc>
          <w:tcPr>
            <w:tcW w:w="108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60C3567" w14:textId="77777777" w:rsidR="000107AB" w:rsidRDefault="000107AB" w:rsidP="00A65BFA">
            <w:r>
              <w:rPr>
                <w:sz w:val="15"/>
                <w:szCs w:val="15"/>
              </w:rPr>
              <w:t>IMPLEMENTED</w:t>
            </w:r>
          </w:p>
        </w:tc>
        <w:tc>
          <w:tcPr>
            <w:tcW w:w="108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D696BB0" w14:textId="77777777" w:rsidR="000107AB" w:rsidRDefault="000107AB" w:rsidP="00A65BFA">
            <w:r>
              <w:rPr>
                <w:sz w:val="15"/>
                <w:szCs w:val="15"/>
              </w:rPr>
              <w:t>Met</w:t>
            </w:r>
          </w:p>
        </w:tc>
        <w:tc>
          <w:tcPr>
            <w:tcW w:w="171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0550C6B" w14:textId="77777777" w:rsidR="000107AB" w:rsidRDefault="000107AB" w:rsidP="00A65BFA">
            <w:proofErr w:type="spellStart"/>
            <w:r>
              <w:rPr>
                <w:sz w:val="15"/>
                <w:szCs w:val="15"/>
              </w:rPr>
              <w:t>auditTrailAndNotesAreAppendOnly</w:t>
            </w:r>
            <w:proofErr w:type="spellEnd"/>
            <w:r>
              <w:rPr>
                <w:sz w:val="15"/>
                <w:szCs w:val="15"/>
              </w:rPr>
              <w:t xml:space="preserve">; </w:t>
            </w:r>
            <w:proofErr w:type="spellStart"/>
            <w:r>
              <w:rPr>
                <w:sz w:val="15"/>
                <w:szCs w:val="15"/>
              </w:rPr>
              <w:t>databaseRoleBlocksRequester</w:t>
            </w:r>
            <w:proofErr w:type="spellEnd"/>
          </w:p>
        </w:tc>
        <w:tc>
          <w:tcPr>
            <w:tcW w:w="225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9CA114E" w14:textId="77777777" w:rsidR="000107AB" w:rsidRDefault="000107AB" w:rsidP="00A65BFA">
            <w:r>
              <w:rPr>
                <w:sz w:val="15"/>
                <w:szCs w:val="15"/>
              </w:rPr>
              <w:t>The database refuses UPDATE and DELETE on audit rows.</w:t>
            </w:r>
          </w:p>
        </w:tc>
      </w:tr>
      <w:tr w:rsidR="000107AB" w14:paraId="091EFB73" w14:textId="77777777" w:rsidTr="00A65BFA">
        <w:trPr>
          <w:cantSplit/>
        </w:trPr>
        <w:tc>
          <w:tcPr>
            <w:tcW w:w="72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3077E08" w14:textId="77777777" w:rsidR="000107AB" w:rsidRDefault="000107AB" w:rsidP="00A65BFA">
            <w:r>
              <w:rPr>
                <w:sz w:val="15"/>
                <w:szCs w:val="15"/>
              </w:rPr>
              <w:t>NFR-008</w:t>
            </w:r>
          </w:p>
        </w:tc>
        <w:tc>
          <w:tcPr>
            <w:tcW w:w="153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17ACA48" w14:textId="77777777" w:rsidR="000107AB" w:rsidRDefault="000107AB" w:rsidP="00A65BFA">
            <w:r>
              <w:rPr>
                <w:sz w:val="15"/>
                <w:szCs w:val="15"/>
              </w:rPr>
              <w:t>Documented, navigable code structure</w:t>
            </w:r>
          </w:p>
        </w:tc>
        <w:tc>
          <w:tcPr>
            <w:tcW w:w="6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EAEE9AC" w14:textId="77777777" w:rsidR="000107AB" w:rsidRDefault="000107AB" w:rsidP="00A65BFA">
            <w:r>
              <w:rPr>
                <w:sz w:val="15"/>
                <w:szCs w:val="15"/>
              </w:rPr>
              <w:t>Could</w:t>
            </w:r>
          </w:p>
        </w:tc>
        <w:tc>
          <w:tcPr>
            <w:tcW w:w="108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7474A33" w14:textId="77777777" w:rsidR="000107AB" w:rsidRDefault="000107AB" w:rsidP="00A65BFA">
            <w:r>
              <w:rPr>
                <w:sz w:val="15"/>
                <w:szCs w:val="15"/>
              </w:rPr>
              <w:t>IMPLEMENTED</w:t>
            </w:r>
          </w:p>
        </w:tc>
        <w:tc>
          <w:tcPr>
            <w:tcW w:w="108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4F62A6B" w14:textId="77777777" w:rsidR="000107AB" w:rsidRDefault="000107AB" w:rsidP="00A65BFA">
            <w:r>
              <w:rPr>
                <w:sz w:val="15"/>
                <w:szCs w:val="15"/>
              </w:rPr>
              <w:t>Met</w:t>
            </w:r>
          </w:p>
        </w:tc>
        <w:tc>
          <w:tcPr>
            <w:tcW w:w="171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2C624F0" w14:textId="77777777" w:rsidR="000107AB" w:rsidRDefault="000107AB" w:rsidP="00A65BFA">
            <w:r>
              <w:rPr>
                <w:sz w:val="15"/>
                <w:szCs w:val="15"/>
              </w:rPr>
              <w:t>README.md (rewritten, TD-09)</w:t>
            </w:r>
          </w:p>
        </w:tc>
        <w:tc>
          <w:tcPr>
            <w:tcW w:w="225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683CB68" w14:textId="77777777" w:rsidR="000107AB" w:rsidRDefault="000107AB" w:rsidP="00A65BFA">
            <w:r>
              <w:rPr>
                <w:sz w:val="15"/>
                <w:szCs w:val="15"/>
              </w:rPr>
              <w:t>README describes the structure, setup, tests, CI and release flow.</w:t>
            </w:r>
          </w:p>
        </w:tc>
      </w:tr>
      <w:tr w:rsidR="000107AB" w14:paraId="58593F97" w14:textId="77777777" w:rsidTr="00A65BFA">
        <w:trPr>
          <w:cantSplit/>
        </w:trPr>
        <w:tc>
          <w:tcPr>
            <w:tcW w:w="72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4A12AC3" w14:textId="77777777" w:rsidR="000107AB" w:rsidRDefault="000107AB" w:rsidP="00A65BFA">
            <w:r>
              <w:rPr>
                <w:sz w:val="15"/>
                <w:szCs w:val="15"/>
              </w:rPr>
              <w:t>NFR-009</w:t>
            </w:r>
          </w:p>
        </w:tc>
        <w:tc>
          <w:tcPr>
            <w:tcW w:w="153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5F223B4" w14:textId="77777777" w:rsidR="000107AB" w:rsidRDefault="000107AB" w:rsidP="00A65BFA">
            <w:r>
              <w:rPr>
                <w:sz w:val="15"/>
                <w:szCs w:val="15"/>
              </w:rPr>
              <w:t>No hard-coded limits; scalable data model</w:t>
            </w:r>
          </w:p>
        </w:tc>
        <w:tc>
          <w:tcPr>
            <w:tcW w:w="63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550916A" w14:textId="77777777" w:rsidR="000107AB" w:rsidRDefault="000107AB" w:rsidP="00A65BFA">
            <w:r>
              <w:rPr>
                <w:sz w:val="15"/>
                <w:szCs w:val="15"/>
              </w:rPr>
              <w:t>Could</w:t>
            </w:r>
          </w:p>
        </w:tc>
        <w:tc>
          <w:tcPr>
            <w:tcW w:w="108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EE762AE" w14:textId="77777777" w:rsidR="000107AB" w:rsidRDefault="000107AB" w:rsidP="00A65BFA">
            <w:r>
              <w:rPr>
                <w:sz w:val="15"/>
                <w:szCs w:val="15"/>
              </w:rPr>
              <w:t>IMPLEMENTED</w:t>
            </w:r>
          </w:p>
        </w:tc>
        <w:tc>
          <w:tcPr>
            <w:tcW w:w="108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DC17884" w14:textId="77777777" w:rsidR="000107AB" w:rsidRDefault="000107AB" w:rsidP="00A65BFA">
            <w:r>
              <w:rPr>
                <w:sz w:val="15"/>
                <w:szCs w:val="15"/>
              </w:rPr>
              <w:t>Met</w:t>
            </w:r>
          </w:p>
        </w:tc>
        <w:tc>
          <w:tcPr>
            <w:tcW w:w="171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239287B" w14:textId="77777777" w:rsidR="000107AB" w:rsidRDefault="000107AB" w:rsidP="00A65BFA">
            <w:proofErr w:type="spellStart"/>
            <w:r>
              <w:rPr>
                <w:sz w:val="15"/>
                <w:szCs w:val="15"/>
              </w:rPr>
              <w:t>SortGuardTest</w:t>
            </w:r>
            <w:proofErr w:type="spellEnd"/>
            <w:r>
              <w:rPr>
                <w:sz w:val="15"/>
                <w:szCs w:val="15"/>
              </w:rPr>
              <w:t xml:space="preserve">; </w:t>
            </w:r>
            <w:proofErr w:type="spellStart"/>
            <w:r>
              <w:rPr>
                <w:sz w:val="15"/>
                <w:szCs w:val="15"/>
              </w:rPr>
              <w:t>pageSizeCap</w:t>
            </w:r>
            <w:proofErr w:type="spellEnd"/>
            <w:r>
              <w:rPr>
                <w:sz w:val="15"/>
                <w:szCs w:val="15"/>
              </w:rPr>
              <w:t>; k6 with 10,000 rows</w:t>
            </w:r>
          </w:p>
        </w:tc>
        <w:tc>
          <w:tcPr>
            <w:tcW w:w="2259"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5D2F04C" w14:textId="77777777" w:rsidR="000107AB" w:rsidRDefault="000107AB" w:rsidP="00A65BFA">
            <w:r>
              <w:rPr>
                <w:sz w:val="15"/>
                <w:szCs w:val="15"/>
              </w:rPr>
              <w:t>Lists paged (max 100); categories stored as data.</w:t>
            </w:r>
          </w:p>
        </w:tc>
      </w:tr>
    </w:tbl>
    <w:p w14:paraId="72E97598" w14:textId="77777777" w:rsidR="000107AB" w:rsidRDefault="000107AB" w:rsidP="000107AB">
      <w:pPr>
        <w:spacing w:after="60"/>
      </w:pPr>
    </w:p>
    <w:p w14:paraId="01513E16" w14:textId="77777777" w:rsidR="000107AB" w:rsidRDefault="000107AB" w:rsidP="000107AB">
      <w:pPr>
        <w:pStyle w:val="Heading3"/>
      </w:pPr>
      <w:bookmarkStart w:id="126" w:name="_Toc243252298"/>
      <w:r>
        <w:t>Out-of-scope and deferred items</w:t>
      </w:r>
      <w:bookmarkEnd w:id="126"/>
    </w:p>
    <w:p w14:paraId="24C77AD5" w14:textId="77777777" w:rsidR="000107AB" w:rsidRDefault="000107AB" w:rsidP="000107AB">
      <w:pPr>
        <w:spacing w:after="120"/>
      </w:pPr>
      <w:r>
        <w:t>These items were outside the committed M1 scope. They are not counted in the Scope Completion Percentage and are not failed commitments.</w:t>
      </w:r>
    </w:p>
    <w:p w14:paraId="13BFF0A2" w14:textId="77777777" w:rsidR="000107AB" w:rsidRDefault="000107AB" w:rsidP="000107AB">
      <w:pPr>
        <w:spacing w:after="120"/>
        <w:rPr>
          <w:i/>
          <w:iCs/>
          <w:sz w:val="18"/>
          <w:szCs w:val="18"/>
        </w:rPr>
      </w:pPr>
      <w:r>
        <w:rPr>
          <w:i/>
          <w:iCs/>
          <w:sz w:val="18"/>
          <w:szCs w:val="18"/>
        </w:rPr>
        <w:t>Table C - Out-of-scope and deferred items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63"/>
        <w:gridCol w:w="3068"/>
        <w:gridCol w:w="1624"/>
        <w:gridCol w:w="3071"/>
      </w:tblGrid>
      <w:tr w:rsidR="000107AB" w14:paraId="53E3E93A" w14:textId="77777777" w:rsidTr="00A65BFA">
        <w:trPr>
          <w:tblHeader/>
        </w:trPr>
        <w:tc>
          <w:tcPr>
            <w:tcW w:w="1263"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tcPr>
          <w:p w14:paraId="457F3F1F" w14:textId="77777777" w:rsidR="000107AB" w:rsidRDefault="000107AB" w:rsidP="00A65BFA">
            <w:r>
              <w:rPr>
                <w:b/>
                <w:bCs/>
                <w:sz w:val="15"/>
                <w:szCs w:val="15"/>
              </w:rPr>
              <w:t>M1 classification</w:t>
            </w:r>
          </w:p>
        </w:tc>
        <w:tc>
          <w:tcPr>
            <w:tcW w:w="306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tcPr>
          <w:p w14:paraId="3DA5564D" w14:textId="77777777" w:rsidR="000107AB" w:rsidRDefault="000107AB" w:rsidP="00A65BFA">
            <w:r>
              <w:rPr>
                <w:b/>
                <w:bCs/>
                <w:sz w:val="15"/>
                <w:szCs w:val="15"/>
              </w:rPr>
              <w:t>Item</w:t>
            </w:r>
          </w:p>
        </w:tc>
        <w:tc>
          <w:tcPr>
            <w:tcW w:w="1624"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tcPr>
          <w:p w14:paraId="0AEC9574" w14:textId="77777777" w:rsidR="000107AB" w:rsidRDefault="000107AB" w:rsidP="00A65BFA">
            <w:r>
              <w:rPr>
                <w:b/>
                <w:bCs/>
                <w:sz w:val="15"/>
                <w:szCs w:val="15"/>
              </w:rPr>
              <w:t>Final status</w:t>
            </w:r>
          </w:p>
        </w:tc>
        <w:tc>
          <w:tcPr>
            <w:tcW w:w="3071"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tcPr>
          <w:p w14:paraId="312E2F93" w14:textId="77777777" w:rsidR="000107AB" w:rsidRDefault="000107AB" w:rsidP="00A65BFA">
            <w:r>
              <w:rPr>
                <w:b/>
                <w:bCs/>
                <w:sz w:val="15"/>
                <w:szCs w:val="15"/>
              </w:rPr>
              <w:t>Conclusion</w:t>
            </w:r>
          </w:p>
        </w:tc>
      </w:tr>
      <w:tr w:rsidR="000107AB" w14:paraId="1C2E2F29" w14:textId="77777777" w:rsidTr="00A65BFA">
        <w:trPr>
          <w:cantSplit/>
        </w:trPr>
        <w:tc>
          <w:tcPr>
            <w:tcW w:w="126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9773334" w14:textId="77777777" w:rsidR="000107AB" w:rsidRDefault="000107AB" w:rsidP="00A65BFA">
            <w:r>
              <w:rPr>
                <w:sz w:val="15"/>
                <w:szCs w:val="15"/>
              </w:rPr>
              <w:t>Out of scope</w:t>
            </w:r>
          </w:p>
        </w:tc>
        <w:tc>
          <w:tcPr>
            <w:tcW w:w="306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CF449A1" w14:textId="77777777" w:rsidR="000107AB" w:rsidRDefault="000107AB" w:rsidP="00A65BFA">
            <w:r>
              <w:rPr>
                <w:sz w:val="15"/>
                <w:szCs w:val="15"/>
              </w:rPr>
              <w:t>Automated multi-channel intake (WhatsApp, email)</w:t>
            </w:r>
          </w:p>
        </w:tc>
        <w:tc>
          <w:tcPr>
            <w:tcW w:w="162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2B96301" w14:textId="77777777" w:rsidR="000107AB" w:rsidRDefault="000107AB" w:rsidP="00A65BFA">
            <w:r>
              <w:rPr>
                <w:sz w:val="15"/>
                <w:szCs w:val="15"/>
              </w:rPr>
              <w:t>Remained out of scope</w:t>
            </w:r>
          </w:p>
        </w:tc>
        <w:tc>
          <w:tcPr>
            <w:tcW w:w="307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D17FC12" w14:textId="77777777" w:rsidR="000107AB" w:rsidRDefault="000107AB" w:rsidP="00A65BFA">
            <w:r>
              <w:rPr>
                <w:sz w:val="15"/>
                <w:szCs w:val="15"/>
              </w:rPr>
              <w:t>Single web form, as committed.</w:t>
            </w:r>
          </w:p>
        </w:tc>
      </w:tr>
      <w:tr w:rsidR="000107AB" w14:paraId="00EE0DBD" w14:textId="77777777" w:rsidTr="00A65BFA">
        <w:trPr>
          <w:cantSplit/>
        </w:trPr>
        <w:tc>
          <w:tcPr>
            <w:tcW w:w="126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2D3EBAC" w14:textId="77777777" w:rsidR="000107AB" w:rsidRDefault="000107AB" w:rsidP="00A65BFA">
            <w:r>
              <w:rPr>
                <w:sz w:val="15"/>
                <w:szCs w:val="15"/>
              </w:rPr>
              <w:t>Out of scope</w:t>
            </w:r>
          </w:p>
        </w:tc>
        <w:tc>
          <w:tcPr>
            <w:tcW w:w="306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704ECAC" w14:textId="77777777" w:rsidR="000107AB" w:rsidRDefault="000107AB" w:rsidP="00A65BFA">
            <w:r>
              <w:rPr>
                <w:sz w:val="15"/>
                <w:szCs w:val="15"/>
              </w:rPr>
              <w:t>Native mobile apps</w:t>
            </w:r>
          </w:p>
        </w:tc>
        <w:tc>
          <w:tcPr>
            <w:tcW w:w="162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2F82506" w14:textId="77777777" w:rsidR="000107AB" w:rsidRDefault="000107AB" w:rsidP="00A65BFA">
            <w:r>
              <w:rPr>
                <w:sz w:val="15"/>
                <w:szCs w:val="15"/>
              </w:rPr>
              <w:t>Remained out of scope</w:t>
            </w:r>
          </w:p>
        </w:tc>
        <w:tc>
          <w:tcPr>
            <w:tcW w:w="307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4B14D44" w14:textId="77777777" w:rsidR="000107AB" w:rsidRDefault="000107AB" w:rsidP="00A65BFA">
            <w:r>
              <w:rPr>
                <w:sz w:val="15"/>
                <w:szCs w:val="15"/>
              </w:rPr>
              <w:t>Responsive web only; the REST API would allow a mobile client later (ASR-006).</w:t>
            </w:r>
          </w:p>
        </w:tc>
      </w:tr>
      <w:tr w:rsidR="000107AB" w14:paraId="1632253D" w14:textId="77777777" w:rsidTr="00A65BFA">
        <w:trPr>
          <w:cantSplit/>
        </w:trPr>
        <w:tc>
          <w:tcPr>
            <w:tcW w:w="126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791AB94" w14:textId="77777777" w:rsidR="000107AB" w:rsidRDefault="000107AB" w:rsidP="00A65BFA">
            <w:r>
              <w:rPr>
                <w:sz w:val="15"/>
                <w:szCs w:val="15"/>
              </w:rPr>
              <w:lastRenderedPageBreak/>
              <w:t>Out of scope</w:t>
            </w:r>
          </w:p>
        </w:tc>
        <w:tc>
          <w:tcPr>
            <w:tcW w:w="306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A703524" w14:textId="77777777" w:rsidR="000107AB" w:rsidRDefault="000107AB" w:rsidP="00A65BFA">
            <w:r>
              <w:rPr>
                <w:sz w:val="15"/>
                <w:szCs w:val="15"/>
              </w:rPr>
              <w:t xml:space="preserve">Payments, multi-tenant, real-time chat, SMS/push, BI dashboards, public API, </w:t>
            </w:r>
            <w:proofErr w:type="spellStart"/>
            <w:r>
              <w:rPr>
                <w:sz w:val="15"/>
                <w:szCs w:val="15"/>
              </w:rPr>
              <w:t>localisation</w:t>
            </w:r>
            <w:proofErr w:type="spellEnd"/>
          </w:p>
        </w:tc>
        <w:tc>
          <w:tcPr>
            <w:tcW w:w="162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DB38C5A" w14:textId="77777777" w:rsidR="000107AB" w:rsidRDefault="000107AB" w:rsidP="00A65BFA">
            <w:r>
              <w:rPr>
                <w:sz w:val="15"/>
                <w:szCs w:val="15"/>
              </w:rPr>
              <w:t>Remained out of scope</w:t>
            </w:r>
          </w:p>
        </w:tc>
        <w:tc>
          <w:tcPr>
            <w:tcW w:w="307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C1C5693" w14:textId="77777777" w:rsidR="000107AB" w:rsidRDefault="000107AB" w:rsidP="00A65BFA">
            <w:r>
              <w:rPr>
                <w:sz w:val="15"/>
                <w:szCs w:val="15"/>
              </w:rPr>
              <w:t>Not built, as committed.</w:t>
            </w:r>
          </w:p>
        </w:tc>
      </w:tr>
      <w:tr w:rsidR="000107AB" w14:paraId="596E2949" w14:textId="77777777" w:rsidTr="00A65BFA">
        <w:trPr>
          <w:cantSplit/>
        </w:trPr>
        <w:tc>
          <w:tcPr>
            <w:tcW w:w="126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CCB54ED" w14:textId="77777777" w:rsidR="000107AB" w:rsidRDefault="000107AB" w:rsidP="00A65BFA">
            <w:r>
              <w:rPr>
                <w:sz w:val="15"/>
                <w:szCs w:val="15"/>
              </w:rPr>
              <w:t>Deferred</w:t>
            </w:r>
          </w:p>
        </w:tc>
        <w:tc>
          <w:tcPr>
            <w:tcW w:w="306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F85D1AD" w14:textId="77777777" w:rsidR="000107AB" w:rsidRDefault="000107AB" w:rsidP="00A65BFA">
            <w:r>
              <w:rPr>
                <w:sz w:val="15"/>
                <w:szCs w:val="15"/>
              </w:rPr>
              <w:t>SMS/email notification channel</w:t>
            </w:r>
          </w:p>
        </w:tc>
        <w:tc>
          <w:tcPr>
            <w:tcW w:w="162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BC9C1ED" w14:textId="77777777" w:rsidR="000107AB" w:rsidRDefault="000107AB" w:rsidP="00A65BFA">
            <w:r>
              <w:rPr>
                <w:sz w:val="15"/>
                <w:szCs w:val="15"/>
              </w:rPr>
              <w:t>Still deferred</w:t>
            </w:r>
          </w:p>
        </w:tc>
        <w:tc>
          <w:tcPr>
            <w:tcW w:w="307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6216009" w14:textId="77777777" w:rsidR="000107AB" w:rsidRDefault="000107AB" w:rsidP="00A65BFA">
            <w:r>
              <w:rPr>
                <w:sz w:val="15"/>
                <w:szCs w:val="15"/>
              </w:rPr>
              <w:t>In-app feedback only (FR-004); why it was not built and how it would be added: TD-14.</w:t>
            </w:r>
          </w:p>
        </w:tc>
      </w:tr>
      <w:tr w:rsidR="000107AB" w14:paraId="3BD7FC20" w14:textId="77777777" w:rsidTr="00A65BFA">
        <w:trPr>
          <w:cantSplit/>
        </w:trPr>
        <w:tc>
          <w:tcPr>
            <w:tcW w:w="126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232C48F" w14:textId="77777777" w:rsidR="000107AB" w:rsidRDefault="000107AB" w:rsidP="00A65BFA">
            <w:r>
              <w:rPr>
                <w:sz w:val="15"/>
                <w:szCs w:val="15"/>
              </w:rPr>
              <w:t>Deferred</w:t>
            </w:r>
          </w:p>
        </w:tc>
        <w:tc>
          <w:tcPr>
            <w:tcW w:w="306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0ABA97F" w14:textId="77777777" w:rsidR="000107AB" w:rsidRDefault="000107AB" w:rsidP="00A65BFA">
            <w:r>
              <w:rPr>
                <w:sz w:val="15"/>
                <w:szCs w:val="15"/>
              </w:rPr>
              <w:t>Exportable / advanced reporting</w:t>
            </w:r>
          </w:p>
        </w:tc>
        <w:tc>
          <w:tcPr>
            <w:tcW w:w="162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492373D" w14:textId="77777777" w:rsidR="000107AB" w:rsidRDefault="000107AB" w:rsidP="00A65BFA">
            <w:r>
              <w:rPr>
                <w:sz w:val="15"/>
                <w:szCs w:val="15"/>
              </w:rPr>
              <w:t>Still deferred</w:t>
            </w:r>
          </w:p>
        </w:tc>
        <w:tc>
          <w:tcPr>
            <w:tcW w:w="307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85E11A7" w14:textId="77777777" w:rsidR="000107AB" w:rsidRDefault="000107AB" w:rsidP="00A65BFA">
            <w:r>
              <w:rPr>
                <w:sz w:val="15"/>
                <w:szCs w:val="15"/>
              </w:rPr>
              <w:t>Core counts and filters delivered (FR-012, FR-013).</w:t>
            </w:r>
          </w:p>
        </w:tc>
      </w:tr>
      <w:tr w:rsidR="000107AB" w14:paraId="01FB630F" w14:textId="77777777" w:rsidTr="00A65BFA">
        <w:trPr>
          <w:cantSplit/>
        </w:trPr>
        <w:tc>
          <w:tcPr>
            <w:tcW w:w="126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7F023E6" w14:textId="77777777" w:rsidR="000107AB" w:rsidRDefault="000107AB" w:rsidP="00A65BFA">
            <w:r>
              <w:rPr>
                <w:sz w:val="15"/>
                <w:szCs w:val="15"/>
              </w:rPr>
              <w:t>Deferred</w:t>
            </w:r>
          </w:p>
        </w:tc>
        <w:tc>
          <w:tcPr>
            <w:tcW w:w="306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29E2B50" w14:textId="77777777" w:rsidR="000107AB" w:rsidRDefault="000107AB" w:rsidP="00A65BFA">
            <w:r>
              <w:rPr>
                <w:sz w:val="15"/>
                <w:szCs w:val="15"/>
              </w:rPr>
              <w:t>Attachment hardening (size limits, malware scan)</w:t>
            </w:r>
          </w:p>
        </w:tc>
        <w:tc>
          <w:tcPr>
            <w:tcW w:w="162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8F0601A" w14:textId="77777777" w:rsidR="000107AB" w:rsidRDefault="000107AB" w:rsidP="00A65BFA">
            <w:r>
              <w:rPr>
                <w:sz w:val="15"/>
                <w:szCs w:val="15"/>
              </w:rPr>
              <w:t>Still deferred</w:t>
            </w:r>
          </w:p>
        </w:tc>
        <w:tc>
          <w:tcPr>
            <w:tcW w:w="307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8A3763B" w14:textId="77777777" w:rsidR="000107AB" w:rsidRDefault="000107AB" w:rsidP="00A65BFA">
            <w:r>
              <w:rPr>
                <w:sz w:val="15"/>
                <w:szCs w:val="15"/>
              </w:rPr>
              <w:t>Only a link is stored, so no files are uploaded.</w:t>
            </w:r>
          </w:p>
        </w:tc>
      </w:tr>
      <w:tr w:rsidR="000107AB" w14:paraId="5F89CF47" w14:textId="77777777" w:rsidTr="00A65BFA">
        <w:trPr>
          <w:cantSplit/>
        </w:trPr>
        <w:tc>
          <w:tcPr>
            <w:tcW w:w="126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413F26C" w14:textId="77777777" w:rsidR="000107AB" w:rsidRDefault="000107AB" w:rsidP="00A65BFA">
            <w:r>
              <w:rPr>
                <w:sz w:val="15"/>
                <w:szCs w:val="15"/>
              </w:rPr>
              <w:t>Deferred</w:t>
            </w:r>
          </w:p>
        </w:tc>
        <w:tc>
          <w:tcPr>
            <w:tcW w:w="306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C47E01C" w14:textId="77777777" w:rsidR="000107AB" w:rsidRDefault="000107AB" w:rsidP="00A65BFA">
            <w:r>
              <w:rPr>
                <w:sz w:val="15"/>
                <w:szCs w:val="15"/>
              </w:rPr>
              <w:t>Automated escalation of overdue requests</w:t>
            </w:r>
          </w:p>
        </w:tc>
        <w:tc>
          <w:tcPr>
            <w:tcW w:w="162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C6D6D52" w14:textId="77777777" w:rsidR="000107AB" w:rsidRDefault="000107AB" w:rsidP="00A65BFA">
            <w:r>
              <w:rPr>
                <w:sz w:val="15"/>
                <w:szCs w:val="15"/>
              </w:rPr>
              <w:t>Still deferred</w:t>
            </w:r>
          </w:p>
        </w:tc>
        <w:tc>
          <w:tcPr>
            <w:tcW w:w="307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D07CE7F" w14:textId="77777777" w:rsidR="000107AB" w:rsidRDefault="000107AB" w:rsidP="00A65BFA">
            <w:r>
              <w:rPr>
                <w:sz w:val="15"/>
                <w:szCs w:val="15"/>
              </w:rPr>
              <w:t>Overdue requests are counted and visible, not escalated.</w:t>
            </w:r>
          </w:p>
        </w:tc>
      </w:tr>
      <w:tr w:rsidR="000107AB" w14:paraId="7A5FD616" w14:textId="77777777" w:rsidTr="00A65BFA">
        <w:trPr>
          <w:cantSplit/>
        </w:trPr>
        <w:tc>
          <w:tcPr>
            <w:tcW w:w="126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4E1BB6C" w14:textId="77777777" w:rsidR="000107AB" w:rsidRDefault="000107AB" w:rsidP="00A65BFA">
            <w:r>
              <w:rPr>
                <w:sz w:val="15"/>
                <w:szCs w:val="15"/>
              </w:rPr>
              <w:t>Deferred</w:t>
            </w:r>
          </w:p>
        </w:tc>
        <w:tc>
          <w:tcPr>
            <w:tcW w:w="306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2DFF5E7" w14:textId="77777777" w:rsidR="000107AB" w:rsidRDefault="000107AB" w:rsidP="00A65BFA">
            <w:r>
              <w:rPr>
                <w:sz w:val="15"/>
                <w:szCs w:val="15"/>
              </w:rPr>
              <w:t>SSO / self-service password reset</w:t>
            </w:r>
          </w:p>
        </w:tc>
        <w:tc>
          <w:tcPr>
            <w:tcW w:w="162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4E96654" w14:textId="77777777" w:rsidR="000107AB" w:rsidRDefault="000107AB" w:rsidP="00A65BFA">
            <w:r>
              <w:rPr>
                <w:sz w:val="15"/>
                <w:szCs w:val="15"/>
              </w:rPr>
              <w:t>Still deferred</w:t>
            </w:r>
          </w:p>
        </w:tc>
        <w:tc>
          <w:tcPr>
            <w:tcW w:w="307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9075BF7" w14:textId="77777777" w:rsidR="000107AB" w:rsidRDefault="000107AB" w:rsidP="00A65BFA">
            <w:r>
              <w:rPr>
                <w:sz w:val="15"/>
                <w:szCs w:val="15"/>
              </w:rPr>
              <w:t>Logged-in users can change their password (D-26); there is no forgotten-password reset.</w:t>
            </w:r>
          </w:p>
        </w:tc>
      </w:tr>
      <w:tr w:rsidR="000107AB" w14:paraId="25E368A5" w14:textId="77777777" w:rsidTr="00A65BFA">
        <w:trPr>
          <w:cantSplit/>
        </w:trPr>
        <w:tc>
          <w:tcPr>
            <w:tcW w:w="126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9A51582" w14:textId="77777777" w:rsidR="000107AB" w:rsidRDefault="000107AB" w:rsidP="00A65BFA">
            <w:r>
              <w:rPr>
                <w:sz w:val="15"/>
                <w:szCs w:val="15"/>
              </w:rPr>
              <w:t>Deferred</w:t>
            </w:r>
          </w:p>
        </w:tc>
        <w:tc>
          <w:tcPr>
            <w:tcW w:w="306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D36FE75" w14:textId="77777777" w:rsidR="000107AB" w:rsidRDefault="000107AB" w:rsidP="00A65BFA">
            <w:r>
              <w:rPr>
                <w:sz w:val="15"/>
                <w:szCs w:val="15"/>
              </w:rPr>
              <w:t>Migration of historical records</w:t>
            </w:r>
          </w:p>
        </w:tc>
        <w:tc>
          <w:tcPr>
            <w:tcW w:w="162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1CCAD5E" w14:textId="77777777" w:rsidR="000107AB" w:rsidRDefault="000107AB" w:rsidP="00A65BFA">
            <w:r>
              <w:rPr>
                <w:sz w:val="15"/>
                <w:szCs w:val="15"/>
              </w:rPr>
              <w:t>Still deferred</w:t>
            </w:r>
          </w:p>
        </w:tc>
        <w:tc>
          <w:tcPr>
            <w:tcW w:w="307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423A0FA" w14:textId="77777777" w:rsidR="000107AB" w:rsidRDefault="000107AB" w:rsidP="00A65BFA">
            <w:r>
              <w:rPr>
                <w:sz w:val="15"/>
                <w:szCs w:val="15"/>
              </w:rPr>
              <w:t>No legacy data was supplied.</w:t>
            </w:r>
          </w:p>
        </w:tc>
      </w:tr>
      <w:tr w:rsidR="000107AB" w14:paraId="30C76679" w14:textId="77777777" w:rsidTr="00A65BFA">
        <w:trPr>
          <w:cantSplit/>
        </w:trPr>
        <w:tc>
          <w:tcPr>
            <w:tcW w:w="126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03242E8" w14:textId="77777777" w:rsidR="000107AB" w:rsidRDefault="000107AB" w:rsidP="00A65BFA">
            <w:r>
              <w:rPr>
                <w:sz w:val="15"/>
                <w:szCs w:val="15"/>
              </w:rPr>
              <w:t>Deferred</w:t>
            </w:r>
          </w:p>
        </w:tc>
        <w:tc>
          <w:tcPr>
            <w:tcW w:w="306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33D8444" w14:textId="77777777" w:rsidR="000107AB" w:rsidRDefault="000107AB" w:rsidP="00A65BFA">
            <w:r>
              <w:rPr>
                <w:sz w:val="15"/>
                <w:szCs w:val="15"/>
              </w:rPr>
              <w:t>Rate limiting</w:t>
            </w:r>
          </w:p>
        </w:tc>
        <w:tc>
          <w:tcPr>
            <w:tcW w:w="162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A07F135" w14:textId="77777777" w:rsidR="000107AB" w:rsidRDefault="000107AB" w:rsidP="00A65BFA">
            <w:r>
              <w:rPr>
                <w:sz w:val="15"/>
                <w:szCs w:val="15"/>
              </w:rPr>
              <w:t>Brought forward (C-04)</w:t>
            </w:r>
          </w:p>
        </w:tc>
        <w:tc>
          <w:tcPr>
            <w:tcW w:w="307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DBD4331" w14:textId="77777777" w:rsidR="000107AB" w:rsidRDefault="000107AB" w:rsidP="00A65BFA">
            <w:r>
              <w:rPr>
                <w:sz w:val="15"/>
                <w:szCs w:val="15"/>
              </w:rPr>
              <w:t>Implemented early for security (login lockout, API limits).</w:t>
            </w:r>
          </w:p>
        </w:tc>
      </w:tr>
    </w:tbl>
    <w:p w14:paraId="6CB30838" w14:textId="77777777" w:rsidR="000107AB" w:rsidRDefault="000107AB" w:rsidP="000107AB">
      <w:pPr>
        <w:spacing w:after="60"/>
      </w:pPr>
    </w:p>
    <w:p w14:paraId="2B4F4B80" w14:textId="77777777" w:rsidR="000107AB" w:rsidRDefault="000107AB" w:rsidP="000107AB">
      <w:pPr>
        <w:pStyle w:val="Heading3"/>
      </w:pPr>
      <w:bookmarkStart w:id="127" w:name="_Toc243252299"/>
      <w:r>
        <w:t>Scope changes since M1</w:t>
      </w:r>
      <w:bookmarkEnd w:id="127"/>
    </w:p>
    <w:p w14:paraId="1C102A6B" w14:textId="77777777" w:rsidR="000107AB" w:rsidRDefault="000107AB" w:rsidP="000107AB">
      <w:pPr>
        <w:spacing w:after="120"/>
      </w:pPr>
      <w:r>
        <w:t>All changes to the M1 baseline went through change control and are recorded in the Change Request Register.</w:t>
      </w:r>
    </w:p>
    <w:p w14:paraId="33381833" w14:textId="77777777" w:rsidR="000107AB" w:rsidRDefault="000107AB" w:rsidP="000107AB">
      <w:pPr>
        <w:spacing w:after="120"/>
        <w:rPr>
          <w:i/>
          <w:iCs/>
          <w:sz w:val="18"/>
          <w:szCs w:val="18"/>
        </w:rPr>
      </w:pPr>
      <w:r>
        <w:rPr>
          <w:i/>
          <w:iCs/>
          <w:sz w:val="18"/>
          <w:szCs w:val="18"/>
        </w:rPr>
        <w:t>Table D - Approved changes that affect the scope baseline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24"/>
        <w:gridCol w:w="7402"/>
      </w:tblGrid>
      <w:tr w:rsidR="000107AB" w14:paraId="562DD14B" w14:textId="77777777" w:rsidTr="00A65BFA">
        <w:trPr>
          <w:tblHeader/>
        </w:trPr>
        <w:tc>
          <w:tcPr>
            <w:tcW w:w="1624"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tcPr>
          <w:p w14:paraId="0A052164" w14:textId="77777777" w:rsidR="000107AB" w:rsidRDefault="000107AB" w:rsidP="00A65BFA">
            <w:r>
              <w:rPr>
                <w:b/>
                <w:bCs/>
                <w:sz w:val="15"/>
                <w:szCs w:val="15"/>
              </w:rPr>
              <w:t>Change</w:t>
            </w:r>
          </w:p>
        </w:tc>
        <w:tc>
          <w:tcPr>
            <w:tcW w:w="7402"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tcPr>
          <w:p w14:paraId="01DEAA09" w14:textId="77777777" w:rsidR="000107AB" w:rsidRDefault="000107AB" w:rsidP="00A65BFA">
            <w:r>
              <w:rPr>
                <w:b/>
                <w:bCs/>
                <w:sz w:val="15"/>
                <w:szCs w:val="15"/>
              </w:rPr>
              <w:t>Effect on the baseline</w:t>
            </w:r>
          </w:p>
        </w:tc>
      </w:tr>
      <w:tr w:rsidR="000107AB" w14:paraId="1D999C86" w14:textId="77777777" w:rsidTr="00A65BFA">
        <w:trPr>
          <w:cantSplit/>
        </w:trPr>
        <w:tc>
          <w:tcPr>
            <w:tcW w:w="162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6C302AA" w14:textId="77777777" w:rsidR="000107AB" w:rsidRDefault="000107AB" w:rsidP="00A65BFA">
            <w:r>
              <w:rPr>
                <w:sz w:val="15"/>
                <w:szCs w:val="15"/>
              </w:rPr>
              <w:t>CR-001</w:t>
            </w:r>
          </w:p>
        </w:tc>
        <w:tc>
          <w:tcPr>
            <w:tcW w:w="740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24A0B1F" w14:textId="77777777" w:rsidR="000107AB" w:rsidRDefault="000107AB" w:rsidP="00A65BFA">
            <w:r>
              <w:rPr>
                <w:sz w:val="15"/>
                <w:szCs w:val="15"/>
              </w:rPr>
              <w:t>Category list maintained by Management (was "admin") - FR-015, NFR-009</w:t>
            </w:r>
          </w:p>
        </w:tc>
      </w:tr>
      <w:tr w:rsidR="000107AB" w14:paraId="256C9E53" w14:textId="77777777" w:rsidTr="00A65BFA">
        <w:trPr>
          <w:cantSplit/>
        </w:trPr>
        <w:tc>
          <w:tcPr>
            <w:tcW w:w="162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91688B0" w14:textId="77777777" w:rsidR="000107AB" w:rsidRDefault="000107AB" w:rsidP="00A65BFA">
            <w:r>
              <w:rPr>
                <w:sz w:val="15"/>
                <w:szCs w:val="15"/>
              </w:rPr>
              <w:t>CR-002</w:t>
            </w:r>
          </w:p>
        </w:tc>
        <w:tc>
          <w:tcPr>
            <w:tcW w:w="740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08690C4" w14:textId="77777777" w:rsidR="000107AB" w:rsidRDefault="000107AB" w:rsidP="00A65BFA">
            <w:r>
              <w:rPr>
                <w:sz w:val="15"/>
                <w:szCs w:val="15"/>
              </w:rPr>
              <w:t>Staff scope = categories assigned by Management - FR-005</w:t>
            </w:r>
          </w:p>
        </w:tc>
      </w:tr>
      <w:tr w:rsidR="000107AB" w14:paraId="7D167A66" w14:textId="77777777" w:rsidTr="00A65BFA">
        <w:trPr>
          <w:cantSplit/>
        </w:trPr>
        <w:tc>
          <w:tcPr>
            <w:tcW w:w="162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30297F0" w14:textId="77777777" w:rsidR="000107AB" w:rsidRDefault="000107AB" w:rsidP="00A65BFA">
            <w:r>
              <w:rPr>
                <w:sz w:val="15"/>
                <w:szCs w:val="15"/>
              </w:rPr>
              <w:t>CR-003</w:t>
            </w:r>
          </w:p>
        </w:tc>
        <w:tc>
          <w:tcPr>
            <w:tcW w:w="740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58BBE76" w14:textId="77777777" w:rsidR="000107AB" w:rsidRDefault="000107AB" w:rsidP="00A65BFA">
            <w:r>
              <w:rPr>
                <w:sz w:val="15"/>
                <w:szCs w:val="15"/>
              </w:rPr>
              <w:t>New FR-016: Management sets priority (added to the baseline)</w:t>
            </w:r>
          </w:p>
        </w:tc>
      </w:tr>
      <w:tr w:rsidR="000107AB" w14:paraId="0484660F" w14:textId="77777777" w:rsidTr="00A65BFA">
        <w:trPr>
          <w:cantSplit/>
        </w:trPr>
        <w:tc>
          <w:tcPr>
            <w:tcW w:w="162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2628A79" w14:textId="77777777" w:rsidR="000107AB" w:rsidRDefault="000107AB" w:rsidP="00A65BFA">
            <w:r>
              <w:rPr>
                <w:sz w:val="15"/>
                <w:szCs w:val="15"/>
              </w:rPr>
              <w:t>CR-004</w:t>
            </w:r>
          </w:p>
        </w:tc>
        <w:tc>
          <w:tcPr>
            <w:tcW w:w="740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96721B0" w14:textId="77777777" w:rsidR="000107AB" w:rsidRDefault="000107AB" w:rsidP="00A65BFA">
            <w:r>
              <w:rPr>
                <w:sz w:val="15"/>
                <w:szCs w:val="15"/>
              </w:rPr>
              <w:t>Overdue definition added to FR-012 (7 calendar days)</w:t>
            </w:r>
          </w:p>
        </w:tc>
      </w:tr>
      <w:tr w:rsidR="000107AB" w14:paraId="2F394937" w14:textId="77777777" w:rsidTr="00A65BFA">
        <w:trPr>
          <w:cantSplit/>
        </w:trPr>
        <w:tc>
          <w:tcPr>
            <w:tcW w:w="162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64C1082" w14:textId="77777777" w:rsidR="000107AB" w:rsidRDefault="000107AB" w:rsidP="00A65BFA">
            <w:r>
              <w:rPr>
                <w:sz w:val="15"/>
                <w:szCs w:val="15"/>
              </w:rPr>
              <w:t>CR-005</w:t>
            </w:r>
          </w:p>
        </w:tc>
        <w:tc>
          <w:tcPr>
            <w:tcW w:w="740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F223ADF" w14:textId="77777777" w:rsidR="000107AB" w:rsidRDefault="000107AB" w:rsidP="00A65BFA">
            <w:r>
              <w:rPr>
                <w:sz w:val="15"/>
                <w:szCs w:val="15"/>
              </w:rPr>
              <w:t>FR-004 feedback limited to in-app</w:t>
            </w:r>
          </w:p>
        </w:tc>
      </w:tr>
      <w:tr w:rsidR="000107AB" w14:paraId="039338F5" w14:textId="77777777" w:rsidTr="00A65BFA">
        <w:trPr>
          <w:cantSplit/>
        </w:trPr>
        <w:tc>
          <w:tcPr>
            <w:tcW w:w="162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3BA9268" w14:textId="77777777" w:rsidR="000107AB" w:rsidRDefault="000107AB" w:rsidP="00A65BFA">
            <w:r>
              <w:rPr>
                <w:sz w:val="15"/>
                <w:szCs w:val="15"/>
              </w:rPr>
              <w:t>CR-007</w:t>
            </w:r>
          </w:p>
        </w:tc>
        <w:tc>
          <w:tcPr>
            <w:tcW w:w="740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78F67EF" w14:textId="77777777" w:rsidR="000107AB" w:rsidRDefault="000107AB" w:rsidP="00A65BFA">
            <w:r>
              <w:rPr>
                <w:sz w:val="15"/>
                <w:szCs w:val="15"/>
              </w:rPr>
              <w:t>Second acceptance criterion for FR-008 (simultaneous accepts)</w:t>
            </w:r>
          </w:p>
        </w:tc>
      </w:tr>
      <w:tr w:rsidR="000107AB" w14:paraId="357F076D" w14:textId="77777777" w:rsidTr="00A65BFA">
        <w:trPr>
          <w:cantSplit/>
        </w:trPr>
        <w:tc>
          <w:tcPr>
            <w:tcW w:w="162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1FCCF84" w14:textId="77777777" w:rsidR="000107AB" w:rsidRDefault="000107AB" w:rsidP="00A65BFA">
            <w:r>
              <w:rPr>
                <w:sz w:val="15"/>
                <w:szCs w:val="15"/>
              </w:rPr>
              <w:t>CR-008</w:t>
            </w:r>
          </w:p>
        </w:tc>
        <w:tc>
          <w:tcPr>
            <w:tcW w:w="740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AB1E3DB" w14:textId="77777777" w:rsidR="000107AB" w:rsidRDefault="000107AB" w:rsidP="00A65BFA">
            <w:r>
              <w:rPr>
                <w:sz w:val="15"/>
                <w:szCs w:val="15"/>
              </w:rPr>
              <w:t>Role names: STAFF and MANAGEMENT</w:t>
            </w:r>
          </w:p>
        </w:tc>
      </w:tr>
      <w:tr w:rsidR="000107AB" w14:paraId="3349CE99" w14:textId="77777777" w:rsidTr="00A65BFA">
        <w:trPr>
          <w:cantSplit/>
        </w:trPr>
        <w:tc>
          <w:tcPr>
            <w:tcW w:w="162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54CA348" w14:textId="77777777" w:rsidR="000107AB" w:rsidRDefault="000107AB" w:rsidP="00A65BFA">
            <w:r>
              <w:rPr>
                <w:sz w:val="15"/>
                <w:szCs w:val="15"/>
              </w:rPr>
              <w:t>C-02, C-03, C-04</w:t>
            </w:r>
          </w:p>
        </w:tc>
        <w:tc>
          <w:tcPr>
            <w:tcW w:w="7402"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820F452" w14:textId="77777777" w:rsidR="000107AB" w:rsidRDefault="000107AB" w:rsidP="00A65BFA">
            <w:r>
              <w:rPr>
                <w:sz w:val="15"/>
                <w:szCs w:val="15"/>
              </w:rPr>
              <w:t>Design changes (audit trigger, database roles, rate limiting); no change to the requirements</w:t>
            </w:r>
          </w:p>
        </w:tc>
      </w:tr>
    </w:tbl>
    <w:p w14:paraId="31879122" w14:textId="77777777" w:rsidR="000107AB" w:rsidRDefault="000107AB" w:rsidP="000107AB">
      <w:pPr>
        <w:spacing w:after="60"/>
      </w:pPr>
    </w:p>
    <w:p w14:paraId="38D79F1E" w14:textId="77777777" w:rsidR="000107AB" w:rsidRDefault="000107AB" w:rsidP="000107AB">
      <w:pPr>
        <w:pStyle w:val="Heading2"/>
      </w:pPr>
      <w:bookmarkStart w:id="128" w:name="_Toc243252300"/>
      <w:r>
        <w:lastRenderedPageBreak/>
        <w:t>Scope Completion Percentage</w:t>
      </w:r>
      <w:bookmarkEnd w:id="128"/>
    </w:p>
    <w:p w14:paraId="43000C9A" w14:textId="77777777" w:rsidR="000107AB" w:rsidRDefault="000107AB" w:rsidP="000107AB">
      <w:pPr>
        <w:spacing w:after="120"/>
      </w:pPr>
      <w:r>
        <w:t>The percentage follows the M4 formula: each approved acceptance criterion scores Met = 1.0, Partially met = 0.5, Not met = 0.0. The baseline is the M1 acceptance criteria as changed by approved change requests: 16 functional requirements (FR-008 and FR-012 have two criteria each after CR-007 and CR-004), which gives 18 functional criteria, plus 9 non-functional requirements - 27 criteria in total.</w:t>
      </w:r>
    </w:p>
    <w:p w14:paraId="73F04D74" w14:textId="77777777" w:rsidR="000107AB" w:rsidRDefault="000107AB" w:rsidP="000107AB">
      <w:pPr>
        <w:spacing w:after="120"/>
        <w:rPr>
          <w:i/>
          <w:iCs/>
          <w:sz w:val="18"/>
          <w:szCs w:val="18"/>
        </w:rPr>
      </w:pPr>
      <w:r>
        <w:rPr>
          <w:i/>
          <w:iCs/>
          <w:sz w:val="18"/>
          <w:szCs w:val="18"/>
        </w:rPr>
        <w:t>Table E - Scope Completion calculation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13"/>
        <w:gridCol w:w="2888"/>
        <w:gridCol w:w="1625"/>
      </w:tblGrid>
      <w:tr w:rsidR="000107AB" w14:paraId="1DE00DC5" w14:textId="77777777" w:rsidTr="00A65BFA">
        <w:trPr>
          <w:tblHeader/>
        </w:trPr>
        <w:tc>
          <w:tcPr>
            <w:tcW w:w="4513"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tcPr>
          <w:p w14:paraId="64D84F5A" w14:textId="77777777" w:rsidR="000107AB" w:rsidRDefault="000107AB" w:rsidP="00A65BFA">
            <w:r>
              <w:rPr>
                <w:b/>
                <w:bCs/>
                <w:sz w:val="17"/>
                <w:szCs w:val="17"/>
              </w:rPr>
              <w:t>Criteria</w:t>
            </w:r>
          </w:p>
        </w:tc>
        <w:tc>
          <w:tcPr>
            <w:tcW w:w="288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tcPr>
          <w:p w14:paraId="59692568" w14:textId="77777777" w:rsidR="000107AB" w:rsidRDefault="000107AB" w:rsidP="00A65BFA">
            <w:r>
              <w:rPr>
                <w:b/>
                <w:bCs/>
                <w:sz w:val="17"/>
                <w:szCs w:val="17"/>
              </w:rPr>
              <w:t>Final status</w:t>
            </w:r>
          </w:p>
        </w:tc>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tcPr>
          <w:p w14:paraId="31CCEE55" w14:textId="77777777" w:rsidR="000107AB" w:rsidRDefault="000107AB" w:rsidP="00A65BFA">
            <w:r>
              <w:rPr>
                <w:b/>
                <w:bCs/>
                <w:sz w:val="17"/>
                <w:szCs w:val="17"/>
              </w:rPr>
              <w:t>Score</w:t>
            </w:r>
          </w:p>
        </w:tc>
      </w:tr>
      <w:tr w:rsidR="000107AB" w14:paraId="39288015" w14:textId="77777777" w:rsidTr="00A65BFA">
        <w:trPr>
          <w:cantSplit/>
        </w:trPr>
        <w:tc>
          <w:tcPr>
            <w:tcW w:w="451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77CFEB5" w14:textId="77777777" w:rsidR="000107AB" w:rsidRDefault="000107AB" w:rsidP="00A65BFA">
            <w:r>
              <w:rPr>
                <w:sz w:val="17"/>
                <w:szCs w:val="17"/>
              </w:rPr>
              <w:t>FR-001 to FR-016 (18 criteria)</w:t>
            </w:r>
          </w:p>
        </w:tc>
        <w:tc>
          <w:tcPr>
            <w:tcW w:w="28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1442BD0" w14:textId="77777777" w:rsidR="000107AB" w:rsidRDefault="000107AB" w:rsidP="00A65BFA">
            <w:r>
              <w:rPr>
                <w:sz w:val="17"/>
                <w:szCs w:val="17"/>
              </w:rPr>
              <w:t>All met</w:t>
            </w:r>
          </w:p>
        </w:tc>
        <w:tc>
          <w:tcPr>
            <w:tcW w:w="162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F519E08" w14:textId="77777777" w:rsidR="000107AB" w:rsidRDefault="000107AB" w:rsidP="00A65BFA">
            <w:r>
              <w:rPr>
                <w:sz w:val="17"/>
                <w:szCs w:val="17"/>
              </w:rPr>
              <w:t>18.0</w:t>
            </w:r>
          </w:p>
        </w:tc>
      </w:tr>
      <w:tr w:rsidR="000107AB" w14:paraId="4BBA9550" w14:textId="77777777" w:rsidTr="00A65BFA">
        <w:trPr>
          <w:cantSplit/>
        </w:trPr>
        <w:tc>
          <w:tcPr>
            <w:tcW w:w="451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1C68409" w14:textId="77777777" w:rsidR="000107AB" w:rsidRDefault="000107AB" w:rsidP="00A65BFA">
            <w:r>
              <w:rPr>
                <w:sz w:val="17"/>
                <w:szCs w:val="17"/>
              </w:rPr>
              <w:t>NFR-002, 003, 005, 006, 007, 008, 009 (7 criteria)</w:t>
            </w:r>
          </w:p>
        </w:tc>
        <w:tc>
          <w:tcPr>
            <w:tcW w:w="28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7C44861" w14:textId="77777777" w:rsidR="000107AB" w:rsidRDefault="000107AB" w:rsidP="00A65BFA">
            <w:r>
              <w:rPr>
                <w:sz w:val="17"/>
                <w:szCs w:val="17"/>
              </w:rPr>
              <w:t>Met</w:t>
            </w:r>
          </w:p>
        </w:tc>
        <w:tc>
          <w:tcPr>
            <w:tcW w:w="162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019756C" w14:textId="77777777" w:rsidR="000107AB" w:rsidRDefault="000107AB" w:rsidP="00A65BFA">
            <w:r>
              <w:rPr>
                <w:sz w:val="17"/>
                <w:szCs w:val="17"/>
              </w:rPr>
              <w:t>7.0</w:t>
            </w:r>
          </w:p>
        </w:tc>
      </w:tr>
      <w:tr w:rsidR="000107AB" w14:paraId="774ADE8E" w14:textId="77777777" w:rsidTr="00A65BFA">
        <w:trPr>
          <w:cantSplit/>
        </w:trPr>
        <w:tc>
          <w:tcPr>
            <w:tcW w:w="451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FFEF92D" w14:textId="77777777" w:rsidR="000107AB" w:rsidRDefault="000107AB" w:rsidP="00A65BFA">
            <w:r>
              <w:rPr>
                <w:sz w:val="17"/>
                <w:szCs w:val="17"/>
              </w:rPr>
              <w:t>NFR-001</w:t>
            </w:r>
          </w:p>
        </w:tc>
        <w:tc>
          <w:tcPr>
            <w:tcW w:w="28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3AA0865" w14:textId="77777777" w:rsidR="000107AB" w:rsidRPr="00AD4388" w:rsidRDefault="000107AB" w:rsidP="00A65BFA">
            <w:r w:rsidRPr="00AD4388">
              <w:rPr>
                <w:sz w:val="17"/>
                <w:szCs w:val="17"/>
              </w:rPr>
              <w:t>Partially met</w:t>
            </w:r>
          </w:p>
        </w:tc>
        <w:tc>
          <w:tcPr>
            <w:tcW w:w="162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D10C463" w14:textId="77777777" w:rsidR="000107AB" w:rsidRPr="00AD4388" w:rsidRDefault="00AD4388" w:rsidP="00A65BFA">
            <w:r w:rsidRPr="00AD4388">
              <w:rPr>
                <w:sz w:val="17"/>
                <w:szCs w:val="17"/>
              </w:rPr>
              <w:t>0.5</w:t>
            </w:r>
          </w:p>
        </w:tc>
      </w:tr>
      <w:tr w:rsidR="000107AB" w14:paraId="06E5480D" w14:textId="77777777" w:rsidTr="00A65BFA">
        <w:trPr>
          <w:cantSplit/>
        </w:trPr>
        <w:tc>
          <w:tcPr>
            <w:tcW w:w="451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E48F090" w14:textId="77777777" w:rsidR="000107AB" w:rsidRDefault="000107AB" w:rsidP="00A65BFA">
            <w:r>
              <w:rPr>
                <w:sz w:val="17"/>
                <w:szCs w:val="17"/>
              </w:rPr>
              <w:t>NFR-004</w:t>
            </w:r>
          </w:p>
        </w:tc>
        <w:tc>
          <w:tcPr>
            <w:tcW w:w="28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F418B46" w14:textId="354EDE48" w:rsidR="000107AB" w:rsidRPr="000110FB" w:rsidRDefault="000110FB" w:rsidP="00A65BFA">
            <w:r w:rsidRPr="000110FB">
              <w:rPr>
                <w:sz w:val="17"/>
                <w:szCs w:val="17"/>
              </w:rPr>
              <w:t>Not met</w:t>
            </w:r>
          </w:p>
        </w:tc>
        <w:tc>
          <w:tcPr>
            <w:tcW w:w="162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088B06E" w14:textId="57618C1E" w:rsidR="000107AB" w:rsidRPr="000110FB" w:rsidRDefault="000110FB" w:rsidP="00A65BFA">
            <w:r w:rsidRPr="000110FB">
              <w:rPr>
                <w:sz w:val="17"/>
                <w:szCs w:val="17"/>
              </w:rPr>
              <w:t>0</w:t>
            </w:r>
          </w:p>
        </w:tc>
      </w:tr>
      <w:tr w:rsidR="000107AB" w14:paraId="1F910322" w14:textId="77777777" w:rsidTr="00A65BFA">
        <w:trPr>
          <w:cantSplit/>
        </w:trPr>
        <w:tc>
          <w:tcPr>
            <w:tcW w:w="451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509D744" w14:textId="77777777" w:rsidR="000107AB" w:rsidRDefault="000107AB" w:rsidP="00A65BFA">
            <w:r>
              <w:rPr>
                <w:b/>
                <w:bCs/>
                <w:sz w:val="17"/>
                <w:szCs w:val="17"/>
              </w:rPr>
              <w:t>Total</w:t>
            </w:r>
          </w:p>
        </w:tc>
        <w:tc>
          <w:tcPr>
            <w:tcW w:w="28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5941C8E" w14:textId="77777777" w:rsidR="000107AB" w:rsidRPr="000110FB" w:rsidRDefault="000107AB" w:rsidP="000110FB">
            <w:pPr>
              <w:rPr>
                <w:sz w:val="18"/>
                <w:szCs w:val="18"/>
              </w:rPr>
            </w:pPr>
            <w:r w:rsidRPr="000110FB">
              <w:rPr>
                <w:sz w:val="18"/>
                <w:szCs w:val="18"/>
              </w:rPr>
              <w:t>27 criteria</w:t>
            </w:r>
          </w:p>
        </w:tc>
        <w:tc>
          <w:tcPr>
            <w:tcW w:w="162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E1826B0" w14:textId="78FF0D41" w:rsidR="000107AB" w:rsidRPr="000110FB" w:rsidRDefault="000110FB" w:rsidP="000110FB">
            <w:pPr>
              <w:rPr>
                <w:sz w:val="18"/>
                <w:szCs w:val="18"/>
              </w:rPr>
            </w:pPr>
            <w:r w:rsidRPr="000110FB">
              <w:rPr>
                <w:sz w:val="18"/>
                <w:szCs w:val="18"/>
              </w:rPr>
              <w:t>25.5</w:t>
            </w:r>
            <w:r w:rsidR="000107AB" w:rsidRPr="000110FB">
              <w:rPr>
                <w:sz w:val="18"/>
                <w:szCs w:val="18"/>
              </w:rPr>
              <w:t>/ 27</w:t>
            </w:r>
          </w:p>
        </w:tc>
      </w:tr>
      <w:tr w:rsidR="000107AB" w14:paraId="29489049" w14:textId="77777777" w:rsidTr="00A65BFA">
        <w:trPr>
          <w:cantSplit/>
        </w:trPr>
        <w:tc>
          <w:tcPr>
            <w:tcW w:w="451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931F6FC" w14:textId="77777777" w:rsidR="000107AB" w:rsidRDefault="000107AB" w:rsidP="00A65BFA">
            <w:r>
              <w:rPr>
                <w:b/>
                <w:bCs/>
                <w:sz w:val="17"/>
                <w:szCs w:val="17"/>
              </w:rPr>
              <w:t>Scope Completion %</w:t>
            </w:r>
          </w:p>
        </w:tc>
        <w:tc>
          <w:tcPr>
            <w:tcW w:w="288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CDCEDE6" w14:textId="526A53D9" w:rsidR="000107AB" w:rsidRPr="000110FB" w:rsidRDefault="000107AB" w:rsidP="000110FB">
            <w:pPr>
              <w:rPr>
                <w:sz w:val="18"/>
                <w:szCs w:val="18"/>
              </w:rPr>
            </w:pPr>
            <w:r w:rsidRPr="000110FB">
              <w:rPr>
                <w:sz w:val="18"/>
                <w:szCs w:val="18"/>
              </w:rPr>
              <w:t>(</w:t>
            </w:r>
            <w:r w:rsidR="000110FB" w:rsidRPr="000110FB">
              <w:rPr>
                <w:sz w:val="18"/>
                <w:szCs w:val="18"/>
              </w:rPr>
              <w:t>25.5</w:t>
            </w:r>
            <w:r w:rsidRPr="000110FB">
              <w:rPr>
                <w:sz w:val="18"/>
                <w:szCs w:val="18"/>
              </w:rPr>
              <w:t>÷ 27) × 100</w:t>
            </w:r>
          </w:p>
        </w:tc>
        <w:tc>
          <w:tcPr>
            <w:tcW w:w="162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29F6DEB" w14:textId="397BCC91" w:rsidR="000107AB" w:rsidRPr="000110FB" w:rsidRDefault="000110FB" w:rsidP="000110FB">
            <w:pPr>
              <w:rPr>
                <w:sz w:val="18"/>
                <w:szCs w:val="18"/>
              </w:rPr>
            </w:pPr>
            <w:r w:rsidRPr="000110FB">
              <w:rPr>
                <w:sz w:val="18"/>
                <w:szCs w:val="18"/>
              </w:rPr>
              <w:t>94.4</w:t>
            </w:r>
            <w:r w:rsidR="000107AB" w:rsidRPr="000110FB">
              <w:rPr>
                <w:sz w:val="18"/>
                <w:szCs w:val="18"/>
              </w:rPr>
              <w:t xml:space="preserve"> %</w:t>
            </w:r>
          </w:p>
        </w:tc>
      </w:tr>
    </w:tbl>
    <w:p w14:paraId="5FD41809" w14:textId="77777777" w:rsidR="000107AB" w:rsidRDefault="000107AB" w:rsidP="000107AB">
      <w:pPr>
        <w:spacing w:after="60"/>
      </w:pPr>
    </w:p>
    <w:p w14:paraId="66AAF11A" w14:textId="3F9B0FE0" w:rsidR="000107AB" w:rsidRDefault="000107AB" w:rsidP="000107AB">
      <w:pPr>
        <w:spacing w:after="120"/>
      </w:pPr>
      <w:r>
        <w:rPr>
          <w:b/>
          <w:bCs/>
        </w:rPr>
        <w:t>Conclusion:</w:t>
      </w:r>
      <w:r w:rsidRPr="000110FB">
        <w:t xml:space="preserve"> </w:t>
      </w:r>
      <w:r w:rsidR="000110FB" w:rsidRPr="000110FB">
        <w:t>94.4</w:t>
      </w:r>
      <w:r>
        <w:t>% of the approved M1 acceptance criteria are met, above the 80% target. Every Must-have requirement is implemented. The only partial delivery of a Must item is free-text search within FR-006, whose acceptance criterion (filter and sort within 2 seconds) is met. The delivered scope is coherent: all three roles can complete their critical journeys end to end.</w:t>
      </w:r>
    </w:p>
    <w:p w14:paraId="46F0587F" w14:textId="77777777" w:rsidR="000107AB" w:rsidRDefault="000107AB">
      <w:pPr>
        <w:spacing w:after="120"/>
      </w:pPr>
    </w:p>
    <w:p w14:paraId="0D7FE91D" w14:textId="77777777" w:rsidR="00EA1BC7" w:rsidRDefault="00555546">
      <w:pPr>
        <w:pStyle w:val="Heading2"/>
      </w:pPr>
      <w:bookmarkStart w:id="129" w:name="_Toc243252301"/>
      <w:r>
        <w:t>Schedule Performance and Variance</w:t>
      </w:r>
      <w:bookmarkEnd w:id="129"/>
    </w:p>
    <w:p w14:paraId="7F1EC35D" w14:textId="77777777" w:rsidR="00EA1BC7" w:rsidRDefault="00555546">
      <w:pPr>
        <w:spacing w:after="120"/>
      </w:pPr>
      <w:r>
        <w:t>Planned dates come from the Constraints table (CR-012); actual dates from Document Control, the pull requests and the release tags in the repository.</w:t>
      </w:r>
    </w:p>
    <w:p w14:paraId="5A39D213" w14:textId="77777777" w:rsidR="00EA1BC7" w:rsidRDefault="00555546">
      <w:pPr>
        <w:spacing w:after="120"/>
        <w:rPr>
          <w:i/>
          <w:iCs/>
          <w:sz w:val="18"/>
          <w:szCs w:val="18"/>
        </w:rPr>
      </w:pPr>
      <w:r>
        <w:rPr>
          <w:i/>
          <w:iCs/>
          <w:sz w:val="18"/>
          <w:szCs w:val="18"/>
        </w:rPr>
        <w:t>Table F - Planned and actual milestone delivery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74"/>
        <w:gridCol w:w="1173"/>
        <w:gridCol w:w="1444"/>
        <w:gridCol w:w="903"/>
        <w:gridCol w:w="1534"/>
        <w:gridCol w:w="1534"/>
        <w:gridCol w:w="1264"/>
      </w:tblGrid>
      <w:tr w:rsidR="000107AB" w14:paraId="26FFFFD1" w14:textId="77777777" w:rsidTr="00A65BFA">
        <w:trPr>
          <w:tblHeader/>
        </w:trPr>
        <w:tc>
          <w:tcPr>
            <w:tcW w:w="1173"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tcPr>
          <w:p w14:paraId="773D1683" w14:textId="77777777" w:rsidR="000107AB" w:rsidRDefault="000107AB" w:rsidP="00A65BFA">
            <w:r>
              <w:rPr>
                <w:b/>
                <w:bCs/>
                <w:sz w:val="15"/>
                <w:szCs w:val="15"/>
              </w:rPr>
              <w:t>Milestone</w:t>
            </w:r>
          </w:p>
        </w:tc>
        <w:tc>
          <w:tcPr>
            <w:tcW w:w="1173"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tcPr>
          <w:p w14:paraId="7D95AA34" w14:textId="77777777" w:rsidR="000107AB" w:rsidRDefault="000107AB" w:rsidP="00A65BFA">
            <w:r>
              <w:rPr>
                <w:b/>
                <w:bCs/>
                <w:sz w:val="15"/>
                <w:szCs w:val="15"/>
              </w:rPr>
              <w:t>Planned (CR-012)</w:t>
            </w:r>
          </w:p>
        </w:tc>
        <w:tc>
          <w:tcPr>
            <w:tcW w:w="1444"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tcPr>
          <w:p w14:paraId="71AF8E97" w14:textId="77777777" w:rsidR="000107AB" w:rsidRDefault="000107AB" w:rsidP="00A65BFA">
            <w:r>
              <w:rPr>
                <w:b/>
                <w:bCs/>
                <w:sz w:val="15"/>
                <w:szCs w:val="15"/>
              </w:rPr>
              <w:t>Actual</w:t>
            </w:r>
          </w:p>
        </w:tc>
        <w:tc>
          <w:tcPr>
            <w:tcW w:w="903"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tcPr>
          <w:p w14:paraId="76FE20E0" w14:textId="77777777" w:rsidR="000107AB" w:rsidRDefault="000107AB" w:rsidP="00A65BFA">
            <w:r>
              <w:rPr>
                <w:b/>
                <w:bCs/>
                <w:sz w:val="15"/>
                <w:szCs w:val="15"/>
              </w:rPr>
              <w:t>Variance</w:t>
            </w:r>
          </w:p>
        </w:tc>
        <w:tc>
          <w:tcPr>
            <w:tcW w:w="1534"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tcPr>
          <w:p w14:paraId="0E40327B" w14:textId="77777777" w:rsidR="000107AB" w:rsidRDefault="000107AB" w:rsidP="00A65BFA">
            <w:r>
              <w:rPr>
                <w:b/>
                <w:bCs/>
                <w:sz w:val="15"/>
                <w:szCs w:val="15"/>
              </w:rPr>
              <w:t>Cause</w:t>
            </w:r>
          </w:p>
        </w:tc>
        <w:tc>
          <w:tcPr>
            <w:tcW w:w="1534"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tcPr>
          <w:p w14:paraId="4FDD4AF6" w14:textId="77777777" w:rsidR="000107AB" w:rsidRDefault="000107AB" w:rsidP="00A65BFA">
            <w:r>
              <w:rPr>
                <w:b/>
                <w:bCs/>
                <w:sz w:val="15"/>
                <w:szCs w:val="15"/>
              </w:rPr>
              <w:t>Decision / trade-off</w:t>
            </w:r>
          </w:p>
        </w:tc>
        <w:tc>
          <w:tcPr>
            <w:tcW w:w="1264"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tcPr>
          <w:p w14:paraId="779194A2" w14:textId="77777777" w:rsidR="000107AB" w:rsidRDefault="000107AB" w:rsidP="00A65BFA">
            <w:r>
              <w:rPr>
                <w:b/>
                <w:bCs/>
                <w:sz w:val="15"/>
                <w:szCs w:val="15"/>
              </w:rPr>
              <w:t>Evidence</w:t>
            </w:r>
          </w:p>
        </w:tc>
      </w:tr>
      <w:tr w:rsidR="000107AB" w14:paraId="0CE48F7B" w14:textId="77777777" w:rsidTr="00A65BFA">
        <w:trPr>
          <w:cantSplit/>
        </w:trPr>
        <w:tc>
          <w:tcPr>
            <w:tcW w:w="11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605BD3B" w14:textId="77777777" w:rsidR="000107AB" w:rsidRDefault="000107AB" w:rsidP="00A65BFA">
            <w:r>
              <w:rPr>
                <w:sz w:val="15"/>
                <w:szCs w:val="15"/>
              </w:rPr>
              <w:t>M1 - Requirements baseline</w:t>
            </w:r>
          </w:p>
        </w:tc>
        <w:tc>
          <w:tcPr>
            <w:tcW w:w="11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5396523" w14:textId="77777777" w:rsidR="000107AB" w:rsidRDefault="000107AB" w:rsidP="00A65BFA">
            <w:r>
              <w:rPr>
                <w:sz w:val="15"/>
                <w:szCs w:val="15"/>
              </w:rPr>
              <w:t>Due 9 September, presented 10 September</w:t>
            </w:r>
          </w:p>
        </w:tc>
        <w:tc>
          <w:tcPr>
            <w:tcW w:w="144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5E9CE59" w14:textId="77777777" w:rsidR="000107AB" w:rsidRDefault="000107AB" w:rsidP="00A65BFA">
            <w:r>
              <w:rPr>
                <w:sz w:val="15"/>
                <w:szCs w:val="15"/>
              </w:rPr>
              <w:t>PED v1.0 approved 09/09/2026</w:t>
            </w:r>
          </w:p>
        </w:tc>
        <w:tc>
          <w:tcPr>
            <w:tcW w:w="90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59E15FB" w14:textId="77777777" w:rsidR="000107AB" w:rsidRDefault="000107AB" w:rsidP="00A65BFA">
            <w:r>
              <w:rPr>
                <w:sz w:val="15"/>
                <w:szCs w:val="15"/>
              </w:rPr>
              <w:t>On time</w:t>
            </w:r>
          </w:p>
        </w:tc>
        <w:tc>
          <w:tcPr>
            <w:tcW w:w="153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CBE1C5F" w14:textId="77777777" w:rsidR="000107AB" w:rsidRPr="000107AB" w:rsidRDefault="00AD4388" w:rsidP="00A65BFA">
            <w:r>
              <w:rPr>
                <w:sz w:val="15"/>
                <w:szCs w:val="15"/>
              </w:rPr>
              <w:t>-</w:t>
            </w:r>
          </w:p>
        </w:tc>
        <w:tc>
          <w:tcPr>
            <w:tcW w:w="153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453285B" w14:textId="77777777" w:rsidR="000107AB" w:rsidRDefault="000107AB" w:rsidP="00A65BFA">
            <w:r>
              <w:rPr>
                <w:sz w:val="15"/>
                <w:szCs w:val="15"/>
              </w:rPr>
              <w:t>-</w:t>
            </w:r>
          </w:p>
        </w:tc>
        <w:tc>
          <w:tcPr>
            <w:tcW w:w="126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53FD53E" w14:textId="77777777" w:rsidR="000107AB" w:rsidRDefault="000107AB" w:rsidP="00A65BFA">
            <w:r>
              <w:rPr>
                <w:sz w:val="15"/>
                <w:szCs w:val="15"/>
              </w:rPr>
              <w:t>Document Control; PR #1 (08/09/2026)</w:t>
            </w:r>
          </w:p>
        </w:tc>
      </w:tr>
      <w:tr w:rsidR="000107AB" w14:paraId="539B4A9E" w14:textId="77777777" w:rsidTr="00A65BFA">
        <w:trPr>
          <w:cantSplit/>
        </w:trPr>
        <w:tc>
          <w:tcPr>
            <w:tcW w:w="11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7612100" w14:textId="77777777" w:rsidR="000107AB" w:rsidRDefault="000107AB" w:rsidP="00A65BFA">
            <w:r>
              <w:rPr>
                <w:sz w:val="15"/>
                <w:szCs w:val="15"/>
              </w:rPr>
              <w:t>M2 - Architecture and design</w:t>
            </w:r>
          </w:p>
        </w:tc>
        <w:tc>
          <w:tcPr>
            <w:tcW w:w="11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43BC323" w14:textId="77777777" w:rsidR="000107AB" w:rsidRDefault="000107AB" w:rsidP="00A65BFA">
            <w:r>
              <w:rPr>
                <w:sz w:val="15"/>
                <w:szCs w:val="15"/>
              </w:rPr>
              <w:t>Due 30 September, presented 1 October</w:t>
            </w:r>
          </w:p>
        </w:tc>
        <w:tc>
          <w:tcPr>
            <w:tcW w:w="144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3B9C9CB" w14:textId="77777777" w:rsidR="000107AB" w:rsidRDefault="000107AB" w:rsidP="00A65BFA">
            <w:r>
              <w:rPr>
                <w:sz w:val="15"/>
                <w:szCs w:val="15"/>
              </w:rPr>
              <w:t>PED v2.0 approved 30/09/2026</w:t>
            </w:r>
          </w:p>
        </w:tc>
        <w:tc>
          <w:tcPr>
            <w:tcW w:w="90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97F2D71" w14:textId="77777777" w:rsidR="000107AB" w:rsidRDefault="000107AB" w:rsidP="00A65BFA">
            <w:r>
              <w:rPr>
                <w:sz w:val="15"/>
                <w:szCs w:val="15"/>
              </w:rPr>
              <w:t>On time, with known gaps</w:t>
            </w:r>
          </w:p>
        </w:tc>
        <w:tc>
          <w:tcPr>
            <w:tcW w:w="153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EFF007A" w14:textId="77777777" w:rsidR="000107AB" w:rsidRPr="000107AB" w:rsidRDefault="00AD4388" w:rsidP="00A65BFA">
            <w:r>
              <w:rPr>
                <w:sz w:val="15"/>
                <w:szCs w:val="15"/>
              </w:rPr>
              <w:t>The prototype was built late in the phase: V2 migration, credentials and CI were not done (R-21, R-22)</w:t>
            </w:r>
          </w:p>
        </w:tc>
        <w:tc>
          <w:tcPr>
            <w:tcW w:w="153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7C1F32D" w14:textId="77777777" w:rsidR="000107AB" w:rsidRDefault="000107AB" w:rsidP="00A65BFA">
            <w:r>
              <w:rPr>
                <w:sz w:val="15"/>
                <w:szCs w:val="15"/>
              </w:rPr>
              <w:t>Baseline accepted with known gaps, all closed in M3 (Baseline Sign Off)</w:t>
            </w:r>
          </w:p>
        </w:tc>
        <w:tc>
          <w:tcPr>
            <w:tcW w:w="126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69B01A8" w14:textId="77777777" w:rsidR="000107AB" w:rsidRDefault="000107AB" w:rsidP="00A65BFA">
            <w:r>
              <w:rPr>
                <w:sz w:val="15"/>
                <w:szCs w:val="15"/>
              </w:rPr>
              <w:t>Document Control; PRs #2 to #5 (30/09/2026)</w:t>
            </w:r>
          </w:p>
        </w:tc>
      </w:tr>
      <w:tr w:rsidR="000107AB" w14:paraId="47FE75F3" w14:textId="77777777" w:rsidTr="00A65BFA">
        <w:trPr>
          <w:cantSplit/>
        </w:trPr>
        <w:tc>
          <w:tcPr>
            <w:tcW w:w="11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78A7F45" w14:textId="77777777" w:rsidR="000107AB" w:rsidRDefault="000107AB" w:rsidP="00A65BFA">
            <w:r>
              <w:rPr>
                <w:sz w:val="15"/>
                <w:szCs w:val="15"/>
              </w:rPr>
              <w:lastRenderedPageBreak/>
              <w:t>M3 - Construction and release candidate</w:t>
            </w:r>
          </w:p>
        </w:tc>
        <w:tc>
          <w:tcPr>
            <w:tcW w:w="11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74134CF" w14:textId="77777777" w:rsidR="000107AB" w:rsidRDefault="000107AB" w:rsidP="00A65BFA">
            <w:r>
              <w:rPr>
                <w:sz w:val="15"/>
                <w:szCs w:val="15"/>
              </w:rPr>
              <w:t>Due 14 October, presented 15 October</w:t>
            </w:r>
          </w:p>
        </w:tc>
        <w:tc>
          <w:tcPr>
            <w:tcW w:w="144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B93D29F" w14:textId="77777777" w:rsidR="000107AB" w:rsidRDefault="000107AB" w:rsidP="00A65BFA">
            <w:r>
              <w:rPr>
                <w:sz w:val="15"/>
                <w:szCs w:val="15"/>
              </w:rPr>
              <w:t>Release candidate v3.0.0-rc1 tagged 16/10/2026 (3bb0a3e); PED v3.0 16/10/2026. Video presentation submitted on Friday 16/10/2026 instead of the live presentation on Thursday 15/10/2026.</w:t>
            </w:r>
          </w:p>
        </w:tc>
        <w:tc>
          <w:tcPr>
            <w:tcW w:w="90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1040D69" w14:textId="77777777" w:rsidR="000107AB" w:rsidRDefault="000107AB" w:rsidP="00A65BFA">
            <w:r>
              <w:rPr>
                <w:sz w:val="15"/>
                <w:szCs w:val="15"/>
              </w:rPr>
              <w:t>Presentation format changed: a video on 16/10/2026 instead of a live presentation on 15/10/2026</w:t>
            </w:r>
          </w:p>
        </w:tc>
        <w:tc>
          <w:tcPr>
            <w:tcW w:w="153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3831AFD" w14:textId="77777777" w:rsidR="000107AB" w:rsidRPr="000107AB" w:rsidRDefault="00AD4388" w:rsidP="00A65BFA">
            <w:r>
              <w:rPr>
                <w:sz w:val="15"/>
                <w:szCs w:val="15"/>
              </w:rPr>
              <w:t>Learning curve of Spring Boot and Angular (R-20); two independent code reviews found D-18 to D-42; staging set-up (Render, separate production database)</w:t>
            </w:r>
          </w:p>
        </w:tc>
        <w:tc>
          <w:tcPr>
            <w:tcW w:w="153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7AF04F9" w14:textId="77777777" w:rsidR="000107AB" w:rsidRDefault="000107AB" w:rsidP="00A65BFA">
            <w:r>
              <w:rPr>
                <w:sz w:val="15"/>
                <w:szCs w:val="15"/>
              </w:rPr>
              <w:t>Testing and security were not cut: rate limiting was brought forward (C-04). Deferred instead: free-text search (TD-04), attachment hardening, part of the component tests (TD-06)</w:t>
            </w:r>
          </w:p>
        </w:tc>
        <w:tc>
          <w:tcPr>
            <w:tcW w:w="126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05E981E" w14:textId="77777777" w:rsidR="000107AB" w:rsidRDefault="000107AB" w:rsidP="00A65BFA">
            <w:r>
              <w:rPr>
                <w:sz w:val="15"/>
                <w:szCs w:val="15"/>
              </w:rPr>
              <w:t>PRs #29 to #35; tag v3.0.0-rc1</w:t>
            </w:r>
          </w:p>
        </w:tc>
      </w:tr>
      <w:tr w:rsidR="000107AB" w14:paraId="50D6D6D3" w14:textId="77777777" w:rsidTr="00A65BFA">
        <w:trPr>
          <w:cantSplit/>
        </w:trPr>
        <w:tc>
          <w:tcPr>
            <w:tcW w:w="11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7FFD292" w14:textId="77777777" w:rsidR="000107AB" w:rsidRDefault="000107AB" w:rsidP="00A65BFA">
            <w:r>
              <w:rPr>
                <w:sz w:val="15"/>
                <w:szCs w:val="15"/>
              </w:rPr>
              <w:t>M4 - Final product</w:t>
            </w:r>
          </w:p>
        </w:tc>
        <w:tc>
          <w:tcPr>
            <w:tcW w:w="11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C3DE8B4" w14:textId="77777777" w:rsidR="000107AB" w:rsidRDefault="000107AB" w:rsidP="00A65BFA">
            <w:r>
              <w:rPr>
                <w:sz w:val="15"/>
                <w:szCs w:val="15"/>
              </w:rPr>
              <w:t xml:space="preserve">Final project due 18 October; </w:t>
            </w:r>
            <w:proofErr w:type="spellStart"/>
            <w:r>
              <w:rPr>
                <w:sz w:val="15"/>
                <w:szCs w:val="15"/>
              </w:rPr>
              <w:t>defence</w:t>
            </w:r>
            <w:proofErr w:type="spellEnd"/>
            <w:r>
              <w:rPr>
                <w:sz w:val="15"/>
                <w:szCs w:val="15"/>
              </w:rPr>
              <w:t xml:space="preserve"> in week 7, 19 to 22 October (study guide v3.0)</w:t>
            </w:r>
          </w:p>
        </w:tc>
        <w:tc>
          <w:tcPr>
            <w:tcW w:w="144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E152E09" w14:textId="360C6CAD" w:rsidR="000107AB" w:rsidRDefault="000110FB" w:rsidP="000110FB">
            <w:r w:rsidRPr="000110FB">
              <w:rPr>
                <w:sz w:val="15"/>
                <w:szCs w:val="15"/>
              </w:rPr>
              <w:t>On time: submitted on the due date. Delivered with known limitations, recorded as technical debt and not hidden</w:t>
            </w:r>
          </w:p>
        </w:tc>
        <w:tc>
          <w:tcPr>
            <w:tcW w:w="90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D93F7CC" w14:textId="77777777" w:rsidR="000107AB" w:rsidRDefault="000107AB" w:rsidP="00A65BFA">
            <w:r>
              <w:rPr>
                <w:sz w:val="15"/>
                <w:szCs w:val="15"/>
              </w:rPr>
              <w:t>[Team to complete]</w:t>
            </w:r>
          </w:p>
        </w:tc>
        <w:tc>
          <w:tcPr>
            <w:tcW w:w="153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0960F91" w14:textId="77777777" w:rsidR="000107AB" w:rsidRPr="000107AB" w:rsidRDefault="00AD4388" w:rsidP="00A65BFA">
            <w:r>
              <w:rPr>
                <w:sz w:val="15"/>
                <w:szCs w:val="15"/>
              </w:rPr>
              <w:t>NFR-004 usability test could not be run unaided on the free hosting (CR-014)</w:t>
            </w:r>
          </w:p>
        </w:tc>
        <w:tc>
          <w:tcPr>
            <w:tcW w:w="153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7E0324C" w14:textId="10DB57C8" w:rsidR="000107AB" w:rsidRPr="000110FB" w:rsidRDefault="000110FB" w:rsidP="000110FB">
            <w:pPr>
              <w:rPr>
                <w:sz w:val="16"/>
                <w:szCs w:val="16"/>
              </w:rPr>
            </w:pPr>
            <w:r w:rsidRPr="000110FB">
              <w:rPr>
                <w:sz w:val="16"/>
                <w:szCs w:val="16"/>
              </w:rPr>
              <w:t xml:space="preserve">NFR-004 deferred (CR-014) rather than run with developer help, which would have invalidated the test. The final days went to quality and compliance instead of new features: the </w:t>
            </w:r>
            <w:proofErr w:type="spellStart"/>
            <w:r w:rsidRPr="000110FB">
              <w:rPr>
                <w:sz w:val="16"/>
                <w:szCs w:val="16"/>
              </w:rPr>
              <w:t>CodeQL</w:t>
            </w:r>
            <w:proofErr w:type="spellEnd"/>
            <w:r w:rsidRPr="000110FB">
              <w:rPr>
                <w:sz w:val="16"/>
                <w:szCs w:val="16"/>
              </w:rPr>
              <w:t xml:space="preserve"> fixes, the forced audit failure test (R-18) and removing the client date of birth (CR-022). The remaining gaps are recorded as TD-11 to TD-14</w:t>
            </w:r>
          </w:p>
        </w:tc>
        <w:tc>
          <w:tcPr>
            <w:tcW w:w="126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EF67AED" w14:textId="617675E5" w:rsidR="000107AB" w:rsidRDefault="000107AB" w:rsidP="00A65BFA">
            <w:r>
              <w:rPr>
                <w:sz w:val="15"/>
                <w:szCs w:val="15"/>
              </w:rPr>
              <w:t>PRs #36 to #38; CR-014 to CR-022</w:t>
            </w:r>
            <w:r w:rsidR="000110FB">
              <w:rPr>
                <w:sz w:val="15"/>
                <w:szCs w:val="15"/>
              </w:rPr>
              <w:t>; tag v4.0.0</w:t>
            </w:r>
          </w:p>
        </w:tc>
      </w:tr>
    </w:tbl>
    <w:p w14:paraId="5CFC38E3" w14:textId="77777777" w:rsidR="00EA1BC7" w:rsidRDefault="00EA1BC7">
      <w:pPr>
        <w:spacing w:after="120"/>
      </w:pPr>
    </w:p>
    <w:p w14:paraId="531F4D4E" w14:textId="77777777" w:rsidR="00EA1BC7" w:rsidRDefault="00555546">
      <w:pPr>
        <w:spacing w:after="120"/>
      </w:pPr>
      <w:r>
        <w:t>Interpretation: M1 and M2 were delivered and presented on the planned dates, M2 with known gaps that were closed in M3. M3 was presented as a video on Friday 16 October 2026 instead of live on 15 October. Schedule pressure in M3 was absorbed by deferring features and recording them as technical debt, not by reducing testing or security (Master Brief, section 18).</w:t>
      </w:r>
    </w:p>
    <w:p w14:paraId="72E5984D" w14:textId="77777777" w:rsidR="00EA1BC7" w:rsidRDefault="00555546">
      <w:pPr>
        <w:pStyle w:val="Heading2"/>
      </w:pPr>
      <w:bookmarkStart w:id="130" w:name="_Toc243252302"/>
      <w:r>
        <w:t>Cost and Operational Cost</w:t>
      </w:r>
      <w:bookmarkEnd w:id="130"/>
    </w:p>
    <w:p w14:paraId="6D10C28C" w14:textId="77777777" w:rsidR="00EA1BC7" w:rsidRDefault="00555546">
      <w:pPr>
        <w:spacing w:after="120"/>
      </w:pPr>
      <w:r>
        <w:t>Every service was chosen against the cost constraint (ASR-007: R0 licensing and hosting). The free tiers held, but their limits shaped several decisions.</w:t>
      </w:r>
    </w:p>
    <w:p w14:paraId="37046960" w14:textId="77777777" w:rsidR="00EA1BC7" w:rsidRDefault="00555546">
      <w:pPr>
        <w:spacing w:after="120"/>
        <w:rPr>
          <w:i/>
          <w:iCs/>
          <w:sz w:val="18"/>
          <w:szCs w:val="18"/>
        </w:rPr>
      </w:pPr>
      <w:r>
        <w:rPr>
          <w:i/>
          <w:iCs/>
          <w:sz w:val="18"/>
          <w:szCs w:val="18"/>
        </w:rPr>
        <w:t>Table G - Services, cost and the limits that affected the project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63"/>
        <w:gridCol w:w="3068"/>
        <w:gridCol w:w="1624"/>
        <w:gridCol w:w="3071"/>
      </w:tblGrid>
      <w:tr w:rsidR="000107AB" w14:paraId="1BA426C9" w14:textId="77777777" w:rsidTr="00A65BFA">
        <w:trPr>
          <w:tblHeader/>
        </w:trPr>
        <w:tc>
          <w:tcPr>
            <w:tcW w:w="1263"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tcPr>
          <w:p w14:paraId="3F4B4CBC" w14:textId="77777777" w:rsidR="000107AB" w:rsidRDefault="000107AB" w:rsidP="00A65BFA">
            <w:r>
              <w:rPr>
                <w:b/>
                <w:bCs/>
                <w:sz w:val="15"/>
                <w:szCs w:val="15"/>
              </w:rPr>
              <w:t>Service</w:t>
            </w:r>
          </w:p>
        </w:tc>
        <w:tc>
          <w:tcPr>
            <w:tcW w:w="306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tcPr>
          <w:p w14:paraId="46CB9F5D" w14:textId="77777777" w:rsidR="000107AB" w:rsidRDefault="000107AB" w:rsidP="00A65BFA">
            <w:r>
              <w:rPr>
                <w:b/>
                <w:bCs/>
                <w:sz w:val="15"/>
                <w:szCs w:val="15"/>
              </w:rPr>
              <w:t>Used for, plan and cost</w:t>
            </w:r>
          </w:p>
        </w:tc>
        <w:tc>
          <w:tcPr>
            <w:tcW w:w="1624"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tcPr>
          <w:p w14:paraId="0CAD8F2D" w14:textId="77777777" w:rsidR="000107AB" w:rsidRDefault="000107AB" w:rsidP="00A65BFA">
            <w:r>
              <w:rPr>
                <w:b/>
                <w:bCs/>
                <w:sz w:val="15"/>
                <w:szCs w:val="15"/>
              </w:rPr>
              <w:t>Limits that affected the project</w:t>
            </w:r>
          </w:p>
        </w:tc>
        <w:tc>
          <w:tcPr>
            <w:tcW w:w="3071"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tcPr>
          <w:p w14:paraId="795A6366" w14:textId="77777777" w:rsidR="000107AB" w:rsidRDefault="000107AB" w:rsidP="00A65BFA">
            <w:r>
              <w:rPr>
                <w:b/>
                <w:bCs/>
                <w:sz w:val="15"/>
                <w:szCs w:val="15"/>
              </w:rPr>
              <w:t>Evidence</w:t>
            </w:r>
          </w:p>
        </w:tc>
      </w:tr>
      <w:tr w:rsidR="000107AB" w14:paraId="6147E549" w14:textId="77777777" w:rsidTr="00A65BFA">
        <w:trPr>
          <w:cantSplit/>
        </w:trPr>
        <w:tc>
          <w:tcPr>
            <w:tcW w:w="126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370A1B3" w14:textId="77777777" w:rsidR="000107AB" w:rsidRDefault="000107AB" w:rsidP="00A65BFA">
            <w:r>
              <w:rPr>
                <w:sz w:val="15"/>
                <w:szCs w:val="15"/>
              </w:rPr>
              <w:t>GitHub</w:t>
            </w:r>
          </w:p>
        </w:tc>
        <w:tc>
          <w:tcPr>
            <w:tcW w:w="306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2F7F7BE" w14:textId="77777777" w:rsidR="000107AB" w:rsidRDefault="000107AB" w:rsidP="00A65BFA">
            <w:r>
              <w:rPr>
                <w:sz w:val="15"/>
                <w:szCs w:val="15"/>
              </w:rPr>
              <w:t xml:space="preserve">Repository, Actions (CI and Security), </w:t>
            </w:r>
            <w:proofErr w:type="spellStart"/>
            <w:r>
              <w:rPr>
                <w:sz w:val="15"/>
                <w:szCs w:val="15"/>
              </w:rPr>
              <w:t>CodeQL</w:t>
            </w:r>
            <w:proofErr w:type="spellEnd"/>
            <w:r>
              <w:rPr>
                <w:sz w:val="15"/>
                <w:szCs w:val="15"/>
              </w:rPr>
              <w:t xml:space="preserve">, </w:t>
            </w:r>
            <w:proofErr w:type="spellStart"/>
            <w:r>
              <w:rPr>
                <w:sz w:val="15"/>
                <w:szCs w:val="15"/>
              </w:rPr>
              <w:t>Dependabot</w:t>
            </w:r>
            <w:proofErr w:type="spellEnd"/>
            <w:r>
              <w:rPr>
                <w:sz w:val="15"/>
                <w:szCs w:val="15"/>
              </w:rPr>
              <w:t xml:space="preserve">, </w:t>
            </w:r>
            <w:proofErr w:type="spellStart"/>
            <w:r>
              <w:rPr>
                <w:sz w:val="15"/>
                <w:szCs w:val="15"/>
              </w:rPr>
              <w:t>gitleaks</w:t>
            </w:r>
            <w:proofErr w:type="spellEnd"/>
            <w:r>
              <w:rPr>
                <w:sz w:val="15"/>
                <w:szCs w:val="15"/>
              </w:rPr>
              <w:t xml:space="preserve"> - free for a public repository, R0</w:t>
            </w:r>
          </w:p>
        </w:tc>
        <w:tc>
          <w:tcPr>
            <w:tcW w:w="162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DE7F1D7" w14:textId="77777777" w:rsidR="000107AB" w:rsidRDefault="000107AB" w:rsidP="00A65BFA">
            <w:r>
              <w:rPr>
                <w:sz w:val="15"/>
                <w:szCs w:val="15"/>
              </w:rPr>
              <w:t>None reached</w:t>
            </w:r>
          </w:p>
        </w:tc>
        <w:tc>
          <w:tcPr>
            <w:tcW w:w="307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6359953" w14:textId="77777777" w:rsidR="000107AB" w:rsidRDefault="000107AB" w:rsidP="00A65BFA">
            <w:r>
              <w:rPr>
                <w:sz w:val="15"/>
                <w:szCs w:val="15"/>
              </w:rPr>
              <w:t>.</w:t>
            </w:r>
            <w:proofErr w:type="spellStart"/>
            <w:r>
              <w:rPr>
                <w:sz w:val="15"/>
                <w:szCs w:val="15"/>
              </w:rPr>
              <w:t>github</w:t>
            </w:r>
            <w:proofErr w:type="spellEnd"/>
            <w:r>
              <w:rPr>
                <w:sz w:val="15"/>
                <w:szCs w:val="15"/>
              </w:rPr>
              <w:t>/workflows</w:t>
            </w:r>
          </w:p>
        </w:tc>
      </w:tr>
      <w:tr w:rsidR="000107AB" w14:paraId="04D9E24C" w14:textId="77777777" w:rsidTr="00A65BFA">
        <w:trPr>
          <w:cantSplit/>
        </w:trPr>
        <w:tc>
          <w:tcPr>
            <w:tcW w:w="126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E33FD16" w14:textId="77777777" w:rsidR="000107AB" w:rsidRDefault="000107AB" w:rsidP="00A65BFA">
            <w:r>
              <w:rPr>
                <w:sz w:val="15"/>
                <w:szCs w:val="15"/>
              </w:rPr>
              <w:lastRenderedPageBreak/>
              <w:t>Render</w:t>
            </w:r>
          </w:p>
        </w:tc>
        <w:tc>
          <w:tcPr>
            <w:tcW w:w="306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B80E71E" w14:textId="77777777" w:rsidR="000107AB" w:rsidRDefault="000107AB" w:rsidP="00A65BFA">
            <w:r>
              <w:rPr>
                <w:sz w:val="15"/>
                <w:szCs w:val="15"/>
              </w:rPr>
              <w:t>Staging web service (one Docker image) - free plan, R0</w:t>
            </w:r>
          </w:p>
        </w:tc>
        <w:tc>
          <w:tcPr>
            <w:tcW w:w="162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B2F5798" w14:textId="77777777" w:rsidR="000107AB" w:rsidRDefault="000107AB" w:rsidP="00A65BFA">
            <w:r>
              <w:rPr>
                <w:sz w:val="15"/>
                <w:szCs w:val="15"/>
              </w:rPr>
              <w:t>512 MB and 0.1 CPU: the JVM memory had to be tuned (D-32). Sleeps after 15 minutes without traffic and takes about 90 seconds to wake (P-07), which stopped the unaided usability test (CR-014). No load test possible on the hosting (R-26)</w:t>
            </w:r>
          </w:p>
        </w:tc>
        <w:tc>
          <w:tcPr>
            <w:tcW w:w="307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240390F" w14:textId="77777777" w:rsidR="000107AB" w:rsidRDefault="000107AB" w:rsidP="00A65BFA">
            <w:proofErr w:type="spellStart"/>
            <w:r>
              <w:rPr>
                <w:sz w:val="15"/>
                <w:szCs w:val="15"/>
              </w:rPr>
              <w:t>render.yaml</w:t>
            </w:r>
            <w:proofErr w:type="spellEnd"/>
            <w:r>
              <w:rPr>
                <w:sz w:val="15"/>
                <w:szCs w:val="15"/>
              </w:rPr>
              <w:t>; P-01 to P-07</w:t>
            </w:r>
          </w:p>
        </w:tc>
      </w:tr>
      <w:tr w:rsidR="000107AB" w14:paraId="51720F88" w14:textId="77777777" w:rsidTr="00A65BFA">
        <w:trPr>
          <w:cantSplit/>
        </w:trPr>
        <w:tc>
          <w:tcPr>
            <w:tcW w:w="126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5CB3C07" w14:textId="77777777" w:rsidR="000107AB" w:rsidRDefault="000107AB" w:rsidP="00A65BFA">
            <w:proofErr w:type="spellStart"/>
            <w:r>
              <w:rPr>
                <w:sz w:val="15"/>
                <w:szCs w:val="15"/>
              </w:rPr>
              <w:t>Supabase</w:t>
            </w:r>
            <w:proofErr w:type="spellEnd"/>
            <w:r>
              <w:rPr>
                <w:sz w:val="15"/>
                <w:szCs w:val="15"/>
              </w:rPr>
              <w:t xml:space="preserve"> (two projects: test and production)</w:t>
            </w:r>
          </w:p>
        </w:tc>
        <w:tc>
          <w:tcPr>
            <w:tcW w:w="306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0CA97C8" w14:textId="77777777" w:rsidR="000107AB" w:rsidRDefault="000107AB" w:rsidP="00A65BFA">
            <w:r>
              <w:rPr>
                <w:sz w:val="15"/>
                <w:szCs w:val="15"/>
              </w:rPr>
              <w:t>PostgreSQL 17 - free plan, R0</w:t>
            </w:r>
          </w:p>
        </w:tc>
        <w:tc>
          <w:tcPr>
            <w:tcW w:w="162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72DB930" w14:textId="77777777" w:rsidR="000107AB" w:rsidRDefault="000107AB" w:rsidP="00A65BFA">
            <w:r>
              <w:rPr>
                <w:sz w:val="15"/>
                <w:szCs w:val="15"/>
              </w:rPr>
              <w:t xml:space="preserve">500 MB database; pauses after a week without use (R-14); no automatic backups (manual </w:t>
            </w:r>
            <w:proofErr w:type="spellStart"/>
            <w:r>
              <w:rPr>
                <w:sz w:val="15"/>
                <w:szCs w:val="15"/>
              </w:rPr>
              <w:t>pg_dump</w:t>
            </w:r>
            <w:proofErr w:type="spellEnd"/>
            <w:r>
              <w:rPr>
                <w:sz w:val="15"/>
                <w:szCs w:val="15"/>
              </w:rPr>
              <w:t>); Nano compute with a session pool of 15 per user and database, raised to 20 for deploys (D-39)</w:t>
            </w:r>
          </w:p>
        </w:tc>
        <w:tc>
          <w:tcPr>
            <w:tcW w:w="307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0261EA3" w14:textId="77777777" w:rsidR="000107AB" w:rsidRDefault="000107AB" w:rsidP="00A65BFA">
            <w:r>
              <w:rPr>
                <w:sz w:val="15"/>
                <w:szCs w:val="15"/>
              </w:rPr>
              <w:t xml:space="preserve">A-04; </w:t>
            </w:r>
            <w:proofErr w:type="spellStart"/>
            <w:r>
              <w:rPr>
                <w:sz w:val="15"/>
                <w:szCs w:val="15"/>
              </w:rPr>
              <w:t>Supabase</w:t>
            </w:r>
            <w:proofErr w:type="spellEnd"/>
            <w:r>
              <w:rPr>
                <w:sz w:val="15"/>
                <w:szCs w:val="15"/>
              </w:rPr>
              <w:t xml:space="preserve"> settings; docs/deployment.md</w:t>
            </w:r>
          </w:p>
        </w:tc>
      </w:tr>
      <w:tr w:rsidR="000107AB" w14:paraId="568320C2" w14:textId="77777777" w:rsidTr="00A65BFA">
        <w:trPr>
          <w:cantSplit/>
        </w:trPr>
        <w:tc>
          <w:tcPr>
            <w:tcW w:w="126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FCAB6B7" w14:textId="77777777" w:rsidR="000107AB" w:rsidRDefault="000107AB" w:rsidP="00A65BFA">
            <w:r>
              <w:rPr>
                <w:sz w:val="15"/>
                <w:szCs w:val="15"/>
              </w:rPr>
              <w:t>Open-source tools</w:t>
            </w:r>
          </w:p>
        </w:tc>
        <w:tc>
          <w:tcPr>
            <w:tcW w:w="306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ED05855" w14:textId="77777777" w:rsidR="000107AB" w:rsidRDefault="000107AB" w:rsidP="00A65BFA">
            <w:r>
              <w:rPr>
                <w:sz w:val="15"/>
                <w:szCs w:val="15"/>
              </w:rPr>
              <w:t>Spring Boot, Angular, PostgreSQL, Flyway, JUnit, Playwright, k6 - R0</w:t>
            </w:r>
          </w:p>
        </w:tc>
        <w:tc>
          <w:tcPr>
            <w:tcW w:w="162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9D98427" w14:textId="77777777" w:rsidR="000107AB" w:rsidRDefault="000107AB" w:rsidP="00A65BFA">
            <w:r>
              <w:rPr>
                <w:sz w:val="15"/>
                <w:szCs w:val="15"/>
              </w:rPr>
              <w:t>-</w:t>
            </w:r>
          </w:p>
        </w:tc>
        <w:tc>
          <w:tcPr>
            <w:tcW w:w="307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8AFACC1" w14:textId="77777777" w:rsidR="000107AB" w:rsidRDefault="000107AB" w:rsidP="00A65BFA">
            <w:r>
              <w:rPr>
                <w:sz w:val="15"/>
                <w:szCs w:val="15"/>
              </w:rPr>
              <w:t xml:space="preserve">pom.xml; </w:t>
            </w:r>
            <w:proofErr w:type="spellStart"/>
            <w:r>
              <w:rPr>
                <w:sz w:val="15"/>
                <w:szCs w:val="15"/>
              </w:rPr>
              <w:t>package.json</w:t>
            </w:r>
            <w:proofErr w:type="spellEnd"/>
            <w:r>
              <w:rPr>
                <w:sz w:val="15"/>
                <w:szCs w:val="15"/>
              </w:rPr>
              <w:t>; perf/</w:t>
            </w:r>
          </w:p>
        </w:tc>
      </w:tr>
      <w:tr w:rsidR="000107AB" w14:paraId="34BE4020" w14:textId="77777777" w:rsidTr="00A65BFA">
        <w:trPr>
          <w:cantSplit/>
        </w:trPr>
        <w:tc>
          <w:tcPr>
            <w:tcW w:w="126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F8C989A" w14:textId="77777777" w:rsidR="000107AB" w:rsidRDefault="000107AB" w:rsidP="00A65BFA">
            <w:r>
              <w:rPr>
                <w:sz w:val="15"/>
                <w:szCs w:val="15"/>
              </w:rPr>
              <w:t>AI assistance</w:t>
            </w:r>
          </w:p>
        </w:tc>
        <w:tc>
          <w:tcPr>
            <w:tcW w:w="306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FC73BE3" w14:textId="77777777" w:rsidR="000107AB" w:rsidRDefault="000107AB" w:rsidP="00A65BFA">
            <w:r>
              <w:rPr>
                <w:sz w:val="15"/>
                <w:szCs w:val="15"/>
              </w:rPr>
              <w:t>Drafting code, tests and documents - [Team to complete: whose subscription and its cost]</w:t>
            </w:r>
          </w:p>
        </w:tc>
        <w:tc>
          <w:tcPr>
            <w:tcW w:w="162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9515BB1" w14:textId="77777777" w:rsidR="000107AB" w:rsidRDefault="000107AB" w:rsidP="00A65BFA">
            <w:r>
              <w:rPr>
                <w:sz w:val="15"/>
                <w:szCs w:val="15"/>
              </w:rPr>
              <w:t>-</w:t>
            </w:r>
          </w:p>
        </w:tc>
        <w:tc>
          <w:tcPr>
            <w:tcW w:w="307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137622E" w14:textId="77777777" w:rsidR="000107AB" w:rsidRDefault="000107AB" w:rsidP="00A65BFA">
            <w:r>
              <w:rPr>
                <w:sz w:val="15"/>
                <w:szCs w:val="15"/>
              </w:rPr>
              <w:t>AI Usage Register</w:t>
            </w:r>
          </w:p>
        </w:tc>
      </w:tr>
    </w:tbl>
    <w:p w14:paraId="01AED50F" w14:textId="77777777" w:rsidR="00EA1BC7" w:rsidRDefault="00EA1BC7">
      <w:pPr>
        <w:spacing w:after="120"/>
      </w:pPr>
    </w:p>
    <w:p w14:paraId="2B30543A" w14:textId="3309F4A6" w:rsidR="00EA1BC7" w:rsidRDefault="00555546">
      <w:pPr>
        <w:spacing w:after="120"/>
      </w:pPr>
      <w:r>
        <w:t>Total project cost: R0 for hosting and tooling</w:t>
      </w:r>
      <w:r w:rsidR="000110FB">
        <w:t xml:space="preserve"> (nothing is paid). </w:t>
      </w:r>
      <w:r>
        <w:t>ASR-007 is met.</w:t>
      </w:r>
    </w:p>
    <w:p w14:paraId="781BFC40" w14:textId="1F76AB8D" w:rsidR="00EA1BC7" w:rsidRDefault="00555546">
      <w:pPr>
        <w:spacing w:after="120"/>
      </w:pPr>
      <w:r>
        <w:t xml:space="preserve">Likely operational cost for real use </w:t>
      </w:r>
      <w:r w:rsidR="000110FB">
        <w:t xml:space="preserve">is to be determined with </w:t>
      </w:r>
      <w:proofErr w:type="spellStart"/>
      <w:r w:rsidR="000110FB">
        <w:t>CivicConnect</w:t>
      </w:r>
      <w:proofErr w:type="spellEnd"/>
      <w:r w:rsidR="000110FB">
        <w:t xml:space="preserve"> after determining the preferred hosting environments if any. Requirements will likely be: </w:t>
      </w:r>
      <w:r>
        <w:t>an always-on application instance (no sleep), a paid database plan (daily backups, no weekly pause) and an uptime monitor. The free tiers are acceptable for a pilot demonstration, not for a public service, because of the sleep, the weekly pause and the missing backups.</w:t>
      </w:r>
    </w:p>
    <w:p w14:paraId="64A92985" w14:textId="77777777" w:rsidR="00EA1BC7" w:rsidRDefault="00555546">
      <w:pPr>
        <w:pStyle w:val="Heading2"/>
      </w:pPr>
      <w:bookmarkStart w:id="131" w:name="_Toc243252303"/>
      <w:r>
        <w:t>Stakeholder Validation</w:t>
      </w:r>
      <w:bookmarkEnd w:id="131"/>
    </w:p>
    <w:p w14:paraId="48AAC056" w14:textId="77777777" w:rsidR="00EA1BC7" w:rsidRDefault="00555546">
      <w:pPr>
        <w:spacing w:after="120"/>
      </w:pPr>
      <w:r>
        <w:t>Each stakeholder from the Stakeholder Analysis is checked against what was delivered. Outcomes use the Master Brief categories: satisfied, partially satisfied, changed, rejected or not achieved.</w:t>
      </w:r>
    </w:p>
    <w:p w14:paraId="59A18818" w14:textId="77777777" w:rsidR="00EA1BC7" w:rsidRDefault="00555546">
      <w:pPr>
        <w:spacing w:after="120"/>
        <w:rPr>
          <w:i/>
          <w:iCs/>
          <w:sz w:val="18"/>
          <w:szCs w:val="18"/>
        </w:rPr>
      </w:pPr>
      <w:r>
        <w:rPr>
          <w:i/>
          <w:iCs/>
          <w:sz w:val="18"/>
          <w:szCs w:val="18"/>
        </w:rPr>
        <w:t>Table H - Stakeholder expectations and outcome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63"/>
        <w:gridCol w:w="3068"/>
        <w:gridCol w:w="1624"/>
        <w:gridCol w:w="3071"/>
      </w:tblGrid>
      <w:tr w:rsidR="000107AB" w14:paraId="5BB97890" w14:textId="77777777" w:rsidTr="00A65BFA">
        <w:trPr>
          <w:tblHeader/>
        </w:trPr>
        <w:tc>
          <w:tcPr>
            <w:tcW w:w="1263"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tcPr>
          <w:p w14:paraId="24EEED4B" w14:textId="77777777" w:rsidR="000107AB" w:rsidRDefault="000107AB" w:rsidP="00A65BFA">
            <w:r>
              <w:rPr>
                <w:b/>
                <w:bCs/>
                <w:sz w:val="15"/>
                <w:szCs w:val="15"/>
              </w:rPr>
              <w:lastRenderedPageBreak/>
              <w:t>Stakeholder</w:t>
            </w:r>
          </w:p>
        </w:tc>
        <w:tc>
          <w:tcPr>
            <w:tcW w:w="306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tcPr>
          <w:p w14:paraId="7D121149" w14:textId="77777777" w:rsidR="000107AB" w:rsidRDefault="000107AB" w:rsidP="00A65BFA">
            <w:r>
              <w:rPr>
                <w:b/>
                <w:bCs/>
                <w:sz w:val="15"/>
                <w:szCs w:val="15"/>
              </w:rPr>
              <w:t>Expectation (Stakeholder Analysis)</w:t>
            </w:r>
          </w:p>
        </w:tc>
        <w:tc>
          <w:tcPr>
            <w:tcW w:w="1624"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tcPr>
          <w:p w14:paraId="392E22D1" w14:textId="77777777" w:rsidR="000107AB" w:rsidRDefault="000107AB" w:rsidP="00A65BFA">
            <w:r>
              <w:rPr>
                <w:b/>
                <w:bCs/>
                <w:sz w:val="15"/>
                <w:szCs w:val="15"/>
              </w:rPr>
              <w:t>Outcome</w:t>
            </w:r>
          </w:p>
        </w:tc>
        <w:tc>
          <w:tcPr>
            <w:tcW w:w="3071"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tcPr>
          <w:p w14:paraId="39FA8B29" w14:textId="77777777" w:rsidR="000107AB" w:rsidRDefault="000107AB" w:rsidP="00A65BFA">
            <w:r>
              <w:rPr>
                <w:b/>
                <w:bCs/>
                <w:sz w:val="15"/>
                <w:szCs w:val="15"/>
              </w:rPr>
              <w:t>Evidence</w:t>
            </w:r>
          </w:p>
        </w:tc>
      </w:tr>
      <w:tr w:rsidR="000107AB" w14:paraId="2EA36382" w14:textId="77777777" w:rsidTr="00A65BFA">
        <w:trPr>
          <w:cantSplit/>
        </w:trPr>
        <w:tc>
          <w:tcPr>
            <w:tcW w:w="126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5530FE4" w14:textId="77777777" w:rsidR="000107AB" w:rsidRDefault="000107AB" w:rsidP="00A65BFA">
            <w:r>
              <w:rPr>
                <w:sz w:val="15"/>
                <w:szCs w:val="15"/>
              </w:rPr>
              <w:t>Service Requester</w:t>
            </w:r>
          </w:p>
        </w:tc>
        <w:tc>
          <w:tcPr>
            <w:tcW w:w="306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E958708" w14:textId="77777777" w:rsidR="000107AB" w:rsidRDefault="000107AB" w:rsidP="00A65BFA">
            <w:r>
              <w:rPr>
                <w:sz w:val="15"/>
                <w:szCs w:val="15"/>
              </w:rPr>
              <w:t xml:space="preserve">Create an account and log in; submit a request easily; track its progress; contact </w:t>
            </w:r>
            <w:proofErr w:type="spellStart"/>
            <w:r>
              <w:rPr>
                <w:sz w:val="15"/>
                <w:szCs w:val="15"/>
              </w:rPr>
              <w:t>CivicConnect</w:t>
            </w:r>
            <w:proofErr w:type="spellEnd"/>
            <w:r>
              <w:rPr>
                <w:sz w:val="15"/>
                <w:szCs w:val="15"/>
              </w:rPr>
              <w:t xml:space="preserve"> about it</w:t>
            </w:r>
          </w:p>
        </w:tc>
        <w:tc>
          <w:tcPr>
            <w:tcW w:w="162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969F249" w14:textId="77777777" w:rsidR="000107AB" w:rsidRDefault="000107AB" w:rsidP="00A65BFA">
            <w:r>
              <w:rPr>
                <w:sz w:val="15"/>
                <w:szCs w:val="15"/>
              </w:rPr>
              <w:t>Satisfied, except that easy first use (NFR-004) is not yet validated with real users (CR-014)</w:t>
            </w:r>
          </w:p>
        </w:tc>
        <w:tc>
          <w:tcPr>
            <w:tcW w:w="307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0808CBA" w14:textId="77777777" w:rsidR="000107AB" w:rsidRDefault="000107AB" w:rsidP="00A65BFA">
            <w:r>
              <w:rPr>
                <w:sz w:val="15"/>
                <w:szCs w:val="15"/>
              </w:rPr>
              <w:t>FR-001 to FR-004, FR-014; E2E-01; MT-07 to MT-13</w:t>
            </w:r>
          </w:p>
        </w:tc>
      </w:tr>
      <w:tr w:rsidR="000107AB" w14:paraId="08DA5387" w14:textId="77777777" w:rsidTr="00A65BFA">
        <w:trPr>
          <w:cantSplit/>
        </w:trPr>
        <w:tc>
          <w:tcPr>
            <w:tcW w:w="126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D2D44F2" w14:textId="77777777" w:rsidR="000107AB" w:rsidRDefault="000107AB" w:rsidP="00A65BFA">
            <w:r>
              <w:rPr>
                <w:sz w:val="15"/>
                <w:szCs w:val="15"/>
              </w:rPr>
              <w:t>Service Handler</w:t>
            </w:r>
          </w:p>
        </w:tc>
        <w:tc>
          <w:tcPr>
            <w:tcW w:w="306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CBAE622" w14:textId="77777777" w:rsidR="000107AB" w:rsidRDefault="000107AB" w:rsidP="00A65BFA">
            <w:r>
              <w:rPr>
                <w:sz w:val="15"/>
                <w:szCs w:val="15"/>
              </w:rPr>
              <w:t>See assigned requests; record details; change the status; contact the requester</w:t>
            </w:r>
          </w:p>
        </w:tc>
        <w:tc>
          <w:tcPr>
            <w:tcW w:w="162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91B879D" w14:textId="77777777" w:rsidR="000107AB" w:rsidRDefault="000107AB" w:rsidP="00A65BFA">
            <w:r>
              <w:rPr>
                <w:sz w:val="15"/>
                <w:szCs w:val="15"/>
              </w:rPr>
              <w:t>Satisfied; partially for finding a request, as there is no free-text search (TD-04)</w:t>
            </w:r>
          </w:p>
        </w:tc>
        <w:tc>
          <w:tcPr>
            <w:tcW w:w="307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02E3CAC" w14:textId="77777777" w:rsidR="000107AB" w:rsidRDefault="000107AB" w:rsidP="00A65BFA">
            <w:r>
              <w:rPr>
                <w:sz w:val="15"/>
                <w:szCs w:val="15"/>
              </w:rPr>
              <w:t>FR-005 to FR-011; MT-14 to MT-22; contact details on the queue page</w:t>
            </w:r>
          </w:p>
        </w:tc>
      </w:tr>
      <w:tr w:rsidR="000107AB" w14:paraId="0DC8E503" w14:textId="77777777" w:rsidTr="00A65BFA">
        <w:trPr>
          <w:cantSplit/>
        </w:trPr>
        <w:tc>
          <w:tcPr>
            <w:tcW w:w="126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AC308A2" w14:textId="77777777" w:rsidR="000107AB" w:rsidRDefault="000107AB" w:rsidP="00A65BFA">
            <w:proofErr w:type="spellStart"/>
            <w:r>
              <w:rPr>
                <w:sz w:val="15"/>
                <w:szCs w:val="15"/>
              </w:rPr>
              <w:t>CivicConnect</w:t>
            </w:r>
            <w:proofErr w:type="spellEnd"/>
            <w:r>
              <w:rPr>
                <w:sz w:val="15"/>
                <w:szCs w:val="15"/>
              </w:rPr>
              <w:t xml:space="preserve"> Management</w:t>
            </w:r>
          </w:p>
        </w:tc>
        <w:tc>
          <w:tcPr>
            <w:tcW w:w="306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72F059B" w14:textId="77777777" w:rsidR="000107AB" w:rsidRDefault="000107AB" w:rsidP="00A65BFA">
            <w:r>
              <w:rPr>
                <w:sz w:val="15"/>
                <w:szCs w:val="15"/>
              </w:rPr>
              <w:t>Assign requests; manage staff and categories; follow the request lifecycle; report on requests</w:t>
            </w:r>
          </w:p>
        </w:tc>
        <w:tc>
          <w:tcPr>
            <w:tcW w:w="162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1F70944" w14:textId="77777777" w:rsidR="000107AB" w:rsidRDefault="000107AB" w:rsidP="00A65BFA">
            <w:r>
              <w:rPr>
                <w:sz w:val="15"/>
                <w:szCs w:val="15"/>
              </w:rPr>
              <w:t>Satisfied</w:t>
            </w:r>
          </w:p>
        </w:tc>
        <w:tc>
          <w:tcPr>
            <w:tcW w:w="307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D2B3624" w14:textId="77777777" w:rsidR="000107AB" w:rsidRDefault="000107AB" w:rsidP="00A65BFA">
            <w:r>
              <w:rPr>
                <w:sz w:val="15"/>
                <w:szCs w:val="15"/>
              </w:rPr>
              <w:t>FR-012, FR-013, FR-015, FR-016; MT-23 to MT-30; audit page</w:t>
            </w:r>
          </w:p>
        </w:tc>
      </w:tr>
      <w:tr w:rsidR="000107AB" w14:paraId="6EB1B259" w14:textId="77777777" w:rsidTr="00A65BFA">
        <w:trPr>
          <w:cantSplit/>
        </w:trPr>
        <w:tc>
          <w:tcPr>
            <w:tcW w:w="126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F066713" w14:textId="77777777" w:rsidR="000107AB" w:rsidRDefault="000107AB" w:rsidP="00A65BFA">
            <w:r>
              <w:rPr>
                <w:sz w:val="15"/>
                <w:szCs w:val="15"/>
              </w:rPr>
              <w:t>Government (POPIA)</w:t>
            </w:r>
          </w:p>
        </w:tc>
        <w:tc>
          <w:tcPr>
            <w:tcW w:w="306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3AD2C93" w14:textId="77777777" w:rsidR="000107AB" w:rsidRDefault="000107AB" w:rsidP="00A65BFA">
            <w:r>
              <w:rPr>
                <w:sz w:val="15"/>
                <w:szCs w:val="15"/>
              </w:rPr>
              <w:t>Personal information only collected and shown where needed</w:t>
            </w:r>
          </w:p>
        </w:tc>
        <w:tc>
          <w:tcPr>
            <w:tcW w:w="162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593FA2B" w14:textId="77777777" w:rsidR="000107AB" w:rsidRDefault="000107AB" w:rsidP="00A65BFA">
            <w:r>
              <w:rPr>
                <w:sz w:val="15"/>
                <w:szCs w:val="15"/>
              </w:rPr>
              <w:t>Partially satisfied: reports hold counts only, the audit view masks client data and the client date of birth was removed (V8, TD-03); employee date of birth and address are kept as the staff record. No retention period is agreed</w:t>
            </w:r>
          </w:p>
        </w:tc>
        <w:tc>
          <w:tcPr>
            <w:tcW w:w="307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8F0F347" w14:textId="77777777" w:rsidR="000107AB" w:rsidRDefault="000107AB" w:rsidP="00A65BFA">
            <w:r>
              <w:rPr>
                <w:sz w:val="15"/>
                <w:szCs w:val="15"/>
              </w:rPr>
              <w:t xml:space="preserve">ASR-005; </w:t>
            </w:r>
            <w:proofErr w:type="spellStart"/>
            <w:r>
              <w:rPr>
                <w:sz w:val="15"/>
                <w:szCs w:val="15"/>
              </w:rPr>
              <w:t>activityReport</w:t>
            </w:r>
            <w:proofErr w:type="spellEnd"/>
            <w:r>
              <w:rPr>
                <w:sz w:val="15"/>
                <w:szCs w:val="15"/>
              </w:rPr>
              <w:t>; TD-03</w:t>
            </w:r>
          </w:p>
        </w:tc>
      </w:tr>
      <w:tr w:rsidR="000107AB" w14:paraId="3192D237" w14:textId="77777777" w:rsidTr="00A65BFA">
        <w:trPr>
          <w:cantSplit/>
        </w:trPr>
        <w:tc>
          <w:tcPr>
            <w:tcW w:w="126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213EC15" w14:textId="77777777" w:rsidR="000107AB" w:rsidRDefault="000107AB" w:rsidP="00A65BFA">
            <w:r>
              <w:rPr>
                <w:sz w:val="15"/>
                <w:szCs w:val="15"/>
              </w:rPr>
              <w:t>Developers</w:t>
            </w:r>
          </w:p>
        </w:tc>
        <w:tc>
          <w:tcPr>
            <w:tcW w:w="306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1549CE6" w14:textId="77777777" w:rsidR="000107AB" w:rsidRDefault="000107AB" w:rsidP="00A65BFA">
            <w:r>
              <w:rPr>
                <w:sz w:val="15"/>
                <w:szCs w:val="15"/>
              </w:rPr>
              <w:t>Clear requirements and a documented, maintainable code base</w:t>
            </w:r>
          </w:p>
        </w:tc>
        <w:tc>
          <w:tcPr>
            <w:tcW w:w="162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613F107" w14:textId="77777777" w:rsidR="000107AB" w:rsidRDefault="000107AB" w:rsidP="00A65BFA">
            <w:r>
              <w:rPr>
                <w:sz w:val="15"/>
                <w:szCs w:val="15"/>
              </w:rPr>
              <w:t>Satisfied</w:t>
            </w:r>
          </w:p>
        </w:tc>
        <w:tc>
          <w:tcPr>
            <w:tcW w:w="307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61292B4" w14:textId="77777777" w:rsidR="000107AB" w:rsidRDefault="000107AB" w:rsidP="00A65BFA">
            <w:r>
              <w:rPr>
                <w:sz w:val="15"/>
                <w:szCs w:val="15"/>
              </w:rPr>
              <w:t>RTM; README (NFR-008); ERD v3; Flyway migrations</w:t>
            </w:r>
          </w:p>
        </w:tc>
      </w:tr>
    </w:tbl>
    <w:p w14:paraId="6897651D" w14:textId="77777777" w:rsidR="00EA1BC7" w:rsidRDefault="00EA1BC7">
      <w:pPr>
        <w:spacing w:after="120"/>
      </w:pPr>
    </w:p>
    <w:p w14:paraId="130F0146" w14:textId="000A5834" w:rsidR="00EA1BC7" w:rsidRDefault="00555546">
      <w:pPr>
        <w:spacing w:after="120"/>
      </w:pPr>
      <w:r>
        <w:t xml:space="preserve">Limitation: there was no real </w:t>
      </w:r>
      <w:proofErr w:type="spellStart"/>
      <w:r>
        <w:t>CivicConnect</w:t>
      </w:r>
      <w:proofErr w:type="spellEnd"/>
      <w:r>
        <w:t xml:space="preserve"> stakeholder to sign off (R-09). Validation was done by the team acting in each role (manual test log) and, once run, by non-team users (MT-33).</w:t>
      </w:r>
    </w:p>
    <w:p w14:paraId="41B097F2" w14:textId="77777777" w:rsidR="00EA1BC7" w:rsidRDefault="00555546">
      <w:pPr>
        <w:pStyle w:val="Heading2"/>
      </w:pPr>
      <w:bookmarkStart w:id="132" w:name="_Toc243252304"/>
      <w:r>
        <w:t>Decision Consequence Reflection</w:t>
      </w:r>
      <w:bookmarkEnd w:id="132"/>
    </w:p>
    <w:p w14:paraId="2EC1FDA0" w14:textId="77777777" w:rsidR="00EA1BC7" w:rsidRDefault="00555546">
      <w:pPr>
        <w:spacing w:after="120"/>
      </w:pPr>
      <w:r>
        <w:t>Significant decisions are judged against the evidence available when they were made, not with hindsight (Master Brief, section 22).</w:t>
      </w:r>
    </w:p>
    <w:p w14:paraId="632BAD61" w14:textId="77777777" w:rsidR="00EA1BC7" w:rsidRDefault="00555546">
      <w:pPr>
        <w:spacing w:after="120"/>
      </w:pPr>
      <w:r>
        <w:t>Drafted from the project evidence. The last two columns are the team's view and must be confirmed in review.</w:t>
      </w:r>
    </w:p>
    <w:p w14:paraId="1DA73C4E" w14:textId="77777777" w:rsidR="00EA1BC7" w:rsidRDefault="00555546">
      <w:pPr>
        <w:spacing w:after="120"/>
        <w:rPr>
          <w:i/>
          <w:iCs/>
          <w:sz w:val="18"/>
          <w:szCs w:val="18"/>
        </w:rPr>
      </w:pPr>
      <w:r>
        <w:rPr>
          <w:i/>
          <w:iCs/>
          <w:sz w:val="18"/>
          <w:szCs w:val="18"/>
        </w:rPr>
        <w:t>Table I - Decisions, outcomes and learning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73"/>
        <w:gridCol w:w="1264"/>
        <w:gridCol w:w="1173"/>
        <w:gridCol w:w="1625"/>
        <w:gridCol w:w="1173"/>
        <w:gridCol w:w="1354"/>
        <w:gridCol w:w="1264"/>
      </w:tblGrid>
      <w:tr w:rsidR="000107AB" w14:paraId="46F31E65" w14:textId="77777777" w:rsidTr="00A65BFA">
        <w:trPr>
          <w:tblHeader/>
        </w:trPr>
        <w:tc>
          <w:tcPr>
            <w:tcW w:w="1173"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tcPr>
          <w:p w14:paraId="33C13C8D" w14:textId="77777777" w:rsidR="000107AB" w:rsidRDefault="000107AB" w:rsidP="00A65BFA">
            <w:r>
              <w:rPr>
                <w:b/>
                <w:bCs/>
                <w:sz w:val="15"/>
                <w:szCs w:val="15"/>
              </w:rPr>
              <w:lastRenderedPageBreak/>
              <w:t>Original decision</w:t>
            </w:r>
          </w:p>
        </w:tc>
        <w:tc>
          <w:tcPr>
            <w:tcW w:w="1264"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tcPr>
          <w:p w14:paraId="173CBA40" w14:textId="77777777" w:rsidR="000107AB" w:rsidRDefault="000107AB" w:rsidP="00A65BFA">
            <w:r>
              <w:rPr>
                <w:b/>
                <w:bCs/>
                <w:sz w:val="15"/>
                <w:szCs w:val="15"/>
              </w:rPr>
              <w:t>Evidence at the time</w:t>
            </w:r>
          </w:p>
        </w:tc>
        <w:tc>
          <w:tcPr>
            <w:tcW w:w="1173"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tcPr>
          <w:p w14:paraId="0FC1F89A" w14:textId="77777777" w:rsidR="000107AB" w:rsidRDefault="000107AB" w:rsidP="00A65BFA">
            <w:r>
              <w:rPr>
                <w:b/>
                <w:bCs/>
                <w:sz w:val="15"/>
                <w:szCs w:val="15"/>
              </w:rPr>
              <w:t>Expected benefit / risk</w:t>
            </w:r>
          </w:p>
        </w:tc>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tcPr>
          <w:p w14:paraId="1F6AED23" w14:textId="77777777" w:rsidR="000107AB" w:rsidRDefault="000107AB" w:rsidP="00A65BFA">
            <w:r>
              <w:rPr>
                <w:b/>
                <w:bCs/>
                <w:sz w:val="15"/>
                <w:szCs w:val="15"/>
              </w:rPr>
              <w:t>Actual outcome</w:t>
            </w:r>
          </w:p>
        </w:tc>
        <w:tc>
          <w:tcPr>
            <w:tcW w:w="1173"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tcPr>
          <w:p w14:paraId="64180C3D" w14:textId="77777777" w:rsidR="000107AB" w:rsidRDefault="000107AB" w:rsidP="00A65BFA">
            <w:r>
              <w:rPr>
                <w:b/>
                <w:bCs/>
                <w:sz w:val="15"/>
                <w:szCs w:val="15"/>
              </w:rPr>
              <w:t>Evidence</w:t>
            </w:r>
          </w:p>
        </w:tc>
        <w:tc>
          <w:tcPr>
            <w:tcW w:w="1354"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tcPr>
          <w:p w14:paraId="099A66AA" w14:textId="77777777" w:rsidR="000107AB" w:rsidRDefault="000107AB" w:rsidP="00A65BFA">
            <w:r>
              <w:rPr>
                <w:b/>
                <w:bCs/>
                <w:sz w:val="15"/>
                <w:szCs w:val="15"/>
              </w:rPr>
              <w:t>Would we decide differently?</w:t>
            </w:r>
          </w:p>
        </w:tc>
        <w:tc>
          <w:tcPr>
            <w:tcW w:w="1264"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tcPr>
          <w:p w14:paraId="03614DD2" w14:textId="77777777" w:rsidR="000107AB" w:rsidRDefault="000107AB" w:rsidP="00A65BFA">
            <w:r>
              <w:rPr>
                <w:b/>
                <w:bCs/>
                <w:sz w:val="15"/>
                <w:szCs w:val="15"/>
              </w:rPr>
              <w:t>Learning</w:t>
            </w:r>
          </w:p>
        </w:tc>
      </w:tr>
      <w:tr w:rsidR="000107AB" w14:paraId="2145F6E0" w14:textId="77777777" w:rsidTr="00A65BFA">
        <w:trPr>
          <w:cantSplit/>
        </w:trPr>
        <w:tc>
          <w:tcPr>
            <w:tcW w:w="11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7E1EFDD" w14:textId="77777777" w:rsidR="000107AB" w:rsidRDefault="000107AB" w:rsidP="00A65BFA">
            <w:r>
              <w:rPr>
                <w:sz w:val="15"/>
                <w:szCs w:val="15"/>
              </w:rPr>
              <w:t>DEC-004 Angular + Spring Boot + PostgreSQL</w:t>
            </w:r>
          </w:p>
        </w:tc>
        <w:tc>
          <w:tcPr>
            <w:tcW w:w="126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1BBF60F" w14:textId="77777777" w:rsidR="000107AB" w:rsidRDefault="000107AB" w:rsidP="00A65BFA">
            <w:r>
              <w:rPr>
                <w:sz w:val="15"/>
                <w:szCs w:val="15"/>
              </w:rPr>
              <w:t>Decision matrix (4.12 against 4.20 for React + ASP.NET after CR-013); ASR-001 to ASR-003</w:t>
            </w:r>
          </w:p>
        </w:tc>
        <w:tc>
          <w:tcPr>
            <w:tcW w:w="11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2DB7232" w14:textId="77777777" w:rsidR="000107AB" w:rsidRDefault="000107AB" w:rsidP="00A65BFA">
            <w:r>
              <w:rPr>
                <w:sz w:val="15"/>
                <w:szCs w:val="15"/>
              </w:rPr>
              <w:t>Security, transactions and migrations built in; risk: no team experience (R-20), memory on free hosts</w:t>
            </w:r>
          </w:p>
        </w:tc>
        <w:tc>
          <w:tcPr>
            <w:tcW w:w="162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7B8AC5A" w14:textId="77777777" w:rsidR="000107AB" w:rsidRDefault="000107AB" w:rsidP="00A65BFA">
            <w:r>
              <w:rPr>
                <w:sz w:val="15"/>
                <w:szCs w:val="15"/>
              </w:rPr>
              <w:t>All requirements built; security and transactions worked as expected; the JVM needed memory tuning for 512 MB (D-32); the learning curve was absorbed with reviews and AI help (R-27)</w:t>
            </w:r>
          </w:p>
        </w:tc>
        <w:tc>
          <w:tcPr>
            <w:tcW w:w="11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2B8B769" w14:textId="77777777" w:rsidR="000107AB" w:rsidRPr="000107AB" w:rsidRDefault="00AD4388" w:rsidP="00A65BFA">
            <w:r>
              <w:rPr>
                <w:sz w:val="15"/>
                <w:szCs w:val="15"/>
              </w:rPr>
              <w:t>RTM Table 3; D-32; AI Usage Register</w:t>
            </w:r>
          </w:p>
        </w:tc>
        <w:tc>
          <w:tcPr>
            <w:tcW w:w="135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3611243" w14:textId="77777777" w:rsidR="000107AB" w:rsidRDefault="000107AB" w:rsidP="00A65BFA">
            <w:r>
              <w:rPr>
                <w:sz w:val="15"/>
                <w:szCs w:val="15"/>
              </w:rPr>
              <w:t>No - the security and transaction fit outweighed the small matrix gap; we would plan the memory tuning and the learning time from the start</w:t>
            </w:r>
          </w:p>
        </w:tc>
        <w:tc>
          <w:tcPr>
            <w:tcW w:w="126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E064306" w14:textId="77777777" w:rsidR="000107AB" w:rsidRDefault="000107AB" w:rsidP="00A65BFA">
            <w:r>
              <w:rPr>
                <w:sz w:val="15"/>
                <w:szCs w:val="15"/>
              </w:rPr>
              <w:t>A decision matrix records the trade-off; it does not make the decision</w:t>
            </w:r>
          </w:p>
        </w:tc>
      </w:tr>
      <w:tr w:rsidR="000107AB" w14:paraId="4D33FFB5" w14:textId="77777777" w:rsidTr="00A65BFA">
        <w:trPr>
          <w:cantSplit/>
        </w:trPr>
        <w:tc>
          <w:tcPr>
            <w:tcW w:w="11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41CC3F9" w14:textId="77777777" w:rsidR="000107AB" w:rsidRDefault="000107AB" w:rsidP="00A65BFA">
            <w:r>
              <w:rPr>
                <w:sz w:val="15"/>
                <w:szCs w:val="15"/>
              </w:rPr>
              <w:t>DEC-006 optimistic locking (Version column)</w:t>
            </w:r>
          </w:p>
        </w:tc>
        <w:tc>
          <w:tcPr>
            <w:tcW w:w="126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E96DDB5" w14:textId="77777777" w:rsidR="000107AB" w:rsidRDefault="000107AB" w:rsidP="00A65BFA">
            <w:r>
              <w:rPr>
                <w:sz w:val="15"/>
                <w:szCs w:val="15"/>
              </w:rPr>
              <w:t>Low contention; A2 Task 2 recommended pessimistic locking</w:t>
            </w:r>
          </w:p>
        </w:tc>
        <w:tc>
          <w:tcPr>
            <w:tcW w:w="11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CC42FB5" w14:textId="77777777" w:rsidR="000107AB" w:rsidRDefault="000107AB" w:rsidP="00A65BFA">
            <w:r>
              <w:rPr>
                <w:sz w:val="15"/>
                <w:szCs w:val="15"/>
              </w:rPr>
              <w:t>No locks held while users read</w:t>
            </w:r>
          </w:p>
        </w:tc>
        <w:tc>
          <w:tcPr>
            <w:tcW w:w="162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D67337B" w14:textId="77777777" w:rsidR="000107AB" w:rsidRDefault="000107AB" w:rsidP="00A65BFA">
            <w:r>
              <w:rPr>
                <w:sz w:val="15"/>
                <w:szCs w:val="15"/>
              </w:rPr>
              <w:t>Replaced in M3 by a row lock (C-01): every write already re-checks the state, and the unique index guards double assignment</w:t>
            </w:r>
          </w:p>
        </w:tc>
        <w:tc>
          <w:tcPr>
            <w:tcW w:w="11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B2ED1EC" w14:textId="77777777" w:rsidR="000107AB" w:rsidRPr="000107AB" w:rsidRDefault="00AD4388" w:rsidP="00A65BFA">
            <w:r>
              <w:rPr>
                <w:sz w:val="15"/>
                <w:szCs w:val="15"/>
              </w:rPr>
              <w:t xml:space="preserve">C-01; </w:t>
            </w:r>
            <w:proofErr w:type="spellStart"/>
            <w:r>
              <w:rPr>
                <w:sz w:val="15"/>
                <w:szCs w:val="15"/>
              </w:rPr>
              <w:t>concurrentAcceptsOneWins</w:t>
            </w:r>
            <w:proofErr w:type="spellEnd"/>
            <w:r>
              <w:rPr>
                <w:sz w:val="15"/>
                <w:szCs w:val="15"/>
              </w:rPr>
              <w:t>; TD-05</w:t>
            </w:r>
          </w:p>
        </w:tc>
        <w:tc>
          <w:tcPr>
            <w:tcW w:w="135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E381537" w14:textId="77777777" w:rsidR="000107AB" w:rsidRDefault="000107AB" w:rsidP="00A65BFA">
            <w:r>
              <w:rPr>
                <w:sz w:val="15"/>
                <w:szCs w:val="15"/>
              </w:rPr>
              <w:t>Yes - start with the row lock</w:t>
            </w:r>
          </w:p>
        </w:tc>
        <w:tc>
          <w:tcPr>
            <w:tcW w:w="126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892A797" w14:textId="77777777" w:rsidR="000107AB" w:rsidRDefault="000107AB" w:rsidP="00A65BFA">
            <w:r>
              <w:rPr>
                <w:sz w:val="15"/>
                <w:szCs w:val="15"/>
              </w:rPr>
              <w:t>Prototype the concurrency path early; the simplest correct mechanism was the database's own</w:t>
            </w:r>
          </w:p>
        </w:tc>
      </w:tr>
      <w:tr w:rsidR="000107AB" w14:paraId="648B8DDE" w14:textId="77777777" w:rsidTr="00A65BFA">
        <w:trPr>
          <w:cantSplit/>
        </w:trPr>
        <w:tc>
          <w:tcPr>
            <w:tcW w:w="11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EE590E7" w14:textId="77777777" w:rsidR="000107AB" w:rsidRDefault="000107AB" w:rsidP="00A65BFA">
            <w:r>
              <w:rPr>
                <w:sz w:val="15"/>
                <w:szCs w:val="15"/>
              </w:rPr>
              <w:t>DEC-007 / DEC-012 audit written by the application, protected by a trigger</w:t>
            </w:r>
          </w:p>
        </w:tc>
        <w:tc>
          <w:tcPr>
            <w:tcW w:w="126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7F4D911" w14:textId="77777777" w:rsidR="000107AB" w:rsidRDefault="000107AB" w:rsidP="00A65BFA">
            <w:r>
              <w:rPr>
                <w:sz w:val="15"/>
                <w:szCs w:val="15"/>
              </w:rPr>
              <w:t>NFR-006, NFR-007; Spring events looked simple</w:t>
            </w:r>
          </w:p>
        </w:tc>
        <w:tc>
          <w:tcPr>
            <w:tcW w:w="11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7383145" w14:textId="77777777" w:rsidR="000107AB" w:rsidRDefault="000107AB" w:rsidP="00A65BFA">
            <w:r>
              <w:rPr>
                <w:sz w:val="15"/>
                <w:szCs w:val="15"/>
              </w:rPr>
              <w:t>A complete, tamper-proof history</w:t>
            </w:r>
          </w:p>
        </w:tc>
        <w:tc>
          <w:tcPr>
            <w:tcW w:w="162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1C72AF0" w14:textId="77777777" w:rsidR="000107AB" w:rsidRDefault="000107AB" w:rsidP="00A65BFA">
            <w:r>
              <w:rPr>
                <w:sz w:val="15"/>
                <w:szCs w:val="15"/>
              </w:rPr>
              <w:t>Replaced by database triggers that write every change (C-02): complete even outside the API, but the SECURITY DEFINER trigger created a weakness found in review (D-19), fixed in V6</w:t>
            </w:r>
          </w:p>
        </w:tc>
        <w:tc>
          <w:tcPr>
            <w:tcW w:w="11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0C7113B" w14:textId="77777777" w:rsidR="000107AB" w:rsidRPr="000107AB" w:rsidRDefault="00AD4388" w:rsidP="00A65BFA">
            <w:r>
              <w:rPr>
                <w:sz w:val="15"/>
                <w:szCs w:val="15"/>
              </w:rPr>
              <w:t xml:space="preserve">C-02; D-19; </w:t>
            </w:r>
            <w:proofErr w:type="spellStart"/>
            <w:r>
              <w:rPr>
                <w:sz w:val="15"/>
                <w:szCs w:val="15"/>
              </w:rPr>
              <w:t>auditTrailAndNotesAreAppendOnly</w:t>
            </w:r>
            <w:proofErr w:type="spellEnd"/>
          </w:p>
        </w:tc>
        <w:tc>
          <w:tcPr>
            <w:tcW w:w="135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FECC852" w14:textId="77777777" w:rsidR="000107AB" w:rsidRDefault="000107AB" w:rsidP="00A65BFA">
            <w:r>
              <w:rPr>
                <w:sz w:val="15"/>
                <w:szCs w:val="15"/>
              </w:rPr>
              <w:t>Keep the trigger, but design its security from the start</w:t>
            </w:r>
          </w:p>
        </w:tc>
        <w:tc>
          <w:tcPr>
            <w:tcW w:w="126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9CDBAFE" w14:textId="77777777" w:rsidR="000107AB" w:rsidRDefault="000107AB" w:rsidP="00A65BFA">
            <w:r>
              <w:rPr>
                <w:sz w:val="15"/>
                <w:szCs w:val="15"/>
              </w:rPr>
              <w:t>Database-level controls are strong but need their own security review</w:t>
            </w:r>
          </w:p>
        </w:tc>
      </w:tr>
      <w:tr w:rsidR="000107AB" w14:paraId="119208C0" w14:textId="77777777" w:rsidTr="00A65BFA">
        <w:trPr>
          <w:cantSplit/>
        </w:trPr>
        <w:tc>
          <w:tcPr>
            <w:tcW w:w="11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8CE778E" w14:textId="77777777" w:rsidR="000107AB" w:rsidRDefault="000107AB" w:rsidP="00A65BFA">
            <w:r>
              <w:rPr>
                <w:sz w:val="15"/>
                <w:szCs w:val="15"/>
              </w:rPr>
              <w:t>C-03 one database role per user type (new in M3)</w:t>
            </w:r>
          </w:p>
        </w:tc>
        <w:tc>
          <w:tcPr>
            <w:tcW w:w="126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3CD70BC" w14:textId="77777777" w:rsidR="000107AB" w:rsidRDefault="000107AB" w:rsidP="00A65BFA">
            <w:r>
              <w:rPr>
                <w:sz w:val="15"/>
                <w:szCs w:val="15"/>
              </w:rPr>
              <w:t xml:space="preserve">ASR-001, ASR-005: </w:t>
            </w:r>
            <w:proofErr w:type="spellStart"/>
            <w:r>
              <w:rPr>
                <w:sz w:val="15"/>
                <w:szCs w:val="15"/>
              </w:rPr>
              <w:t>defence</w:t>
            </w:r>
            <w:proofErr w:type="spellEnd"/>
            <w:r>
              <w:rPr>
                <w:sz w:val="15"/>
                <w:szCs w:val="15"/>
              </w:rPr>
              <w:t xml:space="preserve"> in depth</w:t>
            </w:r>
          </w:p>
        </w:tc>
        <w:tc>
          <w:tcPr>
            <w:tcW w:w="11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B6A9038" w14:textId="77777777" w:rsidR="000107AB" w:rsidRDefault="000107AB" w:rsidP="00A65BFA">
            <w:r>
              <w:rPr>
                <w:sz w:val="15"/>
                <w:szCs w:val="15"/>
              </w:rPr>
              <w:t>A bug in a Java check cannot expose other data</w:t>
            </w:r>
          </w:p>
        </w:tc>
        <w:tc>
          <w:tcPr>
            <w:tcW w:w="162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22BAFD3" w14:textId="77777777" w:rsidR="000107AB" w:rsidRDefault="000107AB" w:rsidP="00A65BFA">
            <w:r>
              <w:rPr>
                <w:sz w:val="15"/>
                <w:szCs w:val="15"/>
              </w:rPr>
              <w:t>Worked, but the grants were more open than documented (D-21) and broke a requester email change (D-18); row level security added in V6 (C-08)</w:t>
            </w:r>
          </w:p>
        </w:tc>
        <w:tc>
          <w:tcPr>
            <w:tcW w:w="11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10518AE" w14:textId="77777777" w:rsidR="000107AB" w:rsidRPr="000107AB" w:rsidRDefault="00AD4388" w:rsidP="00A65BFA">
            <w:proofErr w:type="spellStart"/>
            <w:r>
              <w:rPr>
                <w:sz w:val="15"/>
                <w:szCs w:val="15"/>
              </w:rPr>
              <w:t>DatabaseRolesIntegrationTest</w:t>
            </w:r>
            <w:proofErr w:type="spellEnd"/>
            <w:r>
              <w:rPr>
                <w:sz w:val="15"/>
                <w:szCs w:val="15"/>
              </w:rPr>
              <w:t>; D-18; D-21</w:t>
            </w:r>
          </w:p>
        </w:tc>
        <w:tc>
          <w:tcPr>
            <w:tcW w:w="135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B909BAF" w14:textId="77777777" w:rsidR="000107AB" w:rsidRDefault="000107AB" w:rsidP="00A65BFA">
            <w:r>
              <w:rPr>
                <w:sz w:val="15"/>
                <w:szCs w:val="15"/>
              </w:rPr>
              <w:t>Keep it, with row level security and per-role SQL tests from the start</w:t>
            </w:r>
          </w:p>
        </w:tc>
        <w:tc>
          <w:tcPr>
            <w:tcW w:w="126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5B1658F" w14:textId="77777777" w:rsidR="000107AB" w:rsidRDefault="000107AB" w:rsidP="00A65BFA">
            <w:proofErr w:type="spellStart"/>
            <w:r>
              <w:rPr>
                <w:sz w:val="15"/>
                <w:szCs w:val="15"/>
              </w:rPr>
              <w:t>Defence</w:t>
            </w:r>
            <w:proofErr w:type="spellEnd"/>
            <w:r>
              <w:rPr>
                <w:sz w:val="15"/>
                <w:szCs w:val="15"/>
              </w:rPr>
              <w:t xml:space="preserve"> in depth only counts when each layer is tested</w:t>
            </w:r>
          </w:p>
        </w:tc>
      </w:tr>
      <w:tr w:rsidR="000107AB" w14:paraId="5E4D9E24" w14:textId="77777777" w:rsidTr="00A65BFA">
        <w:trPr>
          <w:cantSplit/>
        </w:trPr>
        <w:tc>
          <w:tcPr>
            <w:tcW w:w="11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A667383" w14:textId="77777777" w:rsidR="000107AB" w:rsidRDefault="000107AB" w:rsidP="00A65BFA">
            <w:r>
              <w:rPr>
                <w:sz w:val="15"/>
                <w:szCs w:val="15"/>
              </w:rPr>
              <w:t>ARC-03 one deployable on free hosting</w:t>
            </w:r>
          </w:p>
        </w:tc>
        <w:tc>
          <w:tcPr>
            <w:tcW w:w="126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76A2030" w14:textId="77777777" w:rsidR="000107AB" w:rsidRDefault="000107AB" w:rsidP="00A65BFA">
            <w:r>
              <w:rPr>
                <w:sz w:val="15"/>
                <w:szCs w:val="15"/>
              </w:rPr>
              <w:t>ASR-007 (R0); A-05</w:t>
            </w:r>
          </w:p>
        </w:tc>
        <w:tc>
          <w:tcPr>
            <w:tcW w:w="11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D61A2BB" w14:textId="77777777" w:rsidR="000107AB" w:rsidRDefault="000107AB" w:rsidP="00A65BFA">
            <w:r>
              <w:rPr>
                <w:sz w:val="15"/>
                <w:szCs w:val="15"/>
              </w:rPr>
              <w:t>One service, no CORS, simple deployment</w:t>
            </w:r>
          </w:p>
        </w:tc>
        <w:tc>
          <w:tcPr>
            <w:tcW w:w="162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5ACE336" w14:textId="77777777" w:rsidR="000107AB" w:rsidRDefault="000107AB" w:rsidP="00A65BFA">
            <w:r>
              <w:rPr>
                <w:sz w:val="15"/>
                <w:szCs w:val="15"/>
              </w:rPr>
              <w:t>Staging works (P-01 to P-07), but the instance sleeps (CR-014), the pool needed raising (D-39) and the load test could not run on the hosting (R-26)</w:t>
            </w:r>
          </w:p>
        </w:tc>
        <w:tc>
          <w:tcPr>
            <w:tcW w:w="117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4954B15" w14:textId="77777777" w:rsidR="000107AB" w:rsidRPr="000107AB" w:rsidRDefault="00AD4388" w:rsidP="00A65BFA">
            <w:r>
              <w:rPr>
                <w:sz w:val="15"/>
                <w:szCs w:val="15"/>
              </w:rPr>
              <w:t>C-07; P-07; D-39; R-26</w:t>
            </w:r>
          </w:p>
        </w:tc>
        <w:tc>
          <w:tcPr>
            <w:tcW w:w="135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E6E54E0" w14:textId="77777777" w:rsidR="000107AB" w:rsidRDefault="000107AB" w:rsidP="00A65BFA">
            <w:r>
              <w:rPr>
                <w:sz w:val="15"/>
                <w:szCs w:val="15"/>
              </w:rPr>
              <w:t>Not the architecture; for user testing, budget a small always-on instance</w:t>
            </w:r>
          </w:p>
        </w:tc>
        <w:tc>
          <w:tcPr>
            <w:tcW w:w="126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9BACCC0" w14:textId="77777777" w:rsidR="000107AB" w:rsidRDefault="000107AB" w:rsidP="00A65BFA">
            <w:r>
              <w:rPr>
                <w:sz w:val="15"/>
                <w:szCs w:val="15"/>
              </w:rPr>
              <w:t>Free tiers shape testing as much as cost</w:t>
            </w:r>
          </w:p>
        </w:tc>
      </w:tr>
    </w:tbl>
    <w:p w14:paraId="62B8B45A" w14:textId="77777777" w:rsidR="00EA1BC7" w:rsidRDefault="00EA1BC7">
      <w:pPr>
        <w:spacing w:after="120"/>
      </w:pPr>
    </w:p>
    <w:p w14:paraId="62EBC266" w14:textId="77777777" w:rsidR="00EA1BC7" w:rsidRDefault="00555546">
      <w:pPr>
        <w:pStyle w:val="Heading2"/>
      </w:pPr>
      <w:bookmarkStart w:id="133" w:name="_Toc243252305"/>
      <w:r>
        <w:t>Deployment, Rollback and Observability</w:t>
      </w:r>
      <w:bookmarkEnd w:id="133"/>
    </w:p>
    <w:p w14:paraId="098DBDDE" w14:textId="77777777" w:rsidR="00EA1BC7" w:rsidRDefault="00555546">
      <w:pPr>
        <w:spacing w:after="120"/>
      </w:pPr>
      <w:r>
        <w:t>How the final release reaches staging, how it is checked, how it is rolled back and how problems would be noticed.</w:t>
      </w:r>
    </w:p>
    <w:p w14:paraId="1DB995F6" w14:textId="77777777" w:rsidR="00EA1BC7" w:rsidRDefault="00555546">
      <w:pPr>
        <w:spacing w:after="120"/>
        <w:rPr>
          <w:i/>
          <w:iCs/>
          <w:sz w:val="18"/>
          <w:szCs w:val="18"/>
        </w:rPr>
      </w:pPr>
      <w:r>
        <w:rPr>
          <w:i/>
          <w:iCs/>
          <w:sz w:val="18"/>
          <w:szCs w:val="18"/>
        </w:rPr>
        <w:t>Table J - Release, rollback and operational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63"/>
        <w:gridCol w:w="3068"/>
        <w:gridCol w:w="1624"/>
        <w:gridCol w:w="3071"/>
      </w:tblGrid>
      <w:tr w:rsidR="000107AB" w14:paraId="34C4AE92" w14:textId="77777777" w:rsidTr="00A65BFA">
        <w:trPr>
          <w:tblHeader/>
        </w:trPr>
        <w:tc>
          <w:tcPr>
            <w:tcW w:w="1263"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tcPr>
          <w:p w14:paraId="73BACD90" w14:textId="77777777" w:rsidR="000107AB" w:rsidRDefault="000107AB" w:rsidP="00A65BFA">
            <w:r>
              <w:rPr>
                <w:b/>
                <w:bCs/>
                <w:sz w:val="15"/>
                <w:szCs w:val="15"/>
              </w:rPr>
              <w:lastRenderedPageBreak/>
              <w:t>Area</w:t>
            </w:r>
          </w:p>
        </w:tc>
        <w:tc>
          <w:tcPr>
            <w:tcW w:w="306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tcPr>
          <w:p w14:paraId="606D0D4A" w14:textId="77777777" w:rsidR="000107AB" w:rsidRDefault="000107AB" w:rsidP="00A65BFA">
            <w:r>
              <w:rPr>
                <w:b/>
                <w:bCs/>
                <w:sz w:val="15"/>
                <w:szCs w:val="15"/>
              </w:rPr>
              <w:t>Evidence</w:t>
            </w:r>
          </w:p>
        </w:tc>
        <w:tc>
          <w:tcPr>
            <w:tcW w:w="1624"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tcPr>
          <w:p w14:paraId="52A3B303" w14:textId="77777777" w:rsidR="000107AB" w:rsidRDefault="000107AB" w:rsidP="00A65BFA">
            <w:r>
              <w:rPr>
                <w:b/>
                <w:bCs/>
                <w:sz w:val="15"/>
                <w:szCs w:val="15"/>
              </w:rPr>
              <w:t>Status</w:t>
            </w:r>
          </w:p>
        </w:tc>
        <w:tc>
          <w:tcPr>
            <w:tcW w:w="3071"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tcPr>
          <w:p w14:paraId="6D175FD7" w14:textId="77777777" w:rsidR="000107AB" w:rsidRDefault="000107AB" w:rsidP="00A65BFA">
            <w:r>
              <w:rPr>
                <w:b/>
                <w:bCs/>
                <w:sz w:val="15"/>
                <w:szCs w:val="15"/>
              </w:rPr>
              <w:t>Gap / next step</w:t>
            </w:r>
          </w:p>
        </w:tc>
      </w:tr>
      <w:tr w:rsidR="000107AB" w14:paraId="0275CA6B" w14:textId="77777777" w:rsidTr="00A65BFA">
        <w:trPr>
          <w:cantSplit/>
        </w:trPr>
        <w:tc>
          <w:tcPr>
            <w:tcW w:w="126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869ED6E" w14:textId="77777777" w:rsidR="000107AB" w:rsidRDefault="000107AB" w:rsidP="00A65BFA">
            <w:r>
              <w:rPr>
                <w:sz w:val="15"/>
                <w:szCs w:val="15"/>
              </w:rPr>
              <w:t>Release</w:t>
            </w:r>
          </w:p>
        </w:tc>
        <w:tc>
          <w:tcPr>
            <w:tcW w:w="306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2C67F5D" w14:textId="77777777" w:rsidR="000107AB" w:rsidRDefault="000107AB" w:rsidP="00A65BFA">
            <w:r>
              <w:rPr>
                <w:sz w:val="15"/>
                <w:szCs w:val="15"/>
              </w:rPr>
              <w:t>[Team to complete: v4.0.0 tag, commit and release pull request into prod]. Previous release candidate: v3.0.0-rc1 (3bb0a3e)</w:t>
            </w:r>
          </w:p>
        </w:tc>
        <w:tc>
          <w:tcPr>
            <w:tcW w:w="162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410C390" w14:textId="77777777" w:rsidR="000107AB" w:rsidRDefault="000107AB" w:rsidP="00A65BFA">
            <w:r>
              <w:rPr>
                <w:sz w:val="15"/>
                <w:szCs w:val="15"/>
              </w:rPr>
              <w:t>[Team to complete]</w:t>
            </w:r>
          </w:p>
        </w:tc>
        <w:tc>
          <w:tcPr>
            <w:tcW w:w="307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22B4EAA" w14:textId="77777777" w:rsidR="000107AB" w:rsidRDefault="000107AB" w:rsidP="00A65BFA">
            <w:r>
              <w:rPr>
                <w:sz w:val="15"/>
                <w:szCs w:val="15"/>
              </w:rPr>
              <w:t>-</w:t>
            </w:r>
          </w:p>
        </w:tc>
      </w:tr>
      <w:tr w:rsidR="000107AB" w14:paraId="3E230A5D" w14:textId="77777777" w:rsidTr="00A65BFA">
        <w:trPr>
          <w:cantSplit/>
        </w:trPr>
        <w:tc>
          <w:tcPr>
            <w:tcW w:w="126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BE32BAE" w14:textId="77777777" w:rsidR="000107AB" w:rsidRDefault="000107AB" w:rsidP="00A65BFA">
            <w:r>
              <w:rPr>
                <w:sz w:val="15"/>
                <w:szCs w:val="15"/>
              </w:rPr>
              <w:t>Deployment path</w:t>
            </w:r>
          </w:p>
        </w:tc>
        <w:tc>
          <w:tcPr>
            <w:tcW w:w="306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50FB6FC" w14:textId="77777777" w:rsidR="000107AB" w:rsidRDefault="000107AB" w:rsidP="00A65BFA">
            <w:r>
              <w:rPr>
                <w:sz w:val="15"/>
                <w:szCs w:val="15"/>
              </w:rPr>
              <w:t>Pull request into prod, then CI and Security must pass before Render deploys (</w:t>
            </w:r>
            <w:proofErr w:type="spellStart"/>
            <w:r>
              <w:rPr>
                <w:sz w:val="15"/>
                <w:szCs w:val="15"/>
              </w:rPr>
              <w:t>render.yaml</w:t>
            </w:r>
            <w:proofErr w:type="spellEnd"/>
            <w:r>
              <w:rPr>
                <w:sz w:val="15"/>
                <w:szCs w:val="15"/>
              </w:rPr>
              <w:t xml:space="preserve">: </w:t>
            </w:r>
            <w:proofErr w:type="spellStart"/>
            <w:r>
              <w:rPr>
                <w:sz w:val="15"/>
                <w:szCs w:val="15"/>
              </w:rPr>
              <w:t>autoDeployTrigger</w:t>
            </w:r>
            <w:proofErr w:type="spellEnd"/>
            <w:r>
              <w:rPr>
                <w:sz w:val="15"/>
                <w:szCs w:val="15"/>
              </w:rPr>
              <w:t xml:space="preserve"> </w:t>
            </w:r>
            <w:proofErr w:type="spellStart"/>
            <w:r>
              <w:rPr>
                <w:sz w:val="15"/>
                <w:szCs w:val="15"/>
              </w:rPr>
              <w:t>checksPass</w:t>
            </w:r>
            <w:proofErr w:type="spellEnd"/>
            <w:r>
              <w:rPr>
                <w:sz w:val="15"/>
                <w:szCs w:val="15"/>
              </w:rPr>
              <w:t>). Staging: https://civicconnect-pxjj.onrender.com</w:t>
            </w:r>
          </w:p>
        </w:tc>
        <w:tc>
          <w:tcPr>
            <w:tcW w:w="162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6EBCD5E" w14:textId="77777777" w:rsidR="000107AB" w:rsidRDefault="000107AB" w:rsidP="00A65BFA">
            <w:r>
              <w:rPr>
                <w:sz w:val="15"/>
                <w:szCs w:val="15"/>
              </w:rPr>
              <w:t>In place</w:t>
            </w:r>
          </w:p>
        </w:tc>
        <w:tc>
          <w:tcPr>
            <w:tcW w:w="307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F32779A" w14:textId="77777777" w:rsidR="000107AB" w:rsidRDefault="000107AB" w:rsidP="00A65BFA">
            <w:r>
              <w:rPr>
                <w:sz w:val="15"/>
                <w:szCs w:val="15"/>
              </w:rPr>
              <w:t>[Team to complete: Render deploy ID and time for v4.0.0]</w:t>
            </w:r>
          </w:p>
        </w:tc>
      </w:tr>
      <w:tr w:rsidR="000107AB" w14:paraId="254C3713" w14:textId="77777777" w:rsidTr="00A65BFA">
        <w:trPr>
          <w:cantSplit/>
        </w:trPr>
        <w:tc>
          <w:tcPr>
            <w:tcW w:w="126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1516D32" w14:textId="77777777" w:rsidR="000107AB" w:rsidRDefault="000107AB" w:rsidP="00A65BFA">
            <w:r>
              <w:rPr>
                <w:sz w:val="15"/>
                <w:szCs w:val="15"/>
              </w:rPr>
              <w:t>Checks after a deploy</w:t>
            </w:r>
          </w:p>
        </w:tc>
        <w:tc>
          <w:tcPr>
            <w:tcW w:w="306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BD70816" w14:textId="77777777" w:rsidR="000107AB" w:rsidRDefault="000107AB" w:rsidP="00A65BFA">
            <w:r>
              <w:rPr>
                <w:sz w:val="15"/>
                <w:szCs w:val="15"/>
              </w:rPr>
              <w:t>/</w:t>
            </w:r>
            <w:proofErr w:type="spellStart"/>
            <w:r>
              <w:rPr>
                <w:sz w:val="15"/>
                <w:szCs w:val="15"/>
              </w:rPr>
              <w:t>api</w:t>
            </w:r>
            <w:proofErr w:type="spellEnd"/>
            <w:r>
              <w:rPr>
                <w:sz w:val="15"/>
                <w:szCs w:val="15"/>
              </w:rPr>
              <w:t>/v1/health returns database UP; Prod smoke tests P-01 to P-07 (7 of 7 Pass for v3.0.0-rc1 on 16/10/2026)</w:t>
            </w:r>
          </w:p>
        </w:tc>
        <w:tc>
          <w:tcPr>
            <w:tcW w:w="162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35DDD34" w14:textId="77777777" w:rsidR="000107AB" w:rsidRDefault="000107AB" w:rsidP="00A65BFA">
            <w:r>
              <w:rPr>
                <w:sz w:val="15"/>
                <w:szCs w:val="15"/>
              </w:rPr>
              <w:t>In place</w:t>
            </w:r>
          </w:p>
        </w:tc>
        <w:tc>
          <w:tcPr>
            <w:tcW w:w="307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2FBE9FB" w14:textId="77777777" w:rsidR="000107AB" w:rsidRDefault="000107AB" w:rsidP="00A65BFA">
            <w:r>
              <w:rPr>
                <w:sz w:val="15"/>
                <w:szCs w:val="15"/>
              </w:rPr>
              <w:t>[Team to complete: rerun P-01 to P-07 on v4.0.0]</w:t>
            </w:r>
          </w:p>
        </w:tc>
      </w:tr>
      <w:tr w:rsidR="000107AB" w14:paraId="503B7B91" w14:textId="77777777" w:rsidTr="00A65BFA">
        <w:trPr>
          <w:cantSplit/>
        </w:trPr>
        <w:tc>
          <w:tcPr>
            <w:tcW w:w="126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7E99529" w14:textId="77777777" w:rsidR="000107AB" w:rsidRDefault="000107AB" w:rsidP="00A65BFA">
            <w:r>
              <w:rPr>
                <w:sz w:val="15"/>
                <w:szCs w:val="15"/>
              </w:rPr>
              <w:t>Rollback</w:t>
            </w:r>
          </w:p>
        </w:tc>
        <w:tc>
          <w:tcPr>
            <w:tcW w:w="306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70C4E1D" w14:textId="77777777" w:rsidR="000107AB" w:rsidRDefault="000107AB" w:rsidP="00A65BFA">
            <w:r>
              <w:rPr>
                <w:sz w:val="15"/>
                <w:szCs w:val="15"/>
              </w:rPr>
              <w:t>Render: redeploy the previous deploy. Flyway only goes forward: a jar from before V6 cannot read the V6 audit trail, so rolling back past V6 means restoring the backup</w:t>
            </w:r>
          </w:p>
        </w:tc>
        <w:tc>
          <w:tcPr>
            <w:tcW w:w="162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E1D9112" w14:textId="77777777" w:rsidR="000107AB" w:rsidRDefault="000107AB" w:rsidP="00A65BFA">
            <w:r>
              <w:rPr>
                <w:sz w:val="15"/>
                <w:szCs w:val="15"/>
              </w:rPr>
              <w:t>Planned, not rehearsed</w:t>
            </w:r>
          </w:p>
        </w:tc>
        <w:tc>
          <w:tcPr>
            <w:tcW w:w="307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F530D8C" w14:textId="77777777" w:rsidR="000107AB" w:rsidRDefault="000107AB" w:rsidP="00A65BFA">
            <w:r>
              <w:rPr>
                <w:sz w:val="15"/>
                <w:szCs w:val="15"/>
              </w:rPr>
              <w:t>Rehearse once on the test project</w:t>
            </w:r>
          </w:p>
        </w:tc>
      </w:tr>
      <w:tr w:rsidR="000107AB" w14:paraId="328C5870" w14:textId="77777777" w:rsidTr="00A65BFA">
        <w:trPr>
          <w:cantSplit/>
        </w:trPr>
        <w:tc>
          <w:tcPr>
            <w:tcW w:w="126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5003D00" w14:textId="77777777" w:rsidR="000107AB" w:rsidRDefault="000107AB" w:rsidP="00A65BFA">
            <w:r>
              <w:rPr>
                <w:sz w:val="15"/>
                <w:szCs w:val="15"/>
              </w:rPr>
              <w:t>Backup and restore</w:t>
            </w:r>
          </w:p>
        </w:tc>
        <w:tc>
          <w:tcPr>
            <w:tcW w:w="306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530DBE0" w14:textId="77777777" w:rsidR="000107AB" w:rsidRDefault="000107AB" w:rsidP="00A65BFA">
            <w:r>
              <w:rPr>
                <w:sz w:val="15"/>
                <w:szCs w:val="15"/>
              </w:rPr>
              <w:t xml:space="preserve">Manual </w:t>
            </w:r>
            <w:proofErr w:type="spellStart"/>
            <w:r>
              <w:rPr>
                <w:sz w:val="15"/>
                <w:szCs w:val="15"/>
              </w:rPr>
              <w:t>pg_dump</w:t>
            </w:r>
            <w:proofErr w:type="spellEnd"/>
            <w:r>
              <w:rPr>
                <w:sz w:val="15"/>
                <w:szCs w:val="15"/>
              </w:rPr>
              <w:t xml:space="preserve"> before each release (Scalability, Availability and Backup)</w:t>
            </w:r>
          </w:p>
        </w:tc>
        <w:tc>
          <w:tcPr>
            <w:tcW w:w="162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E700706" w14:textId="77777777" w:rsidR="000107AB" w:rsidRDefault="000107AB" w:rsidP="00A65BFA">
            <w:r>
              <w:rPr>
                <w:sz w:val="15"/>
                <w:szCs w:val="15"/>
              </w:rPr>
              <w:t>[Team to complete: date of the last dump and of the restore test promised there]</w:t>
            </w:r>
          </w:p>
        </w:tc>
        <w:tc>
          <w:tcPr>
            <w:tcW w:w="307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ACA6B8A" w14:textId="77777777" w:rsidR="000107AB" w:rsidRDefault="000107AB" w:rsidP="00A65BFA">
            <w:r>
              <w:rPr>
                <w:sz w:val="15"/>
                <w:szCs w:val="15"/>
              </w:rPr>
              <w:t>Paid plan for automatic backups</w:t>
            </w:r>
          </w:p>
        </w:tc>
      </w:tr>
      <w:tr w:rsidR="000107AB" w14:paraId="1DB571AD" w14:textId="77777777" w:rsidTr="00A65BFA">
        <w:trPr>
          <w:cantSplit/>
        </w:trPr>
        <w:tc>
          <w:tcPr>
            <w:tcW w:w="126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D298938" w14:textId="77777777" w:rsidR="000107AB" w:rsidRDefault="000107AB" w:rsidP="00A65BFA">
            <w:r>
              <w:rPr>
                <w:sz w:val="15"/>
                <w:szCs w:val="15"/>
              </w:rPr>
              <w:t>Observability</w:t>
            </w:r>
          </w:p>
        </w:tc>
        <w:tc>
          <w:tcPr>
            <w:tcW w:w="306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D81FC97" w14:textId="77777777" w:rsidR="000107AB" w:rsidRDefault="000107AB" w:rsidP="00A65BFA">
            <w:r>
              <w:rPr>
                <w:sz w:val="15"/>
                <w:szCs w:val="15"/>
              </w:rPr>
              <w:t xml:space="preserve">Health endpoint (application and database); Render logs (errors and warnings, request values </w:t>
            </w:r>
            <w:proofErr w:type="spellStart"/>
            <w:r>
              <w:rPr>
                <w:sz w:val="15"/>
                <w:szCs w:val="15"/>
              </w:rPr>
              <w:t>sanitised</w:t>
            </w:r>
            <w:proofErr w:type="spellEnd"/>
            <w:r>
              <w:rPr>
                <w:sz w:val="15"/>
                <w:szCs w:val="15"/>
              </w:rPr>
              <w:t xml:space="preserve">, D-37); </w:t>
            </w:r>
            <w:proofErr w:type="spellStart"/>
            <w:r>
              <w:rPr>
                <w:sz w:val="15"/>
                <w:szCs w:val="15"/>
              </w:rPr>
              <w:t>Supabase</w:t>
            </w:r>
            <w:proofErr w:type="spellEnd"/>
            <w:r>
              <w:rPr>
                <w:sz w:val="15"/>
                <w:szCs w:val="15"/>
              </w:rPr>
              <w:t xml:space="preserve"> dashboard (size, connections); GitHub Security tab</w:t>
            </w:r>
          </w:p>
        </w:tc>
        <w:tc>
          <w:tcPr>
            <w:tcW w:w="162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EC3FF21" w14:textId="77777777" w:rsidR="000107AB" w:rsidRDefault="000107AB" w:rsidP="00A65BFA">
            <w:r>
              <w:rPr>
                <w:sz w:val="15"/>
                <w:szCs w:val="15"/>
              </w:rPr>
              <w:t>Partial</w:t>
            </w:r>
          </w:p>
        </w:tc>
        <w:tc>
          <w:tcPr>
            <w:tcW w:w="307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01F5967" w14:textId="77777777" w:rsidR="000107AB" w:rsidRDefault="000107AB" w:rsidP="00A65BFA">
            <w:r>
              <w:rPr>
                <w:sz w:val="15"/>
                <w:szCs w:val="15"/>
              </w:rPr>
              <w:t>No metrics or tracing</w:t>
            </w:r>
          </w:p>
        </w:tc>
      </w:tr>
      <w:tr w:rsidR="000107AB" w14:paraId="4BE66EC6" w14:textId="77777777" w:rsidTr="00A65BFA">
        <w:trPr>
          <w:cantSplit/>
        </w:trPr>
        <w:tc>
          <w:tcPr>
            <w:tcW w:w="126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4D6C899" w14:textId="77777777" w:rsidR="000107AB" w:rsidRDefault="000107AB" w:rsidP="00A65BFA">
            <w:r>
              <w:rPr>
                <w:sz w:val="15"/>
                <w:szCs w:val="15"/>
              </w:rPr>
              <w:t>Alerting</w:t>
            </w:r>
          </w:p>
        </w:tc>
        <w:tc>
          <w:tcPr>
            <w:tcW w:w="306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EDA6BC0" w14:textId="77777777" w:rsidR="000107AB" w:rsidRDefault="000107AB" w:rsidP="00A65BFA">
            <w:r>
              <w:rPr>
                <w:sz w:val="15"/>
                <w:szCs w:val="15"/>
              </w:rPr>
              <w:t>None: degradation is only noticed by checking manually or by a user</w:t>
            </w:r>
          </w:p>
        </w:tc>
        <w:tc>
          <w:tcPr>
            <w:tcW w:w="162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C647A3F" w14:textId="77777777" w:rsidR="000107AB" w:rsidRDefault="000107AB" w:rsidP="00A65BFA">
            <w:r>
              <w:rPr>
                <w:sz w:val="15"/>
                <w:szCs w:val="15"/>
              </w:rPr>
              <w:t>Gap</w:t>
            </w:r>
          </w:p>
        </w:tc>
        <w:tc>
          <w:tcPr>
            <w:tcW w:w="307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5B28008" w14:textId="77777777" w:rsidR="000107AB" w:rsidRDefault="000107AB" w:rsidP="00A65BFA">
            <w:r>
              <w:rPr>
                <w:sz w:val="15"/>
                <w:szCs w:val="15"/>
              </w:rPr>
              <w:t>Add an uptime monitor with alerts before real use (it also keeps the free instance awake)</w:t>
            </w:r>
          </w:p>
        </w:tc>
      </w:tr>
    </w:tbl>
    <w:p w14:paraId="623480CA" w14:textId="77777777" w:rsidR="00EA1BC7" w:rsidRDefault="00EA1BC7">
      <w:pPr>
        <w:spacing w:after="120"/>
      </w:pPr>
    </w:p>
    <w:p w14:paraId="133D9D94" w14:textId="77777777" w:rsidR="00EA1BC7" w:rsidRDefault="00555546">
      <w:pPr>
        <w:spacing w:after="120"/>
      </w:pPr>
      <w:r>
        <w:t xml:space="preserve">Incident response [Team to complete: who checks the health endpoint and logs, and what to do on a 503 - first check whether the </w:t>
      </w:r>
      <w:proofErr w:type="spellStart"/>
      <w:r>
        <w:t>Supabase</w:t>
      </w:r>
      <w:proofErr w:type="spellEnd"/>
      <w:r>
        <w:t xml:space="preserve"> project is paused and resume it, then check Render's events and logs].</w:t>
      </w:r>
    </w:p>
    <w:p w14:paraId="3DD2E239" w14:textId="77777777" w:rsidR="00EA1BC7" w:rsidRDefault="00555546">
      <w:pPr>
        <w:pStyle w:val="Heading2"/>
      </w:pPr>
      <w:bookmarkStart w:id="134" w:name="_Toc243252306"/>
      <w:r>
        <w:t>Final Quality and Security Summary</w:t>
      </w:r>
      <w:bookmarkEnd w:id="134"/>
    </w:p>
    <w:p w14:paraId="5E3D8C08" w14:textId="77777777" w:rsidR="00EA1BC7" w:rsidRDefault="00555546">
      <w:pPr>
        <w:spacing w:after="120"/>
      </w:pPr>
      <w:r>
        <w:t>What the evidence shows - and what it does not. We do not claim the system is secure or defect-free.</w:t>
      </w:r>
    </w:p>
    <w:p w14:paraId="7A31FB40" w14:textId="77777777" w:rsidR="00EA1BC7" w:rsidRDefault="00555546">
      <w:pPr>
        <w:spacing w:after="120"/>
        <w:rPr>
          <w:i/>
          <w:iCs/>
          <w:sz w:val="18"/>
          <w:szCs w:val="18"/>
        </w:rPr>
      </w:pPr>
      <w:r>
        <w:rPr>
          <w:i/>
          <w:iCs/>
          <w:sz w:val="18"/>
          <w:szCs w:val="18"/>
        </w:rPr>
        <w:t>Table K - Quality and security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63"/>
        <w:gridCol w:w="3068"/>
        <w:gridCol w:w="1624"/>
        <w:gridCol w:w="3071"/>
      </w:tblGrid>
      <w:tr w:rsidR="000107AB" w14:paraId="33458FEC" w14:textId="77777777" w:rsidTr="00A65BFA">
        <w:trPr>
          <w:tblHeader/>
        </w:trPr>
        <w:tc>
          <w:tcPr>
            <w:tcW w:w="1263"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tcPr>
          <w:p w14:paraId="6A80B91D" w14:textId="77777777" w:rsidR="000107AB" w:rsidRDefault="000107AB" w:rsidP="00A65BFA">
            <w:r>
              <w:rPr>
                <w:b/>
                <w:bCs/>
                <w:sz w:val="15"/>
                <w:szCs w:val="15"/>
              </w:rPr>
              <w:t>Area</w:t>
            </w:r>
          </w:p>
        </w:tc>
        <w:tc>
          <w:tcPr>
            <w:tcW w:w="306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tcPr>
          <w:p w14:paraId="674A78E8" w14:textId="77777777" w:rsidR="000107AB" w:rsidRDefault="000107AB" w:rsidP="00A65BFA">
            <w:r>
              <w:rPr>
                <w:b/>
                <w:bCs/>
                <w:sz w:val="15"/>
                <w:szCs w:val="15"/>
              </w:rPr>
              <w:t>Result</w:t>
            </w:r>
          </w:p>
        </w:tc>
        <w:tc>
          <w:tcPr>
            <w:tcW w:w="1624"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tcPr>
          <w:p w14:paraId="2F0D4149" w14:textId="77777777" w:rsidR="000107AB" w:rsidRDefault="000107AB" w:rsidP="00A65BFA">
            <w:r>
              <w:rPr>
                <w:b/>
                <w:bCs/>
                <w:sz w:val="15"/>
                <w:szCs w:val="15"/>
              </w:rPr>
              <w:t>What it shows</w:t>
            </w:r>
          </w:p>
        </w:tc>
        <w:tc>
          <w:tcPr>
            <w:tcW w:w="3071"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tcPr>
          <w:p w14:paraId="2A8E61AA" w14:textId="77777777" w:rsidR="000107AB" w:rsidRDefault="000107AB" w:rsidP="00A65BFA">
            <w:r>
              <w:rPr>
                <w:b/>
                <w:bCs/>
                <w:sz w:val="15"/>
                <w:szCs w:val="15"/>
              </w:rPr>
              <w:t>What it does not show</w:t>
            </w:r>
          </w:p>
        </w:tc>
      </w:tr>
      <w:tr w:rsidR="000107AB" w14:paraId="005BB471" w14:textId="77777777" w:rsidTr="00A65BFA">
        <w:trPr>
          <w:cantSplit/>
        </w:trPr>
        <w:tc>
          <w:tcPr>
            <w:tcW w:w="126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EAF306C" w14:textId="77777777" w:rsidR="000107AB" w:rsidRDefault="000107AB" w:rsidP="00A65BFA">
            <w:r>
              <w:rPr>
                <w:sz w:val="15"/>
                <w:szCs w:val="15"/>
              </w:rPr>
              <w:t>Automated tests</w:t>
            </w:r>
          </w:p>
        </w:tc>
        <w:tc>
          <w:tcPr>
            <w:tcW w:w="306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1E150FC" w14:textId="77777777" w:rsidR="000107AB" w:rsidRDefault="000107AB" w:rsidP="00A65BFA">
            <w:r>
              <w:rPr>
                <w:sz w:val="15"/>
                <w:szCs w:val="15"/>
              </w:rPr>
              <w:t>251 backend (190 unit, 61 integration on PostgreSQL 17), 38 frontend unit, 3 E2E; all pass in CI</w:t>
            </w:r>
          </w:p>
        </w:tc>
        <w:tc>
          <w:tcPr>
            <w:tcW w:w="162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BECC4C3" w14:textId="77777777" w:rsidR="000107AB" w:rsidRDefault="000107AB" w:rsidP="00A65BFA">
            <w:r>
              <w:rPr>
                <w:sz w:val="15"/>
                <w:szCs w:val="15"/>
              </w:rPr>
              <w:t>Business rules, the API, database roles and triggers work together; the critical journeys work in a browser</w:t>
            </w:r>
          </w:p>
        </w:tc>
        <w:tc>
          <w:tcPr>
            <w:tcW w:w="307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545585C" w14:textId="77777777" w:rsidR="000107AB" w:rsidRDefault="000107AB" w:rsidP="00A65BFA">
            <w:proofErr w:type="spellStart"/>
            <w:r>
              <w:rPr>
                <w:sz w:val="15"/>
                <w:szCs w:val="15"/>
              </w:rPr>
              <w:t>Behaviour</w:t>
            </w:r>
            <w:proofErr w:type="spellEnd"/>
            <w:r>
              <w:rPr>
                <w:sz w:val="15"/>
                <w:szCs w:val="15"/>
              </w:rPr>
              <w:t xml:space="preserve"> on </w:t>
            </w:r>
            <w:proofErr w:type="spellStart"/>
            <w:r>
              <w:rPr>
                <w:sz w:val="15"/>
                <w:szCs w:val="15"/>
              </w:rPr>
              <w:t>Supabase</w:t>
            </w:r>
            <w:proofErr w:type="spellEnd"/>
            <w:r>
              <w:rPr>
                <w:sz w:val="15"/>
                <w:szCs w:val="15"/>
              </w:rPr>
              <w:t xml:space="preserve"> over the network; heavy concurrent writes</w:t>
            </w:r>
          </w:p>
        </w:tc>
      </w:tr>
      <w:tr w:rsidR="000107AB" w14:paraId="4461F8F9" w14:textId="77777777" w:rsidTr="00A65BFA">
        <w:trPr>
          <w:cantSplit/>
        </w:trPr>
        <w:tc>
          <w:tcPr>
            <w:tcW w:w="126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925FFA2" w14:textId="77777777" w:rsidR="000107AB" w:rsidRDefault="000107AB" w:rsidP="00A65BFA">
            <w:r>
              <w:rPr>
                <w:sz w:val="15"/>
                <w:szCs w:val="15"/>
              </w:rPr>
              <w:t>Coverage</w:t>
            </w:r>
          </w:p>
        </w:tc>
        <w:tc>
          <w:tcPr>
            <w:tcW w:w="306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1CCC69E" w14:textId="77777777" w:rsidR="000107AB" w:rsidRDefault="000107AB" w:rsidP="00A65BFA">
            <w:r>
              <w:rPr>
                <w:sz w:val="15"/>
                <w:szCs w:val="15"/>
              </w:rPr>
              <w:t>97.1 % of lines, 91.7 % of branches (backend)</w:t>
            </w:r>
          </w:p>
        </w:tc>
        <w:tc>
          <w:tcPr>
            <w:tcW w:w="162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7EC5851" w14:textId="77777777" w:rsidR="000107AB" w:rsidRDefault="000107AB" w:rsidP="00A65BFA">
            <w:r>
              <w:rPr>
                <w:sz w:val="15"/>
                <w:szCs w:val="15"/>
              </w:rPr>
              <w:t>Which code the tests run</w:t>
            </w:r>
          </w:p>
        </w:tc>
        <w:tc>
          <w:tcPr>
            <w:tcW w:w="307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104E8C0" w14:textId="77777777" w:rsidR="000107AB" w:rsidRDefault="000107AB" w:rsidP="00A65BFA">
            <w:r>
              <w:rPr>
                <w:sz w:val="15"/>
                <w:szCs w:val="15"/>
              </w:rPr>
              <w:t>That the code is correct; frontend coverage</w:t>
            </w:r>
          </w:p>
        </w:tc>
      </w:tr>
      <w:tr w:rsidR="000107AB" w14:paraId="5CAA2BDA" w14:textId="77777777" w:rsidTr="00A65BFA">
        <w:trPr>
          <w:cantSplit/>
        </w:trPr>
        <w:tc>
          <w:tcPr>
            <w:tcW w:w="126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D993F85" w14:textId="77777777" w:rsidR="000107AB" w:rsidRDefault="000107AB" w:rsidP="00A65BFA">
            <w:r>
              <w:rPr>
                <w:sz w:val="15"/>
                <w:szCs w:val="15"/>
              </w:rPr>
              <w:lastRenderedPageBreak/>
              <w:t>Manual tests</w:t>
            </w:r>
          </w:p>
        </w:tc>
        <w:tc>
          <w:tcPr>
            <w:tcW w:w="306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B26D410" w14:textId="77777777" w:rsidR="000107AB" w:rsidRDefault="000107AB" w:rsidP="00A65BFA">
            <w:r>
              <w:rPr>
                <w:sz w:val="15"/>
                <w:szCs w:val="15"/>
              </w:rPr>
              <w:t>33 on the test build (31 Pass, 1 Blocked, 1 Not run) and 7 Prod smoke tests (7 Pass)</w:t>
            </w:r>
          </w:p>
        </w:tc>
        <w:tc>
          <w:tcPr>
            <w:tcW w:w="162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BA268AB" w14:textId="77777777" w:rsidR="000107AB" w:rsidRDefault="000107AB" w:rsidP="00A65BFA">
            <w:r>
              <w:rPr>
                <w:sz w:val="15"/>
                <w:szCs w:val="15"/>
              </w:rPr>
              <w:t>Each role's journeys by hand</w:t>
            </w:r>
          </w:p>
        </w:tc>
        <w:tc>
          <w:tcPr>
            <w:tcW w:w="307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0962F87" w14:textId="77777777" w:rsidR="000107AB" w:rsidRDefault="000107AB" w:rsidP="00A65BFA">
            <w:r>
              <w:rPr>
                <w:sz w:val="15"/>
                <w:szCs w:val="15"/>
              </w:rPr>
              <w:t>Real users (NFR-004 deferred, CR-014)</w:t>
            </w:r>
          </w:p>
        </w:tc>
      </w:tr>
      <w:tr w:rsidR="000107AB" w14:paraId="16F4B346" w14:textId="77777777" w:rsidTr="00A65BFA">
        <w:trPr>
          <w:cantSplit/>
        </w:trPr>
        <w:tc>
          <w:tcPr>
            <w:tcW w:w="126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76133EC" w14:textId="77777777" w:rsidR="000107AB" w:rsidRDefault="000107AB" w:rsidP="00A65BFA">
            <w:r>
              <w:rPr>
                <w:sz w:val="15"/>
                <w:szCs w:val="15"/>
              </w:rPr>
              <w:t>Performance</w:t>
            </w:r>
          </w:p>
        </w:tc>
        <w:tc>
          <w:tcPr>
            <w:tcW w:w="306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711A386" w14:textId="77777777" w:rsidR="000107AB" w:rsidRDefault="000107AB" w:rsidP="00A65BFA">
            <w:r>
              <w:rPr>
                <w:sz w:val="15"/>
                <w:szCs w:val="15"/>
              </w:rPr>
              <w:t xml:space="preserve">p95 29.8 </w:t>
            </w:r>
            <w:proofErr w:type="spellStart"/>
            <w:r>
              <w:rPr>
                <w:sz w:val="15"/>
                <w:szCs w:val="15"/>
              </w:rPr>
              <w:t>ms</w:t>
            </w:r>
            <w:proofErr w:type="spellEnd"/>
            <w:r>
              <w:rPr>
                <w:sz w:val="15"/>
                <w:szCs w:val="15"/>
              </w:rPr>
              <w:t xml:space="preserve"> at 20 users locally; 259 requests/s probe without errors</w:t>
            </w:r>
          </w:p>
        </w:tc>
        <w:tc>
          <w:tcPr>
            <w:tcW w:w="162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ABB2DC3" w14:textId="77777777" w:rsidR="000107AB" w:rsidRDefault="000107AB" w:rsidP="00A65BFA">
            <w:r>
              <w:rPr>
                <w:sz w:val="15"/>
                <w:szCs w:val="15"/>
              </w:rPr>
              <w:t>A large margin to the 2-second target</w:t>
            </w:r>
          </w:p>
        </w:tc>
        <w:tc>
          <w:tcPr>
            <w:tcW w:w="307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9D762C3" w14:textId="77777777" w:rsidR="000107AB" w:rsidRDefault="000107AB" w:rsidP="00A65BFA">
            <w:r>
              <w:rPr>
                <w:sz w:val="15"/>
                <w:szCs w:val="15"/>
              </w:rPr>
              <w:t>Performance on the hosting (R-26)</w:t>
            </w:r>
          </w:p>
        </w:tc>
      </w:tr>
      <w:tr w:rsidR="000107AB" w14:paraId="3C1A99DC" w14:textId="77777777" w:rsidTr="00A65BFA">
        <w:trPr>
          <w:cantSplit/>
        </w:trPr>
        <w:tc>
          <w:tcPr>
            <w:tcW w:w="126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48E5581" w14:textId="77777777" w:rsidR="000107AB" w:rsidRDefault="000107AB" w:rsidP="00A65BFA">
            <w:r>
              <w:rPr>
                <w:sz w:val="15"/>
                <w:szCs w:val="15"/>
              </w:rPr>
              <w:t>Defects</w:t>
            </w:r>
          </w:p>
        </w:tc>
        <w:tc>
          <w:tcPr>
            <w:tcW w:w="306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372FDDF" w14:textId="77777777" w:rsidR="000107AB" w:rsidRDefault="000107AB" w:rsidP="00A65BFA">
            <w:r>
              <w:rPr>
                <w:sz w:val="15"/>
                <w:szCs w:val="15"/>
              </w:rPr>
              <w:t>D-01 to D-42 recorded; all fixed, D-39 on 18/10/2026</w:t>
            </w:r>
          </w:p>
        </w:tc>
        <w:tc>
          <w:tcPr>
            <w:tcW w:w="162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D821CD8" w14:textId="77777777" w:rsidR="000107AB" w:rsidRDefault="000107AB" w:rsidP="00A65BFA">
            <w:r>
              <w:rPr>
                <w:sz w:val="15"/>
                <w:szCs w:val="15"/>
              </w:rPr>
              <w:t>Findings were fixed with regression tests</w:t>
            </w:r>
          </w:p>
        </w:tc>
        <w:tc>
          <w:tcPr>
            <w:tcW w:w="307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3995339" w14:textId="77777777" w:rsidR="000107AB" w:rsidRDefault="000107AB" w:rsidP="00A65BFA">
            <w:r>
              <w:rPr>
                <w:sz w:val="15"/>
                <w:szCs w:val="15"/>
              </w:rPr>
              <w:t>Defects not found yet</w:t>
            </w:r>
          </w:p>
        </w:tc>
      </w:tr>
      <w:tr w:rsidR="000107AB" w14:paraId="69DDE0BE" w14:textId="77777777" w:rsidTr="00A65BFA">
        <w:trPr>
          <w:cantSplit/>
        </w:trPr>
        <w:tc>
          <w:tcPr>
            <w:tcW w:w="126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38D52D4" w14:textId="77777777" w:rsidR="000107AB" w:rsidRDefault="000107AB" w:rsidP="00A65BFA">
            <w:r>
              <w:rPr>
                <w:sz w:val="15"/>
                <w:szCs w:val="15"/>
              </w:rPr>
              <w:t>Static analysis and scanning</w:t>
            </w:r>
          </w:p>
        </w:tc>
        <w:tc>
          <w:tcPr>
            <w:tcW w:w="306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FAF7AEA" w14:textId="60BB09A1" w:rsidR="000107AB" w:rsidRDefault="000107AB" w:rsidP="00A65BFA">
            <w:proofErr w:type="spellStart"/>
            <w:r>
              <w:rPr>
                <w:sz w:val="15"/>
                <w:szCs w:val="15"/>
              </w:rPr>
              <w:t>gitleaks</w:t>
            </w:r>
            <w:proofErr w:type="spellEnd"/>
            <w:r>
              <w:rPr>
                <w:sz w:val="15"/>
                <w:szCs w:val="15"/>
              </w:rPr>
              <w:t xml:space="preserve">: two findings handled; </w:t>
            </w:r>
            <w:proofErr w:type="spellStart"/>
            <w:r>
              <w:rPr>
                <w:sz w:val="15"/>
                <w:szCs w:val="15"/>
              </w:rPr>
              <w:t>npm</w:t>
            </w:r>
            <w:proofErr w:type="spellEnd"/>
            <w:r>
              <w:rPr>
                <w:sz w:val="15"/>
                <w:szCs w:val="15"/>
              </w:rPr>
              <w:t xml:space="preserve"> audit and dependency review pass. </w:t>
            </w:r>
            <w:proofErr w:type="spellStart"/>
            <w:r>
              <w:rPr>
                <w:sz w:val="15"/>
                <w:szCs w:val="15"/>
              </w:rPr>
              <w:t>CodeQL</w:t>
            </w:r>
            <w:proofErr w:type="spellEnd"/>
            <w:r>
              <w:rPr>
                <w:sz w:val="15"/>
                <w:szCs w:val="15"/>
              </w:rPr>
              <w:t>: of the 6 alerts open on 16/10/2026, #1 (CSRF protection disabled) was dismissed as a false positive (stateless API, token in the Authorization header, no cookies) and #5, #6, #7, #8 and #11 were fixed in PR #</w:t>
            </w:r>
            <w:r w:rsidR="00083FE4">
              <w:rPr>
                <w:sz w:val="15"/>
                <w:szCs w:val="15"/>
              </w:rPr>
              <w:t>39</w:t>
            </w:r>
          </w:p>
        </w:tc>
        <w:tc>
          <w:tcPr>
            <w:tcW w:w="162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A0B2C10" w14:textId="77777777" w:rsidR="000107AB" w:rsidRDefault="000107AB" w:rsidP="00A65BFA">
            <w:r>
              <w:rPr>
                <w:sz w:val="15"/>
                <w:szCs w:val="15"/>
              </w:rPr>
              <w:t>Known patterns are checked on every push</w:t>
            </w:r>
          </w:p>
        </w:tc>
        <w:tc>
          <w:tcPr>
            <w:tcW w:w="307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9A63F79" w14:textId="77777777" w:rsidR="000107AB" w:rsidRDefault="000107AB" w:rsidP="00A65BFA">
            <w:r>
              <w:rPr>
                <w:sz w:val="15"/>
                <w:szCs w:val="15"/>
              </w:rPr>
              <w:t>Logic flaws and design weaknesses</w:t>
            </w:r>
          </w:p>
        </w:tc>
      </w:tr>
      <w:tr w:rsidR="000107AB" w14:paraId="667E2B88" w14:textId="77777777" w:rsidTr="00A65BFA">
        <w:trPr>
          <w:cantSplit/>
        </w:trPr>
        <w:tc>
          <w:tcPr>
            <w:tcW w:w="126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003C66C" w14:textId="77777777" w:rsidR="000107AB" w:rsidRDefault="000107AB" w:rsidP="00A65BFA">
            <w:r>
              <w:rPr>
                <w:sz w:val="15"/>
                <w:szCs w:val="15"/>
              </w:rPr>
              <w:t>Security controls</w:t>
            </w:r>
          </w:p>
        </w:tc>
        <w:tc>
          <w:tcPr>
            <w:tcW w:w="306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BDFD834" w14:textId="77777777" w:rsidR="000107AB" w:rsidRDefault="000107AB" w:rsidP="00A65BFA">
            <w:r>
              <w:rPr>
                <w:sz w:val="15"/>
                <w:szCs w:val="15"/>
              </w:rPr>
              <w:t xml:space="preserve">JWT (60 minutes), </w:t>
            </w:r>
            <w:proofErr w:type="spellStart"/>
            <w:r>
              <w:rPr>
                <w:sz w:val="15"/>
                <w:szCs w:val="15"/>
              </w:rPr>
              <w:t>BCrypt</w:t>
            </w:r>
            <w:proofErr w:type="spellEnd"/>
            <w:r>
              <w:rPr>
                <w:sz w:val="15"/>
                <w:szCs w:val="15"/>
              </w:rPr>
              <w:t>, role checks in the API, database roles and row level security, rate limits and login lockout, append-only audit trail, secrets in environment variables</w:t>
            </w:r>
          </w:p>
        </w:tc>
        <w:tc>
          <w:tcPr>
            <w:tcW w:w="162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5761ADC" w14:textId="77777777" w:rsidR="000107AB" w:rsidRDefault="000107AB" w:rsidP="00A65BFA">
            <w:proofErr w:type="spellStart"/>
            <w:r>
              <w:rPr>
                <w:sz w:val="15"/>
                <w:szCs w:val="15"/>
              </w:rPr>
              <w:t>Defence</w:t>
            </w:r>
            <w:proofErr w:type="spellEnd"/>
            <w:r>
              <w:rPr>
                <w:sz w:val="15"/>
                <w:szCs w:val="15"/>
              </w:rPr>
              <w:t xml:space="preserve"> in depth in the API and the database</w:t>
            </w:r>
          </w:p>
        </w:tc>
        <w:tc>
          <w:tcPr>
            <w:tcW w:w="307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EF134A9" w14:textId="77777777" w:rsidR="000107AB" w:rsidRDefault="000107AB" w:rsidP="00A65BFA">
            <w:r>
              <w:rPr>
                <w:sz w:val="15"/>
                <w:szCs w:val="15"/>
              </w:rPr>
              <w:t>That the system is secure</w:t>
            </w:r>
          </w:p>
        </w:tc>
      </w:tr>
      <w:tr w:rsidR="000107AB" w14:paraId="0BB7B5B7" w14:textId="77777777" w:rsidTr="00A65BFA">
        <w:trPr>
          <w:cantSplit/>
        </w:trPr>
        <w:tc>
          <w:tcPr>
            <w:tcW w:w="126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158EF14" w14:textId="77777777" w:rsidR="000107AB" w:rsidRDefault="000107AB" w:rsidP="00A65BFA">
            <w:r>
              <w:rPr>
                <w:sz w:val="15"/>
                <w:szCs w:val="15"/>
              </w:rPr>
              <w:t>Residual security risks</w:t>
            </w:r>
          </w:p>
        </w:tc>
        <w:tc>
          <w:tcPr>
            <w:tcW w:w="306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BD8909C" w14:textId="77777777" w:rsidR="000107AB" w:rsidRDefault="000107AB" w:rsidP="00A65BFA">
            <w:r>
              <w:rPr>
                <w:sz w:val="15"/>
                <w:szCs w:val="15"/>
              </w:rPr>
              <w:t>R-28 attachment links; TD-07 sessions survive a password change; TD-02 in-memory rate limits; default account on the test database (R-25)</w:t>
            </w:r>
          </w:p>
        </w:tc>
        <w:tc>
          <w:tcPr>
            <w:tcW w:w="162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E3068F1" w14:textId="77777777" w:rsidR="000107AB" w:rsidRDefault="000107AB" w:rsidP="00A65BFA">
            <w:r>
              <w:rPr>
                <w:sz w:val="15"/>
                <w:szCs w:val="15"/>
              </w:rPr>
              <w:t>Known and recorded</w:t>
            </w:r>
          </w:p>
        </w:tc>
        <w:tc>
          <w:tcPr>
            <w:tcW w:w="307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236CF34" w14:textId="77777777" w:rsidR="000107AB" w:rsidRDefault="000107AB" w:rsidP="00A65BFA">
            <w:r>
              <w:rPr>
                <w:sz w:val="15"/>
                <w:szCs w:val="15"/>
              </w:rPr>
              <w:t>-</w:t>
            </w:r>
          </w:p>
        </w:tc>
      </w:tr>
    </w:tbl>
    <w:p w14:paraId="21C2ED53" w14:textId="77777777" w:rsidR="00EA1BC7" w:rsidRDefault="00EA1BC7">
      <w:pPr>
        <w:spacing w:after="120"/>
      </w:pPr>
    </w:p>
    <w:p w14:paraId="4E174A54" w14:textId="77777777" w:rsidR="00EA1BC7" w:rsidRDefault="00555546">
      <w:pPr>
        <w:pStyle w:val="Heading2"/>
      </w:pPr>
      <w:bookmarkStart w:id="135" w:name="_Toc243252307"/>
      <w:r>
        <w:t>Known Limitations and Future Evolution</w:t>
      </w:r>
      <w:bookmarkEnd w:id="135"/>
    </w:p>
    <w:p w14:paraId="6E8B6A84" w14:textId="77777777" w:rsidR="00EA1BC7" w:rsidRDefault="00555546">
      <w:pPr>
        <w:spacing w:after="120"/>
      </w:pPr>
      <w:r>
        <w:t>Limitations of the final product and how it would evolve.</w:t>
      </w:r>
    </w:p>
    <w:p w14:paraId="758244FC" w14:textId="77777777" w:rsidR="00EA1BC7" w:rsidRDefault="00555546">
      <w:pPr>
        <w:spacing w:after="120"/>
        <w:rPr>
          <w:i/>
          <w:iCs/>
          <w:sz w:val="18"/>
          <w:szCs w:val="18"/>
        </w:rPr>
      </w:pPr>
      <w:r>
        <w:rPr>
          <w:i/>
          <w:iCs/>
          <w:sz w:val="18"/>
          <w:szCs w:val="18"/>
        </w:rPr>
        <w:t>Table L - Known limitations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63"/>
        <w:gridCol w:w="3068"/>
        <w:gridCol w:w="1624"/>
        <w:gridCol w:w="3071"/>
      </w:tblGrid>
      <w:tr w:rsidR="000107AB" w14:paraId="719DF26E" w14:textId="77777777" w:rsidTr="00A65BFA">
        <w:trPr>
          <w:tblHeader/>
        </w:trPr>
        <w:tc>
          <w:tcPr>
            <w:tcW w:w="1263"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tcPr>
          <w:p w14:paraId="219D5B47" w14:textId="77777777" w:rsidR="000107AB" w:rsidRDefault="000107AB" w:rsidP="00A65BFA">
            <w:r>
              <w:rPr>
                <w:b/>
                <w:bCs/>
                <w:sz w:val="15"/>
                <w:szCs w:val="15"/>
              </w:rPr>
              <w:t>Area</w:t>
            </w:r>
          </w:p>
        </w:tc>
        <w:tc>
          <w:tcPr>
            <w:tcW w:w="3068"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tcPr>
          <w:p w14:paraId="2CC383A4" w14:textId="77777777" w:rsidR="000107AB" w:rsidRDefault="000107AB" w:rsidP="00A65BFA">
            <w:r>
              <w:rPr>
                <w:b/>
                <w:bCs/>
                <w:sz w:val="15"/>
                <w:szCs w:val="15"/>
              </w:rPr>
              <w:t>Limitation now</w:t>
            </w:r>
          </w:p>
        </w:tc>
        <w:tc>
          <w:tcPr>
            <w:tcW w:w="1624"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tcPr>
          <w:p w14:paraId="639E040A" w14:textId="77777777" w:rsidR="000107AB" w:rsidRDefault="000107AB" w:rsidP="00A65BFA">
            <w:r>
              <w:rPr>
                <w:b/>
                <w:bCs/>
                <w:sz w:val="15"/>
                <w:szCs w:val="15"/>
              </w:rPr>
              <w:t>Next step</w:t>
            </w:r>
          </w:p>
        </w:tc>
        <w:tc>
          <w:tcPr>
            <w:tcW w:w="3071"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tcPr>
          <w:p w14:paraId="400DEF31" w14:textId="77777777" w:rsidR="000107AB" w:rsidRDefault="000107AB" w:rsidP="00A65BFA">
            <w:r>
              <w:rPr>
                <w:b/>
                <w:bCs/>
                <w:sz w:val="15"/>
                <w:szCs w:val="15"/>
              </w:rPr>
              <w:t>Reference</w:t>
            </w:r>
          </w:p>
        </w:tc>
      </w:tr>
      <w:tr w:rsidR="000107AB" w14:paraId="2DC17EC6" w14:textId="77777777" w:rsidTr="00A65BFA">
        <w:trPr>
          <w:cantSplit/>
        </w:trPr>
        <w:tc>
          <w:tcPr>
            <w:tcW w:w="126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36A58AD" w14:textId="77777777" w:rsidR="000107AB" w:rsidRDefault="000107AB" w:rsidP="00A65BFA">
            <w:r>
              <w:rPr>
                <w:sz w:val="15"/>
                <w:szCs w:val="15"/>
              </w:rPr>
              <w:t>Search</w:t>
            </w:r>
          </w:p>
        </w:tc>
        <w:tc>
          <w:tcPr>
            <w:tcW w:w="306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1D8C249" w14:textId="77777777" w:rsidR="000107AB" w:rsidRDefault="000107AB" w:rsidP="00A65BFA">
            <w:r>
              <w:rPr>
                <w:sz w:val="15"/>
                <w:szCs w:val="15"/>
              </w:rPr>
              <w:t>No free-text or reference-number search; staff filter and page instead</w:t>
            </w:r>
          </w:p>
        </w:tc>
        <w:tc>
          <w:tcPr>
            <w:tcW w:w="162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3A23166" w14:textId="77777777" w:rsidR="000107AB" w:rsidRDefault="000107AB" w:rsidP="00A65BFA">
            <w:r>
              <w:rPr>
                <w:sz w:val="15"/>
                <w:szCs w:val="15"/>
              </w:rPr>
              <w:t>Add a search parameter to API-07</w:t>
            </w:r>
          </w:p>
        </w:tc>
        <w:tc>
          <w:tcPr>
            <w:tcW w:w="307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04E0FD0" w14:textId="77777777" w:rsidR="000107AB" w:rsidRDefault="000107AB" w:rsidP="00A65BFA">
            <w:r>
              <w:rPr>
                <w:sz w:val="15"/>
                <w:szCs w:val="15"/>
              </w:rPr>
              <w:t>TD-04</w:t>
            </w:r>
          </w:p>
        </w:tc>
      </w:tr>
      <w:tr w:rsidR="000107AB" w14:paraId="31671B31" w14:textId="77777777" w:rsidTr="00A65BFA">
        <w:trPr>
          <w:cantSplit/>
        </w:trPr>
        <w:tc>
          <w:tcPr>
            <w:tcW w:w="126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3292E18" w14:textId="77777777" w:rsidR="000107AB" w:rsidRDefault="000107AB" w:rsidP="00A65BFA">
            <w:r>
              <w:rPr>
                <w:sz w:val="15"/>
                <w:szCs w:val="15"/>
              </w:rPr>
              <w:t>Notifications</w:t>
            </w:r>
          </w:p>
        </w:tc>
        <w:tc>
          <w:tcPr>
            <w:tcW w:w="306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DDA4974" w14:textId="77777777" w:rsidR="000107AB" w:rsidRDefault="000107AB" w:rsidP="00A65BFA">
            <w:r>
              <w:rPr>
                <w:sz w:val="15"/>
                <w:szCs w:val="15"/>
              </w:rPr>
              <w:t>In-app only; no SMS or email, so requesters must log in to see updates</w:t>
            </w:r>
          </w:p>
        </w:tc>
        <w:tc>
          <w:tcPr>
            <w:tcW w:w="162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A40AF00" w14:textId="77777777" w:rsidR="000107AB" w:rsidRDefault="000107AB" w:rsidP="00A65BFA">
            <w:r>
              <w:rPr>
                <w:sz w:val="15"/>
                <w:szCs w:val="15"/>
              </w:rPr>
              <w:t xml:space="preserve">Agree a provider and subscription with </w:t>
            </w:r>
            <w:proofErr w:type="spellStart"/>
            <w:r>
              <w:rPr>
                <w:sz w:val="15"/>
                <w:szCs w:val="15"/>
              </w:rPr>
              <w:t>CivicConnect</w:t>
            </w:r>
            <w:proofErr w:type="spellEnd"/>
            <w:r>
              <w:rPr>
                <w:sz w:val="15"/>
                <w:szCs w:val="15"/>
              </w:rPr>
              <w:t>, then publish a status-change event and send from an after-commit listener (DEC-012)</w:t>
            </w:r>
          </w:p>
        </w:tc>
        <w:tc>
          <w:tcPr>
            <w:tcW w:w="307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E864DE4" w14:textId="77777777" w:rsidR="000107AB" w:rsidRDefault="000107AB" w:rsidP="00A65BFA">
            <w:r>
              <w:rPr>
                <w:sz w:val="15"/>
                <w:szCs w:val="15"/>
              </w:rPr>
              <w:t>Deferred scope; TD-14</w:t>
            </w:r>
          </w:p>
        </w:tc>
      </w:tr>
      <w:tr w:rsidR="000107AB" w14:paraId="053F10B2" w14:textId="77777777" w:rsidTr="00A65BFA">
        <w:trPr>
          <w:cantSplit/>
        </w:trPr>
        <w:tc>
          <w:tcPr>
            <w:tcW w:w="126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B8AE7EA" w14:textId="77777777" w:rsidR="000107AB" w:rsidRDefault="000107AB" w:rsidP="00A65BFA">
            <w:r>
              <w:rPr>
                <w:sz w:val="15"/>
                <w:szCs w:val="15"/>
              </w:rPr>
              <w:t>Attachments</w:t>
            </w:r>
          </w:p>
        </w:tc>
        <w:tc>
          <w:tcPr>
            <w:tcW w:w="306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AEFCFED" w14:textId="77777777" w:rsidR="000107AB" w:rsidRDefault="000107AB" w:rsidP="00A65BFA">
            <w:r>
              <w:rPr>
                <w:sz w:val="15"/>
                <w:szCs w:val="15"/>
              </w:rPr>
              <w:t>Links only, not checked</w:t>
            </w:r>
          </w:p>
        </w:tc>
        <w:tc>
          <w:tcPr>
            <w:tcW w:w="162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D08A1B8" w14:textId="77777777" w:rsidR="000107AB" w:rsidRDefault="000107AB" w:rsidP="00A65BFA">
            <w:r>
              <w:rPr>
                <w:sz w:val="15"/>
                <w:szCs w:val="15"/>
              </w:rPr>
              <w:t>https only, then file upload with size limits and scanning</w:t>
            </w:r>
          </w:p>
        </w:tc>
        <w:tc>
          <w:tcPr>
            <w:tcW w:w="307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F30FBF7" w14:textId="77777777" w:rsidR="000107AB" w:rsidRDefault="000107AB" w:rsidP="00A65BFA">
            <w:r>
              <w:rPr>
                <w:sz w:val="15"/>
                <w:szCs w:val="15"/>
              </w:rPr>
              <w:t>R-28, TD-11</w:t>
            </w:r>
          </w:p>
        </w:tc>
      </w:tr>
      <w:tr w:rsidR="000107AB" w14:paraId="312D0FE5" w14:textId="77777777" w:rsidTr="00A65BFA">
        <w:trPr>
          <w:cantSplit/>
        </w:trPr>
        <w:tc>
          <w:tcPr>
            <w:tcW w:w="126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F702799" w14:textId="77777777" w:rsidR="000107AB" w:rsidRDefault="000107AB" w:rsidP="00A65BFA">
            <w:r>
              <w:rPr>
                <w:sz w:val="15"/>
                <w:szCs w:val="15"/>
              </w:rPr>
              <w:t>Hosting</w:t>
            </w:r>
          </w:p>
        </w:tc>
        <w:tc>
          <w:tcPr>
            <w:tcW w:w="306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CABF57E" w14:textId="77777777" w:rsidR="000107AB" w:rsidRDefault="000107AB" w:rsidP="00A65BFA">
            <w:r>
              <w:rPr>
                <w:sz w:val="15"/>
                <w:szCs w:val="15"/>
              </w:rPr>
              <w:t>Free tier sleeps and pauses; single instance; no automatic backups</w:t>
            </w:r>
          </w:p>
        </w:tc>
        <w:tc>
          <w:tcPr>
            <w:tcW w:w="162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BF5C59B" w14:textId="77777777" w:rsidR="000107AB" w:rsidRDefault="000107AB" w:rsidP="00A65BFA">
            <w:r>
              <w:rPr>
                <w:sz w:val="15"/>
                <w:szCs w:val="15"/>
              </w:rPr>
              <w:t>Always-on instance and a paid database plan; shared store for rate limits before scaling out</w:t>
            </w:r>
          </w:p>
        </w:tc>
        <w:tc>
          <w:tcPr>
            <w:tcW w:w="307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EAA9543" w14:textId="77777777" w:rsidR="000107AB" w:rsidRDefault="000107AB" w:rsidP="00A65BFA">
            <w:r>
              <w:rPr>
                <w:sz w:val="15"/>
                <w:szCs w:val="15"/>
              </w:rPr>
              <w:t>R-14, R-15, TD-02</w:t>
            </w:r>
          </w:p>
        </w:tc>
      </w:tr>
      <w:tr w:rsidR="000107AB" w14:paraId="183AE837" w14:textId="77777777" w:rsidTr="00A65BFA">
        <w:trPr>
          <w:cantSplit/>
        </w:trPr>
        <w:tc>
          <w:tcPr>
            <w:tcW w:w="126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8C794E4" w14:textId="77777777" w:rsidR="000107AB" w:rsidRDefault="000107AB" w:rsidP="00A65BFA">
            <w:r>
              <w:rPr>
                <w:sz w:val="15"/>
                <w:szCs w:val="15"/>
              </w:rPr>
              <w:lastRenderedPageBreak/>
              <w:t>Performance</w:t>
            </w:r>
          </w:p>
        </w:tc>
        <w:tc>
          <w:tcPr>
            <w:tcW w:w="306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BA7BA5C" w14:textId="77777777" w:rsidR="000107AB" w:rsidRDefault="000107AB" w:rsidP="00A65BFA">
            <w:r>
              <w:rPr>
                <w:sz w:val="15"/>
                <w:szCs w:val="15"/>
              </w:rPr>
              <w:t>Not measured on the hosting</w:t>
            </w:r>
          </w:p>
        </w:tc>
        <w:tc>
          <w:tcPr>
            <w:tcW w:w="162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CA5127F" w14:textId="77777777" w:rsidR="000107AB" w:rsidRDefault="000107AB" w:rsidP="00A65BFA">
            <w:r>
              <w:rPr>
                <w:sz w:val="15"/>
                <w:szCs w:val="15"/>
              </w:rPr>
              <w:t>Load test on representative hosting</w:t>
            </w:r>
          </w:p>
        </w:tc>
        <w:tc>
          <w:tcPr>
            <w:tcW w:w="307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3C35905" w14:textId="77777777" w:rsidR="000107AB" w:rsidRDefault="000107AB" w:rsidP="00A65BFA">
            <w:r>
              <w:rPr>
                <w:sz w:val="15"/>
                <w:szCs w:val="15"/>
              </w:rPr>
              <w:t>R-26, TD-12</w:t>
            </w:r>
          </w:p>
        </w:tc>
      </w:tr>
      <w:tr w:rsidR="000107AB" w14:paraId="1F03CC96" w14:textId="77777777" w:rsidTr="00A65BFA">
        <w:trPr>
          <w:cantSplit/>
        </w:trPr>
        <w:tc>
          <w:tcPr>
            <w:tcW w:w="126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6EB3FD4" w14:textId="77777777" w:rsidR="000107AB" w:rsidRDefault="000107AB" w:rsidP="00A65BFA">
            <w:r>
              <w:rPr>
                <w:sz w:val="15"/>
                <w:szCs w:val="15"/>
              </w:rPr>
              <w:t>Usability</w:t>
            </w:r>
          </w:p>
        </w:tc>
        <w:tc>
          <w:tcPr>
            <w:tcW w:w="306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9FC642F" w14:textId="77777777" w:rsidR="000107AB" w:rsidRDefault="000107AB" w:rsidP="00A65BFA">
            <w:r>
              <w:rPr>
                <w:sz w:val="15"/>
                <w:szCs w:val="15"/>
              </w:rPr>
              <w:t>NFR-004 not validated with real users</w:t>
            </w:r>
          </w:p>
        </w:tc>
        <w:tc>
          <w:tcPr>
            <w:tcW w:w="162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29C3371" w14:textId="77777777" w:rsidR="000107AB" w:rsidRDefault="000107AB" w:rsidP="00A65BFA">
            <w:r>
              <w:rPr>
                <w:sz w:val="15"/>
                <w:szCs w:val="15"/>
              </w:rPr>
              <w:t>Run MT-33 once the staging site can be used unaided</w:t>
            </w:r>
          </w:p>
        </w:tc>
        <w:tc>
          <w:tcPr>
            <w:tcW w:w="307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D6E641F" w14:textId="77777777" w:rsidR="000107AB" w:rsidRDefault="000107AB" w:rsidP="00A65BFA">
            <w:r>
              <w:rPr>
                <w:sz w:val="15"/>
                <w:szCs w:val="15"/>
              </w:rPr>
              <w:t>CR-014</w:t>
            </w:r>
          </w:p>
        </w:tc>
      </w:tr>
      <w:tr w:rsidR="000107AB" w14:paraId="3A6592FF" w14:textId="77777777" w:rsidTr="00A65BFA">
        <w:trPr>
          <w:cantSplit/>
        </w:trPr>
        <w:tc>
          <w:tcPr>
            <w:tcW w:w="126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FCC495E" w14:textId="77777777" w:rsidR="000107AB" w:rsidRDefault="000107AB" w:rsidP="00A65BFA">
            <w:r>
              <w:rPr>
                <w:sz w:val="15"/>
                <w:szCs w:val="15"/>
              </w:rPr>
              <w:t>Privacy</w:t>
            </w:r>
          </w:p>
        </w:tc>
        <w:tc>
          <w:tcPr>
            <w:tcW w:w="306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B2781CE" w14:textId="77777777" w:rsidR="000107AB" w:rsidRDefault="000107AB" w:rsidP="00A65BFA">
            <w:r>
              <w:rPr>
                <w:sz w:val="15"/>
                <w:szCs w:val="15"/>
              </w:rPr>
              <w:t>Retention period undecided (the client date of birth was removed in V8; employee date of birth and address are kept as the staff record)</w:t>
            </w:r>
          </w:p>
        </w:tc>
        <w:tc>
          <w:tcPr>
            <w:tcW w:w="162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5AB699F" w14:textId="77777777" w:rsidR="000107AB" w:rsidRDefault="000107AB" w:rsidP="00A65BFA">
            <w:r>
              <w:rPr>
                <w:sz w:val="15"/>
                <w:szCs w:val="15"/>
              </w:rPr>
              <w:t xml:space="preserve">Agree a retention period with </w:t>
            </w:r>
            <w:proofErr w:type="spellStart"/>
            <w:r>
              <w:rPr>
                <w:sz w:val="15"/>
                <w:szCs w:val="15"/>
              </w:rPr>
              <w:t>CivicConnect</w:t>
            </w:r>
            <w:proofErr w:type="spellEnd"/>
          </w:p>
        </w:tc>
        <w:tc>
          <w:tcPr>
            <w:tcW w:w="307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BFFAB91" w14:textId="77777777" w:rsidR="000107AB" w:rsidRDefault="000107AB" w:rsidP="00A65BFA">
            <w:r>
              <w:rPr>
                <w:sz w:val="15"/>
                <w:szCs w:val="15"/>
              </w:rPr>
              <w:t>CR-022</w:t>
            </w:r>
          </w:p>
        </w:tc>
      </w:tr>
      <w:tr w:rsidR="000107AB" w14:paraId="67B2A8E3" w14:textId="77777777" w:rsidTr="00A65BFA">
        <w:trPr>
          <w:cantSplit/>
        </w:trPr>
        <w:tc>
          <w:tcPr>
            <w:tcW w:w="1263"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5C518C0" w14:textId="77777777" w:rsidR="000107AB" w:rsidRDefault="000107AB" w:rsidP="00A65BFA">
            <w:r>
              <w:rPr>
                <w:sz w:val="15"/>
                <w:szCs w:val="15"/>
              </w:rPr>
              <w:t>Accounts</w:t>
            </w:r>
          </w:p>
        </w:tc>
        <w:tc>
          <w:tcPr>
            <w:tcW w:w="3068"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5536EF7" w14:textId="77777777" w:rsidR="000107AB" w:rsidRDefault="000107AB" w:rsidP="00A65BFA">
            <w:r>
              <w:rPr>
                <w:sz w:val="15"/>
                <w:szCs w:val="15"/>
              </w:rPr>
              <w:t>No password reset; a password change does not end other sessions</w:t>
            </w:r>
          </w:p>
        </w:tc>
        <w:tc>
          <w:tcPr>
            <w:tcW w:w="1624"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CD4E52D" w14:textId="77777777" w:rsidR="000107AB" w:rsidRDefault="000107AB" w:rsidP="00A65BFA">
            <w:r>
              <w:rPr>
                <w:sz w:val="15"/>
                <w:szCs w:val="15"/>
              </w:rPr>
              <w:t>Self-service reset; token version per account</w:t>
            </w:r>
          </w:p>
        </w:tc>
        <w:tc>
          <w:tcPr>
            <w:tcW w:w="307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E68DB53" w14:textId="77777777" w:rsidR="000107AB" w:rsidRDefault="000107AB" w:rsidP="00A65BFA">
            <w:r>
              <w:rPr>
                <w:sz w:val="15"/>
                <w:szCs w:val="15"/>
              </w:rPr>
              <w:t>TD-07</w:t>
            </w:r>
          </w:p>
        </w:tc>
      </w:tr>
    </w:tbl>
    <w:p w14:paraId="4C05ECF9" w14:textId="77777777" w:rsidR="00EA1BC7" w:rsidRDefault="00EA1BC7">
      <w:pPr>
        <w:spacing w:after="120"/>
      </w:pPr>
    </w:p>
    <w:p w14:paraId="1A60E480" w14:textId="77777777" w:rsidR="00EA1BC7" w:rsidRDefault="00555546">
      <w:pPr>
        <w:spacing w:after="120"/>
      </w:pPr>
      <w:r>
        <w:t>Evolution: the easiest change is a second client such as a mobile app, because all business rules are in the API (ASR-006). The hardest are leaving PostgreSQL (triggers, row level security and the partial index, DEC-005) and splitting a module into its own service (TD-12). TD-03 (personal data) was resolved in M4 (CR-022); the first debt to address now is TD-07 (sessions).</w:t>
      </w:r>
    </w:p>
    <w:p w14:paraId="0FA3F913" w14:textId="77777777" w:rsidR="00EA1BC7" w:rsidRDefault="00555546">
      <w:pPr>
        <w:pStyle w:val="Heading2"/>
      </w:pPr>
      <w:bookmarkStart w:id="136" w:name="_Toc243252308"/>
      <w:r>
        <w:t>Test and Code Reference Index</w:t>
      </w:r>
      <w:bookmarkEnd w:id="136"/>
    </w:p>
    <w:p w14:paraId="20970667" w14:textId="77777777" w:rsidR="00EA1BC7" w:rsidRDefault="00555546">
      <w:pPr>
        <w:spacing w:after="120"/>
      </w:pPr>
      <w:r>
        <w:t>Where every test and code element named in this document is found. Paths are relative to the repository root; each group row gives the folder the paths below it start from. Line numbers point to the class, method, constant or SQL statement in the final release commit. E2E-01 to E2E-03 are the Playwright tests; MT-xx and P-xx are in docs/</w:t>
      </w:r>
      <w:proofErr w:type="spellStart"/>
      <w:r>
        <w:t>CivicConnect</w:t>
      </w:r>
      <w:proofErr w:type="spellEnd"/>
      <w:r>
        <w:t xml:space="preserve"> manual test log.xlsx.</w:t>
      </w:r>
    </w:p>
    <w:p w14:paraId="5CDD4F3E" w14:textId="77777777" w:rsidR="00EA1BC7" w:rsidRDefault="00555546">
      <w:pPr>
        <w:spacing w:after="120"/>
        <w:rPr>
          <w:i/>
          <w:iCs/>
          <w:sz w:val="18"/>
          <w:szCs w:val="18"/>
        </w:rPr>
      </w:pPr>
      <w:r>
        <w:rPr>
          <w:i/>
          <w:iCs/>
          <w:sz w:val="18"/>
          <w:szCs w:val="18"/>
        </w:rPr>
        <w:t>Table M - Test and code reference index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791"/>
        <w:gridCol w:w="5235"/>
      </w:tblGrid>
      <w:tr w:rsidR="000107AB" w14:paraId="2DE2D39D" w14:textId="77777777" w:rsidTr="00A65BFA">
        <w:trPr>
          <w:tblHeader/>
        </w:trPr>
        <w:tc>
          <w:tcPr>
            <w:tcW w:w="3791"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tcPr>
          <w:p w14:paraId="3135F5B6" w14:textId="77777777" w:rsidR="000107AB" w:rsidRDefault="000107AB" w:rsidP="00A65BFA">
            <w:r>
              <w:rPr>
                <w:b/>
                <w:bCs/>
                <w:sz w:val="15"/>
                <w:szCs w:val="15"/>
              </w:rPr>
              <w:t>File</w:t>
            </w:r>
          </w:p>
        </w:tc>
        <w:tc>
          <w:tcPr>
            <w:tcW w:w="5235" w:type="dxa"/>
            <w:tcBorders>
              <w:top w:val="single" w:sz="4" w:space="0" w:color="808080"/>
              <w:left w:val="single" w:sz="4" w:space="0" w:color="808080"/>
              <w:bottom w:val="single" w:sz="4" w:space="0" w:color="808080"/>
              <w:right w:val="single" w:sz="4" w:space="0" w:color="808080"/>
            </w:tcBorders>
            <w:shd w:val="clear" w:color="auto" w:fill="D9E2F3"/>
            <w:tcMar>
              <w:top w:w="40" w:type="dxa"/>
              <w:left w:w="70" w:type="dxa"/>
              <w:bottom w:w="40" w:type="dxa"/>
              <w:right w:w="70" w:type="dxa"/>
            </w:tcMar>
          </w:tcPr>
          <w:p w14:paraId="7E200814" w14:textId="77777777" w:rsidR="000107AB" w:rsidRDefault="000107AB" w:rsidP="00A65BFA">
            <w:r>
              <w:rPr>
                <w:b/>
                <w:bCs/>
                <w:sz w:val="15"/>
                <w:szCs w:val="15"/>
              </w:rPr>
              <w:t>Names in this document (line)</w:t>
            </w:r>
          </w:p>
        </w:tc>
      </w:tr>
      <w:tr w:rsidR="000107AB" w14:paraId="5AE74F24"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1DCFAAF" w14:textId="77777777" w:rsidR="000107AB" w:rsidRDefault="000107AB" w:rsidP="00A65BFA">
            <w:r>
              <w:rPr>
                <w:b/>
                <w:sz w:val="15"/>
                <w:szCs w:val="15"/>
              </w:rPr>
              <w:t>Backend tests</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58A04CF" w14:textId="77777777" w:rsidR="000107AB" w:rsidRDefault="000107AB" w:rsidP="00A65BFA">
            <w:proofErr w:type="spellStart"/>
            <w:r>
              <w:rPr>
                <w:b/>
                <w:sz w:val="15"/>
                <w:szCs w:val="15"/>
              </w:rPr>
              <w:t>civicconnect</w:t>
            </w:r>
            <w:proofErr w:type="spellEnd"/>
            <w:r>
              <w:rPr>
                <w:b/>
                <w:sz w:val="15"/>
                <w:szCs w:val="15"/>
              </w:rPr>
              <w:t>-backend/</w:t>
            </w:r>
            <w:proofErr w:type="spellStart"/>
            <w:r>
              <w:rPr>
                <w:b/>
                <w:sz w:val="15"/>
                <w:szCs w:val="15"/>
              </w:rPr>
              <w:t>src</w:t>
            </w:r>
            <w:proofErr w:type="spellEnd"/>
            <w:r>
              <w:rPr>
                <w:b/>
                <w:sz w:val="15"/>
                <w:szCs w:val="15"/>
              </w:rPr>
              <w:t>/test/java/com/</w:t>
            </w:r>
            <w:proofErr w:type="spellStart"/>
            <w:r>
              <w:rPr>
                <w:b/>
                <w:sz w:val="15"/>
                <w:szCs w:val="15"/>
              </w:rPr>
              <w:t>civicconnect</w:t>
            </w:r>
            <w:proofErr w:type="spellEnd"/>
            <w:r>
              <w:rPr>
                <w:b/>
                <w:sz w:val="15"/>
                <w:szCs w:val="15"/>
              </w:rPr>
              <w:t>/</w:t>
            </w:r>
          </w:p>
        </w:tc>
      </w:tr>
      <w:tr w:rsidR="000107AB" w14:paraId="134F6054"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6D3FF07" w14:textId="77777777" w:rsidR="000107AB" w:rsidRDefault="000107AB" w:rsidP="00A65BFA">
            <w:r>
              <w:rPr>
                <w:sz w:val="15"/>
                <w:szCs w:val="15"/>
              </w:rPr>
              <w:t>CivicconnectBackendApplicationTests.java</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DEB9F69" w14:textId="77777777" w:rsidR="000107AB" w:rsidRDefault="000107AB" w:rsidP="00A65BFA">
            <w:r>
              <w:rPr>
                <w:sz w:val="15"/>
                <w:szCs w:val="15"/>
              </w:rPr>
              <w:t xml:space="preserve">class </w:t>
            </w:r>
            <w:proofErr w:type="spellStart"/>
            <w:r>
              <w:rPr>
                <w:sz w:val="15"/>
                <w:szCs w:val="15"/>
              </w:rPr>
              <w:t>CivicconnectBackendApplicationTests</w:t>
            </w:r>
            <w:proofErr w:type="spellEnd"/>
            <w:r>
              <w:rPr>
                <w:sz w:val="15"/>
                <w:szCs w:val="15"/>
              </w:rPr>
              <w:t xml:space="preserve"> (line 9), </w:t>
            </w:r>
            <w:proofErr w:type="spellStart"/>
            <w:r>
              <w:rPr>
                <w:sz w:val="15"/>
                <w:szCs w:val="15"/>
              </w:rPr>
              <w:t>contextLoads</w:t>
            </w:r>
            <w:proofErr w:type="spellEnd"/>
            <w:r>
              <w:rPr>
                <w:sz w:val="15"/>
                <w:szCs w:val="15"/>
              </w:rPr>
              <w:t xml:space="preserve"> (line 12)</w:t>
            </w:r>
          </w:p>
        </w:tc>
      </w:tr>
      <w:tr w:rsidR="000107AB" w14:paraId="1F298C65"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72F408B" w14:textId="77777777" w:rsidR="000107AB" w:rsidRDefault="000107AB" w:rsidP="00A65BFA">
            <w:r>
              <w:rPr>
                <w:sz w:val="15"/>
                <w:szCs w:val="15"/>
              </w:rPr>
              <w:t>ResponsesNeverContainPasswordsTest.java</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ACC0005" w14:textId="77777777" w:rsidR="000107AB" w:rsidRDefault="000107AB" w:rsidP="00A65BFA">
            <w:r>
              <w:rPr>
                <w:sz w:val="15"/>
                <w:szCs w:val="15"/>
              </w:rPr>
              <w:t xml:space="preserve">class </w:t>
            </w:r>
            <w:proofErr w:type="spellStart"/>
            <w:r>
              <w:rPr>
                <w:sz w:val="15"/>
                <w:szCs w:val="15"/>
              </w:rPr>
              <w:t>ResponsesNeverContainPasswordsTest</w:t>
            </w:r>
            <w:proofErr w:type="spellEnd"/>
            <w:r>
              <w:rPr>
                <w:sz w:val="15"/>
                <w:szCs w:val="15"/>
              </w:rPr>
              <w:t xml:space="preserve"> (line 25)</w:t>
            </w:r>
          </w:p>
        </w:tc>
      </w:tr>
      <w:tr w:rsidR="000107AB" w14:paraId="2FBD07FE"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7FBCA99" w14:textId="77777777" w:rsidR="000107AB" w:rsidRDefault="000107AB" w:rsidP="00A65BFA">
            <w:r>
              <w:rPr>
                <w:sz w:val="15"/>
                <w:szCs w:val="15"/>
              </w:rPr>
              <w:t>access/service/AuthServiceTest.java</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1980322" w14:textId="77777777" w:rsidR="000107AB" w:rsidRDefault="000107AB" w:rsidP="00A65BFA">
            <w:r>
              <w:rPr>
                <w:sz w:val="15"/>
                <w:szCs w:val="15"/>
              </w:rPr>
              <w:t xml:space="preserve">class </w:t>
            </w:r>
            <w:proofErr w:type="spellStart"/>
            <w:r>
              <w:rPr>
                <w:sz w:val="15"/>
                <w:szCs w:val="15"/>
              </w:rPr>
              <w:t>AuthServiceTest</w:t>
            </w:r>
            <w:proofErr w:type="spellEnd"/>
            <w:r>
              <w:rPr>
                <w:sz w:val="15"/>
                <w:szCs w:val="15"/>
              </w:rPr>
              <w:t xml:space="preserve"> (line 43), </w:t>
            </w:r>
            <w:proofErr w:type="spellStart"/>
            <w:r>
              <w:rPr>
                <w:sz w:val="15"/>
                <w:szCs w:val="15"/>
              </w:rPr>
              <w:t>registerSameAnswerForTakenEmail</w:t>
            </w:r>
            <w:proofErr w:type="spellEnd"/>
            <w:r>
              <w:rPr>
                <w:sz w:val="15"/>
                <w:szCs w:val="15"/>
              </w:rPr>
              <w:t xml:space="preserve"> (line 95)</w:t>
            </w:r>
          </w:p>
        </w:tc>
      </w:tr>
      <w:tr w:rsidR="000107AB" w14:paraId="1EAAAE51"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1E8708C" w14:textId="77777777" w:rsidR="000107AB" w:rsidRDefault="000107AB" w:rsidP="00A65BFA">
            <w:r>
              <w:rPr>
                <w:sz w:val="15"/>
                <w:szCs w:val="15"/>
              </w:rPr>
              <w:t>access/service/ClientServiceTest.java</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D325318" w14:textId="77777777" w:rsidR="000107AB" w:rsidRDefault="000107AB" w:rsidP="00A65BFA">
            <w:r>
              <w:rPr>
                <w:sz w:val="15"/>
                <w:szCs w:val="15"/>
              </w:rPr>
              <w:t xml:space="preserve">class </w:t>
            </w:r>
            <w:proofErr w:type="spellStart"/>
            <w:r>
              <w:rPr>
                <w:sz w:val="15"/>
                <w:szCs w:val="15"/>
              </w:rPr>
              <w:t>ClientServiceTest</w:t>
            </w:r>
            <w:proofErr w:type="spellEnd"/>
            <w:r>
              <w:rPr>
                <w:sz w:val="15"/>
                <w:szCs w:val="15"/>
              </w:rPr>
              <w:t xml:space="preserve"> (line 27)</w:t>
            </w:r>
          </w:p>
        </w:tc>
      </w:tr>
      <w:tr w:rsidR="000107AB" w14:paraId="4C5AB7FE"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4EE27CE" w14:textId="77777777" w:rsidR="000107AB" w:rsidRDefault="000107AB" w:rsidP="00A65BFA">
            <w:r>
              <w:rPr>
                <w:sz w:val="15"/>
                <w:szCs w:val="15"/>
              </w:rPr>
              <w:t>access/service/EmployeeServiceTest.java</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F79BD2A" w14:textId="77777777" w:rsidR="000107AB" w:rsidRDefault="000107AB" w:rsidP="00A65BFA">
            <w:r>
              <w:rPr>
                <w:sz w:val="15"/>
                <w:szCs w:val="15"/>
              </w:rPr>
              <w:t xml:space="preserve">class </w:t>
            </w:r>
            <w:proofErr w:type="spellStart"/>
            <w:r>
              <w:rPr>
                <w:sz w:val="15"/>
                <w:szCs w:val="15"/>
              </w:rPr>
              <w:t>EmployeeServiceTest</w:t>
            </w:r>
            <w:proofErr w:type="spellEnd"/>
            <w:r>
              <w:rPr>
                <w:sz w:val="15"/>
                <w:szCs w:val="15"/>
              </w:rPr>
              <w:t xml:space="preserve"> (line 42)</w:t>
            </w:r>
          </w:p>
        </w:tc>
      </w:tr>
      <w:tr w:rsidR="000107AB" w14:paraId="02A15E47"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F516CE8" w14:textId="77777777" w:rsidR="000107AB" w:rsidRDefault="000107AB" w:rsidP="00A65BFA">
            <w:r>
              <w:rPr>
                <w:sz w:val="15"/>
                <w:szCs w:val="15"/>
              </w:rPr>
              <w:t>common/config/SpaFallbackResolverTest.java</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1CBCDC3" w14:textId="77777777" w:rsidR="000107AB" w:rsidRDefault="000107AB" w:rsidP="00A65BFA">
            <w:r>
              <w:rPr>
                <w:sz w:val="15"/>
                <w:szCs w:val="15"/>
              </w:rPr>
              <w:t xml:space="preserve">class </w:t>
            </w:r>
            <w:proofErr w:type="spellStart"/>
            <w:r>
              <w:rPr>
                <w:sz w:val="15"/>
                <w:szCs w:val="15"/>
              </w:rPr>
              <w:t>SpaFallbackResolverTest</w:t>
            </w:r>
            <w:proofErr w:type="spellEnd"/>
            <w:r>
              <w:rPr>
                <w:sz w:val="15"/>
                <w:szCs w:val="15"/>
              </w:rPr>
              <w:t xml:space="preserve"> (line 16)</w:t>
            </w:r>
          </w:p>
        </w:tc>
      </w:tr>
      <w:tr w:rsidR="000107AB" w14:paraId="15AB556E"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3AA7243" w14:textId="77777777" w:rsidR="000107AB" w:rsidRDefault="000107AB" w:rsidP="00A65BFA">
            <w:r>
              <w:rPr>
                <w:sz w:val="15"/>
                <w:szCs w:val="15"/>
              </w:rPr>
              <w:t>common/error/ErrorHandlingTest.java</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CEE1BBF" w14:textId="77777777" w:rsidR="000107AB" w:rsidRDefault="000107AB" w:rsidP="00A65BFA">
            <w:r>
              <w:rPr>
                <w:sz w:val="15"/>
                <w:szCs w:val="15"/>
              </w:rPr>
              <w:t xml:space="preserve">class </w:t>
            </w:r>
            <w:proofErr w:type="spellStart"/>
            <w:r>
              <w:rPr>
                <w:sz w:val="15"/>
                <w:szCs w:val="15"/>
              </w:rPr>
              <w:t>ErrorHandlingTest</w:t>
            </w:r>
            <w:proofErr w:type="spellEnd"/>
            <w:r>
              <w:rPr>
                <w:sz w:val="15"/>
                <w:szCs w:val="15"/>
              </w:rPr>
              <w:t xml:space="preserve"> (line 21), </w:t>
            </w:r>
            <w:proofErr w:type="spellStart"/>
            <w:r>
              <w:rPr>
                <w:sz w:val="15"/>
                <w:szCs w:val="15"/>
              </w:rPr>
              <w:t>integrityLogHasNoPersonalData</w:t>
            </w:r>
            <w:proofErr w:type="spellEnd"/>
            <w:r>
              <w:rPr>
                <w:sz w:val="15"/>
                <w:szCs w:val="15"/>
              </w:rPr>
              <w:t xml:space="preserve"> (line 57)</w:t>
            </w:r>
          </w:p>
        </w:tc>
      </w:tr>
      <w:tr w:rsidR="000107AB" w14:paraId="1F979922"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8F91DEC" w14:textId="77777777" w:rsidR="000107AB" w:rsidRDefault="000107AB" w:rsidP="00A65BFA">
            <w:r>
              <w:rPr>
                <w:sz w:val="15"/>
                <w:szCs w:val="15"/>
              </w:rPr>
              <w:t>common/error/FilterErrorHandlerTest.java</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7FDD315" w14:textId="77777777" w:rsidR="000107AB" w:rsidRDefault="000107AB" w:rsidP="00A65BFA">
            <w:r>
              <w:rPr>
                <w:sz w:val="15"/>
                <w:szCs w:val="15"/>
              </w:rPr>
              <w:t xml:space="preserve">class </w:t>
            </w:r>
            <w:proofErr w:type="spellStart"/>
            <w:r>
              <w:rPr>
                <w:sz w:val="15"/>
                <w:szCs w:val="15"/>
              </w:rPr>
              <w:t>FilterErrorHandlerTest</w:t>
            </w:r>
            <w:proofErr w:type="spellEnd"/>
            <w:r>
              <w:rPr>
                <w:sz w:val="15"/>
                <w:szCs w:val="15"/>
              </w:rPr>
              <w:t xml:space="preserve"> (line 17)</w:t>
            </w:r>
          </w:p>
        </w:tc>
      </w:tr>
      <w:tr w:rsidR="000107AB" w14:paraId="780977D9"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5DA724A" w14:textId="77777777" w:rsidR="000107AB" w:rsidRDefault="000107AB" w:rsidP="00A65BFA">
            <w:r>
              <w:rPr>
                <w:sz w:val="15"/>
                <w:szCs w:val="15"/>
              </w:rPr>
              <w:t>common/logging/LogSafeTest.java</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85F388D" w14:textId="77777777" w:rsidR="000107AB" w:rsidRDefault="000107AB" w:rsidP="00A65BFA">
            <w:r>
              <w:rPr>
                <w:sz w:val="15"/>
                <w:szCs w:val="15"/>
              </w:rPr>
              <w:t xml:space="preserve">class </w:t>
            </w:r>
            <w:proofErr w:type="spellStart"/>
            <w:r>
              <w:rPr>
                <w:sz w:val="15"/>
                <w:szCs w:val="15"/>
              </w:rPr>
              <w:t>LogSafeTest</w:t>
            </w:r>
            <w:proofErr w:type="spellEnd"/>
            <w:r>
              <w:rPr>
                <w:sz w:val="15"/>
                <w:szCs w:val="15"/>
              </w:rPr>
              <w:t xml:space="preserve"> (line 9)</w:t>
            </w:r>
          </w:p>
        </w:tc>
      </w:tr>
      <w:tr w:rsidR="000107AB" w14:paraId="5D5DE21F"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E47BF23" w14:textId="77777777" w:rsidR="000107AB" w:rsidRDefault="000107AB" w:rsidP="00A65BFA">
            <w:r>
              <w:rPr>
                <w:sz w:val="15"/>
                <w:szCs w:val="15"/>
              </w:rPr>
              <w:lastRenderedPageBreak/>
              <w:t>common/</w:t>
            </w:r>
            <w:proofErr w:type="spellStart"/>
            <w:r>
              <w:rPr>
                <w:sz w:val="15"/>
                <w:szCs w:val="15"/>
              </w:rPr>
              <w:t>ratelimit</w:t>
            </w:r>
            <w:proofErr w:type="spellEnd"/>
            <w:r>
              <w:rPr>
                <w:sz w:val="15"/>
                <w:szCs w:val="15"/>
              </w:rPr>
              <w:t>/ApiRateLimitFilterTest.java</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17C6C92" w14:textId="77777777" w:rsidR="000107AB" w:rsidRDefault="000107AB" w:rsidP="00A65BFA">
            <w:proofErr w:type="spellStart"/>
            <w:r>
              <w:rPr>
                <w:sz w:val="15"/>
                <w:szCs w:val="15"/>
              </w:rPr>
              <w:t>stagesSplitTheLimits</w:t>
            </w:r>
            <w:proofErr w:type="spellEnd"/>
            <w:r>
              <w:rPr>
                <w:sz w:val="15"/>
                <w:szCs w:val="15"/>
              </w:rPr>
              <w:t xml:space="preserve"> (line 99), </w:t>
            </w:r>
            <w:proofErr w:type="spellStart"/>
            <w:r>
              <w:rPr>
                <w:sz w:val="15"/>
                <w:szCs w:val="15"/>
              </w:rPr>
              <w:t>ipLimitCoversEveryPath</w:t>
            </w:r>
            <w:proofErr w:type="spellEnd"/>
            <w:r>
              <w:rPr>
                <w:sz w:val="15"/>
                <w:szCs w:val="15"/>
              </w:rPr>
              <w:t xml:space="preserve"> (line 152)</w:t>
            </w:r>
          </w:p>
        </w:tc>
      </w:tr>
      <w:tr w:rsidR="000107AB" w14:paraId="07C30DD5"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5B8AB3B" w14:textId="77777777" w:rsidR="000107AB" w:rsidRDefault="000107AB" w:rsidP="00A65BFA">
            <w:r>
              <w:rPr>
                <w:sz w:val="15"/>
                <w:szCs w:val="15"/>
              </w:rPr>
              <w:t>common/</w:t>
            </w:r>
            <w:proofErr w:type="spellStart"/>
            <w:r>
              <w:rPr>
                <w:sz w:val="15"/>
                <w:szCs w:val="15"/>
              </w:rPr>
              <w:t>ratelimit</w:t>
            </w:r>
            <w:proofErr w:type="spellEnd"/>
            <w:r>
              <w:rPr>
                <w:sz w:val="15"/>
                <w:szCs w:val="15"/>
              </w:rPr>
              <w:t>/LoginAttemptLimiterTest.java</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88DECD2" w14:textId="77777777" w:rsidR="000107AB" w:rsidRDefault="000107AB" w:rsidP="00A65BFA">
            <w:r>
              <w:rPr>
                <w:sz w:val="15"/>
                <w:szCs w:val="15"/>
              </w:rPr>
              <w:t xml:space="preserve">class </w:t>
            </w:r>
            <w:proofErr w:type="spellStart"/>
            <w:r>
              <w:rPr>
                <w:sz w:val="15"/>
                <w:szCs w:val="15"/>
              </w:rPr>
              <w:t>LoginAttemptLimiterTest</w:t>
            </w:r>
            <w:proofErr w:type="spellEnd"/>
            <w:r>
              <w:rPr>
                <w:sz w:val="15"/>
                <w:szCs w:val="15"/>
              </w:rPr>
              <w:t xml:space="preserve"> (line 18)</w:t>
            </w:r>
          </w:p>
        </w:tc>
      </w:tr>
      <w:tr w:rsidR="000107AB" w14:paraId="04080970"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0F65A2D" w14:textId="77777777" w:rsidR="000107AB" w:rsidRDefault="000107AB" w:rsidP="00A65BFA">
            <w:r>
              <w:rPr>
                <w:sz w:val="15"/>
                <w:szCs w:val="15"/>
              </w:rPr>
              <w:t>common/security/ActiveAccountJwtConverterTest.java</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5EE5A38" w14:textId="77777777" w:rsidR="000107AB" w:rsidRDefault="000107AB" w:rsidP="00A65BFA">
            <w:r>
              <w:rPr>
                <w:sz w:val="15"/>
                <w:szCs w:val="15"/>
              </w:rPr>
              <w:t xml:space="preserve">class </w:t>
            </w:r>
            <w:proofErr w:type="spellStart"/>
            <w:r>
              <w:rPr>
                <w:sz w:val="15"/>
                <w:szCs w:val="15"/>
              </w:rPr>
              <w:t>ActiveAccountJwtConverterTest</w:t>
            </w:r>
            <w:proofErr w:type="spellEnd"/>
            <w:r>
              <w:rPr>
                <w:sz w:val="15"/>
                <w:szCs w:val="15"/>
              </w:rPr>
              <w:t xml:space="preserve"> (line 22)</w:t>
            </w:r>
          </w:p>
        </w:tc>
      </w:tr>
      <w:tr w:rsidR="000107AB" w14:paraId="202C38DA"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35EC12A" w14:textId="77777777" w:rsidR="000107AB" w:rsidRDefault="000107AB" w:rsidP="00A65BFA">
            <w:r>
              <w:rPr>
                <w:sz w:val="15"/>
                <w:szCs w:val="15"/>
              </w:rPr>
              <w:t>common/security/JwtSecurityTest.java</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52539EE" w14:textId="77777777" w:rsidR="000107AB" w:rsidRDefault="000107AB" w:rsidP="00A65BFA">
            <w:r>
              <w:rPr>
                <w:sz w:val="15"/>
                <w:szCs w:val="15"/>
              </w:rPr>
              <w:t xml:space="preserve">class </w:t>
            </w:r>
            <w:proofErr w:type="spellStart"/>
            <w:r>
              <w:rPr>
                <w:sz w:val="15"/>
                <w:szCs w:val="15"/>
              </w:rPr>
              <w:t>JwtSecurityTest</w:t>
            </w:r>
            <w:proofErr w:type="spellEnd"/>
            <w:r>
              <w:rPr>
                <w:sz w:val="15"/>
                <w:szCs w:val="15"/>
              </w:rPr>
              <w:t xml:space="preserve"> (line 25), </w:t>
            </w:r>
            <w:proofErr w:type="spellStart"/>
            <w:r>
              <w:rPr>
                <w:sz w:val="15"/>
                <w:szCs w:val="15"/>
              </w:rPr>
              <w:t>noTokenNoUser</w:t>
            </w:r>
            <w:proofErr w:type="spellEnd"/>
            <w:r>
              <w:rPr>
                <w:sz w:val="15"/>
                <w:szCs w:val="15"/>
              </w:rPr>
              <w:t xml:space="preserve"> (line 98)</w:t>
            </w:r>
          </w:p>
        </w:tc>
      </w:tr>
      <w:tr w:rsidR="000107AB" w14:paraId="467BA0E3"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B8DD16B" w14:textId="77777777" w:rsidR="000107AB" w:rsidRDefault="000107AB" w:rsidP="00A65BFA">
            <w:r>
              <w:rPr>
                <w:sz w:val="15"/>
                <w:szCs w:val="15"/>
              </w:rPr>
              <w:t>common/validation/MaxBytesValidatorTest.java</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AA7E7FC" w14:textId="77777777" w:rsidR="000107AB" w:rsidRDefault="000107AB" w:rsidP="00A65BFA">
            <w:r>
              <w:rPr>
                <w:sz w:val="15"/>
                <w:szCs w:val="15"/>
              </w:rPr>
              <w:t xml:space="preserve">class </w:t>
            </w:r>
            <w:proofErr w:type="spellStart"/>
            <w:r>
              <w:rPr>
                <w:sz w:val="15"/>
                <w:szCs w:val="15"/>
              </w:rPr>
              <w:t>MaxBytesValidatorTest</w:t>
            </w:r>
            <w:proofErr w:type="spellEnd"/>
            <w:r>
              <w:rPr>
                <w:sz w:val="15"/>
                <w:szCs w:val="15"/>
              </w:rPr>
              <w:t xml:space="preserve"> (line 11)</w:t>
            </w:r>
          </w:p>
        </w:tc>
      </w:tr>
      <w:tr w:rsidR="000107AB" w14:paraId="7D37AFD6"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FD8055A" w14:textId="77777777" w:rsidR="000107AB" w:rsidRDefault="000107AB" w:rsidP="00A65BFA">
            <w:r>
              <w:rPr>
                <w:sz w:val="15"/>
                <w:szCs w:val="15"/>
              </w:rPr>
              <w:t>common/validation/NotBlankIfPresentValidatorTest.java</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D51FBD9" w14:textId="77777777" w:rsidR="000107AB" w:rsidRDefault="000107AB" w:rsidP="00A65BFA">
            <w:r>
              <w:rPr>
                <w:sz w:val="15"/>
                <w:szCs w:val="15"/>
              </w:rPr>
              <w:t xml:space="preserve">class </w:t>
            </w:r>
            <w:proofErr w:type="spellStart"/>
            <w:r>
              <w:rPr>
                <w:sz w:val="15"/>
                <w:szCs w:val="15"/>
              </w:rPr>
              <w:t>NotBlankIfPresentValidatorTest</w:t>
            </w:r>
            <w:proofErr w:type="spellEnd"/>
            <w:r>
              <w:rPr>
                <w:sz w:val="15"/>
                <w:szCs w:val="15"/>
              </w:rPr>
              <w:t xml:space="preserve"> (line 17)</w:t>
            </w:r>
          </w:p>
        </w:tc>
      </w:tr>
      <w:tr w:rsidR="000107AB" w14:paraId="51ED862E"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C619642" w14:textId="77777777" w:rsidR="000107AB" w:rsidRDefault="000107AB" w:rsidP="00A65BFA">
            <w:r>
              <w:rPr>
                <w:sz w:val="15"/>
                <w:szCs w:val="15"/>
              </w:rPr>
              <w:t>common/web/SortGuardTest.java</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6CE4303" w14:textId="77777777" w:rsidR="000107AB" w:rsidRDefault="000107AB" w:rsidP="00A65BFA">
            <w:r>
              <w:rPr>
                <w:sz w:val="15"/>
                <w:szCs w:val="15"/>
              </w:rPr>
              <w:t xml:space="preserve">class </w:t>
            </w:r>
            <w:proofErr w:type="spellStart"/>
            <w:r>
              <w:rPr>
                <w:sz w:val="15"/>
                <w:szCs w:val="15"/>
              </w:rPr>
              <w:t>SortGuardTest</w:t>
            </w:r>
            <w:proofErr w:type="spellEnd"/>
            <w:r>
              <w:rPr>
                <w:sz w:val="15"/>
                <w:szCs w:val="15"/>
              </w:rPr>
              <w:t xml:space="preserve"> (line 14)</w:t>
            </w:r>
          </w:p>
        </w:tc>
      </w:tr>
      <w:tr w:rsidR="000107AB" w14:paraId="3FB4FEC0"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041867A" w14:textId="77777777" w:rsidR="000107AB" w:rsidRDefault="000107AB" w:rsidP="00A65BFA">
            <w:r>
              <w:rPr>
                <w:sz w:val="15"/>
                <w:szCs w:val="15"/>
              </w:rPr>
              <w:t>integration/ApiBlackBoxIntegrationTest.java</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CD0C227" w14:textId="77777777" w:rsidR="000107AB" w:rsidRDefault="000107AB" w:rsidP="00A65BFA">
            <w:r>
              <w:rPr>
                <w:sz w:val="15"/>
                <w:szCs w:val="15"/>
              </w:rPr>
              <w:t xml:space="preserve">class </w:t>
            </w:r>
            <w:proofErr w:type="spellStart"/>
            <w:r>
              <w:rPr>
                <w:sz w:val="15"/>
                <w:szCs w:val="15"/>
              </w:rPr>
              <w:t>ApiBlackBoxIntegrationTest</w:t>
            </w:r>
            <w:proofErr w:type="spellEnd"/>
            <w:r>
              <w:rPr>
                <w:sz w:val="15"/>
                <w:szCs w:val="15"/>
              </w:rPr>
              <w:t xml:space="preserve"> (line 52), </w:t>
            </w:r>
            <w:proofErr w:type="spellStart"/>
            <w:r>
              <w:rPr>
                <w:sz w:val="15"/>
                <w:szCs w:val="15"/>
              </w:rPr>
              <w:t>descriptionBoundaries</w:t>
            </w:r>
            <w:proofErr w:type="spellEnd"/>
            <w:r>
              <w:rPr>
                <w:sz w:val="15"/>
                <w:szCs w:val="15"/>
              </w:rPr>
              <w:t xml:space="preserve"> (line 95), </w:t>
            </w:r>
            <w:proofErr w:type="spellStart"/>
            <w:r>
              <w:rPr>
                <w:sz w:val="15"/>
                <w:szCs w:val="15"/>
              </w:rPr>
              <w:t>locationBoundaries</w:t>
            </w:r>
            <w:proofErr w:type="spellEnd"/>
            <w:r>
              <w:rPr>
                <w:sz w:val="15"/>
                <w:szCs w:val="15"/>
              </w:rPr>
              <w:t xml:space="preserve"> (line 109), </w:t>
            </w:r>
            <w:proofErr w:type="spellStart"/>
            <w:r>
              <w:rPr>
                <w:sz w:val="15"/>
                <w:szCs w:val="15"/>
              </w:rPr>
              <w:t>categoryPartitions</w:t>
            </w:r>
            <w:proofErr w:type="spellEnd"/>
            <w:r>
              <w:rPr>
                <w:sz w:val="15"/>
                <w:szCs w:val="15"/>
              </w:rPr>
              <w:t xml:space="preserve"> (line 118), </w:t>
            </w:r>
            <w:proofErr w:type="spellStart"/>
            <w:r>
              <w:rPr>
                <w:sz w:val="15"/>
                <w:szCs w:val="15"/>
              </w:rPr>
              <w:t>statusChangePartitions</w:t>
            </w:r>
            <w:proofErr w:type="spellEnd"/>
            <w:r>
              <w:rPr>
                <w:sz w:val="15"/>
                <w:szCs w:val="15"/>
              </w:rPr>
              <w:t xml:space="preserve"> (line 137), </w:t>
            </w:r>
            <w:proofErr w:type="spellStart"/>
            <w:r>
              <w:rPr>
                <w:sz w:val="15"/>
                <w:szCs w:val="15"/>
              </w:rPr>
              <w:t>priorityPartitions</w:t>
            </w:r>
            <w:proofErr w:type="spellEnd"/>
            <w:r>
              <w:rPr>
                <w:sz w:val="15"/>
                <w:szCs w:val="15"/>
              </w:rPr>
              <w:t xml:space="preserve"> (line 160), </w:t>
            </w:r>
            <w:proofErr w:type="spellStart"/>
            <w:r>
              <w:rPr>
                <w:sz w:val="15"/>
                <w:szCs w:val="15"/>
              </w:rPr>
              <w:t>overdueBoundary</w:t>
            </w:r>
            <w:proofErr w:type="spellEnd"/>
            <w:r>
              <w:rPr>
                <w:sz w:val="15"/>
                <w:szCs w:val="15"/>
              </w:rPr>
              <w:t xml:space="preserve"> (line 179), </w:t>
            </w:r>
            <w:proofErr w:type="spellStart"/>
            <w:r>
              <w:rPr>
                <w:sz w:val="15"/>
                <w:szCs w:val="15"/>
              </w:rPr>
              <w:t>pageSizeCap</w:t>
            </w:r>
            <w:proofErr w:type="spellEnd"/>
            <w:r>
              <w:rPr>
                <w:sz w:val="15"/>
                <w:szCs w:val="15"/>
              </w:rPr>
              <w:t xml:space="preserve"> (line 206), </w:t>
            </w:r>
            <w:proofErr w:type="spellStart"/>
            <w:r>
              <w:rPr>
                <w:sz w:val="15"/>
                <w:szCs w:val="15"/>
              </w:rPr>
              <w:t>malformedAndUnknown</w:t>
            </w:r>
            <w:proofErr w:type="spellEnd"/>
            <w:r>
              <w:rPr>
                <w:sz w:val="15"/>
                <w:szCs w:val="15"/>
              </w:rPr>
              <w:t xml:space="preserve"> (line 216)</w:t>
            </w:r>
          </w:p>
        </w:tc>
      </w:tr>
      <w:tr w:rsidR="000107AB" w14:paraId="34B16D2B"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D9DE883" w14:textId="77777777" w:rsidR="000107AB" w:rsidRDefault="000107AB" w:rsidP="00A65BFA">
            <w:r>
              <w:rPr>
                <w:sz w:val="15"/>
                <w:szCs w:val="15"/>
              </w:rPr>
              <w:t>integration/ApiHttpIntegrationTest.java</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DEDBE7C" w14:textId="77777777" w:rsidR="000107AB" w:rsidRDefault="000107AB" w:rsidP="00A65BFA">
            <w:r>
              <w:rPr>
                <w:sz w:val="15"/>
                <w:szCs w:val="15"/>
              </w:rPr>
              <w:t xml:space="preserve">class </w:t>
            </w:r>
            <w:proofErr w:type="spellStart"/>
            <w:r>
              <w:rPr>
                <w:sz w:val="15"/>
                <w:szCs w:val="15"/>
              </w:rPr>
              <w:t>ApiHttpIntegrationTest</w:t>
            </w:r>
            <w:proofErr w:type="spellEnd"/>
            <w:r>
              <w:rPr>
                <w:sz w:val="15"/>
                <w:szCs w:val="15"/>
              </w:rPr>
              <w:t xml:space="preserve"> (line 48), </w:t>
            </w:r>
            <w:proofErr w:type="spellStart"/>
            <w:r>
              <w:rPr>
                <w:sz w:val="15"/>
                <w:szCs w:val="15"/>
              </w:rPr>
              <w:t>requesterCannotUseStaffEndpoints</w:t>
            </w:r>
            <w:proofErr w:type="spellEnd"/>
            <w:r>
              <w:rPr>
                <w:sz w:val="15"/>
                <w:szCs w:val="15"/>
              </w:rPr>
              <w:t xml:space="preserve"> (line 91), noTokenIs401 (line 101), </w:t>
            </w:r>
            <w:proofErr w:type="spellStart"/>
            <w:r>
              <w:rPr>
                <w:sz w:val="15"/>
                <w:szCs w:val="15"/>
              </w:rPr>
              <w:t>deactivatedEmployeeTokenRefused</w:t>
            </w:r>
            <w:proofErr w:type="spellEnd"/>
            <w:r>
              <w:rPr>
                <w:sz w:val="15"/>
                <w:szCs w:val="15"/>
              </w:rPr>
              <w:t xml:space="preserve"> (line 111), </w:t>
            </w:r>
            <w:proofErr w:type="spellStart"/>
            <w:r>
              <w:rPr>
                <w:sz w:val="15"/>
                <w:szCs w:val="15"/>
              </w:rPr>
              <w:t>deactivationTakesEffectImmediately</w:t>
            </w:r>
            <w:proofErr w:type="spellEnd"/>
            <w:r>
              <w:rPr>
                <w:sz w:val="15"/>
                <w:szCs w:val="15"/>
              </w:rPr>
              <w:t xml:space="preserve"> (line 119), </w:t>
            </w:r>
            <w:proofErr w:type="spellStart"/>
            <w:r>
              <w:rPr>
                <w:sz w:val="15"/>
                <w:szCs w:val="15"/>
              </w:rPr>
              <w:t>lastManagerCannotBeDeactivated</w:t>
            </w:r>
            <w:proofErr w:type="spellEnd"/>
            <w:r>
              <w:rPr>
                <w:sz w:val="15"/>
                <w:szCs w:val="15"/>
              </w:rPr>
              <w:t xml:space="preserve"> (line 151), </w:t>
            </w:r>
            <w:proofErr w:type="spellStart"/>
            <w:r>
              <w:rPr>
                <w:sz w:val="15"/>
                <w:szCs w:val="15"/>
              </w:rPr>
              <w:t>clientContactVersusAudit</w:t>
            </w:r>
            <w:proofErr w:type="spellEnd"/>
            <w:r>
              <w:rPr>
                <w:sz w:val="15"/>
                <w:szCs w:val="15"/>
              </w:rPr>
              <w:t xml:space="preserve"> (line 164), </w:t>
            </w:r>
            <w:proofErr w:type="spellStart"/>
            <w:r>
              <w:rPr>
                <w:sz w:val="15"/>
                <w:szCs w:val="15"/>
              </w:rPr>
              <w:t>priorityAndHistory</w:t>
            </w:r>
            <w:proofErr w:type="spellEnd"/>
            <w:r>
              <w:rPr>
                <w:sz w:val="15"/>
                <w:szCs w:val="15"/>
              </w:rPr>
              <w:t xml:space="preserve"> (line 185), </w:t>
            </w:r>
            <w:proofErr w:type="spellStart"/>
            <w:r>
              <w:rPr>
                <w:sz w:val="15"/>
                <w:szCs w:val="15"/>
              </w:rPr>
              <w:t>activityReport</w:t>
            </w:r>
            <w:proofErr w:type="spellEnd"/>
            <w:r>
              <w:rPr>
                <w:sz w:val="15"/>
                <w:szCs w:val="15"/>
              </w:rPr>
              <w:t xml:space="preserve"> (line 217), </w:t>
            </w:r>
            <w:proofErr w:type="spellStart"/>
            <w:r>
              <w:rPr>
                <w:sz w:val="15"/>
                <w:szCs w:val="15"/>
              </w:rPr>
              <w:t>sortByNestedFieldRefused</w:t>
            </w:r>
            <w:proofErr w:type="spellEnd"/>
            <w:r>
              <w:rPr>
                <w:sz w:val="15"/>
                <w:szCs w:val="15"/>
              </w:rPr>
              <w:t xml:space="preserve"> (line 230), </w:t>
            </w:r>
            <w:proofErr w:type="spellStart"/>
            <w:r>
              <w:rPr>
                <w:sz w:val="15"/>
                <w:szCs w:val="15"/>
              </w:rPr>
              <w:t>loginLockoutOverHttp</w:t>
            </w:r>
            <w:proofErr w:type="spellEnd"/>
            <w:r>
              <w:rPr>
                <w:sz w:val="15"/>
                <w:szCs w:val="15"/>
              </w:rPr>
              <w:t xml:space="preserve"> (line 240), </w:t>
            </w:r>
            <w:proofErr w:type="spellStart"/>
            <w:r>
              <w:rPr>
                <w:sz w:val="15"/>
                <w:szCs w:val="15"/>
              </w:rPr>
              <w:t>perAccountApiLimit</w:t>
            </w:r>
            <w:proofErr w:type="spellEnd"/>
            <w:r>
              <w:rPr>
                <w:sz w:val="15"/>
                <w:szCs w:val="15"/>
              </w:rPr>
              <w:t xml:space="preserve"> (line 253), </w:t>
            </w:r>
            <w:proofErr w:type="spellStart"/>
            <w:r>
              <w:rPr>
                <w:sz w:val="15"/>
                <w:szCs w:val="15"/>
              </w:rPr>
              <w:t>removingCategoryReleasesRequests</w:t>
            </w:r>
            <w:proofErr w:type="spellEnd"/>
            <w:r>
              <w:rPr>
                <w:sz w:val="15"/>
                <w:szCs w:val="15"/>
              </w:rPr>
              <w:t xml:space="preserve"> (line 273), </w:t>
            </w:r>
            <w:proofErr w:type="spellStart"/>
            <w:r>
              <w:rPr>
                <w:sz w:val="15"/>
                <w:szCs w:val="15"/>
              </w:rPr>
              <w:t>defaultManagerCanLogIn</w:t>
            </w:r>
            <w:proofErr w:type="spellEnd"/>
            <w:r>
              <w:rPr>
                <w:sz w:val="15"/>
                <w:szCs w:val="15"/>
              </w:rPr>
              <w:t xml:space="preserve"> (line 288), </w:t>
            </w:r>
            <w:proofErr w:type="spellStart"/>
            <w:r>
              <w:rPr>
                <w:sz w:val="15"/>
                <w:szCs w:val="15"/>
              </w:rPr>
              <w:t>prioritySortOrder</w:t>
            </w:r>
            <w:proofErr w:type="spellEnd"/>
            <w:r>
              <w:rPr>
                <w:sz w:val="15"/>
                <w:szCs w:val="15"/>
              </w:rPr>
              <w:t xml:space="preserve"> (line 296), </w:t>
            </w:r>
            <w:proofErr w:type="spellStart"/>
            <w:r>
              <w:rPr>
                <w:sz w:val="15"/>
                <w:szCs w:val="15"/>
              </w:rPr>
              <w:t>openAndUnassignedFilters</w:t>
            </w:r>
            <w:proofErr w:type="spellEnd"/>
            <w:r>
              <w:rPr>
                <w:sz w:val="15"/>
                <w:szCs w:val="15"/>
              </w:rPr>
              <w:t xml:space="preserve"> (line 314), </w:t>
            </w:r>
            <w:proofErr w:type="spellStart"/>
            <w:r>
              <w:rPr>
                <w:sz w:val="15"/>
                <w:szCs w:val="15"/>
              </w:rPr>
              <w:t>statusHistoryAndAllowedTransitions</w:t>
            </w:r>
            <w:proofErr w:type="spellEnd"/>
            <w:r>
              <w:rPr>
                <w:sz w:val="15"/>
                <w:szCs w:val="15"/>
              </w:rPr>
              <w:t xml:space="preserve"> (line 334), </w:t>
            </w:r>
            <w:proofErr w:type="spellStart"/>
            <w:r>
              <w:rPr>
                <w:sz w:val="15"/>
                <w:szCs w:val="15"/>
              </w:rPr>
              <w:t>descriptionLimit</w:t>
            </w:r>
            <w:proofErr w:type="spellEnd"/>
            <w:r>
              <w:rPr>
                <w:sz w:val="15"/>
                <w:szCs w:val="15"/>
              </w:rPr>
              <w:t xml:space="preserve"> (line 360), </w:t>
            </w:r>
            <w:proofErr w:type="spellStart"/>
            <w:r>
              <w:rPr>
                <w:sz w:val="15"/>
                <w:szCs w:val="15"/>
              </w:rPr>
              <w:t>inactiveCategoryHidden</w:t>
            </w:r>
            <w:proofErr w:type="spellEnd"/>
            <w:r>
              <w:rPr>
                <w:sz w:val="15"/>
                <w:szCs w:val="15"/>
              </w:rPr>
              <w:t xml:space="preserve"> (line 369), </w:t>
            </w:r>
            <w:proofErr w:type="spellStart"/>
            <w:r>
              <w:rPr>
                <w:sz w:val="15"/>
                <w:szCs w:val="15"/>
              </w:rPr>
              <w:t>requesterChangesEmail</w:t>
            </w:r>
            <w:proofErr w:type="spellEnd"/>
            <w:r>
              <w:rPr>
                <w:sz w:val="15"/>
                <w:szCs w:val="15"/>
              </w:rPr>
              <w:t xml:space="preserve"> (line 378), </w:t>
            </w:r>
            <w:proofErr w:type="spellStart"/>
            <w:r>
              <w:rPr>
                <w:sz w:val="15"/>
                <w:szCs w:val="15"/>
              </w:rPr>
              <w:t>registrationDoesNotRevealAccounts</w:t>
            </w:r>
            <w:proofErr w:type="spellEnd"/>
            <w:r>
              <w:rPr>
                <w:sz w:val="15"/>
                <w:szCs w:val="15"/>
              </w:rPr>
              <w:t xml:space="preserve"> (line 392), </w:t>
            </w:r>
            <w:proofErr w:type="spellStart"/>
            <w:r>
              <w:rPr>
                <w:sz w:val="15"/>
                <w:szCs w:val="15"/>
              </w:rPr>
              <w:t>staffChangeOwnPassword</w:t>
            </w:r>
            <w:proofErr w:type="spellEnd"/>
            <w:r>
              <w:rPr>
                <w:sz w:val="15"/>
                <w:szCs w:val="15"/>
              </w:rPr>
              <w:t xml:space="preserve"> (line 410), </w:t>
            </w:r>
            <w:proofErr w:type="spellStart"/>
            <w:r>
              <w:rPr>
                <w:sz w:val="15"/>
                <w:szCs w:val="15"/>
              </w:rPr>
              <w:t>orphanedInProgressNeedsManager</w:t>
            </w:r>
            <w:proofErr w:type="spellEnd"/>
            <w:r>
              <w:rPr>
                <w:sz w:val="15"/>
                <w:szCs w:val="15"/>
              </w:rPr>
              <w:t xml:space="preserve"> (line 434)</w:t>
            </w:r>
          </w:p>
        </w:tc>
      </w:tr>
      <w:tr w:rsidR="000107AB" w14:paraId="285A9727"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5B5E776" w14:textId="77777777" w:rsidR="000107AB" w:rsidRDefault="000107AB" w:rsidP="00A65BFA">
            <w:r>
              <w:rPr>
                <w:sz w:val="15"/>
                <w:szCs w:val="15"/>
              </w:rPr>
              <w:t>integration/ConcurrencyIntegrationTest.java</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E7D4F5D" w14:textId="77777777" w:rsidR="000107AB" w:rsidRDefault="000107AB" w:rsidP="00A65BFA">
            <w:r>
              <w:rPr>
                <w:sz w:val="15"/>
                <w:szCs w:val="15"/>
              </w:rPr>
              <w:t xml:space="preserve">class </w:t>
            </w:r>
            <w:proofErr w:type="spellStart"/>
            <w:r>
              <w:rPr>
                <w:sz w:val="15"/>
                <w:szCs w:val="15"/>
              </w:rPr>
              <w:t>ConcurrencyIntegrationTest</w:t>
            </w:r>
            <w:proofErr w:type="spellEnd"/>
            <w:r>
              <w:rPr>
                <w:sz w:val="15"/>
                <w:szCs w:val="15"/>
              </w:rPr>
              <w:t xml:space="preserve"> (line 44), </w:t>
            </w:r>
            <w:proofErr w:type="spellStart"/>
            <w:r>
              <w:rPr>
                <w:sz w:val="15"/>
                <w:szCs w:val="15"/>
              </w:rPr>
              <w:t>concurrentAcceptsOneWins</w:t>
            </w:r>
            <w:proofErr w:type="spellEnd"/>
            <w:r>
              <w:rPr>
                <w:sz w:val="15"/>
                <w:szCs w:val="15"/>
              </w:rPr>
              <w:t xml:space="preserve"> (line 96), </w:t>
            </w:r>
            <w:proofErr w:type="spellStart"/>
            <w:r>
              <w:rPr>
                <w:sz w:val="15"/>
                <w:szCs w:val="15"/>
              </w:rPr>
              <w:t>handlerRemovalKeepsConcurrentChange</w:t>
            </w:r>
            <w:proofErr w:type="spellEnd"/>
            <w:r>
              <w:rPr>
                <w:sz w:val="15"/>
                <w:szCs w:val="15"/>
              </w:rPr>
              <w:t xml:space="preserve"> (line 139)</w:t>
            </w:r>
          </w:p>
        </w:tc>
      </w:tr>
      <w:tr w:rsidR="000107AB" w14:paraId="06FBFC66"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6656A17" w14:textId="77777777" w:rsidR="000107AB" w:rsidRDefault="000107AB" w:rsidP="00A65BFA">
            <w:r>
              <w:rPr>
                <w:sz w:val="15"/>
                <w:szCs w:val="15"/>
              </w:rPr>
              <w:t>integration/DatabaseRolesIntegrationTest.java</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BA3D3A9" w14:textId="77777777" w:rsidR="000107AB" w:rsidRDefault="000107AB" w:rsidP="00A65BFA">
            <w:r>
              <w:rPr>
                <w:sz w:val="15"/>
                <w:szCs w:val="15"/>
              </w:rPr>
              <w:t xml:space="preserve">class </w:t>
            </w:r>
            <w:proofErr w:type="spellStart"/>
            <w:r>
              <w:rPr>
                <w:sz w:val="15"/>
                <w:szCs w:val="15"/>
              </w:rPr>
              <w:t>DatabaseRolesIntegrationTest</w:t>
            </w:r>
            <w:proofErr w:type="spellEnd"/>
            <w:r>
              <w:rPr>
                <w:sz w:val="15"/>
                <w:szCs w:val="15"/>
              </w:rPr>
              <w:t xml:space="preserve"> (line 25), </w:t>
            </w:r>
            <w:proofErr w:type="spellStart"/>
            <w:r>
              <w:rPr>
                <w:sz w:val="15"/>
                <w:szCs w:val="15"/>
              </w:rPr>
              <w:t>appRoleCannotCreateObjects</w:t>
            </w:r>
            <w:proofErr w:type="spellEnd"/>
            <w:r>
              <w:rPr>
                <w:sz w:val="15"/>
                <w:szCs w:val="15"/>
              </w:rPr>
              <w:t xml:space="preserve"> (line 56), </w:t>
            </w:r>
            <w:proofErr w:type="spellStart"/>
            <w:r>
              <w:rPr>
                <w:sz w:val="15"/>
                <w:szCs w:val="15"/>
              </w:rPr>
              <w:t>definerFunctionsPinTheSearchPath</w:t>
            </w:r>
            <w:proofErr w:type="spellEnd"/>
            <w:r>
              <w:rPr>
                <w:sz w:val="15"/>
                <w:szCs w:val="15"/>
              </w:rPr>
              <w:t xml:space="preserve"> (line 67), </w:t>
            </w:r>
            <w:proofErr w:type="spellStart"/>
            <w:r>
              <w:rPr>
                <w:sz w:val="15"/>
                <w:szCs w:val="15"/>
              </w:rPr>
              <w:t>staffOnlyChangeOwnPassword</w:t>
            </w:r>
            <w:proofErr w:type="spellEnd"/>
            <w:r>
              <w:rPr>
                <w:sz w:val="15"/>
                <w:szCs w:val="15"/>
              </w:rPr>
              <w:t xml:space="preserve"> (line 127), </w:t>
            </w:r>
            <w:proofErr w:type="spellStart"/>
            <w:r>
              <w:rPr>
                <w:sz w:val="15"/>
                <w:szCs w:val="15"/>
              </w:rPr>
              <w:t>emailInUseForEveryRole</w:t>
            </w:r>
            <w:proofErr w:type="spellEnd"/>
            <w:r>
              <w:rPr>
                <w:sz w:val="15"/>
                <w:szCs w:val="15"/>
              </w:rPr>
              <w:t xml:space="preserve"> (line 139), </w:t>
            </w:r>
            <w:proofErr w:type="spellStart"/>
            <w:r>
              <w:rPr>
                <w:sz w:val="15"/>
                <w:szCs w:val="15"/>
              </w:rPr>
              <w:t>statusHistoryOnlyForOwnRequests</w:t>
            </w:r>
            <w:proofErr w:type="spellEnd"/>
            <w:r>
              <w:rPr>
                <w:sz w:val="15"/>
                <w:szCs w:val="15"/>
              </w:rPr>
              <w:t xml:space="preserve"> (line 152)</w:t>
            </w:r>
          </w:p>
        </w:tc>
      </w:tr>
      <w:tr w:rsidR="000107AB" w14:paraId="4A699758"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C0E8E3A" w14:textId="77777777" w:rsidR="000107AB" w:rsidRDefault="000107AB" w:rsidP="00A65BFA">
            <w:r>
              <w:rPr>
                <w:sz w:val="15"/>
                <w:szCs w:val="15"/>
              </w:rPr>
              <w:t>integration/RateLimitOrderIntegrationTest.java</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5731140" w14:textId="77777777" w:rsidR="000107AB" w:rsidRDefault="000107AB" w:rsidP="00A65BFA">
            <w:r>
              <w:rPr>
                <w:sz w:val="15"/>
                <w:szCs w:val="15"/>
              </w:rPr>
              <w:t xml:space="preserve">class </w:t>
            </w:r>
            <w:proofErr w:type="spellStart"/>
            <w:r>
              <w:rPr>
                <w:sz w:val="15"/>
                <w:szCs w:val="15"/>
              </w:rPr>
              <w:t>RateLimitOrderIntegrationTest</w:t>
            </w:r>
            <w:proofErr w:type="spellEnd"/>
            <w:r>
              <w:rPr>
                <w:sz w:val="15"/>
                <w:szCs w:val="15"/>
              </w:rPr>
              <w:t xml:space="preserve"> (line 25)</w:t>
            </w:r>
          </w:p>
        </w:tc>
      </w:tr>
      <w:tr w:rsidR="000107AB" w14:paraId="05E017CE"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FDFF5AA" w14:textId="77777777" w:rsidR="000107AB" w:rsidRDefault="000107AB" w:rsidP="00A65BFA">
            <w:r>
              <w:rPr>
                <w:sz w:val="15"/>
                <w:szCs w:val="15"/>
              </w:rPr>
              <w:t>integration/RequestWorkflowIntegrationTest.java</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DE06DC5" w14:textId="77777777" w:rsidR="000107AB" w:rsidRDefault="000107AB" w:rsidP="00A65BFA">
            <w:r>
              <w:rPr>
                <w:sz w:val="15"/>
                <w:szCs w:val="15"/>
              </w:rPr>
              <w:t xml:space="preserve">class </w:t>
            </w:r>
            <w:proofErr w:type="spellStart"/>
            <w:r>
              <w:rPr>
                <w:sz w:val="15"/>
                <w:szCs w:val="15"/>
              </w:rPr>
              <w:t>RequestWorkflowIntegrationTest</w:t>
            </w:r>
            <w:proofErr w:type="spellEnd"/>
            <w:r>
              <w:rPr>
                <w:sz w:val="15"/>
                <w:szCs w:val="15"/>
              </w:rPr>
              <w:t xml:space="preserve"> (line 58), </w:t>
            </w:r>
            <w:proofErr w:type="spellStart"/>
            <w:r>
              <w:rPr>
                <w:sz w:val="15"/>
                <w:szCs w:val="15"/>
              </w:rPr>
              <w:t>fullLifecycleIsAudited</w:t>
            </w:r>
            <w:proofErr w:type="spellEnd"/>
            <w:r>
              <w:rPr>
                <w:sz w:val="15"/>
                <w:szCs w:val="15"/>
              </w:rPr>
              <w:t xml:space="preserve"> (line 90), </w:t>
            </w:r>
            <w:proofErr w:type="spellStart"/>
            <w:r>
              <w:rPr>
                <w:sz w:val="15"/>
                <w:szCs w:val="15"/>
              </w:rPr>
              <w:t>requesterSeesOnlyOwnRequests</w:t>
            </w:r>
            <w:proofErr w:type="spellEnd"/>
            <w:r>
              <w:rPr>
                <w:sz w:val="15"/>
                <w:szCs w:val="15"/>
              </w:rPr>
              <w:t xml:space="preserve"> (line 133), </w:t>
            </w:r>
            <w:proofErr w:type="spellStart"/>
            <w:r>
              <w:rPr>
                <w:sz w:val="15"/>
                <w:szCs w:val="15"/>
              </w:rPr>
              <w:t>registrationNeverLeaksPassword</w:t>
            </w:r>
            <w:proofErr w:type="spellEnd"/>
            <w:r>
              <w:rPr>
                <w:sz w:val="15"/>
                <w:szCs w:val="15"/>
              </w:rPr>
              <w:t xml:space="preserve"> (line 144), </w:t>
            </w:r>
            <w:proofErr w:type="spellStart"/>
            <w:r>
              <w:rPr>
                <w:sz w:val="15"/>
                <w:szCs w:val="15"/>
              </w:rPr>
              <w:t>databaseRoleBlocksRequester</w:t>
            </w:r>
            <w:proofErr w:type="spellEnd"/>
            <w:r>
              <w:rPr>
                <w:sz w:val="15"/>
                <w:szCs w:val="15"/>
              </w:rPr>
              <w:t xml:space="preserve"> (line 165), </w:t>
            </w:r>
            <w:proofErr w:type="spellStart"/>
            <w:r>
              <w:rPr>
                <w:sz w:val="15"/>
                <w:szCs w:val="15"/>
              </w:rPr>
              <w:t>databaseAllowsOneActiveHandler</w:t>
            </w:r>
            <w:proofErr w:type="spellEnd"/>
            <w:r>
              <w:rPr>
                <w:sz w:val="15"/>
                <w:szCs w:val="15"/>
              </w:rPr>
              <w:t xml:space="preserve"> (line 175), </w:t>
            </w:r>
            <w:proofErr w:type="spellStart"/>
            <w:r>
              <w:rPr>
                <w:sz w:val="15"/>
                <w:szCs w:val="15"/>
              </w:rPr>
              <w:t>auditTrailAndNotesAreAppendOnly</w:t>
            </w:r>
            <w:proofErr w:type="spellEnd"/>
            <w:r>
              <w:rPr>
                <w:sz w:val="15"/>
                <w:szCs w:val="15"/>
              </w:rPr>
              <w:t xml:space="preserve"> (line 201)</w:t>
            </w:r>
          </w:p>
        </w:tc>
      </w:tr>
      <w:tr w:rsidR="000107AB" w14:paraId="713D9A97"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0FDE945" w14:textId="77777777" w:rsidR="000107AB" w:rsidRDefault="000107AB" w:rsidP="00A65BFA">
            <w:r>
              <w:rPr>
                <w:sz w:val="15"/>
                <w:szCs w:val="15"/>
              </w:rPr>
              <w:t>integration/StatusChangeRollbackTest.java</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7EAAEB8" w14:textId="77777777" w:rsidR="000107AB" w:rsidRDefault="000107AB" w:rsidP="00A65BFA">
            <w:r>
              <w:rPr>
                <w:sz w:val="15"/>
                <w:szCs w:val="15"/>
              </w:rPr>
              <w:t xml:space="preserve">class </w:t>
            </w:r>
            <w:proofErr w:type="spellStart"/>
            <w:r>
              <w:rPr>
                <w:sz w:val="15"/>
                <w:szCs w:val="15"/>
              </w:rPr>
              <w:t>StatusChangeRollbackTest</w:t>
            </w:r>
            <w:proofErr w:type="spellEnd"/>
            <w:r>
              <w:rPr>
                <w:sz w:val="15"/>
                <w:szCs w:val="15"/>
              </w:rPr>
              <w:t xml:space="preserve"> (line 40), </w:t>
            </w:r>
            <w:proofErr w:type="spellStart"/>
            <w:r>
              <w:rPr>
                <w:sz w:val="15"/>
                <w:szCs w:val="15"/>
              </w:rPr>
              <w:t>failedAuditRollsBackStatusChange</w:t>
            </w:r>
            <w:proofErr w:type="spellEnd"/>
            <w:r>
              <w:rPr>
                <w:sz w:val="15"/>
                <w:szCs w:val="15"/>
              </w:rPr>
              <w:t xml:space="preserve"> (line 100)</w:t>
            </w:r>
          </w:p>
        </w:tc>
      </w:tr>
      <w:tr w:rsidR="000107AB" w14:paraId="38BF3946"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3607EB7" w14:textId="77777777" w:rsidR="000107AB" w:rsidRDefault="000107AB" w:rsidP="00A65BFA">
            <w:r>
              <w:rPr>
                <w:sz w:val="15"/>
                <w:szCs w:val="15"/>
              </w:rPr>
              <w:t>reporting/repository/ReportRepositoryTest.java</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7EA0B46" w14:textId="77777777" w:rsidR="000107AB" w:rsidRDefault="000107AB" w:rsidP="00A65BFA">
            <w:r>
              <w:rPr>
                <w:sz w:val="15"/>
                <w:szCs w:val="15"/>
              </w:rPr>
              <w:t xml:space="preserve">class </w:t>
            </w:r>
            <w:proofErr w:type="spellStart"/>
            <w:r>
              <w:rPr>
                <w:sz w:val="15"/>
                <w:szCs w:val="15"/>
              </w:rPr>
              <w:t>ReportRepositoryTest</w:t>
            </w:r>
            <w:proofErr w:type="spellEnd"/>
            <w:r>
              <w:rPr>
                <w:sz w:val="15"/>
                <w:szCs w:val="15"/>
              </w:rPr>
              <w:t xml:space="preserve"> (line 18)</w:t>
            </w:r>
          </w:p>
        </w:tc>
      </w:tr>
      <w:tr w:rsidR="000107AB" w14:paraId="47D1947A"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B04F8CA" w14:textId="77777777" w:rsidR="000107AB" w:rsidRDefault="000107AB" w:rsidP="00A65BFA">
            <w:r>
              <w:rPr>
                <w:sz w:val="15"/>
                <w:szCs w:val="15"/>
              </w:rPr>
              <w:t>reporting/service/AuditServiceTest.java</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8C9265D" w14:textId="77777777" w:rsidR="000107AB" w:rsidRDefault="000107AB" w:rsidP="00A65BFA">
            <w:r>
              <w:rPr>
                <w:sz w:val="15"/>
                <w:szCs w:val="15"/>
              </w:rPr>
              <w:t xml:space="preserve">class </w:t>
            </w:r>
            <w:proofErr w:type="spellStart"/>
            <w:r>
              <w:rPr>
                <w:sz w:val="15"/>
                <w:szCs w:val="15"/>
              </w:rPr>
              <w:t>AuditServiceTest</w:t>
            </w:r>
            <w:proofErr w:type="spellEnd"/>
            <w:r>
              <w:rPr>
                <w:sz w:val="15"/>
                <w:szCs w:val="15"/>
              </w:rPr>
              <w:t xml:space="preserve"> (line 38)</w:t>
            </w:r>
          </w:p>
        </w:tc>
      </w:tr>
      <w:tr w:rsidR="000107AB" w14:paraId="6A150935"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E39EC3A" w14:textId="77777777" w:rsidR="000107AB" w:rsidRDefault="000107AB" w:rsidP="00A65BFA">
            <w:r>
              <w:rPr>
                <w:sz w:val="15"/>
                <w:szCs w:val="15"/>
              </w:rPr>
              <w:t>reporting/service/ReportServiceTest.java</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F285A18" w14:textId="77777777" w:rsidR="000107AB" w:rsidRDefault="000107AB" w:rsidP="00A65BFA">
            <w:r>
              <w:rPr>
                <w:sz w:val="15"/>
                <w:szCs w:val="15"/>
              </w:rPr>
              <w:t xml:space="preserve">class </w:t>
            </w:r>
            <w:proofErr w:type="spellStart"/>
            <w:r>
              <w:rPr>
                <w:sz w:val="15"/>
                <w:szCs w:val="15"/>
              </w:rPr>
              <w:t>ReportServiceTest</w:t>
            </w:r>
            <w:proofErr w:type="spellEnd"/>
            <w:r>
              <w:rPr>
                <w:sz w:val="15"/>
                <w:szCs w:val="15"/>
              </w:rPr>
              <w:t xml:space="preserve"> (line 21)</w:t>
            </w:r>
          </w:p>
        </w:tc>
      </w:tr>
      <w:tr w:rsidR="000107AB" w14:paraId="0F355063"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40F22D3" w14:textId="77777777" w:rsidR="000107AB" w:rsidRDefault="000107AB" w:rsidP="00A65BFA">
            <w:r>
              <w:rPr>
                <w:sz w:val="15"/>
                <w:szCs w:val="15"/>
              </w:rPr>
              <w:lastRenderedPageBreak/>
              <w:t>requests/repository/RequestSpecsTest.java</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3B7DA10" w14:textId="77777777" w:rsidR="000107AB" w:rsidRDefault="000107AB" w:rsidP="00A65BFA">
            <w:r>
              <w:rPr>
                <w:sz w:val="15"/>
                <w:szCs w:val="15"/>
              </w:rPr>
              <w:t xml:space="preserve">class </w:t>
            </w:r>
            <w:proofErr w:type="spellStart"/>
            <w:r>
              <w:rPr>
                <w:sz w:val="15"/>
                <w:szCs w:val="15"/>
              </w:rPr>
              <w:t>RequestSpecsTest</w:t>
            </w:r>
            <w:proofErr w:type="spellEnd"/>
            <w:r>
              <w:rPr>
                <w:sz w:val="15"/>
                <w:szCs w:val="15"/>
              </w:rPr>
              <w:t xml:space="preserve"> (line 21)</w:t>
            </w:r>
          </w:p>
        </w:tc>
      </w:tr>
      <w:tr w:rsidR="000107AB" w14:paraId="2B4CD1D6"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B599EC4" w14:textId="77777777" w:rsidR="000107AB" w:rsidRDefault="000107AB" w:rsidP="00A65BFA">
            <w:r>
              <w:rPr>
                <w:sz w:val="15"/>
                <w:szCs w:val="15"/>
              </w:rPr>
              <w:t>requests/service/CategoryServiceTest.java</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82C6C8B" w14:textId="77777777" w:rsidR="000107AB" w:rsidRDefault="000107AB" w:rsidP="00A65BFA">
            <w:r>
              <w:rPr>
                <w:sz w:val="15"/>
                <w:szCs w:val="15"/>
              </w:rPr>
              <w:t xml:space="preserve">class </w:t>
            </w:r>
            <w:proofErr w:type="spellStart"/>
            <w:r>
              <w:rPr>
                <w:sz w:val="15"/>
                <w:szCs w:val="15"/>
              </w:rPr>
              <w:t>CategoryServiceTest</w:t>
            </w:r>
            <w:proofErr w:type="spellEnd"/>
            <w:r>
              <w:rPr>
                <w:sz w:val="15"/>
                <w:szCs w:val="15"/>
              </w:rPr>
              <w:t xml:space="preserve"> (line 23)</w:t>
            </w:r>
          </w:p>
        </w:tc>
      </w:tr>
      <w:tr w:rsidR="000107AB" w14:paraId="3C288CFA"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D1AC134" w14:textId="77777777" w:rsidR="000107AB" w:rsidRDefault="000107AB" w:rsidP="00A65BFA">
            <w:r>
              <w:rPr>
                <w:sz w:val="15"/>
                <w:szCs w:val="15"/>
              </w:rPr>
              <w:t>requests/service/CommentServiceTest.java</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672C626" w14:textId="77777777" w:rsidR="000107AB" w:rsidRDefault="000107AB" w:rsidP="00A65BFA">
            <w:r>
              <w:rPr>
                <w:sz w:val="15"/>
                <w:szCs w:val="15"/>
              </w:rPr>
              <w:t xml:space="preserve">class </w:t>
            </w:r>
            <w:proofErr w:type="spellStart"/>
            <w:r>
              <w:rPr>
                <w:sz w:val="15"/>
                <w:szCs w:val="15"/>
              </w:rPr>
              <w:t>CommentServiceTest</w:t>
            </w:r>
            <w:proofErr w:type="spellEnd"/>
            <w:r>
              <w:rPr>
                <w:sz w:val="15"/>
                <w:szCs w:val="15"/>
              </w:rPr>
              <w:t xml:space="preserve"> (line 34), </w:t>
            </w:r>
            <w:proofErr w:type="spellStart"/>
            <w:r>
              <w:rPr>
                <w:sz w:val="15"/>
                <w:szCs w:val="15"/>
              </w:rPr>
              <w:t>cannotCommentOnClosedRequest</w:t>
            </w:r>
            <w:proofErr w:type="spellEnd"/>
            <w:r>
              <w:rPr>
                <w:sz w:val="15"/>
                <w:szCs w:val="15"/>
              </w:rPr>
              <w:t xml:space="preserve"> (line 85)</w:t>
            </w:r>
          </w:p>
        </w:tc>
      </w:tr>
      <w:tr w:rsidR="000107AB" w14:paraId="73E85835"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AB51F3E" w14:textId="77777777" w:rsidR="000107AB" w:rsidRDefault="000107AB" w:rsidP="00A65BFA">
            <w:r>
              <w:rPr>
                <w:sz w:val="15"/>
                <w:szCs w:val="15"/>
              </w:rPr>
              <w:t>requests/service/HandlerRemovalListenerTest.java</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17C9838" w14:textId="77777777" w:rsidR="000107AB" w:rsidRDefault="000107AB" w:rsidP="00A65BFA">
            <w:r>
              <w:rPr>
                <w:sz w:val="15"/>
                <w:szCs w:val="15"/>
              </w:rPr>
              <w:t xml:space="preserve">class </w:t>
            </w:r>
            <w:proofErr w:type="spellStart"/>
            <w:r>
              <w:rPr>
                <w:sz w:val="15"/>
                <w:szCs w:val="15"/>
              </w:rPr>
              <w:t>HandlerRemovalListenerTest</w:t>
            </w:r>
            <w:proofErr w:type="spellEnd"/>
            <w:r>
              <w:rPr>
                <w:sz w:val="15"/>
                <w:szCs w:val="15"/>
              </w:rPr>
              <w:t xml:space="preserve"> (line 29), </w:t>
            </w:r>
            <w:proofErr w:type="spellStart"/>
            <w:r>
              <w:rPr>
                <w:sz w:val="15"/>
                <w:szCs w:val="15"/>
              </w:rPr>
              <w:t>locksBeforeChanging</w:t>
            </w:r>
            <w:proofErr w:type="spellEnd"/>
            <w:r>
              <w:rPr>
                <w:sz w:val="15"/>
                <w:szCs w:val="15"/>
              </w:rPr>
              <w:t xml:space="preserve"> (line 100)</w:t>
            </w:r>
          </w:p>
        </w:tc>
      </w:tr>
      <w:tr w:rsidR="000107AB" w14:paraId="2B91B128"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38CEE7A" w14:textId="77777777" w:rsidR="000107AB" w:rsidRDefault="000107AB" w:rsidP="00A65BFA">
            <w:r>
              <w:rPr>
                <w:sz w:val="15"/>
                <w:szCs w:val="15"/>
              </w:rPr>
              <w:t>requests/service/RequestServiceTest.java</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0A596A9" w14:textId="77777777" w:rsidR="000107AB" w:rsidRDefault="000107AB" w:rsidP="00A65BFA">
            <w:r>
              <w:rPr>
                <w:sz w:val="15"/>
                <w:szCs w:val="15"/>
              </w:rPr>
              <w:t xml:space="preserve">class </w:t>
            </w:r>
            <w:proofErr w:type="spellStart"/>
            <w:r>
              <w:rPr>
                <w:sz w:val="15"/>
                <w:szCs w:val="15"/>
              </w:rPr>
              <w:t>RequestServiceTest</w:t>
            </w:r>
            <w:proofErr w:type="spellEnd"/>
            <w:r>
              <w:rPr>
                <w:sz w:val="15"/>
                <w:szCs w:val="15"/>
              </w:rPr>
              <w:t xml:space="preserve"> (line 61), </w:t>
            </w:r>
            <w:proofErr w:type="spellStart"/>
            <w:r>
              <w:rPr>
                <w:sz w:val="15"/>
                <w:szCs w:val="15"/>
              </w:rPr>
              <w:t>staffCannotClaimOrphanedInProgress</w:t>
            </w:r>
            <w:proofErr w:type="spellEnd"/>
            <w:r>
              <w:rPr>
                <w:sz w:val="15"/>
                <w:szCs w:val="15"/>
              </w:rPr>
              <w:t xml:space="preserve"> (line 309), </w:t>
            </w:r>
            <w:proofErr w:type="spellStart"/>
            <w:r>
              <w:rPr>
                <w:sz w:val="15"/>
                <w:szCs w:val="15"/>
              </w:rPr>
              <w:t>managerListAppliesFiltersAndNames</w:t>
            </w:r>
            <w:proofErr w:type="spellEnd"/>
            <w:r>
              <w:rPr>
                <w:sz w:val="15"/>
                <w:szCs w:val="15"/>
              </w:rPr>
              <w:t xml:space="preserve"> (line 433), </w:t>
            </w:r>
            <w:proofErr w:type="spellStart"/>
            <w:r>
              <w:rPr>
                <w:sz w:val="15"/>
                <w:szCs w:val="15"/>
              </w:rPr>
              <w:t>staffListIsScoped</w:t>
            </w:r>
            <w:proofErr w:type="spellEnd"/>
            <w:r>
              <w:rPr>
                <w:sz w:val="15"/>
                <w:szCs w:val="15"/>
              </w:rPr>
              <w:t xml:space="preserve"> (line 462), </w:t>
            </w:r>
            <w:proofErr w:type="spellStart"/>
            <w:r>
              <w:rPr>
                <w:sz w:val="15"/>
                <w:szCs w:val="15"/>
              </w:rPr>
              <w:t>mineHasNoHandler</w:t>
            </w:r>
            <w:proofErr w:type="spellEnd"/>
            <w:r>
              <w:rPr>
                <w:sz w:val="15"/>
                <w:szCs w:val="15"/>
              </w:rPr>
              <w:t xml:space="preserve"> (line 481), </w:t>
            </w:r>
            <w:proofErr w:type="spellStart"/>
            <w:r>
              <w:rPr>
                <w:sz w:val="15"/>
                <w:szCs w:val="15"/>
              </w:rPr>
              <w:t>openAndUnassignedFilters</w:t>
            </w:r>
            <w:proofErr w:type="spellEnd"/>
            <w:r>
              <w:rPr>
                <w:sz w:val="15"/>
                <w:szCs w:val="15"/>
              </w:rPr>
              <w:t xml:space="preserve"> (line 547), </w:t>
            </w:r>
            <w:proofErr w:type="spellStart"/>
            <w:r>
              <w:rPr>
                <w:sz w:val="15"/>
                <w:szCs w:val="15"/>
              </w:rPr>
              <w:t>allowedTransitionsDependOnTheUser</w:t>
            </w:r>
            <w:proofErr w:type="spellEnd"/>
            <w:r>
              <w:rPr>
                <w:sz w:val="15"/>
                <w:szCs w:val="15"/>
              </w:rPr>
              <w:t xml:space="preserve"> (line 565), </w:t>
            </w:r>
            <w:proofErr w:type="spellStart"/>
            <w:r>
              <w:rPr>
                <w:sz w:val="15"/>
                <w:szCs w:val="15"/>
              </w:rPr>
              <w:t>statusHistory</w:t>
            </w:r>
            <w:proofErr w:type="spellEnd"/>
            <w:r>
              <w:rPr>
                <w:sz w:val="15"/>
                <w:szCs w:val="15"/>
              </w:rPr>
              <w:t xml:space="preserve"> (line 580)</w:t>
            </w:r>
          </w:p>
        </w:tc>
      </w:tr>
      <w:tr w:rsidR="000107AB" w14:paraId="74CD33CA"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F460441" w14:textId="77777777" w:rsidR="000107AB" w:rsidRDefault="000107AB" w:rsidP="00A65BFA">
            <w:r>
              <w:rPr>
                <w:sz w:val="15"/>
                <w:szCs w:val="15"/>
              </w:rPr>
              <w:t>requests/service/TransitionPolicyTest.java</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C1DF859" w14:textId="77777777" w:rsidR="000107AB" w:rsidRDefault="000107AB" w:rsidP="00A65BFA">
            <w:r>
              <w:rPr>
                <w:sz w:val="15"/>
                <w:szCs w:val="15"/>
              </w:rPr>
              <w:t>class TransitionPolicyTest (line 9)</w:t>
            </w:r>
          </w:p>
        </w:tc>
      </w:tr>
      <w:tr w:rsidR="000107AB" w14:paraId="09C68D21"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F48B4D4" w14:textId="77777777" w:rsidR="000107AB" w:rsidRDefault="000107AB" w:rsidP="00A65BFA">
            <w:r>
              <w:rPr>
                <w:sz w:val="15"/>
                <w:szCs w:val="15"/>
              </w:rPr>
              <w:t>support/IntegrationDatabaseGuard.java</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34E3150" w14:textId="77777777" w:rsidR="000107AB" w:rsidRDefault="000107AB" w:rsidP="00A65BFA">
            <w:r>
              <w:rPr>
                <w:sz w:val="15"/>
                <w:szCs w:val="15"/>
              </w:rPr>
              <w:t xml:space="preserve">class </w:t>
            </w:r>
            <w:proofErr w:type="spellStart"/>
            <w:r>
              <w:rPr>
                <w:sz w:val="15"/>
                <w:szCs w:val="15"/>
              </w:rPr>
              <w:t>IntegrationDatabaseGuard</w:t>
            </w:r>
            <w:proofErr w:type="spellEnd"/>
            <w:r>
              <w:rPr>
                <w:sz w:val="15"/>
                <w:szCs w:val="15"/>
              </w:rPr>
              <w:t xml:space="preserve"> (line 24)</w:t>
            </w:r>
          </w:p>
        </w:tc>
      </w:tr>
      <w:tr w:rsidR="000107AB" w14:paraId="37E0A979"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120CDE8" w14:textId="77777777" w:rsidR="000107AB" w:rsidRDefault="000107AB" w:rsidP="00A65BFA">
            <w:r>
              <w:rPr>
                <w:sz w:val="15"/>
                <w:szCs w:val="15"/>
              </w:rPr>
              <w:t>support/IntegrationDatabaseGuardTest.java</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288097D" w14:textId="77777777" w:rsidR="000107AB" w:rsidRDefault="000107AB" w:rsidP="00A65BFA">
            <w:r>
              <w:rPr>
                <w:sz w:val="15"/>
                <w:szCs w:val="15"/>
              </w:rPr>
              <w:t xml:space="preserve">class </w:t>
            </w:r>
            <w:proofErr w:type="spellStart"/>
            <w:r>
              <w:rPr>
                <w:sz w:val="15"/>
                <w:szCs w:val="15"/>
              </w:rPr>
              <w:t>IntegrationDatabaseGuardTest</w:t>
            </w:r>
            <w:proofErr w:type="spellEnd"/>
            <w:r>
              <w:rPr>
                <w:sz w:val="15"/>
                <w:szCs w:val="15"/>
              </w:rPr>
              <w:t xml:space="preserve"> (line 9)</w:t>
            </w:r>
          </w:p>
        </w:tc>
      </w:tr>
      <w:tr w:rsidR="000107AB" w14:paraId="1B360326"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0D24F1E" w14:textId="77777777" w:rsidR="000107AB" w:rsidRDefault="000107AB" w:rsidP="00A65BFA">
            <w:r>
              <w:rPr>
                <w:sz w:val="15"/>
                <w:szCs w:val="15"/>
              </w:rPr>
              <w:t>web/ControllerRoutingTest.java</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F31F94E" w14:textId="77777777" w:rsidR="000107AB" w:rsidRDefault="000107AB" w:rsidP="00A65BFA">
            <w:r>
              <w:rPr>
                <w:sz w:val="15"/>
                <w:szCs w:val="15"/>
              </w:rPr>
              <w:t xml:space="preserve">class </w:t>
            </w:r>
            <w:proofErr w:type="spellStart"/>
            <w:r>
              <w:rPr>
                <w:sz w:val="15"/>
                <w:szCs w:val="15"/>
              </w:rPr>
              <w:t>ControllerRoutingTest</w:t>
            </w:r>
            <w:proofErr w:type="spellEnd"/>
            <w:r>
              <w:rPr>
                <w:sz w:val="15"/>
                <w:szCs w:val="15"/>
              </w:rPr>
              <w:t xml:space="preserve"> (line 44)</w:t>
            </w:r>
          </w:p>
        </w:tc>
      </w:tr>
      <w:tr w:rsidR="000107AB" w14:paraId="2A79FA3B"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2238C2B" w14:textId="77777777" w:rsidR="000107AB" w:rsidRDefault="000107AB" w:rsidP="00A65BFA">
            <w:r>
              <w:rPr>
                <w:b/>
                <w:sz w:val="15"/>
                <w:szCs w:val="15"/>
              </w:rPr>
              <w:t>Backend code</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8C50C6A" w14:textId="77777777" w:rsidR="000107AB" w:rsidRDefault="000107AB" w:rsidP="00A65BFA">
            <w:proofErr w:type="spellStart"/>
            <w:r>
              <w:rPr>
                <w:b/>
                <w:sz w:val="15"/>
                <w:szCs w:val="15"/>
              </w:rPr>
              <w:t>civicconnect</w:t>
            </w:r>
            <w:proofErr w:type="spellEnd"/>
            <w:r>
              <w:rPr>
                <w:b/>
                <w:sz w:val="15"/>
                <w:szCs w:val="15"/>
              </w:rPr>
              <w:t>-backend/</w:t>
            </w:r>
            <w:proofErr w:type="spellStart"/>
            <w:r>
              <w:rPr>
                <w:b/>
                <w:sz w:val="15"/>
                <w:szCs w:val="15"/>
              </w:rPr>
              <w:t>src</w:t>
            </w:r>
            <w:proofErr w:type="spellEnd"/>
            <w:r>
              <w:rPr>
                <w:b/>
                <w:sz w:val="15"/>
                <w:szCs w:val="15"/>
              </w:rPr>
              <w:t>/main/java/com/</w:t>
            </w:r>
            <w:proofErr w:type="spellStart"/>
            <w:r>
              <w:rPr>
                <w:b/>
                <w:sz w:val="15"/>
                <w:szCs w:val="15"/>
              </w:rPr>
              <w:t>civicconnect</w:t>
            </w:r>
            <w:proofErr w:type="spellEnd"/>
            <w:r>
              <w:rPr>
                <w:b/>
                <w:sz w:val="15"/>
                <w:szCs w:val="15"/>
              </w:rPr>
              <w:t>/</w:t>
            </w:r>
          </w:p>
        </w:tc>
      </w:tr>
      <w:tr w:rsidR="000107AB" w14:paraId="5B8B4842"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4816AFF" w14:textId="77777777" w:rsidR="000107AB" w:rsidRDefault="000107AB" w:rsidP="00A65BFA">
            <w:r>
              <w:rPr>
                <w:sz w:val="15"/>
                <w:szCs w:val="15"/>
              </w:rPr>
              <w:t>CivicconnectBackendApplication.java</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3F29002" w14:textId="77777777" w:rsidR="000107AB" w:rsidRDefault="000107AB" w:rsidP="00A65BFA">
            <w:r>
              <w:rPr>
                <w:sz w:val="15"/>
                <w:szCs w:val="15"/>
              </w:rPr>
              <w:t xml:space="preserve">class </w:t>
            </w:r>
            <w:proofErr w:type="spellStart"/>
            <w:r>
              <w:rPr>
                <w:sz w:val="15"/>
                <w:szCs w:val="15"/>
              </w:rPr>
              <w:t>CivicconnectBackendApplication</w:t>
            </w:r>
            <w:proofErr w:type="spellEnd"/>
            <w:r>
              <w:rPr>
                <w:sz w:val="15"/>
                <w:szCs w:val="15"/>
              </w:rPr>
              <w:t xml:space="preserve"> (line 9)</w:t>
            </w:r>
          </w:p>
        </w:tc>
      </w:tr>
      <w:tr w:rsidR="000107AB" w14:paraId="23D13720"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95FFA46" w14:textId="77777777" w:rsidR="000107AB" w:rsidRDefault="000107AB" w:rsidP="00A65BFA">
            <w:r>
              <w:rPr>
                <w:sz w:val="15"/>
                <w:szCs w:val="15"/>
              </w:rPr>
              <w:t>access/domain/Client.java</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211114B" w14:textId="77777777" w:rsidR="000107AB" w:rsidRDefault="000107AB" w:rsidP="00A65BFA">
            <w:r>
              <w:rPr>
                <w:sz w:val="15"/>
                <w:szCs w:val="15"/>
              </w:rPr>
              <w:t>class Client (line 9)</w:t>
            </w:r>
          </w:p>
        </w:tc>
      </w:tr>
      <w:tr w:rsidR="000107AB" w14:paraId="72048CF3"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C3C880A" w14:textId="77777777" w:rsidR="000107AB" w:rsidRDefault="000107AB" w:rsidP="00A65BFA">
            <w:r>
              <w:rPr>
                <w:sz w:val="15"/>
                <w:szCs w:val="15"/>
              </w:rPr>
              <w:t>access/domain/Employee.java</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93BB110" w14:textId="77777777" w:rsidR="000107AB" w:rsidRDefault="000107AB" w:rsidP="00A65BFA">
            <w:r>
              <w:rPr>
                <w:sz w:val="15"/>
                <w:szCs w:val="15"/>
              </w:rPr>
              <w:t>Role (line 12)</w:t>
            </w:r>
          </w:p>
        </w:tc>
      </w:tr>
      <w:tr w:rsidR="000107AB" w14:paraId="6D027369"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3A033D3" w14:textId="77777777" w:rsidR="000107AB" w:rsidRDefault="000107AB" w:rsidP="00A65BFA">
            <w:r>
              <w:rPr>
                <w:sz w:val="15"/>
                <w:szCs w:val="15"/>
              </w:rPr>
              <w:t>access/event/StaffMemberRemovedEvent.java</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3F0EEB6" w14:textId="77777777" w:rsidR="000107AB" w:rsidRDefault="000107AB" w:rsidP="00A65BFA">
            <w:r>
              <w:rPr>
                <w:sz w:val="15"/>
                <w:szCs w:val="15"/>
              </w:rPr>
              <w:t xml:space="preserve">class </w:t>
            </w:r>
            <w:proofErr w:type="spellStart"/>
            <w:r>
              <w:rPr>
                <w:sz w:val="15"/>
                <w:szCs w:val="15"/>
              </w:rPr>
              <w:t>StaffMemberRemovedEvent</w:t>
            </w:r>
            <w:proofErr w:type="spellEnd"/>
            <w:r>
              <w:rPr>
                <w:sz w:val="15"/>
                <w:szCs w:val="15"/>
              </w:rPr>
              <w:t xml:space="preserve"> (line 15)</w:t>
            </w:r>
          </w:p>
        </w:tc>
      </w:tr>
      <w:tr w:rsidR="000107AB" w14:paraId="20E703C8"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212854C" w14:textId="77777777" w:rsidR="000107AB" w:rsidRDefault="000107AB" w:rsidP="00A65BFA">
            <w:r>
              <w:rPr>
                <w:sz w:val="15"/>
                <w:szCs w:val="15"/>
              </w:rPr>
              <w:t>access/repository/HandlerCategoryRepository.java</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B907BB7" w14:textId="77777777" w:rsidR="000107AB" w:rsidRDefault="000107AB" w:rsidP="00A65BFA">
            <w:r>
              <w:rPr>
                <w:sz w:val="15"/>
                <w:szCs w:val="15"/>
              </w:rPr>
              <w:t xml:space="preserve">class </w:t>
            </w:r>
            <w:proofErr w:type="spellStart"/>
            <w:r>
              <w:rPr>
                <w:sz w:val="15"/>
                <w:szCs w:val="15"/>
              </w:rPr>
              <w:t>HandlerCategoryRepository</w:t>
            </w:r>
            <w:proofErr w:type="spellEnd"/>
            <w:r>
              <w:rPr>
                <w:sz w:val="15"/>
                <w:szCs w:val="15"/>
              </w:rPr>
              <w:t xml:space="preserve"> (line 11)</w:t>
            </w:r>
          </w:p>
        </w:tc>
      </w:tr>
      <w:tr w:rsidR="000107AB" w14:paraId="71768D55"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988E380" w14:textId="77777777" w:rsidR="000107AB" w:rsidRDefault="000107AB" w:rsidP="00A65BFA">
            <w:r>
              <w:rPr>
                <w:sz w:val="15"/>
                <w:szCs w:val="15"/>
              </w:rPr>
              <w:t>access/service/AuthService.java</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38C8927" w14:textId="77777777" w:rsidR="000107AB" w:rsidRDefault="000107AB" w:rsidP="00A65BFA">
            <w:r>
              <w:rPr>
                <w:sz w:val="15"/>
                <w:szCs w:val="15"/>
              </w:rPr>
              <w:t xml:space="preserve">class </w:t>
            </w:r>
            <w:proofErr w:type="spellStart"/>
            <w:r>
              <w:rPr>
                <w:sz w:val="15"/>
                <w:szCs w:val="15"/>
              </w:rPr>
              <w:t>AuthService</w:t>
            </w:r>
            <w:proofErr w:type="spellEnd"/>
            <w:r>
              <w:rPr>
                <w:sz w:val="15"/>
                <w:szCs w:val="15"/>
              </w:rPr>
              <w:t xml:space="preserve"> (line 32)</w:t>
            </w:r>
          </w:p>
        </w:tc>
      </w:tr>
      <w:tr w:rsidR="000107AB" w14:paraId="0E3BC4E7"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C18F2EF" w14:textId="77777777" w:rsidR="000107AB" w:rsidRDefault="000107AB" w:rsidP="00A65BFA">
            <w:r>
              <w:rPr>
                <w:sz w:val="15"/>
                <w:szCs w:val="15"/>
              </w:rPr>
              <w:t>access/service/EmployeeService.java</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42C9ACF" w14:textId="77777777" w:rsidR="000107AB" w:rsidRDefault="000107AB" w:rsidP="00A65BFA">
            <w:r>
              <w:rPr>
                <w:sz w:val="15"/>
                <w:szCs w:val="15"/>
              </w:rPr>
              <w:t xml:space="preserve">class </w:t>
            </w:r>
            <w:proofErr w:type="spellStart"/>
            <w:r>
              <w:rPr>
                <w:sz w:val="15"/>
                <w:szCs w:val="15"/>
              </w:rPr>
              <w:t>EmployeeService</w:t>
            </w:r>
            <w:proofErr w:type="spellEnd"/>
            <w:r>
              <w:rPr>
                <w:sz w:val="15"/>
                <w:szCs w:val="15"/>
              </w:rPr>
              <w:t xml:space="preserve"> (line 36)</w:t>
            </w:r>
          </w:p>
        </w:tc>
      </w:tr>
      <w:tr w:rsidR="000107AB" w14:paraId="059B5FF4"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5FD9342" w14:textId="77777777" w:rsidR="000107AB" w:rsidRDefault="000107AB" w:rsidP="00A65BFA">
            <w:r>
              <w:rPr>
                <w:sz w:val="15"/>
                <w:szCs w:val="15"/>
              </w:rPr>
              <w:t>common/error/ErrorCode.java</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C070D71" w14:textId="77777777" w:rsidR="000107AB" w:rsidRDefault="000107AB" w:rsidP="00A65BFA">
            <w:r>
              <w:rPr>
                <w:sz w:val="15"/>
                <w:szCs w:val="15"/>
              </w:rPr>
              <w:t>VALIDATION_FAILED (line 7), NOT_FOUND (line 11), VERSION_CONFLICT (line 13), ALREADY_ASSIGNED (line 14), INVALID_TRANSITION (line 15), REQUEST_CLOSED (line 16), CATEGORY_INACTIVE (line 17), OUT_OF_SCOPE (line 18), LAST_MANAGER (line 19), TOO_MANY_REQUESTS (line 20), SERVICE_UNAVAILABLE (line 21), INTERNAL_ERROR (line 22)</w:t>
            </w:r>
          </w:p>
        </w:tc>
      </w:tr>
      <w:tr w:rsidR="000107AB" w14:paraId="5892F933"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4BCB416" w14:textId="77777777" w:rsidR="000107AB" w:rsidRDefault="000107AB" w:rsidP="00A65BFA">
            <w:r>
              <w:rPr>
                <w:sz w:val="15"/>
                <w:szCs w:val="15"/>
              </w:rPr>
              <w:t>common/error/FilterErrorHandler.java</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6557C6B" w14:textId="77777777" w:rsidR="000107AB" w:rsidRDefault="000107AB" w:rsidP="00A65BFA">
            <w:r>
              <w:rPr>
                <w:sz w:val="15"/>
                <w:szCs w:val="15"/>
              </w:rPr>
              <w:t xml:space="preserve">class </w:t>
            </w:r>
            <w:proofErr w:type="spellStart"/>
            <w:r>
              <w:rPr>
                <w:sz w:val="15"/>
                <w:szCs w:val="15"/>
              </w:rPr>
              <w:t>FilterErrorHandler</w:t>
            </w:r>
            <w:proofErr w:type="spellEnd"/>
            <w:r>
              <w:rPr>
                <w:sz w:val="15"/>
                <w:szCs w:val="15"/>
              </w:rPr>
              <w:t xml:space="preserve"> (line 26)</w:t>
            </w:r>
          </w:p>
        </w:tc>
      </w:tr>
      <w:tr w:rsidR="000107AB" w14:paraId="7147F18A"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96EFBB0" w14:textId="77777777" w:rsidR="000107AB" w:rsidRDefault="000107AB" w:rsidP="00A65BFA">
            <w:r>
              <w:rPr>
                <w:sz w:val="15"/>
                <w:szCs w:val="15"/>
              </w:rPr>
              <w:t>common/error/GlobalExceptionHandler.java</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1BA4077" w14:textId="77777777" w:rsidR="000107AB" w:rsidRDefault="000107AB" w:rsidP="00A65BFA">
            <w:r>
              <w:rPr>
                <w:sz w:val="15"/>
                <w:szCs w:val="15"/>
              </w:rPr>
              <w:t xml:space="preserve">class </w:t>
            </w:r>
            <w:proofErr w:type="spellStart"/>
            <w:r>
              <w:rPr>
                <w:sz w:val="15"/>
                <w:szCs w:val="15"/>
              </w:rPr>
              <w:t>GlobalExceptionHandler</w:t>
            </w:r>
            <w:proofErr w:type="spellEnd"/>
            <w:r>
              <w:rPr>
                <w:sz w:val="15"/>
                <w:szCs w:val="15"/>
              </w:rPr>
              <w:t xml:space="preserve"> (line 36)</w:t>
            </w:r>
          </w:p>
        </w:tc>
      </w:tr>
      <w:tr w:rsidR="000107AB" w14:paraId="100A2D98"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00A32F1" w14:textId="77777777" w:rsidR="000107AB" w:rsidRDefault="000107AB" w:rsidP="00A65BFA">
            <w:r>
              <w:rPr>
                <w:sz w:val="15"/>
                <w:szCs w:val="15"/>
              </w:rPr>
              <w:t>common/logging/LogSafe.java</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2513279" w14:textId="77777777" w:rsidR="000107AB" w:rsidRDefault="000107AB" w:rsidP="00A65BFA">
            <w:r>
              <w:rPr>
                <w:sz w:val="15"/>
                <w:szCs w:val="15"/>
              </w:rPr>
              <w:t xml:space="preserve">class </w:t>
            </w:r>
            <w:proofErr w:type="spellStart"/>
            <w:r>
              <w:rPr>
                <w:sz w:val="15"/>
                <w:szCs w:val="15"/>
              </w:rPr>
              <w:t>LogSafe</w:t>
            </w:r>
            <w:proofErr w:type="spellEnd"/>
            <w:r>
              <w:rPr>
                <w:sz w:val="15"/>
                <w:szCs w:val="15"/>
              </w:rPr>
              <w:t xml:space="preserve"> (line 8)</w:t>
            </w:r>
          </w:p>
        </w:tc>
      </w:tr>
      <w:tr w:rsidR="000107AB" w14:paraId="220BEDC0"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183C754" w14:textId="77777777" w:rsidR="000107AB" w:rsidRDefault="000107AB" w:rsidP="00A65BFA">
            <w:r>
              <w:rPr>
                <w:sz w:val="15"/>
                <w:szCs w:val="15"/>
              </w:rPr>
              <w:t>common/security/ActiveAccountJwtConverter.java</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782DAAC" w14:textId="77777777" w:rsidR="000107AB" w:rsidRDefault="000107AB" w:rsidP="00A65BFA">
            <w:r>
              <w:rPr>
                <w:sz w:val="15"/>
                <w:szCs w:val="15"/>
              </w:rPr>
              <w:t xml:space="preserve">class </w:t>
            </w:r>
            <w:proofErr w:type="spellStart"/>
            <w:r>
              <w:rPr>
                <w:sz w:val="15"/>
                <w:szCs w:val="15"/>
              </w:rPr>
              <w:t>ActiveAccountJwtConverter</w:t>
            </w:r>
            <w:proofErr w:type="spellEnd"/>
            <w:r>
              <w:rPr>
                <w:sz w:val="15"/>
                <w:szCs w:val="15"/>
              </w:rPr>
              <w:t xml:space="preserve"> (line 21)</w:t>
            </w:r>
          </w:p>
        </w:tc>
      </w:tr>
      <w:tr w:rsidR="000107AB" w14:paraId="323CD96F"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EAC9C7E" w14:textId="77777777" w:rsidR="000107AB" w:rsidRDefault="000107AB" w:rsidP="00A65BFA">
            <w:r>
              <w:rPr>
                <w:sz w:val="15"/>
                <w:szCs w:val="15"/>
              </w:rPr>
              <w:t>common/security/CurrentUserService.java</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EFC5B05" w14:textId="77777777" w:rsidR="000107AB" w:rsidRDefault="000107AB" w:rsidP="00A65BFA">
            <w:r>
              <w:rPr>
                <w:sz w:val="15"/>
                <w:szCs w:val="15"/>
              </w:rPr>
              <w:t xml:space="preserve">class </w:t>
            </w:r>
            <w:proofErr w:type="spellStart"/>
            <w:r>
              <w:rPr>
                <w:sz w:val="15"/>
                <w:szCs w:val="15"/>
              </w:rPr>
              <w:t>CurrentUserService</w:t>
            </w:r>
            <w:proofErr w:type="spellEnd"/>
            <w:r>
              <w:rPr>
                <w:sz w:val="15"/>
                <w:szCs w:val="15"/>
              </w:rPr>
              <w:t xml:space="preserve"> (line 13)</w:t>
            </w:r>
          </w:p>
        </w:tc>
      </w:tr>
      <w:tr w:rsidR="000107AB" w14:paraId="57348EAA"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36E52A9" w14:textId="77777777" w:rsidR="000107AB" w:rsidRDefault="000107AB" w:rsidP="00A65BFA">
            <w:r>
              <w:rPr>
                <w:sz w:val="15"/>
                <w:szCs w:val="15"/>
              </w:rPr>
              <w:t>common/security/DbSession.java</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A660759" w14:textId="77777777" w:rsidR="000107AB" w:rsidRDefault="000107AB" w:rsidP="00A65BFA">
            <w:r>
              <w:rPr>
                <w:sz w:val="15"/>
                <w:szCs w:val="15"/>
              </w:rPr>
              <w:t xml:space="preserve">class </w:t>
            </w:r>
            <w:proofErr w:type="spellStart"/>
            <w:r>
              <w:rPr>
                <w:sz w:val="15"/>
                <w:szCs w:val="15"/>
              </w:rPr>
              <w:t>DbSession</w:t>
            </w:r>
            <w:proofErr w:type="spellEnd"/>
            <w:r>
              <w:rPr>
                <w:sz w:val="15"/>
                <w:szCs w:val="15"/>
              </w:rPr>
              <w:t xml:space="preserve"> (line 21)</w:t>
            </w:r>
          </w:p>
        </w:tc>
      </w:tr>
      <w:tr w:rsidR="000107AB" w14:paraId="6AA12B04"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651E57B" w14:textId="77777777" w:rsidR="000107AB" w:rsidRDefault="000107AB" w:rsidP="00A65BFA">
            <w:r>
              <w:rPr>
                <w:sz w:val="15"/>
                <w:szCs w:val="15"/>
              </w:rPr>
              <w:t>common/security/DbSessionInterceptor.java</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EDD4B5E" w14:textId="77777777" w:rsidR="000107AB" w:rsidRDefault="000107AB" w:rsidP="00A65BFA">
            <w:r>
              <w:rPr>
                <w:sz w:val="15"/>
                <w:szCs w:val="15"/>
              </w:rPr>
              <w:t xml:space="preserve">class </w:t>
            </w:r>
            <w:proofErr w:type="spellStart"/>
            <w:r>
              <w:rPr>
                <w:sz w:val="15"/>
                <w:szCs w:val="15"/>
              </w:rPr>
              <w:t>DbSessionInterceptor</w:t>
            </w:r>
            <w:proofErr w:type="spellEnd"/>
            <w:r>
              <w:rPr>
                <w:sz w:val="15"/>
                <w:szCs w:val="15"/>
              </w:rPr>
              <w:t xml:space="preserve"> (line 25)</w:t>
            </w:r>
          </w:p>
        </w:tc>
      </w:tr>
      <w:tr w:rsidR="000107AB" w14:paraId="3FC333CC"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3FC1870" w14:textId="77777777" w:rsidR="000107AB" w:rsidRDefault="000107AB" w:rsidP="00A65BFA">
            <w:r>
              <w:rPr>
                <w:sz w:val="15"/>
                <w:szCs w:val="15"/>
              </w:rPr>
              <w:lastRenderedPageBreak/>
              <w:t>common/security/JwtService.java</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9424E50" w14:textId="77777777" w:rsidR="000107AB" w:rsidRDefault="000107AB" w:rsidP="00A65BFA">
            <w:r>
              <w:rPr>
                <w:sz w:val="15"/>
                <w:szCs w:val="15"/>
              </w:rPr>
              <w:t xml:space="preserve">class </w:t>
            </w:r>
            <w:proofErr w:type="spellStart"/>
            <w:r>
              <w:rPr>
                <w:sz w:val="15"/>
                <w:szCs w:val="15"/>
              </w:rPr>
              <w:t>JwtService</w:t>
            </w:r>
            <w:proofErr w:type="spellEnd"/>
            <w:r>
              <w:rPr>
                <w:sz w:val="15"/>
                <w:szCs w:val="15"/>
              </w:rPr>
              <w:t xml:space="preserve"> (line 15)</w:t>
            </w:r>
          </w:p>
        </w:tc>
      </w:tr>
      <w:tr w:rsidR="000107AB" w14:paraId="15E366C5"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EA6DFB1" w14:textId="77777777" w:rsidR="000107AB" w:rsidRDefault="000107AB" w:rsidP="00A65BFA">
            <w:r>
              <w:rPr>
                <w:sz w:val="15"/>
                <w:szCs w:val="15"/>
              </w:rPr>
              <w:t>common/validation/MaxBytes.java</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2E06730" w14:textId="77777777" w:rsidR="000107AB" w:rsidRDefault="000107AB" w:rsidP="00A65BFA">
            <w:r>
              <w:rPr>
                <w:sz w:val="15"/>
                <w:szCs w:val="15"/>
              </w:rPr>
              <w:t xml:space="preserve">class </w:t>
            </w:r>
            <w:proofErr w:type="spellStart"/>
            <w:r>
              <w:rPr>
                <w:sz w:val="15"/>
                <w:szCs w:val="15"/>
              </w:rPr>
              <w:t>MaxBytes</w:t>
            </w:r>
            <w:proofErr w:type="spellEnd"/>
            <w:r>
              <w:rPr>
                <w:sz w:val="15"/>
                <w:szCs w:val="15"/>
              </w:rPr>
              <w:t xml:space="preserve"> (line 19)</w:t>
            </w:r>
          </w:p>
        </w:tc>
      </w:tr>
      <w:tr w:rsidR="000107AB" w14:paraId="1DD62904"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FEA4E3C" w14:textId="77777777" w:rsidR="000107AB" w:rsidRDefault="000107AB" w:rsidP="00A65BFA">
            <w:r>
              <w:rPr>
                <w:sz w:val="15"/>
                <w:szCs w:val="15"/>
              </w:rPr>
              <w:t>common/validation/NotBlankIfPresent.java</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AC83640" w14:textId="77777777" w:rsidR="000107AB" w:rsidRDefault="000107AB" w:rsidP="00A65BFA">
            <w:r>
              <w:rPr>
                <w:sz w:val="15"/>
                <w:szCs w:val="15"/>
              </w:rPr>
              <w:t xml:space="preserve">class </w:t>
            </w:r>
            <w:proofErr w:type="spellStart"/>
            <w:r>
              <w:rPr>
                <w:sz w:val="15"/>
                <w:szCs w:val="15"/>
              </w:rPr>
              <w:t>NotBlankIfPresent</w:t>
            </w:r>
            <w:proofErr w:type="spellEnd"/>
            <w:r>
              <w:rPr>
                <w:sz w:val="15"/>
                <w:szCs w:val="15"/>
              </w:rPr>
              <w:t xml:space="preserve"> (line 18)</w:t>
            </w:r>
          </w:p>
        </w:tc>
      </w:tr>
      <w:tr w:rsidR="000107AB" w14:paraId="0E854F1A"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BF04A5B" w14:textId="77777777" w:rsidR="000107AB" w:rsidRDefault="000107AB" w:rsidP="00A65BFA">
            <w:r>
              <w:rPr>
                <w:sz w:val="15"/>
                <w:szCs w:val="15"/>
              </w:rPr>
              <w:t>reporting/domain/AuditEntry.java</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C615EFA" w14:textId="77777777" w:rsidR="000107AB" w:rsidRDefault="000107AB" w:rsidP="00A65BFA">
            <w:r>
              <w:rPr>
                <w:sz w:val="15"/>
                <w:szCs w:val="15"/>
              </w:rPr>
              <w:t xml:space="preserve">class </w:t>
            </w:r>
            <w:proofErr w:type="spellStart"/>
            <w:r>
              <w:rPr>
                <w:sz w:val="15"/>
                <w:szCs w:val="15"/>
              </w:rPr>
              <w:t>AuditEntry</w:t>
            </w:r>
            <w:proofErr w:type="spellEnd"/>
            <w:r>
              <w:rPr>
                <w:sz w:val="15"/>
                <w:szCs w:val="15"/>
              </w:rPr>
              <w:t xml:space="preserve"> (line 20)</w:t>
            </w:r>
          </w:p>
        </w:tc>
      </w:tr>
      <w:tr w:rsidR="000107AB" w14:paraId="4F6229D7"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B38475A" w14:textId="77777777" w:rsidR="000107AB" w:rsidRDefault="000107AB" w:rsidP="00A65BFA">
            <w:r>
              <w:rPr>
                <w:sz w:val="15"/>
                <w:szCs w:val="15"/>
              </w:rPr>
              <w:t>reporting/repository/ReportRepository.java</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916164C" w14:textId="77777777" w:rsidR="000107AB" w:rsidRDefault="000107AB" w:rsidP="00A65BFA">
            <w:r>
              <w:rPr>
                <w:sz w:val="15"/>
                <w:szCs w:val="15"/>
              </w:rPr>
              <w:t xml:space="preserve">class </w:t>
            </w:r>
            <w:proofErr w:type="spellStart"/>
            <w:r>
              <w:rPr>
                <w:sz w:val="15"/>
                <w:szCs w:val="15"/>
              </w:rPr>
              <w:t>ReportRepository</w:t>
            </w:r>
            <w:proofErr w:type="spellEnd"/>
            <w:r>
              <w:rPr>
                <w:sz w:val="15"/>
                <w:szCs w:val="15"/>
              </w:rPr>
              <w:t xml:space="preserve"> (line 16)</w:t>
            </w:r>
          </w:p>
        </w:tc>
      </w:tr>
      <w:tr w:rsidR="000107AB" w14:paraId="7E459D31"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3EBFAD8" w14:textId="77777777" w:rsidR="000107AB" w:rsidRDefault="000107AB" w:rsidP="00A65BFA">
            <w:r>
              <w:rPr>
                <w:sz w:val="15"/>
                <w:szCs w:val="15"/>
              </w:rPr>
              <w:t>reporting/service/AuditService.java</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F02ECDD" w14:textId="77777777" w:rsidR="000107AB" w:rsidRDefault="000107AB" w:rsidP="00A65BFA">
            <w:r>
              <w:rPr>
                <w:sz w:val="15"/>
                <w:szCs w:val="15"/>
              </w:rPr>
              <w:t xml:space="preserve">class </w:t>
            </w:r>
            <w:proofErr w:type="spellStart"/>
            <w:r>
              <w:rPr>
                <w:sz w:val="15"/>
                <w:szCs w:val="15"/>
              </w:rPr>
              <w:t>AuditService</w:t>
            </w:r>
            <w:proofErr w:type="spellEnd"/>
            <w:r>
              <w:rPr>
                <w:sz w:val="15"/>
                <w:szCs w:val="15"/>
              </w:rPr>
              <w:t xml:space="preserve"> (line 39), </w:t>
            </w:r>
            <w:proofErr w:type="spellStart"/>
            <w:r>
              <w:rPr>
                <w:sz w:val="15"/>
                <w:szCs w:val="15"/>
              </w:rPr>
              <w:t>forRequest</w:t>
            </w:r>
            <w:proofErr w:type="spellEnd"/>
            <w:r>
              <w:rPr>
                <w:sz w:val="15"/>
                <w:szCs w:val="15"/>
              </w:rPr>
              <w:t xml:space="preserve"> (line 59)</w:t>
            </w:r>
          </w:p>
        </w:tc>
      </w:tr>
      <w:tr w:rsidR="000107AB" w14:paraId="476AE22E"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FAC68DF" w14:textId="77777777" w:rsidR="000107AB" w:rsidRDefault="000107AB" w:rsidP="00A65BFA">
            <w:r>
              <w:rPr>
                <w:sz w:val="15"/>
                <w:szCs w:val="15"/>
              </w:rPr>
              <w:t>reporting/service/ReportService.java</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4400775" w14:textId="77777777" w:rsidR="000107AB" w:rsidRDefault="000107AB" w:rsidP="00A65BFA">
            <w:r>
              <w:rPr>
                <w:sz w:val="15"/>
                <w:szCs w:val="15"/>
              </w:rPr>
              <w:t xml:space="preserve">class </w:t>
            </w:r>
            <w:proofErr w:type="spellStart"/>
            <w:r>
              <w:rPr>
                <w:sz w:val="15"/>
                <w:szCs w:val="15"/>
              </w:rPr>
              <w:t>ReportService</w:t>
            </w:r>
            <w:proofErr w:type="spellEnd"/>
            <w:r>
              <w:rPr>
                <w:sz w:val="15"/>
                <w:szCs w:val="15"/>
              </w:rPr>
              <w:t xml:space="preserve"> (line 20)</w:t>
            </w:r>
          </w:p>
        </w:tc>
      </w:tr>
      <w:tr w:rsidR="000107AB" w14:paraId="18CDF01C"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A73CDE8" w14:textId="77777777" w:rsidR="000107AB" w:rsidRDefault="000107AB" w:rsidP="00A65BFA">
            <w:r>
              <w:rPr>
                <w:sz w:val="15"/>
                <w:szCs w:val="15"/>
              </w:rPr>
              <w:t>requests/controller/CategoryController.java</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7AF3D41" w14:textId="77777777" w:rsidR="000107AB" w:rsidRDefault="000107AB" w:rsidP="00A65BFA">
            <w:r>
              <w:rPr>
                <w:sz w:val="15"/>
                <w:szCs w:val="15"/>
              </w:rPr>
              <w:t xml:space="preserve">class </w:t>
            </w:r>
            <w:proofErr w:type="spellStart"/>
            <w:r>
              <w:rPr>
                <w:sz w:val="15"/>
                <w:szCs w:val="15"/>
              </w:rPr>
              <w:t>CategoryController</w:t>
            </w:r>
            <w:proofErr w:type="spellEnd"/>
            <w:r>
              <w:rPr>
                <w:sz w:val="15"/>
                <w:szCs w:val="15"/>
              </w:rPr>
              <w:t xml:space="preserve"> (line 18)</w:t>
            </w:r>
          </w:p>
        </w:tc>
      </w:tr>
      <w:tr w:rsidR="000107AB" w14:paraId="400648B7"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F8121A3" w14:textId="77777777" w:rsidR="000107AB" w:rsidRDefault="000107AB" w:rsidP="00A65BFA">
            <w:r>
              <w:rPr>
                <w:sz w:val="15"/>
                <w:szCs w:val="15"/>
              </w:rPr>
              <w:t>requests/controller/RequestController.java</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7F43E4A" w14:textId="77777777" w:rsidR="000107AB" w:rsidRDefault="000107AB" w:rsidP="00A65BFA">
            <w:r>
              <w:rPr>
                <w:sz w:val="15"/>
                <w:szCs w:val="15"/>
              </w:rPr>
              <w:t xml:space="preserve">class </w:t>
            </w:r>
            <w:proofErr w:type="spellStart"/>
            <w:r>
              <w:rPr>
                <w:sz w:val="15"/>
                <w:szCs w:val="15"/>
              </w:rPr>
              <w:t>RequestController</w:t>
            </w:r>
            <w:proofErr w:type="spellEnd"/>
            <w:r>
              <w:rPr>
                <w:sz w:val="15"/>
                <w:szCs w:val="15"/>
              </w:rPr>
              <w:t xml:space="preserve"> (line 31)</w:t>
            </w:r>
          </w:p>
        </w:tc>
      </w:tr>
      <w:tr w:rsidR="000107AB" w14:paraId="4080B8B7"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C207849" w14:textId="77777777" w:rsidR="000107AB" w:rsidRDefault="000107AB" w:rsidP="00A65BFA">
            <w:r>
              <w:rPr>
                <w:sz w:val="15"/>
                <w:szCs w:val="15"/>
              </w:rPr>
              <w:t>requests/domain/Category.java</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4B36043" w14:textId="77777777" w:rsidR="000107AB" w:rsidRDefault="000107AB" w:rsidP="00A65BFA">
            <w:r>
              <w:rPr>
                <w:sz w:val="15"/>
                <w:szCs w:val="15"/>
              </w:rPr>
              <w:t>class Category (line 7)</w:t>
            </w:r>
          </w:p>
        </w:tc>
      </w:tr>
      <w:tr w:rsidR="000107AB" w14:paraId="1343117A"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53B1E2C" w14:textId="77777777" w:rsidR="000107AB" w:rsidRDefault="000107AB" w:rsidP="00A65BFA">
            <w:r>
              <w:rPr>
                <w:sz w:val="15"/>
                <w:szCs w:val="15"/>
              </w:rPr>
              <w:t>requests/domain/ServiceRequest.java</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80141B8" w14:textId="77777777" w:rsidR="000107AB" w:rsidRDefault="000107AB" w:rsidP="00A65BFA">
            <w:r>
              <w:rPr>
                <w:sz w:val="15"/>
                <w:szCs w:val="15"/>
              </w:rPr>
              <w:t>class ServiceRequest (line 13), Status (line 15)</w:t>
            </w:r>
          </w:p>
        </w:tc>
      </w:tr>
      <w:tr w:rsidR="000107AB" w14:paraId="1C4AB91C"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F0242CD" w14:textId="77777777" w:rsidR="000107AB" w:rsidRDefault="000107AB" w:rsidP="00A65BFA">
            <w:r>
              <w:rPr>
                <w:sz w:val="15"/>
                <w:szCs w:val="15"/>
              </w:rPr>
              <w:t>requests/repository/RequestRepository.java</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4C95EE7" w14:textId="77777777" w:rsidR="000107AB" w:rsidRDefault="000107AB" w:rsidP="00A65BFA">
            <w:r>
              <w:rPr>
                <w:sz w:val="15"/>
                <w:szCs w:val="15"/>
              </w:rPr>
              <w:t xml:space="preserve">class </w:t>
            </w:r>
            <w:proofErr w:type="spellStart"/>
            <w:r>
              <w:rPr>
                <w:sz w:val="15"/>
                <w:szCs w:val="15"/>
              </w:rPr>
              <w:t>RequestRepository</w:t>
            </w:r>
            <w:proofErr w:type="spellEnd"/>
            <w:r>
              <w:rPr>
                <w:sz w:val="15"/>
                <w:szCs w:val="15"/>
              </w:rPr>
              <w:t xml:space="preserve"> (line 14)</w:t>
            </w:r>
          </w:p>
        </w:tc>
      </w:tr>
      <w:tr w:rsidR="000107AB" w14:paraId="01963A8E"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9AC1DF1" w14:textId="77777777" w:rsidR="000107AB" w:rsidRDefault="000107AB" w:rsidP="00A65BFA">
            <w:r>
              <w:rPr>
                <w:sz w:val="15"/>
                <w:szCs w:val="15"/>
              </w:rPr>
              <w:t>requests/repository/RequestSpecs.java</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B059E49" w14:textId="77777777" w:rsidR="000107AB" w:rsidRDefault="000107AB" w:rsidP="00A65BFA">
            <w:r>
              <w:rPr>
                <w:sz w:val="15"/>
                <w:szCs w:val="15"/>
              </w:rPr>
              <w:t xml:space="preserve">class </w:t>
            </w:r>
            <w:proofErr w:type="spellStart"/>
            <w:r>
              <w:rPr>
                <w:sz w:val="15"/>
                <w:szCs w:val="15"/>
              </w:rPr>
              <w:t>RequestSpecs</w:t>
            </w:r>
            <w:proofErr w:type="spellEnd"/>
            <w:r>
              <w:rPr>
                <w:sz w:val="15"/>
                <w:szCs w:val="15"/>
              </w:rPr>
              <w:t xml:space="preserve"> (line 23)</w:t>
            </w:r>
          </w:p>
        </w:tc>
      </w:tr>
      <w:tr w:rsidR="000107AB" w14:paraId="2042B497"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B50F981" w14:textId="77777777" w:rsidR="000107AB" w:rsidRDefault="000107AB" w:rsidP="00A65BFA">
            <w:r>
              <w:rPr>
                <w:sz w:val="15"/>
                <w:szCs w:val="15"/>
              </w:rPr>
              <w:t>requests/service/CommentService.java</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C80B23D" w14:textId="77777777" w:rsidR="000107AB" w:rsidRDefault="000107AB" w:rsidP="00A65BFA">
            <w:r>
              <w:rPr>
                <w:sz w:val="15"/>
                <w:szCs w:val="15"/>
              </w:rPr>
              <w:t xml:space="preserve">class </w:t>
            </w:r>
            <w:proofErr w:type="spellStart"/>
            <w:r>
              <w:rPr>
                <w:sz w:val="15"/>
                <w:szCs w:val="15"/>
              </w:rPr>
              <w:t>CommentService</w:t>
            </w:r>
            <w:proofErr w:type="spellEnd"/>
            <w:r>
              <w:rPr>
                <w:sz w:val="15"/>
                <w:szCs w:val="15"/>
              </w:rPr>
              <w:t xml:space="preserve"> (line 21)</w:t>
            </w:r>
          </w:p>
        </w:tc>
      </w:tr>
      <w:tr w:rsidR="000107AB" w14:paraId="1B158F8F"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A16C405" w14:textId="77777777" w:rsidR="000107AB" w:rsidRDefault="000107AB" w:rsidP="00A65BFA">
            <w:r>
              <w:rPr>
                <w:sz w:val="15"/>
                <w:szCs w:val="15"/>
              </w:rPr>
              <w:t>requests/service/CommentViews.java</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66AD261" w14:textId="77777777" w:rsidR="000107AB" w:rsidRDefault="000107AB" w:rsidP="00A65BFA">
            <w:r>
              <w:rPr>
                <w:sz w:val="15"/>
                <w:szCs w:val="15"/>
              </w:rPr>
              <w:t xml:space="preserve">class </w:t>
            </w:r>
            <w:proofErr w:type="spellStart"/>
            <w:r>
              <w:rPr>
                <w:sz w:val="15"/>
                <w:szCs w:val="15"/>
              </w:rPr>
              <w:t>CommentViews</w:t>
            </w:r>
            <w:proofErr w:type="spellEnd"/>
            <w:r>
              <w:rPr>
                <w:sz w:val="15"/>
                <w:szCs w:val="15"/>
              </w:rPr>
              <w:t xml:space="preserve"> (line 15)</w:t>
            </w:r>
          </w:p>
        </w:tc>
      </w:tr>
      <w:tr w:rsidR="000107AB" w14:paraId="50D9CD1A"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5311CE5" w14:textId="77777777" w:rsidR="000107AB" w:rsidRDefault="000107AB" w:rsidP="00A65BFA">
            <w:r>
              <w:rPr>
                <w:sz w:val="15"/>
                <w:szCs w:val="15"/>
              </w:rPr>
              <w:t>requests/service/HandlerRemovalListener.java</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82E3CA7" w14:textId="77777777" w:rsidR="000107AB" w:rsidRDefault="000107AB" w:rsidP="00A65BFA">
            <w:r>
              <w:rPr>
                <w:sz w:val="15"/>
                <w:szCs w:val="15"/>
              </w:rPr>
              <w:t xml:space="preserve">class </w:t>
            </w:r>
            <w:proofErr w:type="spellStart"/>
            <w:r>
              <w:rPr>
                <w:sz w:val="15"/>
                <w:szCs w:val="15"/>
              </w:rPr>
              <w:t>HandlerRemovalListener</w:t>
            </w:r>
            <w:proofErr w:type="spellEnd"/>
            <w:r>
              <w:rPr>
                <w:sz w:val="15"/>
                <w:szCs w:val="15"/>
              </w:rPr>
              <w:t xml:space="preserve"> (line 40)</w:t>
            </w:r>
          </w:p>
        </w:tc>
      </w:tr>
      <w:tr w:rsidR="000107AB" w14:paraId="5B057257"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E9E30A4" w14:textId="77777777" w:rsidR="000107AB" w:rsidRDefault="000107AB" w:rsidP="00A65BFA">
            <w:r>
              <w:rPr>
                <w:sz w:val="15"/>
                <w:szCs w:val="15"/>
              </w:rPr>
              <w:t>requests/service/RequestAccess.java</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5BCE762" w14:textId="77777777" w:rsidR="000107AB" w:rsidRDefault="000107AB" w:rsidP="00A65BFA">
            <w:proofErr w:type="spellStart"/>
            <w:r>
              <w:rPr>
                <w:sz w:val="15"/>
                <w:szCs w:val="15"/>
              </w:rPr>
              <w:t>checkStaffScope</w:t>
            </w:r>
            <w:proofErr w:type="spellEnd"/>
            <w:r>
              <w:rPr>
                <w:sz w:val="15"/>
                <w:szCs w:val="15"/>
              </w:rPr>
              <w:t xml:space="preserve"> (line 43)</w:t>
            </w:r>
          </w:p>
        </w:tc>
      </w:tr>
      <w:tr w:rsidR="000107AB" w14:paraId="490B0434"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B006857" w14:textId="77777777" w:rsidR="000107AB" w:rsidRDefault="000107AB" w:rsidP="00A65BFA">
            <w:r>
              <w:rPr>
                <w:sz w:val="15"/>
                <w:szCs w:val="15"/>
              </w:rPr>
              <w:t>requests/service/RequestService.java</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9AFD1A8" w14:textId="77777777" w:rsidR="000107AB" w:rsidRDefault="000107AB" w:rsidP="00A65BFA">
            <w:r>
              <w:rPr>
                <w:sz w:val="15"/>
                <w:szCs w:val="15"/>
              </w:rPr>
              <w:t xml:space="preserve">class </w:t>
            </w:r>
            <w:proofErr w:type="spellStart"/>
            <w:r>
              <w:rPr>
                <w:sz w:val="15"/>
                <w:szCs w:val="15"/>
              </w:rPr>
              <w:t>RequestService</w:t>
            </w:r>
            <w:proofErr w:type="spellEnd"/>
            <w:r>
              <w:rPr>
                <w:sz w:val="15"/>
                <w:szCs w:val="15"/>
              </w:rPr>
              <w:t xml:space="preserve"> (line 50), create (line 82), mine (line 106), get (line 114), </w:t>
            </w:r>
            <w:proofErr w:type="spellStart"/>
            <w:r>
              <w:rPr>
                <w:sz w:val="15"/>
                <w:szCs w:val="15"/>
              </w:rPr>
              <w:t>changeStatus</w:t>
            </w:r>
            <w:proofErr w:type="spellEnd"/>
            <w:r>
              <w:rPr>
                <w:sz w:val="15"/>
                <w:szCs w:val="15"/>
              </w:rPr>
              <w:t xml:space="preserve"> (line 161), assign (line 204), </w:t>
            </w:r>
            <w:proofErr w:type="spellStart"/>
            <w:r>
              <w:rPr>
                <w:sz w:val="15"/>
                <w:szCs w:val="15"/>
              </w:rPr>
              <w:t>setPriority</w:t>
            </w:r>
            <w:proofErr w:type="spellEnd"/>
            <w:r>
              <w:rPr>
                <w:sz w:val="15"/>
                <w:szCs w:val="15"/>
              </w:rPr>
              <w:t xml:space="preserve"> (line 274)</w:t>
            </w:r>
          </w:p>
        </w:tc>
      </w:tr>
      <w:tr w:rsidR="000107AB" w14:paraId="15B38329"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6AD277E" w14:textId="77777777" w:rsidR="000107AB" w:rsidRDefault="000107AB" w:rsidP="00A65BFA">
            <w:r>
              <w:rPr>
                <w:sz w:val="15"/>
                <w:szCs w:val="15"/>
              </w:rPr>
              <w:t>requests/service/TransitionPolicy.java</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BD0D620" w14:textId="77777777" w:rsidR="000107AB" w:rsidRDefault="000107AB" w:rsidP="00A65BFA">
            <w:r>
              <w:rPr>
                <w:sz w:val="15"/>
                <w:szCs w:val="15"/>
              </w:rPr>
              <w:t xml:space="preserve">class </w:t>
            </w:r>
            <w:proofErr w:type="spellStart"/>
            <w:r>
              <w:rPr>
                <w:sz w:val="15"/>
                <w:szCs w:val="15"/>
              </w:rPr>
              <w:t>TransitionPolicy</w:t>
            </w:r>
            <w:proofErr w:type="spellEnd"/>
            <w:r>
              <w:rPr>
                <w:sz w:val="15"/>
                <w:szCs w:val="15"/>
              </w:rPr>
              <w:t xml:space="preserve"> (line 14)</w:t>
            </w:r>
          </w:p>
        </w:tc>
      </w:tr>
      <w:tr w:rsidR="000107AB" w14:paraId="471D7E7A"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2BB8759" w14:textId="77777777" w:rsidR="000107AB" w:rsidRDefault="000107AB" w:rsidP="00A65BFA">
            <w:r>
              <w:rPr>
                <w:b/>
                <w:sz w:val="15"/>
                <w:szCs w:val="15"/>
              </w:rPr>
              <w:t>Database migrations (Flyway)</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F4437CD" w14:textId="77777777" w:rsidR="000107AB" w:rsidRDefault="000107AB" w:rsidP="00A65BFA">
            <w:proofErr w:type="spellStart"/>
            <w:r>
              <w:rPr>
                <w:b/>
                <w:sz w:val="15"/>
                <w:szCs w:val="15"/>
              </w:rPr>
              <w:t>civicconnect</w:t>
            </w:r>
            <w:proofErr w:type="spellEnd"/>
            <w:r>
              <w:rPr>
                <w:b/>
                <w:sz w:val="15"/>
                <w:szCs w:val="15"/>
              </w:rPr>
              <w:t>-backend/</w:t>
            </w:r>
            <w:proofErr w:type="spellStart"/>
            <w:r>
              <w:rPr>
                <w:b/>
                <w:sz w:val="15"/>
                <w:szCs w:val="15"/>
              </w:rPr>
              <w:t>src</w:t>
            </w:r>
            <w:proofErr w:type="spellEnd"/>
            <w:r>
              <w:rPr>
                <w:b/>
                <w:sz w:val="15"/>
                <w:szCs w:val="15"/>
              </w:rPr>
              <w:t>/main/resources/</w:t>
            </w:r>
            <w:proofErr w:type="spellStart"/>
            <w:r>
              <w:rPr>
                <w:b/>
                <w:sz w:val="15"/>
                <w:szCs w:val="15"/>
              </w:rPr>
              <w:t>db</w:t>
            </w:r>
            <w:proofErr w:type="spellEnd"/>
            <w:r>
              <w:rPr>
                <w:b/>
                <w:sz w:val="15"/>
                <w:szCs w:val="15"/>
              </w:rPr>
              <w:t>/migration/</w:t>
            </w:r>
          </w:p>
        </w:tc>
      </w:tr>
      <w:tr w:rsidR="000107AB" w14:paraId="7C117603"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189E157" w14:textId="77777777" w:rsidR="000107AB" w:rsidRDefault="000107AB" w:rsidP="00A65BFA">
            <w:r>
              <w:rPr>
                <w:sz w:val="15"/>
                <w:szCs w:val="15"/>
              </w:rPr>
              <w:t>V1__init_schema.sql</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196AA56" w14:textId="77777777" w:rsidR="000107AB" w:rsidRDefault="000107AB" w:rsidP="00A65BFA">
            <w:r>
              <w:rPr>
                <w:sz w:val="15"/>
                <w:szCs w:val="15"/>
              </w:rPr>
              <w:t>whole file</w:t>
            </w:r>
          </w:p>
        </w:tc>
      </w:tr>
      <w:tr w:rsidR="000107AB" w14:paraId="190D1659"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4E949F3" w14:textId="77777777" w:rsidR="000107AB" w:rsidRDefault="000107AB" w:rsidP="00A65BFA">
            <w:r>
              <w:rPr>
                <w:sz w:val="15"/>
                <w:szCs w:val="15"/>
              </w:rPr>
              <w:t>V2__align_with_entities.sql</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4C6C8AB" w14:textId="77777777" w:rsidR="000107AB" w:rsidRDefault="000107AB" w:rsidP="00A65BFA">
            <w:proofErr w:type="spellStart"/>
            <w:r>
              <w:rPr>
                <w:sz w:val="15"/>
                <w:szCs w:val="15"/>
              </w:rPr>
              <w:t>chk_request_closed_at</w:t>
            </w:r>
            <w:proofErr w:type="spellEnd"/>
            <w:r>
              <w:rPr>
                <w:sz w:val="15"/>
                <w:szCs w:val="15"/>
              </w:rPr>
              <w:t xml:space="preserve"> (line 25), </w:t>
            </w:r>
            <w:proofErr w:type="spellStart"/>
            <w:r>
              <w:rPr>
                <w:sz w:val="15"/>
                <w:szCs w:val="15"/>
              </w:rPr>
              <w:t>chk_request_handler_dates</w:t>
            </w:r>
            <w:proofErr w:type="spellEnd"/>
            <w:r>
              <w:rPr>
                <w:sz w:val="15"/>
                <w:szCs w:val="15"/>
              </w:rPr>
              <w:t xml:space="preserve"> (line 38), </w:t>
            </w:r>
            <w:proofErr w:type="spellStart"/>
            <w:r>
              <w:rPr>
                <w:sz w:val="15"/>
                <w:szCs w:val="15"/>
              </w:rPr>
              <w:t>ux_request_handler_active</w:t>
            </w:r>
            <w:proofErr w:type="spellEnd"/>
            <w:r>
              <w:rPr>
                <w:sz w:val="15"/>
                <w:szCs w:val="15"/>
              </w:rPr>
              <w:t xml:space="preserve"> (line 41), </w:t>
            </w:r>
            <w:proofErr w:type="spellStart"/>
            <w:r>
              <w:rPr>
                <w:sz w:val="15"/>
                <w:szCs w:val="15"/>
              </w:rPr>
              <w:t>chk_audit_one_actor</w:t>
            </w:r>
            <w:proofErr w:type="spellEnd"/>
            <w:r>
              <w:rPr>
                <w:sz w:val="15"/>
                <w:szCs w:val="15"/>
              </w:rPr>
              <w:t xml:space="preserve"> (line 76), </w:t>
            </w:r>
            <w:proofErr w:type="spellStart"/>
            <w:r>
              <w:rPr>
                <w:sz w:val="15"/>
                <w:szCs w:val="15"/>
              </w:rPr>
              <w:t>block_change</w:t>
            </w:r>
            <w:proofErr w:type="spellEnd"/>
            <w:r>
              <w:rPr>
                <w:sz w:val="15"/>
                <w:szCs w:val="15"/>
              </w:rPr>
              <w:t xml:space="preserve"> (line 146)</w:t>
            </w:r>
          </w:p>
        </w:tc>
      </w:tr>
      <w:tr w:rsidR="000107AB" w14:paraId="1C8485FB"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61F2016" w14:textId="77777777" w:rsidR="000107AB" w:rsidRDefault="000107AB" w:rsidP="00A65BFA">
            <w:r>
              <w:rPr>
                <w:sz w:val="15"/>
                <w:szCs w:val="15"/>
              </w:rPr>
              <w:t>V3__roles_and_grants.sql</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31EB7F9" w14:textId="77777777" w:rsidR="000107AB" w:rsidRDefault="000107AB" w:rsidP="00A65BFA">
            <w:proofErr w:type="spellStart"/>
            <w:r>
              <w:rPr>
                <w:sz w:val="15"/>
                <w:szCs w:val="15"/>
              </w:rPr>
              <w:t>civicconnect_app</w:t>
            </w:r>
            <w:proofErr w:type="spellEnd"/>
            <w:r>
              <w:rPr>
                <w:sz w:val="15"/>
                <w:szCs w:val="15"/>
              </w:rPr>
              <w:t xml:space="preserve"> (line 23), </w:t>
            </w:r>
            <w:proofErr w:type="spellStart"/>
            <w:r>
              <w:rPr>
                <w:sz w:val="15"/>
                <w:szCs w:val="15"/>
              </w:rPr>
              <w:t>civicconnect_client</w:t>
            </w:r>
            <w:proofErr w:type="spellEnd"/>
            <w:r>
              <w:rPr>
                <w:sz w:val="15"/>
                <w:szCs w:val="15"/>
              </w:rPr>
              <w:t xml:space="preserve"> (line 28)</w:t>
            </w:r>
          </w:p>
        </w:tc>
      </w:tr>
      <w:tr w:rsidR="000107AB" w14:paraId="70F0E153"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3149C57" w14:textId="77777777" w:rsidR="000107AB" w:rsidRDefault="000107AB" w:rsidP="00A65BFA">
            <w:r>
              <w:rPr>
                <w:sz w:val="15"/>
                <w:szCs w:val="15"/>
              </w:rPr>
              <w:t>V4__request_priority.sql</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8BE8B3F" w14:textId="77777777" w:rsidR="000107AB" w:rsidRDefault="000107AB" w:rsidP="00A65BFA">
            <w:proofErr w:type="spellStart"/>
            <w:r>
              <w:rPr>
                <w:sz w:val="15"/>
                <w:szCs w:val="15"/>
              </w:rPr>
              <w:t>chk_request_priority</w:t>
            </w:r>
            <w:proofErr w:type="spellEnd"/>
            <w:r>
              <w:rPr>
                <w:sz w:val="15"/>
                <w:szCs w:val="15"/>
              </w:rPr>
              <w:t xml:space="preserve"> (line 12)</w:t>
            </w:r>
          </w:p>
        </w:tc>
      </w:tr>
      <w:tr w:rsidR="000107AB" w14:paraId="33B20BFA"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4012D81" w14:textId="77777777" w:rsidR="000107AB" w:rsidRDefault="000107AB" w:rsidP="00A65BFA">
            <w:r>
              <w:rPr>
                <w:sz w:val="15"/>
                <w:szCs w:val="15"/>
              </w:rPr>
              <w:t>V5__request_status_history.sql</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C3B8D8D" w14:textId="77777777" w:rsidR="000107AB" w:rsidRDefault="000107AB" w:rsidP="00A65BFA">
            <w:proofErr w:type="spellStart"/>
            <w:r>
              <w:rPr>
                <w:sz w:val="15"/>
                <w:szCs w:val="15"/>
              </w:rPr>
              <w:t>request_status_history</w:t>
            </w:r>
            <w:proofErr w:type="spellEnd"/>
            <w:r>
              <w:rPr>
                <w:sz w:val="15"/>
                <w:szCs w:val="15"/>
              </w:rPr>
              <w:t xml:space="preserve"> (line 9)</w:t>
            </w:r>
          </w:p>
        </w:tc>
      </w:tr>
      <w:tr w:rsidR="000107AB" w14:paraId="5609236E"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08240AC" w14:textId="77777777" w:rsidR="000107AB" w:rsidRDefault="000107AB" w:rsidP="00A65BFA">
            <w:r>
              <w:rPr>
                <w:sz w:val="15"/>
                <w:szCs w:val="15"/>
              </w:rPr>
              <w:t>V6__database_hardening.sql</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FF7F1EF" w14:textId="77777777" w:rsidR="000107AB" w:rsidRDefault="000107AB" w:rsidP="00A65BFA">
            <w:proofErr w:type="spellStart"/>
            <w:r>
              <w:rPr>
                <w:sz w:val="15"/>
                <w:szCs w:val="15"/>
              </w:rPr>
              <w:t>audit_row_change</w:t>
            </w:r>
            <w:proofErr w:type="spellEnd"/>
            <w:r>
              <w:rPr>
                <w:sz w:val="15"/>
                <w:szCs w:val="15"/>
              </w:rPr>
              <w:t xml:space="preserve"> (line 23), </w:t>
            </w:r>
            <w:proofErr w:type="spellStart"/>
            <w:r>
              <w:rPr>
                <w:sz w:val="15"/>
                <w:szCs w:val="15"/>
              </w:rPr>
              <w:t>email_in_use</w:t>
            </w:r>
            <w:proofErr w:type="spellEnd"/>
            <w:r>
              <w:rPr>
                <w:sz w:val="15"/>
                <w:szCs w:val="15"/>
              </w:rPr>
              <w:t xml:space="preserve"> (line 71), </w:t>
            </w:r>
            <w:proofErr w:type="spellStart"/>
            <w:r>
              <w:rPr>
                <w:sz w:val="15"/>
                <w:szCs w:val="15"/>
              </w:rPr>
              <w:t>audit_log</w:t>
            </w:r>
            <w:proofErr w:type="spellEnd"/>
            <w:r>
              <w:rPr>
                <w:sz w:val="15"/>
                <w:szCs w:val="15"/>
              </w:rPr>
              <w:t xml:space="preserve"> (line 110)</w:t>
            </w:r>
          </w:p>
        </w:tc>
      </w:tr>
      <w:tr w:rsidR="000107AB" w14:paraId="16798B2D"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7A12959" w14:textId="77777777" w:rsidR="000107AB" w:rsidRDefault="000107AB" w:rsidP="00A65BFA">
            <w:r>
              <w:rPr>
                <w:sz w:val="15"/>
                <w:szCs w:val="15"/>
              </w:rPr>
              <w:t>V8__drop_client_date_of_birth.sql</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CBC14DF" w14:textId="77777777" w:rsidR="000107AB" w:rsidRDefault="000107AB" w:rsidP="00A65BFA">
            <w:r>
              <w:rPr>
                <w:sz w:val="15"/>
                <w:szCs w:val="15"/>
              </w:rPr>
              <w:t>whole file</w:t>
            </w:r>
          </w:p>
        </w:tc>
      </w:tr>
      <w:tr w:rsidR="000107AB" w14:paraId="2362EE25"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FDD00DB" w14:textId="77777777" w:rsidR="000107AB" w:rsidRDefault="000107AB" w:rsidP="00A65BFA">
            <w:r>
              <w:rPr>
                <w:b/>
                <w:sz w:val="15"/>
                <w:szCs w:val="15"/>
              </w:rPr>
              <w:lastRenderedPageBreak/>
              <w:t>Backend configuration and build</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C76C4A5" w14:textId="77777777" w:rsidR="000107AB" w:rsidRDefault="000107AB" w:rsidP="00A65BFA">
            <w:proofErr w:type="spellStart"/>
            <w:r>
              <w:rPr>
                <w:b/>
                <w:sz w:val="15"/>
                <w:szCs w:val="15"/>
              </w:rPr>
              <w:t>civicconnect</w:t>
            </w:r>
            <w:proofErr w:type="spellEnd"/>
            <w:r>
              <w:rPr>
                <w:b/>
                <w:sz w:val="15"/>
                <w:szCs w:val="15"/>
              </w:rPr>
              <w:t>-backend/</w:t>
            </w:r>
          </w:p>
        </w:tc>
      </w:tr>
      <w:tr w:rsidR="000107AB" w14:paraId="43EE3437"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556D331" w14:textId="77777777" w:rsidR="000107AB" w:rsidRDefault="000107AB" w:rsidP="00A65BFA">
            <w:r>
              <w:rPr>
                <w:sz w:val="15"/>
                <w:szCs w:val="15"/>
              </w:rPr>
              <w:t>database/</w:t>
            </w:r>
            <w:proofErr w:type="spellStart"/>
            <w:r>
              <w:rPr>
                <w:sz w:val="15"/>
                <w:szCs w:val="15"/>
              </w:rPr>
              <w:t>civicconnect_production_build.sql</w:t>
            </w:r>
            <w:proofErr w:type="spellEnd"/>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EF0B8CC" w14:textId="77777777" w:rsidR="000107AB" w:rsidRDefault="000107AB" w:rsidP="00A65BFA">
            <w:r>
              <w:rPr>
                <w:sz w:val="15"/>
                <w:szCs w:val="15"/>
              </w:rPr>
              <w:t>whole file</w:t>
            </w:r>
          </w:p>
        </w:tc>
      </w:tr>
      <w:tr w:rsidR="000107AB" w14:paraId="7F999CC3"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455EE1C" w14:textId="77777777" w:rsidR="000107AB" w:rsidRDefault="000107AB" w:rsidP="00A65BFA">
            <w:r>
              <w:rPr>
                <w:sz w:val="15"/>
                <w:szCs w:val="15"/>
              </w:rPr>
              <w:t>database/</w:t>
            </w:r>
            <w:proofErr w:type="spellStart"/>
            <w:r>
              <w:rPr>
                <w:sz w:val="15"/>
                <w:szCs w:val="15"/>
              </w:rPr>
              <w:t>civicconnect_supabase_build.sql</w:t>
            </w:r>
            <w:proofErr w:type="spellEnd"/>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F9C70A1" w14:textId="77777777" w:rsidR="000107AB" w:rsidRDefault="000107AB" w:rsidP="00A65BFA">
            <w:r>
              <w:rPr>
                <w:sz w:val="15"/>
                <w:szCs w:val="15"/>
              </w:rPr>
              <w:t>whole file</w:t>
            </w:r>
          </w:p>
        </w:tc>
      </w:tr>
      <w:tr w:rsidR="000107AB" w14:paraId="5F895A69"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31FE198" w14:textId="77777777" w:rsidR="000107AB" w:rsidRDefault="000107AB" w:rsidP="00A65BFA">
            <w:r>
              <w:rPr>
                <w:sz w:val="15"/>
                <w:szCs w:val="15"/>
              </w:rPr>
              <w:t>mvnw.cmd</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91E6EB1" w14:textId="77777777" w:rsidR="000107AB" w:rsidRDefault="000107AB" w:rsidP="00A65BFA">
            <w:r>
              <w:rPr>
                <w:sz w:val="15"/>
                <w:szCs w:val="15"/>
              </w:rPr>
              <w:t>whole file</w:t>
            </w:r>
          </w:p>
        </w:tc>
      </w:tr>
      <w:tr w:rsidR="000107AB" w14:paraId="6AD1E5DC"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35E4D61" w14:textId="77777777" w:rsidR="000107AB" w:rsidRDefault="000107AB" w:rsidP="00A65BFA">
            <w:r>
              <w:rPr>
                <w:sz w:val="15"/>
                <w:szCs w:val="15"/>
              </w:rPr>
              <w:t>pom.xml</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3CB56E8" w14:textId="77777777" w:rsidR="000107AB" w:rsidRDefault="000107AB" w:rsidP="00A65BFA">
            <w:r>
              <w:rPr>
                <w:sz w:val="15"/>
                <w:szCs w:val="15"/>
              </w:rPr>
              <w:t>whole file</w:t>
            </w:r>
          </w:p>
        </w:tc>
      </w:tr>
      <w:tr w:rsidR="000107AB" w14:paraId="6E8C7A90"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16C1220" w14:textId="77777777" w:rsidR="000107AB" w:rsidRDefault="000107AB" w:rsidP="00A65BFA">
            <w:proofErr w:type="spellStart"/>
            <w:r>
              <w:rPr>
                <w:sz w:val="15"/>
                <w:szCs w:val="15"/>
              </w:rPr>
              <w:t>src</w:t>
            </w:r>
            <w:proofErr w:type="spellEnd"/>
            <w:r>
              <w:rPr>
                <w:sz w:val="15"/>
                <w:szCs w:val="15"/>
              </w:rPr>
              <w:t>/main/resources/</w:t>
            </w:r>
            <w:proofErr w:type="spellStart"/>
            <w:r>
              <w:rPr>
                <w:sz w:val="15"/>
                <w:szCs w:val="15"/>
              </w:rPr>
              <w:t>application.properties</w:t>
            </w:r>
            <w:proofErr w:type="spellEnd"/>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A0009FF" w14:textId="77777777" w:rsidR="000107AB" w:rsidRDefault="000107AB" w:rsidP="00A65BFA">
            <w:r>
              <w:rPr>
                <w:sz w:val="15"/>
                <w:szCs w:val="15"/>
              </w:rPr>
              <w:t xml:space="preserve">DB_URL (line 8), DB_USERNAME (line 9), DB_PASSWORD (line 10), </w:t>
            </w:r>
            <w:proofErr w:type="spellStart"/>
            <w:r>
              <w:rPr>
                <w:sz w:val="15"/>
                <w:szCs w:val="15"/>
              </w:rPr>
              <w:t>spring.datasource.hikari.maximum</w:t>
            </w:r>
            <w:proofErr w:type="spellEnd"/>
            <w:r>
              <w:rPr>
                <w:sz w:val="15"/>
                <w:szCs w:val="15"/>
              </w:rPr>
              <w:t xml:space="preserve">-pool-size (line 11), FLYWAY_USER (line 19), FLYWAY_PASSWORD (line 20), </w:t>
            </w:r>
            <w:proofErr w:type="spellStart"/>
            <w:r>
              <w:rPr>
                <w:sz w:val="15"/>
                <w:szCs w:val="15"/>
              </w:rPr>
              <w:t>spring.jpa.hibernate.ddl</w:t>
            </w:r>
            <w:proofErr w:type="spellEnd"/>
            <w:r>
              <w:rPr>
                <w:sz w:val="15"/>
                <w:szCs w:val="15"/>
              </w:rPr>
              <w:t>-auto (line 27), JWT_SECRET (line 43)</w:t>
            </w:r>
          </w:p>
        </w:tc>
      </w:tr>
      <w:tr w:rsidR="000107AB" w14:paraId="0A5EFF02"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E46DB21" w14:textId="77777777" w:rsidR="000107AB" w:rsidRDefault="000107AB" w:rsidP="00A65BFA">
            <w:r>
              <w:rPr>
                <w:b/>
                <w:sz w:val="15"/>
                <w:szCs w:val="15"/>
              </w:rPr>
              <w:t>Frontend and end-to-end tests</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F513B5C" w14:textId="77777777" w:rsidR="000107AB" w:rsidRDefault="000107AB" w:rsidP="00A65BFA">
            <w:proofErr w:type="spellStart"/>
            <w:r>
              <w:rPr>
                <w:b/>
                <w:sz w:val="15"/>
                <w:szCs w:val="15"/>
              </w:rPr>
              <w:t>civicconnect</w:t>
            </w:r>
            <w:proofErr w:type="spellEnd"/>
            <w:r>
              <w:rPr>
                <w:b/>
                <w:sz w:val="15"/>
                <w:szCs w:val="15"/>
              </w:rPr>
              <w:t>-frontend/</w:t>
            </w:r>
          </w:p>
        </w:tc>
      </w:tr>
      <w:tr w:rsidR="000107AB" w14:paraId="31E96ACD"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969A73F" w14:textId="77777777" w:rsidR="000107AB" w:rsidRDefault="000107AB" w:rsidP="00A65BFA">
            <w:r>
              <w:rPr>
                <w:sz w:val="15"/>
                <w:szCs w:val="15"/>
              </w:rPr>
              <w:t>e2e/access-</w:t>
            </w:r>
            <w:proofErr w:type="spellStart"/>
            <w:r>
              <w:rPr>
                <w:sz w:val="15"/>
                <w:szCs w:val="15"/>
              </w:rPr>
              <w:t>control.spec.ts</w:t>
            </w:r>
            <w:proofErr w:type="spellEnd"/>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5420C94" w14:textId="77777777" w:rsidR="000107AB" w:rsidRDefault="000107AB" w:rsidP="00A65BFA">
            <w:r>
              <w:rPr>
                <w:sz w:val="15"/>
                <w:szCs w:val="15"/>
              </w:rPr>
              <w:t>E2E-02 (line 11)</w:t>
            </w:r>
          </w:p>
        </w:tc>
      </w:tr>
      <w:tr w:rsidR="000107AB" w14:paraId="3EEC5918"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2B2F690" w14:textId="77777777" w:rsidR="000107AB" w:rsidRDefault="000107AB" w:rsidP="00A65BFA">
            <w:r>
              <w:rPr>
                <w:sz w:val="15"/>
                <w:szCs w:val="15"/>
              </w:rPr>
              <w:t>e2e/</w:t>
            </w:r>
            <w:proofErr w:type="spellStart"/>
            <w:r>
              <w:rPr>
                <w:sz w:val="15"/>
                <w:szCs w:val="15"/>
              </w:rPr>
              <w:t>deactivation.spec.ts</w:t>
            </w:r>
            <w:proofErr w:type="spellEnd"/>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6A9E615" w14:textId="77777777" w:rsidR="000107AB" w:rsidRDefault="000107AB" w:rsidP="00A65BFA">
            <w:r>
              <w:rPr>
                <w:sz w:val="15"/>
                <w:szCs w:val="15"/>
              </w:rPr>
              <w:t>E2E-03 (line 11)</w:t>
            </w:r>
          </w:p>
        </w:tc>
      </w:tr>
      <w:tr w:rsidR="000107AB" w14:paraId="17DAC137"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C22C0AB" w14:textId="77777777" w:rsidR="000107AB" w:rsidRDefault="000107AB" w:rsidP="00A65BFA">
            <w:r>
              <w:rPr>
                <w:sz w:val="15"/>
                <w:szCs w:val="15"/>
              </w:rPr>
              <w:t>e2e/request-</w:t>
            </w:r>
            <w:proofErr w:type="spellStart"/>
            <w:r>
              <w:rPr>
                <w:sz w:val="15"/>
                <w:szCs w:val="15"/>
              </w:rPr>
              <w:t>lifecycle.spec.ts</w:t>
            </w:r>
            <w:proofErr w:type="spellEnd"/>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C461685" w14:textId="77777777" w:rsidR="000107AB" w:rsidRDefault="000107AB" w:rsidP="00A65BFA">
            <w:r>
              <w:rPr>
                <w:sz w:val="15"/>
                <w:szCs w:val="15"/>
              </w:rPr>
              <w:t>E2E-01 (line 10)</w:t>
            </w:r>
          </w:p>
        </w:tc>
      </w:tr>
      <w:tr w:rsidR="000107AB" w14:paraId="118DAD01"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E3306BD" w14:textId="77777777" w:rsidR="000107AB" w:rsidRDefault="000107AB" w:rsidP="00A65BFA">
            <w:proofErr w:type="spellStart"/>
            <w:r>
              <w:rPr>
                <w:sz w:val="15"/>
                <w:szCs w:val="15"/>
              </w:rPr>
              <w:t>package.json</w:t>
            </w:r>
            <w:proofErr w:type="spellEnd"/>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6965D7F" w14:textId="77777777" w:rsidR="000107AB" w:rsidRDefault="000107AB" w:rsidP="00A65BFA">
            <w:r>
              <w:rPr>
                <w:sz w:val="15"/>
                <w:szCs w:val="15"/>
              </w:rPr>
              <w:t>whole file</w:t>
            </w:r>
          </w:p>
        </w:tc>
      </w:tr>
      <w:tr w:rsidR="000107AB" w14:paraId="589F57F5"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332A701" w14:textId="77777777" w:rsidR="000107AB" w:rsidRDefault="000107AB" w:rsidP="00A65BFA">
            <w:proofErr w:type="spellStart"/>
            <w:r>
              <w:rPr>
                <w:sz w:val="15"/>
                <w:szCs w:val="15"/>
              </w:rPr>
              <w:t>proxy.conf.json</w:t>
            </w:r>
            <w:proofErr w:type="spellEnd"/>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93D8836" w14:textId="77777777" w:rsidR="000107AB" w:rsidRDefault="000107AB" w:rsidP="00A65BFA">
            <w:r>
              <w:rPr>
                <w:sz w:val="15"/>
                <w:szCs w:val="15"/>
              </w:rPr>
              <w:t>whole file</w:t>
            </w:r>
          </w:p>
        </w:tc>
      </w:tr>
      <w:tr w:rsidR="000107AB" w14:paraId="43171B44"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3FE48C3" w14:textId="77777777" w:rsidR="000107AB" w:rsidRDefault="000107AB" w:rsidP="00A65BFA">
            <w:proofErr w:type="spellStart"/>
            <w:r>
              <w:rPr>
                <w:sz w:val="15"/>
                <w:szCs w:val="15"/>
              </w:rPr>
              <w:t>src</w:t>
            </w:r>
            <w:proofErr w:type="spellEnd"/>
            <w:r>
              <w:rPr>
                <w:sz w:val="15"/>
                <w:szCs w:val="15"/>
              </w:rPr>
              <w:t>/app/</w:t>
            </w:r>
            <w:proofErr w:type="spellStart"/>
            <w:r>
              <w:rPr>
                <w:sz w:val="15"/>
                <w:szCs w:val="15"/>
              </w:rPr>
              <w:t>app.routes.ts</w:t>
            </w:r>
            <w:proofErr w:type="spellEnd"/>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D3A5D38" w14:textId="77777777" w:rsidR="000107AB" w:rsidRDefault="000107AB" w:rsidP="00A65BFA">
            <w:r>
              <w:rPr>
                <w:sz w:val="15"/>
                <w:szCs w:val="15"/>
              </w:rPr>
              <w:t>whole file</w:t>
            </w:r>
          </w:p>
        </w:tc>
      </w:tr>
      <w:tr w:rsidR="000107AB" w14:paraId="252477C1"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87DC529" w14:textId="77777777" w:rsidR="000107AB" w:rsidRDefault="000107AB" w:rsidP="00A65BFA">
            <w:proofErr w:type="spellStart"/>
            <w:r>
              <w:rPr>
                <w:sz w:val="15"/>
                <w:szCs w:val="15"/>
              </w:rPr>
              <w:t>src</w:t>
            </w:r>
            <w:proofErr w:type="spellEnd"/>
            <w:r>
              <w:rPr>
                <w:sz w:val="15"/>
                <w:szCs w:val="15"/>
              </w:rPr>
              <w:t>/app/</w:t>
            </w:r>
            <w:proofErr w:type="spellStart"/>
            <w:r>
              <w:rPr>
                <w:sz w:val="15"/>
                <w:szCs w:val="15"/>
              </w:rPr>
              <w:t>category.service.ts</w:t>
            </w:r>
            <w:proofErr w:type="spellEnd"/>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3C019E58" w14:textId="77777777" w:rsidR="000107AB" w:rsidRDefault="000107AB" w:rsidP="00A65BFA">
            <w:r>
              <w:rPr>
                <w:sz w:val="15"/>
                <w:szCs w:val="15"/>
              </w:rPr>
              <w:t>whole file</w:t>
            </w:r>
          </w:p>
        </w:tc>
      </w:tr>
      <w:tr w:rsidR="000107AB" w14:paraId="40735824"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312DC2B" w14:textId="77777777" w:rsidR="000107AB" w:rsidRDefault="000107AB" w:rsidP="00A65BFA">
            <w:proofErr w:type="spellStart"/>
            <w:r>
              <w:rPr>
                <w:sz w:val="15"/>
                <w:szCs w:val="15"/>
              </w:rPr>
              <w:t>src</w:t>
            </w:r>
            <w:proofErr w:type="spellEnd"/>
            <w:r>
              <w:rPr>
                <w:sz w:val="15"/>
                <w:szCs w:val="15"/>
              </w:rPr>
              <w:t>/app/core/request-</w:t>
            </w:r>
            <w:proofErr w:type="spellStart"/>
            <w:r>
              <w:rPr>
                <w:sz w:val="15"/>
                <w:szCs w:val="15"/>
              </w:rPr>
              <w:t>api.service.spec.ts</w:t>
            </w:r>
            <w:proofErr w:type="spellEnd"/>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59501D1" w14:textId="77777777" w:rsidR="000107AB" w:rsidRDefault="000107AB" w:rsidP="00A65BFA">
            <w:r>
              <w:rPr>
                <w:sz w:val="15"/>
                <w:szCs w:val="15"/>
              </w:rPr>
              <w:t>whole file</w:t>
            </w:r>
          </w:p>
        </w:tc>
      </w:tr>
      <w:tr w:rsidR="000107AB" w14:paraId="1903CF15"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40923CE" w14:textId="77777777" w:rsidR="000107AB" w:rsidRDefault="000107AB" w:rsidP="00A65BFA">
            <w:proofErr w:type="spellStart"/>
            <w:r>
              <w:rPr>
                <w:sz w:val="15"/>
                <w:szCs w:val="15"/>
              </w:rPr>
              <w:t>src</w:t>
            </w:r>
            <w:proofErr w:type="spellEnd"/>
            <w:r>
              <w:rPr>
                <w:sz w:val="15"/>
                <w:szCs w:val="15"/>
              </w:rPr>
              <w:t>/app/features/handler/request-queue-</w:t>
            </w:r>
            <w:proofErr w:type="spellStart"/>
            <w:r>
              <w:rPr>
                <w:sz w:val="15"/>
                <w:szCs w:val="15"/>
              </w:rPr>
              <w:t>page.spec.ts</w:t>
            </w:r>
            <w:proofErr w:type="spellEnd"/>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DAF4C03" w14:textId="77777777" w:rsidR="000107AB" w:rsidRDefault="000107AB" w:rsidP="00A65BFA">
            <w:r>
              <w:rPr>
                <w:sz w:val="15"/>
                <w:szCs w:val="15"/>
              </w:rPr>
              <w:t>whole file</w:t>
            </w:r>
          </w:p>
        </w:tc>
      </w:tr>
      <w:tr w:rsidR="000107AB" w14:paraId="138CA24C"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22C10C0" w14:textId="77777777" w:rsidR="000107AB" w:rsidRDefault="000107AB" w:rsidP="00A65BFA">
            <w:proofErr w:type="spellStart"/>
            <w:r>
              <w:rPr>
                <w:sz w:val="15"/>
                <w:szCs w:val="15"/>
              </w:rPr>
              <w:t>src</w:t>
            </w:r>
            <w:proofErr w:type="spellEnd"/>
            <w:r>
              <w:rPr>
                <w:sz w:val="15"/>
                <w:szCs w:val="15"/>
              </w:rPr>
              <w:t>/app/features/management/activity-</w:t>
            </w:r>
            <w:proofErr w:type="spellStart"/>
            <w:r>
              <w:rPr>
                <w:sz w:val="15"/>
                <w:szCs w:val="15"/>
              </w:rPr>
              <w:t>page.spec.ts</w:t>
            </w:r>
            <w:proofErr w:type="spellEnd"/>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F8B7177" w14:textId="77777777" w:rsidR="000107AB" w:rsidRDefault="000107AB" w:rsidP="00A65BFA">
            <w:r>
              <w:rPr>
                <w:sz w:val="15"/>
                <w:szCs w:val="15"/>
              </w:rPr>
              <w:t>whole file</w:t>
            </w:r>
          </w:p>
        </w:tc>
      </w:tr>
      <w:tr w:rsidR="000107AB" w14:paraId="17253234"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53AFCB4" w14:textId="77777777" w:rsidR="000107AB" w:rsidRDefault="000107AB" w:rsidP="00A65BFA">
            <w:proofErr w:type="spellStart"/>
            <w:r>
              <w:rPr>
                <w:sz w:val="15"/>
                <w:szCs w:val="15"/>
              </w:rPr>
              <w:t>src</w:t>
            </w:r>
            <w:proofErr w:type="spellEnd"/>
            <w:r>
              <w:rPr>
                <w:sz w:val="15"/>
                <w:szCs w:val="15"/>
              </w:rPr>
              <w:t>/app/features/management/staff-</w:t>
            </w:r>
            <w:proofErr w:type="spellStart"/>
            <w:r>
              <w:rPr>
                <w:sz w:val="15"/>
                <w:szCs w:val="15"/>
              </w:rPr>
              <w:t>page.spec.ts</w:t>
            </w:r>
            <w:proofErr w:type="spellEnd"/>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2FD369F" w14:textId="77777777" w:rsidR="000107AB" w:rsidRDefault="000107AB" w:rsidP="00A65BFA">
            <w:r>
              <w:rPr>
                <w:sz w:val="15"/>
                <w:szCs w:val="15"/>
              </w:rPr>
              <w:t>whole file</w:t>
            </w:r>
          </w:p>
        </w:tc>
      </w:tr>
      <w:tr w:rsidR="000107AB" w14:paraId="16D7D0DF"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903B076" w14:textId="77777777" w:rsidR="000107AB" w:rsidRDefault="000107AB" w:rsidP="00A65BFA">
            <w:proofErr w:type="spellStart"/>
            <w:r>
              <w:rPr>
                <w:sz w:val="15"/>
                <w:szCs w:val="15"/>
              </w:rPr>
              <w:t>src</w:t>
            </w:r>
            <w:proofErr w:type="spellEnd"/>
            <w:r>
              <w:rPr>
                <w:sz w:val="15"/>
                <w:szCs w:val="15"/>
              </w:rPr>
              <w:t>/app/features/requester/requester-</w:t>
            </w:r>
            <w:proofErr w:type="spellStart"/>
            <w:r>
              <w:rPr>
                <w:sz w:val="15"/>
                <w:szCs w:val="15"/>
              </w:rPr>
              <w:t>page.spec.ts</w:t>
            </w:r>
            <w:proofErr w:type="spellEnd"/>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6D9561DA" w14:textId="77777777" w:rsidR="000107AB" w:rsidRDefault="000107AB" w:rsidP="00A65BFA">
            <w:r>
              <w:rPr>
                <w:sz w:val="15"/>
                <w:szCs w:val="15"/>
              </w:rPr>
              <w:t>whole file</w:t>
            </w:r>
          </w:p>
        </w:tc>
      </w:tr>
      <w:tr w:rsidR="000107AB" w14:paraId="2CB27FD1"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074CB68" w14:textId="77777777" w:rsidR="000107AB" w:rsidRDefault="000107AB" w:rsidP="00A65BFA">
            <w:r>
              <w:rPr>
                <w:b/>
                <w:sz w:val="15"/>
                <w:szCs w:val="15"/>
              </w:rPr>
              <w:t>Repository root</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BAC5129" w14:textId="77777777" w:rsidR="000107AB" w:rsidRDefault="000107AB" w:rsidP="00A65BFA">
            <w:r>
              <w:rPr>
                <w:b/>
                <w:sz w:val="15"/>
                <w:szCs w:val="15"/>
              </w:rPr>
              <w:t>(paths from the repository root)</w:t>
            </w:r>
          </w:p>
        </w:tc>
      </w:tr>
      <w:tr w:rsidR="000107AB" w14:paraId="29AC2C9D"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56DE3A4F" w14:textId="77777777" w:rsidR="000107AB" w:rsidRDefault="000107AB" w:rsidP="00A65BFA">
            <w:r>
              <w:rPr>
                <w:sz w:val="15"/>
                <w:szCs w:val="15"/>
              </w:rPr>
              <w:t>.</w:t>
            </w:r>
            <w:proofErr w:type="spellStart"/>
            <w:r>
              <w:rPr>
                <w:sz w:val="15"/>
                <w:szCs w:val="15"/>
              </w:rPr>
              <w:t>github</w:t>
            </w:r>
            <w:proofErr w:type="spellEnd"/>
            <w:r>
              <w:rPr>
                <w:sz w:val="15"/>
                <w:szCs w:val="15"/>
              </w:rPr>
              <w:t>/workflows/</w:t>
            </w:r>
            <w:proofErr w:type="spellStart"/>
            <w:r>
              <w:rPr>
                <w:sz w:val="15"/>
                <w:szCs w:val="15"/>
              </w:rPr>
              <w:t>ci.yml</w:t>
            </w:r>
            <w:proofErr w:type="spellEnd"/>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66FCA2F" w14:textId="77777777" w:rsidR="000107AB" w:rsidRDefault="000107AB" w:rsidP="00A65BFA">
            <w:r>
              <w:rPr>
                <w:sz w:val="15"/>
                <w:szCs w:val="15"/>
              </w:rPr>
              <w:t>whole file</w:t>
            </w:r>
          </w:p>
        </w:tc>
      </w:tr>
      <w:tr w:rsidR="000107AB" w14:paraId="232D7700"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D385E13" w14:textId="77777777" w:rsidR="000107AB" w:rsidRDefault="000107AB" w:rsidP="00A65BFA">
            <w:r>
              <w:rPr>
                <w:sz w:val="15"/>
                <w:szCs w:val="15"/>
              </w:rPr>
              <w:t>.</w:t>
            </w:r>
            <w:proofErr w:type="spellStart"/>
            <w:r>
              <w:rPr>
                <w:sz w:val="15"/>
                <w:szCs w:val="15"/>
              </w:rPr>
              <w:t>github</w:t>
            </w:r>
            <w:proofErr w:type="spellEnd"/>
            <w:r>
              <w:rPr>
                <w:sz w:val="15"/>
                <w:szCs w:val="15"/>
              </w:rPr>
              <w:t>/workflows/</w:t>
            </w:r>
            <w:proofErr w:type="spellStart"/>
            <w:r>
              <w:rPr>
                <w:sz w:val="15"/>
                <w:szCs w:val="15"/>
              </w:rPr>
              <w:t>security.yml</w:t>
            </w:r>
            <w:proofErr w:type="spellEnd"/>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067DCCFB" w14:textId="77777777" w:rsidR="000107AB" w:rsidRDefault="000107AB" w:rsidP="00A65BFA">
            <w:r>
              <w:rPr>
                <w:sz w:val="15"/>
                <w:szCs w:val="15"/>
              </w:rPr>
              <w:t>whole file</w:t>
            </w:r>
          </w:p>
        </w:tc>
      </w:tr>
      <w:tr w:rsidR="000107AB" w14:paraId="45629EE2"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223B0F39" w14:textId="77777777" w:rsidR="000107AB" w:rsidRDefault="000107AB" w:rsidP="00A65BFA">
            <w:r>
              <w:rPr>
                <w:sz w:val="15"/>
                <w:szCs w:val="15"/>
              </w:rPr>
              <w:t>perf/request-list.k6.js</w:t>
            </w:r>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4EC3B77A" w14:textId="77777777" w:rsidR="000107AB" w:rsidRDefault="000107AB" w:rsidP="00A65BFA">
            <w:r>
              <w:rPr>
                <w:sz w:val="15"/>
                <w:szCs w:val="15"/>
              </w:rPr>
              <w:t>k6 load test</w:t>
            </w:r>
          </w:p>
        </w:tc>
      </w:tr>
      <w:tr w:rsidR="000107AB" w14:paraId="7C888A10" w14:textId="77777777" w:rsidTr="00A65BFA">
        <w:trPr>
          <w:cantSplit/>
        </w:trPr>
        <w:tc>
          <w:tcPr>
            <w:tcW w:w="3791"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73761C97" w14:textId="77777777" w:rsidR="000107AB" w:rsidRDefault="000107AB" w:rsidP="00A65BFA">
            <w:r>
              <w:rPr>
                <w:sz w:val="15"/>
                <w:szCs w:val="15"/>
              </w:rPr>
              <w:t>perf/seed-perf-</w:t>
            </w:r>
            <w:proofErr w:type="spellStart"/>
            <w:r>
              <w:rPr>
                <w:sz w:val="15"/>
                <w:szCs w:val="15"/>
              </w:rPr>
              <w:t>data.sql</w:t>
            </w:r>
            <w:proofErr w:type="spellEnd"/>
          </w:p>
        </w:tc>
        <w:tc>
          <w:tcPr>
            <w:tcW w:w="5235" w:type="dxa"/>
            <w:tcBorders>
              <w:top w:val="single" w:sz="4" w:space="0" w:color="808080"/>
              <w:left w:val="single" w:sz="4" w:space="0" w:color="808080"/>
              <w:bottom w:val="single" w:sz="4" w:space="0" w:color="808080"/>
              <w:right w:val="single" w:sz="4" w:space="0" w:color="808080"/>
            </w:tcBorders>
            <w:tcMar>
              <w:top w:w="40" w:type="dxa"/>
              <w:left w:w="70" w:type="dxa"/>
              <w:bottom w:w="40" w:type="dxa"/>
              <w:right w:w="70" w:type="dxa"/>
            </w:tcMar>
          </w:tcPr>
          <w:p w14:paraId="1533BA8E" w14:textId="77777777" w:rsidR="000107AB" w:rsidRDefault="000107AB" w:rsidP="00A65BFA">
            <w:r>
              <w:rPr>
                <w:sz w:val="15"/>
                <w:szCs w:val="15"/>
              </w:rPr>
              <w:t>whole file</w:t>
            </w:r>
          </w:p>
        </w:tc>
      </w:tr>
    </w:tbl>
    <w:p w14:paraId="122AC663" w14:textId="77777777" w:rsidR="000F08DE" w:rsidRDefault="000F08DE" w:rsidP="00883B20">
      <w:pPr>
        <w:pStyle w:val="Heading1"/>
      </w:pPr>
      <w:bookmarkStart w:id="137" w:name="_Toc243252309"/>
      <w:r>
        <w:t>References</w:t>
      </w:r>
      <w:bookmarkEnd w:id="137"/>
    </w:p>
    <w:p w14:paraId="0E098D2C" w14:textId="77777777" w:rsidR="00F944AF" w:rsidRDefault="00555546">
      <w:r>
        <w:t xml:space="preserve">Angular (2026) </w:t>
      </w:r>
      <w:r>
        <w:rPr>
          <w:i/>
          <w:iCs/>
        </w:rPr>
        <w:t>Angular versioning and releases.</w:t>
      </w:r>
      <w:r>
        <w:t xml:space="preserve"> Available at: </w:t>
      </w:r>
      <w:hyperlink r:id="rId24" w:history="1">
        <w:r w:rsidR="00F944AF">
          <w:rPr>
            <w:rStyle w:val="Hyperlink"/>
          </w:rPr>
          <w:t>https://angular.dev/reference/releases</w:t>
        </w:r>
      </w:hyperlink>
      <w:r>
        <w:t xml:space="preserve"> (Accessed: 30 September 2026).</w:t>
      </w:r>
    </w:p>
    <w:p w14:paraId="1F799638" w14:textId="77777777" w:rsidR="00380CD2" w:rsidRDefault="00555546">
      <w:r>
        <w:lastRenderedPageBreak/>
        <w:t xml:space="preserve">Apache Software Foundation (2004) </w:t>
      </w:r>
      <w:r>
        <w:rPr>
          <w:i/>
          <w:iCs/>
        </w:rPr>
        <w:t>Apache License, Version 2.0.</w:t>
      </w:r>
      <w:r>
        <w:t xml:space="preserve"> Available at: </w:t>
      </w:r>
      <w:hyperlink r:id="rId25" w:history="1">
        <w:r w:rsidR="00380CD2">
          <w:rPr>
            <w:rStyle w:val="Hyperlink"/>
          </w:rPr>
          <w:t>https://www.apache.org/licenses/LICENSE-2.0</w:t>
        </w:r>
      </w:hyperlink>
      <w:r>
        <w:t xml:space="preserve"> (Accessed: 30 September 2026).</w:t>
      </w:r>
    </w:p>
    <w:p w14:paraId="1684B5E4" w14:textId="77777777" w:rsidR="00F944AF" w:rsidRDefault="00555546">
      <w:r>
        <w:t xml:space="preserve">Belgium Campus </w:t>
      </w:r>
      <w:proofErr w:type="spellStart"/>
      <w:r>
        <w:t>ITversity</w:t>
      </w:r>
      <w:proofErr w:type="spellEnd"/>
      <w:r>
        <w:t xml:space="preserve"> (2026a) </w:t>
      </w:r>
      <w:r>
        <w:rPr>
          <w:i/>
          <w:iCs/>
        </w:rPr>
        <w:t xml:space="preserve">SEN381 </w:t>
      </w:r>
      <w:proofErr w:type="spellStart"/>
      <w:r>
        <w:rPr>
          <w:i/>
          <w:iCs/>
        </w:rPr>
        <w:t>CivicConnect</w:t>
      </w:r>
      <w:proofErr w:type="spellEnd"/>
      <w:r>
        <w:rPr>
          <w:i/>
          <w:iCs/>
        </w:rPr>
        <w:t xml:space="preserve"> Master Project Brief.</w:t>
      </w:r>
      <w:r>
        <w:t xml:space="preserve"> Unpublished course document.</w:t>
      </w:r>
    </w:p>
    <w:p w14:paraId="7C42B39B" w14:textId="77777777" w:rsidR="00F944AF" w:rsidRDefault="00555546">
      <w:r>
        <w:t xml:space="preserve">Belgium Campus </w:t>
      </w:r>
      <w:proofErr w:type="spellStart"/>
      <w:r>
        <w:t>ITversity</w:t>
      </w:r>
      <w:proofErr w:type="spellEnd"/>
      <w:r>
        <w:t xml:space="preserve"> (2026b) </w:t>
      </w:r>
      <w:r>
        <w:rPr>
          <w:i/>
          <w:iCs/>
        </w:rPr>
        <w:t xml:space="preserve">SEN381 </w:t>
      </w:r>
      <w:proofErr w:type="spellStart"/>
      <w:r>
        <w:rPr>
          <w:i/>
          <w:iCs/>
        </w:rPr>
        <w:t>CivicConnect</w:t>
      </w:r>
      <w:proofErr w:type="spellEnd"/>
      <w:r>
        <w:rPr>
          <w:i/>
          <w:iCs/>
        </w:rPr>
        <w:t xml:space="preserve"> Milestone 2 (M2): Architecture, Technology &amp; Initial Design Baseline.</w:t>
      </w:r>
      <w:r>
        <w:t xml:space="preserve"> Unpublished course document.</w:t>
      </w:r>
    </w:p>
    <w:p w14:paraId="25F141F6" w14:textId="77777777" w:rsidR="00F944AF" w:rsidRDefault="00555546">
      <w:proofErr w:type="spellStart"/>
      <w:r>
        <w:t>endoflife.date</w:t>
      </w:r>
      <w:proofErr w:type="spellEnd"/>
      <w:r>
        <w:t xml:space="preserve"> (2026) </w:t>
      </w:r>
      <w:r>
        <w:rPr>
          <w:i/>
          <w:iCs/>
        </w:rPr>
        <w:t>Angular.</w:t>
      </w:r>
      <w:r>
        <w:t xml:space="preserve"> Available at: </w:t>
      </w:r>
      <w:hyperlink r:id="rId26" w:history="1">
        <w:r w:rsidR="00F944AF">
          <w:rPr>
            <w:rStyle w:val="Hyperlink"/>
          </w:rPr>
          <w:t>https://endoflife.date/angular</w:t>
        </w:r>
      </w:hyperlink>
      <w:r>
        <w:t xml:space="preserve"> (Accessed: 30 September 2026).</w:t>
      </w:r>
    </w:p>
    <w:p w14:paraId="337C4F90" w14:textId="77777777" w:rsidR="00380CD2" w:rsidRDefault="00555546">
      <w:r>
        <w:t xml:space="preserve">Flyway (no date) </w:t>
      </w:r>
      <w:r>
        <w:rPr>
          <w:i/>
          <w:iCs/>
        </w:rPr>
        <w:t>Flyway LICENSE.txt.</w:t>
      </w:r>
      <w:r>
        <w:t xml:space="preserve"> Available at: </w:t>
      </w:r>
      <w:hyperlink r:id="rId27" w:history="1">
        <w:r w:rsidR="00380CD2">
          <w:rPr>
            <w:rStyle w:val="Hyperlink"/>
          </w:rPr>
          <w:t>https://github.com/flyway/flyway/blob/main/LICENSE.txt</w:t>
        </w:r>
      </w:hyperlink>
      <w:r>
        <w:t xml:space="preserve"> (Accessed: 30 September 2026).</w:t>
      </w:r>
    </w:p>
    <w:p w14:paraId="43050EF2" w14:textId="77777777" w:rsidR="00380CD2" w:rsidRDefault="00555546">
      <w:r>
        <w:t xml:space="preserve">Fowler, M. (2018) </w:t>
      </w:r>
      <w:r>
        <w:rPr>
          <w:i/>
          <w:iCs/>
        </w:rPr>
        <w:t>Refactoring: Improving the Design of Existing Code.</w:t>
      </w:r>
      <w:r>
        <w:t xml:space="preserve"> 2nd </w:t>
      </w:r>
      <w:proofErr w:type="spellStart"/>
      <w:r>
        <w:t>edn</w:t>
      </w:r>
      <w:proofErr w:type="spellEnd"/>
      <w:r>
        <w:t>. Boston, MA: Addison-Wesley.</w:t>
      </w:r>
    </w:p>
    <w:p w14:paraId="341B2644" w14:textId="77777777" w:rsidR="00380CD2" w:rsidRDefault="00555546">
      <w:r>
        <w:t xml:space="preserve">Fowler, M. (2024) </w:t>
      </w:r>
      <w:r>
        <w:rPr>
          <w:i/>
          <w:iCs/>
        </w:rPr>
        <w:t>Continuous Integration.</w:t>
      </w:r>
      <w:r>
        <w:t xml:space="preserve"> Available at: </w:t>
      </w:r>
      <w:hyperlink r:id="rId28" w:history="1">
        <w:r w:rsidR="00380CD2">
          <w:rPr>
            <w:rStyle w:val="Hyperlink"/>
          </w:rPr>
          <w:t>https://martinfowler.com/articles/continuousIntegration.html</w:t>
        </w:r>
      </w:hyperlink>
      <w:r>
        <w:t xml:space="preserve"> (Accessed: 30 September 2026).</w:t>
      </w:r>
    </w:p>
    <w:p w14:paraId="1097DC11" w14:textId="77777777" w:rsidR="00380CD2" w:rsidRDefault="00555546">
      <w:r>
        <w:t xml:space="preserve">Freeman, E. and Robson, E. (2020) </w:t>
      </w:r>
      <w:r>
        <w:rPr>
          <w:i/>
          <w:iCs/>
        </w:rPr>
        <w:t>Head First Design Patterns.</w:t>
      </w:r>
      <w:r>
        <w:t xml:space="preserve"> 2nd </w:t>
      </w:r>
      <w:proofErr w:type="spellStart"/>
      <w:r>
        <w:t>edn</w:t>
      </w:r>
      <w:proofErr w:type="spellEnd"/>
      <w:r>
        <w:t>. Sebastopol, CA: O'Reilly Media.</w:t>
      </w:r>
    </w:p>
    <w:p w14:paraId="2CE23817" w14:textId="77777777" w:rsidR="00380CD2" w:rsidRDefault="00555546">
      <w:r>
        <w:t xml:space="preserve">GitHub (no date) </w:t>
      </w:r>
      <w:r>
        <w:rPr>
          <w:i/>
          <w:iCs/>
        </w:rPr>
        <w:t>About protected branches.</w:t>
      </w:r>
      <w:r>
        <w:t xml:space="preserve"> Available at: </w:t>
      </w:r>
      <w:hyperlink r:id="rId29" w:history="1">
        <w:r w:rsidR="00380CD2">
          <w:rPr>
            <w:rStyle w:val="Hyperlink"/>
          </w:rPr>
          <w:t>https://docs.github.com/en/repositories/configuring-branches-and-merges-in-your-repository/managing-protected-branches/about-protected-branches</w:t>
        </w:r>
      </w:hyperlink>
      <w:r>
        <w:t xml:space="preserve"> (Accessed: 30 September 2026).</w:t>
      </w:r>
    </w:p>
    <w:p w14:paraId="7D8EA1DE" w14:textId="77777777" w:rsidR="00380CD2" w:rsidRDefault="00555546">
      <w:r>
        <w:t xml:space="preserve">Google (no date) </w:t>
      </w:r>
      <w:r>
        <w:rPr>
          <w:i/>
          <w:iCs/>
        </w:rPr>
        <w:t>Angular LICENSE.</w:t>
      </w:r>
      <w:r>
        <w:t xml:space="preserve"> Available at: </w:t>
      </w:r>
      <w:hyperlink r:id="rId30" w:history="1">
        <w:r w:rsidR="00380CD2">
          <w:rPr>
            <w:rStyle w:val="Hyperlink"/>
          </w:rPr>
          <w:t>https://github.com/angular/angular/blob/main/LICENSE</w:t>
        </w:r>
      </w:hyperlink>
      <w:r>
        <w:t xml:space="preserve"> (Accessed: 30 September 2026).</w:t>
      </w:r>
    </w:p>
    <w:p w14:paraId="63E4C7D8" w14:textId="77777777" w:rsidR="00380CD2" w:rsidRDefault="00555546">
      <w:r>
        <w:t xml:space="preserve">Hibernate (no date) </w:t>
      </w:r>
      <w:r>
        <w:rPr>
          <w:i/>
          <w:iCs/>
        </w:rPr>
        <w:t>License.</w:t>
      </w:r>
      <w:r>
        <w:t xml:space="preserve"> Available at: </w:t>
      </w:r>
      <w:hyperlink r:id="rId31" w:history="1">
        <w:r w:rsidR="00380CD2">
          <w:rPr>
            <w:rStyle w:val="Hyperlink"/>
          </w:rPr>
          <w:t>https://hibernate.org/community/license/</w:t>
        </w:r>
      </w:hyperlink>
      <w:r>
        <w:t xml:space="preserve"> (Accessed: 30 September 2026).</w:t>
      </w:r>
    </w:p>
    <w:p w14:paraId="5AD38F98" w14:textId="77777777" w:rsidR="00380CD2" w:rsidRDefault="00555546">
      <w:r>
        <w:t xml:space="preserve">Jones, M., Bradley, J. and </w:t>
      </w:r>
      <w:proofErr w:type="spellStart"/>
      <w:r>
        <w:t>Sakimura</w:t>
      </w:r>
      <w:proofErr w:type="spellEnd"/>
      <w:r>
        <w:t xml:space="preserve">, N. (2015) </w:t>
      </w:r>
      <w:r>
        <w:rPr>
          <w:i/>
          <w:iCs/>
        </w:rPr>
        <w:t>RFC 7519: JSON Web Token (JWT).</w:t>
      </w:r>
      <w:r>
        <w:t xml:space="preserve"> Internet Engineering Task Force. Available at: </w:t>
      </w:r>
      <w:hyperlink r:id="rId32" w:history="1">
        <w:r w:rsidR="00380CD2">
          <w:rPr>
            <w:rStyle w:val="Hyperlink"/>
          </w:rPr>
          <w:t>https://www.rfc-editor.org/rfc/rfc7519</w:t>
        </w:r>
      </w:hyperlink>
      <w:r>
        <w:t xml:space="preserve"> (Accessed: 30 September 2026).</w:t>
      </w:r>
    </w:p>
    <w:p w14:paraId="0138AA2A" w14:textId="77777777" w:rsidR="00380CD2" w:rsidRDefault="00555546">
      <w:r>
        <w:t xml:space="preserve">National Treasury (no date) </w:t>
      </w:r>
      <w:r>
        <w:rPr>
          <w:i/>
          <w:iCs/>
        </w:rPr>
        <w:t>POPIA.</w:t>
      </w:r>
      <w:r>
        <w:t xml:space="preserve"> Available at: </w:t>
      </w:r>
      <w:hyperlink r:id="rId33" w:history="1">
        <w:r w:rsidR="00380CD2">
          <w:rPr>
            <w:rStyle w:val="Hyperlink"/>
          </w:rPr>
          <w:t>https://www.treasury.gov.za/POPIA/</w:t>
        </w:r>
      </w:hyperlink>
      <w:r>
        <w:t xml:space="preserve"> (Accessed: 9 September 2026).</w:t>
      </w:r>
    </w:p>
    <w:p w14:paraId="75E4CEF8" w14:textId="77777777" w:rsidR="00380CD2" w:rsidRDefault="00555546">
      <w:r>
        <w:t xml:space="preserve">Nottingham, M., Wilde, E. and Dalal, S. (2023) </w:t>
      </w:r>
      <w:r>
        <w:rPr>
          <w:i/>
          <w:iCs/>
        </w:rPr>
        <w:t>RFC 9457: Problem Details for HTTP APIs.</w:t>
      </w:r>
      <w:r>
        <w:t xml:space="preserve"> Internet Engineering Task Force. Available at: </w:t>
      </w:r>
      <w:hyperlink r:id="rId34" w:history="1">
        <w:r w:rsidR="00380CD2">
          <w:rPr>
            <w:rStyle w:val="Hyperlink"/>
          </w:rPr>
          <w:t>https://www.rfc-editor.org/rfc/rfc9457</w:t>
        </w:r>
      </w:hyperlink>
      <w:r>
        <w:t xml:space="preserve"> (Accessed: 30 September 2026).</w:t>
      </w:r>
    </w:p>
    <w:p w14:paraId="65E4E565" w14:textId="77777777" w:rsidR="00380CD2" w:rsidRDefault="00555546">
      <w:r>
        <w:lastRenderedPageBreak/>
        <w:t xml:space="preserve">OpenJDK (no date) </w:t>
      </w:r>
      <w:r>
        <w:rPr>
          <w:i/>
          <w:iCs/>
        </w:rPr>
        <w:t>OpenJDK Legal Documents.</w:t>
      </w:r>
      <w:r>
        <w:t xml:space="preserve"> Available at: </w:t>
      </w:r>
      <w:hyperlink r:id="rId35" w:history="1">
        <w:r w:rsidR="00380CD2">
          <w:rPr>
            <w:rStyle w:val="Hyperlink"/>
          </w:rPr>
          <w:t>https://openjdk.org/legal/</w:t>
        </w:r>
      </w:hyperlink>
      <w:r>
        <w:t xml:space="preserve"> (Accessed: 30 September 2026).</w:t>
      </w:r>
    </w:p>
    <w:p w14:paraId="19414F40" w14:textId="77777777" w:rsidR="00F944AF" w:rsidRDefault="00555546">
      <w:r>
        <w:t xml:space="preserve">Oracle (2026) </w:t>
      </w:r>
      <w:r>
        <w:rPr>
          <w:i/>
          <w:iCs/>
        </w:rPr>
        <w:t>Oracle Java SE Support Roadmap.</w:t>
      </w:r>
      <w:r>
        <w:t xml:space="preserve"> Available at: </w:t>
      </w:r>
      <w:hyperlink r:id="rId36" w:history="1">
        <w:r w:rsidR="00F944AF">
          <w:rPr>
            <w:rStyle w:val="Hyperlink"/>
          </w:rPr>
          <w:t>https://www.oracle.com/java/technologies/java-se-support-roadmap.html</w:t>
        </w:r>
      </w:hyperlink>
      <w:r>
        <w:t xml:space="preserve"> (Accessed: 30 September 2026).</w:t>
      </w:r>
    </w:p>
    <w:p w14:paraId="798A11E1" w14:textId="77777777" w:rsidR="00380CD2" w:rsidRDefault="00555546">
      <w:r>
        <w:t xml:space="preserve">OWASP (2023) </w:t>
      </w:r>
      <w:r>
        <w:rPr>
          <w:i/>
          <w:iCs/>
        </w:rPr>
        <w:t>OWASP Top 10 API Security Risks - 2023.</w:t>
      </w:r>
      <w:r>
        <w:t xml:space="preserve"> Available at: </w:t>
      </w:r>
      <w:hyperlink r:id="rId37" w:history="1">
        <w:r w:rsidR="00380CD2">
          <w:rPr>
            <w:rStyle w:val="Hyperlink"/>
          </w:rPr>
          <w:t>https://owasp.org/API-Security/editions/2023/en/0x11-t10/</w:t>
        </w:r>
      </w:hyperlink>
      <w:r>
        <w:t xml:space="preserve"> (Accessed: 30 September 2026).</w:t>
      </w:r>
    </w:p>
    <w:p w14:paraId="40DCD774" w14:textId="77777777" w:rsidR="00380CD2" w:rsidRDefault="00555546">
      <w:r>
        <w:t xml:space="preserve">PostgreSQL Global Development Group (no date) </w:t>
      </w:r>
      <w:r>
        <w:rPr>
          <w:i/>
          <w:iCs/>
        </w:rPr>
        <w:t>License.</w:t>
      </w:r>
      <w:r>
        <w:t xml:space="preserve"> Available at: </w:t>
      </w:r>
      <w:hyperlink r:id="rId38" w:history="1">
        <w:r w:rsidR="00380CD2">
          <w:rPr>
            <w:rStyle w:val="Hyperlink"/>
          </w:rPr>
          <w:t>https://www.postgresql.org/about/licence/</w:t>
        </w:r>
      </w:hyperlink>
      <w:r>
        <w:t xml:space="preserve"> (Accessed: 30 September 2026).</w:t>
      </w:r>
    </w:p>
    <w:p w14:paraId="73425A93" w14:textId="77777777" w:rsidR="00380CD2" w:rsidRDefault="00555546">
      <w:r>
        <w:t xml:space="preserve">PostgreSQL JDBC Driver (no date) </w:t>
      </w:r>
      <w:r>
        <w:rPr>
          <w:i/>
          <w:iCs/>
        </w:rPr>
        <w:t>License.</w:t>
      </w:r>
      <w:r>
        <w:t xml:space="preserve"> Available at: </w:t>
      </w:r>
      <w:hyperlink r:id="rId39" w:history="1">
        <w:r w:rsidR="00380CD2">
          <w:rPr>
            <w:rStyle w:val="Hyperlink"/>
          </w:rPr>
          <w:t>https://jdbc.postgresql.org/license/</w:t>
        </w:r>
      </w:hyperlink>
      <w:r>
        <w:t xml:space="preserve"> (Accessed: 30 September 2026).</w:t>
      </w:r>
    </w:p>
    <w:p w14:paraId="5399A6A6" w14:textId="77777777" w:rsidR="00380CD2" w:rsidRDefault="00555546">
      <w:r>
        <w:t xml:space="preserve">Project Lombok (no date) </w:t>
      </w:r>
      <w:r>
        <w:rPr>
          <w:i/>
          <w:iCs/>
        </w:rPr>
        <w:t>Lombok LICENSE.</w:t>
      </w:r>
      <w:r>
        <w:t xml:space="preserve"> Available at: </w:t>
      </w:r>
      <w:hyperlink r:id="rId40" w:history="1">
        <w:r w:rsidR="00380CD2">
          <w:rPr>
            <w:rStyle w:val="Hyperlink"/>
          </w:rPr>
          <w:t>https://github.com/projectlombok/lombok/blob/master/LICENSE</w:t>
        </w:r>
      </w:hyperlink>
      <w:r>
        <w:t xml:space="preserve"> (Accessed: 30 September 2026).</w:t>
      </w:r>
    </w:p>
    <w:p w14:paraId="489B01D9" w14:textId="77777777" w:rsidR="00F944AF" w:rsidRDefault="00555546">
      <w:r>
        <w:t xml:space="preserve">Spring (2026a) </w:t>
      </w:r>
      <w:r>
        <w:rPr>
          <w:i/>
          <w:iCs/>
        </w:rPr>
        <w:t>Spring Boot 4.1.1 available now.</w:t>
      </w:r>
      <w:r>
        <w:t xml:space="preserve"> Available at: </w:t>
      </w:r>
      <w:hyperlink r:id="rId41" w:history="1">
        <w:r w:rsidR="00F944AF">
          <w:rPr>
            <w:rStyle w:val="Hyperlink"/>
          </w:rPr>
          <w:t>https://spring.io/blog/2026/08/20/spring-boot-4-1-1-available-now/</w:t>
        </w:r>
      </w:hyperlink>
      <w:r>
        <w:t xml:space="preserve"> (Accessed: 30 September 2026).</w:t>
      </w:r>
    </w:p>
    <w:p w14:paraId="7DA2CFF9" w14:textId="77777777" w:rsidR="00F944AF" w:rsidRDefault="00555546">
      <w:r>
        <w:t xml:space="preserve">Spring (2026b) </w:t>
      </w:r>
      <w:r>
        <w:rPr>
          <w:i/>
          <w:iCs/>
        </w:rPr>
        <w:t>System Requirements :: Spring Boot 4.1.</w:t>
      </w:r>
      <w:r>
        <w:t xml:space="preserve"> Available at: </w:t>
      </w:r>
      <w:hyperlink r:id="rId42" w:history="1">
        <w:r w:rsidR="00F944AF">
          <w:rPr>
            <w:rStyle w:val="Hyperlink"/>
          </w:rPr>
          <w:t>https://docs.spring.io/spring-boot/4.1/system-requirements.html</w:t>
        </w:r>
      </w:hyperlink>
      <w:r>
        <w:t xml:space="preserve"> (Accessed: 30 September 2026).</w:t>
      </w:r>
    </w:p>
    <w:p w14:paraId="6A11841B" w14:textId="77777777" w:rsidR="00F944AF" w:rsidRDefault="00555546">
      <w:r>
        <w:t xml:space="preserve">Spring (2026c) </w:t>
      </w:r>
      <w:r>
        <w:rPr>
          <w:i/>
          <w:iCs/>
        </w:rPr>
        <w:t>Database Initialization :: Spring Boot 4.1.</w:t>
      </w:r>
      <w:r>
        <w:t xml:space="preserve"> Available at: </w:t>
      </w:r>
      <w:hyperlink r:id="rId43" w:history="1">
        <w:r w:rsidR="00F944AF">
          <w:rPr>
            <w:rStyle w:val="Hyperlink"/>
          </w:rPr>
          <w:t>https://docs.spring.io/spring-boot/4.1/how-to/data-initialization.html</w:t>
        </w:r>
      </w:hyperlink>
      <w:r>
        <w:t xml:space="preserve"> (Accessed: 30 September 2026).</w:t>
      </w:r>
    </w:p>
    <w:p w14:paraId="3D05FB5E" w14:textId="77777777" w:rsidR="00380CD2" w:rsidRDefault="00555546">
      <w:r>
        <w:t xml:space="preserve">Spring (no date a) </w:t>
      </w:r>
      <w:r>
        <w:rPr>
          <w:i/>
          <w:iCs/>
        </w:rPr>
        <w:t>Spring Boot LICENSE.txt.</w:t>
      </w:r>
      <w:r>
        <w:t xml:space="preserve"> Available at: </w:t>
      </w:r>
      <w:hyperlink r:id="rId44" w:history="1">
        <w:r w:rsidR="00380CD2">
          <w:rPr>
            <w:rStyle w:val="Hyperlink"/>
          </w:rPr>
          <w:t>https://github.com/spring-projects/spring-boot/blob/main/LICENSE.txt</w:t>
        </w:r>
      </w:hyperlink>
      <w:r>
        <w:t xml:space="preserve"> (Accessed: 30 September 2026).</w:t>
      </w:r>
    </w:p>
    <w:p w14:paraId="29890CC8" w14:textId="77777777" w:rsidR="00380CD2" w:rsidRDefault="00555546">
      <w:r>
        <w:t xml:space="preserve">Spring (no date b) </w:t>
      </w:r>
      <w:r>
        <w:rPr>
          <w:i/>
          <w:iCs/>
        </w:rPr>
        <w:t>Spring Security LICENSE.txt.</w:t>
      </w:r>
      <w:r>
        <w:t xml:space="preserve"> Available at: </w:t>
      </w:r>
      <w:hyperlink r:id="rId45" w:history="1">
        <w:r w:rsidR="00380CD2">
          <w:rPr>
            <w:rStyle w:val="Hyperlink"/>
          </w:rPr>
          <w:t>https://github.com/spring-projects/spring-security/blob/main/LICENSE.txt</w:t>
        </w:r>
      </w:hyperlink>
      <w:r>
        <w:t xml:space="preserve"> (Accessed: 30 September 2026).</w:t>
      </w:r>
    </w:p>
    <w:p w14:paraId="09BC2103" w14:textId="77777777" w:rsidR="00380CD2" w:rsidRDefault="00555546">
      <w:r>
        <w:t xml:space="preserve">Spring (no date c) </w:t>
      </w:r>
      <w:r>
        <w:rPr>
          <w:i/>
          <w:iCs/>
        </w:rPr>
        <w:t xml:space="preserve">Spring Framework Reference: Additional Capabilities of the </w:t>
      </w:r>
      <w:proofErr w:type="spellStart"/>
      <w:r>
        <w:rPr>
          <w:i/>
          <w:iCs/>
        </w:rPr>
        <w:t>ApplicationContext</w:t>
      </w:r>
      <w:proofErr w:type="spellEnd"/>
      <w:r>
        <w:rPr>
          <w:i/>
          <w:iCs/>
        </w:rPr>
        <w:t xml:space="preserve"> (standard and custom events).</w:t>
      </w:r>
      <w:r>
        <w:t xml:space="preserve"> Available at: </w:t>
      </w:r>
      <w:hyperlink r:id="rId46" w:history="1">
        <w:r w:rsidR="00380CD2">
          <w:rPr>
            <w:rStyle w:val="Hyperlink"/>
          </w:rPr>
          <w:t>https://docs.spring.io/spring-framework/reference/core/beans/context-introduction.html</w:t>
        </w:r>
      </w:hyperlink>
      <w:r>
        <w:t xml:space="preserve"> (Accessed: 30 September 2026).</w:t>
      </w:r>
    </w:p>
    <w:p w14:paraId="114B2717" w14:textId="77777777" w:rsidR="00380CD2" w:rsidRDefault="00555546">
      <w:r>
        <w:t xml:space="preserve">Spring (no date d) </w:t>
      </w:r>
      <w:r>
        <w:rPr>
          <w:i/>
          <w:iCs/>
        </w:rPr>
        <w:t>Spring Framework Reference: Transaction-bound Events.</w:t>
      </w:r>
      <w:r>
        <w:t xml:space="preserve"> Available at: </w:t>
      </w:r>
      <w:hyperlink r:id="rId47" w:history="1">
        <w:r w:rsidR="00380CD2">
          <w:rPr>
            <w:rStyle w:val="Hyperlink"/>
          </w:rPr>
          <w:t>https://docs.spring.io/spring-framework/reference/data-access/transaction/event.html</w:t>
        </w:r>
      </w:hyperlink>
      <w:r>
        <w:t xml:space="preserve"> (Accessed: 30 September 2026).</w:t>
      </w:r>
    </w:p>
    <w:p w14:paraId="0B275D46" w14:textId="77777777" w:rsidR="00380CD2" w:rsidRDefault="00555546">
      <w:r>
        <w:lastRenderedPageBreak/>
        <w:t xml:space="preserve">Spring (no date e) </w:t>
      </w:r>
      <w:r>
        <w:rPr>
          <w:i/>
          <w:iCs/>
        </w:rPr>
        <w:t>Spring Security Reference: OAuth 2.0 Resource Server JWT.</w:t>
      </w:r>
      <w:r>
        <w:t xml:space="preserve"> Available at: </w:t>
      </w:r>
      <w:hyperlink r:id="rId48" w:history="1">
        <w:r w:rsidR="00380CD2">
          <w:rPr>
            <w:rStyle w:val="Hyperlink"/>
          </w:rPr>
          <w:t>https://docs.spring.io/spring-security/reference/servlet/oauth2/resource-server/jwt.html</w:t>
        </w:r>
      </w:hyperlink>
      <w:r>
        <w:t xml:space="preserve"> (Accessed: 30 September 2026).</w:t>
      </w:r>
    </w:p>
    <w:p w14:paraId="0031F796" w14:textId="77777777" w:rsidR="00F944AF" w:rsidRDefault="00555546">
      <w:proofErr w:type="spellStart"/>
      <w:r>
        <w:t>Supabase</w:t>
      </w:r>
      <w:proofErr w:type="spellEnd"/>
      <w:r>
        <w:t xml:space="preserve"> (2026a) </w:t>
      </w:r>
      <w:r>
        <w:rPr>
          <w:i/>
          <w:iCs/>
        </w:rPr>
        <w:t>Pricing &amp; fees.</w:t>
      </w:r>
      <w:r>
        <w:t xml:space="preserve"> Available at: </w:t>
      </w:r>
      <w:hyperlink r:id="rId49" w:history="1">
        <w:r w:rsidR="00F944AF">
          <w:rPr>
            <w:rStyle w:val="Hyperlink"/>
          </w:rPr>
          <w:t>https://supabase.com/pricing</w:t>
        </w:r>
      </w:hyperlink>
      <w:r>
        <w:t xml:space="preserve"> (Accessed: 30 September 2026).</w:t>
      </w:r>
    </w:p>
    <w:p w14:paraId="17F3EEF7" w14:textId="77777777" w:rsidR="00F944AF" w:rsidRDefault="00555546">
      <w:proofErr w:type="spellStart"/>
      <w:r>
        <w:t>Supabase</w:t>
      </w:r>
      <w:proofErr w:type="spellEnd"/>
      <w:r>
        <w:t xml:space="preserve"> (2026b) </w:t>
      </w:r>
      <w:r>
        <w:rPr>
          <w:i/>
          <w:iCs/>
        </w:rPr>
        <w:t>Connect to your database.</w:t>
      </w:r>
      <w:r>
        <w:t xml:space="preserve"> Available at: </w:t>
      </w:r>
      <w:hyperlink r:id="rId50" w:history="1">
        <w:r w:rsidR="00F944AF">
          <w:rPr>
            <w:rStyle w:val="Hyperlink"/>
          </w:rPr>
          <w:t>https://supabase.com/docs/guides/database/connecting-to-postgres</w:t>
        </w:r>
      </w:hyperlink>
      <w:r>
        <w:t xml:space="preserve"> (Accessed: 30 September 2026).</w:t>
      </w:r>
    </w:p>
    <w:p w14:paraId="0423396D" w14:textId="77777777" w:rsidR="00F944AF" w:rsidRDefault="00555546">
      <w:proofErr w:type="spellStart"/>
      <w:r>
        <w:t>Supabase</w:t>
      </w:r>
      <w:proofErr w:type="spellEnd"/>
      <w:r>
        <w:t xml:space="preserve"> (2026c) </w:t>
      </w:r>
      <w:r>
        <w:rPr>
          <w:i/>
          <w:iCs/>
        </w:rPr>
        <w:t xml:space="preserve">Self-hosted </w:t>
      </w:r>
      <w:proofErr w:type="spellStart"/>
      <w:r>
        <w:rPr>
          <w:i/>
          <w:iCs/>
        </w:rPr>
        <w:t>Supabase</w:t>
      </w:r>
      <w:proofErr w:type="spellEnd"/>
      <w:r>
        <w:rPr>
          <w:i/>
          <w:iCs/>
        </w:rPr>
        <w:t>: upgrading from PG 15 to 17 (breaking change).</w:t>
      </w:r>
      <w:r>
        <w:t xml:space="preserve"> Available at: </w:t>
      </w:r>
      <w:hyperlink r:id="rId51" w:history="1">
        <w:r w:rsidR="00F944AF">
          <w:rPr>
            <w:rStyle w:val="Hyperlink"/>
          </w:rPr>
          <w:t>https://supabase.com/changelog/46080-self-hosted-supabase-upgrading-from-pg-15-to-17-breaking-change</w:t>
        </w:r>
      </w:hyperlink>
      <w:r>
        <w:t xml:space="preserve"> (Accessed: 30 September 2026).</w:t>
      </w:r>
    </w:p>
    <w:p w14:paraId="565EB536" w14:textId="77777777" w:rsidR="00380CD2" w:rsidRDefault="00555546">
      <w:proofErr w:type="spellStart"/>
      <w:r>
        <w:t>Supabase</w:t>
      </w:r>
      <w:proofErr w:type="spellEnd"/>
      <w:r>
        <w:t xml:space="preserve"> (2026d) </w:t>
      </w:r>
      <w:proofErr w:type="spellStart"/>
      <w:r>
        <w:rPr>
          <w:i/>
          <w:iCs/>
        </w:rPr>
        <w:t>supabase</w:t>
      </w:r>
      <w:proofErr w:type="spellEnd"/>
      <w:r>
        <w:rPr>
          <w:i/>
          <w:iCs/>
        </w:rPr>
        <w:t>/</w:t>
      </w:r>
      <w:proofErr w:type="spellStart"/>
      <w:r>
        <w:rPr>
          <w:i/>
          <w:iCs/>
        </w:rPr>
        <w:t>postgres</w:t>
      </w:r>
      <w:proofErr w:type="spellEnd"/>
      <w:r>
        <w:rPr>
          <w:i/>
          <w:iCs/>
        </w:rPr>
        <w:t xml:space="preserve"> releases.</w:t>
      </w:r>
      <w:r>
        <w:t xml:space="preserve"> Available at: </w:t>
      </w:r>
      <w:hyperlink r:id="rId52" w:history="1">
        <w:r w:rsidR="00380CD2">
          <w:rPr>
            <w:rStyle w:val="Hyperlink"/>
          </w:rPr>
          <w:t>https://github.com/supabase/postgres/releases</w:t>
        </w:r>
      </w:hyperlink>
      <w:r>
        <w:t xml:space="preserve"> (Accessed: 30 September 2026).</w:t>
      </w:r>
    </w:p>
    <w:sectPr w:rsidR="00380CD2" w:rsidSect="00535D24">
      <w:footerReference w:type="default" r:id="rId5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A4B58" w14:textId="77777777" w:rsidR="00FB3032" w:rsidRDefault="00FB3032" w:rsidP="00C25D7C">
      <w:pPr>
        <w:spacing w:after="0" w:line="240" w:lineRule="auto"/>
      </w:pPr>
      <w:r>
        <w:separator/>
      </w:r>
    </w:p>
  </w:endnote>
  <w:endnote w:type="continuationSeparator" w:id="0">
    <w:p w14:paraId="4DED36DA" w14:textId="77777777" w:rsidR="00FB3032" w:rsidRDefault="00FB3032" w:rsidP="00C25D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031550"/>
      <w:docPartObj>
        <w:docPartGallery w:val="Page Numbers (Bottom of Page)"/>
        <w:docPartUnique/>
      </w:docPartObj>
    </w:sdtPr>
    <w:sdtEndPr>
      <w:rPr>
        <w:noProof/>
      </w:rPr>
    </w:sdtEndPr>
    <w:sdtContent>
      <w:p w14:paraId="5B38E902" w14:textId="77777777" w:rsidR="00C25D7C" w:rsidRDefault="00C25D7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14FD89B" w14:textId="77777777" w:rsidR="00C25D7C" w:rsidRDefault="00C25D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6203915"/>
      <w:docPartObj>
        <w:docPartGallery w:val="Page Numbers (Bottom of Page)"/>
        <w:docPartUnique/>
      </w:docPartObj>
    </w:sdtPr>
    <w:sdtEndPr>
      <w:rPr>
        <w:noProof/>
      </w:rPr>
    </w:sdtEndPr>
    <w:sdtContent>
      <w:p w14:paraId="20D067B3" w14:textId="77777777" w:rsidR="00C25D7C" w:rsidRDefault="00C25D7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2700B6" w14:textId="77777777" w:rsidR="00C25D7C" w:rsidRDefault="00C25D7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3918434"/>
      <w:docPartObj>
        <w:docPartGallery w:val="Page Numbers (Bottom of Page)"/>
        <w:docPartUnique/>
      </w:docPartObj>
    </w:sdtPr>
    <w:sdtEndPr>
      <w:rPr>
        <w:noProof/>
      </w:rPr>
    </w:sdtEndPr>
    <w:sdtContent>
      <w:p w14:paraId="00C9600B" w14:textId="77777777" w:rsidR="00C25D7C" w:rsidRDefault="00C25D7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8763427" w14:textId="77777777" w:rsidR="00C25D7C" w:rsidRDefault="00C25D7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6836124"/>
      <w:docPartObj>
        <w:docPartGallery w:val="Page Numbers (Bottom of Page)"/>
        <w:docPartUnique/>
      </w:docPartObj>
    </w:sdtPr>
    <w:sdtEndPr>
      <w:rPr>
        <w:noProof/>
      </w:rPr>
    </w:sdtEndPr>
    <w:sdtContent>
      <w:p w14:paraId="2BD5AF1B" w14:textId="77777777" w:rsidR="00C25D7C" w:rsidRDefault="00C25D7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FAB70DB" w14:textId="77777777" w:rsidR="00C25D7C" w:rsidRDefault="00C25D7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4714964"/>
      <w:docPartObj>
        <w:docPartGallery w:val="Page Numbers (Bottom of Page)"/>
        <w:docPartUnique/>
      </w:docPartObj>
    </w:sdtPr>
    <w:sdtEndPr>
      <w:rPr>
        <w:noProof/>
      </w:rPr>
    </w:sdtEndPr>
    <w:sdtContent>
      <w:p w14:paraId="60C7D094" w14:textId="77777777" w:rsidR="00C25D7C" w:rsidRDefault="00C25D7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99B1C1" w14:textId="77777777" w:rsidR="00C25D7C" w:rsidRDefault="00C25D7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523102"/>
      <w:docPartObj>
        <w:docPartGallery w:val="Page Numbers (Bottom of Page)"/>
        <w:docPartUnique/>
      </w:docPartObj>
    </w:sdtPr>
    <w:sdtEndPr>
      <w:rPr>
        <w:noProof/>
      </w:rPr>
    </w:sdtEndPr>
    <w:sdtContent>
      <w:p w14:paraId="78FD607C" w14:textId="77777777" w:rsidR="00C25D7C" w:rsidRDefault="00C25D7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B6B8044" w14:textId="77777777" w:rsidR="00C25D7C" w:rsidRDefault="00C25D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E1CCA" w14:textId="77777777" w:rsidR="00FB3032" w:rsidRDefault="00FB3032" w:rsidP="00C25D7C">
      <w:pPr>
        <w:spacing w:after="0" w:line="240" w:lineRule="auto"/>
      </w:pPr>
      <w:r>
        <w:separator/>
      </w:r>
    </w:p>
  </w:footnote>
  <w:footnote w:type="continuationSeparator" w:id="0">
    <w:p w14:paraId="18608FF2" w14:textId="77777777" w:rsidR="00FB3032" w:rsidRDefault="00FB3032" w:rsidP="00C25D7C">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Oi6vd8lXfdidXg" int2:id="twxrC57q">
      <int2:state int2:value="Rejected" int2:type="spell"/>
    </int2:textHash>
    <int2:textHash int2:hashCode="FPKml7nSKbXe3L" int2:id="w48OCi1M">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9AA15"/>
    <w:multiLevelType w:val="hybridMultilevel"/>
    <w:tmpl w:val="93409CD6"/>
    <w:lvl w:ilvl="0" w:tplc="591C0048">
      <w:start w:val="1"/>
      <w:numFmt w:val="decimal"/>
      <w:lvlText w:val="•"/>
      <w:lvlJc w:val="left"/>
      <w:pPr>
        <w:ind w:left="720" w:hanging="360"/>
      </w:pPr>
    </w:lvl>
    <w:lvl w:ilvl="1" w:tplc="1D583006">
      <w:start w:val="1"/>
      <w:numFmt w:val="lowerLetter"/>
      <w:lvlText w:val="%2."/>
      <w:lvlJc w:val="left"/>
      <w:pPr>
        <w:ind w:left="1440" w:hanging="360"/>
      </w:pPr>
    </w:lvl>
    <w:lvl w:ilvl="2" w:tplc="BDD8942C">
      <w:start w:val="1"/>
      <w:numFmt w:val="lowerRoman"/>
      <w:lvlText w:val="%3."/>
      <w:lvlJc w:val="right"/>
      <w:pPr>
        <w:ind w:left="2160" w:hanging="180"/>
      </w:pPr>
    </w:lvl>
    <w:lvl w:ilvl="3" w:tplc="FA2854E0">
      <w:start w:val="1"/>
      <w:numFmt w:val="decimal"/>
      <w:lvlText w:val="%4."/>
      <w:lvlJc w:val="left"/>
      <w:pPr>
        <w:ind w:left="2880" w:hanging="360"/>
      </w:pPr>
    </w:lvl>
    <w:lvl w:ilvl="4" w:tplc="97BCA17A">
      <w:start w:val="1"/>
      <w:numFmt w:val="lowerLetter"/>
      <w:lvlText w:val="%5."/>
      <w:lvlJc w:val="left"/>
      <w:pPr>
        <w:ind w:left="3600" w:hanging="360"/>
      </w:pPr>
    </w:lvl>
    <w:lvl w:ilvl="5" w:tplc="2EEA3CBE">
      <w:start w:val="1"/>
      <w:numFmt w:val="lowerRoman"/>
      <w:lvlText w:val="%6."/>
      <w:lvlJc w:val="right"/>
      <w:pPr>
        <w:ind w:left="4320" w:hanging="180"/>
      </w:pPr>
    </w:lvl>
    <w:lvl w:ilvl="6" w:tplc="ACB2C976">
      <w:start w:val="1"/>
      <w:numFmt w:val="decimal"/>
      <w:lvlText w:val="%7."/>
      <w:lvlJc w:val="left"/>
      <w:pPr>
        <w:ind w:left="5040" w:hanging="360"/>
      </w:pPr>
    </w:lvl>
    <w:lvl w:ilvl="7" w:tplc="386614F2">
      <w:start w:val="1"/>
      <w:numFmt w:val="lowerLetter"/>
      <w:lvlText w:val="%8."/>
      <w:lvlJc w:val="left"/>
      <w:pPr>
        <w:ind w:left="5760" w:hanging="360"/>
      </w:pPr>
    </w:lvl>
    <w:lvl w:ilvl="8" w:tplc="0758261A">
      <w:start w:val="1"/>
      <w:numFmt w:val="lowerRoman"/>
      <w:lvlText w:val="%9."/>
      <w:lvlJc w:val="right"/>
      <w:pPr>
        <w:ind w:left="6480" w:hanging="180"/>
      </w:pPr>
    </w:lvl>
  </w:abstractNum>
  <w:abstractNum w:abstractNumId="1" w15:restartNumberingAfterBreak="0">
    <w:nsid w:val="0C86154C"/>
    <w:multiLevelType w:val="hybridMultilevel"/>
    <w:tmpl w:val="8F100090"/>
    <w:lvl w:ilvl="0" w:tplc="F64A4058">
      <w:start w:val="1"/>
      <w:numFmt w:val="decimal"/>
      <w:lvlText w:val="%1."/>
      <w:lvlJc w:val="left"/>
      <w:pPr>
        <w:ind w:left="540" w:hanging="360"/>
      </w:pPr>
    </w:lvl>
    <w:lvl w:ilvl="1" w:tplc="D146FFEE">
      <w:numFmt w:val="decimal"/>
      <w:lvlText w:val=""/>
      <w:lvlJc w:val="left"/>
    </w:lvl>
    <w:lvl w:ilvl="2" w:tplc="1A20BE4A">
      <w:numFmt w:val="decimal"/>
      <w:lvlText w:val=""/>
      <w:lvlJc w:val="left"/>
    </w:lvl>
    <w:lvl w:ilvl="3" w:tplc="CA328BC6">
      <w:numFmt w:val="decimal"/>
      <w:lvlText w:val=""/>
      <w:lvlJc w:val="left"/>
    </w:lvl>
    <w:lvl w:ilvl="4" w:tplc="B7DC0628">
      <w:numFmt w:val="decimal"/>
      <w:lvlText w:val=""/>
      <w:lvlJc w:val="left"/>
    </w:lvl>
    <w:lvl w:ilvl="5" w:tplc="96DCED0E">
      <w:numFmt w:val="decimal"/>
      <w:lvlText w:val=""/>
      <w:lvlJc w:val="left"/>
    </w:lvl>
    <w:lvl w:ilvl="6" w:tplc="DAF6C6CA">
      <w:numFmt w:val="decimal"/>
      <w:lvlText w:val=""/>
      <w:lvlJc w:val="left"/>
    </w:lvl>
    <w:lvl w:ilvl="7" w:tplc="BE647600">
      <w:numFmt w:val="decimal"/>
      <w:lvlText w:val=""/>
      <w:lvlJc w:val="left"/>
    </w:lvl>
    <w:lvl w:ilvl="8" w:tplc="694E4522">
      <w:numFmt w:val="decimal"/>
      <w:lvlText w:val=""/>
      <w:lvlJc w:val="left"/>
    </w:lvl>
  </w:abstractNum>
  <w:abstractNum w:abstractNumId="2" w15:restartNumberingAfterBreak="0">
    <w:nsid w:val="22095F53"/>
    <w:multiLevelType w:val="hybridMultilevel"/>
    <w:tmpl w:val="8DBA82EA"/>
    <w:lvl w:ilvl="0" w:tplc="C44633F6">
      <w:start w:val="1"/>
      <w:numFmt w:val="bullet"/>
      <w:lvlText w:val="•"/>
      <w:lvlJc w:val="left"/>
      <w:pPr>
        <w:ind w:left="540" w:hanging="270"/>
      </w:pPr>
    </w:lvl>
    <w:lvl w:ilvl="1" w:tplc="AE8CBD2E">
      <w:start w:val="1"/>
      <w:numFmt w:val="bullet"/>
      <w:lvlText w:val="◦"/>
      <w:lvlJc w:val="left"/>
      <w:pPr>
        <w:ind w:left="1080" w:hanging="270"/>
      </w:pPr>
    </w:lvl>
    <w:lvl w:ilvl="2" w:tplc="2C8E907E">
      <w:numFmt w:val="decimal"/>
      <w:lvlText w:val=""/>
      <w:lvlJc w:val="left"/>
    </w:lvl>
    <w:lvl w:ilvl="3" w:tplc="AF442FA0">
      <w:numFmt w:val="decimal"/>
      <w:lvlText w:val=""/>
      <w:lvlJc w:val="left"/>
    </w:lvl>
    <w:lvl w:ilvl="4" w:tplc="56F08AF2">
      <w:numFmt w:val="decimal"/>
      <w:lvlText w:val=""/>
      <w:lvlJc w:val="left"/>
    </w:lvl>
    <w:lvl w:ilvl="5" w:tplc="E6003E1C">
      <w:numFmt w:val="decimal"/>
      <w:lvlText w:val=""/>
      <w:lvlJc w:val="left"/>
    </w:lvl>
    <w:lvl w:ilvl="6" w:tplc="49C20BD6">
      <w:numFmt w:val="decimal"/>
      <w:lvlText w:val=""/>
      <w:lvlJc w:val="left"/>
    </w:lvl>
    <w:lvl w:ilvl="7" w:tplc="84C2A714">
      <w:numFmt w:val="decimal"/>
      <w:lvlText w:val=""/>
      <w:lvlJc w:val="left"/>
    </w:lvl>
    <w:lvl w:ilvl="8" w:tplc="4FEC7D50">
      <w:numFmt w:val="decimal"/>
      <w:lvlText w:val=""/>
      <w:lvlJc w:val="left"/>
    </w:lvl>
  </w:abstractNum>
  <w:abstractNum w:abstractNumId="3" w15:restartNumberingAfterBreak="0">
    <w:nsid w:val="22096E1E"/>
    <w:multiLevelType w:val="multilevel"/>
    <w:tmpl w:val="77CEA8CE"/>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37F776E"/>
    <w:multiLevelType w:val="multilevel"/>
    <w:tmpl w:val="FE9E780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ABF781F"/>
    <w:multiLevelType w:val="hybridMultilevel"/>
    <w:tmpl w:val="F036FC8C"/>
    <w:lvl w:ilvl="0" w:tplc="443ADF42">
      <w:start w:val="1"/>
      <w:numFmt w:val="decimal"/>
      <w:lvlText w:val="•"/>
      <w:lvlJc w:val="left"/>
      <w:pPr>
        <w:ind w:left="720" w:hanging="360"/>
      </w:pPr>
    </w:lvl>
    <w:lvl w:ilvl="1" w:tplc="79065DA2">
      <w:start w:val="1"/>
      <w:numFmt w:val="lowerLetter"/>
      <w:lvlText w:val="%2."/>
      <w:lvlJc w:val="left"/>
      <w:pPr>
        <w:ind w:left="1440" w:hanging="360"/>
      </w:pPr>
    </w:lvl>
    <w:lvl w:ilvl="2" w:tplc="81F05F88">
      <w:start w:val="1"/>
      <w:numFmt w:val="lowerRoman"/>
      <w:lvlText w:val="%3."/>
      <w:lvlJc w:val="right"/>
      <w:pPr>
        <w:ind w:left="2160" w:hanging="180"/>
      </w:pPr>
    </w:lvl>
    <w:lvl w:ilvl="3" w:tplc="710EAF1C">
      <w:start w:val="1"/>
      <w:numFmt w:val="decimal"/>
      <w:lvlText w:val="%4."/>
      <w:lvlJc w:val="left"/>
      <w:pPr>
        <w:ind w:left="2880" w:hanging="360"/>
      </w:pPr>
    </w:lvl>
    <w:lvl w:ilvl="4" w:tplc="71E6F2A8">
      <w:start w:val="1"/>
      <w:numFmt w:val="lowerLetter"/>
      <w:lvlText w:val="%5."/>
      <w:lvlJc w:val="left"/>
      <w:pPr>
        <w:ind w:left="3600" w:hanging="360"/>
      </w:pPr>
    </w:lvl>
    <w:lvl w:ilvl="5" w:tplc="972C09F8">
      <w:start w:val="1"/>
      <w:numFmt w:val="lowerRoman"/>
      <w:lvlText w:val="%6."/>
      <w:lvlJc w:val="right"/>
      <w:pPr>
        <w:ind w:left="4320" w:hanging="180"/>
      </w:pPr>
    </w:lvl>
    <w:lvl w:ilvl="6" w:tplc="A91656E4">
      <w:start w:val="1"/>
      <w:numFmt w:val="decimal"/>
      <w:lvlText w:val="%7."/>
      <w:lvlJc w:val="left"/>
      <w:pPr>
        <w:ind w:left="5040" w:hanging="360"/>
      </w:pPr>
    </w:lvl>
    <w:lvl w:ilvl="7" w:tplc="F93C0F92">
      <w:start w:val="1"/>
      <w:numFmt w:val="lowerLetter"/>
      <w:lvlText w:val="%8."/>
      <w:lvlJc w:val="left"/>
      <w:pPr>
        <w:ind w:left="5760" w:hanging="360"/>
      </w:pPr>
    </w:lvl>
    <w:lvl w:ilvl="8" w:tplc="CF0CAB08">
      <w:start w:val="1"/>
      <w:numFmt w:val="lowerRoman"/>
      <w:lvlText w:val="%9."/>
      <w:lvlJc w:val="right"/>
      <w:pPr>
        <w:ind w:left="6480" w:hanging="180"/>
      </w:pPr>
    </w:lvl>
  </w:abstractNum>
  <w:abstractNum w:abstractNumId="6" w15:restartNumberingAfterBreak="0">
    <w:nsid w:val="5E4DEF35"/>
    <w:multiLevelType w:val="hybridMultilevel"/>
    <w:tmpl w:val="1B3AEA38"/>
    <w:lvl w:ilvl="0" w:tplc="11044258">
      <w:start w:val="1"/>
      <w:numFmt w:val="decimal"/>
      <w:lvlText w:val="•"/>
      <w:lvlJc w:val="left"/>
      <w:pPr>
        <w:ind w:left="720" w:hanging="360"/>
      </w:pPr>
    </w:lvl>
    <w:lvl w:ilvl="1" w:tplc="8D824C1A">
      <w:start w:val="1"/>
      <w:numFmt w:val="lowerLetter"/>
      <w:lvlText w:val="%2."/>
      <w:lvlJc w:val="left"/>
      <w:pPr>
        <w:ind w:left="1440" w:hanging="360"/>
      </w:pPr>
    </w:lvl>
    <w:lvl w:ilvl="2" w:tplc="E960AA2E">
      <w:start w:val="1"/>
      <w:numFmt w:val="lowerRoman"/>
      <w:lvlText w:val="%3."/>
      <w:lvlJc w:val="right"/>
      <w:pPr>
        <w:ind w:left="2160" w:hanging="180"/>
      </w:pPr>
    </w:lvl>
    <w:lvl w:ilvl="3" w:tplc="3576791C">
      <w:start w:val="1"/>
      <w:numFmt w:val="decimal"/>
      <w:lvlText w:val="%4."/>
      <w:lvlJc w:val="left"/>
      <w:pPr>
        <w:ind w:left="2880" w:hanging="360"/>
      </w:pPr>
    </w:lvl>
    <w:lvl w:ilvl="4" w:tplc="A04CEE7A">
      <w:start w:val="1"/>
      <w:numFmt w:val="lowerLetter"/>
      <w:lvlText w:val="%5."/>
      <w:lvlJc w:val="left"/>
      <w:pPr>
        <w:ind w:left="3600" w:hanging="360"/>
      </w:pPr>
    </w:lvl>
    <w:lvl w:ilvl="5" w:tplc="83421CA8">
      <w:start w:val="1"/>
      <w:numFmt w:val="lowerRoman"/>
      <w:lvlText w:val="%6."/>
      <w:lvlJc w:val="right"/>
      <w:pPr>
        <w:ind w:left="4320" w:hanging="180"/>
      </w:pPr>
    </w:lvl>
    <w:lvl w:ilvl="6" w:tplc="A7BC6214">
      <w:start w:val="1"/>
      <w:numFmt w:val="decimal"/>
      <w:lvlText w:val="%7."/>
      <w:lvlJc w:val="left"/>
      <w:pPr>
        <w:ind w:left="5040" w:hanging="360"/>
      </w:pPr>
    </w:lvl>
    <w:lvl w:ilvl="7" w:tplc="2968C5E8">
      <w:start w:val="1"/>
      <w:numFmt w:val="lowerLetter"/>
      <w:lvlText w:val="%8."/>
      <w:lvlJc w:val="left"/>
      <w:pPr>
        <w:ind w:left="5760" w:hanging="360"/>
      </w:pPr>
    </w:lvl>
    <w:lvl w:ilvl="8" w:tplc="F83A4CBA">
      <w:start w:val="1"/>
      <w:numFmt w:val="lowerRoman"/>
      <w:lvlText w:val="%9."/>
      <w:lvlJc w:val="right"/>
      <w:pPr>
        <w:ind w:left="6480" w:hanging="180"/>
      </w:pPr>
    </w:lvl>
  </w:abstractNum>
  <w:abstractNum w:abstractNumId="7" w15:restartNumberingAfterBreak="0">
    <w:nsid w:val="5E773E0B"/>
    <w:multiLevelType w:val="hybridMultilevel"/>
    <w:tmpl w:val="524A3D4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985502372">
    <w:abstractNumId w:val="6"/>
  </w:num>
  <w:num w:numId="2" w16cid:durableId="1661928850">
    <w:abstractNumId w:val="5"/>
  </w:num>
  <w:num w:numId="3" w16cid:durableId="426117682">
    <w:abstractNumId w:val="0"/>
  </w:num>
  <w:num w:numId="4" w16cid:durableId="382141377">
    <w:abstractNumId w:val="7"/>
  </w:num>
  <w:num w:numId="5" w16cid:durableId="916859735">
    <w:abstractNumId w:val="2"/>
    <w:lvlOverride w:ilvl="0">
      <w:startOverride w:val="1"/>
    </w:lvlOverride>
  </w:num>
  <w:num w:numId="6" w16cid:durableId="1084180598">
    <w:abstractNumId w:val="1"/>
    <w:lvlOverride w:ilvl="0">
      <w:startOverride w:val="1"/>
    </w:lvlOverride>
  </w:num>
  <w:num w:numId="7" w16cid:durableId="18356308">
    <w:abstractNumId w:val="3"/>
  </w:num>
  <w:num w:numId="8" w16cid:durableId="1547059137">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anri Du Randt">
    <w15:presenceInfo w15:providerId="AD" w15:userId="S::601635@student.belgiumcampus.ac.za::d43ea46a-44ae-467d-a53c-dadebf003ba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D24"/>
    <w:rsid w:val="00002300"/>
    <w:rsid w:val="00005674"/>
    <w:rsid w:val="000107AB"/>
    <w:rsid w:val="000110FB"/>
    <w:rsid w:val="00014EC6"/>
    <w:rsid w:val="000179B9"/>
    <w:rsid w:val="000245C4"/>
    <w:rsid w:val="0003114A"/>
    <w:rsid w:val="000416B9"/>
    <w:rsid w:val="000430C3"/>
    <w:rsid w:val="00043AD2"/>
    <w:rsid w:val="00045FC9"/>
    <w:rsid w:val="000544A4"/>
    <w:rsid w:val="00057D61"/>
    <w:rsid w:val="00062354"/>
    <w:rsid w:val="00066539"/>
    <w:rsid w:val="00074BFD"/>
    <w:rsid w:val="00075C8D"/>
    <w:rsid w:val="00077AA6"/>
    <w:rsid w:val="00083FE4"/>
    <w:rsid w:val="000841B9"/>
    <w:rsid w:val="00087D18"/>
    <w:rsid w:val="00090FB7"/>
    <w:rsid w:val="00091B42"/>
    <w:rsid w:val="000A1C1F"/>
    <w:rsid w:val="000A32A4"/>
    <w:rsid w:val="000B04B7"/>
    <w:rsid w:val="000B1841"/>
    <w:rsid w:val="000B1FD5"/>
    <w:rsid w:val="000B542B"/>
    <w:rsid w:val="000B57D5"/>
    <w:rsid w:val="000B611B"/>
    <w:rsid w:val="000C0251"/>
    <w:rsid w:val="000D15CE"/>
    <w:rsid w:val="000E1136"/>
    <w:rsid w:val="000E2483"/>
    <w:rsid w:val="000E31E2"/>
    <w:rsid w:val="000E4A92"/>
    <w:rsid w:val="000E53BF"/>
    <w:rsid w:val="000E771A"/>
    <w:rsid w:val="000E7E3B"/>
    <w:rsid w:val="000F08DE"/>
    <w:rsid w:val="000F1D58"/>
    <w:rsid w:val="000F3EDF"/>
    <w:rsid w:val="000F461F"/>
    <w:rsid w:val="00100F76"/>
    <w:rsid w:val="00102F00"/>
    <w:rsid w:val="0010311A"/>
    <w:rsid w:val="00103B60"/>
    <w:rsid w:val="001068D4"/>
    <w:rsid w:val="00107F10"/>
    <w:rsid w:val="0011082F"/>
    <w:rsid w:val="001129C3"/>
    <w:rsid w:val="0011422C"/>
    <w:rsid w:val="001171A6"/>
    <w:rsid w:val="00120075"/>
    <w:rsid w:val="00120513"/>
    <w:rsid w:val="00124F45"/>
    <w:rsid w:val="0012633E"/>
    <w:rsid w:val="001324C6"/>
    <w:rsid w:val="00137E2F"/>
    <w:rsid w:val="00147AF5"/>
    <w:rsid w:val="0015197F"/>
    <w:rsid w:val="001600C8"/>
    <w:rsid w:val="00161D52"/>
    <w:rsid w:val="00171D1B"/>
    <w:rsid w:val="00173484"/>
    <w:rsid w:val="00175AF3"/>
    <w:rsid w:val="00175D40"/>
    <w:rsid w:val="00182337"/>
    <w:rsid w:val="00184E55"/>
    <w:rsid w:val="00186D26"/>
    <w:rsid w:val="00191098"/>
    <w:rsid w:val="00192D50"/>
    <w:rsid w:val="001933D4"/>
    <w:rsid w:val="001939D2"/>
    <w:rsid w:val="00196704"/>
    <w:rsid w:val="001A0E3B"/>
    <w:rsid w:val="001A18F7"/>
    <w:rsid w:val="001A3E09"/>
    <w:rsid w:val="001A5B5F"/>
    <w:rsid w:val="001A6328"/>
    <w:rsid w:val="001A6CD1"/>
    <w:rsid w:val="001B14BC"/>
    <w:rsid w:val="001B40F1"/>
    <w:rsid w:val="001B5644"/>
    <w:rsid w:val="001C3C6F"/>
    <w:rsid w:val="001C4DD5"/>
    <w:rsid w:val="001C7D36"/>
    <w:rsid w:val="001D59A9"/>
    <w:rsid w:val="001D630A"/>
    <w:rsid w:val="001E3C0B"/>
    <w:rsid w:val="001E4434"/>
    <w:rsid w:val="001E7B5F"/>
    <w:rsid w:val="001F0AE3"/>
    <w:rsid w:val="001F345F"/>
    <w:rsid w:val="001F7012"/>
    <w:rsid w:val="001F7354"/>
    <w:rsid w:val="001F74B3"/>
    <w:rsid w:val="00200235"/>
    <w:rsid w:val="00200528"/>
    <w:rsid w:val="00206342"/>
    <w:rsid w:val="0021407A"/>
    <w:rsid w:val="0021464A"/>
    <w:rsid w:val="00217934"/>
    <w:rsid w:val="002201E0"/>
    <w:rsid w:val="00221619"/>
    <w:rsid w:val="00224E34"/>
    <w:rsid w:val="002277BE"/>
    <w:rsid w:val="00235CCB"/>
    <w:rsid w:val="002469DA"/>
    <w:rsid w:val="002605DB"/>
    <w:rsid w:val="00261177"/>
    <w:rsid w:val="00262F5C"/>
    <w:rsid w:val="0026330A"/>
    <w:rsid w:val="0026344E"/>
    <w:rsid w:val="00267CCC"/>
    <w:rsid w:val="00271506"/>
    <w:rsid w:val="00273696"/>
    <w:rsid w:val="00273B0C"/>
    <w:rsid w:val="00284DEA"/>
    <w:rsid w:val="0028502F"/>
    <w:rsid w:val="00287744"/>
    <w:rsid w:val="0028778D"/>
    <w:rsid w:val="0029065C"/>
    <w:rsid w:val="002925E3"/>
    <w:rsid w:val="00295A26"/>
    <w:rsid w:val="00295B78"/>
    <w:rsid w:val="00297E2A"/>
    <w:rsid w:val="002A4244"/>
    <w:rsid w:val="002A6B2A"/>
    <w:rsid w:val="002B4ECC"/>
    <w:rsid w:val="002B521C"/>
    <w:rsid w:val="002B5395"/>
    <w:rsid w:val="002C1137"/>
    <w:rsid w:val="002C1548"/>
    <w:rsid w:val="002C3E72"/>
    <w:rsid w:val="002C4FD2"/>
    <w:rsid w:val="002D0FDE"/>
    <w:rsid w:val="002D2701"/>
    <w:rsid w:val="002D5286"/>
    <w:rsid w:val="002D6990"/>
    <w:rsid w:val="002D7DCB"/>
    <w:rsid w:val="002D7FC4"/>
    <w:rsid w:val="002E416E"/>
    <w:rsid w:val="002E62CF"/>
    <w:rsid w:val="002F3B36"/>
    <w:rsid w:val="002F4CD6"/>
    <w:rsid w:val="002F4E4A"/>
    <w:rsid w:val="002F5A9E"/>
    <w:rsid w:val="002F6AFD"/>
    <w:rsid w:val="002F6B8F"/>
    <w:rsid w:val="002F771E"/>
    <w:rsid w:val="003048CC"/>
    <w:rsid w:val="00305EA8"/>
    <w:rsid w:val="00305F28"/>
    <w:rsid w:val="00307C71"/>
    <w:rsid w:val="0031153A"/>
    <w:rsid w:val="00311BB4"/>
    <w:rsid w:val="00313990"/>
    <w:rsid w:val="003156DB"/>
    <w:rsid w:val="003161DF"/>
    <w:rsid w:val="00316B45"/>
    <w:rsid w:val="0032220B"/>
    <w:rsid w:val="00324262"/>
    <w:rsid w:val="00325144"/>
    <w:rsid w:val="00325CFD"/>
    <w:rsid w:val="00326BF5"/>
    <w:rsid w:val="00330C15"/>
    <w:rsid w:val="003331A7"/>
    <w:rsid w:val="0033399E"/>
    <w:rsid w:val="00335C5D"/>
    <w:rsid w:val="00337B00"/>
    <w:rsid w:val="00344F8F"/>
    <w:rsid w:val="00346A72"/>
    <w:rsid w:val="0035248D"/>
    <w:rsid w:val="0035273F"/>
    <w:rsid w:val="00353DBC"/>
    <w:rsid w:val="00362927"/>
    <w:rsid w:val="00363006"/>
    <w:rsid w:val="003631B1"/>
    <w:rsid w:val="00363409"/>
    <w:rsid w:val="00364F1A"/>
    <w:rsid w:val="00365060"/>
    <w:rsid w:val="003657DF"/>
    <w:rsid w:val="00367077"/>
    <w:rsid w:val="0037193A"/>
    <w:rsid w:val="00371E32"/>
    <w:rsid w:val="0037206E"/>
    <w:rsid w:val="00372EAF"/>
    <w:rsid w:val="00373CD9"/>
    <w:rsid w:val="00373CFC"/>
    <w:rsid w:val="0037725F"/>
    <w:rsid w:val="00380463"/>
    <w:rsid w:val="00380CD2"/>
    <w:rsid w:val="003832BF"/>
    <w:rsid w:val="00385E91"/>
    <w:rsid w:val="0039212B"/>
    <w:rsid w:val="0039363A"/>
    <w:rsid w:val="00394ADF"/>
    <w:rsid w:val="00394DE4"/>
    <w:rsid w:val="003970EF"/>
    <w:rsid w:val="00397C8C"/>
    <w:rsid w:val="003A70CF"/>
    <w:rsid w:val="003B1755"/>
    <w:rsid w:val="003B1A54"/>
    <w:rsid w:val="003B288A"/>
    <w:rsid w:val="003C006C"/>
    <w:rsid w:val="003C33EA"/>
    <w:rsid w:val="003C589F"/>
    <w:rsid w:val="003C7E9E"/>
    <w:rsid w:val="003E0A3A"/>
    <w:rsid w:val="003E1104"/>
    <w:rsid w:val="003E1ACC"/>
    <w:rsid w:val="003E4B5A"/>
    <w:rsid w:val="003E5598"/>
    <w:rsid w:val="003E5A64"/>
    <w:rsid w:val="003F1D61"/>
    <w:rsid w:val="003F2534"/>
    <w:rsid w:val="003F4F1F"/>
    <w:rsid w:val="003F7AE8"/>
    <w:rsid w:val="00401DAD"/>
    <w:rsid w:val="00403826"/>
    <w:rsid w:val="00406C5D"/>
    <w:rsid w:val="004107F9"/>
    <w:rsid w:val="004216D1"/>
    <w:rsid w:val="00432882"/>
    <w:rsid w:val="00433A6E"/>
    <w:rsid w:val="004356E7"/>
    <w:rsid w:val="004409B7"/>
    <w:rsid w:val="00442F06"/>
    <w:rsid w:val="00450655"/>
    <w:rsid w:val="00457E1C"/>
    <w:rsid w:val="00463AB3"/>
    <w:rsid w:val="0047129A"/>
    <w:rsid w:val="00473414"/>
    <w:rsid w:val="00474380"/>
    <w:rsid w:val="0047698A"/>
    <w:rsid w:val="00476F05"/>
    <w:rsid w:val="00484BF0"/>
    <w:rsid w:val="0048613D"/>
    <w:rsid w:val="0048650F"/>
    <w:rsid w:val="00492549"/>
    <w:rsid w:val="00493AC6"/>
    <w:rsid w:val="00495CBA"/>
    <w:rsid w:val="00496FC2"/>
    <w:rsid w:val="004A3F29"/>
    <w:rsid w:val="004A7C57"/>
    <w:rsid w:val="004B7279"/>
    <w:rsid w:val="004C0F5B"/>
    <w:rsid w:val="004C1766"/>
    <w:rsid w:val="004C20E3"/>
    <w:rsid w:val="004C238C"/>
    <w:rsid w:val="004D4B8E"/>
    <w:rsid w:val="004D5019"/>
    <w:rsid w:val="004F1D1D"/>
    <w:rsid w:val="004F558F"/>
    <w:rsid w:val="004F5689"/>
    <w:rsid w:val="005030C3"/>
    <w:rsid w:val="005033E1"/>
    <w:rsid w:val="00510296"/>
    <w:rsid w:val="00515354"/>
    <w:rsid w:val="0051726D"/>
    <w:rsid w:val="00523FF7"/>
    <w:rsid w:val="0052454D"/>
    <w:rsid w:val="005254E4"/>
    <w:rsid w:val="00535D24"/>
    <w:rsid w:val="00536815"/>
    <w:rsid w:val="00536C87"/>
    <w:rsid w:val="00537963"/>
    <w:rsid w:val="00541636"/>
    <w:rsid w:val="005419BE"/>
    <w:rsid w:val="00542350"/>
    <w:rsid w:val="005424BD"/>
    <w:rsid w:val="00544981"/>
    <w:rsid w:val="00546E2F"/>
    <w:rsid w:val="005517AE"/>
    <w:rsid w:val="00554422"/>
    <w:rsid w:val="00555546"/>
    <w:rsid w:val="00556D36"/>
    <w:rsid w:val="005571D7"/>
    <w:rsid w:val="00557F1F"/>
    <w:rsid w:val="00563B44"/>
    <w:rsid w:val="005730A3"/>
    <w:rsid w:val="00573845"/>
    <w:rsid w:val="0057457D"/>
    <w:rsid w:val="005771FE"/>
    <w:rsid w:val="00577297"/>
    <w:rsid w:val="00577A6E"/>
    <w:rsid w:val="00581244"/>
    <w:rsid w:val="005865AD"/>
    <w:rsid w:val="00587A13"/>
    <w:rsid w:val="00587E04"/>
    <w:rsid w:val="00592F17"/>
    <w:rsid w:val="00593C65"/>
    <w:rsid w:val="00594671"/>
    <w:rsid w:val="005949AC"/>
    <w:rsid w:val="00594B27"/>
    <w:rsid w:val="005971F4"/>
    <w:rsid w:val="005A15C6"/>
    <w:rsid w:val="005A34CE"/>
    <w:rsid w:val="005A7B1A"/>
    <w:rsid w:val="005B0547"/>
    <w:rsid w:val="005B0E2B"/>
    <w:rsid w:val="005B29B2"/>
    <w:rsid w:val="005B3154"/>
    <w:rsid w:val="005B4890"/>
    <w:rsid w:val="005B4FF4"/>
    <w:rsid w:val="005C1BC9"/>
    <w:rsid w:val="005C5D0B"/>
    <w:rsid w:val="005C65DA"/>
    <w:rsid w:val="005D17D3"/>
    <w:rsid w:val="005D36FA"/>
    <w:rsid w:val="005D3B10"/>
    <w:rsid w:val="005D3CAF"/>
    <w:rsid w:val="005D51E0"/>
    <w:rsid w:val="005D5C7E"/>
    <w:rsid w:val="005E7CFB"/>
    <w:rsid w:val="005F16F0"/>
    <w:rsid w:val="005F1BAF"/>
    <w:rsid w:val="005F2AF2"/>
    <w:rsid w:val="005F3D42"/>
    <w:rsid w:val="005F6B67"/>
    <w:rsid w:val="005F6DA6"/>
    <w:rsid w:val="00601B1D"/>
    <w:rsid w:val="00601C5D"/>
    <w:rsid w:val="0060273B"/>
    <w:rsid w:val="00602A9E"/>
    <w:rsid w:val="006048C3"/>
    <w:rsid w:val="006142E1"/>
    <w:rsid w:val="006160C8"/>
    <w:rsid w:val="0061682F"/>
    <w:rsid w:val="00616C26"/>
    <w:rsid w:val="00624B04"/>
    <w:rsid w:val="006266BE"/>
    <w:rsid w:val="006308CE"/>
    <w:rsid w:val="006317A5"/>
    <w:rsid w:val="00633772"/>
    <w:rsid w:val="00636386"/>
    <w:rsid w:val="0064412C"/>
    <w:rsid w:val="00650C55"/>
    <w:rsid w:val="0065518F"/>
    <w:rsid w:val="00657357"/>
    <w:rsid w:val="00663134"/>
    <w:rsid w:val="00663C22"/>
    <w:rsid w:val="00667785"/>
    <w:rsid w:val="0067087B"/>
    <w:rsid w:val="006742D5"/>
    <w:rsid w:val="00674BA3"/>
    <w:rsid w:val="006768C3"/>
    <w:rsid w:val="00683A22"/>
    <w:rsid w:val="00690294"/>
    <w:rsid w:val="00693708"/>
    <w:rsid w:val="00693D55"/>
    <w:rsid w:val="00695D02"/>
    <w:rsid w:val="00695DF2"/>
    <w:rsid w:val="006965C8"/>
    <w:rsid w:val="006A0333"/>
    <w:rsid w:val="006A0A8E"/>
    <w:rsid w:val="006A0CB6"/>
    <w:rsid w:val="006A6562"/>
    <w:rsid w:val="006B0D39"/>
    <w:rsid w:val="006B5D9F"/>
    <w:rsid w:val="006B7DAC"/>
    <w:rsid w:val="006B7F13"/>
    <w:rsid w:val="006C0658"/>
    <w:rsid w:val="006C45E9"/>
    <w:rsid w:val="006C5103"/>
    <w:rsid w:val="006C6264"/>
    <w:rsid w:val="006C6D5E"/>
    <w:rsid w:val="006C7629"/>
    <w:rsid w:val="006D3BB1"/>
    <w:rsid w:val="006E1166"/>
    <w:rsid w:val="006E5D79"/>
    <w:rsid w:val="006E60BD"/>
    <w:rsid w:val="006E7AFD"/>
    <w:rsid w:val="006F0256"/>
    <w:rsid w:val="006F114D"/>
    <w:rsid w:val="006F3419"/>
    <w:rsid w:val="006F518A"/>
    <w:rsid w:val="006F55ED"/>
    <w:rsid w:val="006F6212"/>
    <w:rsid w:val="0070144E"/>
    <w:rsid w:val="00701650"/>
    <w:rsid w:val="00704A5C"/>
    <w:rsid w:val="00705D2C"/>
    <w:rsid w:val="007067B1"/>
    <w:rsid w:val="00707859"/>
    <w:rsid w:val="00707B98"/>
    <w:rsid w:val="00711B44"/>
    <w:rsid w:val="00713896"/>
    <w:rsid w:val="00714316"/>
    <w:rsid w:val="00717454"/>
    <w:rsid w:val="00721224"/>
    <w:rsid w:val="00732D45"/>
    <w:rsid w:val="007416F4"/>
    <w:rsid w:val="00743648"/>
    <w:rsid w:val="00743A9D"/>
    <w:rsid w:val="00743FAE"/>
    <w:rsid w:val="00744CBF"/>
    <w:rsid w:val="0074636A"/>
    <w:rsid w:val="00753201"/>
    <w:rsid w:val="00756040"/>
    <w:rsid w:val="00767E79"/>
    <w:rsid w:val="00773CC9"/>
    <w:rsid w:val="00776062"/>
    <w:rsid w:val="00776093"/>
    <w:rsid w:val="007763C9"/>
    <w:rsid w:val="0078036A"/>
    <w:rsid w:val="00781E79"/>
    <w:rsid w:val="00782445"/>
    <w:rsid w:val="00784655"/>
    <w:rsid w:val="007874E5"/>
    <w:rsid w:val="00791373"/>
    <w:rsid w:val="00793171"/>
    <w:rsid w:val="0079552C"/>
    <w:rsid w:val="0079595E"/>
    <w:rsid w:val="007959C3"/>
    <w:rsid w:val="00795BEA"/>
    <w:rsid w:val="007A1EDB"/>
    <w:rsid w:val="007A75EE"/>
    <w:rsid w:val="007B482A"/>
    <w:rsid w:val="007C3423"/>
    <w:rsid w:val="007C6929"/>
    <w:rsid w:val="007C7D6D"/>
    <w:rsid w:val="007D05C0"/>
    <w:rsid w:val="007D105B"/>
    <w:rsid w:val="007D79CE"/>
    <w:rsid w:val="007E047D"/>
    <w:rsid w:val="007E09CB"/>
    <w:rsid w:val="007E689F"/>
    <w:rsid w:val="007F21AD"/>
    <w:rsid w:val="007F5415"/>
    <w:rsid w:val="007F5A28"/>
    <w:rsid w:val="00802C35"/>
    <w:rsid w:val="00810A88"/>
    <w:rsid w:val="008116B5"/>
    <w:rsid w:val="00812966"/>
    <w:rsid w:val="00812F72"/>
    <w:rsid w:val="00813937"/>
    <w:rsid w:val="0081659E"/>
    <w:rsid w:val="008169C3"/>
    <w:rsid w:val="00824578"/>
    <w:rsid w:val="00825FA3"/>
    <w:rsid w:val="00825FF3"/>
    <w:rsid w:val="008270E9"/>
    <w:rsid w:val="008324D8"/>
    <w:rsid w:val="008339B2"/>
    <w:rsid w:val="00834E24"/>
    <w:rsid w:val="0083641A"/>
    <w:rsid w:val="00840587"/>
    <w:rsid w:val="0084285C"/>
    <w:rsid w:val="00843AF1"/>
    <w:rsid w:val="008442FA"/>
    <w:rsid w:val="00845EB0"/>
    <w:rsid w:val="00853695"/>
    <w:rsid w:val="00853823"/>
    <w:rsid w:val="008557B2"/>
    <w:rsid w:val="00855B2A"/>
    <w:rsid w:val="00856256"/>
    <w:rsid w:val="0085796E"/>
    <w:rsid w:val="00862261"/>
    <w:rsid w:val="00863C3B"/>
    <w:rsid w:val="00865FF4"/>
    <w:rsid w:val="0087618A"/>
    <w:rsid w:val="00876DC4"/>
    <w:rsid w:val="00883185"/>
    <w:rsid w:val="00883B20"/>
    <w:rsid w:val="0089312F"/>
    <w:rsid w:val="008A08B8"/>
    <w:rsid w:val="008A23F1"/>
    <w:rsid w:val="008A5606"/>
    <w:rsid w:val="008B181C"/>
    <w:rsid w:val="008B2E32"/>
    <w:rsid w:val="008B54F1"/>
    <w:rsid w:val="008C0437"/>
    <w:rsid w:val="008C4614"/>
    <w:rsid w:val="008D0667"/>
    <w:rsid w:val="008D0FEE"/>
    <w:rsid w:val="008D115B"/>
    <w:rsid w:val="008D3420"/>
    <w:rsid w:val="008D645C"/>
    <w:rsid w:val="008D65F1"/>
    <w:rsid w:val="008E3252"/>
    <w:rsid w:val="008F5C66"/>
    <w:rsid w:val="00901815"/>
    <w:rsid w:val="009018C5"/>
    <w:rsid w:val="0090192C"/>
    <w:rsid w:val="009023AC"/>
    <w:rsid w:val="00902763"/>
    <w:rsid w:val="00904B3F"/>
    <w:rsid w:val="00913CEA"/>
    <w:rsid w:val="0091780F"/>
    <w:rsid w:val="00923AE5"/>
    <w:rsid w:val="00930A9A"/>
    <w:rsid w:val="00930DDC"/>
    <w:rsid w:val="00932765"/>
    <w:rsid w:val="00934489"/>
    <w:rsid w:val="009345F0"/>
    <w:rsid w:val="00935EC1"/>
    <w:rsid w:val="00944E50"/>
    <w:rsid w:val="00945499"/>
    <w:rsid w:val="0094690C"/>
    <w:rsid w:val="00946C02"/>
    <w:rsid w:val="00950BD4"/>
    <w:rsid w:val="00951017"/>
    <w:rsid w:val="00954FE5"/>
    <w:rsid w:val="009613BA"/>
    <w:rsid w:val="00961AFF"/>
    <w:rsid w:val="00962F56"/>
    <w:rsid w:val="009637E0"/>
    <w:rsid w:val="00965054"/>
    <w:rsid w:val="00966776"/>
    <w:rsid w:val="009667FD"/>
    <w:rsid w:val="009677D4"/>
    <w:rsid w:val="00976D90"/>
    <w:rsid w:val="009821FF"/>
    <w:rsid w:val="00992C0A"/>
    <w:rsid w:val="009A0649"/>
    <w:rsid w:val="009A1652"/>
    <w:rsid w:val="009A2495"/>
    <w:rsid w:val="009A4E90"/>
    <w:rsid w:val="009A5322"/>
    <w:rsid w:val="009A5DDC"/>
    <w:rsid w:val="009A7EF8"/>
    <w:rsid w:val="009B2645"/>
    <w:rsid w:val="009B2676"/>
    <w:rsid w:val="009B52C9"/>
    <w:rsid w:val="009B75F3"/>
    <w:rsid w:val="009C3420"/>
    <w:rsid w:val="009C419A"/>
    <w:rsid w:val="009D1061"/>
    <w:rsid w:val="009D25BA"/>
    <w:rsid w:val="009D441B"/>
    <w:rsid w:val="009D662D"/>
    <w:rsid w:val="009D694D"/>
    <w:rsid w:val="009E01F3"/>
    <w:rsid w:val="009E0BE7"/>
    <w:rsid w:val="009E25AB"/>
    <w:rsid w:val="009E3CB2"/>
    <w:rsid w:val="009F0E3A"/>
    <w:rsid w:val="009F0F39"/>
    <w:rsid w:val="009F7127"/>
    <w:rsid w:val="009F7663"/>
    <w:rsid w:val="009F7DF1"/>
    <w:rsid w:val="00A000EA"/>
    <w:rsid w:val="00A00CEB"/>
    <w:rsid w:val="00A010E6"/>
    <w:rsid w:val="00A070A3"/>
    <w:rsid w:val="00A108B0"/>
    <w:rsid w:val="00A14D6A"/>
    <w:rsid w:val="00A1554C"/>
    <w:rsid w:val="00A176E2"/>
    <w:rsid w:val="00A2008C"/>
    <w:rsid w:val="00A21E80"/>
    <w:rsid w:val="00A265BD"/>
    <w:rsid w:val="00A32566"/>
    <w:rsid w:val="00A41C42"/>
    <w:rsid w:val="00A43661"/>
    <w:rsid w:val="00A43DCB"/>
    <w:rsid w:val="00A44748"/>
    <w:rsid w:val="00A45751"/>
    <w:rsid w:val="00A46D66"/>
    <w:rsid w:val="00A4708C"/>
    <w:rsid w:val="00A47D4C"/>
    <w:rsid w:val="00A54AD7"/>
    <w:rsid w:val="00A63051"/>
    <w:rsid w:val="00A63E5C"/>
    <w:rsid w:val="00A646EB"/>
    <w:rsid w:val="00A654B1"/>
    <w:rsid w:val="00A65849"/>
    <w:rsid w:val="00A724F5"/>
    <w:rsid w:val="00A728A6"/>
    <w:rsid w:val="00A73152"/>
    <w:rsid w:val="00A758B6"/>
    <w:rsid w:val="00A76083"/>
    <w:rsid w:val="00A80EDC"/>
    <w:rsid w:val="00A8359E"/>
    <w:rsid w:val="00A84A49"/>
    <w:rsid w:val="00A86DE0"/>
    <w:rsid w:val="00A96B0A"/>
    <w:rsid w:val="00AA16D8"/>
    <w:rsid w:val="00AA41F0"/>
    <w:rsid w:val="00AA5433"/>
    <w:rsid w:val="00AA5B7C"/>
    <w:rsid w:val="00AB49E0"/>
    <w:rsid w:val="00AC02F8"/>
    <w:rsid w:val="00AC2B72"/>
    <w:rsid w:val="00AC452A"/>
    <w:rsid w:val="00AC6135"/>
    <w:rsid w:val="00AC6A07"/>
    <w:rsid w:val="00AD4388"/>
    <w:rsid w:val="00AE3099"/>
    <w:rsid w:val="00AE503C"/>
    <w:rsid w:val="00AF0287"/>
    <w:rsid w:val="00AF45B1"/>
    <w:rsid w:val="00AF6185"/>
    <w:rsid w:val="00B019F2"/>
    <w:rsid w:val="00B02016"/>
    <w:rsid w:val="00B045FA"/>
    <w:rsid w:val="00B10CE3"/>
    <w:rsid w:val="00B1154E"/>
    <w:rsid w:val="00B17FCB"/>
    <w:rsid w:val="00B21C08"/>
    <w:rsid w:val="00B22361"/>
    <w:rsid w:val="00B32FF3"/>
    <w:rsid w:val="00B33A44"/>
    <w:rsid w:val="00B33E00"/>
    <w:rsid w:val="00B37F62"/>
    <w:rsid w:val="00B41476"/>
    <w:rsid w:val="00B42290"/>
    <w:rsid w:val="00B53811"/>
    <w:rsid w:val="00B541AD"/>
    <w:rsid w:val="00B55852"/>
    <w:rsid w:val="00B56689"/>
    <w:rsid w:val="00B5752B"/>
    <w:rsid w:val="00B60161"/>
    <w:rsid w:val="00B63722"/>
    <w:rsid w:val="00B66170"/>
    <w:rsid w:val="00B6716A"/>
    <w:rsid w:val="00B67448"/>
    <w:rsid w:val="00B70F4E"/>
    <w:rsid w:val="00B746B7"/>
    <w:rsid w:val="00B74EE0"/>
    <w:rsid w:val="00B7696E"/>
    <w:rsid w:val="00B77F22"/>
    <w:rsid w:val="00B820BD"/>
    <w:rsid w:val="00B82A5D"/>
    <w:rsid w:val="00B8347C"/>
    <w:rsid w:val="00B84BD9"/>
    <w:rsid w:val="00B92361"/>
    <w:rsid w:val="00B9269F"/>
    <w:rsid w:val="00B94615"/>
    <w:rsid w:val="00BA42DF"/>
    <w:rsid w:val="00BA6BF1"/>
    <w:rsid w:val="00BB1156"/>
    <w:rsid w:val="00BB7DA7"/>
    <w:rsid w:val="00BB7FEA"/>
    <w:rsid w:val="00BC088C"/>
    <w:rsid w:val="00BC52E8"/>
    <w:rsid w:val="00BC5436"/>
    <w:rsid w:val="00BC6620"/>
    <w:rsid w:val="00BD3A01"/>
    <w:rsid w:val="00BE3066"/>
    <w:rsid w:val="00BF2E72"/>
    <w:rsid w:val="00BF4935"/>
    <w:rsid w:val="00C02E9C"/>
    <w:rsid w:val="00C060CD"/>
    <w:rsid w:val="00C123CF"/>
    <w:rsid w:val="00C14FA3"/>
    <w:rsid w:val="00C25D7C"/>
    <w:rsid w:val="00C276D5"/>
    <w:rsid w:val="00C32556"/>
    <w:rsid w:val="00C3420C"/>
    <w:rsid w:val="00C360FD"/>
    <w:rsid w:val="00C4024E"/>
    <w:rsid w:val="00C41ADE"/>
    <w:rsid w:val="00C4451A"/>
    <w:rsid w:val="00C50A75"/>
    <w:rsid w:val="00C5227A"/>
    <w:rsid w:val="00C56AC5"/>
    <w:rsid w:val="00C60A1D"/>
    <w:rsid w:val="00C64E34"/>
    <w:rsid w:val="00C67A9C"/>
    <w:rsid w:val="00C72012"/>
    <w:rsid w:val="00C7365F"/>
    <w:rsid w:val="00C8147D"/>
    <w:rsid w:val="00C828CE"/>
    <w:rsid w:val="00C836AB"/>
    <w:rsid w:val="00C90EB5"/>
    <w:rsid w:val="00C91F83"/>
    <w:rsid w:val="00CA153D"/>
    <w:rsid w:val="00CA20AF"/>
    <w:rsid w:val="00CA2DA7"/>
    <w:rsid w:val="00CA43AC"/>
    <w:rsid w:val="00CB270F"/>
    <w:rsid w:val="00CB6F0B"/>
    <w:rsid w:val="00CC1C0C"/>
    <w:rsid w:val="00CC211D"/>
    <w:rsid w:val="00CC26C9"/>
    <w:rsid w:val="00CD020B"/>
    <w:rsid w:val="00CD14BA"/>
    <w:rsid w:val="00CD3DBC"/>
    <w:rsid w:val="00CD51CC"/>
    <w:rsid w:val="00CE1185"/>
    <w:rsid w:val="00CE1C9B"/>
    <w:rsid w:val="00CE1F63"/>
    <w:rsid w:val="00CE2E9D"/>
    <w:rsid w:val="00CE4686"/>
    <w:rsid w:val="00CE7ACB"/>
    <w:rsid w:val="00CF0C5E"/>
    <w:rsid w:val="00CF168B"/>
    <w:rsid w:val="00CF1F09"/>
    <w:rsid w:val="00CF249A"/>
    <w:rsid w:val="00CF270E"/>
    <w:rsid w:val="00CF42E3"/>
    <w:rsid w:val="00CF4F5C"/>
    <w:rsid w:val="00D01A57"/>
    <w:rsid w:val="00D07A95"/>
    <w:rsid w:val="00D108B9"/>
    <w:rsid w:val="00D12537"/>
    <w:rsid w:val="00D13CDF"/>
    <w:rsid w:val="00D1747E"/>
    <w:rsid w:val="00D175BD"/>
    <w:rsid w:val="00D2394F"/>
    <w:rsid w:val="00D23D80"/>
    <w:rsid w:val="00D305F1"/>
    <w:rsid w:val="00D31A44"/>
    <w:rsid w:val="00D31BAF"/>
    <w:rsid w:val="00D3358B"/>
    <w:rsid w:val="00D351FA"/>
    <w:rsid w:val="00D37BCB"/>
    <w:rsid w:val="00D40AE2"/>
    <w:rsid w:val="00D44DDA"/>
    <w:rsid w:val="00D6147F"/>
    <w:rsid w:val="00D61BFA"/>
    <w:rsid w:val="00D62723"/>
    <w:rsid w:val="00D633C0"/>
    <w:rsid w:val="00D63D20"/>
    <w:rsid w:val="00D72647"/>
    <w:rsid w:val="00D72C8E"/>
    <w:rsid w:val="00D731CC"/>
    <w:rsid w:val="00D75255"/>
    <w:rsid w:val="00D7551F"/>
    <w:rsid w:val="00D93711"/>
    <w:rsid w:val="00D9676A"/>
    <w:rsid w:val="00D96C59"/>
    <w:rsid w:val="00DA421A"/>
    <w:rsid w:val="00DB0F96"/>
    <w:rsid w:val="00DB2B35"/>
    <w:rsid w:val="00DC150F"/>
    <w:rsid w:val="00DC1573"/>
    <w:rsid w:val="00DC3177"/>
    <w:rsid w:val="00DC422D"/>
    <w:rsid w:val="00DC4A96"/>
    <w:rsid w:val="00DC78C3"/>
    <w:rsid w:val="00DD0DEB"/>
    <w:rsid w:val="00DD5BAB"/>
    <w:rsid w:val="00DE09D8"/>
    <w:rsid w:val="00DE32AA"/>
    <w:rsid w:val="00DE331B"/>
    <w:rsid w:val="00DE5853"/>
    <w:rsid w:val="00DE665C"/>
    <w:rsid w:val="00DE7278"/>
    <w:rsid w:val="00DE7323"/>
    <w:rsid w:val="00DF3117"/>
    <w:rsid w:val="00DF35EB"/>
    <w:rsid w:val="00E048C2"/>
    <w:rsid w:val="00E12312"/>
    <w:rsid w:val="00E12FBD"/>
    <w:rsid w:val="00E24A75"/>
    <w:rsid w:val="00E277DE"/>
    <w:rsid w:val="00E31474"/>
    <w:rsid w:val="00E32A98"/>
    <w:rsid w:val="00E33C9B"/>
    <w:rsid w:val="00E352BF"/>
    <w:rsid w:val="00E35754"/>
    <w:rsid w:val="00E36944"/>
    <w:rsid w:val="00E41750"/>
    <w:rsid w:val="00E42BE5"/>
    <w:rsid w:val="00E47DDD"/>
    <w:rsid w:val="00E50AF3"/>
    <w:rsid w:val="00E51EB3"/>
    <w:rsid w:val="00E5715D"/>
    <w:rsid w:val="00E571C1"/>
    <w:rsid w:val="00E61DD5"/>
    <w:rsid w:val="00E64301"/>
    <w:rsid w:val="00E64862"/>
    <w:rsid w:val="00E67D14"/>
    <w:rsid w:val="00E71694"/>
    <w:rsid w:val="00E7183D"/>
    <w:rsid w:val="00E7418B"/>
    <w:rsid w:val="00E81BE3"/>
    <w:rsid w:val="00E9204F"/>
    <w:rsid w:val="00E97E6D"/>
    <w:rsid w:val="00EA1BC7"/>
    <w:rsid w:val="00EB6ACE"/>
    <w:rsid w:val="00EC1952"/>
    <w:rsid w:val="00EC3CB7"/>
    <w:rsid w:val="00EC5CAF"/>
    <w:rsid w:val="00ED6086"/>
    <w:rsid w:val="00ED7BEA"/>
    <w:rsid w:val="00EE2DB5"/>
    <w:rsid w:val="00EE4471"/>
    <w:rsid w:val="00EE46F3"/>
    <w:rsid w:val="00EE530C"/>
    <w:rsid w:val="00EE7859"/>
    <w:rsid w:val="00EF2A5A"/>
    <w:rsid w:val="00F01CFA"/>
    <w:rsid w:val="00F02B04"/>
    <w:rsid w:val="00F124D7"/>
    <w:rsid w:val="00F12C2B"/>
    <w:rsid w:val="00F21249"/>
    <w:rsid w:val="00F22D22"/>
    <w:rsid w:val="00F239AA"/>
    <w:rsid w:val="00F256BA"/>
    <w:rsid w:val="00F278B9"/>
    <w:rsid w:val="00F35C89"/>
    <w:rsid w:val="00F4707F"/>
    <w:rsid w:val="00F55B76"/>
    <w:rsid w:val="00F6612C"/>
    <w:rsid w:val="00F71DB2"/>
    <w:rsid w:val="00F730DC"/>
    <w:rsid w:val="00F80B51"/>
    <w:rsid w:val="00F8114A"/>
    <w:rsid w:val="00F811E4"/>
    <w:rsid w:val="00F820DA"/>
    <w:rsid w:val="00F82535"/>
    <w:rsid w:val="00F82C3D"/>
    <w:rsid w:val="00F903C1"/>
    <w:rsid w:val="00F908A8"/>
    <w:rsid w:val="00F92B04"/>
    <w:rsid w:val="00F944AF"/>
    <w:rsid w:val="00F967EE"/>
    <w:rsid w:val="00FA1678"/>
    <w:rsid w:val="00FA1D3B"/>
    <w:rsid w:val="00FA4A0C"/>
    <w:rsid w:val="00FB3032"/>
    <w:rsid w:val="00FB37DC"/>
    <w:rsid w:val="00FB67EE"/>
    <w:rsid w:val="00FB6AFD"/>
    <w:rsid w:val="00FC48B9"/>
    <w:rsid w:val="00FC5A9F"/>
    <w:rsid w:val="00FD75E1"/>
    <w:rsid w:val="00FE2900"/>
    <w:rsid w:val="00FE3437"/>
    <w:rsid w:val="00FE4B4C"/>
    <w:rsid w:val="00FE5AAC"/>
    <w:rsid w:val="00FF1956"/>
    <w:rsid w:val="00FF2BD5"/>
    <w:rsid w:val="00FF4FB0"/>
    <w:rsid w:val="00FF60E2"/>
    <w:rsid w:val="00FF624D"/>
    <w:rsid w:val="00FF7B95"/>
    <w:rsid w:val="01C7D2A7"/>
    <w:rsid w:val="026FE1A0"/>
    <w:rsid w:val="04B28AF2"/>
    <w:rsid w:val="061B69CB"/>
    <w:rsid w:val="08945173"/>
    <w:rsid w:val="0B7ADDDC"/>
    <w:rsid w:val="0BA624BA"/>
    <w:rsid w:val="0C601C8F"/>
    <w:rsid w:val="0D089AEB"/>
    <w:rsid w:val="10FBE288"/>
    <w:rsid w:val="123C1AA9"/>
    <w:rsid w:val="14D15ACA"/>
    <w:rsid w:val="17DC80AE"/>
    <w:rsid w:val="1819A5EB"/>
    <w:rsid w:val="255C9A92"/>
    <w:rsid w:val="25AD1BF2"/>
    <w:rsid w:val="28208105"/>
    <w:rsid w:val="29D9C62C"/>
    <w:rsid w:val="2BE36389"/>
    <w:rsid w:val="2DE0C3DC"/>
    <w:rsid w:val="2FF71D6A"/>
    <w:rsid w:val="31008B5A"/>
    <w:rsid w:val="31165C6F"/>
    <w:rsid w:val="3F35B32D"/>
    <w:rsid w:val="3F673E21"/>
    <w:rsid w:val="3F8E40D0"/>
    <w:rsid w:val="43AC597C"/>
    <w:rsid w:val="44658926"/>
    <w:rsid w:val="44BD1BAD"/>
    <w:rsid w:val="46D5DC09"/>
    <w:rsid w:val="48942D41"/>
    <w:rsid w:val="49C19458"/>
    <w:rsid w:val="4C7D5077"/>
    <w:rsid w:val="52739451"/>
    <w:rsid w:val="529B6FA5"/>
    <w:rsid w:val="54D25EDC"/>
    <w:rsid w:val="578A9BC0"/>
    <w:rsid w:val="5A06A2CC"/>
    <w:rsid w:val="5D439E3C"/>
    <w:rsid w:val="60801D70"/>
    <w:rsid w:val="64FF8AB6"/>
    <w:rsid w:val="662716BF"/>
    <w:rsid w:val="669FEE6F"/>
    <w:rsid w:val="68857F4E"/>
    <w:rsid w:val="6BDD68D8"/>
    <w:rsid w:val="6C7351E1"/>
    <w:rsid w:val="6E3CE5E4"/>
    <w:rsid w:val="6FC0AB76"/>
    <w:rsid w:val="749B2A87"/>
    <w:rsid w:val="76F8ECBC"/>
    <w:rsid w:val="77D9FFCB"/>
    <w:rsid w:val="791B3D3A"/>
    <w:rsid w:val="7C77CC24"/>
    <w:rsid w:val="7E95828E"/>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A0919"/>
  <w15:chartTrackingRefBased/>
  <w15:docId w15:val="{CC45B97E-E40D-4017-AAD0-9F533A3B5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5D24"/>
    <w:pPr>
      <w:keepNext/>
      <w:keepLines/>
      <w:numPr>
        <w:numId w:val="8"/>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5D24"/>
    <w:pPr>
      <w:keepNext/>
      <w:keepLines/>
      <w:numPr>
        <w:ilvl w:val="1"/>
        <w:numId w:val="8"/>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5D24"/>
    <w:pPr>
      <w:keepNext/>
      <w:keepLines/>
      <w:numPr>
        <w:ilvl w:val="2"/>
        <w:numId w:val="8"/>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5D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5D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5D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D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D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D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D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35D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5D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5D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5D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5D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D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D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D24"/>
    <w:rPr>
      <w:rFonts w:eastAsiaTheme="majorEastAsia" w:cstheme="majorBidi"/>
      <w:color w:val="272727" w:themeColor="text1" w:themeTint="D8"/>
    </w:rPr>
  </w:style>
  <w:style w:type="paragraph" w:styleId="Title">
    <w:name w:val="Title"/>
    <w:basedOn w:val="Normal"/>
    <w:next w:val="Normal"/>
    <w:link w:val="TitleChar"/>
    <w:uiPriority w:val="10"/>
    <w:qFormat/>
    <w:rsid w:val="00535D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D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D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D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D24"/>
    <w:pPr>
      <w:spacing w:before="160"/>
      <w:jc w:val="center"/>
    </w:pPr>
    <w:rPr>
      <w:i/>
      <w:iCs/>
      <w:color w:val="404040" w:themeColor="text1" w:themeTint="BF"/>
    </w:rPr>
  </w:style>
  <w:style w:type="character" w:customStyle="1" w:styleId="QuoteChar">
    <w:name w:val="Quote Char"/>
    <w:basedOn w:val="DefaultParagraphFont"/>
    <w:link w:val="Quote"/>
    <w:uiPriority w:val="29"/>
    <w:rsid w:val="00535D24"/>
    <w:rPr>
      <w:i/>
      <w:iCs/>
      <w:color w:val="404040" w:themeColor="text1" w:themeTint="BF"/>
    </w:rPr>
  </w:style>
  <w:style w:type="paragraph" w:styleId="ListParagraph">
    <w:name w:val="List Paragraph"/>
    <w:basedOn w:val="Normal"/>
    <w:uiPriority w:val="34"/>
    <w:qFormat/>
    <w:rsid w:val="00535D24"/>
    <w:pPr>
      <w:ind w:left="720"/>
      <w:contextualSpacing/>
    </w:pPr>
  </w:style>
  <w:style w:type="character" w:styleId="IntenseEmphasis">
    <w:name w:val="Intense Emphasis"/>
    <w:basedOn w:val="DefaultParagraphFont"/>
    <w:uiPriority w:val="21"/>
    <w:qFormat/>
    <w:rsid w:val="00535D24"/>
    <w:rPr>
      <w:i/>
      <w:iCs/>
      <w:color w:val="0F4761" w:themeColor="accent1" w:themeShade="BF"/>
    </w:rPr>
  </w:style>
  <w:style w:type="paragraph" w:styleId="IntenseQuote">
    <w:name w:val="Intense Quote"/>
    <w:basedOn w:val="Normal"/>
    <w:next w:val="Normal"/>
    <w:link w:val="IntenseQuoteChar"/>
    <w:uiPriority w:val="30"/>
    <w:qFormat/>
    <w:rsid w:val="00535D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5D24"/>
    <w:rPr>
      <w:i/>
      <w:iCs/>
      <w:color w:val="0F4761" w:themeColor="accent1" w:themeShade="BF"/>
    </w:rPr>
  </w:style>
  <w:style w:type="character" w:styleId="IntenseReference">
    <w:name w:val="Intense Reference"/>
    <w:basedOn w:val="DefaultParagraphFont"/>
    <w:uiPriority w:val="32"/>
    <w:qFormat/>
    <w:rsid w:val="00535D24"/>
    <w:rPr>
      <w:b/>
      <w:bCs/>
      <w:smallCaps/>
      <w:color w:val="0F4761" w:themeColor="accent1" w:themeShade="BF"/>
      <w:spacing w:val="5"/>
    </w:rPr>
  </w:style>
  <w:style w:type="paragraph" w:styleId="NoSpacing">
    <w:name w:val="No Spacing"/>
    <w:link w:val="NoSpacingChar"/>
    <w:uiPriority w:val="1"/>
    <w:qFormat/>
    <w:rsid w:val="00535D24"/>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535D24"/>
    <w:rPr>
      <w:rFonts w:eastAsiaTheme="minorEastAsia"/>
      <w:kern w:val="0"/>
      <w:sz w:val="22"/>
      <w:szCs w:val="22"/>
      <w14:ligatures w14:val="none"/>
    </w:rPr>
  </w:style>
  <w:style w:type="paragraph" w:styleId="TOCHeading">
    <w:name w:val="TOC Heading"/>
    <w:basedOn w:val="Heading1"/>
    <w:next w:val="Normal"/>
    <w:uiPriority w:val="39"/>
    <w:unhideWhenUsed/>
    <w:qFormat/>
    <w:rsid w:val="00535D24"/>
    <w:pPr>
      <w:numPr>
        <w:numId w:val="0"/>
      </w:numPr>
      <w:spacing w:before="240" w:after="0" w:line="259" w:lineRule="auto"/>
      <w:outlineLvl w:val="9"/>
    </w:pPr>
    <w:rPr>
      <w:kern w:val="0"/>
      <w:sz w:val="32"/>
      <w:szCs w:val="32"/>
      <w14:ligatures w14:val="none"/>
    </w:rPr>
  </w:style>
  <w:style w:type="table" w:styleId="TableGrid">
    <w:name w:val="Table Grid"/>
    <w:basedOn w:val="TableNormal"/>
    <w:uiPriority w:val="39"/>
    <w:rsid w:val="00535D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25D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5D7C"/>
  </w:style>
  <w:style w:type="paragraph" w:styleId="Footer">
    <w:name w:val="footer"/>
    <w:basedOn w:val="Normal"/>
    <w:link w:val="FooterChar"/>
    <w:uiPriority w:val="99"/>
    <w:unhideWhenUsed/>
    <w:rsid w:val="00C25D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5D7C"/>
  </w:style>
  <w:style w:type="paragraph" w:styleId="TOC1">
    <w:name w:val="toc 1"/>
    <w:basedOn w:val="Normal"/>
    <w:next w:val="Normal"/>
    <w:autoRedefine/>
    <w:uiPriority w:val="39"/>
    <w:unhideWhenUsed/>
    <w:rsid w:val="00CA43AC"/>
    <w:pPr>
      <w:spacing w:after="100"/>
    </w:pPr>
  </w:style>
  <w:style w:type="character" w:styleId="Hyperlink">
    <w:name w:val="Hyperlink"/>
    <w:basedOn w:val="DefaultParagraphFont"/>
    <w:uiPriority w:val="99"/>
    <w:unhideWhenUsed/>
    <w:rsid w:val="00CA43AC"/>
    <w:rPr>
      <w:color w:val="467886" w:themeColor="hyperlink"/>
      <w:u w:val="single"/>
    </w:rPr>
  </w:style>
  <w:style w:type="paragraph" w:styleId="TOC2">
    <w:name w:val="toc 2"/>
    <w:basedOn w:val="Normal"/>
    <w:next w:val="Normal"/>
    <w:autoRedefine/>
    <w:uiPriority w:val="39"/>
    <w:unhideWhenUsed/>
    <w:rsid w:val="0091780F"/>
    <w:pPr>
      <w:spacing w:after="100"/>
      <w:ind w:left="240"/>
    </w:pPr>
  </w:style>
  <w:style w:type="character" w:styleId="Strong">
    <w:name w:val="Strong"/>
    <w:basedOn w:val="DefaultParagraphFont"/>
    <w:uiPriority w:val="22"/>
    <w:qFormat/>
    <w:rsid w:val="001A5B5F"/>
    <w:rPr>
      <w:b/>
      <w:bCs/>
    </w:rPr>
  </w:style>
  <w:style w:type="paragraph" w:styleId="TOC3">
    <w:name w:val="toc 3"/>
    <w:basedOn w:val="Normal"/>
    <w:next w:val="Normal"/>
    <w:autoRedefine/>
    <w:uiPriority w:val="39"/>
    <w:unhideWhenUsed/>
    <w:rsid w:val="00D351FA"/>
    <w:pPr>
      <w:spacing w:after="100"/>
      <w:ind w:left="480"/>
    </w:pPr>
  </w:style>
  <w:style w:type="character" w:styleId="UnresolvedMention">
    <w:name w:val="Unresolved Mention"/>
    <w:basedOn w:val="DefaultParagraphFont"/>
    <w:uiPriority w:val="99"/>
    <w:semiHidden/>
    <w:unhideWhenUsed/>
    <w:rsid w:val="00E71694"/>
    <w:rPr>
      <w:color w:val="605E5C"/>
      <w:shd w:val="clear" w:color="auto" w:fill="E1DFDD"/>
    </w:rPr>
  </w:style>
  <w:style w:type="paragraph" w:styleId="TOC4">
    <w:name w:val="toc 4"/>
    <w:basedOn w:val="Normal"/>
    <w:next w:val="Normal"/>
    <w:autoRedefine/>
    <w:uiPriority w:val="39"/>
    <w:unhideWhenUsed/>
    <w:rsid w:val="00F12C2B"/>
    <w:pPr>
      <w:spacing w:after="100"/>
      <w:ind w:left="720"/>
    </w:pPr>
    <w:rPr>
      <w:rFonts w:eastAsiaTheme="minorEastAsia"/>
    </w:rPr>
  </w:style>
  <w:style w:type="paragraph" w:styleId="TOC5">
    <w:name w:val="toc 5"/>
    <w:basedOn w:val="Normal"/>
    <w:next w:val="Normal"/>
    <w:autoRedefine/>
    <w:uiPriority w:val="39"/>
    <w:unhideWhenUsed/>
    <w:rsid w:val="00F12C2B"/>
    <w:pPr>
      <w:spacing w:after="100"/>
      <w:ind w:left="960"/>
    </w:pPr>
    <w:rPr>
      <w:rFonts w:eastAsiaTheme="minorEastAsia"/>
    </w:rPr>
  </w:style>
  <w:style w:type="paragraph" w:styleId="TOC6">
    <w:name w:val="toc 6"/>
    <w:basedOn w:val="Normal"/>
    <w:next w:val="Normal"/>
    <w:autoRedefine/>
    <w:uiPriority w:val="39"/>
    <w:unhideWhenUsed/>
    <w:rsid w:val="00F12C2B"/>
    <w:pPr>
      <w:spacing w:after="100"/>
      <w:ind w:left="1200"/>
    </w:pPr>
    <w:rPr>
      <w:rFonts w:eastAsiaTheme="minorEastAsia"/>
    </w:rPr>
  </w:style>
  <w:style w:type="paragraph" w:styleId="TOC7">
    <w:name w:val="toc 7"/>
    <w:basedOn w:val="Normal"/>
    <w:next w:val="Normal"/>
    <w:autoRedefine/>
    <w:uiPriority w:val="39"/>
    <w:unhideWhenUsed/>
    <w:rsid w:val="00F12C2B"/>
    <w:pPr>
      <w:spacing w:after="100"/>
      <w:ind w:left="1440"/>
    </w:pPr>
    <w:rPr>
      <w:rFonts w:eastAsiaTheme="minorEastAsia"/>
    </w:rPr>
  </w:style>
  <w:style w:type="paragraph" w:styleId="TOC8">
    <w:name w:val="toc 8"/>
    <w:basedOn w:val="Normal"/>
    <w:next w:val="Normal"/>
    <w:autoRedefine/>
    <w:uiPriority w:val="39"/>
    <w:unhideWhenUsed/>
    <w:rsid w:val="00F12C2B"/>
    <w:pPr>
      <w:spacing w:after="100"/>
      <w:ind w:left="1680"/>
    </w:pPr>
    <w:rPr>
      <w:rFonts w:eastAsiaTheme="minorEastAsia"/>
    </w:rPr>
  </w:style>
  <w:style w:type="paragraph" w:styleId="TOC9">
    <w:name w:val="toc 9"/>
    <w:basedOn w:val="Normal"/>
    <w:next w:val="Normal"/>
    <w:autoRedefine/>
    <w:uiPriority w:val="39"/>
    <w:unhideWhenUsed/>
    <w:rsid w:val="00F12C2B"/>
    <w:pPr>
      <w:spacing w:after="100"/>
      <w:ind w:left="1920"/>
    </w:pPr>
    <w:rPr>
      <w:rFonts w:eastAsiaTheme="minorEastAsia"/>
    </w:rPr>
  </w:style>
  <w:style w:type="character" w:styleId="FollowedHyperlink">
    <w:name w:val="FollowedHyperlink"/>
    <w:basedOn w:val="DefaultParagraphFont"/>
    <w:uiPriority w:val="99"/>
    <w:semiHidden/>
    <w:unhideWhenUsed/>
    <w:rsid w:val="00FA4A0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5.png"/><Relationship Id="rId26" Type="http://schemas.openxmlformats.org/officeDocument/2006/relationships/hyperlink" Target="https://endoflife.date/angular" TargetMode="External"/><Relationship Id="rId39" Type="http://schemas.openxmlformats.org/officeDocument/2006/relationships/hyperlink" Target="https://jdbc.postgresql.org/license/" TargetMode="External"/><Relationship Id="rId21" Type="http://schemas.openxmlformats.org/officeDocument/2006/relationships/hyperlink" Target="https://github.com/ClarissaBierman/SEN381-Project-CivicConnect/actions/runs/38951977445" TargetMode="External"/><Relationship Id="rId34" Type="http://schemas.openxmlformats.org/officeDocument/2006/relationships/hyperlink" Target="https://www.rfc-editor.org/rfc/rfc9457" TargetMode="External"/><Relationship Id="rId42" Type="http://schemas.openxmlformats.org/officeDocument/2006/relationships/hyperlink" Target="https://docs.spring.io/spring-boot/4.1/system-requirements.html" TargetMode="External"/><Relationship Id="rId47" Type="http://schemas.openxmlformats.org/officeDocument/2006/relationships/hyperlink" Target="https://docs.spring.io/spring-framework/reference/data-access/transaction/event.html" TargetMode="External"/><Relationship Id="rId50" Type="http://schemas.openxmlformats.org/officeDocument/2006/relationships/hyperlink" Target="https://supabase.com/docs/guides/database/connecting-to-postgres" TargetMode="External"/><Relationship Id="rId55"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jpg"/><Relationship Id="rId29" Type="http://schemas.openxmlformats.org/officeDocument/2006/relationships/hyperlink" Target="https://docs.github.com/en/repositories/configuring-branches-and-merges-in-your-repository/managing-protected-branches/about-protected-branches" TargetMode="External"/><Relationship Id="rId11" Type="http://schemas.openxmlformats.org/officeDocument/2006/relationships/footer" Target="footer4.xml"/><Relationship Id="rId24" Type="http://schemas.openxmlformats.org/officeDocument/2006/relationships/hyperlink" Target="https://angular.dev/reference/releases" TargetMode="External"/><Relationship Id="rId32" Type="http://schemas.openxmlformats.org/officeDocument/2006/relationships/hyperlink" Target="https://www.rfc-editor.org/rfc/rfc7519" TargetMode="External"/><Relationship Id="rId37" Type="http://schemas.openxmlformats.org/officeDocument/2006/relationships/hyperlink" Target="https://owasp.org/API-Security/editions/2023/en/0x11-t10/" TargetMode="External"/><Relationship Id="rId40" Type="http://schemas.openxmlformats.org/officeDocument/2006/relationships/hyperlink" Target="https://github.com/projectlombok/lombok/blob/master/LICENSE" TargetMode="External"/><Relationship Id="rId45" Type="http://schemas.openxmlformats.org/officeDocument/2006/relationships/hyperlink" Target="https://github.com/spring-projects/spring-security/blob/main/LICENSE.txt" TargetMode="External"/><Relationship Id="rId53" Type="http://schemas.openxmlformats.org/officeDocument/2006/relationships/footer" Target="footer6.xml"/><Relationship Id="rId5" Type="http://schemas.openxmlformats.org/officeDocument/2006/relationships/webSettings" Target="webSettings.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1.png"/><Relationship Id="rId22" Type="http://schemas.openxmlformats.org/officeDocument/2006/relationships/image" Target="media/image7.png"/><Relationship Id="rId27" Type="http://schemas.openxmlformats.org/officeDocument/2006/relationships/hyperlink" Target="https://github.com/flyway/flyway/blob/main/LICENSE.txt" TargetMode="External"/><Relationship Id="rId30" Type="http://schemas.openxmlformats.org/officeDocument/2006/relationships/hyperlink" Target="https://github.com/angular/angular/blob/main/LICENSE" TargetMode="External"/><Relationship Id="rId35" Type="http://schemas.openxmlformats.org/officeDocument/2006/relationships/hyperlink" Target="https://openjdk.org/legal/" TargetMode="External"/><Relationship Id="rId43" Type="http://schemas.openxmlformats.org/officeDocument/2006/relationships/hyperlink" Target="https://docs.spring.io/spring-boot/4.1/how-to/data-initialization.html" TargetMode="External"/><Relationship Id="rId48" Type="http://schemas.openxmlformats.org/officeDocument/2006/relationships/hyperlink" Target="https://docs.spring.io/spring-security/reference/servlet/oauth2/resource-server/jwt.html" TargetMode="External"/><Relationship Id="rId56"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hyperlink" Target="https://supabase.com/changelog/46080-self-hosted-supabase-upgrading-from-pg-15-to-17-breaking-change" TargetMode="External"/><Relationship Id="rId3" Type="http://schemas.openxmlformats.org/officeDocument/2006/relationships/styles" Target="styles.xml"/><Relationship Id="rId12" Type="http://schemas.openxmlformats.org/officeDocument/2006/relationships/hyperlink" Target="https://github.com/ClarissaBierman/SEN381-Project-CivicConnect/actions/runs/38951977445" TargetMode="External"/><Relationship Id="rId17" Type="http://schemas.openxmlformats.org/officeDocument/2006/relationships/image" Target="media/image4.png"/><Relationship Id="rId25" Type="http://schemas.openxmlformats.org/officeDocument/2006/relationships/hyperlink" Target="https://www.apache.org/licenses/LICENSE-2.0" TargetMode="External"/><Relationship Id="rId33" Type="http://schemas.openxmlformats.org/officeDocument/2006/relationships/hyperlink" Target="https://www.treasury.gov.za/POPIA/" TargetMode="External"/><Relationship Id="rId38" Type="http://schemas.openxmlformats.org/officeDocument/2006/relationships/hyperlink" Target="https://www.postgresql.org/about/licence/" TargetMode="External"/><Relationship Id="rId46" Type="http://schemas.openxmlformats.org/officeDocument/2006/relationships/hyperlink" Target="https://docs.spring.io/spring-framework/reference/core/beans/context-introduction.html" TargetMode="External"/><Relationship Id="rId20" Type="http://schemas.openxmlformats.org/officeDocument/2006/relationships/hyperlink" Target="https://github.com/ClarissaBierman/SEN381-Project-CivicConnect/actions/runs/38951977445" TargetMode="External"/><Relationship Id="rId41" Type="http://schemas.openxmlformats.org/officeDocument/2006/relationships/hyperlink" Target="https://spring.io/blog/2026/08/20/spring-boot-4-1-1-available-now/"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8.png"/><Relationship Id="rId28" Type="http://schemas.openxmlformats.org/officeDocument/2006/relationships/hyperlink" Target="https://martinfowler.com/articles/continuousIntegration.html" TargetMode="External"/><Relationship Id="rId36" Type="http://schemas.openxmlformats.org/officeDocument/2006/relationships/hyperlink" Target="https://www.oracle.com/java/technologies/java-se-support-roadmap.html" TargetMode="External"/><Relationship Id="rId49" Type="http://schemas.openxmlformats.org/officeDocument/2006/relationships/hyperlink" Target="https://supabase.com/pricing" TargetMode="External"/><Relationship Id="rId57" Type="http://schemas.microsoft.com/office/2020/10/relationships/intelligence" Target="intelligence2.xml"/><Relationship Id="rId10" Type="http://schemas.openxmlformats.org/officeDocument/2006/relationships/footer" Target="footer3.xml"/><Relationship Id="rId31" Type="http://schemas.openxmlformats.org/officeDocument/2006/relationships/hyperlink" Target="https://hibernate.org/community/license/" TargetMode="External"/><Relationship Id="rId44" Type="http://schemas.openxmlformats.org/officeDocument/2006/relationships/hyperlink" Target="https://github.com/spring-projects/spring-boot/blob/main/LICENSE.txt" TargetMode="External"/><Relationship Id="rId52" Type="http://schemas.openxmlformats.org/officeDocument/2006/relationships/hyperlink" Target="https://github.com/supabase/postgres/relea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3B2EB7-E99F-4C23-BBAB-7DCA284900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156</Pages>
  <Words>50867</Words>
  <Characters>289947</Characters>
  <Application>Microsoft Office Word</Application>
  <DocSecurity>0</DocSecurity>
  <Lines>2416</Lines>
  <Paragraphs>680</Paragraphs>
  <ScaleCrop>false</ScaleCrop>
  <HeadingPairs>
    <vt:vector size="2" baseType="variant">
      <vt:variant>
        <vt:lpstr>Title</vt:lpstr>
      </vt:variant>
      <vt:variant>
        <vt:i4>1</vt:i4>
      </vt:variant>
    </vt:vector>
  </HeadingPairs>
  <TitlesOfParts>
    <vt:vector size="1" baseType="lpstr">
      <vt:lpstr>CiviCConnect Technology Project Part 1</vt:lpstr>
    </vt:vector>
  </TitlesOfParts>
  <Company>SEN381</Company>
  <LinksUpToDate>false</LinksUpToDate>
  <CharactersWithSpaces>340134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CiviCConnect Technology Project</dc:title>
  <dc:subject/>
  <dc:creator>Chanri Du Randt</dc:creator>
  <cp:keywords/>
  <dc:description/>
  <cp:lastModifiedBy>Chanri Du Randt</cp:lastModifiedBy>
  <cp:revision>5</cp:revision>
  <cp:lastPrinted>2026-09-30T21:38:00Z</cp:lastPrinted>
  <dcterms:created xsi:type="dcterms:W3CDTF">2026-10-18T19:14:00Z</dcterms:created>
  <dcterms:modified xsi:type="dcterms:W3CDTF">2026-10-18T20:04:00Z</dcterms:modified>
  <cp:category>Chanri Du Randt 601635, Clarissa Bierman 602008, Eduard Bernard Kruger Herman 602125</cp:category>
</cp:coreProperties>
</file>