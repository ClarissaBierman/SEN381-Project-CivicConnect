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
          <w14:ligatures w14:val="standardContextual"/>
        </w:rPr>
        <w:id w:val="-2069022230"/>
        <w:docPartObj>
          <w:docPartGallery w:val="Cover Pages"/>
          <w:docPartUnique/>
        </w:docPartObj>
      </w:sdtPr>
      <w:sdtEndPr>
        <w:rPr>
          <w:sz w:val="24"/>
          <w:szCs w:val="24"/>
        </w:rPr>
      </w:sdtEndPr>
      <w:sdtContent>
        <w:p w14:paraId="3790C5CB" w14:textId="77777777" w:rsidR="00535D24" w:rsidRDefault="00535D24">
          <w:pPr>
            <w:pStyle w:val="NoSpacing"/>
            <w:rPr>
              <w:sz w:val="2"/>
            </w:rPr>
          </w:pPr>
        </w:p>
        <w:p w14:paraId="4800C74D" w14:textId="77777777" w:rsidR="00535D24" w:rsidRDefault="00535D24">
          <w:r>
            <w:rPr>
              <w:noProof/>
            </w:rPr>
            <mc:AlternateContent>
              <mc:Choice Requires="wps">
                <w:drawing>
                  <wp:anchor distT="0" distB="0" distL="114300" distR="114300" simplePos="0" relativeHeight="251658242" behindDoc="0" locked="0" layoutInCell="1" allowOverlap="1" wp14:anchorId="6BBA22FC" wp14:editId="5EDD1C8C">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92AA06F" w14:textId="2B41D835" w:rsidR="00535D24" w:rsidRDefault="00535D24">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 xml:space="preserve">CiviCConnect Technology Project </w:t>
                                    </w:r>
                                  </w:p>
                                </w:sdtContent>
                              </w:sdt>
                              <w:p w14:paraId="33598E01" w14:textId="77777777" w:rsidR="00535D24"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Milestone 2</w:t>
                                    </w:r>
                                  </w:sdtContent>
                                </w:sdt>
                                <w:r>
                                  <w:rPr>
                                    <w:noProof/>
                                  </w:rPr>
                                  <w:t xml:space="preserve"> </w:t>
                                </w:r>
                              </w:p>
                              <w:p w14:paraId="0DA98160" w14:textId="77777777" w:rsidR="00535D24" w:rsidRDefault="00535D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BBA22FC" id="_x0000_t202" coordsize="21600,21600" o:spt="202" path="m,l,21600r21600,l21600,xe">
                    <v:stroke joinstyle="miter"/>
                    <v:path gradientshapeok="t" o:connecttype="rect"/>
                  </v:shapetype>
                  <v:shape id="Text Box 66"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92AA06F" w14:textId="2B41D835" w:rsidR="00535D24" w:rsidRDefault="00535D24">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 xml:space="preserve">CiviCConnect Technology Project </w:t>
                              </w:r>
                            </w:p>
                          </w:sdtContent>
                        </w:sdt>
                        <w:p w14:paraId="33598E01" w14:textId="77777777" w:rsidR="00535D24"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Milestone 2</w:t>
                              </w:r>
                            </w:sdtContent>
                          </w:sdt>
                          <w:r>
                            <w:rPr>
                              <w:noProof/>
                            </w:rPr>
                            <w:t xml:space="preserve"> </w:t>
                          </w:r>
                        </w:p>
                        <w:p w14:paraId="0DA98160" w14:textId="77777777" w:rsidR="00535D24" w:rsidRDefault="00535D24"/>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58241" behindDoc="1" locked="0" layoutInCell="1" allowOverlap="1" wp14:anchorId="639D2290" wp14:editId="1E43EA3F">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http://schemas.openxmlformats.org/drawingml/2006/main" xmlns:a14="http://schemas.microsoft.com/office/drawing/2010/main" xmlns:arto="http://schemas.microsoft.com/office/word/2006/arto">
                <w:pict>
                  <v:group id="Group 2"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spid="_x0000_s1026" w14:anchorId="2539B8FC"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8EoJOQYAAAEhAAAOAAAAZHJzL2Uyb0RvYy54bWzsmtuO2zYQhu8L9B0IXRZorLMsI96g2DRB gTQNkC16rZXlAyqJqiSvnTx9/xmKNi1L3kV2CzSAc7GWxN/D4czwI03l9Zt9kYuHrG42spxbzivb ElmZysWmXM2tP+/e/Ty1RNMm5SLJZZnNrS9ZY725+fGH17tqlrlyLfNFVgsYKZvZrppb67atZpNJ k66zImleySor0biUdZG0uK1Xk0Wd7GC9yCeubYeTnawXVS3TrGnw9K1qtG7Y/nKZpe0fy2WTtSKf W/Ct5b81/72nv5Ob18lsVSfVepN2biTf4EWRbEp0ejD1NmkTsa03Z6aKTVrLRi7bV6ksJnK53KQZ jwGjcezeaN7XclvxWFaz3ao6hAmh7cXpm82mHx/e19Xn6lOtvMflB5n+3YhS3q6TcpX90lQIIlJL oZrsqtXM/Ardr47f3y/rguxgXGLPQf5yCHK2b0WKh4Ef+14YWyJFWxDGYeS4Kg3pGrk6+166/rX7 pu+5seN46pu+Hzu2N2WvkpnuuJH5ZvFuk+fkBRdRdpvX4iFB+tu9yynKt8XvcqGehTb+qd7xmLpn qa8fTwwrGD7ujh1wMA6D31Uo4OaYo+Z5Ofq8TqqMU99QwD/VYrOYW6FviTIpMI/e1VlGs0LgERJD vUOm89ioJKqMGS0ka5Brcb9DCGAm2baSg6ID2GXOCWwnigJLnOfPnbqRh8Bz/typF7jQUU/HLKTb pn2fSS6F5OFD06IZU2OBK3XRDeIOM3JZ5JhwP02EL3bCiaZcZyTWGsfQoD0Ua5KFKmlHmWvI7BFT KJ1Dd7DhjphCkA1ZFI5YQ3QOMnvEVGhoaHAjpiJDFoyYQsQP3Y3FCrPqoOnFCuk5JCBZ65yk+7JL Cq4E5jtNV8pRJRuaiZQhlMCdmv3JDCpqHREjByT2unK4LEaUSaxr57IYcSRx9CTLiBSJY1OM4aOH bqw1iNZfEGpLYEG4V2VVJS2FiAOBS7ED/6g0xZovQg5RIR+yO8malmKlBkRh7zo+CvLSFKqYQsjc g2e6WX9WbA8TUA2bAXVBRo5hwDqS2or+VNbOvNPNaS6bTM1fGjZP5MP4KWzGZAbtCK48nXOuhFJ2 D9g/XiEUYhST7uXiC3CDDQKWkLWsv1pih8V2bjX/bJM6s0T+WwlSxo7v0+rMN34QubipzZZ7s6Xc FrcSQMewkzKFVbBdX962anHH6opBfCg/VykJOUt1097t/0rqSlS4xJewJH2UmrTJTKMKQyGB0nZD UgPpbsB5Nbz/HviATB/4nOeXBj6KMfSAIdSR60Y2VllOsl60vcAPfVoPaNHWN6po9Mph1omOpMGc I6mR2wOkAgDRdT1ew8agT+1g4pCsD/0hjQl913XjEVOYHwevWDbsWB/6Qz2a0Gfnh031oT9kyoT+ WKxM6HN3x1ihkq/Qfwb0OSUEfb4giByZrrCKeuApo0oY8T4KNGCVUEGfKqtbHXSz/lQyFpDJy9BX jkF2Gfpn3unOrtBX2+v/J/QBkD70eU/x0tCf+o7XbfIdOw7Ur6lkdoC+P40ivdP3upsXgH5M0Hdi 3syNQh/tROoB2Rn0BzQn0Hdib8TUCfSd6XTEsTPoD/R4An1yfniMJvQd+tUwNEKT+mPBOqE+9Xc0 daX+87b6nBKmPuV5iPoIPlG/K4PHqY8KvEx91B6bfIT61CH17FzWnbl3xf73sNdHbvvYZ0a+NPYd 1wltV+0N/HhK+/rTzT4O2WwqSN7sQ03iF+K+E4eXT3jikE948KGcOv5u6HN/yJTJfScOiIqQnZky uQ+ZC1gPWetzf8iUyX2yMWLK5D79BBky1cf+kEsm9smGYeqK/edhn8PNJzxUMePY16l7FPtUgBex T6X3BOwrx4D9yz8dFPUN767U/x6oj1nfpz6/1Xhp6qsfoE7gxUD7Ce9P36t4XmQHen/xrMMdOoZ3 I/fyPj/y6BgerxS6l0DjvB8yZfIe7dMRUybvISPeD1nr837IK5P3ZGPElMl7OtEfMmXyfixWJu/J hmHqyvvn8Z4rgLf5VHxDvO/ObLrafJT3MKjfR2r06s/ucAel9wTeK8cePdw58053dj3c+bbDHX6h i/fs/Aqk+z8B9CLfvOc3AMf/uXDzLwAAAP//AwBQSwMEFAAGAAgAAAAhAAog1ILaAAAABQEAAA8A AABkcnMvZG93bnJldi54bWxMj0FPwzAMhe9I/IfISNxY2iHKVppOA2l3WJHg6DVeU9o4VZN15d8T uLCL9axnvfe52My2FxONvnWsIF0kIIhrp1tuFLxXu7sVCB+QNfaOScE3ediU11cF5tqd+Y2mfWhE DGGfowITwpBL6WtDFv3CDcTRO7rRYojr2Eg94jmG214ukySTFluODQYHejFUd/uTVdDh9GX67KNL t7vla/1squpzqpS6vZm3TyACzeH/GH7xIzqUkengTqy96BXER8LfjN4qe7gHcYhi/ZiCLAt5SV/+ AAAA//8DAFBLAQItABQABgAIAAAAIQC2gziS/gAAAOEBAAATAAAAAAAAAAAAAAAAAAAAAABbQ29u dGVudF9UeXBlc10ueG1sUEsBAi0AFAAGAAgAAAAhADj9If/WAAAAlAEAAAsAAAAAAAAAAAAAAAAA LwEAAF9yZWxzLy5yZWxzUEsBAi0AFAAGAAgAAAAhAPfwSgk5BgAAASEAAA4AAAAAAAAAAAAAAAAA LgIAAGRycy9lMm9Eb2MueG1sUEsBAi0AFAAGAAgAAAAhAAog1ILaAAAABQEAAA8AAAAAAAAAAAAA AAAAkwgAAGRycy9kb3ducmV2LnhtbFBLBQYAAAAABAAEAPMAAACaCQAAAAA= ">
                    <o:lock v:ext="edit" aspectratio="t"/>
                    <v:shape id="Freeform 64" style="position:absolute;left:15017;width:28274;height:28352;visibility:visible;mso-wrap-style:square;v-text-anchor:top" coordsize="1781,1786" o:spid="_x0000_s1027" filled="f" stroked="f" path="m4,1786l,1782,1776,r5,5l4,178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9XQwwAAANsAAAAPAAAAZHJzL2Rvd25yZXYueG1sRI9BawIx FITvQv9DeIXeNFspYlej2MK23mq3xfNj89wNbl62SVzXf28KgsdhZr5hluvBtqInH4xjBc+TDARx 5bThWsHvTzGegwgRWWPrmBRcKMB69TBaYq7dmb+pL2MtEoRDjgqaGLtcylA1ZDFMXEecvIPzFmOS vpba4znBbSunWTaTFg2nhQY7em+oOpYnq6B/88NXdPttUZjdq+z1h/n73Cv19DhsFiAiDfEevrW3 WsHsBf6/pB8gV1cAAAD//wMAUEsBAi0AFAAGAAgAAAAhANvh9svuAAAAhQEAABMAAAAAAAAAAAAA AAAAAAAAAFtDb250ZW50X1R5cGVzXS54bWxQSwECLQAUAAYACAAAACEAWvQsW78AAAAVAQAACwAA AAAAAAAAAAAAAAAfAQAAX3JlbHMvLnJlbHNQSwECLQAUAAYACAAAACEAwv/V0MMAAADbAAAADwAA AAAAAAAAAAAAAAAHAgAAZHJzL2Rvd25yZXYueG1sUEsFBgAAAAADAAMAtwAAAPcCAAAAAA== ">
                      <v:path arrowok="t" o:connecttype="custom" o:connectlocs="6350,2835275;0,2828925;2819400,0;2827338,7938;6350,2835275" o:connectangles="0,0,0,0,0"/>
                    </v:shape>
                    <v:shape id="Freeform 65" style="position:absolute;left:7826;top:2270;width:35465;height:35464;visibility:visible;mso-wrap-style:square;v-text-anchor:top" coordsize="2234,2234" o:spid="_x0000_s1028" filled="f" stroked="f" path="m5,2234l,2229,2229,r5,5l5,223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mpFYxQAAANsAAAAPAAAAZHJzL2Rvd25yZXYueG1sRI/RasJA FETfhf7Dcgt9001aDE10lRJa9EEsTfsBt9lrEpq9m2ZXjX69Kwg+DjNzhpkvB9OKA/WusawgnkQg iEurG64U/Hx/jF9BOI+ssbVMCk7kYLl4GM0x0/bIX3QofCUChF2GCmrvu0xKV9Zk0E1sRxy8ne0N +iD7SuoejwFuWvkcRYk02HBYqLGjvKbyr9gbBcN5v9p8vsfdJmnTF/8r//N0i0o9PQ5vMxCeBn8P 39prrSCZwvVL+AFycQEAAP//AwBQSwECLQAUAAYACAAAACEA2+H2y+4AAACFAQAAEwAAAAAAAAAA AAAAAAAAAAAAW0NvbnRlbnRfVHlwZXNdLnhtbFBLAQItABQABgAIAAAAIQBa9CxbvwAAABUBAAAL AAAAAAAAAAAAAAAAAB8BAABfcmVscy8ucmVsc1BLAQItABQABgAIAAAAIQBNmpFYxQAAANsAAAAP AAAAAAAAAAAAAAAAAAcCAABkcnMvZG93bnJldi54bWxQSwUGAAAAAAMAAwC3AAAA+QIAAAAA ">
                      <v:path arrowok="t" o:connecttype="custom" o:connectlocs="7938,3546475;0,3538538;3538538,0;3546475,7938;7938,3546475" o:connectangles="0,0,0,0,0"/>
                    </v:shape>
                    <v:shape id="Freeform 66" style="position:absolute;left:8413;top:1095;width:34878;height:34877;visibility:visible;mso-wrap-style:square;v-text-anchor:top" coordsize="2197,2197" o:spid="_x0000_s1029" filled="f" stroked="f" path="m9,2197l,2193,2188,r9,10l9,219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eHK3xAAAANsAAAAPAAAAZHJzL2Rvd25yZXYueG1sRI9La8Mw EITvhf4HsYVeSiKnB9c4kUMpuO01L0JuG2v9INbKtVTb/fdRINDjMDPfMKv1ZFoxUO8aywoW8wgE cWF1w5WC/S6fJSCcR9bYWiYFf+RgnT0+rDDVduQNDVtfiQBhl6KC2vsuldIVNRl0c9sRB6+0vUEf ZF9J3eMY4KaVr1EUS4MNh4UaO/qoqbhsf42CxJ3Gtx3+fA5elovm5XzIj1+5Us9P0/sShKfJ/4fv 7W+tII7h9iX8AJldAQAA//8DAFBLAQItABQABgAIAAAAIQDb4fbL7gAAAIUBAAATAAAAAAAAAAAA AAAAAAAAAABbQ29udGVudF9UeXBlc10ueG1sUEsBAi0AFAAGAAgAAAAhAFr0LFu/AAAAFQEAAAsA AAAAAAAAAAAAAAAAHwEAAF9yZWxzLy5yZWxzUEsBAi0AFAAGAAgAAAAhAAR4crfEAAAA2wAAAA8A AAAAAAAAAAAAAAAABwIAAGRycy9kb3ducmV2LnhtbFBLBQYAAAAAAwADALcAAAD4AgAAAAA= ">
                      <v:path arrowok="t" o:connecttype="custom" o:connectlocs="14288,3487738;0,3481388;3473450,0;3487738,15875;14288,3487738" o:connectangles="0,0,0,0,0"/>
                    </v:shape>
                    <v:shape id="Freeform 67" style="position:absolute;left:12160;top:4984;width:31131;height:31211;visibility:visible;mso-wrap-style:square;v-text-anchor:top" coordsize="1961,1966" o:spid="_x0000_s1030" filled="f" stroked="f" path="m9,1966l,1957,1952,r9,9l9,196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Mg3hwwAAANsAAAAPAAAAZHJzL2Rvd25yZXYueG1sRI/BagIx EIbvBd8hjOCtZhXZ1tUoolSk0IO20Ou4mW6WbiZLkrrr2zeC4HH45//mm+W6t424kA+1YwWTcQaC uHS65krB1+fb8yuIEJE1No5JwZUCrFeDpyUW2nV8pMspViJBOBSowMTYFlKG0pDFMHYtccp+nLcY 0+grqT12CW4bOc2yXFqsOV0w2NLWUPl7+rNJ43u628+MPCerPPs47uf+vZsrNRr2mwWISH18LN/b B60gf4HbLwkAcvUPAAD//wMAUEsBAi0AFAAGAAgAAAAhANvh9svuAAAAhQEAABMAAAAAAAAAAAAA AAAAAAAAAFtDb250ZW50X1R5cGVzXS54bWxQSwECLQAUAAYACAAAACEAWvQsW78AAAAVAQAACwAA AAAAAAAAAAAAAAAfAQAAX3JlbHMvLnJlbHNQSwECLQAUAAYACAAAACEA3TIN4cMAAADbAAAADwAA AAAAAAAAAAAAAAAHAgAAZHJzL2Rvd25yZXYueG1sUEsFBgAAAAADAAMAtwAAAPcCAAAAAA== ">
                      <v:path arrowok="t" o:connecttype="custom" o:connectlocs="14288,3121025;0,3106738;3098800,0;3113088,14288;14288,3121025" o:connectangles="0,0,0,0,0"/>
                    </v:shape>
                    <v:shape id="Freeform 68" style="position:absolute;top:1539;width:43291;height:43371;visibility:visible;mso-wrap-style:square;v-text-anchor:top" coordsize="2727,2732" o:spid="_x0000_s1031" filled="f" stroked="f" path="m,2732r,-4l2722,r5,5l,273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UPnuwAAANsAAAAPAAAAZHJzL2Rvd25yZXYueG1sRE9LCsIw EN0L3iGM4E5TXZRSjaUIgi79HGBopm2wmZQmavX0ZiG4fLz/thhtJ540eONYwWqZgCCunDbcKLhd D4sMhA/IGjvHpOBNHorddLLFXLsXn+l5CY2IIexzVNCG0OdS+qoli37peuLI1W6wGCIcGqkHfMVw 28l1kqTSouHY0GJP+5aq++VhFSRmferOaW20rLP7zZyyY/mplJrPxnIDItAY/uKf+6gVpHFs/BJ/ gNx9AQAA//8DAFBLAQItABQABgAIAAAAIQDb4fbL7gAAAIUBAAATAAAAAAAAAAAAAAAAAAAAAABb Q29udGVudF9UeXBlc10ueG1sUEsBAi0AFAAGAAgAAAAhAFr0LFu/AAAAFQEAAAsAAAAAAAAAAAAA AAAAHwEAAF9yZWxzLy5yZWxzUEsBAi0AFAAGAAgAAAAhAFH9Q+e7AAAA2wAAAA8AAAAAAAAAAAAA AAAABwIAAGRycy9kb3ducmV2LnhtbFBLBQYAAAAAAwADALcAAADvAgAAAAA= ">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2E7E36FF" wp14:editId="3B10B2B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4E21A" w14:textId="77777777" w:rsidR="00535D24"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SEN381</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3FD2B23F" w14:textId="77777777" w:rsidR="00535D24" w:rsidRDefault="00DD0DEB">
                                    <w:pPr>
                                      <w:pStyle w:val="NoSpacing"/>
                                      <w:jc w:val="right"/>
                                      <w:rPr>
                                        <w:color w:val="156082" w:themeColor="accent1"/>
                                        <w:sz w:val="36"/>
                                        <w:szCs w:val="36"/>
                                      </w:rPr>
                                    </w:pPr>
                                    <w:r>
                                      <w:rPr>
                                        <w:color w:val="156082" w:themeColor="accent1"/>
                                        <w:sz w:val="36"/>
                                        <w:szCs w:val="36"/>
                                      </w:rPr>
                                      <w:t>Chanri Du Randt 601635, Clarissa Bierman 602008, Eduard Bernard Kruger Herman 602125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E7E36FF" id="Text Box 73"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o6GiYQIAADQFAAAOAAAAZHJzL2Uyb0RvYy54bWysVEtv2zAMvg/YfxB0X+z0ka1BnSJLkWFA 0RZrh54VWUqMyaJGKbGzXz9KtpOg26XDLjItfnx/1PVNWxu2U+grsAUfj3LOlJVQVnZd8O/Pyw+f OPNB2FIYsKrge+X5zez9u+vGTdUZbMCUChk5sX7auIJvQnDTLPNyo2rhR+CUJaUGrEWgX1xnJYqG vNcmO8vzSdYAlg5BKu/p9rZT8lnyr7WS4UFrrwIzBafcQjoxnat4ZrNrMV2jcJtK9mmIf8iiFpWl oAdXtyIItsXqD1d1JRE86DCSUGegdSVVqoGqGeevqnnaCKdSLdQc7w5t8v/PrbzfPblHZKH9DC0N MDakcX7q6TLW02qs45cyZaSnFu4PbVNtYJIuL68uzic5qSTpzj9eXOUX0U12tHbowxcFNYtCwZHG kroldnc+dNABEoNZWFbGpNEYy5qCT84v82Rw0JBzYyNWpSH3bo6ZJynsjYoYY78pzaoyFRAvEr3U wiDbCSKGkFLZkGpPfgkdUZqSeIthjz9m9Rbjro4hMthwMK4rC5iqf5V2+WNIWXd46vlJ3VEM7aql wk8Gu4JyT/NG6FbBO7msaCh3wodHgcR9miPtc3igQxug5kMvcbYB/PW3+4gnSpKWs4Z2qeD+51ag 4sx8tUTWuHiDgIOwGgS7rRdAUxjTS+FkEskAgxlEjVC/0JrPYxRSCSspVsFXg7gI3UbTMyHVfJ5A tF5OhDv75GR0HYcSKfbcvgh0PQ8DMfgehi0T01d07LCJL26+DUTKxNXY166Lfb9pNRPb+2ck7v7p f0IdH7vZbwAAAP//AwBQSwMEFAAGAAgAAAAhADHDoo3aAAAABAEAAA8AAABkcnMvZG93bnJldi54 bWxMj91qwkAQhe8LvsMyhd7VTf9EYzYiUqGlFK31ASbZMQlmZ0N21fTtO+1NezNwOMM538kWg2vV mfrQeDZwN05AEZfeNlwZ2H+ub6egQkS22HomA18UYJGPrjJMrb/wB513sVISwiFFA3WMXap1KGty GMa+Ixbv4HuHUWRfadvjRcJdq++TZKIdNiwNNXa0qqk87k5OSsLxEPFx/f6mV8VLwc/b1+mmMubm eljOQUUa4t8z/OALOuTCVPgT26BaAzIk/l7xZg8TkYWBp1kCOs/0f/j8GwAA//8DAFBLAQItABQA BgAIAAAAIQC2gziS/gAAAOEBAAATAAAAAAAAAAAAAAAAAAAAAABbQ29udGVudF9UeXBlc10ueG1s UEsBAi0AFAAGAAgAAAAhADj9If/WAAAAlAEAAAsAAAAAAAAAAAAAAAAALwEAAF9yZWxzLy5yZWxz UEsBAi0AFAAGAAgAAAAhABijoaJhAgAANAUAAA4AAAAAAAAAAAAAAAAALgIAAGRycy9lMm9Eb2Mu eG1sUEsBAi0AFAAGAAgAAAAhADHDoo3aAAAABAEAAA8AAAAAAAAAAAAAAAAAuwQAAGRycy9kb3du cmV2LnhtbFBLBQYAAAAABAAEAPMAAADCBQAAAAA= " filled="f" stroked="f" strokeweight=".5pt">
                    <v:textbox style="mso-fit-shape-to-text:t" inset="0,0,0,0">
                      <w:txbxContent>
                        <w:p w14:paraId="3F3B269C" w14:textId="77777777" w:rsidR="00535D24"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SEN381</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B450523" w14:textId="77777777" w:rsidR="00535D24" w:rsidRDefault="00DD0DEB">
                              <w:pPr>
                                <w:pStyle w:val="NoSpacing"/>
                                <w:jc w:val="right"/>
                                <w:rPr>
                                  <w:color w:val="156082" w:themeColor="accent1"/>
                                  <w:sz w:val="36"/>
                                  <w:szCs w:val="36"/>
                                </w:rPr>
                              </w:pPr>
                              <w:r>
                                <w:rPr>
                                  <w:color w:val="156082" w:themeColor="accent1"/>
                                  <w:sz w:val="36"/>
                                  <w:szCs w:val="36"/>
                                </w:rPr>
                                <w:t>Chanri Du Randt 601635, Clarissa Bierman 602008, Eduard Bernard Kruger Herman 602125</w:t>
                              </w:r>
                            </w:p>
                          </w:sdtContent>
                        </w:sdt>
                      </w:txbxContent>
                    </v:textbox>
                    <w10:wrap anchorx="page" anchory="margin"/>
                  </v:shape>
                </w:pict>
              </mc:Fallback>
            </mc:AlternateContent>
          </w:r>
        </w:p>
        <w:p w14:paraId="60EAA48B" w14:textId="77777777" w:rsidR="00535D24" w:rsidRDefault="00535D24">
          <w:r>
            <w:br w:type="page"/>
          </w:r>
        </w:p>
      </w:sdtContent>
    </w:sdt>
    <w:sdt>
      <w:sdtPr>
        <w:rPr>
          <w:rFonts w:asciiTheme="minorHAnsi" w:eastAsiaTheme="minorEastAsia" w:hAnsiTheme="minorHAnsi" w:cstheme="minorBidi"/>
          <w:color w:val="auto"/>
          <w:kern w:val="2"/>
          <w:sz w:val="24"/>
          <w:szCs w:val="24"/>
          <w14:ligatures w14:val="standardContextual"/>
        </w:rPr>
        <w:id w:val="-799455673"/>
        <w:docPartObj>
          <w:docPartGallery w:val="Table of Contents"/>
          <w:docPartUnique/>
        </w:docPartObj>
      </w:sdtPr>
      <w:sdtEndPr>
        <w:rPr>
          <w:b/>
          <w:bCs/>
          <w:noProof/>
        </w:rPr>
      </w:sdtEndPr>
      <w:sdtContent>
        <w:p w14:paraId="24B764F4" w14:textId="77777777" w:rsidR="00535D24" w:rsidRDefault="00535D24">
          <w:pPr>
            <w:pStyle w:val="TOCHeading"/>
          </w:pPr>
          <w:r>
            <w:t>Contents</w:t>
          </w:r>
        </w:p>
        <w:p w14:paraId="2AA8B32B" w14:textId="77777777" w:rsidR="00F12C2B" w:rsidRDefault="00535D24">
          <w:pPr>
            <w:pStyle w:val="TOC1"/>
            <w:tabs>
              <w:tab w:val="left" w:pos="480"/>
              <w:tab w:val="right" w:leader="dot" w:pos="9016"/>
            </w:tabs>
            <w:rPr>
              <w:rFonts w:eastAsiaTheme="minorEastAsia"/>
              <w:noProof/>
            </w:rPr>
          </w:pPr>
          <w:r>
            <w:fldChar w:fldCharType="begin"/>
            <w:instrText>TOC \o "1-3" \z \u \h</w:instrText>
            <w:fldChar w:fldCharType="separate"/>
          </w:r>
          <w:hyperlink w:anchor="_Toc241703298" w:history="1">
            <w:r>
              <w:rPr>
                <w:rStyle w:val="Hyperlink"/>
                <w:noProof/>
              </w:rPr>
              <w:t>1.</w:t>
            </w:r>
            <w:r>
              <w:rPr>
                <w:rFonts w:eastAsiaTheme="minorEastAsia"/>
                <w:noProof/>
              </w:rPr>
              <w:tab/>
            </w:r>
            <w:r>
              <w:rPr>
                <w:rStyle w:val="Hyperlink"/>
                <w:noProof/>
              </w:rPr>
              <w:t>Document Control</w:t>
            </w:r>
            <w:r>
              <w:rPr>
                <w:noProof/>
                <w:webHidden/>
              </w:rPr>
              <w:tab/>
              <w:fldChar w:fldCharType="begin"/>
              <w:instrText xml:space="preserve"> PAGEREF _Toc241703298 \h </w:instrText>
              <w:fldChar w:fldCharType="separate"/>
              <w:t>0</w:t>
              <w:fldChar w:fldCharType="end"/>
            </w:r>
          </w:hyperlink>
        </w:p>
        <w:p w14:paraId="24EE39E3" w14:textId="77777777" w:rsidR="00F12C2B" w:rsidRDefault="00F12C2B">
          <w:pPr>
            <w:pStyle w:val="TOC1"/>
            <w:tabs>
              <w:tab w:val="left" w:pos="480"/>
              <w:tab w:val="right" w:leader="dot" w:pos="9016"/>
            </w:tabs>
            <w:rPr>
              <w:rFonts w:eastAsiaTheme="minorEastAsia"/>
              <w:noProof/>
            </w:rPr>
          </w:pPr>
          <w:hyperlink w:anchor="_Toc241703299" w:history="1">
            <w:r>
              <w:rPr>
                <w:rStyle w:val="Hyperlink"/>
                <w:noProof/>
              </w:rPr>
              <w:t>2.</w:t>
            </w:r>
            <w:r>
              <w:rPr>
                <w:rFonts w:eastAsiaTheme="minorEastAsia"/>
                <w:noProof/>
              </w:rPr>
              <w:tab/>
            </w:r>
            <w:r>
              <w:rPr>
                <w:rStyle w:val="Hyperlink"/>
                <w:noProof/>
              </w:rPr>
              <w:t>Change Request Register</w:t>
            </w:r>
            <w:r>
              <w:rPr>
                <w:noProof/>
                <w:webHidden/>
              </w:rPr>
              <w:tab/>
              <w:fldChar w:fldCharType="begin"/>
              <w:instrText xml:space="preserve"> PAGEREF _Toc241703299 \h </w:instrText>
              <w:fldChar w:fldCharType="separate"/>
              <w:t>1</w:t>
              <w:fldChar w:fldCharType="end"/>
            </w:r>
          </w:hyperlink>
        </w:p>
        <w:p w14:paraId="622F74F5" w14:textId="77777777" w:rsidR="00F12C2B" w:rsidRDefault="00F12C2B">
          <w:pPr>
            <w:pStyle w:val="TOC2"/>
            <w:tabs>
              <w:tab w:val="left" w:pos="960"/>
              <w:tab w:val="right" w:leader="dot" w:pos="9016"/>
            </w:tabs>
            <w:rPr>
              <w:rFonts w:eastAsiaTheme="minorEastAsia"/>
              <w:noProof/>
            </w:rPr>
          </w:pPr>
          <w:hyperlink w:anchor="_Toc241703300" w:history="1">
            <w:r>
              <w:rPr>
                <w:rStyle w:val="Hyperlink"/>
                <w:noProof/>
              </w:rPr>
              <w:t>2.1.</w:t>
            </w:r>
            <w:r>
              <w:rPr>
                <w:rFonts w:eastAsiaTheme="minorEastAsia"/>
                <w:noProof/>
              </w:rPr>
              <w:tab/>
            </w:r>
            <w:r>
              <w:rPr>
                <w:rStyle w:val="Hyperlink"/>
                <w:noProof/>
              </w:rPr>
              <w:t>Team Members &amp; Work Allocation</w:t>
            </w:r>
            <w:r>
              <w:rPr>
                <w:noProof/>
                <w:webHidden/>
              </w:rPr>
              <w:tab/>
              <w:fldChar w:fldCharType="begin"/>
              <w:instrText xml:space="preserve"> PAGEREF _Toc241703300 \h </w:instrText>
              <w:fldChar w:fldCharType="separate"/>
              <w:t>1</w:t>
              <w:fldChar w:fldCharType="end"/>
            </w:r>
          </w:hyperlink>
        </w:p>
        <w:p w14:paraId="51A6BD62" w14:textId="77777777" w:rsidR="00F12C2B" w:rsidRDefault="00F12C2B">
          <w:pPr>
            <w:pStyle w:val="TOC1"/>
            <w:tabs>
              <w:tab w:val="left" w:pos="480"/>
              <w:tab w:val="right" w:leader="dot" w:pos="9016"/>
            </w:tabs>
            <w:rPr>
              <w:rFonts w:eastAsiaTheme="minorEastAsia"/>
              <w:noProof/>
            </w:rPr>
          </w:pPr>
          <w:hyperlink w:anchor="_Toc241703301" w:history="1">
            <w:r>
              <w:rPr>
                <w:rStyle w:val="Hyperlink"/>
                <w:noProof/>
              </w:rPr>
              <w:t>3.</w:t>
            </w:r>
            <w:r>
              <w:rPr>
                <w:rFonts w:eastAsiaTheme="minorEastAsia"/>
                <w:noProof/>
              </w:rPr>
              <w:tab/>
            </w:r>
            <w:r>
              <w:rPr>
                <w:rStyle w:val="Hyperlink"/>
                <w:noProof/>
              </w:rPr>
              <w:t>Acronyms &amp; Abbreviations</w:t>
            </w:r>
            <w:r>
              <w:rPr>
                <w:noProof/>
                <w:webHidden/>
              </w:rPr>
              <w:tab/>
              <w:fldChar w:fldCharType="begin"/>
              <w:instrText xml:space="preserve"> PAGEREF _Toc241703301 \h </w:instrText>
              <w:fldChar w:fldCharType="separate"/>
              <w:t>1</w:t>
              <w:fldChar w:fldCharType="end"/>
            </w:r>
          </w:hyperlink>
        </w:p>
        <w:p w14:paraId="04BC4567" w14:textId="77777777" w:rsidR="00F12C2B" w:rsidRDefault="00F12C2B">
          <w:pPr>
            <w:pStyle w:val="TOC1"/>
            <w:tabs>
              <w:tab w:val="left" w:pos="480"/>
              <w:tab w:val="right" w:leader="dot" w:pos="9016"/>
            </w:tabs>
            <w:rPr>
              <w:rFonts w:eastAsiaTheme="minorEastAsia"/>
              <w:noProof/>
            </w:rPr>
          </w:pPr>
          <w:hyperlink w:anchor="_Toc241703302" w:history="1">
            <w:r>
              <w:rPr>
                <w:rStyle w:val="Hyperlink"/>
                <w:noProof/>
              </w:rPr>
              <w:t>4.</w:t>
            </w:r>
            <w:r>
              <w:rPr>
                <w:rFonts w:eastAsiaTheme="minorEastAsia"/>
                <w:noProof/>
              </w:rPr>
              <w:tab/>
            </w:r>
            <w:r>
              <w:rPr>
                <w:rStyle w:val="Hyperlink"/>
                <w:noProof/>
              </w:rPr>
              <w:t>Problem Statement</w:t>
            </w:r>
            <w:r>
              <w:rPr>
                <w:noProof/>
                <w:webHidden/>
              </w:rPr>
              <w:tab/>
              <w:fldChar w:fldCharType="begin"/>
              <w:instrText xml:space="preserve"> PAGEREF _Toc241703302 \h </w:instrText>
              <w:fldChar w:fldCharType="separate"/>
              <w:t>1</w:t>
              <w:fldChar w:fldCharType="end"/>
            </w:r>
          </w:hyperlink>
        </w:p>
        <w:p w14:paraId="45BF2A01" w14:textId="77777777" w:rsidR="00F12C2B" w:rsidRDefault="00F12C2B">
          <w:pPr>
            <w:pStyle w:val="TOC2"/>
            <w:tabs>
              <w:tab w:val="left" w:pos="960"/>
              <w:tab w:val="right" w:leader="dot" w:pos="9016"/>
            </w:tabs>
            <w:rPr>
              <w:rFonts w:eastAsiaTheme="minorEastAsia"/>
              <w:noProof/>
            </w:rPr>
          </w:pPr>
          <w:hyperlink w:anchor="_Toc241703303" w:history="1">
            <w:r>
              <w:rPr>
                <w:rStyle w:val="Hyperlink"/>
                <w:noProof/>
              </w:rPr>
              <w:t>4.1.</w:t>
            </w:r>
            <w:r>
              <w:rPr>
                <w:rFonts w:eastAsiaTheme="minorEastAsia"/>
                <w:noProof/>
              </w:rPr>
              <w:tab/>
            </w:r>
            <w:r>
              <w:rPr>
                <w:rStyle w:val="Hyperlink"/>
                <w:noProof/>
              </w:rPr>
              <w:t>Business Need</w:t>
            </w:r>
            <w:r>
              <w:rPr>
                <w:noProof/>
                <w:webHidden/>
              </w:rPr>
              <w:tab/>
              <w:fldChar w:fldCharType="begin"/>
              <w:instrText xml:space="preserve"> PAGEREF _Toc241703303 \h </w:instrText>
              <w:fldChar w:fldCharType="separate"/>
              <w:t>1</w:t>
              <w:fldChar w:fldCharType="end"/>
            </w:r>
          </w:hyperlink>
        </w:p>
        <w:p w14:paraId="51BB3AEF" w14:textId="77777777" w:rsidR="00F12C2B" w:rsidRDefault="00F12C2B">
          <w:pPr>
            <w:pStyle w:val="TOC1"/>
            <w:tabs>
              <w:tab w:val="left" w:pos="480"/>
              <w:tab w:val="right" w:leader="dot" w:pos="9016"/>
            </w:tabs>
            <w:rPr>
              <w:rFonts w:eastAsiaTheme="minorEastAsia"/>
              <w:noProof/>
            </w:rPr>
          </w:pPr>
          <w:hyperlink w:anchor="_Toc241703304" w:history="1">
            <w:r>
              <w:rPr>
                <w:rStyle w:val="Hyperlink"/>
                <w:noProof/>
              </w:rPr>
              <w:t>5.</w:t>
            </w:r>
            <w:r>
              <w:rPr>
                <w:rFonts w:eastAsiaTheme="minorEastAsia"/>
                <w:noProof/>
              </w:rPr>
              <w:tab/>
            </w:r>
            <w:r>
              <w:rPr>
                <w:rStyle w:val="Hyperlink"/>
                <w:noProof/>
              </w:rPr>
              <w:t>Stakeholder Analysis</w:t>
            </w:r>
            <w:r>
              <w:rPr>
                <w:noProof/>
                <w:webHidden/>
              </w:rPr>
              <w:tab/>
              <w:fldChar w:fldCharType="begin"/>
              <w:instrText xml:space="preserve"> PAGEREF _Toc241703304 \h </w:instrText>
              <w:fldChar w:fldCharType="separate"/>
              <w:t>1</w:t>
              <w:fldChar w:fldCharType="end"/>
            </w:r>
          </w:hyperlink>
        </w:p>
        <w:p w14:paraId="16D0C31C" w14:textId="77777777" w:rsidR="00F12C2B" w:rsidRDefault="00F12C2B">
          <w:pPr>
            <w:pStyle w:val="TOC2"/>
            <w:tabs>
              <w:tab w:val="left" w:pos="960"/>
              <w:tab w:val="right" w:leader="dot" w:pos="9016"/>
            </w:tabs>
            <w:rPr>
              <w:rFonts w:eastAsiaTheme="minorEastAsia"/>
              <w:noProof/>
            </w:rPr>
          </w:pPr>
          <w:hyperlink w:anchor="_Toc241703305" w:history="1">
            <w:r>
              <w:rPr>
                <w:rStyle w:val="Hyperlink"/>
                <w:noProof/>
              </w:rPr>
              <w:t>5.1.</w:t>
            </w:r>
            <w:r>
              <w:rPr>
                <w:rFonts w:eastAsiaTheme="minorEastAsia"/>
                <w:noProof/>
              </w:rPr>
              <w:tab/>
            </w:r>
            <w:r>
              <w:rPr>
                <w:rStyle w:val="Hyperlink"/>
                <w:noProof/>
              </w:rPr>
              <w:t>Client &amp; User</w:t>
            </w:r>
            <w:r>
              <w:rPr>
                <w:noProof/>
                <w:webHidden/>
              </w:rPr>
              <w:tab/>
              <w:fldChar w:fldCharType="begin"/>
              <w:instrText xml:space="preserve"> PAGEREF _Toc241703305 \h </w:instrText>
              <w:fldChar w:fldCharType="separate"/>
              <w:t>1</w:t>
              <w:fldChar w:fldCharType="end"/>
            </w:r>
          </w:hyperlink>
        </w:p>
        <w:p w14:paraId="61D9CC4E" w14:textId="77777777" w:rsidR="00F12C2B" w:rsidRDefault="00F12C2B">
          <w:pPr>
            <w:pStyle w:val="TOC2"/>
            <w:tabs>
              <w:tab w:val="left" w:pos="960"/>
              <w:tab w:val="right" w:leader="dot" w:pos="9016"/>
            </w:tabs>
            <w:rPr>
              <w:rFonts w:eastAsiaTheme="minorEastAsia"/>
              <w:noProof/>
            </w:rPr>
          </w:pPr>
          <w:hyperlink w:anchor="_Toc241703306" w:history="1">
            <w:r>
              <w:rPr>
                <w:rStyle w:val="Hyperlink"/>
                <w:noProof/>
              </w:rPr>
              <w:t>5.2.</w:t>
            </w:r>
            <w:r>
              <w:rPr>
                <w:rFonts w:eastAsiaTheme="minorEastAsia"/>
                <w:noProof/>
              </w:rPr>
              <w:tab/>
            </w:r>
            <w:r>
              <w:rPr>
                <w:rStyle w:val="Hyperlink"/>
                <w:noProof/>
              </w:rPr>
              <w:t>Development</w:t>
            </w:r>
            <w:r>
              <w:rPr>
                <w:noProof/>
                <w:webHidden/>
              </w:rPr>
              <w:tab/>
              <w:fldChar w:fldCharType="begin"/>
              <w:instrText xml:space="preserve"> PAGEREF _Toc241703306 \h </w:instrText>
              <w:fldChar w:fldCharType="separate"/>
              <w:t>1</w:t>
              <w:fldChar w:fldCharType="end"/>
            </w:r>
          </w:hyperlink>
        </w:p>
        <w:p w14:paraId="7B7FC2F2" w14:textId="77777777" w:rsidR="00F12C2B" w:rsidRDefault="00F12C2B">
          <w:pPr>
            <w:pStyle w:val="TOC2"/>
            <w:tabs>
              <w:tab w:val="left" w:pos="960"/>
              <w:tab w:val="right" w:leader="dot" w:pos="9016"/>
            </w:tabs>
            <w:rPr>
              <w:rFonts w:eastAsiaTheme="minorEastAsia"/>
              <w:noProof/>
            </w:rPr>
          </w:pPr>
          <w:hyperlink w:anchor="_Toc241703307" w:history="1">
            <w:r>
              <w:rPr>
                <w:rStyle w:val="Hyperlink"/>
                <w:noProof/>
              </w:rPr>
              <w:t>5.3.</w:t>
            </w:r>
            <w:r>
              <w:rPr>
                <w:rFonts w:eastAsiaTheme="minorEastAsia"/>
                <w:noProof/>
              </w:rPr>
              <w:tab/>
            </w:r>
            <w:r>
              <w:rPr>
                <w:rStyle w:val="Hyperlink"/>
                <w:noProof/>
              </w:rPr>
              <w:t>Other</w:t>
            </w:r>
            <w:r>
              <w:rPr>
                <w:noProof/>
                <w:webHidden/>
              </w:rPr>
              <w:tab/>
              <w:fldChar w:fldCharType="begin"/>
              <w:instrText xml:space="preserve"> PAGEREF _Toc241703307 \h </w:instrText>
              <w:fldChar w:fldCharType="separate"/>
              <w:t>1</w:t>
              <w:fldChar w:fldCharType="end"/>
            </w:r>
          </w:hyperlink>
        </w:p>
        <w:p w14:paraId="6F66AC5B" w14:textId="77777777" w:rsidR="00F12C2B" w:rsidRDefault="00F12C2B">
          <w:pPr>
            <w:pStyle w:val="TOC2"/>
            <w:tabs>
              <w:tab w:val="left" w:pos="960"/>
              <w:tab w:val="right" w:leader="dot" w:pos="9016"/>
            </w:tabs>
            <w:rPr>
              <w:rFonts w:eastAsiaTheme="minorEastAsia"/>
              <w:noProof/>
            </w:rPr>
          </w:pPr>
          <w:hyperlink w:anchor="_Toc241703308" w:history="1">
            <w:r>
              <w:rPr>
                <w:rStyle w:val="Hyperlink"/>
                <w:noProof/>
              </w:rPr>
              <w:t>5.4.</w:t>
            </w:r>
            <w:r>
              <w:rPr>
                <w:rFonts w:eastAsiaTheme="minorEastAsia"/>
                <w:noProof/>
              </w:rPr>
              <w:tab/>
            </w:r>
            <w:r>
              <w:rPr>
                <w:rStyle w:val="Hyperlink"/>
                <w:noProof/>
              </w:rPr>
              <w:t>Stakeholder Conflicts</w:t>
            </w:r>
            <w:r>
              <w:rPr>
                <w:noProof/>
                <w:webHidden/>
              </w:rPr>
              <w:tab/>
              <w:fldChar w:fldCharType="begin"/>
              <w:instrText xml:space="preserve"> PAGEREF _Toc241703308 \h </w:instrText>
              <w:fldChar w:fldCharType="separate"/>
              <w:t>1</w:t>
              <w:fldChar w:fldCharType="end"/>
            </w:r>
          </w:hyperlink>
        </w:p>
        <w:p w14:paraId="50EF155F" w14:textId="77777777" w:rsidR="00F12C2B" w:rsidRDefault="00F12C2B">
          <w:pPr>
            <w:pStyle w:val="TOC2"/>
            <w:tabs>
              <w:tab w:val="left" w:pos="960"/>
              <w:tab w:val="right" w:leader="dot" w:pos="9016"/>
            </w:tabs>
            <w:rPr>
              <w:rFonts w:eastAsiaTheme="minorEastAsia"/>
              <w:noProof/>
            </w:rPr>
          </w:pPr>
          <w:hyperlink w:anchor="_Toc241703309" w:history="1">
            <w:r>
              <w:rPr>
                <w:rStyle w:val="Hyperlink"/>
                <w:noProof/>
              </w:rPr>
              <w:t>5.5.</w:t>
            </w:r>
            <w:r>
              <w:rPr>
                <w:rFonts w:eastAsiaTheme="minorEastAsia"/>
                <w:noProof/>
              </w:rPr>
              <w:tab/>
            </w:r>
            <w:r>
              <w:rPr>
                <w:rStyle w:val="Hyperlink"/>
                <w:noProof/>
              </w:rPr>
              <w:t>Stakeholder Derived Requirements</w:t>
            </w:r>
            <w:r>
              <w:rPr>
                <w:noProof/>
                <w:webHidden/>
              </w:rPr>
              <w:tab/>
              <w:fldChar w:fldCharType="begin"/>
              <w:instrText xml:space="preserve"> PAGEREF _Toc241703309 \h </w:instrText>
              <w:fldChar w:fldCharType="separate"/>
              <w:t>1</w:t>
              <w:fldChar w:fldCharType="end"/>
            </w:r>
          </w:hyperlink>
        </w:p>
        <w:p w14:paraId="7F13B027" w14:textId="77777777" w:rsidR="00F12C2B" w:rsidRDefault="00F12C2B">
          <w:pPr>
            <w:pStyle w:val="TOC1"/>
            <w:tabs>
              <w:tab w:val="left" w:pos="480"/>
              <w:tab w:val="right" w:leader="dot" w:pos="9016"/>
            </w:tabs>
            <w:rPr>
              <w:rFonts w:eastAsiaTheme="minorEastAsia"/>
              <w:noProof/>
            </w:rPr>
          </w:pPr>
          <w:hyperlink w:anchor="_Toc241703310" w:history="1">
            <w:r>
              <w:rPr>
                <w:rStyle w:val="Hyperlink"/>
                <w:noProof/>
              </w:rPr>
              <w:t>6.</w:t>
            </w:r>
            <w:r>
              <w:rPr>
                <w:rFonts w:eastAsiaTheme="minorEastAsia"/>
                <w:noProof/>
              </w:rPr>
              <w:tab/>
            </w:r>
            <w:r>
              <w:rPr>
                <w:rStyle w:val="Hyperlink"/>
                <w:noProof/>
              </w:rPr>
              <w:t>Scope Baseline</w:t>
            </w:r>
            <w:r>
              <w:rPr>
                <w:noProof/>
                <w:webHidden/>
              </w:rPr>
              <w:tab/>
              <w:fldChar w:fldCharType="begin"/>
              <w:instrText xml:space="preserve"> PAGEREF _Toc241703310 \h </w:instrText>
              <w:fldChar w:fldCharType="separate"/>
              <w:t>1</w:t>
              <w:fldChar w:fldCharType="end"/>
            </w:r>
          </w:hyperlink>
        </w:p>
        <w:p w14:paraId="3159D5C9" w14:textId="77777777" w:rsidR="00F12C2B" w:rsidRDefault="00F12C2B">
          <w:pPr>
            <w:pStyle w:val="TOC2"/>
            <w:tabs>
              <w:tab w:val="left" w:pos="960"/>
              <w:tab w:val="right" w:leader="dot" w:pos="9016"/>
            </w:tabs>
            <w:rPr>
              <w:rFonts w:eastAsiaTheme="minorEastAsia"/>
              <w:noProof/>
            </w:rPr>
          </w:pPr>
          <w:hyperlink w:anchor="_Toc241703311" w:history="1">
            <w:r>
              <w:rPr>
                <w:rStyle w:val="Hyperlink"/>
                <w:noProof/>
              </w:rPr>
              <w:t>6.1.</w:t>
            </w:r>
            <w:r>
              <w:rPr>
                <w:rFonts w:eastAsiaTheme="minorEastAsia"/>
                <w:noProof/>
              </w:rPr>
              <w:tab/>
            </w:r>
            <w:r>
              <w:rPr>
                <w:rStyle w:val="Hyperlink"/>
                <w:noProof/>
              </w:rPr>
              <w:t>In Scope</w:t>
            </w:r>
            <w:r>
              <w:rPr>
                <w:noProof/>
                <w:webHidden/>
              </w:rPr>
              <w:tab/>
              <w:fldChar w:fldCharType="begin"/>
              <w:instrText xml:space="preserve"> PAGEREF _Toc241703311 \h </w:instrText>
              <w:fldChar w:fldCharType="separate"/>
              <w:t>1</w:t>
              <w:fldChar w:fldCharType="end"/>
            </w:r>
          </w:hyperlink>
        </w:p>
        <w:p w14:paraId="5E6B3F2F" w14:textId="77777777" w:rsidR="00F12C2B" w:rsidRDefault="00F12C2B">
          <w:pPr>
            <w:pStyle w:val="TOC2"/>
            <w:tabs>
              <w:tab w:val="left" w:pos="960"/>
              <w:tab w:val="right" w:leader="dot" w:pos="9016"/>
            </w:tabs>
            <w:rPr>
              <w:rFonts w:eastAsiaTheme="minorEastAsia"/>
              <w:noProof/>
            </w:rPr>
          </w:pPr>
          <w:hyperlink w:anchor="_Toc241703312" w:history="1">
            <w:r>
              <w:rPr>
                <w:rStyle w:val="Hyperlink"/>
                <w:noProof/>
              </w:rPr>
              <w:t>6.2.</w:t>
            </w:r>
            <w:r>
              <w:rPr>
                <w:rFonts w:eastAsiaTheme="minorEastAsia"/>
                <w:noProof/>
              </w:rPr>
              <w:tab/>
            </w:r>
            <w:r>
              <w:rPr>
                <w:rStyle w:val="Hyperlink"/>
                <w:noProof/>
              </w:rPr>
              <w:t>Out of Scope</w:t>
            </w:r>
            <w:r>
              <w:rPr>
                <w:noProof/>
                <w:webHidden/>
              </w:rPr>
              <w:tab/>
              <w:fldChar w:fldCharType="begin"/>
              <w:instrText xml:space="preserve"> PAGEREF _Toc241703312 \h </w:instrText>
              <w:fldChar w:fldCharType="separate"/>
              <w:t>1</w:t>
              <w:fldChar w:fldCharType="end"/>
            </w:r>
          </w:hyperlink>
        </w:p>
        <w:p w14:paraId="5363CCA2" w14:textId="77777777" w:rsidR="00F12C2B" w:rsidRDefault="00F12C2B">
          <w:pPr>
            <w:pStyle w:val="TOC2"/>
            <w:tabs>
              <w:tab w:val="left" w:pos="960"/>
              <w:tab w:val="right" w:leader="dot" w:pos="9016"/>
            </w:tabs>
            <w:rPr>
              <w:rFonts w:eastAsiaTheme="minorEastAsia"/>
              <w:noProof/>
            </w:rPr>
          </w:pPr>
          <w:hyperlink w:anchor="_Toc241703313" w:history="1">
            <w:r>
              <w:rPr>
                <w:rStyle w:val="Hyperlink"/>
                <w:noProof/>
              </w:rPr>
              <w:t>6.3.</w:t>
            </w:r>
            <w:r>
              <w:rPr>
                <w:rFonts w:eastAsiaTheme="minorEastAsia"/>
                <w:noProof/>
              </w:rPr>
              <w:tab/>
            </w:r>
            <w:r>
              <w:rPr>
                <w:rStyle w:val="Hyperlink"/>
                <w:noProof/>
              </w:rPr>
              <w:t>Deferred / Future Scope</w:t>
            </w:r>
            <w:r>
              <w:rPr>
                <w:noProof/>
                <w:webHidden/>
              </w:rPr>
              <w:tab/>
              <w:fldChar w:fldCharType="begin"/>
              <w:instrText xml:space="preserve"> PAGEREF _Toc241703313 \h </w:instrText>
              <w:fldChar w:fldCharType="separate"/>
              <w:t>1</w:t>
              <w:fldChar w:fldCharType="end"/>
            </w:r>
          </w:hyperlink>
        </w:p>
        <w:p w14:paraId="36AE4588" w14:textId="77777777" w:rsidR="00F12C2B" w:rsidRDefault="00F12C2B">
          <w:pPr>
            <w:pStyle w:val="TOC2"/>
            <w:tabs>
              <w:tab w:val="left" w:pos="960"/>
              <w:tab w:val="right" w:leader="dot" w:pos="9016"/>
            </w:tabs>
            <w:rPr>
              <w:rFonts w:eastAsiaTheme="minorEastAsia"/>
              <w:noProof/>
            </w:rPr>
          </w:pPr>
          <w:hyperlink w:anchor="_Toc241703314" w:history="1">
            <w:r>
              <w:rPr>
                <w:rStyle w:val="Hyperlink"/>
                <w:noProof/>
              </w:rPr>
              <w:t>6.4.</w:t>
            </w:r>
            <w:r>
              <w:rPr>
                <w:rFonts w:eastAsiaTheme="minorEastAsia"/>
                <w:noProof/>
              </w:rPr>
              <w:tab/>
            </w:r>
            <w:r>
              <w:rPr>
                <w:rStyle w:val="Hyperlink"/>
                <w:noProof/>
              </w:rPr>
              <w:t>Defended Exclusion: Automated Multi-Channel Intake</w:t>
            </w:r>
            <w:r>
              <w:rPr>
                <w:noProof/>
                <w:webHidden/>
              </w:rPr>
              <w:tab/>
              <w:fldChar w:fldCharType="begin"/>
              <w:instrText xml:space="preserve"> PAGEREF _Toc241703314 \h </w:instrText>
              <w:fldChar w:fldCharType="separate"/>
              <w:t>1</w:t>
              <w:fldChar w:fldCharType="end"/>
            </w:r>
          </w:hyperlink>
        </w:p>
        <w:p w14:paraId="56AE54B6" w14:textId="77777777" w:rsidR="00F12C2B" w:rsidRDefault="00F12C2B">
          <w:pPr>
            <w:pStyle w:val="TOC1"/>
            <w:tabs>
              <w:tab w:val="left" w:pos="480"/>
              <w:tab w:val="right" w:leader="dot" w:pos="9016"/>
            </w:tabs>
            <w:rPr>
              <w:rFonts w:eastAsiaTheme="minorEastAsia"/>
              <w:noProof/>
            </w:rPr>
          </w:pPr>
          <w:hyperlink w:anchor="_Toc241703315" w:history="1">
            <w:r>
              <w:rPr>
                <w:rStyle w:val="Hyperlink"/>
                <w:noProof/>
              </w:rPr>
              <w:t>7.</w:t>
            </w:r>
            <w:r>
              <w:rPr>
                <w:rFonts w:eastAsiaTheme="minorEastAsia"/>
                <w:noProof/>
              </w:rPr>
              <w:tab/>
            </w:r>
            <w:r>
              <w:rPr>
                <w:rStyle w:val="Hyperlink"/>
                <w:noProof/>
              </w:rPr>
              <w:t>Requirements &amp; Acceptance Criteria</w:t>
            </w:r>
            <w:r>
              <w:rPr>
                <w:noProof/>
                <w:webHidden/>
              </w:rPr>
              <w:tab/>
              <w:fldChar w:fldCharType="begin"/>
              <w:instrText xml:space="preserve"> PAGEREF _Toc241703315 \h </w:instrText>
              <w:fldChar w:fldCharType="separate"/>
              <w:t>1</w:t>
              <w:fldChar w:fldCharType="end"/>
            </w:r>
          </w:hyperlink>
        </w:p>
        <w:p w14:paraId="78F4AFF1" w14:textId="77777777" w:rsidR="00F12C2B" w:rsidRDefault="00F12C2B">
          <w:pPr>
            <w:pStyle w:val="TOC2"/>
            <w:tabs>
              <w:tab w:val="left" w:pos="960"/>
              <w:tab w:val="right" w:leader="dot" w:pos="9016"/>
            </w:tabs>
            <w:rPr>
              <w:rFonts w:eastAsiaTheme="minorEastAsia"/>
              <w:noProof/>
            </w:rPr>
          </w:pPr>
          <w:hyperlink w:anchor="_Toc241703316" w:history="1">
            <w:r>
              <w:rPr>
                <w:rStyle w:val="Hyperlink"/>
                <w:noProof/>
              </w:rPr>
              <w:t>7.1.</w:t>
            </w:r>
            <w:r>
              <w:rPr>
                <w:rFonts w:eastAsiaTheme="minorEastAsia"/>
                <w:noProof/>
              </w:rPr>
              <w:tab/>
            </w:r>
            <w:r>
              <w:rPr>
                <w:rStyle w:val="Hyperlink"/>
                <w:noProof/>
              </w:rPr>
              <w:t>Functional Requirements(FR)</w:t>
            </w:r>
            <w:r>
              <w:rPr>
                <w:noProof/>
                <w:webHidden/>
              </w:rPr>
              <w:tab/>
              <w:fldChar w:fldCharType="begin"/>
              <w:instrText xml:space="preserve"> PAGEREF _Toc241703316 \h </w:instrText>
              <w:fldChar w:fldCharType="separate"/>
              <w:t>1</w:t>
              <w:fldChar w:fldCharType="end"/>
            </w:r>
          </w:hyperlink>
        </w:p>
        <w:p w14:paraId="5E0EAAFB" w14:textId="77777777" w:rsidR="00F12C2B" w:rsidRDefault="00F12C2B">
          <w:pPr>
            <w:pStyle w:val="TOC2"/>
            <w:tabs>
              <w:tab w:val="left" w:pos="960"/>
              <w:tab w:val="right" w:leader="dot" w:pos="9016"/>
            </w:tabs>
            <w:rPr>
              <w:rFonts w:eastAsiaTheme="minorEastAsia"/>
              <w:noProof/>
            </w:rPr>
          </w:pPr>
          <w:hyperlink w:anchor="_Toc241703317" w:history="1">
            <w:r>
              <w:rPr>
                <w:rStyle w:val="Hyperlink"/>
                <w:noProof/>
              </w:rPr>
              <w:t>7.2.</w:t>
            </w:r>
            <w:r>
              <w:rPr>
                <w:rFonts w:eastAsiaTheme="minorEastAsia"/>
                <w:noProof/>
              </w:rPr>
              <w:tab/>
            </w:r>
            <w:r>
              <w:rPr>
                <w:rStyle w:val="Hyperlink"/>
                <w:noProof/>
              </w:rPr>
              <w:t>Non-Functional Requirements(NFR)</w:t>
            </w:r>
            <w:r>
              <w:rPr>
                <w:noProof/>
                <w:webHidden/>
              </w:rPr>
              <w:tab/>
              <w:fldChar w:fldCharType="begin"/>
              <w:instrText xml:space="preserve"> PAGEREF _Toc241703317 \h </w:instrText>
              <w:fldChar w:fldCharType="separate"/>
              <w:t>1</w:t>
              <w:fldChar w:fldCharType="end"/>
            </w:r>
          </w:hyperlink>
        </w:p>
        <w:p w14:paraId="73C257E4" w14:textId="77777777" w:rsidR="00F12C2B" w:rsidRDefault="00F12C2B">
          <w:pPr>
            <w:pStyle w:val="TOC1"/>
            <w:tabs>
              <w:tab w:val="left" w:pos="480"/>
              <w:tab w:val="right" w:leader="dot" w:pos="9016"/>
            </w:tabs>
            <w:rPr>
              <w:rFonts w:eastAsiaTheme="minorEastAsia"/>
              <w:noProof/>
            </w:rPr>
          </w:pPr>
          <w:hyperlink w:anchor="_Toc241703318" w:history="1">
            <w:r>
              <w:rPr>
                <w:rStyle w:val="Hyperlink"/>
                <w:noProof/>
              </w:rPr>
              <w:t>8.</w:t>
            </w:r>
            <w:r>
              <w:rPr>
                <w:rFonts w:eastAsiaTheme="minorEastAsia"/>
                <w:noProof/>
              </w:rPr>
              <w:tab/>
            </w:r>
            <w:r>
              <w:rPr>
                <w:rStyle w:val="Hyperlink"/>
                <w:noProof/>
              </w:rPr>
              <w:t>Constraints</w:t>
            </w:r>
            <w:r>
              <w:rPr>
                <w:noProof/>
                <w:webHidden/>
              </w:rPr>
              <w:tab/>
              <w:fldChar w:fldCharType="begin"/>
              <w:instrText xml:space="preserve"> PAGEREF _Toc241703318 \h </w:instrText>
              <w:fldChar w:fldCharType="separate"/>
              <w:t>1</w:t>
              <w:fldChar w:fldCharType="end"/>
            </w:r>
          </w:hyperlink>
        </w:p>
        <w:p w14:paraId="01B2B793" w14:textId="77777777" w:rsidR="00F12C2B" w:rsidRDefault="00F12C2B">
          <w:pPr>
            <w:pStyle w:val="TOC2"/>
            <w:tabs>
              <w:tab w:val="left" w:pos="960"/>
              <w:tab w:val="right" w:leader="dot" w:pos="9016"/>
            </w:tabs>
            <w:rPr>
              <w:rFonts w:eastAsiaTheme="minorEastAsia"/>
              <w:noProof/>
            </w:rPr>
          </w:pPr>
          <w:hyperlink w:anchor="_Toc241703319" w:history="1">
            <w:r>
              <w:rPr>
                <w:rStyle w:val="Hyperlink"/>
                <w:noProof/>
              </w:rPr>
              <w:t>8.1.</w:t>
            </w:r>
            <w:r>
              <w:rPr>
                <w:rFonts w:eastAsiaTheme="minorEastAsia"/>
                <w:noProof/>
              </w:rPr>
              <w:tab/>
            </w:r>
            <w:r>
              <w:rPr>
                <w:rStyle w:val="Hyperlink"/>
                <w:noProof/>
              </w:rPr>
              <w:t>Trade-off / Ripple-Effect Analysis</w:t>
            </w:r>
            <w:r>
              <w:rPr>
                <w:noProof/>
                <w:webHidden/>
              </w:rPr>
              <w:tab/>
              <w:fldChar w:fldCharType="begin"/>
              <w:instrText xml:space="preserve"> PAGEREF _Toc241703319 \h </w:instrText>
              <w:fldChar w:fldCharType="separate"/>
              <w:t>1</w:t>
              <w:fldChar w:fldCharType="end"/>
            </w:r>
          </w:hyperlink>
        </w:p>
        <w:p w14:paraId="40392BB0" w14:textId="77777777" w:rsidR="00F12C2B" w:rsidRDefault="00F12C2B">
          <w:pPr>
            <w:pStyle w:val="TOC1"/>
            <w:tabs>
              <w:tab w:val="left" w:pos="480"/>
              <w:tab w:val="right" w:leader="dot" w:pos="9016"/>
            </w:tabs>
            <w:rPr>
              <w:rFonts w:eastAsiaTheme="minorEastAsia"/>
              <w:noProof/>
            </w:rPr>
          </w:pPr>
          <w:hyperlink w:anchor="_Toc241703320" w:history="1">
            <w:r>
              <w:rPr>
                <w:rStyle w:val="Hyperlink"/>
                <w:noProof/>
              </w:rPr>
              <w:t>9.</w:t>
            </w:r>
            <w:r>
              <w:rPr>
                <w:rFonts w:eastAsiaTheme="minorEastAsia"/>
                <w:noProof/>
              </w:rPr>
              <w:tab/>
            </w:r>
            <w:r>
              <w:rPr>
                <w:rStyle w:val="Hyperlink"/>
                <w:noProof/>
              </w:rPr>
              <w:t>Assumptions and Dependencies</w:t>
            </w:r>
            <w:r>
              <w:rPr>
                <w:noProof/>
                <w:webHidden/>
              </w:rPr>
              <w:tab/>
              <w:fldChar w:fldCharType="begin"/>
              <w:instrText xml:space="preserve"> PAGEREF _Toc241703320 \h </w:instrText>
              <w:fldChar w:fldCharType="separate"/>
              <w:t>1</w:t>
              <w:fldChar w:fldCharType="end"/>
            </w:r>
          </w:hyperlink>
        </w:p>
        <w:p w14:paraId="6C4DDC00" w14:textId="77777777" w:rsidR="00F12C2B" w:rsidRDefault="00F12C2B">
          <w:pPr>
            <w:pStyle w:val="TOC1"/>
            <w:tabs>
              <w:tab w:val="left" w:pos="720"/>
              <w:tab w:val="right" w:leader="dot" w:pos="9016"/>
            </w:tabs>
            <w:rPr>
              <w:rFonts w:eastAsiaTheme="minorEastAsia"/>
              <w:noProof/>
            </w:rPr>
          </w:pPr>
          <w:hyperlink w:anchor="_Toc241703321" w:history="1">
            <w:r>
              <w:rPr>
                <w:rStyle w:val="Hyperlink"/>
                <w:noProof/>
              </w:rPr>
              <w:t>10.</w:t>
            </w:r>
            <w:r>
              <w:rPr>
                <w:rFonts w:eastAsiaTheme="minorEastAsia"/>
                <w:noProof/>
              </w:rPr>
              <w:tab/>
            </w:r>
            <w:r>
              <w:rPr>
                <w:rStyle w:val="Hyperlink"/>
                <w:noProof/>
              </w:rPr>
              <w:t>Requirements Traceability Matrix (v2.0)</w:t>
            </w:r>
            <w:r>
              <w:rPr>
                <w:noProof/>
                <w:webHidden/>
              </w:rPr>
              <w:tab/>
              <w:fldChar w:fldCharType="begin"/>
              <w:instrText xml:space="preserve"> PAGEREF _Toc241703321 \h </w:instrText>
              <w:fldChar w:fldCharType="separate"/>
              <w:t>1</w:t>
              <w:fldChar w:fldCharType="end"/>
            </w:r>
          </w:hyperlink>
        </w:p>
        <w:p w14:paraId="01FDCD69" w14:textId="77777777" w:rsidR="00F12C2B" w:rsidRDefault="00F12C2B">
          <w:pPr>
            <w:pStyle w:val="TOC2"/>
            <w:tabs>
              <w:tab w:val="left" w:pos="1200"/>
              <w:tab w:val="right" w:leader="dot" w:pos="9016"/>
            </w:tabs>
            <w:rPr>
              <w:rFonts w:eastAsiaTheme="minorEastAsia"/>
              <w:noProof/>
            </w:rPr>
          </w:pPr>
          <w:hyperlink w:anchor="_Toc241703322" w:history="1">
            <w:r>
              <w:rPr>
                <w:rStyle w:val="Hyperlink"/>
                <w:noProof/>
              </w:rPr>
              <w:t>10.1.</w:t>
            </w:r>
            <w:r>
              <w:rPr>
                <w:rFonts w:eastAsiaTheme="minorEastAsia"/>
                <w:noProof/>
              </w:rPr>
              <w:tab/>
            </w:r>
            <w:r>
              <w:rPr>
                <w:rStyle w:val="Hyperlink"/>
                <w:noProof/>
              </w:rPr>
              <w:t>Table 1 - Requirement baseline</w:t>
            </w:r>
            <w:r>
              <w:rPr>
                <w:noProof/>
                <w:webHidden/>
              </w:rPr>
              <w:tab/>
              <w:fldChar w:fldCharType="begin"/>
              <w:instrText xml:space="preserve"> PAGEREF _Toc241703322 \h </w:instrText>
              <w:fldChar w:fldCharType="separate"/>
              <w:t>1</w:t>
              <w:fldChar w:fldCharType="end"/>
            </w:r>
          </w:hyperlink>
        </w:p>
        <w:p w14:paraId="00BDEDB8" w14:textId="77777777" w:rsidR="00F12C2B" w:rsidRDefault="00F12C2B">
          <w:pPr>
            <w:pStyle w:val="TOC2"/>
            <w:tabs>
              <w:tab w:val="left" w:pos="1200"/>
              <w:tab w:val="right" w:leader="dot" w:pos="9016"/>
            </w:tabs>
            <w:rPr>
              <w:rFonts w:eastAsiaTheme="minorEastAsia"/>
              <w:noProof/>
            </w:rPr>
          </w:pPr>
          <w:hyperlink w:anchor="_Toc241703323" w:history="1">
            <w:r>
              <w:rPr>
                <w:rStyle w:val="Hyperlink"/>
                <w:noProof/>
              </w:rPr>
              <w:t>10.2.</w:t>
            </w:r>
            <w:r>
              <w:rPr>
                <w:rFonts w:eastAsiaTheme="minorEastAsia"/>
                <w:noProof/>
              </w:rPr>
              <w:tab/>
            </w:r>
            <w:r>
              <w:rPr>
                <w:rStyle w:val="Hyperlink"/>
                <w:noProof/>
              </w:rPr>
              <w:t>Table 2 - Engineering evidence</w:t>
            </w:r>
            <w:r>
              <w:rPr>
                <w:noProof/>
                <w:webHidden/>
              </w:rPr>
              <w:tab/>
              <w:fldChar w:fldCharType="begin"/>
              <w:instrText xml:space="preserve"> PAGEREF _Toc241703323 \h </w:instrText>
              <w:fldChar w:fldCharType="separate"/>
              <w:t>1</w:t>
              <w:fldChar w:fldCharType="end"/>
            </w:r>
          </w:hyperlink>
        </w:p>
        <w:p w14:paraId="115564A5" w14:textId="77777777" w:rsidR="00F12C2B" w:rsidRDefault="00F12C2B">
          <w:pPr>
            <w:pStyle w:val="TOC1"/>
            <w:tabs>
              <w:tab w:val="left" w:pos="720"/>
              <w:tab w:val="right" w:leader="dot" w:pos="9016"/>
            </w:tabs>
            <w:rPr>
              <w:rFonts w:eastAsiaTheme="minorEastAsia"/>
              <w:noProof/>
            </w:rPr>
          </w:pPr>
          <w:hyperlink w:anchor="_Toc241703324" w:history="1">
            <w:r>
              <w:rPr>
                <w:rStyle w:val="Hyperlink"/>
                <w:noProof/>
              </w:rPr>
              <w:t>11.</w:t>
            </w:r>
            <w:r>
              <w:rPr>
                <w:rFonts w:eastAsiaTheme="minorEastAsia"/>
                <w:noProof/>
              </w:rPr>
              <w:tab/>
            </w:r>
            <w:r>
              <w:rPr>
                <w:rStyle w:val="Hyperlink"/>
                <w:noProof/>
              </w:rPr>
              <w:t>End-to-End Traces</w:t>
            </w:r>
            <w:r>
              <w:rPr>
                <w:noProof/>
                <w:webHidden/>
              </w:rPr>
              <w:tab/>
              <w:fldChar w:fldCharType="begin"/>
              <w:instrText xml:space="preserve"> PAGEREF _Toc241703324 \h </w:instrText>
              <w:fldChar w:fldCharType="separate"/>
              <w:t>1</w:t>
              <w:fldChar w:fldCharType="end"/>
            </w:r>
          </w:hyperlink>
        </w:p>
        <w:p w14:paraId="1402CC47" w14:textId="77777777" w:rsidR="00F12C2B" w:rsidRDefault="00F12C2B">
          <w:pPr>
            <w:pStyle w:val="TOC1"/>
            <w:tabs>
              <w:tab w:val="left" w:pos="720"/>
              <w:tab w:val="right" w:leader="dot" w:pos="9016"/>
            </w:tabs>
            <w:rPr>
              <w:rFonts w:eastAsiaTheme="minorEastAsia"/>
              <w:noProof/>
            </w:rPr>
          </w:pPr>
          <w:hyperlink w:anchor="_Toc241703325" w:history="1">
            <w:r>
              <w:rPr>
                <w:rStyle w:val="Hyperlink"/>
                <w:noProof/>
              </w:rPr>
              <w:t>12.</w:t>
            </w:r>
            <w:r>
              <w:rPr>
                <w:rFonts w:eastAsiaTheme="minorEastAsia"/>
                <w:noProof/>
              </w:rPr>
              <w:tab/>
            </w:r>
            <w:r>
              <w:rPr>
                <w:rStyle w:val="Hyperlink"/>
                <w:noProof/>
              </w:rPr>
              <w:t>Architecturally Significant Requirements</w:t>
            </w:r>
            <w:r>
              <w:rPr>
                <w:noProof/>
                <w:webHidden/>
              </w:rPr>
              <w:tab/>
              <w:fldChar w:fldCharType="begin"/>
              <w:instrText xml:space="preserve"> PAGEREF _Toc241703325 \h </w:instrText>
              <w:fldChar w:fldCharType="separate"/>
              <w:t>1</w:t>
              <w:fldChar w:fldCharType="end"/>
            </w:r>
          </w:hyperlink>
        </w:p>
        <w:p w14:paraId="4A638B4D" w14:textId="77777777" w:rsidR="00F12C2B" w:rsidRDefault="00F12C2B">
          <w:pPr>
            <w:pStyle w:val="TOC2"/>
            <w:tabs>
              <w:tab w:val="left" w:pos="1200"/>
              <w:tab w:val="right" w:leader="dot" w:pos="9016"/>
            </w:tabs>
            <w:rPr>
              <w:rFonts w:eastAsiaTheme="minorEastAsia"/>
              <w:noProof/>
            </w:rPr>
          </w:pPr>
          <w:hyperlink w:anchor="_Toc241703326" w:history="1">
            <w:r>
              <w:rPr>
                <w:rStyle w:val="Hyperlink"/>
                <w:noProof/>
              </w:rPr>
              <w:t>12.1.</w:t>
            </w:r>
            <w:r>
              <w:rPr>
                <w:rFonts w:eastAsiaTheme="minorEastAsia"/>
                <w:noProof/>
              </w:rPr>
              <w:tab/>
            </w:r>
            <w:r>
              <w:rPr>
                <w:rStyle w:val="Hyperlink"/>
                <w:noProof/>
              </w:rPr>
              <w:t>Most Influential Drivers</w:t>
            </w:r>
            <w:r>
              <w:rPr>
                <w:noProof/>
                <w:webHidden/>
              </w:rPr>
              <w:tab/>
              <w:fldChar w:fldCharType="begin"/>
              <w:instrText xml:space="preserve"> PAGEREF _Toc241703326 \h </w:instrText>
              <w:fldChar w:fldCharType="separate"/>
              <w:t>1</w:t>
              <w:fldChar w:fldCharType="end"/>
            </w:r>
          </w:hyperlink>
        </w:p>
        <w:p w14:paraId="67E3EE41" w14:textId="77777777" w:rsidR="00F12C2B" w:rsidRDefault="00F12C2B">
          <w:pPr>
            <w:pStyle w:val="TOC2"/>
            <w:tabs>
              <w:tab w:val="left" w:pos="1200"/>
              <w:tab w:val="right" w:leader="dot" w:pos="9016"/>
            </w:tabs>
            <w:rPr>
              <w:rFonts w:eastAsiaTheme="minorEastAsia"/>
              <w:noProof/>
            </w:rPr>
          </w:pPr>
          <w:hyperlink w:anchor="_Toc241703327" w:history="1">
            <w:r>
              <w:rPr>
                <w:rStyle w:val="Hyperlink"/>
                <w:noProof/>
              </w:rPr>
              <w:t>12.2.</w:t>
            </w:r>
            <w:r>
              <w:rPr>
                <w:rFonts w:eastAsiaTheme="minorEastAsia"/>
                <w:noProof/>
              </w:rPr>
              <w:tab/>
            </w:r>
            <w:r>
              <w:rPr>
                <w:rStyle w:val="Hyperlink"/>
                <w:noProof/>
              </w:rPr>
              <w:t>Quality Attributes Considered but Not Treated as ASRs</w:t>
            </w:r>
            <w:r>
              <w:rPr>
                <w:noProof/>
                <w:webHidden/>
              </w:rPr>
              <w:tab/>
              <w:fldChar w:fldCharType="begin"/>
              <w:instrText xml:space="preserve"> PAGEREF _Toc241703327 \h </w:instrText>
              <w:fldChar w:fldCharType="separate"/>
              <w:t>1</w:t>
              <w:fldChar w:fldCharType="end"/>
            </w:r>
          </w:hyperlink>
        </w:p>
        <w:p w14:paraId="2E382B80" w14:textId="77777777" w:rsidR="00F12C2B" w:rsidRDefault="00F12C2B">
          <w:pPr>
            <w:pStyle w:val="TOC2"/>
            <w:tabs>
              <w:tab w:val="left" w:pos="1200"/>
              <w:tab w:val="right" w:leader="dot" w:pos="9016"/>
            </w:tabs>
            <w:rPr>
              <w:rFonts w:eastAsiaTheme="minorEastAsia"/>
              <w:noProof/>
            </w:rPr>
          </w:pPr>
          <w:hyperlink w:anchor="_Toc241703328" w:history="1">
            <w:r>
              <w:rPr>
                <w:rStyle w:val="Hyperlink"/>
                <w:noProof/>
              </w:rPr>
              <w:t>12.3.</w:t>
            </w:r>
            <w:r>
              <w:rPr>
                <w:rFonts w:eastAsiaTheme="minorEastAsia"/>
                <w:noProof/>
              </w:rPr>
              <w:tab/>
            </w:r>
            <w:r>
              <w:rPr>
                <w:rStyle w:val="Hyperlink"/>
                <w:noProof/>
              </w:rPr>
              <w:t>M2 Architecture Review</w:t>
            </w:r>
            <w:r>
              <w:rPr>
                <w:noProof/>
                <w:webHidden/>
              </w:rPr>
              <w:tab/>
              <w:fldChar w:fldCharType="begin"/>
              <w:instrText xml:space="preserve"> PAGEREF _Toc241703328 \h </w:instrText>
              <w:fldChar w:fldCharType="separate"/>
              <w:t>1</w:t>
              <w:fldChar w:fldCharType="end"/>
            </w:r>
          </w:hyperlink>
        </w:p>
        <w:p w14:paraId="3BE998F4" w14:textId="77777777" w:rsidR="00F12C2B" w:rsidRDefault="00F12C2B">
          <w:pPr>
            <w:pStyle w:val="TOC1"/>
            <w:tabs>
              <w:tab w:val="left" w:pos="720"/>
              <w:tab w:val="right" w:leader="dot" w:pos="9016"/>
            </w:tabs>
            <w:rPr>
              <w:rFonts w:eastAsiaTheme="minorEastAsia"/>
              <w:noProof/>
            </w:rPr>
          </w:pPr>
          <w:hyperlink w:anchor="_Toc241703329" w:history="1">
            <w:r>
              <w:rPr>
                <w:rStyle w:val="Hyperlink"/>
                <w:noProof/>
              </w:rPr>
              <w:t>13.</w:t>
            </w:r>
            <w:r>
              <w:rPr>
                <w:rFonts w:eastAsiaTheme="minorEastAsia"/>
                <w:noProof/>
              </w:rPr>
              <w:tab/>
            </w:r>
            <w:r>
              <w:rPr>
                <w:rStyle w:val="Hyperlink"/>
                <w:noProof/>
              </w:rPr>
              <w:t>Risk Register</w:t>
            </w:r>
            <w:r>
              <w:rPr>
                <w:noProof/>
                <w:webHidden/>
              </w:rPr>
              <w:tab/>
              <w:fldChar w:fldCharType="begin"/>
              <w:instrText xml:space="preserve"> PAGEREF _Toc241703329 \h </w:instrText>
              <w:fldChar w:fldCharType="separate"/>
              <w:t>1</w:t>
              <w:fldChar w:fldCharType="end"/>
            </w:r>
          </w:hyperlink>
        </w:p>
        <w:p w14:paraId="0B9D9F1D" w14:textId="77777777" w:rsidR="00F12C2B" w:rsidRDefault="00F12C2B">
          <w:pPr>
            <w:pStyle w:val="TOC1"/>
            <w:tabs>
              <w:tab w:val="left" w:pos="720"/>
              <w:tab w:val="right" w:leader="dot" w:pos="9016"/>
            </w:tabs>
            <w:rPr>
              <w:rFonts w:eastAsiaTheme="minorEastAsia"/>
              <w:noProof/>
            </w:rPr>
          </w:pPr>
          <w:hyperlink w:anchor="_Toc241703330" w:history="1">
            <w:r>
              <w:rPr>
                <w:rStyle w:val="Hyperlink"/>
                <w:noProof/>
              </w:rPr>
              <w:t>14.</w:t>
            </w:r>
            <w:r>
              <w:rPr>
                <w:rFonts w:eastAsiaTheme="minorEastAsia"/>
                <w:noProof/>
              </w:rPr>
              <w:tab/>
            </w:r>
            <w:r>
              <w:rPr>
                <w:rStyle w:val="Hyperlink"/>
                <w:noProof/>
              </w:rPr>
              <w:t>Forward Engineering Considerations</w:t>
            </w:r>
            <w:r>
              <w:rPr>
                <w:noProof/>
                <w:webHidden/>
              </w:rPr>
              <w:tab/>
              <w:fldChar w:fldCharType="begin"/>
              <w:instrText xml:space="preserve"> PAGEREF _Toc241703330 \h </w:instrText>
              <w:fldChar w:fldCharType="separate"/>
              <w:t>1</w:t>
              <w:fldChar w:fldCharType="end"/>
            </w:r>
          </w:hyperlink>
        </w:p>
        <w:p w14:paraId="38EDC02D" w14:textId="77777777" w:rsidR="00F12C2B" w:rsidRDefault="00F12C2B">
          <w:pPr>
            <w:pStyle w:val="TOC2"/>
            <w:tabs>
              <w:tab w:val="left" w:pos="1200"/>
              <w:tab w:val="right" w:leader="dot" w:pos="9016"/>
            </w:tabs>
            <w:rPr>
              <w:rFonts w:eastAsiaTheme="minorEastAsia"/>
              <w:noProof/>
            </w:rPr>
          </w:pPr>
          <w:hyperlink w:anchor="_Toc241703331" w:history="1">
            <w:r>
              <w:rPr>
                <w:rStyle w:val="Hyperlink"/>
                <w:noProof/>
              </w:rPr>
              <w:t>14.1.</w:t>
            </w:r>
            <w:r>
              <w:rPr>
                <w:rFonts w:eastAsiaTheme="minorEastAsia"/>
                <w:noProof/>
              </w:rPr>
              <w:tab/>
            </w:r>
            <w:r>
              <w:rPr>
                <w:rStyle w:val="Hyperlink"/>
                <w:noProof/>
              </w:rPr>
              <w:t>Auditing, Logging and Traceability of Request Handling</w:t>
            </w:r>
            <w:r>
              <w:rPr>
                <w:noProof/>
                <w:webHidden/>
              </w:rPr>
              <w:tab/>
              <w:fldChar w:fldCharType="begin"/>
              <w:instrText xml:space="preserve"> PAGEREF _Toc241703331 \h </w:instrText>
              <w:fldChar w:fldCharType="separate"/>
              <w:t>1</w:t>
              <w:fldChar w:fldCharType="end"/>
            </w:r>
          </w:hyperlink>
        </w:p>
        <w:p w14:paraId="13F2515F" w14:textId="77777777" w:rsidR="00F12C2B" w:rsidRDefault="00F12C2B">
          <w:pPr>
            <w:pStyle w:val="TOC2"/>
            <w:tabs>
              <w:tab w:val="left" w:pos="1200"/>
              <w:tab w:val="right" w:leader="dot" w:pos="9016"/>
            </w:tabs>
            <w:rPr>
              <w:rFonts w:eastAsiaTheme="minorEastAsia"/>
              <w:noProof/>
            </w:rPr>
          </w:pPr>
          <w:hyperlink w:anchor="_Toc241703332" w:history="1">
            <w:r>
              <w:rPr>
                <w:rStyle w:val="Hyperlink"/>
                <w:noProof/>
              </w:rPr>
              <w:t>14.2.</w:t>
            </w:r>
            <w:r>
              <w:rPr>
                <w:rFonts w:eastAsiaTheme="minorEastAsia"/>
                <w:noProof/>
              </w:rPr>
              <w:tab/>
            </w:r>
            <w:r>
              <w:rPr>
                <w:rStyle w:val="Hyperlink"/>
                <w:noProof/>
              </w:rPr>
              <w:t>Notification &amp; Communication Between Requester and Handler</w:t>
            </w:r>
            <w:r>
              <w:rPr>
                <w:noProof/>
                <w:webHidden/>
              </w:rPr>
              <w:tab/>
              <w:fldChar w:fldCharType="begin"/>
              <w:instrText xml:space="preserve"> PAGEREF _Toc241703332 \h </w:instrText>
              <w:fldChar w:fldCharType="separate"/>
              <w:t>1</w:t>
              <w:fldChar w:fldCharType="end"/>
            </w:r>
          </w:hyperlink>
        </w:p>
        <w:p w14:paraId="522866E1" w14:textId="77777777" w:rsidR="00F12C2B" w:rsidRDefault="00F12C2B">
          <w:pPr>
            <w:pStyle w:val="TOC2"/>
            <w:tabs>
              <w:tab w:val="left" w:pos="1200"/>
              <w:tab w:val="right" w:leader="dot" w:pos="9016"/>
            </w:tabs>
            <w:rPr>
              <w:rFonts w:eastAsiaTheme="minorEastAsia"/>
              <w:noProof/>
            </w:rPr>
          </w:pPr>
          <w:hyperlink w:anchor="_Toc241703333" w:history="1">
            <w:r>
              <w:rPr>
                <w:rStyle w:val="Hyperlink"/>
                <w:noProof/>
              </w:rPr>
              <w:t>14.3.</w:t>
            </w:r>
            <w:r>
              <w:rPr>
                <w:rFonts w:eastAsiaTheme="minorEastAsia"/>
                <w:noProof/>
              </w:rPr>
              <w:tab/>
            </w:r>
            <w:r>
              <w:rPr>
                <w:rStyle w:val="Hyperlink"/>
                <w:noProof/>
              </w:rPr>
              <w:t>Request Prioritization &amp; Escalation</w:t>
            </w:r>
            <w:r>
              <w:rPr>
                <w:noProof/>
                <w:webHidden/>
              </w:rPr>
              <w:tab/>
              <w:fldChar w:fldCharType="begin"/>
              <w:instrText xml:space="preserve"> PAGEREF _Toc241703333 \h </w:instrText>
              <w:fldChar w:fldCharType="separate"/>
              <w:t>1</w:t>
              <w:fldChar w:fldCharType="end"/>
            </w:r>
          </w:hyperlink>
        </w:p>
        <w:p w14:paraId="72FF9682" w14:textId="77777777" w:rsidR="00F12C2B" w:rsidRDefault="00F12C2B">
          <w:pPr>
            <w:pStyle w:val="TOC2"/>
            <w:tabs>
              <w:tab w:val="left" w:pos="1200"/>
              <w:tab w:val="right" w:leader="dot" w:pos="9016"/>
            </w:tabs>
            <w:rPr>
              <w:rFonts w:eastAsiaTheme="minorEastAsia"/>
              <w:noProof/>
            </w:rPr>
          </w:pPr>
          <w:hyperlink w:anchor="_Toc241703334" w:history="1">
            <w:r>
              <w:rPr>
                <w:rStyle w:val="Hyperlink"/>
                <w:noProof/>
              </w:rPr>
              <w:t>14.4.</w:t>
            </w:r>
            <w:r>
              <w:rPr>
                <w:rFonts w:eastAsiaTheme="minorEastAsia"/>
                <w:noProof/>
              </w:rPr>
              <w:tab/>
            </w:r>
            <w:r>
              <w:rPr>
                <w:rStyle w:val="Hyperlink"/>
                <w:noProof/>
              </w:rPr>
              <w:t>Scalability and Concurrency</w:t>
            </w:r>
            <w:r>
              <w:rPr>
                <w:noProof/>
                <w:webHidden/>
              </w:rPr>
              <w:tab/>
              <w:fldChar w:fldCharType="begin"/>
              <w:instrText xml:space="preserve"> PAGEREF _Toc241703334 \h </w:instrText>
              <w:fldChar w:fldCharType="separate"/>
              <w:t>1</w:t>
              <w:fldChar w:fldCharType="end"/>
            </w:r>
          </w:hyperlink>
        </w:p>
        <w:p w14:paraId="523DF216" w14:textId="77777777" w:rsidR="00F12C2B" w:rsidRDefault="00F12C2B">
          <w:pPr>
            <w:pStyle w:val="TOC2"/>
            <w:tabs>
              <w:tab w:val="left" w:pos="1200"/>
              <w:tab w:val="right" w:leader="dot" w:pos="9016"/>
            </w:tabs>
            <w:rPr>
              <w:rFonts w:eastAsiaTheme="minorEastAsia"/>
              <w:noProof/>
            </w:rPr>
          </w:pPr>
          <w:hyperlink w:anchor="_Toc241703335" w:history="1">
            <w:r>
              <w:rPr>
                <w:rStyle w:val="Hyperlink"/>
                <w:noProof/>
              </w:rPr>
              <w:t>14.5.</w:t>
            </w:r>
            <w:r>
              <w:rPr>
                <w:rFonts w:eastAsiaTheme="minorEastAsia"/>
                <w:noProof/>
              </w:rPr>
              <w:tab/>
            </w:r>
            <w:r>
              <w:rPr>
                <w:rStyle w:val="Hyperlink"/>
                <w:noProof/>
              </w:rPr>
              <w:t>System Integration &amp; Legacy Data</w:t>
            </w:r>
            <w:r>
              <w:rPr>
                <w:noProof/>
                <w:webHidden/>
              </w:rPr>
              <w:tab/>
              <w:fldChar w:fldCharType="begin"/>
              <w:instrText xml:space="preserve"> PAGEREF _Toc241703335 \h </w:instrText>
              <w:fldChar w:fldCharType="separate"/>
              <w:t>1</w:t>
              <w:fldChar w:fldCharType="end"/>
            </w:r>
          </w:hyperlink>
        </w:p>
        <w:p w14:paraId="2D7D0F62" w14:textId="77777777" w:rsidR="00F12C2B" w:rsidRDefault="00F12C2B">
          <w:pPr>
            <w:pStyle w:val="TOC2"/>
            <w:tabs>
              <w:tab w:val="left" w:pos="1200"/>
              <w:tab w:val="right" w:leader="dot" w:pos="9016"/>
            </w:tabs>
            <w:rPr>
              <w:rFonts w:eastAsiaTheme="minorEastAsia"/>
              <w:noProof/>
            </w:rPr>
          </w:pPr>
          <w:hyperlink w:anchor="_Toc241703336" w:history="1">
            <w:r>
              <w:rPr>
                <w:rStyle w:val="Hyperlink"/>
                <w:noProof/>
              </w:rPr>
              <w:t>14.6.</w:t>
            </w:r>
            <w:r>
              <w:rPr>
                <w:rFonts w:eastAsiaTheme="minorEastAsia"/>
                <w:noProof/>
              </w:rPr>
              <w:tab/>
            </w:r>
            <w:r>
              <w:rPr>
                <w:rStyle w:val="Hyperlink"/>
                <w:noProof/>
              </w:rPr>
              <w:t>Definition of Digital Platform</w:t>
            </w:r>
            <w:r>
              <w:rPr>
                <w:noProof/>
                <w:webHidden/>
              </w:rPr>
              <w:tab/>
              <w:fldChar w:fldCharType="begin"/>
              <w:instrText xml:space="preserve"> PAGEREF _Toc241703336 \h </w:instrText>
              <w:fldChar w:fldCharType="separate"/>
              <w:t>1</w:t>
              <w:fldChar w:fldCharType="end"/>
            </w:r>
          </w:hyperlink>
        </w:p>
        <w:p w14:paraId="31C3F0D4" w14:textId="77777777" w:rsidR="00F12C2B" w:rsidRDefault="00F12C2B">
          <w:pPr>
            <w:pStyle w:val="TOC1"/>
            <w:tabs>
              <w:tab w:val="left" w:pos="720"/>
              <w:tab w:val="right" w:leader="dot" w:pos="9016"/>
            </w:tabs>
            <w:rPr>
              <w:rFonts w:eastAsiaTheme="minorEastAsia"/>
              <w:noProof/>
            </w:rPr>
          </w:pPr>
          <w:hyperlink w:anchor="_Toc241703337" w:history="1">
            <w:r>
              <w:rPr>
                <w:rStyle w:val="Hyperlink"/>
                <w:noProof/>
              </w:rPr>
              <w:t>15.</w:t>
            </w:r>
            <w:r>
              <w:rPr>
                <w:rFonts w:eastAsiaTheme="minorEastAsia"/>
                <w:noProof/>
              </w:rPr>
              <w:tab/>
            </w:r>
            <w:r>
              <w:rPr>
                <w:rStyle w:val="Hyperlink"/>
                <w:noProof/>
              </w:rPr>
              <w:t>Engineering Decision Log</w:t>
            </w:r>
            <w:r>
              <w:rPr>
                <w:noProof/>
                <w:webHidden/>
              </w:rPr>
              <w:tab/>
              <w:fldChar w:fldCharType="begin"/>
              <w:instrText xml:space="preserve"> PAGEREF _Toc241703337 \h </w:instrText>
              <w:fldChar w:fldCharType="separate"/>
              <w:t>1</w:t>
              <w:fldChar w:fldCharType="end"/>
            </w:r>
          </w:hyperlink>
        </w:p>
        <w:p w14:paraId="44FAC0C5" w14:textId="77777777" w:rsidR="00F12C2B" w:rsidRDefault="00F12C2B">
          <w:pPr>
            <w:pStyle w:val="TOC2"/>
            <w:tabs>
              <w:tab w:val="left" w:pos="1200"/>
              <w:tab w:val="right" w:leader="dot" w:pos="9016"/>
            </w:tabs>
            <w:rPr>
              <w:rFonts w:eastAsiaTheme="minorEastAsia"/>
              <w:noProof/>
            </w:rPr>
          </w:pPr>
          <w:hyperlink w:anchor="_Toc241703338" w:history="1">
            <w:r>
              <w:rPr>
                <w:rStyle w:val="Hyperlink"/>
                <w:noProof/>
              </w:rPr>
              <w:t>15.1.</w:t>
            </w:r>
            <w:r>
              <w:rPr>
                <w:rFonts w:eastAsiaTheme="minorEastAsia"/>
                <w:noProof/>
              </w:rPr>
              <w:tab/>
            </w:r>
            <w:r>
              <w:rPr>
                <w:rStyle w:val="Hyperlink"/>
                <w:noProof/>
              </w:rPr>
              <w:t>Milestone 2 Updates to Engineering Decisions</w:t>
            </w:r>
            <w:r>
              <w:rPr>
                <w:noProof/>
                <w:webHidden/>
              </w:rPr>
              <w:tab/>
              <w:fldChar w:fldCharType="begin"/>
              <w:instrText xml:space="preserve"> PAGEREF _Toc241703338 \h </w:instrText>
              <w:fldChar w:fldCharType="separate"/>
              <w:t>1</w:t>
              <w:fldChar w:fldCharType="end"/>
            </w:r>
          </w:hyperlink>
        </w:p>
        <w:p w14:paraId="62C2118B" w14:textId="77777777" w:rsidR="00F12C2B" w:rsidRDefault="00F12C2B">
          <w:pPr>
            <w:pStyle w:val="TOC1"/>
            <w:tabs>
              <w:tab w:val="left" w:pos="720"/>
              <w:tab w:val="right" w:leader="dot" w:pos="9016"/>
            </w:tabs>
            <w:rPr>
              <w:rFonts w:eastAsiaTheme="minorEastAsia"/>
              <w:noProof/>
            </w:rPr>
          </w:pPr>
          <w:hyperlink w:anchor="_Toc241703339" w:history="1">
            <w:r>
              <w:rPr>
                <w:rStyle w:val="Hyperlink"/>
                <w:noProof/>
              </w:rPr>
              <w:t>16.</w:t>
            </w:r>
            <w:r>
              <w:rPr>
                <w:rFonts w:eastAsiaTheme="minorEastAsia"/>
                <w:noProof/>
              </w:rPr>
              <w:tab/>
            </w:r>
            <w:r>
              <w:rPr>
                <w:rStyle w:val="Hyperlink"/>
                <w:noProof/>
              </w:rPr>
              <w:t>Architecture Decision Record</w:t>
            </w:r>
            <w:r>
              <w:rPr>
                <w:noProof/>
                <w:webHidden/>
              </w:rPr>
              <w:tab/>
              <w:fldChar w:fldCharType="begin"/>
              <w:instrText xml:space="preserve"> PAGEREF _Toc241703339 \h </w:instrText>
              <w:fldChar w:fldCharType="separate"/>
              <w:t>1</w:t>
              <w:fldChar w:fldCharType="end"/>
            </w:r>
          </w:hyperlink>
        </w:p>
        <w:p w14:paraId="4A27E261" w14:textId="77777777" w:rsidR="00F12C2B" w:rsidRDefault="00F12C2B">
          <w:pPr>
            <w:pStyle w:val="TOC2"/>
            <w:tabs>
              <w:tab w:val="left" w:pos="1200"/>
              <w:tab w:val="right" w:leader="dot" w:pos="9016"/>
            </w:tabs>
            <w:rPr>
              <w:rFonts w:eastAsiaTheme="minorEastAsia"/>
              <w:noProof/>
            </w:rPr>
          </w:pPr>
          <w:hyperlink w:anchor="_Toc241703340" w:history="1">
            <w:r>
              <w:rPr>
                <w:rStyle w:val="Hyperlink"/>
                <w:noProof/>
              </w:rPr>
              <w:t>16.1.</w:t>
            </w:r>
            <w:r>
              <w:rPr>
                <w:rFonts w:eastAsiaTheme="minorEastAsia"/>
                <w:noProof/>
              </w:rPr>
              <w:tab/>
            </w:r>
            <w:r>
              <w:rPr>
                <w:rStyle w:val="Hyperlink"/>
                <w:noProof/>
              </w:rPr>
              <w:t>Architecture Alternatives Considered</w:t>
            </w:r>
            <w:r>
              <w:rPr>
                <w:noProof/>
                <w:webHidden/>
              </w:rPr>
              <w:tab/>
              <w:fldChar w:fldCharType="begin"/>
              <w:instrText xml:space="preserve"> PAGEREF _Toc241703340 \h </w:instrText>
              <w:fldChar w:fldCharType="separate"/>
              <w:t>1</w:t>
              <w:fldChar w:fldCharType="end"/>
            </w:r>
          </w:hyperlink>
        </w:p>
        <w:p w14:paraId="772477C1" w14:textId="77777777" w:rsidR="00F12C2B" w:rsidRDefault="00F12C2B">
          <w:pPr>
            <w:pStyle w:val="TOC2"/>
            <w:tabs>
              <w:tab w:val="left" w:pos="1200"/>
              <w:tab w:val="right" w:leader="dot" w:pos="9016"/>
            </w:tabs>
            <w:rPr>
              <w:rFonts w:eastAsiaTheme="minorEastAsia"/>
              <w:noProof/>
            </w:rPr>
          </w:pPr>
          <w:hyperlink w:anchor="_Toc241703341" w:history="1">
            <w:r>
              <w:rPr>
                <w:rStyle w:val="Hyperlink"/>
                <w:noProof/>
              </w:rPr>
              <w:t>16.2.</w:t>
            </w:r>
            <w:r>
              <w:rPr>
                <w:rFonts w:eastAsiaTheme="minorEastAsia"/>
                <w:noProof/>
              </w:rPr>
              <w:tab/>
            </w:r>
            <w:r>
              <w:rPr>
                <w:rStyle w:val="Hyperlink"/>
                <w:noProof/>
              </w:rPr>
              <w:t>Architecture Decisions</w:t>
            </w:r>
            <w:r>
              <w:rPr>
                <w:noProof/>
                <w:webHidden/>
              </w:rPr>
              <w:tab/>
              <w:fldChar w:fldCharType="begin"/>
              <w:instrText xml:space="preserve"> PAGEREF _Toc241703341 \h </w:instrText>
              <w:fldChar w:fldCharType="separate"/>
              <w:t>1</w:t>
              <w:fldChar w:fldCharType="end"/>
            </w:r>
          </w:hyperlink>
        </w:p>
        <w:p w14:paraId="4D13231E" w14:textId="77777777" w:rsidR="00F12C2B" w:rsidRDefault="00F12C2B">
          <w:pPr>
            <w:pStyle w:val="TOC2"/>
            <w:tabs>
              <w:tab w:val="left" w:pos="1200"/>
              <w:tab w:val="right" w:leader="dot" w:pos="9016"/>
            </w:tabs>
            <w:rPr>
              <w:rFonts w:eastAsiaTheme="minorEastAsia"/>
              <w:noProof/>
            </w:rPr>
          </w:pPr>
          <w:hyperlink w:anchor="_Toc241703342" w:history="1">
            <w:r>
              <w:rPr>
                <w:rStyle w:val="Hyperlink"/>
                <w:noProof/>
              </w:rPr>
              <w:t>16.3.</w:t>
            </w:r>
            <w:r>
              <w:rPr>
                <w:rFonts w:eastAsiaTheme="minorEastAsia"/>
                <w:noProof/>
              </w:rPr>
              <w:tab/>
            </w:r>
            <w:r>
              <w:rPr>
                <w:rStyle w:val="Hyperlink"/>
                <w:noProof/>
              </w:rPr>
              <w:t>Architecture Diagrams</w:t>
            </w:r>
            <w:r>
              <w:rPr>
                <w:noProof/>
                <w:webHidden/>
              </w:rPr>
              <w:tab/>
              <w:fldChar w:fldCharType="begin"/>
              <w:instrText xml:space="preserve"> PAGEREF _Toc241703342 \h </w:instrText>
              <w:fldChar w:fldCharType="separate"/>
              <w:t>1</w:t>
              <w:fldChar w:fldCharType="end"/>
            </w:r>
          </w:hyperlink>
        </w:p>
        <w:p w14:paraId="72372769" w14:textId="77777777" w:rsidR="00F12C2B" w:rsidRDefault="00F12C2B">
          <w:pPr>
            <w:pStyle w:val="TOC2"/>
            <w:tabs>
              <w:tab w:val="left" w:pos="1200"/>
              <w:tab w:val="right" w:leader="dot" w:pos="9016"/>
            </w:tabs>
            <w:rPr>
              <w:rFonts w:eastAsiaTheme="minorEastAsia"/>
              <w:noProof/>
            </w:rPr>
          </w:pPr>
          <w:hyperlink w:anchor="_Toc241703343" w:history="1">
            <w:r>
              <w:rPr>
                <w:rStyle w:val="Hyperlink"/>
                <w:noProof/>
              </w:rPr>
              <w:t>16.4.</w:t>
            </w:r>
            <w:r>
              <w:rPr>
                <w:rFonts w:eastAsiaTheme="minorEastAsia"/>
                <w:noProof/>
              </w:rPr>
              <w:tab/>
            </w:r>
            <w:r>
              <w:rPr>
                <w:rStyle w:val="Hyperlink"/>
                <w:noProof/>
              </w:rPr>
              <w:t>Technology Stack</w:t>
            </w:r>
            <w:r>
              <w:rPr>
                <w:noProof/>
                <w:webHidden/>
              </w:rPr>
              <w:tab/>
              <w:fldChar w:fldCharType="begin"/>
              <w:instrText xml:space="preserve"> PAGEREF _Toc241703343 \h </w:instrText>
              <w:fldChar w:fldCharType="separate"/>
              <w:t>1</w:t>
              <w:fldChar w:fldCharType="end"/>
            </w:r>
          </w:hyperlink>
        </w:p>
        <w:p w14:paraId="48EFEE77" w14:textId="77777777" w:rsidR="00F12C2B" w:rsidRDefault="00F12C2B">
          <w:pPr>
            <w:pStyle w:val="TOC3"/>
            <w:tabs>
              <w:tab w:val="left" w:pos="1440"/>
              <w:tab w:val="right" w:leader="dot" w:pos="9016"/>
            </w:tabs>
            <w:rPr>
              <w:rFonts w:eastAsiaTheme="minorEastAsia"/>
              <w:noProof/>
            </w:rPr>
          </w:pPr>
          <w:hyperlink w:anchor="_Toc241703344" w:history="1">
            <w:r>
              <w:rPr>
                <w:rStyle w:val="Hyperlink"/>
                <w:noProof/>
              </w:rPr>
              <w:t>16.4.1.</w:t>
            </w:r>
            <w:r>
              <w:rPr>
                <w:rFonts w:eastAsiaTheme="minorEastAsia"/>
                <w:noProof/>
              </w:rPr>
              <w:tab/>
            </w:r>
            <w:r>
              <w:rPr>
                <w:rStyle w:val="Hyperlink"/>
                <w:noProof/>
              </w:rPr>
              <w:t>Technology decision matrix</w:t>
            </w:r>
            <w:r>
              <w:rPr>
                <w:noProof/>
                <w:webHidden/>
              </w:rPr>
              <w:tab/>
              <w:fldChar w:fldCharType="begin"/>
              <w:instrText xml:space="preserve"> PAGEREF _Toc241703344 \h </w:instrText>
              <w:fldChar w:fldCharType="separate"/>
              <w:t>1</w:t>
              <w:fldChar w:fldCharType="end"/>
            </w:r>
          </w:hyperlink>
        </w:p>
        <w:p w14:paraId="379C26DE" w14:textId="77777777" w:rsidR="00F12C2B" w:rsidRDefault="00F12C2B">
          <w:pPr>
            <w:pStyle w:val="TOC1"/>
            <w:tabs>
              <w:tab w:val="left" w:pos="720"/>
              <w:tab w:val="right" w:leader="dot" w:pos="9016"/>
            </w:tabs>
            <w:rPr>
              <w:rFonts w:eastAsiaTheme="minorEastAsia"/>
              <w:noProof/>
            </w:rPr>
          </w:pPr>
          <w:hyperlink w:anchor="_Toc241703345" w:history="1">
            <w:r>
              <w:rPr>
                <w:rStyle w:val="Hyperlink"/>
                <w:noProof/>
              </w:rPr>
              <w:t>17.</w:t>
            </w:r>
            <w:r>
              <w:rPr>
                <w:rFonts w:eastAsiaTheme="minorEastAsia"/>
                <w:noProof/>
              </w:rPr>
              <w:tab/>
            </w:r>
            <w:r>
              <w:rPr>
                <w:rStyle w:val="Hyperlink"/>
                <w:noProof/>
              </w:rPr>
              <w:t>Data &amp; Persistence Baseline</w:t>
            </w:r>
            <w:r>
              <w:rPr>
                <w:noProof/>
                <w:webHidden/>
              </w:rPr>
              <w:tab/>
              <w:fldChar w:fldCharType="begin"/>
              <w:instrText xml:space="preserve"> PAGEREF _Toc241703345 \h </w:instrText>
              <w:fldChar w:fldCharType="separate"/>
              <w:t>1</w:t>
              <w:fldChar w:fldCharType="end"/>
            </w:r>
          </w:hyperlink>
        </w:p>
        <w:p w14:paraId="7C8BF21B" w14:textId="77777777" w:rsidR="00F12C2B" w:rsidRDefault="00F12C2B">
          <w:pPr>
            <w:pStyle w:val="TOC2"/>
            <w:tabs>
              <w:tab w:val="left" w:pos="1200"/>
              <w:tab w:val="right" w:leader="dot" w:pos="9016"/>
            </w:tabs>
            <w:rPr>
              <w:rFonts w:eastAsiaTheme="minorEastAsia"/>
              <w:noProof/>
            </w:rPr>
          </w:pPr>
          <w:hyperlink w:anchor="_Toc241703346" w:history="1">
            <w:r>
              <w:rPr>
                <w:rStyle w:val="Hyperlink"/>
                <w:noProof/>
              </w:rPr>
              <w:t>17.1.</w:t>
            </w:r>
            <w:r>
              <w:rPr>
                <w:rFonts w:eastAsiaTheme="minorEastAsia"/>
                <w:noProof/>
              </w:rPr>
              <w:tab/>
            </w:r>
            <w:r>
              <w:rPr>
                <w:rStyle w:val="Hyperlink"/>
                <w:noProof/>
              </w:rPr>
              <w:t>Persistence Model Decision</w:t>
            </w:r>
            <w:r>
              <w:rPr>
                <w:noProof/>
                <w:webHidden/>
              </w:rPr>
              <w:tab/>
              <w:fldChar w:fldCharType="begin"/>
              <w:instrText xml:space="preserve"> PAGEREF _Toc241703346 \h </w:instrText>
              <w:fldChar w:fldCharType="separate"/>
              <w:t>1</w:t>
              <w:fldChar w:fldCharType="end"/>
            </w:r>
          </w:hyperlink>
        </w:p>
        <w:p w14:paraId="1FD3DF63" w14:textId="77777777" w:rsidR="00F12C2B" w:rsidRDefault="00F12C2B">
          <w:pPr>
            <w:pStyle w:val="TOC2"/>
            <w:tabs>
              <w:tab w:val="left" w:pos="1200"/>
              <w:tab w:val="right" w:leader="dot" w:pos="9016"/>
            </w:tabs>
            <w:rPr>
              <w:rFonts w:eastAsiaTheme="minorEastAsia"/>
              <w:noProof/>
            </w:rPr>
          </w:pPr>
          <w:hyperlink w:anchor="_Toc241703347" w:history="1">
            <w:r>
              <w:rPr>
                <w:rStyle w:val="Hyperlink"/>
                <w:noProof/>
              </w:rPr>
              <w:t>17.2.</w:t>
            </w:r>
            <w:r>
              <w:rPr>
                <w:rFonts w:eastAsiaTheme="minorEastAsia"/>
                <w:noProof/>
              </w:rPr>
              <w:tab/>
            </w:r>
            <w:r>
              <w:rPr>
                <w:rStyle w:val="Hyperlink"/>
                <w:noProof/>
              </w:rPr>
              <w:t>Entities, Aggregates and Ownership</w:t>
            </w:r>
            <w:r>
              <w:rPr>
                <w:noProof/>
                <w:webHidden/>
              </w:rPr>
              <w:tab/>
              <w:fldChar w:fldCharType="begin"/>
              <w:instrText xml:space="preserve"> PAGEREF _Toc241703347 \h </w:instrText>
              <w:fldChar w:fldCharType="separate"/>
              <w:t>1</w:t>
              <w:fldChar w:fldCharType="end"/>
            </w:r>
          </w:hyperlink>
        </w:p>
        <w:p w14:paraId="1E2D89E5" w14:textId="77777777" w:rsidR="00F12C2B" w:rsidRDefault="00F12C2B">
          <w:pPr>
            <w:pStyle w:val="TOC2"/>
            <w:tabs>
              <w:tab w:val="left" w:pos="1200"/>
              <w:tab w:val="right" w:leader="dot" w:pos="9016"/>
            </w:tabs>
            <w:rPr>
              <w:rFonts w:eastAsiaTheme="minorEastAsia"/>
              <w:noProof/>
            </w:rPr>
          </w:pPr>
          <w:hyperlink w:anchor="_Toc241703348" w:history="1">
            <w:r>
              <w:rPr>
                <w:rStyle w:val="Hyperlink"/>
                <w:noProof/>
              </w:rPr>
              <w:t>17.3.</w:t>
            </w:r>
            <w:r>
              <w:rPr>
                <w:rFonts w:eastAsiaTheme="minorEastAsia"/>
                <w:noProof/>
              </w:rPr>
              <w:tab/>
            </w:r>
            <w:r>
              <w:rPr>
                <w:rStyle w:val="Hyperlink"/>
                <w:noProof/>
              </w:rPr>
              <w:t>Database ERD</w:t>
            </w:r>
            <w:r>
              <w:rPr>
                <w:noProof/>
                <w:webHidden/>
              </w:rPr>
              <w:tab/>
              <w:fldChar w:fldCharType="begin"/>
              <w:instrText xml:space="preserve"> PAGEREF _Toc241703348 \h </w:instrText>
              <w:fldChar w:fldCharType="separate"/>
              <w:t>1</w:t>
              <w:fldChar w:fldCharType="end"/>
            </w:r>
          </w:hyperlink>
        </w:p>
        <w:p w14:paraId="540FE11E" w14:textId="77777777" w:rsidR="00F12C2B" w:rsidRDefault="00F12C2B">
          <w:pPr>
            <w:pStyle w:val="TOC2"/>
            <w:tabs>
              <w:tab w:val="left" w:pos="1200"/>
              <w:tab w:val="right" w:leader="dot" w:pos="9016"/>
            </w:tabs>
            <w:rPr>
              <w:rFonts w:eastAsiaTheme="minorEastAsia"/>
              <w:noProof/>
            </w:rPr>
          </w:pPr>
          <w:hyperlink w:anchor="_Toc241703349" w:history="1">
            <w:r>
              <w:rPr>
                <w:rStyle w:val="Hyperlink"/>
                <w:noProof/>
              </w:rPr>
              <w:t>17.4.</w:t>
            </w:r>
            <w:r>
              <w:rPr>
                <w:rFonts w:eastAsiaTheme="minorEastAsia"/>
                <w:noProof/>
              </w:rPr>
              <w:tab/>
            </w:r>
            <w:r>
              <w:rPr>
                <w:rStyle w:val="Hyperlink"/>
                <w:noProof/>
              </w:rPr>
              <w:t>Entities</w:t>
            </w:r>
            <w:r>
              <w:rPr>
                <w:noProof/>
                <w:webHidden/>
              </w:rPr>
              <w:tab/>
              <w:fldChar w:fldCharType="begin"/>
              <w:instrText xml:space="preserve"> PAGEREF _Toc241703349 \h </w:instrText>
              <w:fldChar w:fldCharType="separate"/>
              <w:t>1</w:t>
              <w:fldChar w:fldCharType="end"/>
            </w:r>
          </w:hyperlink>
        </w:p>
        <w:p w14:paraId="003C2E51" w14:textId="77777777" w:rsidR="00F12C2B" w:rsidRDefault="00F12C2B">
          <w:pPr>
            <w:pStyle w:val="TOC2"/>
            <w:tabs>
              <w:tab w:val="left" w:pos="1200"/>
              <w:tab w:val="right" w:leader="dot" w:pos="9016"/>
            </w:tabs>
            <w:rPr>
              <w:rFonts w:eastAsiaTheme="minorEastAsia"/>
              <w:noProof/>
            </w:rPr>
          </w:pPr>
          <w:hyperlink w:anchor="_Toc241703350" w:history="1">
            <w:r>
              <w:rPr>
                <w:rStyle w:val="Hyperlink"/>
                <w:noProof/>
              </w:rPr>
              <w:t>17.5.</w:t>
            </w:r>
            <w:r>
              <w:rPr>
                <w:rFonts w:eastAsiaTheme="minorEastAsia"/>
                <w:noProof/>
              </w:rPr>
              <w:tab/>
            </w:r>
            <w:r>
              <w:rPr>
                <w:rStyle w:val="Hyperlink"/>
                <w:noProof/>
              </w:rPr>
              <w:t>Relationships</w:t>
            </w:r>
            <w:r>
              <w:rPr>
                <w:noProof/>
                <w:webHidden/>
              </w:rPr>
              <w:tab/>
              <w:fldChar w:fldCharType="begin"/>
              <w:instrText xml:space="preserve"> PAGEREF _Toc241703350 \h </w:instrText>
              <w:fldChar w:fldCharType="separate"/>
              <w:t>1</w:t>
              <w:fldChar w:fldCharType="end"/>
            </w:r>
          </w:hyperlink>
        </w:p>
        <w:p w14:paraId="1FC99AEA" w14:textId="77777777" w:rsidR="00F12C2B" w:rsidRDefault="00F12C2B">
          <w:pPr>
            <w:pStyle w:val="TOC2"/>
            <w:tabs>
              <w:tab w:val="left" w:pos="1200"/>
              <w:tab w:val="right" w:leader="dot" w:pos="9016"/>
            </w:tabs>
            <w:rPr>
              <w:rFonts w:eastAsiaTheme="minorEastAsia"/>
              <w:noProof/>
            </w:rPr>
          </w:pPr>
          <w:hyperlink w:anchor="_Toc241703351" w:history="1">
            <w:r>
              <w:rPr>
                <w:rStyle w:val="Hyperlink"/>
                <w:noProof/>
              </w:rPr>
              <w:t>17.6.</w:t>
            </w:r>
            <w:r>
              <w:rPr>
                <w:rFonts w:eastAsiaTheme="minorEastAsia"/>
                <w:noProof/>
              </w:rPr>
              <w:tab/>
            </w:r>
            <w:r>
              <w:rPr>
                <w:rStyle w:val="Hyperlink"/>
                <w:noProof/>
              </w:rPr>
              <w:t>Integrity and Validation Rules</w:t>
            </w:r>
            <w:r>
              <w:rPr>
                <w:noProof/>
                <w:webHidden/>
              </w:rPr>
              <w:tab/>
              <w:fldChar w:fldCharType="begin"/>
              <w:instrText xml:space="preserve"> PAGEREF _Toc241703351 \h </w:instrText>
              <w:fldChar w:fldCharType="separate"/>
              <w:t>1</w:t>
              <w:fldChar w:fldCharType="end"/>
            </w:r>
          </w:hyperlink>
        </w:p>
        <w:p w14:paraId="1448D369" w14:textId="77777777" w:rsidR="00F12C2B" w:rsidRDefault="00F12C2B">
          <w:pPr>
            <w:pStyle w:val="TOC2"/>
            <w:tabs>
              <w:tab w:val="left" w:pos="1200"/>
              <w:tab w:val="right" w:leader="dot" w:pos="9016"/>
            </w:tabs>
            <w:rPr>
              <w:rFonts w:eastAsiaTheme="minorEastAsia"/>
              <w:noProof/>
            </w:rPr>
          </w:pPr>
          <w:hyperlink w:anchor="_Toc241703352" w:history="1">
            <w:r>
              <w:rPr>
                <w:rStyle w:val="Hyperlink"/>
                <w:noProof/>
              </w:rPr>
              <w:t>17.7.</w:t>
            </w:r>
            <w:r>
              <w:rPr>
                <w:rFonts w:eastAsiaTheme="minorEastAsia"/>
                <w:noProof/>
              </w:rPr>
              <w:tab/>
            </w:r>
            <w:r>
              <w:rPr>
                <w:rStyle w:val="Hyperlink"/>
                <w:noProof/>
              </w:rPr>
              <w:t>Transactions and Concurrency</w:t>
            </w:r>
            <w:r>
              <w:rPr>
                <w:noProof/>
                <w:webHidden/>
              </w:rPr>
              <w:tab/>
              <w:fldChar w:fldCharType="begin"/>
              <w:instrText xml:space="preserve"> PAGEREF _Toc241703352 \h </w:instrText>
              <w:fldChar w:fldCharType="separate"/>
              <w:t>1</w:t>
              <w:fldChar w:fldCharType="end"/>
            </w:r>
          </w:hyperlink>
        </w:p>
        <w:p w14:paraId="48E3212F" w14:textId="77777777" w:rsidR="00F12C2B" w:rsidRDefault="00F12C2B">
          <w:pPr>
            <w:pStyle w:val="TOC2"/>
            <w:tabs>
              <w:tab w:val="left" w:pos="1200"/>
              <w:tab w:val="right" w:leader="dot" w:pos="9016"/>
            </w:tabs>
            <w:rPr>
              <w:rFonts w:eastAsiaTheme="minorEastAsia"/>
              <w:noProof/>
            </w:rPr>
          </w:pPr>
          <w:hyperlink w:anchor="_Toc241703353" w:history="1">
            <w:r>
              <w:rPr>
                <w:rStyle w:val="Hyperlink"/>
                <w:noProof/>
              </w:rPr>
              <w:t>17.8.</w:t>
            </w:r>
            <w:r>
              <w:rPr>
                <w:rFonts w:eastAsiaTheme="minorEastAsia"/>
                <w:noProof/>
              </w:rPr>
              <w:tab/>
            </w:r>
            <w:r>
              <w:rPr>
                <w:rStyle w:val="Hyperlink"/>
                <w:noProof/>
              </w:rPr>
              <w:t>Append-only Audit Trail</w:t>
            </w:r>
            <w:r>
              <w:rPr>
                <w:noProof/>
                <w:webHidden/>
              </w:rPr>
              <w:tab/>
              <w:fldChar w:fldCharType="begin"/>
              <w:instrText xml:space="preserve"> PAGEREF _Toc241703353 \h </w:instrText>
              <w:fldChar w:fldCharType="separate"/>
              <w:t>1</w:t>
              <w:fldChar w:fldCharType="end"/>
            </w:r>
          </w:hyperlink>
        </w:p>
        <w:p w14:paraId="4C7CF133" w14:textId="77777777" w:rsidR="00F12C2B" w:rsidRDefault="00F12C2B">
          <w:pPr>
            <w:pStyle w:val="TOC2"/>
            <w:tabs>
              <w:tab w:val="left" w:pos="1200"/>
              <w:tab w:val="right" w:leader="dot" w:pos="9016"/>
            </w:tabs>
            <w:rPr>
              <w:rFonts w:eastAsiaTheme="minorEastAsia"/>
              <w:noProof/>
            </w:rPr>
          </w:pPr>
          <w:hyperlink w:anchor="_Toc241703354" w:history="1">
            <w:r>
              <w:rPr>
                <w:rStyle w:val="Hyperlink"/>
                <w:noProof/>
              </w:rPr>
              <w:t>17.9.</w:t>
            </w:r>
            <w:r>
              <w:rPr>
                <w:rFonts w:eastAsiaTheme="minorEastAsia"/>
                <w:noProof/>
              </w:rPr>
              <w:tab/>
            </w:r>
            <w:r>
              <w:rPr>
                <w:rStyle w:val="Hyperlink"/>
                <w:noProof/>
              </w:rPr>
              <w:t>Schema Migrations and Configuration</w:t>
            </w:r>
            <w:r>
              <w:rPr>
                <w:noProof/>
                <w:webHidden/>
              </w:rPr>
              <w:tab/>
              <w:fldChar w:fldCharType="begin"/>
              <w:instrText xml:space="preserve"> PAGEREF _Toc241703354 \h </w:instrText>
              <w:fldChar w:fldCharType="separate"/>
              <w:t>1</w:t>
              <w:fldChar w:fldCharType="end"/>
            </w:r>
          </w:hyperlink>
        </w:p>
        <w:p w14:paraId="703E054B" w14:textId="77777777" w:rsidR="00F12C2B" w:rsidRDefault="00F12C2B">
          <w:pPr>
            <w:pStyle w:val="TOC2"/>
            <w:tabs>
              <w:tab w:val="left" w:pos="1200"/>
              <w:tab w:val="right" w:leader="dot" w:pos="9016"/>
            </w:tabs>
            <w:rPr>
              <w:rFonts w:eastAsiaTheme="minorEastAsia"/>
              <w:noProof/>
            </w:rPr>
          </w:pPr>
          <w:hyperlink w:anchor="_Toc241703355" w:history="1">
            <w:r>
              <w:rPr>
                <w:rStyle w:val="Hyperlink"/>
                <w:noProof/>
              </w:rPr>
              <w:t>17.10.</w:t>
            </w:r>
            <w:r>
              <w:rPr>
                <w:rFonts w:eastAsiaTheme="minorEastAsia"/>
                <w:noProof/>
              </w:rPr>
              <w:tab/>
            </w:r>
            <w:r>
              <w:rPr>
                <w:rStyle w:val="Hyperlink"/>
                <w:noProof/>
              </w:rPr>
              <w:t>Access Patterns and Indexing</w:t>
            </w:r>
            <w:r>
              <w:rPr>
                <w:noProof/>
                <w:webHidden/>
              </w:rPr>
              <w:tab/>
              <w:fldChar w:fldCharType="begin"/>
              <w:instrText xml:space="preserve"> PAGEREF _Toc241703355 \h </w:instrText>
              <w:fldChar w:fldCharType="separate"/>
              <w:t>1</w:t>
              <w:fldChar w:fldCharType="end"/>
            </w:r>
          </w:hyperlink>
        </w:p>
        <w:p w14:paraId="165E114C" w14:textId="77777777" w:rsidR="00F12C2B" w:rsidRDefault="00F12C2B">
          <w:pPr>
            <w:pStyle w:val="TOC2"/>
            <w:tabs>
              <w:tab w:val="left" w:pos="1200"/>
              <w:tab w:val="right" w:leader="dot" w:pos="9016"/>
            </w:tabs>
            <w:rPr>
              <w:rFonts w:eastAsiaTheme="minorEastAsia"/>
              <w:noProof/>
            </w:rPr>
          </w:pPr>
          <w:hyperlink w:anchor="_Toc241703356" w:history="1">
            <w:r>
              <w:rPr>
                <w:rStyle w:val="Hyperlink"/>
                <w:noProof/>
              </w:rPr>
              <w:t>17.11.</w:t>
            </w:r>
            <w:r>
              <w:rPr>
                <w:rFonts w:eastAsiaTheme="minorEastAsia"/>
                <w:noProof/>
              </w:rPr>
              <w:tab/>
            </w:r>
            <w:r>
              <w:rPr>
                <w:rStyle w:val="Hyperlink"/>
                <w:noProof/>
              </w:rPr>
              <w:t>Scalability, Availability, Single Points of Failure and Backup</w:t>
            </w:r>
            <w:r>
              <w:rPr>
                <w:noProof/>
                <w:webHidden/>
              </w:rPr>
              <w:tab/>
              <w:fldChar w:fldCharType="begin"/>
              <w:instrText xml:space="preserve"> PAGEREF _Toc241703356 \h </w:instrText>
              <w:fldChar w:fldCharType="separate"/>
              <w:t>1</w:t>
              <w:fldChar w:fldCharType="end"/>
            </w:r>
          </w:hyperlink>
        </w:p>
        <w:p w14:paraId="31CA5E9C" w14:textId="77777777" w:rsidR="00F12C2B" w:rsidRDefault="00F12C2B">
          <w:pPr>
            <w:pStyle w:val="TOC2"/>
            <w:tabs>
              <w:tab w:val="left" w:pos="1200"/>
              <w:tab w:val="right" w:leader="dot" w:pos="9016"/>
            </w:tabs>
            <w:rPr>
              <w:rFonts w:eastAsiaTheme="minorEastAsia"/>
              <w:noProof/>
            </w:rPr>
          </w:pPr>
          <w:hyperlink w:anchor="_Toc241703357" w:history="1">
            <w:r>
              <w:rPr>
                <w:rStyle w:val="Hyperlink"/>
                <w:noProof/>
              </w:rPr>
              <w:t>17.12.</w:t>
            </w:r>
            <w:r>
              <w:rPr>
                <w:rFonts w:eastAsiaTheme="minorEastAsia"/>
                <w:noProof/>
              </w:rPr>
              <w:tab/>
            </w:r>
            <w:r>
              <w:rPr>
                <w:rStyle w:val="Hyperlink"/>
                <w:noProof/>
              </w:rPr>
              <w:t>Data Sensitivity and POPIA</w:t>
            </w:r>
            <w:r>
              <w:rPr>
                <w:noProof/>
                <w:webHidden/>
              </w:rPr>
              <w:tab/>
              <w:fldChar w:fldCharType="begin"/>
              <w:instrText xml:space="preserve"> PAGEREF _Toc241703357 \h </w:instrText>
              <w:fldChar w:fldCharType="separate"/>
              <w:t>1</w:t>
              <w:fldChar w:fldCharType="end"/>
            </w:r>
          </w:hyperlink>
        </w:p>
        <w:p w14:paraId="3B9C63E2" w14:textId="77777777" w:rsidR="00F12C2B" w:rsidRDefault="00F12C2B">
          <w:pPr>
            <w:pStyle w:val="TOC2"/>
            <w:tabs>
              <w:tab w:val="left" w:pos="1200"/>
              <w:tab w:val="right" w:leader="dot" w:pos="9016"/>
            </w:tabs>
            <w:rPr>
              <w:rFonts w:eastAsiaTheme="minorEastAsia"/>
              <w:noProof/>
            </w:rPr>
          </w:pPr>
          <w:hyperlink w:anchor="_Toc241703358" w:history="1">
            <w:r>
              <w:rPr>
                <w:rStyle w:val="Hyperlink"/>
                <w:noProof/>
              </w:rPr>
              <w:t>17.13.</w:t>
            </w:r>
            <w:r>
              <w:rPr>
                <w:rFonts w:eastAsiaTheme="minorEastAsia"/>
                <w:noProof/>
              </w:rPr>
              <w:tab/>
            </w:r>
            <w:r>
              <w:rPr>
                <w:rStyle w:val="Hyperlink"/>
                <w:noProof/>
              </w:rPr>
              <w:t>Changes from the Initial ERD</w:t>
            </w:r>
            <w:r>
              <w:rPr>
                <w:noProof/>
                <w:webHidden/>
              </w:rPr>
              <w:tab/>
              <w:fldChar w:fldCharType="begin"/>
              <w:instrText xml:space="preserve"> PAGEREF _Toc241703358 \h </w:instrText>
              <w:fldChar w:fldCharType="separate"/>
              <w:t>1</w:t>
              <w:fldChar w:fldCharType="end"/>
            </w:r>
          </w:hyperlink>
        </w:p>
        <w:p w14:paraId="79B0AD70" w14:textId="77777777" w:rsidR="00F12C2B" w:rsidRDefault="00F12C2B">
          <w:pPr>
            <w:pStyle w:val="TOC1"/>
            <w:tabs>
              <w:tab w:val="left" w:pos="720"/>
              <w:tab w:val="right" w:leader="dot" w:pos="9016"/>
            </w:tabs>
            <w:rPr>
              <w:rFonts w:eastAsiaTheme="minorEastAsia"/>
              <w:noProof/>
            </w:rPr>
          </w:pPr>
          <w:hyperlink w:anchor="_Toc241703359" w:history="1">
            <w:r>
              <w:rPr>
                <w:rStyle w:val="Hyperlink"/>
                <w:noProof/>
              </w:rPr>
              <w:t>18.</w:t>
            </w:r>
            <w:r>
              <w:rPr>
                <w:rFonts w:eastAsiaTheme="minorEastAsia"/>
                <w:noProof/>
              </w:rPr>
              <w:tab/>
            </w:r>
            <w:r>
              <w:rPr>
                <w:rStyle w:val="Hyperlink"/>
                <w:noProof/>
              </w:rPr>
              <w:t>Initial Design Decisions</w:t>
            </w:r>
            <w:r>
              <w:rPr>
                <w:noProof/>
                <w:webHidden/>
              </w:rPr>
              <w:tab/>
              <w:fldChar w:fldCharType="begin"/>
              <w:instrText xml:space="preserve"> PAGEREF _Toc241703359 \h </w:instrText>
              <w:fldChar w:fldCharType="separate"/>
              <w:t>1</w:t>
              <w:fldChar w:fldCharType="end"/>
            </w:r>
          </w:hyperlink>
        </w:p>
        <w:p w14:paraId="09FAA7D0" w14:textId="77777777" w:rsidR="00F12C2B" w:rsidRDefault="00F12C2B">
          <w:pPr>
            <w:pStyle w:val="TOC2"/>
            <w:tabs>
              <w:tab w:val="left" w:pos="1200"/>
              <w:tab w:val="right" w:leader="dot" w:pos="9016"/>
            </w:tabs>
            <w:rPr>
              <w:rFonts w:eastAsiaTheme="minorEastAsia"/>
              <w:noProof/>
            </w:rPr>
          </w:pPr>
          <w:hyperlink w:anchor="_Toc241703360" w:history="1">
            <w:r>
              <w:rPr>
                <w:rStyle w:val="Hyperlink"/>
                <w:noProof/>
              </w:rPr>
              <w:t>18.1.</w:t>
            </w:r>
            <w:r>
              <w:rPr>
                <w:rFonts w:eastAsiaTheme="minorEastAsia"/>
                <w:noProof/>
              </w:rPr>
              <w:tab/>
            </w:r>
            <w:r>
              <w:rPr>
                <w:rStyle w:val="Hyperlink"/>
                <w:noProof/>
              </w:rPr>
              <w:t>Design Problem 1: Controlling Status Transitions</w:t>
            </w:r>
            <w:r>
              <w:rPr>
                <w:noProof/>
                <w:webHidden/>
              </w:rPr>
              <w:tab/>
              <w:fldChar w:fldCharType="begin"/>
              <w:instrText xml:space="preserve"> PAGEREF _Toc241703360 \h </w:instrText>
              <w:fldChar w:fldCharType="separate"/>
              <w:t>1</w:t>
              <w:fldChar w:fldCharType="end"/>
            </w:r>
          </w:hyperlink>
        </w:p>
        <w:p w14:paraId="70048F6E" w14:textId="77777777" w:rsidR="00F12C2B" w:rsidRDefault="00F12C2B">
          <w:pPr>
            <w:pStyle w:val="TOC2"/>
            <w:tabs>
              <w:tab w:val="left" w:pos="1200"/>
              <w:tab w:val="right" w:leader="dot" w:pos="9016"/>
            </w:tabs>
            <w:rPr>
              <w:rFonts w:eastAsiaTheme="minorEastAsia"/>
              <w:noProof/>
            </w:rPr>
          </w:pPr>
          <w:hyperlink w:anchor="_Toc241703361" w:history="1">
            <w:r>
              <w:rPr>
                <w:rStyle w:val="Hyperlink"/>
                <w:noProof/>
              </w:rPr>
              <w:t>18.2.</w:t>
            </w:r>
            <w:r>
              <w:rPr>
                <w:rFonts w:eastAsiaTheme="minorEastAsia"/>
                <w:noProof/>
              </w:rPr>
              <w:tab/>
            </w:r>
            <w:r>
              <w:rPr>
                <w:rStyle w:val="Hyperlink"/>
                <w:noProof/>
              </w:rPr>
              <w:t>Design Problem 2: Reacting to Status Changes</w:t>
            </w:r>
            <w:r>
              <w:rPr>
                <w:noProof/>
                <w:webHidden/>
              </w:rPr>
              <w:tab/>
              <w:fldChar w:fldCharType="begin"/>
              <w:instrText xml:space="preserve"> PAGEREF _Toc241703361 \h </w:instrText>
              <w:fldChar w:fldCharType="separate"/>
              <w:t>1</w:t>
              <w:fldChar w:fldCharType="end"/>
            </w:r>
          </w:hyperlink>
        </w:p>
        <w:p w14:paraId="79FF69FD" w14:textId="77777777" w:rsidR="00F12C2B" w:rsidRDefault="00F12C2B">
          <w:pPr>
            <w:pStyle w:val="TOC2"/>
            <w:tabs>
              <w:tab w:val="left" w:pos="1200"/>
              <w:tab w:val="right" w:leader="dot" w:pos="9016"/>
            </w:tabs>
            <w:rPr>
              <w:rFonts w:eastAsiaTheme="minorEastAsia"/>
              <w:noProof/>
            </w:rPr>
          </w:pPr>
          <w:hyperlink w:anchor="_Toc241703362" w:history="1">
            <w:r>
              <w:rPr>
                <w:rStyle w:val="Hyperlink"/>
                <w:noProof/>
              </w:rPr>
              <w:t>18.3.</w:t>
            </w:r>
            <w:r>
              <w:rPr>
                <w:rFonts w:eastAsiaTheme="minorEastAsia"/>
                <w:noProof/>
              </w:rPr>
              <w:tab/>
            </w:r>
            <w:r>
              <w:rPr>
                <w:rStyle w:val="Hyperlink"/>
                <w:noProof/>
              </w:rPr>
              <w:t>Research-to-Decision Map</w:t>
            </w:r>
            <w:r>
              <w:rPr>
                <w:noProof/>
                <w:webHidden/>
              </w:rPr>
              <w:tab/>
              <w:fldChar w:fldCharType="begin"/>
              <w:instrText xml:space="preserve"> PAGEREF _Toc241703362 \h </w:instrText>
              <w:fldChar w:fldCharType="separate"/>
              <w:t>1</w:t>
              <w:fldChar w:fldCharType="end"/>
            </w:r>
          </w:hyperlink>
        </w:p>
        <w:p w14:paraId="56921900" w14:textId="77777777" w:rsidR="00F12C2B" w:rsidRDefault="00F12C2B">
          <w:pPr>
            <w:pStyle w:val="TOC1"/>
            <w:tabs>
              <w:tab w:val="left" w:pos="720"/>
              <w:tab w:val="right" w:leader="dot" w:pos="9016"/>
            </w:tabs>
            <w:rPr>
              <w:rFonts w:eastAsiaTheme="minorEastAsia"/>
              <w:noProof/>
            </w:rPr>
          </w:pPr>
          <w:hyperlink w:anchor="_Toc241703363" w:history="1">
            <w:r>
              <w:rPr>
                <w:rStyle w:val="Hyperlink"/>
                <w:noProof/>
              </w:rPr>
              <w:t>19.</w:t>
            </w:r>
            <w:r>
              <w:rPr>
                <w:rFonts w:eastAsiaTheme="minorEastAsia"/>
                <w:noProof/>
              </w:rPr>
              <w:tab/>
            </w:r>
            <w:r>
              <w:rPr>
                <w:rStyle w:val="Hyperlink"/>
                <w:noProof/>
              </w:rPr>
              <w:t>Deployment Compatibility</w:t>
            </w:r>
            <w:r>
              <w:rPr>
                <w:noProof/>
                <w:webHidden/>
              </w:rPr>
              <w:tab/>
              <w:fldChar w:fldCharType="begin"/>
              <w:instrText xml:space="preserve"> PAGEREF _Toc241703363 \h </w:instrText>
              <w:fldChar w:fldCharType="separate"/>
              <w:t>1</w:t>
              <w:fldChar w:fldCharType="end"/>
            </w:r>
          </w:hyperlink>
        </w:p>
        <w:p w14:paraId="3DD60C36" w14:textId="77777777" w:rsidR="00F12C2B" w:rsidRDefault="00F12C2B">
          <w:pPr>
            <w:pStyle w:val="TOC1"/>
            <w:tabs>
              <w:tab w:val="left" w:pos="720"/>
              <w:tab w:val="right" w:leader="dot" w:pos="9016"/>
            </w:tabs>
            <w:rPr>
              <w:rFonts w:eastAsiaTheme="minorEastAsia"/>
              <w:noProof/>
            </w:rPr>
          </w:pPr>
          <w:hyperlink w:anchor="_Toc241703364" w:history="1">
            <w:r>
              <w:rPr>
                <w:rStyle w:val="Hyperlink"/>
                <w:noProof/>
              </w:rPr>
              <w:t>20.</w:t>
            </w:r>
            <w:r>
              <w:rPr>
                <w:rFonts w:eastAsiaTheme="minorEastAsia"/>
                <w:noProof/>
              </w:rPr>
              <w:tab/>
            </w:r>
            <w:r>
              <w:rPr>
                <w:rStyle w:val="Hyperlink"/>
                <w:noProof/>
              </w:rPr>
              <w:t>Implementation Status (Prototype)</w:t>
            </w:r>
            <w:r>
              <w:rPr>
                <w:noProof/>
                <w:webHidden/>
              </w:rPr>
              <w:tab/>
              <w:fldChar w:fldCharType="begin"/>
              <w:instrText xml:space="preserve"> PAGEREF _Toc241703364 \h </w:instrText>
              <w:fldChar w:fldCharType="separate"/>
              <w:t>1</w:t>
              <w:fldChar w:fldCharType="end"/>
            </w:r>
          </w:hyperlink>
        </w:p>
        <w:p w14:paraId="579F4D15" w14:textId="77777777" w:rsidR="00F12C2B" w:rsidRDefault="00F12C2B">
          <w:pPr>
            <w:pStyle w:val="TOC2"/>
            <w:tabs>
              <w:tab w:val="left" w:pos="1200"/>
              <w:tab w:val="right" w:leader="dot" w:pos="9016"/>
            </w:tabs>
            <w:rPr>
              <w:rFonts w:eastAsiaTheme="minorEastAsia"/>
              <w:noProof/>
            </w:rPr>
          </w:pPr>
          <w:hyperlink w:anchor="_Toc241703365" w:history="1">
            <w:r>
              <w:rPr>
                <w:rStyle w:val="Hyperlink"/>
                <w:noProof/>
              </w:rPr>
              <w:t>20.1.</w:t>
            </w:r>
            <w:r>
              <w:rPr>
                <w:rFonts w:eastAsiaTheme="minorEastAsia"/>
                <w:noProof/>
              </w:rPr>
              <w:tab/>
            </w:r>
            <w:r>
              <w:rPr>
                <w:rStyle w:val="Hyperlink"/>
                <w:noProof/>
              </w:rPr>
              <w:t>Repository Structure and Architecture Mapping</w:t>
            </w:r>
            <w:r>
              <w:rPr>
                <w:noProof/>
                <w:webHidden/>
              </w:rPr>
              <w:tab/>
              <w:fldChar w:fldCharType="begin"/>
              <w:instrText xml:space="preserve"> PAGEREF _Toc241703365 \h </w:instrText>
              <w:fldChar w:fldCharType="separate"/>
              <w:t>1</w:t>
              <w:fldChar w:fldCharType="end"/>
            </w:r>
          </w:hyperlink>
        </w:p>
        <w:p w14:paraId="155CF3D3" w14:textId="77777777" w:rsidR="00F12C2B" w:rsidRDefault="00F12C2B">
          <w:pPr>
            <w:pStyle w:val="TOC2"/>
            <w:tabs>
              <w:tab w:val="left" w:pos="1200"/>
              <w:tab w:val="right" w:leader="dot" w:pos="9016"/>
            </w:tabs>
            <w:rPr>
              <w:rFonts w:eastAsiaTheme="minorEastAsia"/>
              <w:noProof/>
            </w:rPr>
          </w:pPr>
          <w:hyperlink w:anchor="_Toc241703366" w:history="1">
            <w:r>
              <w:rPr>
                <w:rStyle w:val="Hyperlink"/>
                <w:noProof/>
              </w:rPr>
              <w:t>20.2.</w:t>
            </w:r>
            <w:r>
              <w:rPr>
                <w:rFonts w:eastAsiaTheme="minorEastAsia"/>
                <w:noProof/>
              </w:rPr>
              <w:tab/>
            </w:r>
            <w:r>
              <w:rPr>
                <w:rStyle w:val="Hyperlink"/>
                <w:noProof/>
              </w:rPr>
              <w:t>What Is Built</w:t>
            </w:r>
            <w:r>
              <w:rPr>
                <w:noProof/>
                <w:webHidden/>
              </w:rPr>
              <w:tab/>
              <w:fldChar w:fldCharType="begin"/>
              <w:instrText xml:space="preserve"> PAGEREF _Toc241703366 \h </w:instrText>
              <w:fldChar w:fldCharType="separate"/>
              <w:t>1</w:t>
              <w:fldChar w:fldCharType="end"/>
            </w:r>
          </w:hyperlink>
        </w:p>
        <w:p w14:paraId="2A02AD49" w14:textId="77777777" w:rsidR="00F12C2B" w:rsidRDefault="00F12C2B">
          <w:pPr>
            <w:pStyle w:val="TOC2"/>
            <w:tabs>
              <w:tab w:val="left" w:pos="1200"/>
              <w:tab w:val="right" w:leader="dot" w:pos="9016"/>
            </w:tabs>
            <w:rPr>
              <w:rFonts w:eastAsiaTheme="minorEastAsia"/>
              <w:noProof/>
            </w:rPr>
          </w:pPr>
          <w:hyperlink w:anchor="_Toc241703367" w:history="1">
            <w:r>
              <w:rPr>
                <w:rStyle w:val="Hyperlink"/>
                <w:noProof/>
              </w:rPr>
              <w:t>20.3.</w:t>
            </w:r>
            <w:r>
              <w:rPr>
                <w:rFonts w:eastAsiaTheme="minorEastAsia"/>
                <w:noProof/>
              </w:rPr>
              <w:tab/>
            </w:r>
            <w:r>
              <w:rPr>
                <w:rStyle w:val="Hyperlink"/>
                <w:noProof/>
              </w:rPr>
              <w:t>Known Gaps Between the PED and the Code</w:t>
            </w:r>
            <w:r>
              <w:rPr>
                <w:noProof/>
                <w:webHidden/>
              </w:rPr>
              <w:tab/>
              <w:fldChar w:fldCharType="begin"/>
              <w:instrText xml:space="preserve"> PAGEREF _Toc241703367 \h </w:instrText>
              <w:fldChar w:fldCharType="separate"/>
              <w:t>1</w:t>
              <w:fldChar w:fldCharType="end"/>
            </w:r>
          </w:hyperlink>
        </w:p>
        <w:p w14:paraId="43BE95DF" w14:textId="77777777" w:rsidR="00F12C2B" w:rsidRDefault="00F12C2B">
          <w:pPr>
            <w:pStyle w:val="TOC2"/>
            <w:tabs>
              <w:tab w:val="left" w:pos="1200"/>
              <w:tab w:val="right" w:leader="dot" w:pos="9016"/>
            </w:tabs>
            <w:rPr>
              <w:rFonts w:eastAsiaTheme="minorEastAsia"/>
              <w:noProof/>
            </w:rPr>
          </w:pPr>
          <w:hyperlink w:anchor="_Toc241703368" w:history="1">
            <w:r>
              <w:rPr>
                <w:rStyle w:val="Hyperlink"/>
                <w:noProof/>
              </w:rPr>
              <w:t>20.4.</w:t>
            </w:r>
            <w:r>
              <w:rPr>
                <w:rFonts w:eastAsiaTheme="minorEastAsia"/>
                <w:noProof/>
              </w:rPr>
              <w:tab/>
            </w:r>
            <w:r>
              <w:rPr>
                <w:rStyle w:val="Hyperlink"/>
                <w:noProof/>
              </w:rPr>
              <w:t>Initial Verification</w:t>
            </w:r>
            <w:r>
              <w:rPr>
                <w:noProof/>
                <w:webHidden/>
              </w:rPr>
              <w:tab/>
              <w:fldChar w:fldCharType="begin"/>
              <w:instrText xml:space="preserve"> PAGEREF _Toc241703368 \h </w:instrText>
              <w:fldChar w:fldCharType="separate"/>
              <w:t>1</w:t>
              <w:fldChar w:fldCharType="end"/>
            </w:r>
          </w:hyperlink>
        </w:p>
        <w:p w14:paraId="01886960" w14:textId="77777777" w:rsidR="00F12C2B" w:rsidRDefault="00F12C2B">
          <w:pPr>
            <w:pStyle w:val="TOC2"/>
            <w:tabs>
              <w:tab w:val="left" w:pos="1200"/>
              <w:tab w:val="right" w:leader="dot" w:pos="9016"/>
            </w:tabs>
            <w:rPr>
              <w:rFonts w:eastAsiaTheme="minorEastAsia"/>
              <w:noProof/>
            </w:rPr>
          </w:pPr>
          <w:hyperlink w:anchor="_Toc241703369" w:history="1">
            <w:r>
              <w:rPr>
                <w:rStyle w:val="Hyperlink"/>
                <w:noProof/>
              </w:rPr>
              <w:t>20.5.</w:t>
            </w:r>
            <w:r>
              <w:rPr>
                <w:rFonts w:eastAsiaTheme="minorEastAsia"/>
                <w:noProof/>
              </w:rPr>
              <w:tab/>
            </w:r>
            <w:r>
              <w:rPr>
                <w:rStyle w:val="Hyperlink"/>
                <w:noProof/>
              </w:rPr>
              <w:t>Application Documentation</w:t>
            </w:r>
            <w:r>
              <w:rPr>
                <w:noProof/>
                <w:webHidden/>
              </w:rPr>
              <w:tab/>
              <w:fldChar w:fldCharType="begin"/>
              <w:instrText xml:space="preserve"> PAGEREF _Toc241703369 \h </w:instrText>
              <w:fldChar w:fldCharType="separate"/>
              <w:t>1</w:t>
              <w:fldChar w:fldCharType="end"/>
            </w:r>
          </w:hyperlink>
        </w:p>
        <w:p w14:paraId="693F47C9" w14:textId="77777777" w:rsidR="00F12C2B" w:rsidRDefault="00F12C2B">
          <w:pPr>
            <w:pStyle w:val="TOC1"/>
            <w:tabs>
              <w:tab w:val="left" w:pos="720"/>
              <w:tab w:val="right" w:leader="dot" w:pos="9016"/>
            </w:tabs>
            <w:rPr>
              <w:rFonts w:eastAsiaTheme="minorEastAsia"/>
              <w:noProof/>
            </w:rPr>
          </w:pPr>
          <w:hyperlink w:anchor="_Toc241703370" w:history="1">
            <w:r>
              <w:rPr>
                <w:rStyle w:val="Hyperlink"/>
                <w:noProof/>
              </w:rPr>
              <w:t>21.</w:t>
            </w:r>
            <w:r>
              <w:rPr>
                <w:rFonts w:eastAsiaTheme="minorEastAsia"/>
                <w:noProof/>
              </w:rPr>
              <w:tab/>
            </w:r>
            <w:r>
              <w:rPr>
                <w:rStyle w:val="Hyperlink"/>
                <w:noProof/>
              </w:rPr>
              <w:t>API &amp; Integration Design</w:t>
            </w:r>
            <w:r>
              <w:rPr>
                <w:noProof/>
                <w:webHidden/>
              </w:rPr>
              <w:tab/>
              <w:fldChar w:fldCharType="begin"/>
              <w:instrText xml:space="preserve"> PAGEREF _Toc241703370 \h </w:instrText>
              <w:fldChar w:fldCharType="separate"/>
              <w:t>1</w:t>
              <w:fldChar w:fldCharType="end"/>
            </w:r>
          </w:hyperlink>
        </w:p>
        <w:p w14:paraId="3BB1E7E7" w14:textId="77777777" w:rsidR="00F12C2B" w:rsidRDefault="00F12C2B">
          <w:pPr>
            <w:pStyle w:val="TOC2"/>
            <w:tabs>
              <w:tab w:val="left" w:pos="1200"/>
              <w:tab w:val="right" w:leader="dot" w:pos="9016"/>
            </w:tabs>
            <w:rPr>
              <w:rFonts w:eastAsiaTheme="minorEastAsia"/>
              <w:noProof/>
            </w:rPr>
          </w:pPr>
          <w:hyperlink w:anchor="_Toc241703371" w:history="1">
            <w:r>
              <w:rPr>
                <w:rStyle w:val="Hyperlink"/>
                <w:noProof/>
              </w:rPr>
              <w:t>21.1.</w:t>
            </w:r>
            <w:r>
              <w:rPr>
                <w:rFonts w:eastAsiaTheme="minorEastAsia"/>
                <w:noProof/>
              </w:rPr>
              <w:tab/>
            </w:r>
            <w:r>
              <w:rPr>
                <w:rStyle w:val="Hyperlink"/>
                <w:noProof/>
              </w:rPr>
              <w:t>Interaction boundaries</w:t>
            </w:r>
            <w:r>
              <w:rPr>
                <w:noProof/>
                <w:webHidden/>
              </w:rPr>
              <w:tab/>
              <w:fldChar w:fldCharType="begin"/>
              <w:instrText xml:space="preserve"> PAGEREF _Toc241703371 \h </w:instrText>
              <w:fldChar w:fldCharType="separate"/>
              <w:t>1</w:t>
              <w:fldChar w:fldCharType="end"/>
            </w:r>
          </w:hyperlink>
        </w:p>
        <w:p w14:paraId="331A4DDA" w14:textId="77777777" w:rsidR="00F12C2B" w:rsidRDefault="00F12C2B">
          <w:pPr>
            <w:pStyle w:val="TOC2"/>
            <w:tabs>
              <w:tab w:val="left" w:pos="1200"/>
              <w:tab w:val="right" w:leader="dot" w:pos="9016"/>
            </w:tabs>
            <w:rPr>
              <w:rFonts w:eastAsiaTheme="minorEastAsia"/>
              <w:noProof/>
            </w:rPr>
          </w:pPr>
          <w:hyperlink w:anchor="_Toc241703372" w:history="1">
            <w:r>
              <w:rPr>
                <w:rStyle w:val="Hyperlink"/>
                <w:noProof/>
              </w:rPr>
              <w:t>21.2.</w:t>
            </w:r>
            <w:r>
              <w:rPr>
                <w:rFonts w:eastAsiaTheme="minorEastAsia"/>
                <w:noProof/>
              </w:rPr>
              <w:tab/>
            </w:r>
            <w:r>
              <w:rPr>
                <w:rStyle w:val="Hyperlink"/>
                <w:noProof/>
              </w:rPr>
              <w:t>Interface Decisions (ADRs)</w:t>
            </w:r>
            <w:r>
              <w:rPr>
                <w:noProof/>
                <w:webHidden/>
              </w:rPr>
              <w:tab/>
              <w:fldChar w:fldCharType="begin"/>
              <w:instrText xml:space="preserve"> PAGEREF _Toc241703372 \h </w:instrText>
              <w:fldChar w:fldCharType="separate"/>
              <w:t>1</w:t>
              <w:fldChar w:fldCharType="end"/>
            </w:r>
          </w:hyperlink>
        </w:p>
        <w:p w14:paraId="1329823C" w14:textId="77777777" w:rsidR="00F12C2B" w:rsidRDefault="00F12C2B">
          <w:pPr>
            <w:pStyle w:val="TOC2"/>
            <w:tabs>
              <w:tab w:val="left" w:pos="1200"/>
              <w:tab w:val="right" w:leader="dot" w:pos="9016"/>
            </w:tabs>
            <w:rPr>
              <w:rFonts w:eastAsiaTheme="minorEastAsia"/>
              <w:noProof/>
            </w:rPr>
          </w:pPr>
          <w:hyperlink w:anchor="_Toc241703373" w:history="1">
            <w:r>
              <w:rPr>
                <w:rStyle w:val="Hyperlink"/>
                <w:noProof/>
              </w:rPr>
              <w:t>21.3.</w:t>
            </w:r>
            <w:r>
              <w:rPr>
                <w:rFonts w:eastAsiaTheme="minorEastAsia"/>
                <w:noProof/>
              </w:rPr>
              <w:tab/>
            </w:r>
            <w:r>
              <w:rPr>
                <w:rStyle w:val="Hyperlink"/>
                <w:noProof/>
              </w:rPr>
              <w:t>API Conventions</w:t>
            </w:r>
            <w:r>
              <w:rPr>
                <w:noProof/>
                <w:webHidden/>
              </w:rPr>
              <w:tab/>
              <w:fldChar w:fldCharType="begin"/>
              <w:instrText xml:space="preserve"> PAGEREF _Toc241703373 \h </w:instrText>
              <w:fldChar w:fldCharType="separate"/>
              <w:t>1</w:t>
              <w:fldChar w:fldCharType="end"/>
            </w:r>
          </w:hyperlink>
        </w:p>
        <w:p w14:paraId="3A75E9B3" w14:textId="77777777" w:rsidR="00F12C2B" w:rsidRDefault="00F12C2B">
          <w:pPr>
            <w:pStyle w:val="TOC2"/>
            <w:tabs>
              <w:tab w:val="left" w:pos="1200"/>
              <w:tab w:val="right" w:leader="dot" w:pos="9016"/>
            </w:tabs>
            <w:rPr>
              <w:rFonts w:eastAsiaTheme="minorEastAsia"/>
              <w:noProof/>
            </w:rPr>
          </w:pPr>
          <w:hyperlink w:anchor="_Toc241703374" w:history="1">
            <w:r>
              <w:rPr>
                <w:rStyle w:val="Hyperlink"/>
                <w:noProof/>
              </w:rPr>
              <w:t>21.4.</w:t>
            </w:r>
            <w:r>
              <w:rPr>
                <w:rFonts w:eastAsiaTheme="minorEastAsia"/>
                <w:noProof/>
              </w:rPr>
              <w:tab/>
            </w:r>
            <w:r>
              <w:rPr>
                <w:rStyle w:val="Hyperlink"/>
                <w:noProof/>
              </w:rPr>
              <w:t>Endpoint Contract</w:t>
            </w:r>
            <w:r>
              <w:rPr>
                <w:noProof/>
                <w:webHidden/>
              </w:rPr>
              <w:tab/>
              <w:fldChar w:fldCharType="begin"/>
              <w:instrText xml:space="preserve"> PAGEREF _Toc241703374 \h </w:instrText>
              <w:fldChar w:fldCharType="separate"/>
              <w:t>1</w:t>
              <w:fldChar w:fldCharType="end"/>
            </w:r>
          </w:hyperlink>
        </w:p>
        <w:p w14:paraId="589350D1" w14:textId="77777777" w:rsidR="00F12C2B" w:rsidRDefault="00F12C2B">
          <w:pPr>
            <w:pStyle w:val="TOC2"/>
            <w:tabs>
              <w:tab w:val="left" w:pos="1200"/>
              <w:tab w:val="right" w:leader="dot" w:pos="9016"/>
            </w:tabs>
            <w:rPr>
              <w:rFonts w:eastAsiaTheme="minorEastAsia"/>
              <w:noProof/>
            </w:rPr>
          </w:pPr>
          <w:hyperlink w:anchor="_Toc241703375" w:history="1">
            <w:r>
              <w:rPr>
                <w:rStyle w:val="Hyperlink"/>
                <w:noProof/>
              </w:rPr>
              <w:t>21.5.</w:t>
            </w:r>
            <w:r>
              <w:rPr>
                <w:rFonts w:eastAsiaTheme="minorEastAsia"/>
                <w:noProof/>
              </w:rPr>
              <w:tab/>
            </w:r>
            <w:r>
              <w:rPr>
                <w:rStyle w:val="Hyperlink"/>
                <w:noProof/>
              </w:rPr>
              <w:t>Error Model</w:t>
            </w:r>
            <w:r>
              <w:rPr>
                <w:noProof/>
                <w:webHidden/>
              </w:rPr>
              <w:tab/>
              <w:fldChar w:fldCharType="begin"/>
              <w:instrText xml:space="preserve"> PAGEREF _Toc241703375 \h </w:instrText>
              <w:fldChar w:fldCharType="separate"/>
              <w:t>1</w:t>
              <w:fldChar w:fldCharType="end"/>
            </w:r>
          </w:hyperlink>
        </w:p>
        <w:p w14:paraId="26904522" w14:textId="77777777" w:rsidR="00F12C2B" w:rsidRDefault="00F12C2B">
          <w:pPr>
            <w:pStyle w:val="TOC2"/>
            <w:tabs>
              <w:tab w:val="left" w:pos="1200"/>
              <w:tab w:val="right" w:leader="dot" w:pos="9016"/>
            </w:tabs>
            <w:rPr>
              <w:rFonts w:eastAsiaTheme="minorEastAsia"/>
              <w:noProof/>
            </w:rPr>
          </w:pPr>
          <w:hyperlink w:anchor="_Toc241703376" w:history="1">
            <w:r>
              <w:rPr>
                <w:rStyle w:val="Hyperlink"/>
                <w:noProof/>
              </w:rPr>
              <w:t>21.6.</w:t>
            </w:r>
            <w:r>
              <w:rPr>
                <w:rFonts w:eastAsiaTheme="minorEastAsia"/>
                <w:noProof/>
              </w:rPr>
              <w:tab/>
            </w:r>
            <w:r>
              <w:rPr>
                <w:rStyle w:val="Hyperlink"/>
                <w:noProof/>
              </w:rPr>
              <w:t>Example Interaction: a Handler Changes a Request's Status (FR-009)</w:t>
            </w:r>
            <w:r>
              <w:rPr>
                <w:noProof/>
                <w:webHidden/>
              </w:rPr>
              <w:tab/>
              <w:fldChar w:fldCharType="begin"/>
              <w:instrText xml:space="preserve"> PAGEREF _Toc241703376 \h </w:instrText>
              <w:fldChar w:fldCharType="separate"/>
              <w:t>1</w:t>
              <w:fldChar w:fldCharType="end"/>
            </w:r>
          </w:hyperlink>
        </w:p>
        <w:p w14:paraId="07B8EFB7" w14:textId="77777777" w:rsidR="00F12C2B" w:rsidRDefault="00F12C2B">
          <w:pPr>
            <w:pStyle w:val="TOC2"/>
            <w:tabs>
              <w:tab w:val="left" w:pos="1200"/>
              <w:tab w:val="right" w:leader="dot" w:pos="9016"/>
            </w:tabs>
            <w:rPr>
              <w:rFonts w:eastAsiaTheme="minorEastAsia"/>
              <w:noProof/>
            </w:rPr>
          </w:pPr>
          <w:hyperlink w:anchor="_Toc241703377" w:history="1">
            <w:r>
              <w:rPr>
                <w:rStyle w:val="Hyperlink"/>
                <w:noProof/>
              </w:rPr>
              <w:t>21.7.</w:t>
            </w:r>
            <w:r>
              <w:rPr>
                <w:rFonts w:eastAsiaTheme="minorEastAsia"/>
                <w:noProof/>
              </w:rPr>
              <w:tab/>
            </w:r>
            <w:r>
              <w:rPr>
                <w:rStyle w:val="Hyperlink"/>
                <w:noProof/>
              </w:rPr>
              <w:t>Validation and Security at the Boundary</w:t>
            </w:r>
            <w:r>
              <w:rPr>
                <w:noProof/>
                <w:webHidden/>
              </w:rPr>
              <w:tab/>
              <w:fldChar w:fldCharType="begin"/>
              <w:instrText xml:space="preserve"> PAGEREF _Toc241703377 \h </w:instrText>
              <w:fldChar w:fldCharType="separate"/>
              <w:t>1</w:t>
              <w:fldChar w:fldCharType="end"/>
            </w:r>
          </w:hyperlink>
        </w:p>
        <w:p w14:paraId="5CD0E219" w14:textId="77777777" w:rsidR="00F12C2B" w:rsidRDefault="00F12C2B">
          <w:pPr>
            <w:pStyle w:val="TOC2"/>
            <w:tabs>
              <w:tab w:val="left" w:pos="1200"/>
              <w:tab w:val="right" w:leader="dot" w:pos="9016"/>
            </w:tabs>
            <w:rPr>
              <w:rFonts w:eastAsiaTheme="minorEastAsia"/>
              <w:noProof/>
            </w:rPr>
          </w:pPr>
          <w:hyperlink w:anchor="_Toc241703378" w:history="1">
            <w:r>
              <w:rPr>
                <w:rStyle w:val="Hyperlink"/>
                <w:noProof/>
              </w:rPr>
              <w:t>21.8.</w:t>
            </w:r>
            <w:r>
              <w:rPr>
                <w:rFonts w:eastAsiaTheme="minorEastAsia"/>
                <w:noProof/>
              </w:rPr>
              <w:tab/>
            </w:r>
            <w:r>
              <w:rPr>
                <w:rStyle w:val="Hyperlink"/>
                <w:noProof/>
              </w:rPr>
              <w:t>Versioning and Change</w:t>
            </w:r>
            <w:r>
              <w:rPr>
                <w:noProof/>
                <w:webHidden/>
              </w:rPr>
              <w:tab/>
              <w:fldChar w:fldCharType="begin"/>
              <w:instrText xml:space="preserve"> PAGEREF _Toc241703378 \h </w:instrText>
              <w:fldChar w:fldCharType="separate"/>
              <w:t>1</w:t>
              <w:fldChar w:fldCharType="end"/>
            </w:r>
          </w:hyperlink>
        </w:p>
        <w:p w14:paraId="547EAFC6" w14:textId="77777777" w:rsidR="00F12C2B" w:rsidRDefault="00F12C2B">
          <w:pPr>
            <w:pStyle w:val="TOC2"/>
            <w:tabs>
              <w:tab w:val="left" w:pos="1200"/>
              <w:tab w:val="right" w:leader="dot" w:pos="9016"/>
            </w:tabs>
            <w:rPr>
              <w:rFonts w:eastAsiaTheme="minorEastAsia"/>
              <w:noProof/>
            </w:rPr>
          </w:pPr>
          <w:hyperlink w:anchor="_Toc241703379" w:history="1">
            <w:r>
              <w:rPr>
                <w:rStyle w:val="Hyperlink"/>
                <w:noProof/>
              </w:rPr>
              <w:t>21.9.</w:t>
            </w:r>
            <w:r>
              <w:rPr>
                <w:rFonts w:eastAsiaTheme="minorEastAsia"/>
                <w:noProof/>
              </w:rPr>
              <w:tab/>
            </w:r>
            <w:r>
              <w:rPr>
                <w:rStyle w:val="Hyperlink"/>
                <w:noProof/>
              </w:rPr>
              <w:t>Current Implementation Evidence vs Contract</w:t>
            </w:r>
            <w:r>
              <w:rPr>
                <w:noProof/>
                <w:webHidden/>
              </w:rPr>
              <w:tab/>
              <w:fldChar w:fldCharType="begin"/>
              <w:instrText xml:space="preserve"> PAGEREF _Toc241703379 \h </w:instrText>
              <w:fldChar w:fldCharType="separate"/>
              <w:t>1</w:t>
              <w:fldChar w:fldCharType="end"/>
            </w:r>
          </w:hyperlink>
        </w:p>
        <w:p w14:paraId="1B2A1ED7" w14:textId="77777777" w:rsidR="00F12C2B" w:rsidRDefault="00F12C2B">
          <w:pPr>
            <w:pStyle w:val="TOC2"/>
            <w:tabs>
              <w:tab w:val="left" w:pos="1200"/>
              <w:tab w:val="right" w:leader="dot" w:pos="9016"/>
            </w:tabs>
            <w:rPr>
              <w:rFonts w:eastAsiaTheme="minorEastAsia"/>
              <w:noProof/>
            </w:rPr>
          </w:pPr>
          <w:hyperlink w:anchor="_Toc241703380" w:history="1">
            <w:r>
              <w:rPr>
                <w:rStyle w:val="Hyperlink"/>
                <w:noProof/>
              </w:rPr>
              <w:t>21.10.</w:t>
            </w:r>
            <w:r>
              <w:rPr>
                <w:rFonts w:eastAsiaTheme="minorEastAsia"/>
                <w:noProof/>
              </w:rPr>
              <w:tab/>
            </w:r>
            <w:r>
              <w:rPr>
                <w:rStyle w:val="Hyperlink"/>
                <w:noProof/>
              </w:rPr>
              <w:t>Integrations Deliberately Not Established</w:t>
            </w:r>
            <w:r>
              <w:rPr>
                <w:noProof/>
                <w:webHidden/>
              </w:rPr>
              <w:tab/>
              <w:fldChar w:fldCharType="begin"/>
              <w:instrText xml:space="preserve"> PAGEREF _Toc241703380 \h </w:instrText>
              <w:fldChar w:fldCharType="separate"/>
              <w:t>1</w:t>
              <w:fldChar w:fldCharType="end"/>
            </w:r>
          </w:hyperlink>
        </w:p>
        <w:p w14:paraId="39EDE4C3" w14:textId="77777777" w:rsidR="00F12C2B" w:rsidRDefault="00F12C2B">
          <w:pPr>
            <w:pStyle w:val="TOC1"/>
            <w:tabs>
              <w:tab w:val="left" w:pos="720"/>
              <w:tab w:val="right" w:leader="dot" w:pos="9016"/>
            </w:tabs>
            <w:rPr>
              <w:rFonts w:eastAsiaTheme="minorEastAsia"/>
              <w:noProof/>
            </w:rPr>
          </w:pPr>
          <w:hyperlink w:anchor="_Toc241703381" w:history="1">
            <w:r>
              <w:rPr>
                <w:rStyle w:val="Hyperlink"/>
                <w:noProof/>
              </w:rPr>
              <w:t>22.</w:t>
            </w:r>
            <w:r>
              <w:rPr>
                <w:rFonts w:eastAsiaTheme="minorEastAsia"/>
                <w:noProof/>
              </w:rPr>
              <w:tab/>
            </w:r>
            <w:r>
              <w:rPr>
                <w:rStyle w:val="Hyperlink"/>
                <w:noProof/>
              </w:rPr>
              <w:t>User Interface Design</w:t>
            </w:r>
            <w:r>
              <w:rPr>
                <w:noProof/>
                <w:webHidden/>
              </w:rPr>
              <w:tab/>
              <w:fldChar w:fldCharType="begin"/>
              <w:instrText xml:space="preserve"> PAGEREF _Toc241703381 \h </w:instrText>
              <w:fldChar w:fldCharType="separate"/>
              <w:t>1</w:t>
              <w:fldChar w:fldCharType="end"/>
            </w:r>
          </w:hyperlink>
        </w:p>
        <w:p w14:paraId="766DF1B1" w14:textId="77777777" w:rsidR="00F12C2B" w:rsidRDefault="00F12C2B">
          <w:pPr>
            <w:pStyle w:val="TOC2"/>
            <w:tabs>
              <w:tab w:val="left" w:pos="1200"/>
              <w:tab w:val="right" w:leader="dot" w:pos="9016"/>
            </w:tabs>
            <w:rPr>
              <w:rFonts w:eastAsiaTheme="minorEastAsia"/>
              <w:noProof/>
            </w:rPr>
          </w:pPr>
          <w:hyperlink w:anchor="_Toc241703382" w:history="1">
            <w:r>
              <w:rPr>
                <w:rStyle w:val="Hyperlink"/>
                <w:noProof/>
              </w:rPr>
              <w:t>22.1.</w:t>
            </w:r>
            <w:r>
              <w:rPr>
                <w:rFonts w:eastAsiaTheme="minorEastAsia"/>
                <w:noProof/>
              </w:rPr>
              <w:tab/>
            </w:r>
            <w:r>
              <w:rPr>
                <w:rStyle w:val="Hyperlink"/>
                <w:noProof/>
              </w:rPr>
              <w:t>Screen Map</w:t>
            </w:r>
            <w:r>
              <w:rPr>
                <w:noProof/>
                <w:webHidden/>
              </w:rPr>
              <w:tab/>
              <w:fldChar w:fldCharType="begin"/>
              <w:instrText xml:space="preserve"> PAGEREF _Toc241703382 \h </w:instrText>
              <w:fldChar w:fldCharType="separate"/>
              <w:t>1</w:t>
              <w:fldChar w:fldCharType="end"/>
            </w:r>
          </w:hyperlink>
        </w:p>
        <w:p w14:paraId="72DDFFDE" w14:textId="77777777" w:rsidR="00F12C2B" w:rsidRDefault="00F12C2B">
          <w:pPr>
            <w:pStyle w:val="TOC2"/>
            <w:tabs>
              <w:tab w:val="left" w:pos="1200"/>
              <w:tab w:val="right" w:leader="dot" w:pos="9016"/>
            </w:tabs>
            <w:rPr>
              <w:rFonts w:eastAsiaTheme="minorEastAsia"/>
              <w:noProof/>
            </w:rPr>
          </w:pPr>
          <w:hyperlink w:anchor="_Toc241703383" w:history="1">
            <w:r>
              <w:rPr>
                <w:rStyle w:val="Hyperlink"/>
                <w:noProof/>
              </w:rPr>
              <w:t>22.2.</w:t>
            </w:r>
            <w:r>
              <w:rPr>
                <w:rFonts w:eastAsiaTheme="minorEastAsia"/>
                <w:noProof/>
              </w:rPr>
              <w:tab/>
            </w:r>
            <w:r>
              <w:rPr>
                <w:rStyle w:val="Hyperlink"/>
                <w:noProof/>
              </w:rPr>
              <w:t>Wireframes</w:t>
            </w:r>
            <w:r>
              <w:rPr>
                <w:noProof/>
                <w:webHidden/>
              </w:rPr>
              <w:tab/>
              <w:fldChar w:fldCharType="begin"/>
              <w:instrText xml:space="preserve"> PAGEREF _Toc241703383 \h </w:instrText>
              <w:fldChar w:fldCharType="separate"/>
              <w:t>1</w:t>
              <w:fldChar w:fldCharType="end"/>
            </w:r>
          </w:hyperlink>
        </w:p>
        <w:p w14:paraId="49ADEF7E" w14:textId="77777777" w:rsidR="00F12C2B" w:rsidRDefault="00F12C2B">
          <w:pPr>
            <w:pStyle w:val="TOC2"/>
            <w:tabs>
              <w:tab w:val="left" w:pos="1200"/>
              <w:tab w:val="right" w:leader="dot" w:pos="9016"/>
            </w:tabs>
            <w:rPr>
              <w:rFonts w:eastAsiaTheme="minorEastAsia"/>
              <w:noProof/>
            </w:rPr>
          </w:pPr>
          <w:hyperlink w:anchor="_Toc241703384" w:history="1">
            <w:r>
              <w:rPr>
                <w:rStyle w:val="Hyperlink"/>
                <w:noProof/>
              </w:rPr>
              <w:t>22.3.</w:t>
            </w:r>
            <w:r>
              <w:rPr>
                <w:rFonts w:eastAsiaTheme="minorEastAsia"/>
                <w:noProof/>
              </w:rPr>
              <w:tab/>
            </w:r>
            <w:r>
              <w:rPr>
                <w:rStyle w:val="Hyperlink"/>
                <w:noProof/>
              </w:rPr>
              <w:t>Usability and Accessibility Rationale</w:t>
            </w:r>
            <w:r>
              <w:rPr>
                <w:noProof/>
                <w:webHidden/>
              </w:rPr>
              <w:tab/>
              <w:fldChar w:fldCharType="begin"/>
              <w:instrText xml:space="preserve"> PAGEREF _Toc241703384 \h </w:instrText>
              <w:fldChar w:fldCharType="separate"/>
              <w:t>1</w:t>
              <w:fldChar w:fldCharType="end"/>
            </w:r>
          </w:hyperlink>
        </w:p>
        <w:p w14:paraId="30C99AC1" w14:textId="77777777" w:rsidR="00F12C2B" w:rsidRDefault="00F12C2B">
          <w:pPr>
            <w:pStyle w:val="TOC1"/>
            <w:tabs>
              <w:tab w:val="left" w:pos="720"/>
              <w:tab w:val="right" w:leader="dot" w:pos="9016"/>
            </w:tabs>
            <w:rPr>
              <w:rFonts w:eastAsiaTheme="minorEastAsia"/>
              <w:noProof/>
            </w:rPr>
          </w:pPr>
          <w:hyperlink w:anchor="_Toc241703385" w:history="1">
            <w:r>
              <w:rPr>
                <w:rStyle w:val="Hyperlink"/>
                <w:noProof/>
              </w:rPr>
              <w:t>23.</w:t>
            </w:r>
            <w:r>
              <w:rPr>
                <w:rFonts w:eastAsiaTheme="minorEastAsia"/>
                <w:noProof/>
              </w:rPr>
              <w:tab/>
            </w:r>
            <w:r>
              <w:rPr>
                <w:rStyle w:val="Hyperlink"/>
                <w:noProof/>
              </w:rPr>
              <w:t>Process and Team Working Agreement</w:t>
            </w:r>
            <w:r>
              <w:rPr>
                <w:noProof/>
                <w:webHidden/>
              </w:rPr>
              <w:tab/>
              <w:fldChar w:fldCharType="begin"/>
              <w:instrText xml:space="preserve"> PAGEREF _Toc241703385 \h </w:instrText>
              <w:fldChar w:fldCharType="separate"/>
              <w:t>1</w:t>
              <w:fldChar w:fldCharType="end"/>
            </w:r>
          </w:hyperlink>
        </w:p>
        <w:p w14:paraId="414299C2" w14:textId="77777777" w:rsidR="00F12C2B" w:rsidRDefault="00F12C2B">
          <w:pPr>
            <w:pStyle w:val="TOC1"/>
            <w:tabs>
              <w:tab w:val="left" w:pos="720"/>
              <w:tab w:val="right" w:leader="dot" w:pos="9016"/>
            </w:tabs>
            <w:rPr>
              <w:rFonts w:eastAsiaTheme="minorEastAsia"/>
              <w:noProof/>
            </w:rPr>
          </w:pPr>
          <w:hyperlink w:anchor="_Toc241703386" w:history="1">
            <w:r>
              <w:rPr>
                <w:rStyle w:val="Hyperlink"/>
                <w:noProof/>
              </w:rPr>
              <w:t>24.</w:t>
            </w:r>
            <w:r>
              <w:rPr>
                <w:rFonts w:eastAsiaTheme="minorEastAsia"/>
                <w:noProof/>
              </w:rPr>
              <w:tab/>
            </w:r>
            <w:r>
              <w:rPr>
                <w:rStyle w:val="Hyperlink"/>
                <w:noProof/>
              </w:rPr>
              <w:t>GitHub &amp; Team Governance</w:t>
            </w:r>
            <w:r>
              <w:rPr>
                <w:noProof/>
                <w:webHidden/>
              </w:rPr>
              <w:tab/>
              <w:fldChar w:fldCharType="begin"/>
              <w:instrText xml:space="preserve"> PAGEREF _Toc241703386 \h </w:instrText>
              <w:fldChar w:fldCharType="separate"/>
              <w:t>1</w:t>
              <w:fldChar w:fldCharType="end"/>
            </w:r>
          </w:hyperlink>
        </w:p>
        <w:p w14:paraId="3311716F" w14:textId="77777777" w:rsidR="00F12C2B" w:rsidRDefault="00F12C2B">
          <w:pPr>
            <w:pStyle w:val="TOC1"/>
            <w:tabs>
              <w:tab w:val="left" w:pos="720"/>
              <w:tab w:val="right" w:leader="dot" w:pos="9016"/>
            </w:tabs>
            <w:rPr>
              <w:rFonts w:eastAsiaTheme="minorEastAsia"/>
              <w:noProof/>
            </w:rPr>
          </w:pPr>
          <w:hyperlink w:anchor="_Toc241703387" w:history="1">
            <w:r>
              <w:rPr>
                <w:rStyle w:val="Hyperlink"/>
                <w:noProof/>
              </w:rPr>
              <w:t>25.</w:t>
            </w:r>
            <w:r>
              <w:rPr>
                <w:rFonts w:eastAsiaTheme="minorEastAsia"/>
                <w:noProof/>
              </w:rPr>
              <w:tab/>
            </w:r>
            <w:r>
              <w:rPr>
                <w:rStyle w:val="Hyperlink"/>
                <w:noProof/>
              </w:rPr>
              <w:t>AI Usage Register</w:t>
            </w:r>
            <w:r>
              <w:rPr>
                <w:noProof/>
                <w:webHidden/>
              </w:rPr>
              <w:tab/>
              <w:fldChar w:fldCharType="begin"/>
              <w:instrText xml:space="preserve"> PAGEREF _Toc241703387 \h </w:instrText>
              <w:fldChar w:fldCharType="separate"/>
              <w:t>1</w:t>
              <w:fldChar w:fldCharType="end"/>
            </w:r>
          </w:hyperlink>
        </w:p>
        <w:p w14:paraId="3F396D84" w14:textId="77777777" w:rsidR="00F12C2B" w:rsidRDefault="00F12C2B">
          <w:pPr>
            <w:pStyle w:val="TOC1"/>
            <w:tabs>
              <w:tab w:val="left" w:pos="720"/>
              <w:tab w:val="right" w:leader="dot" w:pos="9016"/>
            </w:tabs>
            <w:rPr>
              <w:rFonts w:eastAsiaTheme="minorEastAsia"/>
              <w:noProof/>
            </w:rPr>
          </w:pPr>
          <w:hyperlink w:anchor="_Toc241703388" w:history="1">
            <w:r>
              <w:rPr>
                <w:rStyle w:val="Hyperlink"/>
                <w:noProof/>
              </w:rPr>
              <w:t>26.</w:t>
            </w:r>
            <w:r>
              <w:rPr>
                <w:rFonts w:eastAsiaTheme="minorEastAsia"/>
                <w:noProof/>
              </w:rPr>
              <w:tab/>
            </w:r>
            <w:r>
              <w:rPr>
                <w:rStyle w:val="Hyperlink"/>
                <w:noProof/>
              </w:rPr>
              <w:t>Baseline Sign Off</w:t>
            </w:r>
            <w:r>
              <w:rPr>
                <w:noProof/>
                <w:webHidden/>
              </w:rPr>
              <w:tab/>
              <w:fldChar w:fldCharType="begin"/>
              <w:instrText xml:space="preserve"> PAGEREF _Toc241703388 \h </w:instrText>
              <w:fldChar w:fldCharType="separate"/>
              <w:t>1</w:t>
              <w:fldChar w:fldCharType="end"/>
            </w:r>
          </w:hyperlink>
        </w:p>
        <w:p w14:paraId="192B31A7" w14:textId="77777777" w:rsidR="00F12C2B" w:rsidRDefault="00F12C2B">
          <w:pPr>
            <w:pStyle w:val="TOC1"/>
            <w:tabs>
              <w:tab w:val="left" w:pos="720"/>
              <w:tab w:val="right" w:leader="dot" w:pos="9016"/>
            </w:tabs>
            <w:rPr>
              <w:rFonts w:eastAsiaTheme="minorEastAsia"/>
              <w:noProof/>
            </w:rPr>
          </w:pPr>
          <w:hyperlink w:anchor="_Toc241703389" w:history="1">
            <w:r>
              <w:rPr>
                <w:rStyle w:val="Hyperlink"/>
                <w:noProof/>
              </w:rPr>
              <w:t>27.</w:t>
            </w:r>
            <w:r>
              <w:rPr>
                <w:rFonts w:eastAsiaTheme="minorEastAsia"/>
                <w:noProof/>
              </w:rPr>
              <w:tab/>
            </w:r>
            <w:r>
              <w:rPr>
                <w:rStyle w:val="Hyperlink"/>
                <w:noProof/>
              </w:rPr>
              <w:t>References</w:t>
            </w:r>
            <w:r>
              <w:rPr>
                <w:noProof/>
                <w:webHidden/>
              </w:rPr>
              <w:tab/>
              <w:fldChar w:fldCharType="begin"/>
              <w:instrText xml:space="preserve"> PAGEREF _Toc241703389 \h </w:instrText>
              <w:fldChar w:fldCharType="separate"/>
              <w:t>1</w:t>
              <w:fldChar w:fldCharType="end"/>
            </w:r>
          </w:hyperlink>
        </w:p>
        <w:p w14:paraId="4A141E99" w14:textId="7B112AEE" w:rsidR="0070144E" w:rsidRDefault="00535D24" w:rsidP="00F12C2B">
          <w:r>
            <w:rPr>
              <w:b/>
              <w:bCs/>
              <w:noProof/>
            </w:rPr>
            <w:fldChar w:fldCharType="end"/>
          </w:r>
        </w:p>
      </w:sdtContent>
    </w:sdt>
    <w:p w14:paraId="00E6C0D5" w14:textId="77777777" w:rsidR="0070144E" w:rsidRDefault="0070144E" w:rsidP="0070144E">
      <w:pPr>
        <w:pStyle w:val="Heading1"/>
        <w:numPr>
          <w:ilvl w:val="0"/>
          <w:numId w:val="0"/>
        </w:numPr>
        <w:tabs>
          <w:tab w:val="left" w:pos="3176"/>
        </w:tabs>
      </w:pPr>
      <w:r>
        <w:tab/>
      </w:r>
    </w:p>
    <w:p w14:paraId="2F80586A" w14:textId="77777777" w:rsidR="002E62CF" w:rsidRDefault="00535D24" w:rsidP="005A34CE">
      <w:pPr>
        <w:pStyle w:val="Heading1"/>
      </w:pPr>
      <w:r>
        <w:br w:type="page"/>
      </w:r>
      <w:bookmarkStart w:id="0" w:name="_Toc241703298"/>
      <w:r>
        <w:lastRenderedPageBreak/>
        <w:t>Document Control</w:t>
      </w:r>
      <w:bookmarkEnd w:id="0"/>
    </w:p>
    <w:tbl>
      <w:tblPr>
        <w:tblStyle w:val="TableGrid"/>
        <w:tblW w:w="8955" w:type="dxa"/>
        <w:tblInd w:w="61" w:type="dxa"/>
        <w:tblLook w:val="0000" w:firstRow="0" w:lastRow="0" w:firstColumn="0" w:lastColumn="0" w:noHBand="0" w:noVBand="0"/>
      </w:tblPr>
      <w:tblGrid>
        <w:gridCol w:w="910"/>
        <w:gridCol w:w="1281"/>
        <w:gridCol w:w="3423"/>
        <w:gridCol w:w="999"/>
        <w:gridCol w:w="1061"/>
        <w:gridCol w:w="1281"/>
      </w:tblGrid>
      <w:tr w:rsidR="004107F9" w14:paraId="129AFCCF" w14:textId="77777777" w:rsidTr="003E1ACC">
        <w:tc>
          <w:tcPr>
            <w:tcW w:w="910" w:type="dxa"/>
            <w:shd w:val="clear" w:color="auto" w:fill="002060"/>
          </w:tcPr>
          <w:p w14:paraId="69CC945A" w14:textId="77777777" w:rsidR="004107F9" w:rsidRDefault="004107F9" w:rsidP="00535D24">
            <w:r>
              <w:t>Version</w:t>
            </w:r>
          </w:p>
        </w:tc>
        <w:tc>
          <w:tcPr>
            <w:tcW w:w="1281" w:type="dxa"/>
            <w:shd w:val="clear" w:color="auto" w:fill="002060"/>
          </w:tcPr>
          <w:p w14:paraId="68642EBA" w14:textId="77777777" w:rsidR="004107F9" w:rsidRDefault="004107F9" w:rsidP="00535D24">
            <w:r>
              <w:t>Date</w:t>
            </w:r>
          </w:p>
        </w:tc>
        <w:tc>
          <w:tcPr>
            <w:tcW w:w="3423" w:type="dxa"/>
            <w:shd w:val="clear" w:color="auto" w:fill="002060"/>
          </w:tcPr>
          <w:p w14:paraId="666178A0" w14:textId="77777777" w:rsidR="004107F9" w:rsidRDefault="004107F9" w:rsidP="00535D24">
            <w:r>
              <w:t>Purpose</w:t>
            </w:r>
          </w:p>
        </w:tc>
        <w:tc>
          <w:tcPr>
            <w:tcW w:w="999" w:type="dxa"/>
            <w:shd w:val="clear" w:color="auto" w:fill="002060"/>
          </w:tcPr>
          <w:p w14:paraId="445D70E9" w14:textId="77777777" w:rsidR="004107F9" w:rsidRDefault="004107F9" w:rsidP="00535D24">
            <w:r>
              <w:t>Owner</w:t>
            </w:r>
          </w:p>
        </w:tc>
        <w:tc>
          <w:tcPr>
            <w:tcW w:w="1061" w:type="dxa"/>
            <w:shd w:val="clear" w:color="auto" w:fill="002060"/>
          </w:tcPr>
          <w:p w14:paraId="4FC16BDE" w14:textId="77777777" w:rsidR="004107F9" w:rsidRDefault="004107F9" w:rsidP="00535D24">
            <w:r>
              <w:t>Approval</w:t>
            </w:r>
          </w:p>
        </w:tc>
        <w:tc>
          <w:tcPr>
            <w:tcW w:w="1281" w:type="dxa"/>
            <w:shd w:val="clear" w:color="auto" w:fill="002060"/>
          </w:tcPr>
          <w:p w14:paraId="4A53F997" w14:textId="77777777" w:rsidR="004107F9" w:rsidRDefault="004107F9" w:rsidP="00535D24">
            <w:r>
              <w:t>Date</w:t>
            </w:r>
          </w:p>
        </w:tc>
      </w:tr>
      <w:tr w:rsidR="00D305F1" w14:paraId="5B54FA8D" w14:textId="77777777" w:rsidTr="003E1ACC">
        <w:tc>
          <w:tcPr>
            <w:tcW w:w="910" w:type="dxa"/>
            <w:vMerge w:val="restart"/>
          </w:tcPr>
          <w:p w14:paraId="5EE15AB4" w14:textId="77777777" w:rsidR="00D305F1" w:rsidRDefault="00D305F1" w:rsidP="00535D24">
            <w:r>
              <w:t>0.1</w:t>
            </w:r>
          </w:p>
        </w:tc>
        <w:tc>
          <w:tcPr>
            <w:tcW w:w="1281" w:type="dxa"/>
            <w:vMerge w:val="restart"/>
          </w:tcPr>
          <w:p w14:paraId="06618C80" w14:textId="77777777" w:rsidR="00D305F1" w:rsidRDefault="00D305F1" w:rsidP="00535D24">
            <w:r>
              <w:t>05/09/2026</w:t>
            </w:r>
          </w:p>
        </w:tc>
        <w:tc>
          <w:tcPr>
            <w:tcW w:w="3423" w:type="dxa"/>
            <w:vMerge w:val="restart"/>
          </w:tcPr>
          <w:p w14:paraId="6757CD8F" w14:textId="77777777" w:rsidR="00D305F1" w:rsidRDefault="00D305F1" w:rsidP="00535D24">
            <w:r>
              <w:t>Create Document with correct layout. Setup shared document access on Microsoft Teams. Add problem &amp; business need and stakeholder analysis sections.</w:t>
            </w:r>
          </w:p>
        </w:tc>
        <w:tc>
          <w:tcPr>
            <w:tcW w:w="999" w:type="dxa"/>
            <w:vMerge w:val="restart"/>
          </w:tcPr>
          <w:p w14:paraId="2E75D698" w14:textId="77777777" w:rsidR="00D305F1" w:rsidRDefault="00D305F1" w:rsidP="00535D24">
            <w:r>
              <w:t>Chanri Du Randt</w:t>
            </w:r>
          </w:p>
        </w:tc>
        <w:tc>
          <w:tcPr>
            <w:tcW w:w="1061" w:type="dxa"/>
          </w:tcPr>
          <w:p w14:paraId="79B6516B" w14:textId="77777777" w:rsidR="00D305F1" w:rsidRDefault="6E3CE5E4" w:rsidP="00535D24">
            <w:r>
              <w:t>Eduard Herman</w:t>
            </w:r>
          </w:p>
        </w:tc>
        <w:tc>
          <w:tcPr>
            <w:tcW w:w="1281" w:type="dxa"/>
          </w:tcPr>
          <w:p w14:paraId="625E6BA8" w14:textId="77777777" w:rsidR="00D305F1" w:rsidRDefault="6E3CE5E4" w:rsidP="00535D24">
            <w:r>
              <w:t>08/09/2026</w:t>
            </w:r>
          </w:p>
        </w:tc>
      </w:tr>
      <w:tr w:rsidR="00D305F1" w14:paraId="335E8E13" w14:textId="77777777" w:rsidTr="003E1ACC">
        <w:tc>
          <w:tcPr>
            <w:tcW w:w="910" w:type="dxa"/>
            <w:vMerge/>
          </w:tcPr>
          <w:p w14:paraId="661CC9FD" w14:textId="77777777" w:rsidR="00D305F1" w:rsidRDefault="00D305F1" w:rsidP="00535D24"/>
        </w:tc>
        <w:tc>
          <w:tcPr>
            <w:tcW w:w="1281" w:type="dxa"/>
            <w:vMerge/>
          </w:tcPr>
          <w:p w14:paraId="797DD5C9" w14:textId="77777777" w:rsidR="00D305F1" w:rsidRDefault="00D305F1" w:rsidP="00535D24"/>
        </w:tc>
        <w:tc>
          <w:tcPr>
            <w:tcW w:w="3423" w:type="dxa"/>
            <w:vMerge/>
          </w:tcPr>
          <w:p w14:paraId="6B7F68EB" w14:textId="77777777" w:rsidR="00D305F1" w:rsidRDefault="00D305F1" w:rsidP="00535D24"/>
        </w:tc>
        <w:tc>
          <w:tcPr>
            <w:tcW w:w="999" w:type="dxa"/>
            <w:vMerge/>
          </w:tcPr>
          <w:p w14:paraId="11E8E49A" w14:textId="77777777" w:rsidR="00D305F1" w:rsidRDefault="00D305F1" w:rsidP="00535D24"/>
        </w:tc>
        <w:tc>
          <w:tcPr>
            <w:tcW w:w="1061" w:type="dxa"/>
          </w:tcPr>
          <w:p w14:paraId="2E96AAB5" w14:textId="77777777" w:rsidR="00D305F1" w:rsidRDefault="44658926" w:rsidP="00535D24">
            <w:r>
              <w:t>Clarissa Bierman</w:t>
            </w:r>
          </w:p>
        </w:tc>
        <w:tc>
          <w:tcPr>
            <w:tcW w:w="1281" w:type="dxa"/>
          </w:tcPr>
          <w:p w14:paraId="651FB586" w14:textId="77777777" w:rsidR="00D305F1" w:rsidRDefault="44658926" w:rsidP="00535D24">
            <w:r>
              <w:t>09/09/2026</w:t>
            </w:r>
          </w:p>
          <w:p w14:paraId="0C83B25F" w14:textId="77777777" w:rsidR="00D305F1" w:rsidRDefault="00D305F1" w:rsidP="00535D24"/>
        </w:tc>
      </w:tr>
      <w:tr w:rsidR="00D305F1" w14:paraId="26FE5B42" w14:textId="77777777" w:rsidTr="003E1ACC">
        <w:tc>
          <w:tcPr>
            <w:tcW w:w="910" w:type="dxa"/>
            <w:vMerge w:val="restart"/>
          </w:tcPr>
          <w:p w14:paraId="4D7D4525" w14:textId="77777777" w:rsidR="00D305F1" w:rsidRDefault="6E3CE5E4" w:rsidP="00535D24">
            <w:r>
              <w:t>0.2</w:t>
            </w:r>
          </w:p>
        </w:tc>
        <w:tc>
          <w:tcPr>
            <w:tcW w:w="1281" w:type="dxa"/>
            <w:vMerge w:val="restart"/>
          </w:tcPr>
          <w:p w14:paraId="59D278E7" w14:textId="77777777" w:rsidR="00D305F1" w:rsidRDefault="6E3CE5E4" w:rsidP="00535D24">
            <w:r>
              <w:t>07/09/2026</w:t>
            </w:r>
          </w:p>
        </w:tc>
        <w:tc>
          <w:tcPr>
            <w:tcW w:w="3423" w:type="dxa"/>
            <w:vMerge w:val="restart"/>
          </w:tcPr>
          <w:p w14:paraId="7A75154C" w14:textId="77777777" w:rsidR="00D305F1" w:rsidRDefault="6E3CE5E4" w:rsidP="6E3CE5E4">
            <w:r>
              <w:rPr>
                <w:rFonts w:ascii="Aptos" w:eastAsia="Aptos" w:hAnsi="Aptos" w:cs="Aptos"/>
              </w:rPr>
              <w:t>Added the GitHub &amp; Team Governance section to the PED, set up branch protection on main requiring two reviewer approvals with self-approval disabled, and merged the first controlled pull request as evidence of the review process.</w:t>
            </w:r>
          </w:p>
        </w:tc>
        <w:tc>
          <w:tcPr>
            <w:tcW w:w="999" w:type="dxa"/>
            <w:vMerge w:val="restart"/>
          </w:tcPr>
          <w:p w14:paraId="78BF0D93" w14:textId="77777777" w:rsidR="00D305F1" w:rsidRDefault="6E3CE5E4" w:rsidP="00535D24">
            <w:r>
              <w:t>Clarissa Bierman</w:t>
            </w:r>
          </w:p>
        </w:tc>
        <w:tc>
          <w:tcPr>
            <w:tcW w:w="1061" w:type="dxa"/>
          </w:tcPr>
          <w:p w14:paraId="5478C21A" w14:textId="77777777" w:rsidR="00D305F1" w:rsidRDefault="6E3CE5E4" w:rsidP="00535D24">
            <w:r>
              <w:t>Chanri Du Randt</w:t>
            </w:r>
          </w:p>
        </w:tc>
        <w:tc>
          <w:tcPr>
            <w:tcW w:w="1281" w:type="dxa"/>
          </w:tcPr>
          <w:p w14:paraId="37BB4978" w14:textId="77777777" w:rsidR="00D305F1" w:rsidRDefault="6E3CE5E4" w:rsidP="00535D24">
            <w:r>
              <w:t>08/09/2026</w:t>
            </w:r>
          </w:p>
        </w:tc>
      </w:tr>
      <w:tr w:rsidR="00D305F1" w14:paraId="42E25EA9" w14:textId="77777777" w:rsidTr="003E1ACC">
        <w:tc>
          <w:tcPr>
            <w:tcW w:w="910" w:type="dxa"/>
            <w:vMerge/>
          </w:tcPr>
          <w:p w14:paraId="06FFC494" w14:textId="77777777" w:rsidR="00D305F1" w:rsidRDefault="00D305F1" w:rsidP="00535D24"/>
        </w:tc>
        <w:tc>
          <w:tcPr>
            <w:tcW w:w="1281" w:type="dxa"/>
            <w:vMerge/>
          </w:tcPr>
          <w:p w14:paraId="1D250DD3" w14:textId="77777777" w:rsidR="00D305F1" w:rsidRDefault="00D305F1" w:rsidP="00535D24"/>
        </w:tc>
        <w:tc>
          <w:tcPr>
            <w:tcW w:w="3423" w:type="dxa"/>
            <w:vMerge/>
          </w:tcPr>
          <w:p w14:paraId="31902A00" w14:textId="77777777" w:rsidR="00D305F1" w:rsidRDefault="00D305F1" w:rsidP="00535D24"/>
        </w:tc>
        <w:tc>
          <w:tcPr>
            <w:tcW w:w="999" w:type="dxa"/>
            <w:vMerge/>
          </w:tcPr>
          <w:p w14:paraId="02A80D62" w14:textId="77777777" w:rsidR="00D305F1" w:rsidRDefault="00D305F1" w:rsidP="00535D24"/>
        </w:tc>
        <w:tc>
          <w:tcPr>
            <w:tcW w:w="1061" w:type="dxa"/>
          </w:tcPr>
          <w:p w14:paraId="041611BE" w14:textId="77777777" w:rsidR="00D305F1" w:rsidRDefault="6E3CE5E4" w:rsidP="00535D24">
            <w:r>
              <w:t>Eduard Herman</w:t>
            </w:r>
          </w:p>
        </w:tc>
        <w:tc>
          <w:tcPr>
            <w:tcW w:w="1281" w:type="dxa"/>
          </w:tcPr>
          <w:p w14:paraId="5DB34EC9" w14:textId="77777777" w:rsidR="00D305F1" w:rsidRDefault="6E3CE5E4" w:rsidP="00535D24">
            <w:r>
              <w:t>07/09/2026</w:t>
            </w:r>
          </w:p>
        </w:tc>
      </w:tr>
      <w:tr w:rsidR="00D305F1" w14:paraId="341AAB78" w14:textId="77777777" w:rsidTr="003E1ACC">
        <w:tc>
          <w:tcPr>
            <w:tcW w:w="910" w:type="dxa"/>
            <w:vMerge w:val="restart"/>
          </w:tcPr>
          <w:p w14:paraId="0156484C" w14:textId="77777777" w:rsidR="00D305F1" w:rsidRDefault="6E3CE5E4" w:rsidP="00535D24">
            <w:r>
              <w:t>0.3</w:t>
            </w:r>
          </w:p>
        </w:tc>
        <w:tc>
          <w:tcPr>
            <w:tcW w:w="1281" w:type="dxa"/>
            <w:vMerge w:val="restart"/>
          </w:tcPr>
          <w:p w14:paraId="66204959" w14:textId="77777777" w:rsidR="00D305F1" w:rsidRDefault="6E3CE5E4" w:rsidP="00535D24">
            <w:r>
              <w:t>07/09/2026</w:t>
            </w:r>
          </w:p>
        </w:tc>
        <w:tc>
          <w:tcPr>
            <w:tcW w:w="3423" w:type="dxa"/>
            <w:vMerge w:val="restart"/>
          </w:tcPr>
          <w:p w14:paraId="7FAACEF2" w14:textId="77777777" w:rsidR="00D305F1" w:rsidRDefault="6E3CE5E4" w:rsidP="00535D24">
            <w:r>
              <w:t>Added Forward Engineering Considerations</w:t>
            </w:r>
          </w:p>
        </w:tc>
        <w:tc>
          <w:tcPr>
            <w:tcW w:w="999" w:type="dxa"/>
            <w:vMerge w:val="restart"/>
          </w:tcPr>
          <w:p w14:paraId="56D209A2" w14:textId="77777777" w:rsidR="00D305F1" w:rsidRDefault="6E3CE5E4" w:rsidP="00535D24">
            <w:r>
              <w:t>Chanri Du Randt</w:t>
            </w:r>
          </w:p>
        </w:tc>
        <w:tc>
          <w:tcPr>
            <w:tcW w:w="1061" w:type="dxa"/>
          </w:tcPr>
          <w:p w14:paraId="52C85F19" w14:textId="77777777" w:rsidR="00D305F1" w:rsidRDefault="6E3CE5E4" w:rsidP="00535D24">
            <w:r>
              <w:t>Eduard Herman</w:t>
            </w:r>
          </w:p>
        </w:tc>
        <w:tc>
          <w:tcPr>
            <w:tcW w:w="1281" w:type="dxa"/>
          </w:tcPr>
          <w:p w14:paraId="6BF5145A" w14:textId="77777777" w:rsidR="00D305F1" w:rsidRDefault="6E3CE5E4" w:rsidP="00535D24">
            <w:r>
              <w:t>08/09/2026</w:t>
            </w:r>
          </w:p>
        </w:tc>
      </w:tr>
      <w:tr w:rsidR="00D305F1" w14:paraId="4A3A8A6B" w14:textId="77777777" w:rsidTr="003E1ACC">
        <w:tc>
          <w:tcPr>
            <w:tcW w:w="910" w:type="dxa"/>
            <w:vMerge/>
          </w:tcPr>
          <w:p w14:paraId="7E30EE49" w14:textId="77777777" w:rsidR="00D305F1" w:rsidRDefault="00D305F1" w:rsidP="00535D24"/>
        </w:tc>
        <w:tc>
          <w:tcPr>
            <w:tcW w:w="1281" w:type="dxa"/>
            <w:vMerge/>
          </w:tcPr>
          <w:p w14:paraId="3632629A" w14:textId="77777777" w:rsidR="00D305F1" w:rsidRDefault="00D305F1" w:rsidP="00535D24"/>
        </w:tc>
        <w:tc>
          <w:tcPr>
            <w:tcW w:w="3423" w:type="dxa"/>
            <w:vMerge/>
          </w:tcPr>
          <w:p w14:paraId="45FD7FFE" w14:textId="77777777" w:rsidR="00D305F1" w:rsidRDefault="00D305F1" w:rsidP="00535D24"/>
        </w:tc>
        <w:tc>
          <w:tcPr>
            <w:tcW w:w="999" w:type="dxa"/>
            <w:vMerge/>
          </w:tcPr>
          <w:p w14:paraId="29240925" w14:textId="77777777" w:rsidR="00D305F1" w:rsidRDefault="00D305F1" w:rsidP="00535D24"/>
        </w:tc>
        <w:tc>
          <w:tcPr>
            <w:tcW w:w="1061" w:type="dxa"/>
          </w:tcPr>
          <w:p w14:paraId="667F8A0F" w14:textId="77777777" w:rsidR="00D305F1" w:rsidRDefault="061B69CB" w:rsidP="00535D24">
            <w:r>
              <w:t>Clarissa Bierman</w:t>
            </w:r>
          </w:p>
        </w:tc>
        <w:tc>
          <w:tcPr>
            <w:tcW w:w="1281" w:type="dxa"/>
          </w:tcPr>
          <w:p w14:paraId="45E05570" w14:textId="77777777" w:rsidR="00D305F1" w:rsidRDefault="10FBE288" w:rsidP="00535D24">
            <w:r>
              <w:t>08/09/2026</w:t>
            </w:r>
          </w:p>
        </w:tc>
      </w:tr>
      <w:tr w:rsidR="00D305F1" w14:paraId="49BC464D" w14:textId="77777777" w:rsidTr="003E1ACC">
        <w:tc>
          <w:tcPr>
            <w:tcW w:w="910" w:type="dxa"/>
            <w:vMerge w:val="restart"/>
          </w:tcPr>
          <w:p w14:paraId="42DD17D1" w14:textId="77777777" w:rsidR="00D305F1" w:rsidRDefault="6E3CE5E4" w:rsidP="00535D24">
            <w:r>
              <w:t>0.4</w:t>
            </w:r>
          </w:p>
        </w:tc>
        <w:tc>
          <w:tcPr>
            <w:tcW w:w="1281" w:type="dxa"/>
            <w:vMerge w:val="restart"/>
          </w:tcPr>
          <w:p w14:paraId="36E78AD0" w14:textId="77777777" w:rsidR="00D305F1" w:rsidRDefault="6E3CE5E4" w:rsidP="00535D24">
            <w:r>
              <w:t>09/09/2026</w:t>
            </w:r>
          </w:p>
        </w:tc>
        <w:tc>
          <w:tcPr>
            <w:tcW w:w="3423" w:type="dxa"/>
            <w:vMerge w:val="restart"/>
          </w:tcPr>
          <w:p w14:paraId="6BC517E4" w14:textId="77777777" w:rsidR="00D305F1" w:rsidRDefault="6E3CE5E4" w:rsidP="6E3CE5E4">
            <w:r>
              <w:rPr>
                <w:rFonts w:ascii="Aptos" w:eastAsia="Aptos" w:hAnsi="Aptos" w:cs="Aptos"/>
              </w:rPr>
              <w:t>Added the Scope Baseline (in scope, out of scope, deferred/future scope, defended exclusion), Requirements &amp; Acceptance Criteria (functional and non-functional requirements with IDs, sources, priorities and acceptance criteria), and Constraints sections (including trade-off/ripple-effect analysis) to the PED.</w:t>
            </w:r>
          </w:p>
        </w:tc>
        <w:tc>
          <w:tcPr>
            <w:tcW w:w="999" w:type="dxa"/>
            <w:vMerge w:val="restart"/>
          </w:tcPr>
          <w:p w14:paraId="033266DD" w14:textId="77777777" w:rsidR="00D305F1" w:rsidRDefault="6E3CE5E4" w:rsidP="00535D24">
            <w:r>
              <w:t>Eduard Herman</w:t>
            </w:r>
          </w:p>
        </w:tc>
        <w:tc>
          <w:tcPr>
            <w:tcW w:w="1061" w:type="dxa"/>
          </w:tcPr>
          <w:p w14:paraId="3FA0E874" w14:textId="77777777" w:rsidR="00D305F1" w:rsidRDefault="009E0BE7" w:rsidP="00535D24">
            <w:r>
              <w:t>Chanri Du Randt</w:t>
            </w:r>
          </w:p>
        </w:tc>
        <w:tc>
          <w:tcPr>
            <w:tcW w:w="1281" w:type="dxa"/>
          </w:tcPr>
          <w:p w14:paraId="1B027E84" w14:textId="77777777" w:rsidR="00D305F1" w:rsidRDefault="00DE09D8" w:rsidP="00535D24">
            <w:r>
              <w:t>09/09/2026</w:t>
            </w:r>
          </w:p>
        </w:tc>
      </w:tr>
      <w:tr w:rsidR="00D305F1" w14:paraId="6290454D" w14:textId="77777777" w:rsidTr="003E1ACC">
        <w:tc>
          <w:tcPr>
            <w:tcW w:w="910" w:type="dxa"/>
            <w:vMerge/>
          </w:tcPr>
          <w:p w14:paraId="56E1C23A" w14:textId="77777777" w:rsidR="00D305F1" w:rsidRDefault="00D305F1" w:rsidP="00535D24"/>
        </w:tc>
        <w:tc>
          <w:tcPr>
            <w:tcW w:w="1281" w:type="dxa"/>
            <w:vMerge/>
          </w:tcPr>
          <w:p w14:paraId="2DE50523" w14:textId="77777777" w:rsidR="00D305F1" w:rsidRDefault="00D305F1" w:rsidP="00535D24"/>
        </w:tc>
        <w:tc>
          <w:tcPr>
            <w:tcW w:w="3423" w:type="dxa"/>
            <w:vMerge/>
          </w:tcPr>
          <w:p w14:paraId="4602CFEE" w14:textId="77777777" w:rsidR="00D305F1" w:rsidRDefault="00D305F1" w:rsidP="00535D24"/>
        </w:tc>
        <w:tc>
          <w:tcPr>
            <w:tcW w:w="999" w:type="dxa"/>
            <w:vMerge/>
          </w:tcPr>
          <w:p w14:paraId="74EFAA7C" w14:textId="77777777" w:rsidR="00D305F1" w:rsidRDefault="00D305F1" w:rsidP="00535D24"/>
        </w:tc>
        <w:tc>
          <w:tcPr>
            <w:tcW w:w="1061" w:type="dxa"/>
          </w:tcPr>
          <w:p w14:paraId="296C4CC3" w14:textId="77777777" w:rsidR="00D305F1" w:rsidRDefault="44658926" w:rsidP="00535D24">
            <w:r>
              <w:t>Clarissa Bierman</w:t>
            </w:r>
          </w:p>
        </w:tc>
        <w:tc>
          <w:tcPr>
            <w:tcW w:w="1281" w:type="dxa"/>
          </w:tcPr>
          <w:p w14:paraId="3AC9961A" w14:textId="77777777" w:rsidR="00D305F1" w:rsidRDefault="44658926" w:rsidP="00535D24">
            <w:r>
              <w:t>09/09/2026</w:t>
            </w:r>
          </w:p>
        </w:tc>
      </w:tr>
      <w:tr w:rsidR="00D305F1" w14:paraId="2B085272" w14:textId="77777777" w:rsidTr="003E1ACC">
        <w:tc>
          <w:tcPr>
            <w:tcW w:w="910" w:type="dxa"/>
            <w:vMerge w:val="restart"/>
          </w:tcPr>
          <w:p w14:paraId="53BF7D5A" w14:textId="77777777" w:rsidR="00D305F1" w:rsidRDefault="00DE09D8" w:rsidP="00535D24">
            <w:r>
              <w:t>0.5</w:t>
            </w:r>
          </w:p>
        </w:tc>
        <w:tc>
          <w:tcPr>
            <w:tcW w:w="1281" w:type="dxa"/>
            <w:vMerge w:val="restart"/>
          </w:tcPr>
          <w:p w14:paraId="7438D27D" w14:textId="77777777" w:rsidR="00D305F1" w:rsidRDefault="00DE09D8" w:rsidP="00535D24">
            <w:r>
              <w:t>09/09/2026</w:t>
            </w:r>
          </w:p>
        </w:tc>
        <w:tc>
          <w:tcPr>
            <w:tcW w:w="3423" w:type="dxa"/>
            <w:vMerge w:val="restart"/>
          </w:tcPr>
          <w:p w14:paraId="42EFFBB9" w14:textId="77777777" w:rsidR="00D305F1" w:rsidRDefault="009C3420" w:rsidP="00535D24">
            <w:r>
              <w:t>Edited Forward engineering considerations and added engineering decision.</w:t>
            </w:r>
          </w:p>
        </w:tc>
        <w:tc>
          <w:tcPr>
            <w:tcW w:w="999" w:type="dxa"/>
            <w:vMerge w:val="restart"/>
          </w:tcPr>
          <w:p w14:paraId="0B98BADB" w14:textId="77777777" w:rsidR="00D305F1" w:rsidRDefault="0083641A" w:rsidP="00535D24">
            <w:r>
              <w:t>Chanri Du Randt</w:t>
            </w:r>
          </w:p>
        </w:tc>
        <w:tc>
          <w:tcPr>
            <w:tcW w:w="1061" w:type="dxa"/>
          </w:tcPr>
          <w:p w14:paraId="7D452471" w14:textId="77777777" w:rsidR="00D305F1" w:rsidRDefault="44658926" w:rsidP="00535D24">
            <w:r>
              <w:t>Eduard Herman</w:t>
            </w:r>
          </w:p>
        </w:tc>
        <w:tc>
          <w:tcPr>
            <w:tcW w:w="1281" w:type="dxa"/>
          </w:tcPr>
          <w:p w14:paraId="60940ECA" w14:textId="77777777" w:rsidR="00D305F1" w:rsidRDefault="44658926" w:rsidP="00535D24">
            <w:r>
              <w:t>09/09/2026</w:t>
            </w:r>
          </w:p>
        </w:tc>
      </w:tr>
      <w:tr w:rsidR="00D305F1" w14:paraId="3215D444" w14:textId="77777777" w:rsidTr="003E1ACC">
        <w:tc>
          <w:tcPr>
            <w:tcW w:w="910" w:type="dxa"/>
            <w:vMerge/>
          </w:tcPr>
          <w:p w14:paraId="794FAAF0" w14:textId="77777777" w:rsidR="00D305F1" w:rsidRDefault="00D305F1" w:rsidP="00535D24"/>
        </w:tc>
        <w:tc>
          <w:tcPr>
            <w:tcW w:w="1281" w:type="dxa"/>
            <w:vMerge/>
          </w:tcPr>
          <w:p w14:paraId="005DBCFE" w14:textId="77777777" w:rsidR="00D305F1" w:rsidRDefault="00D305F1" w:rsidP="00535D24"/>
        </w:tc>
        <w:tc>
          <w:tcPr>
            <w:tcW w:w="3423" w:type="dxa"/>
            <w:vMerge/>
          </w:tcPr>
          <w:p w14:paraId="2727FCDE" w14:textId="77777777" w:rsidR="00D305F1" w:rsidRDefault="00D305F1" w:rsidP="00535D24"/>
        </w:tc>
        <w:tc>
          <w:tcPr>
            <w:tcW w:w="999" w:type="dxa"/>
            <w:vMerge/>
          </w:tcPr>
          <w:p w14:paraId="441CAB03" w14:textId="77777777" w:rsidR="00D305F1" w:rsidRDefault="00D305F1" w:rsidP="00535D24"/>
        </w:tc>
        <w:tc>
          <w:tcPr>
            <w:tcW w:w="1061" w:type="dxa"/>
          </w:tcPr>
          <w:p w14:paraId="1AD97C91" w14:textId="77777777" w:rsidR="00D305F1" w:rsidRDefault="44658926" w:rsidP="00535D24">
            <w:r>
              <w:t>Clarissa Bierman</w:t>
            </w:r>
          </w:p>
        </w:tc>
        <w:tc>
          <w:tcPr>
            <w:tcW w:w="1281" w:type="dxa"/>
          </w:tcPr>
          <w:p w14:paraId="248C7E6D" w14:textId="77777777" w:rsidR="00D305F1" w:rsidRDefault="44658926" w:rsidP="00535D24">
            <w:r>
              <w:t>09/09/2026</w:t>
            </w:r>
          </w:p>
          <w:p w14:paraId="3CDAD478" w14:textId="77777777" w:rsidR="00D305F1" w:rsidRDefault="00D305F1" w:rsidP="00535D24"/>
        </w:tc>
      </w:tr>
      <w:tr w:rsidR="00124F45" w14:paraId="7A66F904" w14:textId="77777777" w:rsidTr="003E1ACC">
        <w:trPr>
          <w:trHeight w:val="300"/>
        </w:trPr>
        <w:tc>
          <w:tcPr>
            <w:tcW w:w="910" w:type="dxa"/>
            <w:vMerge w:val="restart"/>
          </w:tcPr>
          <w:p w14:paraId="0A7CF1EC" w14:textId="77777777" w:rsidR="00124F45" w:rsidRDefault="00124F45" w:rsidP="44658926">
            <w:r>
              <w:t>0.6</w:t>
            </w:r>
          </w:p>
        </w:tc>
        <w:tc>
          <w:tcPr>
            <w:tcW w:w="1281" w:type="dxa"/>
            <w:vMerge w:val="restart"/>
          </w:tcPr>
          <w:p w14:paraId="7659AD91" w14:textId="77777777" w:rsidR="00124F45" w:rsidRDefault="00124F45" w:rsidP="44658926">
            <w:r>
              <w:t>09/09/2026</w:t>
            </w:r>
          </w:p>
        </w:tc>
        <w:tc>
          <w:tcPr>
            <w:tcW w:w="3423" w:type="dxa"/>
            <w:vMerge w:val="restart"/>
          </w:tcPr>
          <w:p w14:paraId="696494C6" w14:textId="77777777" w:rsidR="00124F45" w:rsidRDefault="00124F45" w:rsidP="44658926">
            <w:r>
              <w:rPr>
                <w:rFonts w:ascii="Aptos" w:eastAsia="Aptos" w:hAnsi="Aptos" w:cs="Aptos"/>
              </w:rPr>
              <w:t>Added the Initial RTM: all 15 functional and 9 non-</w:t>
              <w:lastRenderedPageBreak/>
              <w:t>functional requirements traced to their source stakeholder, with Design/Issue/Implementation/Test marked pending (expected at M1) and Acceptance evidence linked back to each requirement's acceptance criteria. Completed initial Risk Register</w:t>
            </w:r>
          </w:p>
        </w:tc>
        <w:tc>
          <w:tcPr>
            <w:tcW w:w="999" w:type="dxa"/>
            <w:vMerge w:val="restart"/>
          </w:tcPr>
          <w:p w14:paraId="52AC6EEF" w14:textId="77777777" w:rsidR="00124F45" w:rsidRDefault="00124F45" w:rsidP="44658926">
            <w:r>
              <w:lastRenderedPageBreak/>
              <w:t xml:space="preserve">Clarissa </w:t>
              <w:lastRenderedPageBreak/>
              <w:t>Bierman</w:t>
            </w:r>
          </w:p>
        </w:tc>
        <w:tc>
          <w:tcPr>
            <w:tcW w:w="1061" w:type="dxa"/>
          </w:tcPr>
          <w:p w14:paraId="3C289C18" w14:textId="77777777" w:rsidR="00124F45" w:rsidRDefault="00124F45" w:rsidP="44658926">
            <w:r>
              <w:lastRenderedPageBreak/>
              <w:t>Eduard Herman</w:t>
            </w:r>
          </w:p>
        </w:tc>
        <w:tc>
          <w:tcPr>
            <w:tcW w:w="1281" w:type="dxa"/>
          </w:tcPr>
          <w:p w14:paraId="7CF91351" w14:textId="77777777" w:rsidR="00124F45" w:rsidRDefault="00124F45" w:rsidP="44658926">
            <w:r>
              <w:t>09/09/2026</w:t>
            </w:r>
          </w:p>
        </w:tc>
      </w:tr>
      <w:tr w:rsidR="00124F45" w14:paraId="2EA0B9E4" w14:textId="77777777" w:rsidTr="003E1ACC">
        <w:trPr>
          <w:trHeight w:val="300"/>
        </w:trPr>
        <w:tc>
          <w:tcPr>
            <w:tcW w:w="910" w:type="dxa"/>
            <w:vMerge/>
          </w:tcPr>
          <w:p w14:paraId="5B6C128D" w14:textId="77777777" w:rsidR="00124F45" w:rsidRDefault="00124F45" w:rsidP="44658926"/>
        </w:tc>
        <w:tc>
          <w:tcPr>
            <w:tcW w:w="1281" w:type="dxa"/>
            <w:vMerge/>
          </w:tcPr>
          <w:p w14:paraId="5C108E0D" w14:textId="77777777" w:rsidR="00124F45" w:rsidRDefault="00124F45" w:rsidP="44658926"/>
        </w:tc>
        <w:tc>
          <w:tcPr>
            <w:tcW w:w="3423" w:type="dxa"/>
            <w:vMerge/>
          </w:tcPr>
          <w:p w14:paraId="022678F8" w14:textId="77777777" w:rsidR="00124F45" w:rsidRPr="44658926" w:rsidRDefault="00124F45" w:rsidP="44658926">
            <w:pPr>
              <w:rPr>
                <w:rFonts w:ascii="Aptos" w:eastAsia="Aptos" w:hAnsi="Aptos" w:cs="Aptos"/>
              </w:rPr>
            </w:pPr>
          </w:p>
        </w:tc>
        <w:tc>
          <w:tcPr>
            <w:tcW w:w="999" w:type="dxa"/>
            <w:vMerge/>
          </w:tcPr>
          <w:p w14:paraId="18FB7952" w14:textId="77777777" w:rsidR="00124F45" w:rsidRDefault="00124F45" w:rsidP="44658926"/>
        </w:tc>
        <w:tc>
          <w:tcPr>
            <w:tcW w:w="1061" w:type="dxa"/>
          </w:tcPr>
          <w:p w14:paraId="0269ED40" w14:textId="77777777" w:rsidR="00124F45" w:rsidRDefault="00636386" w:rsidP="44658926">
            <w:r>
              <w:t>Chanri Du Randt</w:t>
            </w:r>
          </w:p>
        </w:tc>
        <w:tc>
          <w:tcPr>
            <w:tcW w:w="1281" w:type="dxa"/>
          </w:tcPr>
          <w:p w14:paraId="34BF6C0B" w14:textId="77777777" w:rsidR="00124F45" w:rsidRDefault="00636386" w:rsidP="44658926">
            <w:r>
              <w:t>09/09/2026</w:t>
            </w:r>
          </w:p>
        </w:tc>
      </w:tr>
      <w:tr w:rsidR="5D439E3C" w14:paraId="72617F60" w14:textId="77777777" w:rsidTr="003E1ACC">
        <w:trPr>
          <w:trHeight w:val="300"/>
        </w:trPr>
        <w:tc>
          <w:tcPr>
            <w:tcW w:w="910" w:type="dxa"/>
          </w:tcPr>
          <w:p w14:paraId="67082CC7" w14:textId="77777777" w:rsidR="5D439E3C" w:rsidRDefault="5D439E3C" w:rsidP="5D439E3C">
            <w:r>
              <w:t>1.0</w:t>
            </w:r>
          </w:p>
        </w:tc>
        <w:tc>
          <w:tcPr>
            <w:tcW w:w="1281" w:type="dxa"/>
          </w:tcPr>
          <w:p w14:paraId="3FAABD0A" w14:textId="77777777" w:rsidR="5D439E3C" w:rsidRDefault="5D439E3C" w:rsidP="5D439E3C">
            <w:r>
              <w:t>09/09/2026</w:t>
            </w:r>
          </w:p>
        </w:tc>
        <w:tc>
          <w:tcPr>
            <w:tcW w:w="3423" w:type="dxa"/>
          </w:tcPr>
          <w:p w14:paraId="1422EDF2" w14:textId="77777777" w:rsidR="5D439E3C" w:rsidRDefault="5D439E3C" w:rsidP="5D439E3C">
            <w:r>
              <w:rPr>
                <w:rFonts w:ascii="Aptos" w:eastAsia="Aptos" w:hAnsi="Aptos" w:cs="Aptos"/>
              </w:rPr>
              <w:t xml:space="preserve">Finalized the PED for Milestone 1 baseline sign-off - resolved the platform/website contradiction in Forward Engineering Considerations, added the Process &amp; Team Working Agreement section, completed the AI Usage Register, and closed out the remaining compliance checks against the Master Brief.</w:t>
            </w:r>
          </w:p>
        </w:tc>
        <w:tc>
          <w:tcPr>
            <w:tcW w:w="999" w:type="dxa"/>
          </w:tcPr>
          <w:p w14:paraId="1B0F1111" w14:textId="77777777" w:rsidR="5D439E3C" w:rsidRDefault="5D439E3C" w:rsidP="5D439E3C">
            <w:r>
              <w:t>Team</w:t>
            </w:r>
          </w:p>
        </w:tc>
        <w:tc>
          <w:tcPr>
            <w:tcW w:w="1061" w:type="dxa"/>
          </w:tcPr>
          <w:p w14:paraId="2C0E7CD6" w14:textId="77777777" w:rsidR="5D439E3C" w:rsidRDefault="5D439E3C" w:rsidP="5D439E3C">
            <w:r>
              <w:t>Clarissa Bierman, Eduard Herman, Chanri Du Randt</w:t>
            </w:r>
          </w:p>
        </w:tc>
        <w:tc>
          <w:tcPr>
            <w:tcW w:w="1281" w:type="dxa"/>
          </w:tcPr>
          <w:p w14:paraId="42D7F868" w14:textId="77777777" w:rsidR="5D439E3C" w:rsidRDefault="5D439E3C" w:rsidP="5D439E3C">
            <w:r>
              <w:t>09/09/2026</w:t>
            </w:r>
          </w:p>
        </w:tc>
      </w:tr>
      <w:tr w:rsidR="003E1ACC" w14:paraId="5A8E10E8" w14:textId="77777777" w:rsidTr="003E1ACC">
        <w:trPr>
          <w:trHeight w:val="300"/>
        </w:trPr>
        <w:tc>
          <w:tcPr>
            <w:tcW w:w="910" w:type="dxa"/>
          </w:tcPr>
          <w:p w14:paraId="21607EA9" w14:textId="77777777" w:rsidR="003E1ACC" w:rsidRDefault="003E1ACC" w:rsidP="5D439E3C">
            <w:r>
              <w:t>1.1</w:t>
            </w:r>
          </w:p>
        </w:tc>
        <w:tc>
          <w:tcPr>
            <w:tcW w:w="1281" w:type="dxa"/>
          </w:tcPr>
          <w:p w14:paraId="0DE7EBBE" w14:textId="77777777" w:rsidR="003E1ACC" w:rsidRDefault="003E1ACC" w:rsidP="5D439E3C">
            <w:r>
              <w:t>28/09/2026</w:t>
            </w:r>
          </w:p>
        </w:tc>
        <w:tc>
          <w:tcPr>
            <w:tcW w:w="3423" w:type="dxa"/>
          </w:tcPr>
          <w:p w14:paraId="154BA367" w14:textId="77777777" w:rsidR="003E1ACC" w:rsidRPr="5D439E3C" w:rsidRDefault="003E1ACC" w:rsidP="5D439E3C">
            <w:pPr>
              <w:rPr>
                <w:rFonts w:ascii="Aptos" w:eastAsia="Aptos" w:hAnsi="Aptos" w:cs="Aptos"/>
              </w:rPr>
            </w:pPr>
            <w:r>
              <w:rPr>
                <w:rFonts w:ascii="Aptos" w:eastAsia="Aptos" w:hAnsi="Aptos" w:cs="Aptos"/>
              </w:rPr>
              <w:t>Added 3 constraints to time and cost</w:t>
            </w:r>
          </w:p>
        </w:tc>
        <w:tc>
          <w:tcPr>
            <w:tcW w:w="999" w:type="dxa"/>
          </w:tcPr>
          <w:p w14:paraId="11C875EC" w14:textId="77777777" w:rsidR="003E1ACC" w:rsidRDefault="003E1ACC" w:rsidP="5D439E3C">
            <w:r>
              <w:t>Eduard Herman</w:t>
            </w:r>
          </w:p>
        </w:tc>
        <w:tc>
          <w:tcPr>
            <w:tcW w:w="1061" w:type="dxa"/>
          </w:tcPr>
          <w:p w14:paraId="5260877F" w14:textId="77777777" w:rsidR="003E1ACC" w:rsidRDefault="00707B98" w:rsidP="5D439E3C">
            <w:r>
              <w:t>Chanri Du Randt</w:t>
            </w:r>
          </w:p>
        </w:tc>
        <w:tc>
          <w:tcPr>
            <w:tcW w:w="1281" w:type="dxa"/>
          </w:tcPr>
          <w:p w14:paraId="5C3AE5C8" w14:textId="77777777" w:rsidR="003E1ACC" w:rsidRDefault="00707B98" w:rsidP="5D439E3C">
            <w:r>
              <w:t>29/09/2026</w:t>
            </w:r>
          </w:p>
        </w:tc>
      </w:tr>
      <w:tr w:rsidR="00E97E6D" w14:paraId="3072A101" w14:textId="77777777" w:rsidTr="003E1ACC">
        <w:trPr>
          <w:trHeight w:val="300"/>
        </w:trPr>
        <w:tc>
          <w:tcPr>
            <w:tcW w:w="910" w:type="dxa"/>
            <w:vMerge w:val="restart"/>
          </w:tcPr>
          <w:p w14:paraId="172B79A9" w14:textId="77777777" w:rsidR="00E97E6D" w:rsidRDefault="00E97E6D" w:rsidP="5D439E3C">
            <w:r>
              <w:t>1.2</w:t>
            </w:r>
          </w:p>
        </w:tc>
        <w:tc>
          <w:tcPr>
            <w:tcW w:w="1281" w:type="dxa"/>
            <w:vMerge w:val="restart"/>
          </w:tcPr>
          <w:p w14:paraId="79E71904" w14:textId="77777777" w:rsidR="00E97E6D" w:rsidRDefault="00E97E6D" w:rsidP="5D439E3C">
            <w:r>
              <w:t>29/09/2026</w:t>
            </w:r>
          </w:p>
        </w:tc>
        <w:tc>
          <w:tcPr>
            <w:tcW w:w="3423" w:type="dxa"/>
            <w:vMerge w:val="restart"/>
          </w:tcPr>
          <w:p w14:paraId="31B79961" w14:textId="77777777" w:rsidR="00E97E6D" w:rsidRDefault="00E97E6D" w:rsidP="5D439E3C">
            <w:pPr>
              <w:rPr>
                <w:rFonts w:ascii="Aptos" w:eastAsia="Aptos" w:hAnsi="Aptos" w:cs="Aptos"/>
              </w:rPr>
            </w:pPr>
            <w:r>
              <w:rPr>
                <w:rFonts w:ascii="Aptos" w:eastAsia="Aptos" w:hAnsi="Aptos" w:cs="Aptos"/>
              </w:rPr>
              <w:t>Added table for Milestone 1 review and fixes. Added Architecture Decision record. Added architecturally significant requirements. Added architecture diagram.</w:t>
            </w:r>
          </w:p>
        </w:tc>
        <w:tc>
          <w:tcPr>
            <w:tcW w:w="999" w:type="dxa"/>
            <w:vMerge w:val="restart"/>
          </w:tcPr>
          <w:p w14:paraId="6B83D981" w14:textId="77777777" w:rsidR="00E97E6D" w:rsidRDefault="00E97E6D" w:rsidP="5D439E3C">
            <w:r>
              <w:t>Chanri Du Randt</w:t>
            </w:r>
          </w:p>
        </w:tc>
        <w:tc>
          <w:tcPr>
            <w:tcW w:w="1061" w:type="dxa"/>
          </w:tcPr>
          <w:p w14:paraId="3C3C1DB4" w14:textId="77777777" w:rsidR="00E97E6D" w:rsidRDefault="006E7AFD" w:rsidP="5D439E3C">
            <w:r>
              <w:t>Eduard Herman</w:t>
            </w:r>
          </w:p>
        </w:tc>
        <w:tc>
          <w:tcPr>
            <w:tcW w:w="1281" w:type="dxa"/>
          </w:tcPr>
          <w:p w14:paraId="694C5556" w14:textId="77777777" w:rsidR="00E97E6D" w:rsidRDefault="006E7AFD" w:rsidP="5D439E3C">
            <w:r>
              <w:t>30/09/2026</w:t>
            </w:r>
          </w:p>
        </w:tc>
      </w:tr>
      <w:tr w:rsidR="00E97E6D" w14:paraId="0902F822" w14:textId="77777777" w:rsidTr="003E1ACC">
        <w:trPr>
          <w:trHeight w:val="300"/>
        </w:trPr>
        <w:tc>
          <w:tcPr>
            <w:tcW w:w="910" w:type="dxa"/>
            <w:vMerge/>
          </w:tcPr>
          <w:p w14:paraId="38977842" w14:textId="77777777" w:rsidR="00E97E6D" w:rsidRDefault="00E97E6D" w:rsidP="5D439E3C"/>
        </w:tc>
        <w:tc>
          <w:tcPr>
            <w:tcW w:w="1281" w:type="dxa"/>
            <w:vMerge/>
          </w:tcPr>
          <w:p w14:paraId="25ED4E1A" w14:textId="77777777" w:rsidR="00E97E6D" w:rsidRDefault="00E97E6D" w:rsidP="5D439E3C"/>
        </w:tc>
        <w:tc>
          <w:tcPr>
            <w:tcW w:w="3423" w:type="dxa"/>
            <w:vMerge/>
          </w:tcPr>
          <w:p w14:paraId="1BD9F1EC" w14:textId="77777777" w:rsidR="00E97E6D" w:rsidRDefault="00E97E6D" w:rsidP="5D439E3C">
            <w:pPr>
              <w:rPr>
                <w:rFonts w:ascii="Aptos" w:eastAsia="Aptos" w:hAnsi="Aptos" w:cs="Aptos"/>
              </w:rPr>
            </w:pPr>
          </w:p>
        </w:tc>
        <w:tc>
          <w:tcPr>
            <w:tcW w:w="999" w:type="dxa"/>
            <w:vMerge/>
          </w:tcPr>
          <w:p w14:paraId="1322A03C" w14:textId="77777777" w:rsidR="00E97E6D" w:rsidRDefault="00E97E6D" w:rsidP="5D439E3C"/>
        </w:tc>
        <w:tc>
          <w:tcPr>
            <w:tcW w:w="1061" w:type="dxa"/>
          </w:tcPr>
          <w:p w14:paraId="3269EBCC" w14:textId="77777777" w:rsidR="00E97E6D" w:rsidRDefault="00E97E6D" w:rsidP="5D439E3C"/>
        </w:tc>
        <w:tc>
          <w:tcPr>
            <w:tcW w:w="1281" w:type="dxa"/>
          </w:tcPr>
          <w:p w14:paraId="2487CE52" w14:textId="77777777" w:rsidR="00E97E6D" w:rsidRDefault="00E97E6D" w:rsidP="5D439E3C"/>
        </w:tc>
      </w:tr>
      <w:tr w:rsidR="00E97E6D" w14:paraId="3E7DD427" w14:textId="77777777" w:rsidTr="003E1ACC">
        <w:trPr>
          <w:trHeight w:val="300"/>
        </w:trPr>
        <w:tc>
          <w:tcPr>
            <w:tcW w:w="910" w:type="dxa"/>
            <w:vMerge w:val="restart"/>
          </w:tcPr>
          <w:p w14:paraId="51F5E9BF" w14:textId="77777777" w:rsidR="00E97E6D" w:rsidRDefault="00E97E6D" w:rsidP="5D439E3C">
            <w:r>
              <w:t>1.3</w:t>
            </w:r>
          </w:p>
        </w:tc>
        <w:tc>
          <w:tcPr>
            <w:tcW w:w="1281" w:type="dxa"/>
            <w:vMerge w:val="restart"/>
          </w:tcPr>
          <w:p w14:paraId="62152378" w14:textId="77777777" w:rsidR="00E97E6D" w:rsidRDefault="00E97E6D" w:rsidP="5D439E3C">
            <w:r>
              <w:t>30/09/2026</w:t>
            </w:r>
          </w:p>
        </w:tc>
        <w:tc>
          <w:tcPr>
            <w:tcW w:w="3423" w:type="dxa"/>
            <w:vMerge w:val="restart"/>
          </w:tcPr>
          <w:p w14:paraId="5FFE9FB0" w14:textId="77777777" w:rsidR="00E97E6D" w:rsidRDefault="00E97E6D" w:rsidP="5D439E3C">
            <w:pPr>
              <w:rPr>
                <w:rFonts w:ascii="Aptos" w:eastAsia="Aptos" w:hAnsi="Aptos" w:cs="Aptos"/>
              </w:rPr>
            </w:pPr>
            <w:r>
              <w:rPr>
                <w:rFonts w:ascii="Aptos" w:eastAsia="Aptos" w:hAnsi="Aptos" w:cs="Aptos"/>
              </w:rPr>
              <w:t>Finalized architecture decisions, ASR, and database persistence. Added tech stack as well.</w:t>
            </w:r>
          </w:p>
        </w:tc>
        <w:tc>
          <w:tcPr>
            <w:tcW w:w="999" w:type="dxa"/>
            <w:vMerge w:val="restart"/>
          </w:tcPr>
          <w:p w14:paraId="46410EC2" w14:textId="77777777" w:rsidR="00E97E6D" w:rsidRDefault="00E97E6D" w:rsidP="5D439E3C">
            <w:r>
              <w:t>Chanri Du Randt</w:t>
            </w:r>
          </w:p>
        </w:tc>
        <w:tc>
          <w:tcPr>
            <w:tcW w:w="1061" w:type="dxa"/>
          </w:tcPr>
          <w:p w14:paraId="48E010ED" w14:textId="77777777" w:rsidR="00E97E6D" w:rsidRDefault="006E7AFD" w:rsidP="5D439E3C">
            <w:r>
              <w:t>Eduard Herman</w:t>
            </w:r>
          </w:p>
        </w:tc>
        <w:tc>
          <w:tcPr>
            <w:tcW w:w="1281" w:type="dxa"/>
          </w:tcPr>
          <w:p w14:paraId="56F635E1" w14:textId="77777777" w:rsidR="00E97E6D" w:rsidRDefault="006E7AFD" w:rsidP="5D439E3C">
            <w:r>
              <w:t>30/09/2026</w:t>
            </w:r>
          </w:p>
        </w:tc>
      </w:tr>
      <w:tr w:rsidR="00E97E6D" w14:paraId="01C8FDAC" w14:textId="77777777" w:rsidTr="003E1ACC">
        <w:trPr>
          <w:trHeight w:val="300"/>
        </w:trPr>
        <w:tc>
          <w:tcPr>
            <w:tcW w:w="910" w:type="dxa"/>
            <w:vMerge/>
          </w:tcPr>
          <w:p w14:paraId="7C40A6B8" w14:textId="77777777" w:rsidR="00E97E6D" w:rsidRDefault="00E97E6D" w:rsidP="5D439E3C"/>
        </w:tc>
        <w:tc>
          <w:tcPr>
            <w:tcW w:w="1281" w:type="dxa"/>
            <w:vMerge/>
          </w:tcPr>
          <w:p w14:paraId="5748D6C8" w14:textId="77777777" w:rsidR="00E97E6D" w:rsidRDefault="00E97E6D" w:rsidP="5D439E3C"/>
        </w:tc>
        <w:tc>
          <w:tcPr>
            <w:tcW w:w="3423" w:type="dxa"/>
            <w:vMerge/>
          </w:tcPr>
          <w:p w14:paraId="20648CE7" w14:textId="77777777" w:rsidR="00E97E6D" w:rsidRDefault="00E97E6D" w:rsidP="5D439E3C">
            <w:pPr>
              <w:rPr>
                <w:rFonts w:ascii="Aptos" w:eastAsia="Aptos" w:hAnsi="Aptos" w:cs="Aptos"/>
              </w:rPr>
            </w:pPr>
          </w:p>
        </w:tc>
        <w:tc>
          <w:tcPr>
            <w:tcW w:w="999" w:type="dxa"/>
            <w:vMerge/>
          </w:tcPr>
          <w:p w14:paraId="4C7E3004" w14:textId="77777777" w:rsidR="00E97E6D" w:rsidRDefault="00E97E6D" w:rsidP="5D439E3C"/>
        </w:tc>
        <w:tc>
          <w:tcPr>
            <w:tcW w:w="1061" w:type="dxa"/>
          </w:tcPr>
          <w:p w14:paraId="2004E8D7" w14:textId="77777777" w:rsidR="00E97E6D" w:rsidRDefault="00E71694" w:rsidP="5D439E3C">
            <w:r>
              <w:t>Clarissa Bierman</w:t>
            </w:r>
          </w:p>
        </w:tc>
        <w:tc>
          <w:tcPr>
            <w:tcW w:w="1281" w:type="dxa"/>
          </w:tcPr>
          <w:p w14:paraId="77653C58" w14:textId="77777777" w:rsidR="00E97E6D" w:rsidRDefault="00E71694" w:rsidP="5D439E3C">
            <w:r>
              <w:t>30/09/2026</w:t>
            </w:r>
          </w:p>
        </w:tc>
      </w:tr>
      <w:tr w:rsidR="00271506" w14:paraId="29C2A975" w14:textId="77777777" w:rsidTr="003E1ACC">
        <w:trPr>
          <w:trHeight w:val="300"/>
        </w:trPr>
        <w:tc>
          <w:tcPr>
            <w:tcW w:w="910" w:type="dxa"/>
          </w:tcPr>
          <w:p w14:paraId="16B87326" w14:textId="77777777" w:rsidR="00271506" w:rsidRDefault="00271506" w:rsidP="5D439E3C">
            <w:r>
              <w:t>1.4</w:t>
            </w:r>
          </w:p>
        </w:tc>
        <w:tc>
          <w:tcPr>
            <w:tcW w:w="1281" w:type="dxa"/>
          </w:tcPr>
          <w:p w14:paraId="3D262D1C" w14:textId="77777777" w:rsidR="00271506" w:rsidRDefault="00271506" w:rsidP="5D439E3C">
            <w:r>
              <w:t>30/09/2026</w:t>
            </w:r>
          </w:p>
        </w:tc>
        <w:tc>
          <w:tcPr>
            <w:tcW w:w="3423" w:type="dxa"/>
          </w:tcPr>
          <w:p w14:paraId="7C9D4D68" w14:textId="77777777" w:rsidR="00271506" w:rsidRPr="00271506" w:rsidRDefault="00271506" w:rsidP="5D439E3C">
            <w:pPr>
              <w:rPr>
                <w:rFonts w:eastAsia="Aptos" w:cs="Aptos"/>
              </w:rPr>
            </w:pPr>
            <w:r>
              <w:t>Added API &amp; Integration Design section (interaction boundaries, DEC-009 REST API, DEC-010 JWT authentication, endpoint contract, error model, versioning, prototype gap table), moved status-change example into it.</w:t>
            </w:r>
          </w:p>
        </w:tc>
        <w:tc>
          <w:tcPr>
            <w:tcW w:w="999" w:type="dxa"/>
          </w:tcPr>
          <w:p w14:paraId="39AF7E80" w14:textId="77777777" w:rsidR="00271506" w:rsidRDefault="00271506" w:rsidP="5D439E3C">
            <w:r>
              <w:t>Eduard Herman</w:t>
            </w:r>
          </w:p>
        </w:tc>
        <w:tc>
          <w:tcPr>
            <w:tcW w:w="1061" w:type="dxa"/>
          </w:tcPr>
          <w:p w14:paraId="1C94C7BF" w14:textId="77777777" w:rsidR="00271506" w:rsidRDefault="00E71694" w:rsidP="5D439E3C">
            <w:r>
              <w:t xml:space="preserve">Chanri Du Randt </w:t>
            </w:r>
          </w:p>
          <w:p w14:paraId="12BFBCA9" w14:textId="77777777" w:rsidR="00E71694" w:rsidRDefault="00E71694" w:rsidP="5D439E3C">
            <w:r>
              <w:t>Clarissa Bierman</w:t>
            </w:r>
          </w:p>
        </w:tc>
        <w:tc>
          <w:tcPr>
            <w:tcW w:w="1281" w:type="dxa"/>
          </w:tcPr>
          <w:p w14:paraId="60B563CD" w14:textId="77777777" w:rsidR="00271506" w:rsidRDefault="00E71694" w:rsidP="5D439E3C">
            <w:r>
              <w:t>30/09/2026</w:t>
            </w:r>
          </w:p>
        </w:tc>
      </w:tr>
      <w:tr w:rsidR="00E71694" w14:paraId="040220E6" w14:textId="77777777" w:rsidTr="003E1ACC">
        <w:trPr>
          <w:trHeight w:val="300"/>
        </w:trPr>
        <w:tc>
          <w:tcPr>
            <w:tcW w:w="910" w:type="dxa"/>
          </w:tcPr>
          <w:p w14:paraId="2BEBBC41" w14:textId="77777777" w:rsidR="00E71694" w:rsidRDefault="00E71694" w:rsidP="5D439E3C">
            <w:r>
              <w:t>1.5</w:t>
            </w:r>
          </w:p>
        </w:tc>
        <w:tc>
          <w:tcPr>
            <w:tcW w:w="1281" w:type="dxa"/>
          </w:tcPr>
          <w:p w14:paraId="0DA1DFC9" w14:textId="77777777" w:rsidR="00E71694" w:rsidRDefault="00E71694" w:rsidP="5D439E3C">
            <w:r>
              <w:t>30/09/2026</w:t>
            </w:r>
          </w:p>
        </w:tc>
        <w:tc>
          <w:tcPr>
            <w:tcW w:w="3423" w:type="dxa"/>
          </w:tcPr>
          <w:p w14:paraId="1612D127" w14:textId="77777777" w:rsidR="00E71694" w:rsidRDefault="00E71694" w:rsidP="00E71694">
            <w:r>
              <w:t>Filled in the Review of Milestone 1 (CR-001 to CR-</w:t>
              <w:lastRenderedPageBreak/>
              <w:t>006). Added FR-016 and updated the FR-008 and NFR-009 acceptance criteria under change control. Added Assumptions and Dependencies and three end-to-end traces (FR-009, FR-001, NFR-006). Extended the Risk Register with R-14 to R-23 and added M2 updates to the Forward Engineering Considerations.</w:t>
            </w:r>
          </w:p>
          <w:p w14:paraId="6AEE824F" w14:textId="77777777" w:rsidR="00E71694" w:rsidRDefault="00E71694" w:rsidP="00E71694">
            <w:r>
              <w:t>Added Initial Design Decisions (DEC-011 transition map, DEC-012 Observer), the Research-to-Decision Map, Deployment Compatibility and Implementation Status (Prototype). Added the GitHub &amp; Team Governance M2 update and DEC-013 (CI). Aligned decision and risk IDs with the API &amp; Integration Design section and removed duplicate acronyms.</w:t>
            </w:r>
          </w:p>
        </w:tc>
        <w:tc>
          <w:tcPr>
            <w:tcW w:w="999" w:type="dxa"/>
          </w:tcPr>
          <w:p w14:paraId="5B09F2EE" w14:textId="77777777" w:rsidR="00E71694" w:rsidRDefault="00E71694" w:rsidP="5D439E3C">
            <w:r>
              <w:lastRenderedPageBreak/>
              <w:t xml:space="preserve">Clarissa </w:t>
              <w:lastRenderedPageBreak/>
              <w:t>Bierman</w:t>
            </w:r>
          </w:p>
        </w:tc>
        <w:tc>
          <w:tcPr>
            <w:tcW w:w="1061" w:type="dxa"/>
          </w:tcPr>
          <w:p w14:paraId="27B97366" w14:textId="77777777" w:rsidR="00E71694" w:rsidRDefault="00E71694" w:rsidP="5D439E3C">
            <w:r>
              <w:lastRenderedPageBreak/>
              <w:t xml:space="preserve">Chanri Du </w:t>
              <w:lastRenderedPageBreak/>
              <w:t>Randt, Eduard Herman</w:t>
            </w:r>
          </w:p>
        </w:tc>
        <w:tc>
          <w:tcPr>
            <w:tcW w:w="1281" w:type="dxa"/>
          </w:tcPr>
          <w:p w14:paraId="108CC8DB" w14:textId="77777777" w:rsidR="00E71694" w:rsidRDefault="00E71694" w:rsidP="5D439E3C">
            <w:r>
              <w:lastRenderedPageBreak/>
              <w:t>30/09/2026</w:t>
            </w:r>
          </w:p>
        </w:tc>
      </w:tr>
      <w:tr w:rsidR="00E71694" w14:paraId="4F98389A" w14:textId="77777777" w:rsidTr="003E1ACC">
        <w:trPr>
          <w:trHeight w:val="300"/>
        </w:trPr>
        <w:tc>
          <w:tcPr>
            <w:tcW w:w="910" w:type="dxa"/>
          </w:tcPr>
          <w:p w14:paraId="60B4D8E4" w14:textId="77777777" w:rsidR="00E71694" w:rsidRDefault="00E71694" w:rsidP="5D439E3C">
            <w:r>
              <w:t>1.6</w:t>
            </w:r>
          </w:p>
        </w:tc>
        <w:tc>
          <w:tcPr>
            <w:tcW w:w="1281" w:type="dxa"/>
          </w:tcPr>
          <w:p w14:paraId="14F18BA8" w14:textId="77777777" w:rsidR="00E71694" w:rsidRDefault="00E71694" w:rsidP="5D439E3C">
            <w:r>
              <w:t>30/09/2026</w:t>
            </w:r>
          </w:p>
        </w:tc>
        <w:tc>
          <w:tcPr>
            <w:tcW w:w="3423" w:type="dxa"/>
          </w:tcPr>
          <w:p w14:paraId="118763EE" w14:textId="77777777" w:rsidR="00E71694" w:rsidRDefault="00E71694" w:rsidP="5D439E3C">
            <w:r>
              <w:t>Added the edited two-table RTM v2.0 and linked it to the API contract, design decisions and current risk IDs. Replaced the Review of Milestone 1 table with the Change Request Register (CR-001 to CR-010) and applied the changes to the requirements. Added citations and references, fixed ID and role inconsistencies, filled in placeholders, corrected team experience in DEC-004, completed the M2 baseline sign-off and added the User Interface Design section with three wireframes.</w:t>
            </w:r>
          </w:p>
        </w:tc>
        <w:tc>
          <w:tcPr>
            <w:tcW w:w="999" w:type="dxa"/>
          </w:tcPr>
          <w:p w14:paraId="12116845" w14:textId="77777777" w:rsidR="00E71694" w:rsidRDefault="00E71694" w:rsidP="5D439E3C">
            <w:r>
              <w:t>Chanri Du Randt</w:t>
            </w:r>
          </w:p>
        </w:tc>
        <w:tc>
          <w:tcPr>
            <w:tcW w:w="1061" w:type="dxa"/>
          </w:tcPr>
          <w:p w14:paraId="40D9EB7E" w14:textId="77777777" w:rsidR="00E71694" w:rsidRDefault="00E71694" w:rsidP="5D439E3C">
            <w:r>
              <w:t>Clarissa Bierman, Eduard Herman</w:t>
            </w:r>
          </w:p>
        </w:tc>
        <w:tc>
          <w:tcPr>
            <w:tcW w:w="1281" w:type="dxa"/>
          </w:tcPr>
          <w:p w14:paraId="032C251B" w14:textId="77777777" w:rsidR="00E71694" w:rsidRDefault="00E71694" w:rsidP="5D439E3C">
            <w:r>
              <w:t>30/09/2026</w:t>
            </w:r>
          </w:p>
        </w:tc>
      </w:tr>
      <w:tr w:rsidR="00E71694" w14:paraId="2EDE3625" w14:textId="77777777" w:rsidTr="003E1ACC">
        <w:trPr>
          <w:trHeight w:val="300"/>
        </w:trPr>
        <w:tc>
          <w:tcPr>
            <w:tcW w:w="910" w:type="dxa"/>
          </w:tcPr>
          <w:p w14:paraId="1DC043D7" w14:textId="77777777" w:rsidR="00380CD2" w:rsidRDefault="00000000">
            <w:r>
              <w:t>1.7</w:t>
            </w:r>
          </w:p>
        </w:tc>
        <w:tc>
          <w:tcPr>
            <w:tcW w:w="1281" w:type="dxa"/>
          </w:tcPr>
          <w:p w14:paraId="73F75C0E" w14:textId="77777777" w:rsidR="00380CD2" w:rsidRDefault="00000000">
            <w:r>
              <w:t>30/09/2026</w:t>
            </w:r>
          </w:p>
        </w:tc>
        <w:tc>
          <w:tcPr>
            <w:tcW w:w="3423" w:type="dxa"/>
          </w:tcPr>
          <w:p w14:paraId="739373D4" w14:textId="77777777" w:rsidR="00380CD2" w:rsidRDefault="00000000">
            <w:r>
              <w:t xml:space="preserve">Fixed inconsistencies found in an adversarial review: CR version references, document control rows, RTM statuses and wording, R-22 status, the </w:t>
              <w:lastRenderedPageBreak/>
              <w:t>status-change walkthrough, integrity rule 1, the Reporting read-only exception in ARC-02, section cross-references, entity counts and the duplicated risk update. Redrew Figure 1 (database outside the application boundary, layers per module). Added CR-011 for the v1.1 constraint changes. Recorded that the team has no React experience in A-03, DEC-004 and the decision matrix. Added citations for licences, design pattern, CI, security and error-format sources.</w:t>
            </w:r>
          </w:p>
          <w:p w14:paraId="7ACF77D6" w14:textId="77777777" w:rsidR="00380CD2" w:rsidRDefault="00000000">
            <w:r>
              <w:t>Second review fixes: CR-003 and CR-006 version references, credentials statements and R-22 reopened, A2 tasks named in DEC-006, DEC-007 and DEC-009, PRIORITY_CHANGE audit entry for FR-016, 409 ALREADY_ASSIGNED for FR-008, allowedTransitions in API-06, DEC-004 reassessment trigger, M2 Architecture Review record, known gaps in the baseline sign-off, corrected milestone dates (CR-012), repository link and alignment with the repository (Angular 21.2, local PostgreSQL 18.4, dependency names, contextLoads test, PR #1 to #3 evidence), heading numbering, acronyms, risk rating wording and migration file names.</w:t>
            </w:r>
          </w:p>
        </w:tc>
        <w:tc>
          <w:tcPr>
            <w:tcW w:w="999" w:type="dxa"/>
          </w:tcPr>
          <w:p w14:paraId="04353545" w14:textId="77777777" w:rsidR="00380CD2" w:rsidRDefault="00000000">
            <w:r>
              <w:lastRenderedPageBreak/>
              <w:t>Chanri Du Randt</w:t>
            </w:r>
          </w:p>
        </w:tc>
        <w:tc>
          <w:tcPr>
            <w:tcW w:w="1061" w:type="dxa"/>
          </w:tcPr>
          <w:p w14:paraId="08495A88" w14:textId="6415D257" w:rsidR="00380CD2" w:rsidRDefault="00F12C2B">
            <w:r>
              <w:t xml:space="preserve">Clarissa Bierman, </w:t>
              <w:lastRenderedPageBreak/>
              <w:t>Eduard Herman</w:t>
            </w:r>
          </w:p>
        </w:tc>
        <w:tc>
          <w:tcPr>
            <w:tcW w:w="1281" w:type="dxa"/>
          </w:tcPr>
          <w:p w14:paraId="0122CB4F" w14:textId="5FD35763" w:rsidR="00380CD2" w:rsidRDefault="00F12C2B">
            <w:r>
              <w:lastRenderedPageBreak/>
              <w:t>30/09/2026</w:t>
            </w:r>
          </w:p>
        </w:tc>
      </w:tr>
      <w:tr w:rsidR="00E71694" w14:paraId="445E74AB" w14:textId="77777777" w:rsidTr="003E1ACC">
        <w:trPr>
          <w:trHeight w:val="300"/>
        </w:trPr>
        <w:tc>
          <w:tcPr>
            <w:tcW w:w="910" w:type="dxa"/>
          </w:tcPr>
          <w:p w14:paraId="1DCFF5DF" w14:textId="77777777" w:rsidR="00380CD2" w:rsidRDefault="00000000">
            <w:r>
              <w:t>2.0</w:t>
            </w:r>
          </w:p>
        </w:tc>
        <w:tc>
          <w:tcPr>
            <w:tcW w:w="1281" w:type="dxa"/>
          </w:tcPr>
          <w:p w14:paraId="4E18357A" w14:textId="77777777" w:rsidR="00380CD2" w:rsidRDefault="00000000">
            <w:r>
              <w:t>30/09/2026</w:t>
            </w:r>
          </w:p>
        </w:tc>
        <w:tc>
          <w:tcPr>
            <w:tcW w:w="3423" w:type="dxa"/>
          </w:tcPr>
          <w:p w14:paraId="11C87A21" w14:textId="77777777" w:rsidR="00380CD2" w:rsidRDefault="00000000">
            <w:r>
              <w:t>Milestone 2 - Architecture, Technology &amp; Initial Design Baseline: PED v1.7 approved as the M2 baseline, accepted with known gaps (see Baseline Sign Off).</w:t>
            </w:r>
          </w:p>
        </w:tc>
        <w:tc>
          <w:tcPr>
            <w:tcW w:w="999" w:type="dxa"/>
          </w:tcPr>
          <w:p w14:paraId="5301F5E4" w14:textId="77777777" w:rsidR="00380CD2" w:rsidRDefault="00000000">
            <w:r>
              <w:t>Team</w:t>
            </w:r>
          </w:p>
        </w:tc>
        <w:tc>
          <w:tcPr>
            <w:tcW w:w="1061" w:type="dxa"/>
          </w:tcPr>
          <w:p w14:paraId="0D43049F" w14:textId="58592C26" w:rsidR="00380CD2" w:rsidRDefault="00F12C2B">
            <w:r>
              <w:t>Team</w:t>
            </w:r>
          </w:p>
        </w:tc>
        <w:tc>
          <w:tcPr>
            <w:tcW w:w="1281" w:type="dxa"/>
          </w:tcPr>
          <w:p w14:paraId="5F15049A" w14:textId="6FFF8BE9" w:rsidR="00380CD2" w:rsidRDefault="00F12C2B">
            <w:r>
              <w:t>30/09/2026</w:t>
            </w:r>
          </w:p>
        </w:tc>
      </w:tr>
      <w:tr>
        <w:trPr>
          <w:trHeight w:val="300"/>
          <w:ins w:id="900001" w:author="Claude (AI draft)" w:date="2026-10-15T08:00:00Z"/>
        </w:trPr>
        <w:tc>
          <w:tcPr>
            <w:tcW w:w="910" w:type="dxa"/>
          </w:tcPr>
          <w:p>
            <w:pPr>
              <w:rPr>
                <w:ins w:id="900002" w:author="Claude (AI draft)" w:date="2026-10-15T08:00:00Z"/>
              </w:rPr>
            </w:pPr>
            <w:ins w:id="900003" w:author="Claude (AI draft)" w:date="2026-10-15T08:00:00Z">
              <w:r>
                <w:t xml:space="preserve">3.0 (draft)</w:t>
              </w:r>
            </w:ins>
          </w:p>
        </w:tc>
        <w:tc>
          <w:tcPr>
            <w:tcW w:w="1281" w:type="dxa"/>
          </w:tcPr>
          <w:p>
            <w:pPr>
              <w:rPr>
                <w:ins w:id="900004" w:author="Claude (AI draft)" w:date="2026-10-15T08:00:00Z"/>
              </w:rPr>
            </w:pPr>
            <w:ins w:id="900005" w:author="Claude (AI draft)" w:date="2026-10-15T08:00:00Z">
              <w:r>
                <w:t xml:space="preserve">15/10/2026</w:t>
              </w:r>
            </w:ins>
          </w:p>
        </w:tc>
        <w:tc>
          <w:tcPr>
            <w:tcW w:w="3423" w:type="dxa"/>
          </w:tcPr>
          <w:p>
            <w:pPr>
              <w:rPr>
                <w:ins w:id="900006" w:author="Claude (AI draft)" w:date="2026-10-15T08:00:00Z"/>
              </w:rPr>
            </w:pPr>
            <w:ins w:id="900007" w:author="Claude (AI draft)" w:date="2026-10-15T08:00:00Z">
              <w:r>
                <w:t xml:space="preserve">Milestone 3 draft for team review. Added the Milestone 3 Evidence Index chapter; updated the API &amp; Integration Design to the implemented API; recorded the M3 controlled changes C-01 to C-07; added RTM Table 3 (implementation and verification) and updated the RTM status columns; added risks R-24 to R-27 and M3 entries in the AI Usage Register. Drafted with AI assistance; every change is a tracked change.</w:t>
              </w:r>
            </w:ins>
            <w:ins w:id="905107" w:author="Claude (AI draft)" w:date="2026-10-15T17:00:00Z">
              <w:r>
                <w:t xml:space="preserve"> v3.0 draft update: rescored the technology decision matrix and updated DEC-004 (CR-013); recorded the M3 code review fixes D-18 to D-29 and </w:t>
              </w:r>
              <w:r>
                <w:t xml:space="preserve">controlled changes C-08 and C-09.</w:t>
              </w:r>
            </w:ins>
            <w:ins w:id="912303" w:author="Claude (AI draft)" w:date="2026-10-16T16:00:00Z">
              <w:r>
                <w:t xml:space="preserve"> v3.0 draft update (16/10/2026): fixed defects D-38 and D-40 recorded and D-41 and D-42 added; black-box API tests (ApiBlackBoxIntegrationTest) added to RTM Table 3 and the verification sections; README rewritten (TD-09, NFR-008); test, coverage and CI results updated to the run on main 6a198c4 and the release pull request #33; </w:t>
              </w:r>
              <w:r>
                <w:t xml:space="preserve">commit author alias noted under Construction and Configuration.</w:t>
              </w:r>
            </w:ins>
            <w:ins w:id="913574" w:author="Claude (AI draft)" w:date="2026-10-16T19:00:00Z">
              <w:r>
                <w:t xml:space="preserve"> Linked the manual test log (MT-01 to MT-33, P-01 to P-07).</w:t>
              </w:r>
            </w:ins>
          </w:p>
        </w:tc>
        <w:tc>
          <w:tcPr>
            <w:tcW w:w="999" w:type="dxa"/>
          </w:tcPr>
          <w:p>
            <w:pPr>
              <w:rPr>
                <w:ins w:id="900008" w:author="Claude (AI draft)" w:date="2026-10-15T08:00:00Z"/>
              </w:rPr>
            </w:pPr>
            <w:ins w:id="900009" w:author="Claude (AI draft)" w:date="2026-10-15T08:00:00Z">
              <w:r>
                <w:t xml:space="preserve">Chanri Du Randt</w:t>
              </w:r>
            </w:ins>
          </w:p>
        </w:tc>
        <w:tc>
          <w:tcPr>
            <w:tcW w:w="1061" w:type="dxa"/>
          </w:tcPr>
          <w:p>
            <w:pPr>
              <w:rPr>
                <w:ins w:id="900010" w:author="Claude (AI draft)" w:date="2026-10-15T08:00:00Z"/>
              </w:rPr>
            </w:pPr>
            <w:ins w:id="900011" w:author="Claude (AI draft)" w:date="2026-10-15T08:00:00Z"/>
          </w:p>
        </w:tc>
        <w:tc>
          <w:tcPr>
            <w:tcW w:w="1281" w:type="dxa"/>
          </w:tcPr>
          <w:p>
            <w:pPr>
              <w:rPr>
                <w:ins w:id="900012" w:author="Claude (AI draft)" w:date="2026-10-15T08:00:00Z"/>
              </w:rPr>
            </w:pPr>
            <w:ins w:id="900013" w:author="Claude (AI draft)" w:date="2026-10-15T08:00:00Z"/>
          </w:p>
        </w:tc>
      </w:tr>
    </w:tbl>
    <w:p>
      <w:pPr>
        <w:spacing w:after="120"/>
        <w:rPr>
          <w:ins w:id="900014" w:author="Claude (AI draft)" w:date="2026-10-15T08:00:00Z"/>
        </w:rPr>
      </w:pPr>
      <w:ins w:id="900015" w:author="Claude (AI draft)" w:date="2026-10-15T08:00:00Z">
        <w:r>
          <w:rPr>
            <w:b/>
            <w:bCs/>
          </w:rPr>
          <w:t xml:space="preserve">Milestone 3 (PED v3.0):</w:t>
        </w:r>
        <w:r>
          <w:t xml:space="preserve"> the M3 evidence index - submission information, M2 baseline conformance, controlled changes, verification, performance, defects and release readiness - is the chapter "Milestone 3 Evidence Index" at the end of this document, before the References. All M3 edits are tracked changes, so they can be reviewed and accepted in Word.</w:t>
        </w:r>
      </w:ins>
    </w:p>
    <w:p w14:paraId="76AE8D19" w14:textId="77777777" w:rsidR="00535D24" w:rsidRDefault="00535D24" w:rsidP="00535D24"/>
    <w:p w14:paraId="2167F524" w14:textId="77777777" w:rsidR="00F944AF" w:rsidRDefault="00F944AF">
      <w:pPr>
        <w:sectPr w:rsidR="00F944AF">
          <w:footerReference w:type="default" r:id="rId8"/>
          <w:pgSz w:w="11906" w:h="16838"/>
          <w:pgMar w:top="1440" w:right="1440" w:bottom="1440" w:left="1440" w:header="708" w:footer="708" w:gutter="0"/>
          <w:pgNumType w:start="0"/>
          <w:cols w:space="708"/>
          <w:titlePg/>
          <w:docGrid w:linePitch="360"/>
        </w:sectPr>
      </w:pPr>
    </w:p>
    <w:p w14:paraId="2C341FB3" w14:textId="77777777" w:rsidR="00707B98" w:rsidRDefault="00707B98" w:rsidP="00707B98">
      <w:pPr>
        <w:pStyle w:val="Heading1"/>
      </w:pPr>
      <w:bookmarkStart w:id="1" w:name="_Toc241703299"/>
      <w:r>
        <w:lastRenderedPageBreak/>
        <w:t>Change Request Register</w:t>
      </w:r>
      <w:bookmarkEnd w:id="1"/>
    </w:p>
    <w:p w14:paraId="66B0E3A7" w14:textId="77777777" w:rsidR="00F944AF" w:rsidRDefault="00000000">
      <w:r>
        <w:t>This register replaces the Review of Milestone 1 table. Every change to baselined Milestone 1 content, and every new requirement or section added after the baseline, gets a change request (CR) with an impact analysis based on the Master Project Brief change request template (Section 14, Appendix E). Changed requirements keep their original wording as a "Was:" note, and each CR is referenced from the Requirements tables and the RTM.</w:t>
      </w:r>
    </w:p>
    <w:tbl>
      <w:tblPr>
        <w:tblStyle w:val="TableGrid"/>
        <w:tblW w:w="15136" w:type="dxa"/>
        <w:tblLayout w:type="fixed"/>
        <w:tblLook w:val="04A0" w:firstRow="1" w:lastRow="0" w:firstColumn="1" w:lastColumn="0" w:noHBand="0" w:noVBand="1"/>
      </w:tblPr>
      <w:tblGrid>
        <w:gridCol w:w="850"/>
        <w:gridCol w:w="1450"/>
        <w:gridCol w:w="2900"/>
        <w:gridCol w:w="2000"/>
        <w:gridCol w:w="3200"/>
        <w:gridCol w:w="1150"/>
        <w:gridCol w:w="1000"/>
        <w:gridCol w:w="1000"/>
        <w:gridCol w:w="1586"/>
      </w:tblGrid>
      <w:tr w:rsidR="00F944AF" w14:paraId="1703BAE5" w14:textId="77777777">
        <w:trPr>
          <w:cantSplit/>
          <w:tblHeader/>
        </w:trPr>
        <w:tc>
          <w:tcPr>
            <w:tcW w:w="850" w:type="dxa"/>
            <w:shd w:val="clear" w:color="auto" w:fill="002060"/>
          </w:tcPr>
          <w:p w14:paraId="2B1A5E67" w14:textId="77777777" w:rsidR="00F944AF" w:rsidRDefault="00000000">
            <w:pPr>
              <w:spacing w:after="40"/>
              <w:rPr>
                <w:sz w:val="16"/>
                <w:szCs w:val="16"/>
              </w:rPr>
            </w:pPr>
            <w:r>
              <w:rPr>
                <w:b/>
                <w:bCs/>
                <w:color w:val="FFFFFF"/>
                <w:sz w:val="16"/>
                <w:szCs w:val="16"/>
              </w:rPr>
              <w:t>Change ID</w:t>
            </w:r>
          </w:p>
        </w:tc>
        <w:tc>
          <w:tcPr>
            <w:tcW w:w="1450" w:type="dxa"/>
            <w:shd w:val="clear" w:color="auto" w:fill="002060"/>
          </w:tcPr>
          <w:p w14:paraId="2DA45C00" w14:textId="77777777" w:rsidR="00F944AF" w:rsidRDefault="00000000">
            <w:pPr>
              <w:spacing w:after="40"/>
              <w:rPr>
                <w:sz w:val="16"/>
                <w:szCs w:val="16"/>
              </w:rPr>
            </w:pPr>
            <w:r>
              <w:rPr>
                <w:b/>
                <w:bCs/>
                <w:color w:val="FFFFFF"/>
                <w:sz w:val="16"/>
                <w:szCs w:val="16"/>
              </w:rPr>
              <w:t>Item(s) changed</w:t>
            </w:r>
          </w:p>
        </w:tc>
        <w:tc>
          <w:tcPr>
            <w:tcW w:w="2900" w:type="dxa"/>
            <w:shd w:val="clear" w:color="auto" w:fill="002060"/>
          </w:tcPr>
          <w:p w14:paraId="156A49E3" w14:textId="77777777" w:rsidR="00F944AF" w:rsidRDefault="00000000">
            <w:pPr>
              <w:spacing w:after="40"/>
              <w:rPr>
                <w:sz w:val="16"/>
                <w:szCs w:val="16"/>
              </w:rPr>
            </w:pPr>
            <w:r>
              <w:rPr>
                <w:b/>
                <w:bCs/>
                <w:color w:val="FFFFFF"/>
                <w:sz w:val="16"/>
                <w:szCs w:val="16"/>
              </w:rPr>
              <w:t>Requested change</w:t>
            </w:r>
          </w:p>
        </w:tc>
        <w:tc>
          <w:tcPr>
            <w:tcW w:w="2000" w:type="dxa"/>
            <w:shd w:val="clear" w:color="auto" w:fill="002060"/>
          </w:tcPr>
          <w:p w14:paraId="29A153CC" w14:textId="77777777" w:rsidR="00F944AF" w:rsidRDefault="00000000">
            <w:pPr>
              <w:spacing w:after="40"/>
              <w:rPr>
                <w:sz w:val="16"/>
                <w:szCs w:val="16"/>
              </w:rPr>
            </w:pPr>
            <w:r>
              <w:rPr>
                <w:b/>
                <w:bCs/>
                <w:color w:val="FFFFFF"/>
                <w:sz w:val="16"/>
                <w:szCs w:val="16"/>
              </w:rPr>
              <w:t>Reason / expected value</w:t>
            </w:r>
          </w:p>
        </w:tc>
        <w:tc>
          <w:tcPr>
            <w:tcW w:w="3200" w:type="dxa"/>
            <w:shd w:val="clear" w:color="auto" w:fill="002060"/>
          </w:tcPr>
          <w:p w14:paraId="2D1873C8" w14:textId="77777777" w:rsidR="00F944AF" w:rsidRDefault="00000000">
            <w:pPr>
              <w:spacing w:after="40"/>
              <w:rPr>
                <w:sz w:val="16"/>
                <w:szCs w:val="16"/>
              </w:rPr>
            </w:pPr>
            <w:r>
              <w:rPr>
                <w:b/>
                <w:bCs/>
                <w:color w:val="FFFFFF"/>
                <w:sz w:val="16"/>
                <w:szCs w:val="16"/>
              </w:rPr>
              <w:t>Impact analysis (requirements, design/data/API, security, testing, scope/schedule/cost, risk)</w:t>
            </w:r>
          </w:p>
        </w:tc>
        <w:tc>
          <w:tcPr>
            <w:tcW w:w="1150" w:type="dxa"/>
            <w:shd w:val="clear" w:color="auto" w:fill="002060"/>
          </w:tcPr>
          <w:p w14:paraId="1E1E7BC0" w14:textId="77777777" w:rsidR="00F944AF" w:rsidRDefault="00000000">
            <w:pPr>
              <w:spacing w:after="40"/>
              <w:rPr>
                <w:sz w:val="16"/>
                <w:szCs w:val="16"/>
              </w:rPr>
            </w:pPr>
            <w:r>
              <w:rPr>
                <w:b/>
                <w:bCs/>
                <w:color w:val="FFFFFF"/>
                <w:sz w:val="16"/>
                <w:szCs w:val="16"/>
              </w:rPr>
              <w:t>Raised by / date</w:t>
            </w:r>
          </w:p>
        </w:tc>
        <w:tc>
          <w:tcPr>
            <w:tcW w:w="1000" w:type="dxa"/>
            <w:shd w:val="clear" w:color="auto" w:fill="002060"/>
          </w:tcPr>
          <w:p w14:paraId="127E4227" w14:textId="77777777" w:rsidR="00F944AF" w:rsidRDefault="00000000">
            <w:pPr>
              <w:spacing w:after="40"/>
              <w:rPr>
                <w:sz w:val="16"/>
                <w:szCs w:val="16"/>
              </w:rPr>
            </w:pPr>
            <w:r>
              <w:rPr>
                <w:b/>
                <w:bCs/>
                <w:color w:val="FFFFFF"/>
                <w:sz w:val="16"/>
                <w:szCs w:val="16"/>
              </w:rPr>
              <w:t>Baseline affected</w:t>
            </w:r>
          </w:p>
        </w:tc>
        <w:tc>
          <w:tcPr>
            <w:tcW w:w="1000" w:type="dxa"/>
            <w:shd w:val="clear" w:color="auto" w:fill="002060"/>
          </w:tcPr>
          <w:p w14:paraId="10BC9E00" w14:textId="77777777" w:rsidR="00F944AF" w:rsidRDefault="00000000">
            <w:pPr>
              <w:spacing w:after="40"/>
              <w:rPr>
                <w:sz w:val="16"/>
                <w:szCs w:val="16"/>
              </w:rPr>
            </w:pPr>
            <w:r>
              <w:rPr>
                <w:b/>
                <w:bCs/>
                <w:color w:val="FFFFFF"/>
                <w:sz w:val="16"/>
                <w:szCs w:val="16"/>
              </w:rPr>
              <w:t>Recommendation / decision</w:t>
            </w:r>
          </w:p>
        </w:tc>
        <w:tc>
          <w:tcPr>
            <w:tcW w:w="1586" w:type="dxa"/>
            <w:shd w:val="clear" w:color="auto" w:fill="002060"/>
          </w:tcPr>
          <w:p w14:paraId="2F061295" w14:textId="77777777" w:rsidR="00F944AF" w:rsidRDefault="00000000">
            <w:pPr>
              <w:spacing w:after="40"/>
              <w:rPr>
                <w:sz w:val="16"/>
                <w:szCs w:val="16"/>
              </w:rPr>
            </w:pPr>
            <w:r>
              <w:rPr>
                <w:b/>
                <w:bCs/>
                <w:color w:val="FFFFFF"/>
                <w:sz w:val="16"/>
                <w:szCs w:val="16"/>
              </w:rPr>
              <w:t>Approved by / date</w:t>
            </w:r>
          </w:p>
        </w:tc>
      </w:tr>
      <w:tr w:rsidR="00F944AF" w14:paraId="6841DD03" w14:textId="77777777">
        <w:trPr>
          <w:cantSplit/>
        </w:trPr>
        <w:tc>
          <w:tcPr>
            <w:tcW w:w="850" w:type="dxa"/>
          </w:tcPr>
          <w:p w14:paraId="052591BA" w14:textId="77777777" w:rsidR="00F944AF" w:rsidRDefault="00000000">
            <w:pPr>
              <w:spacing w:after="40"/>
              <w:rPr>
                <w:sz w:val="16"/>
                <w:szCs w:val="16"/>
              </w:rPr>
            </w:pPr>
            <w:r>
              <w:rPr>
                <w:sz w:val="16"/>
                <w:szCs w:val="16"/>
              </w:rPr>
              <w:t>CR-001</w:t>
            </w:r>
          </w:p>
        </w:tc>
        <w:tc>
          <w:tcPr>
            <w:tcW w:w="1450" w:type="dxa"/>
          </w:tcPr>
          <w:p w14:paraId="0D543855" w14:textId="77777777" w:rsidR="00F944AF" w:rsidRDefault="00000000">
            <w:pPr>
              <w:spacing w:after="40"/>
              <w:rPr>
                <w:sz w:val="16"/>
                <w:szCs w:val="16"/>
              </w:rPr>
            </w:pPr>
            <w:r>
              <w:rPr>
                <w:sz w:val="16"/>
                <w:szCs w:val="16"/>
              </w:rPr>
              <w:t>FR-015, NFR-009, Scope Baseline item 16, Relationships table</w:t>
            </w:r>
          </w:p>
        </w:tc>
        <w:tc>
          <w:tcPr>
            <w:tcW w:w="2900" w:type="dxa"/>
          </w:tcPr>
          <w:p w14:paraId="7301CB59" w14:textId="77777777" w:rsidR="00F944AF" w:rsidRDefault="00000000">
            <w:pPr>
              <w:spacing w:after="40"/>
              <w:rPr>
                <w:sz w:val="16"/>
                <w:szCs w:val="16"/>
              </w:rPr>
            </w:pPr>
            <w:r>
              <w:rPr>
                <w:sz w:val="16"/>
                <w:szCs w:val="16"/>
              </w:rPr>
              <w:t>Replace "admin" with "Management": FR-015 "admin-defined / admin-maintained list" becomes "Management-defined / list maintained by Management users"; NFR-009 "categories admin-configurable" becomes "Management-configurable"; Scope item 16 "Admin-controlled" becomes "Management-controlled".</w:t>
            </w:r>
          </w:p>
        </w:tc>
        <w:tc>
          <w:tcPr>
            <w:tcW w:w="2000" w:type="dxa"/>
          </w:tcPr>
          <w:p w14:paraId="26E3178F" w14:textId="77777777" w:rsidR="00F944AF" w:rsidRDefault="00000000">
            <w:pPr>
              <w:spacing w:after="40"/>
              <w:rPr>
                <w:sz w:val="16"/>
                <w:szCs w:val="16"/>
              </w:rPr>
            </w:pPr>
            <w:r>
              <w:rPr>
                <w:sz w:val="16"/>
                <w:szCs w:val="16"/>
              </w:rPr>
              <w:t>The system has no Admin role. Roles are REQUESTER, HANDLER and MANAGER (CR-008), so an "admin" requirement could not be implemented or tested.</w:t>
            </w:r>
          </w:p>
        </w:tc>
        <w:tc>
          <w:tcPr>
            <w:tcW w:w="3200" w:type="dxa"/>
          </w:tcPr>
          <w:p w14:paraId="710B9719" w14:textId="77777777" w:rsidR="00F944AF" w:rsidRDefault="00000000">
            <w:pPr>
              <w:spacing w:after="40"/>
              <w:rPr>
                <w:sz w:val="16"/>
                <w:szCs w:val="16"/>
              </w:rPr>
            </w:pPr>
            <w:r>
              <w:rPr>
                <w:sz w:val="16"/>
                <w:szCs w:val="16"/>
              </w:rPr>
              <w:t>Requirements: FR-015, NFR-009 wording. Design/API: API-14 and API-15 are Management only. Security: none (narrows who can change categories). Testing: category tests use a MANAGER token. Schedule/cost: none. Risk: none.</w:t>
            </w:r>
          </w:p>
        </w:tc>
        <w:tc>
          <w:tcPr>
            <w:tcW w:w="1150" w:type="dxa"/>
          </w:tcPr>
          <w:p w14:paraId="64B0853A" w14:textId="77777777" w:rsidR="00F944AF" w:rsidRDefault="00000000">
            <w:pPr>
              <w:spacing w:after="40"/>
              <w:rPr>
                <w:sz w:val="16"/>
                <w:szCs w:val="16"/>
              </w:rPr>
            </w:pPr>
            <w:r>
              <w:rPr>
                <w:sz w:val="16"/>
                <w:szCs w:val="16"/>
              </w:rPr>
              <w:t>Eduard Herman, 30/09/2026</w:t>
            </w:r>
          </w:p>
        </w:tc>
        <w:tc>
          <w:tcPr>
            <w:tcW w:w="1000" w:type="dxa"/>
          </w:tcPr>
          <w:p w14:paraId="62F3F8AE" w14:textId="77777777" w:rsidR="00F944AF" w:rsidRDefault="00000000">
            <w:pPr>
              <w:spacing w:after="40"/>
              <w:rPr>
                <w:sz w:val="16"/>
                <w:szCs w:val="16"/>
              </w:rPr>
            </w:pPr>
            <w:r>
              <w:rPr>
                <w:sz w:val="16"/>
                <w:szCs w:val="16"/>
              </w:rPr>
              <w:t>Yes (M1 v1.0)</w:t>
            </w:r>
          </w:p>
        </w:tc>
        <w:tc>
          <w:tcPr>
            <w:tcW w:w="1000" w:type="dxa"/>
          </w:tcPr>
          <w:p w14:paraId="449819A8" w14:textId="77777777" w:rsidR="00F944AF" w:rsidRDefault="00000000">
            <w:pPr>
              <w:spacing w:after="40"/>
              <w:rPr>
                <w:sz w:val="16"/>
                <w:szCs w:val="16"/>
              </w:rPr>
            </w:pPr>
            <w:r>
              <w:rPr>
                <w:sz w:val="16"/>
                <w:szCs w:val="16"/>
              </w:rPr>
              <w:t>Accept - applied in PED v1.6</w:t>
            </w:r>
          </w:p>
        </w:tc>
        <w:tc>
          <w:tcPr>
            <w:tcW w:w="1586" w:type="dxa"/>
          </w:tcPr>
          <w:p w14:paraId="1A1D11D5" w14:textId="77777777" w:rsidR="00F944AF" w:rsidRDefault="00000000">
            <w:pPr>
              <w:spacing w:after="40"/>
              <w:rPr>
                <w:sz w:val="16"/>
                <w:szCs w:val="16"/>
              </w:rPr>
            </w:pPr>
            <w:r>
              <w:rPr>
                <w:sz w:val="16"/>
                <w:szCs w:val="16"/>
              </w:rPr>
              <w:t>Chanri Du Randt, Clarissa Bierman, 30/09/2026</w:t>
            </w:r>
          </w:p>
        </w:tc>
      </w:tr>
      <w:tr w:rsidR="00F944AF" w14:paraId="3C176711" w14:textId="77777777">
        <w:trPr>
          <w:cantSplit/>
        </w:trPr>
        <w:tc>
          <w:tcPr>
            <w:tcW w:w="850" w:type="dxa"/>
          </w:tcPr>
          <w:p w14:paraId="41C8A49D" w14:textId="77777777" w:rsidR="00F944AF" w:rsidRDefault="00000000">
            <w:pPr>
              <w:spacing w:after="40"/>
              <w:rPr>
                <w:sz w:val="16"/>
                <w:szCs w:val="16"/>
              </w:rPr>
            </w:pPr>
            <w:r>
              <w:rPr>
                <w:sz w:val="16"/>
                <w:szCs w:val="16"/>
              </w:rPr>
              <w:t>CR-002</w:t>
            </w:r>
          </w:p>
        </w:tc>
        <w:tc>
          <w:tcPr>
            <w:tcW w:w="1450" w:type="dxa"/>
          </w:tcPr>
          <w:p w14:paraId="496003C9" w14:textId="77777777" w:rsidR="00F944AF" w:rsidRDefault="00000000">
            <w:pPr>
              <w:spacing w:after="40"/>
              <w:rPr>
                <w:sz w:val="16"/>
                <w:szCs w:val="16"/>
              </w:rPr>
            </w:pPr>
            <w:r>
              <w:rPr>
                <w:sz w:val="16"/>
                <w:szCs w:val="16"/>
              </w:rPr>
              <w:t>FR-005</w:t>
            </w:r>
          </w:p>
        </w:tc>
        <w:tc>
          <w:tcPr>
            <w:tcW w:w="2900" w:type="dxa"/>
          </w:tcPr>
          <w:p w14:paraId="037E0D51" w14:textId="77777777" w:rsidR="00F944AF" w:rsidRDefault="00000000">
            <w:pPr>
              <w:spacing w:after="40"/>
              <w:rPr>
                <w:sz w:val="16"/>
                <w:szCs w:val="16"/>
              </w:rPr>
            </w:pPr>
            <w:r>
              <w:rPr>
                <w:sz w:val="16"/>
                <w:szCs w:val="16"/>
              </w:rPr>
              <w:t>Requirement becomes "Staff view requests in the categories assigned to them by Management." Acceptance adds that other requests cannot be opened through the API.</w:t>
            </w:r>
          </w:p>
        </w:tc>
        <w:tc>
          <w:tcPr>
            <w:tcW w:w="2000" w:type="dxa"/>
          </w:tcPr>
          <w:p w14:paraId="15D180FE" w14:textId="77777777" w:rsidR="00F944AF" w:rsidRDefault="00000000">
            <w:pPr>
              <w:spacing w:after="40"/>
              <w:rPr>
                <w:sz w:val="16"/>
                <w:szCs w:val="16"/>
              </w:rPr>
            </w:pPr>
            <w:r>
              <w:rPr>
                <w:sz w:val="16"/>
                <w:szCs w:val="16"/>
              </w:rPr>
              <w:t>M1 said "assigned category/permission scope" without defining how scope is stored. Clients are identified by numbers and requests hold little personal data outside the request itself, so category-based visibility is enough.</w:t>
            </w:r>
          </w:p>
        </w:tc>
        <w:tc>
          <w:tcPr>
            <w:tcW w:w="3200" w:type="dxa"/>
          </w:tcPr>
          <w:p w14:paraId="214E5C54" w14:textId="77777777" w:rsidR="00F944AF" w:rsidRDefault="00000000">
            <w:pPr>
              <w:spacing w:after="40"/>
              <w:rPr>
                <w:sz w:val="16"/>
                <w:szCs w:val="16"/>
              </w:rPr>
            </w:pPr>
            <w:r>
              <w:rPr>
                <w:sz w:val="16"/>
                <w:szCs w:val="16"/>
              </w:rPr>
              <w:t>Requirements: FR-005. Data: new EmployeeCategory table (ERD v2). API: API-07 filtered by scope, new API-16. Security: object-level check in the service layer (R-10). Testing: handler outside the category gets 403. Schedule: small (one table, one endpoint). Risk: R-10.</w:t>
            </w:r>
          </w:p>
        </w:tc>
        <w:tc>
          <w:tcPr>
            <w:tcW w:w="1150" w:type="dxa"/>
          </w:tcPr>
          <w:p w14:paraId="5638C400" w14:textId="77777777" w:rsidR="00F944AF" w:rsidRDefault="00000000">
            <w:pPr>
              <w:spacing w:after="40"/>
              <w:rPr>
                <w:sz w:val="16"/>
                <w:szCs w:val="16"/>
              </w:rPr>
            </w:pPr>
            <w:r>
              <w:rPr>
                <w:sz w:val="16"/>
                <w:szCs w:val="16"/>
              </w:rPr>
              <w:t>Eduard Herman, 30/09/2026</w:t>
            </w:r>
          </w:p>
        </w:tc>
        <w:tc>
          <w:tcPr>
            <w:tcW w:w="1000" w:type="dxa"/>
          </w:tcPr>
          <w:p w14:paraId="5AC42AC3" w14:textId="77777777" w:rsidR="00F944AF" w:rsidRDefault="00000000">
            <w:pPr>
              <w:spacing w:after="40"/>
              <w:rPr>
                <w:sz w:val="16"/>
                <w:szCs w:val="16"/>
              </w:rPr>
            </w:pPr>
            <w:r>
              <w:rPr>
                <w:sz w:val="16"/>
                <w:szCs w:val="16"/>
              </w:rPr>
              <w:t>Yes (M1 v1.0)</w:t>
            </w:r>
          </w:p>
        </w:tc>
        <w:tc>
          <w:tcPr>
            <w:tcW w:w="1000" w:type="dxa"/>
          </w:tcPr>
          <w:p w14:paraId="32A950DC" w14:textId="77777777" w:rsidR="00F944AF" w:rsidRDefault="00000000">
            <w:pPr>
              <w:spacing w:after="40"/>
              <w:rPr>
                <w:sz w:val="16"/>
                <w:szCs w:val="16"/>
              </w:rPr>
            </w:pPr>
            <w:r>
              <w:rPr>
                <w:sz w:val="16"/>
                <w:szCs w:val="16"/>
              </w:rPr>
              <w:t>Accept - applied in PED v1.6</w:t>
            </w:r>
          </w:p>
        </w:tc>
        <w:tc>
          <w:tcPr>
            <w:tcW w:w="1586" w:type="dxa"/>
          </w:tcPr>
          <w:p w14:paraId="248FCF7B" w14:textId="77777777" w:rsidR="00F944AF" w:rsidRDefault="00000000">
            <w:pPr>
              <w:spacing w:after="40"/>
              <w:rPr>
                <w:sz w:val="16"/>
                <w:szCs w:val="16"/>
              </w:rPr>
            </w:pPr>
            <w:r>
              <w:rPr>
                <w:sz w:val="16"/>
                <w:szCs w:val="16"/>
              </w:rPr>
              <w:t>Chanri Du Randt, Clarissa Bierman, 30/09/2026</w:t>
            </w:r>
          </w:p>
        </w:tc>
      </w:tr>
      <w:tr w:rsidR="00F944AF" w14:paraId="311FC1EF" w14:textId="77777777">
        <w:trPr>
          <w:cantSplit/>
        </w:trPr>
        <w:tc>
          <w:tcPr>
            <w:tcW w:w="850" w:type="dxa"/>
          </w:tcPr>
          <w:p w14:paraId="68D9D8A8" w14:textId="77777777" w:rsidR="00F944AF" w:rsidRDefault="00000000">
            <w:pPr>
              <w:spacing w:after="40"/>
              <w:rPr>
                <w:sz w:val="16"/>
                <w:szCs w:val="16"/>
              </w:rPr>
            </w:pPr>
            <w:r>
              <w:rPr>
                <w:sz w:val="16"/>
                <w:szCs w:val="16"/>
              </w:rPr>
              <w:t>CR-003</w:t>
            </w:r>
          </w:p>
        </w:tc>
        <w:tc>
          <w:tcPr>
            <w:tcW w:w="1450" w:type="dxa"/>
          </w:tcPr>
          <w:p w14:paraId="08598AF0" w14:textId="77777777" w:rsidR="00F944AF" w:rsidRDefault="00000000">
            <w:pPr>
              <w:spacing w:after="40"/>
              <w:rPr>
                <w:sz w:val="16"/>
                <w:szCs w:val="16"/>
              </w:rPr>
            </w:pPr>
            <w:r>
              <w:rPr>
                <w:sz w:val="16"/>
                <w:szCs w:val="16"/>
              </w:rPr>
              <w:t>New FR-016</w:t>
            </w:r>
          </w:p>
        </w:tc>
        <w:tc>
          <w:tcPr>
            <w:tcW w:w="2900" w:type="dxa"/>
          </w:tcPr>
          <w:p w14:paraId="6E33CDDC" w14:textId="77777777" w:rsidR="00F944AF" w:rsidRDefault="00000000">
            <w:pPr>
              <w:spacing w:after="40"/>
              <w:rPr>
                <w:sz w:val="16"/>
                <w:szCs w:val="16"/>
              </w:rPr>
            </w:pPr>
            <w:r>
              <w:rPr>
                <w:sz w:val="16"/>
                <w:szCs w:val="16"/>
              </w:rPr>
              <w:t>Add FR-016: Management sets the priority of a request (Low, Medium, High); saved, shown in staff lists and audited; other roles cannot change it.</w:t>
            </w:r>
          </w:p>
        </w:tc>
        <w:tc>
          <w:tcPr>
            <w:tcW w:w="2000" w:type="dxa"/>
          </w:tcPr>
          <w:p w14:paraId="546D655C" w14:textId="77777777" w:rsidR="00F944AF" w:rsidRDefault="00000000">
            <w:pPr>
              <w:spacing w:after="40"/>
              <w:rPr>
                <w:sz w:val="16"/>
                <w:szCs w:val="16"/>
              </w:rPr>
            </w:pPr>
            <w:r>
              <w:rPr>
                <w:sz w:val="16"/>
                <w:szCs w:val="16"/>
              </w:rPr>
              <w:t>DEC-003 decided managers assign priority and ERD v2 stores it, but no requirement existed to trace or test it.</w:t>
            </w:r>
          </w:p>
        </w:tc>
        <w:tc>
          <w:tcPr>
            <w:tcW w:w="3200" w:type="dxa"/>
          </w:tcPr>
          <w:p w14:paraId="03D65EC1" w14:textId="77777777" w:rsidR="00F944AF" w:rsidRDefault="00000000">
            <w:pPr>
              <w:spacing w:after="40"/>
              <w:rPr>
                <w:sz w:val="16"/>
                <w:szCs w:val="16"/>
              </w:rPr>
            </w:pPr>
            <w:r>
              <w:rPr>
                <w:sz w:val="16"/>
                <w:szCs w:val="16"/>
              </w:rPr>
              <w:t>Requirements: new FR-016, Stakeholder Derived Requirements. Data: Request.Priority. API: API-12 (MANAGER only). Security: role check. Testing: priority change audited; handler token rejected. Scope: small addition, Should priority. Schedule: low. Risk: R-01 (scope growth) - handled through this CR.</w:t>
            </w:r>
          </w:p>
        </w:tc>
        <w:tc>
          <w:tcPr>
            <w:tcW w:w="1150" w:type="dxa"/>
          </w:tcPr>
          <w:p w14:paraId="51FDCDE8" w14:textId="77777777" w:rsidR="00F944AF" w:rsidRDefault="00000000">
            <w:pPr>
              <w:spacing w:after="40"/>
              <w:rPr>
                <w:sz w:val="16"/>
                <w:szCs w:val="16"/>
              </w:rPr>
            </w:pPr>
            <w:r>
              <w:rPr>
                <w:sz w:val="16"/>
                <w:szCs w:val="16"/>
              </w:rPr>
              <w:t>Eduard Herman, 30/09/2026</w:t>
            </w:r>
          </w:p>
        </w:tc>
        <w:tc>
          <w:tcPr>
            <w:tcW w:w="1000" w:type="dxa"/>
          </w:tcPr>
          <w:p w14:paraId="10D1152D" w14:textId="77777777" w:rsidR="00F944AF" w:rsidRDefault="00000000">
            <w:pPr>
              <w:spacing w:after="40"/>
              <w:rPr>
                <w:sz w:val="16"/>
                <w:szCs w:val="16"/>
              </w:rPr>
            </w:pPr>
            <w:r>
              <w:rPr>
                <w:sz w:val="16"/>
                <w:szCs w:val="16"/>
              </w:rPr>
              <w:t>No (new requirement)</w:t>
            </w:r>
          </w:p>
        </w:tc>
        <w:tc>
          <w:tcPr>
            <w:tcW w:w="1000" w:type="dxa"/>
          </w:tcPr>
          <w:p w14:paraId="4026154C" w14:textId="77777777" w:rsidR="00380CD2" w:rsidRDefault="00000000">
            <w:pPr>
              <w:spacing w:after="40"/>
              <w:rPr>
                <w:sz w:val="16"/>
                <w:szCs w:val="16"/>
              </w:rPr>
            </w:pPr>
            <w:r>
              <w:rPr>
                <w:sz w:val="16"/>
                <w:szCs w:val="16"/>
              </w:rPr>
              <w:t>Accept - applied in PED v1.5</w:t>
            </w:r>
          </w:p>
        </w:tc>
        <w:tc>
          <w:tcPr>
            <w:tcW w:w="1586" w:type="dxa"/>
          </w:tcPr>
          <w:p w14:paraId="100BD60F" w14:textId="77777777" w:rsidR="00F944AF" w:rsidRDefault="00000000">
            <w:pPr>
              <w:spacing w:after="40"/>
              <w:rPr>
                <w:sz w:val="16"/>
                <w:szCs w:val="16"/>
              </w:rPr>
            </w:pPr>
            <w:r>
              <w:rPr>
                <w:sz w:val="16"/>
                <w:szCs w:val="16"/>
              </w:rPr>
              <w:t>Chanri Du Randt, Clarissa Bierman, 30/09/2026</w:t>
            </w:r>
          </w:p>
        </w:tc>
      </w:tr>
      <w:tr w:rsidR="00F944AF" w14:paraId="51D3BF70" w14:textId="77777777">
        <w:trPr>
          <w:cantSplit/>
        </w:trPr>
        <w:tc>
          <w:tcPr>
            <w:tcW w:w="850" w:type="dxa"/>
          </w:tcPr>
          <w:p w14:paraId="2A5FC86A" w14:textId="77777777" w:rsidR="00F944AF" w:rsidRDefault="00000000">
            <w:pPr>
              <w:spacing w:after="40"/>
              <w:rPr>
                <w:sz w:val="16"/>
                <w:szCs w:val="16"/>
              </w:rPr>
            </w:pPr>
            <w:r>
              <w:rPr>
                <w:sz w:val="16"/>
                <w:szCs w:val="16"/>
              </w:rPr>
              <w:lastRenderedPageBreak/>
              <w:t>CR-004</w:t>
            </w:r>
          </w:p>
        </w:tc>
        <w:tc>
          <w:tcPr>
            <w:tcW w:w="1450" w:type="dxa"/>
          </w:tcPr>
          <w:p w14:paraId="37985523" w14:textId="77777777" w:rsidR="00F944AF" w:rsidRDefault="00000000">
            <w:pPr>
              <w:spacing w:after="40"/>
              <w:rPr>
                <w:sz w:val="16"/>
                <w:szCs w:val="16"/>
              </w:rPr>
            </w:pPr>
            <w:r>
              <w:rPr>
                <w:sz w:val="16"/>
                <w:szCs w:val="16"/>
              </w:rPr>
              <w:t>FR-012</w:t>
            </w:r>
          </w:p>
        </w:tc>
        <w:tc>
          <w:tcPr>
            <w:tcW w:w="2900" w:type="dxa"/>
          </w:tcPr>
          <w:p w14:paraId="6A06F641" w14:textId="77777777" w:rsidR="00F944AF" w:rsidRDefault="00000000">
            <w:pPr>
              <w:spacing w:after="40"/>
              <w:rPr>
                <w:sz w:val="16"/>
                <w:szCs w:val="16"/>
              </w:rPr>
            </w:pPr>
            <w:r>
              <w:rPr>
                <w:sz w:val="16"/>
                <w:szCs w:val="16"/>
              </w:rPr>
              <w:t>Add to acceptance criteria: a request is overdue when it is not Resolved, Closed or Rejected within 7 calendar days of its CreatedAt date.</w:t>
            </w:r>
          </w:p>
        </w:tc>
        <w:tc>
          <w:tcPr>
            <w:tcW w:w="2000" w:type="dxa"/>
          </w:tcPr>
          <w:p w14:paraId="282213F3" w14:textId="77777777" w:rsidR="00F944AF" w:rsidRDefault="00000000">
            <w:pPr>
              <w:spacing w:after="40"/>
              <w:rPr>
                <w:sz w:val="16"/>
                <w:szCs w:val="16"/>
              </w:rPr>
            </w:pPr>
            <w:r>
              <w:rPr>
                <w:sz w:val="16"/>
                <w:szCs w:val="16"/>
              </w:rPr>
              <w:t>"Overdue" was never defined, so FR-012 could not be tested. 7 days is a team assumption until CivicConnect gives a service level.</w:t>
            </w:r>
          </w:p>
        </w:tc>
        <w:tc>
          <w:tcPr>
            <w:tcW w:w="3200" w:type="dxa"/>
          </w:tcPr>
          <w:p w14:paraId="3E64202D" w14:textId="77777777" w:rsidR="00F944AF" w:rsidRDefault="00000000">
            <w:pPr>
              <w:spacing w:after="40"/>
              <w:rPr>
                <w:sz w:val="16"/>
                <w:szCs w:val="16"/>
              </w:rPr>
            </w:pPr>
            <w:r>
              <w:rPr>
                <w:sz w:val="16"/>
                <w:szCs w:val="16"/>
              </w:rPr>
              <w:t>Requirements: FR-012. Data: calculated from Status and CreatedAt (no new column). API: API-17 overdue count. Testing: boundary test at 7 days. Schedule/cost: none. Risk: R-09 (assumption not confirmed by a real client).</w:t>
            </w:r>
          </w:p>
        </w:tc>
        <w:tc>
          <w:tcPr>
            <w:tcW w:w="1150" w:type="dxa"/>
          </w:tcPr>
          <w:p w14:paraId="22334274" w14:textId="77777777" w:rsidR="00F944AF" w:rsidRDefault="00000000">
            <w:pPr>
              <w:spacing w:after="40"/>
              <w:rPr>
                <w:sz w:val="16"/>
                <w:szCs w:val="16"/>
              </w:rPr>
            </w:pPr>
            <w:r>
              <w:rPr>
                <w:sz w:val="16"/>
                <w:szCs w:val="16"/>
              </w:rPr>
              <w:t>Eduard Herman, 30/09/2026</w:t>
            </w:r>
          </w:p>
        </w:tc>
        <w:tc>
          <w:tcPr>
            <w:tcW w:w="1000" w:type="dxa"/>
          </w:tcPr>
          <w:p w14:paraId="23892965" w14:textId="77777777" w:rsidR="00F944AF" w:rsidRDefault="00000000">
            <w:pPr>
              <w:spacing w:after="40"/>
              <w:rPr>
                <w:sz w:val="16"/>
                <w:szCs w:val="16"/>
              </w:rPr>
            </w:pPr>
            <w:r>
              <w:rPr>
                <w:sz w:val="16"/>
                <w:szCs w:val="16"/>
              </w:rPr>
              <w:t>Yes (M1 v1.0)</w:t>
            </w:r>
          </w:p>
        </w:tc>
        <w:tc>
          <w:tcPr>
            <w:tcW w:w="1000" w:type="dxa"/>
          </w:tcPr>
          <w:p w14:paraId="6005C595" w14:textId="77777777" w:rsidR="00F944AF" w:rsidRDefault="00000000">
            <w:pPr>
              <w:spacing w:after="40"/>
              <w:rPr>
                <w:sz w:val="16"/>
                <w:szCs w:val="16"/>
              </w:rPr>
            </w:pPr>
            <w:r>
              <w:rPr>
                <w:sz w:val="16"/>
                <w:szCs w:val="16"/>
              </w:rPr>
              <w:t>Accept - applied in PED v1.6</w:t>
            </w:r>
          </w:p>
        </w:tc>
        <w:tc>
          <w:tcPr>
            <w:tcW w:w="1586" w:type="dxa"/>
          </w:tcPr>
          <w:p w14:paraId="5879C051" w14:textId="77777777" w:rsidR="00F944AF" w:rsidRDefault="00000000">
            <w:pPr>
              <w:spacing w:after="40"/>
              <w:rPr>
                <w:sz w:val="16"/>
                <w:szCs w:val="16"/>
              </w:rPr>
            </w:pPr>
            <w:r>
              <w:rPr>
                <w:sz w:val="16"/>
                <w:szCs w:val="16"/>
              </w:rPr>
              <w:t>Chanri Du Randt, Clarissa Bierman, 30/09/2026</w:t>
            </w:r>
          </w:p>
        </w:tc>
      </w:tr>
      <w:tr w:rsidR="00F944AF" w14:paraId="516C2CEE" w14:textId="77777777">
        <w:trPr>
          <w:cantSplit/>
        </w:trPr>
        <w:tc>
          <w:tcPr>
            <w:tcW w:w="850" w:type="dxa"/>
          </w:tcPr>
          <w:p w14:paraId="436407A0" w14:textId="77777777" w:rsidR="00F944AF" w:rsidRDefault="00000000">
            <w:pPr>
              <w:spacing w:after="40"/>
              <w:rPr>
                <w:sz w:val="16"/>
                <w:szCs w:val="16"/>
              </w:rPr>
            </w:pPr>
            <w:r>
              <w:rPr>
                <w:sz w:val="16"/>
                <w:szCs w:val="16"/>
              </w:rPr>
              <w:t>CR-005</w:t>
            </w:r>
          </w:p>
        </w:tc>
        <w:tc>
          <w:tcPr>
            <w:tcW w:w="1450" w:type="dxa"/>
          </w:tcPr>
          <w:p w14:paraId="6F855A17" w14:textId="77777777" w:rsidR="00380CD2" w:rsidRDefault="00000000">
            <w:pPr>
              <w:spacing w:after="40"/>
              <w:rPr>
                <w:sz w:val="16"/>
                <w:szCs w:val="16"/>
              </w:rPr>
            </w:pPr>
            <w:r>
              <w:rPr>
                <w:sz w:val="16"/>
                <w:szCs w:val="16"/>
              </w:rPr>
              <w:t>FR-004, Scope Baseline item 4</w:t>
            </w:r>
          </w:p>
        </w:tc>
        <w:tc>
          <w:tcPr>
            <w:tcW w:w="2900" w:type="dxa"/>
          </w:tcPr>
          <w:p w14:paraId="69DE23CE" w14:textId="77777777" w:rsidR="00380CD2" w:rsidRDefault="00000000">
            <w:pPr>
              <w:spacing w:after="40"/>
              <w:rPr>
                <w:sz w:val="16"/>
                <w:szCs w:val="16"/>
              </w:rPr>
            </w:pPr>
            <w:r>
              <w:rPr>
                <w:sz w:val="16"/>
                <w:szCs w:val="16"/>
              </w:rPr>
              <w:t>Status names in FR-004 and Scope Baseline item 4 change from "accepted/rejected/updated/completed" to "Assigned, In Progress, Resolved, Closed or Rejected".</w:t>
            </w:r>
          </w:p>
        </w:tc>
        <w:tc>
          <w:tcPr>
            <w:tcW w:w="2000" w:type="dxa"/>
          </w:tcPr>
          <w:p w14:paraId="0A1094FE" w14:textId="77777777" w:rsidR="00F944AF" w:rsidRDefault="00000000">
            <w:pPr>
              <w:spacing w:after="40"/>
              <w:rPr>
                <w:sz w:val="16"/>
                <w:szCs w:val="16"/>
              </w:rPr>
            </w:pPr>
            <w:r>
              <w:rPr>
                <w:sz w:val="16"/>
                <w:szCs w:val="16"/>
              </w:rPr>
              <w:t>Aligns FR-004 with the FR-009 state machine and the Status values in the database and API.</w:t>
            </w:r>
          </w:p>
        </w:tc>
        <w:tc>
          <w:tcPr>
            <w:tcW w:w="3200" w:type="dxa"/>
          </w:tcPr>
          <w:p w14:paraId="3930911E" w14:textId="77777777" w:rsidR="00F944AF" w:rsidRDefault="00000000">
            <w:pPr>
              <w:spacing w:after="40"/>
              <w:rPr>
                <w:sz w:val="16"/>
                <w:szCs w:val="16"/>
              </w:rPr>
            </w:pPr>
            <w:r>
              <w:rPr>
                <w:sz w:val="16"/>
                <w:szCs w:val="16"/>
              </w:rPr>
              <w:t>Requirements: FR-004 wording only. Design/data/API: none (uses existing statuses). Testing: requester sees each status. Schedule/cost: none. Risk: none.</w:t>
            </w:r>
          </w:p>
        </w:tc>
        <w:tc>
          <w:tcPr>
            <w:tcW w:w="1150" w:type="dxa"/>
          </w:tcPr>
          <w:p w14:paraId="173BF242" w14:textId="77777777" w:rsidR="00F944AF" w:rsidRDefault="00000000">
            <w:pPr>
              <w:spacing w:after="40"/>
              <w:rPr>
                <w:sz w:val="16"/>
                <w:szCs w:val="16"/>
              </w:rPr>
            </w:pPr>
            <w:r>
              <w:rPr>
                <w:sz w:val="16"/>
                <w:szCs w:val="16"/>
              </w:rPr>
              <w:t>Eduard Herman, 30/09/2026</w:t>
            </w:r>
          </w:p>
        </w:tc>
        <w:tc>
          <w:tcPr>
            <w:tcW w:w="1000" w:type="dxa"/>
          </w:tcPr>
          <w:p w14:paraId="71C996F4" w14:textId="77777777" w:rsidR="00F944AF" w:rsidRDefault="00000000">
            <w:pPr>
              <w:spacing w:after="40"/>
              <w:rPr>
                <w:sz w:val="16"/>
                <w:szCs w:val="16"/>
              </w:rPr>
            </w:pPr>
            <w:r>
              <w:rPr>
                <w:sz w:val="16"/>
                <w:szCs w:val="16"/>
              </w:rPr>
              <w:t>Yes (M1 v1.0)</w:t>
            </w:r>
          </w:p>
        </w:tc>
        <w:tc>
          <w:tcPr>
            <w:tcW w:w="1000" w:type="dxa"/>
          </w:tcPr>
          <w:p w14:paraId="5DB10BB2" w14:textId="77777777" w:rsidR="00F944AF" w:rsidRDefault="00000000">
            <w:pPr>
              <w:spacing w:after="40"/>
              <w:rPr>
                <w:sz w:val="16"/>
                <w:szCs w:val="16"/>
              </w:rPr>
            </w:pPr>
            <w:r>
              <w:rPr>
                <w:sz w:val="16"/>
                <w:szCs w:val="16"/>
              </w:rPr>
              <w:t>Accept - applied in PED v1.6</w:t>
            </w:r>
          </w:p>
        </w:tc>
        <w:tc>
          <w:tcPr>
            <w:tcW w:w="1586" w:type="dxa"/>
          </w:tcPr>
          <w:p w14:paraId="6C1A8BA5" w14:textId="77777777" w:rsidR="00F944AF" w:rsidRDefault="00000000">
            <w:pPr>
              <w:spacing w:after="40"/>
              <w:rPr>
                <w:sz w:val="16"/>
                <w:szCs w:val="16"/>
              </w:rPr>
            </w:pPr>
            <w:r>
              <w:rPr>
                <w:sz w:val="16"/>
                <w:szCs w:val="16"/>
              </w:rPr>
              <w:t>Chanri Du Randt, Clarissa Bierman, 30/09/2026</w:t>
            </w:r>
          </w:p>
        </w:tc>
      </w:tr>
      <w:tr w:rsidR="00F944AF" w14:paraId="678B2E02" w14:textId="77777777">
        <w:trPr>
          <w:cantSplit/>
        </w:trPr>
        <w:tc>
          <w:tcPr>
            <w:tcW w:w="850" w:type="dxa"/>
          </w:tcPr>
          <w:p w14:paraId="3E048732" w14:textId="77777777" w:rsidR="00F944AF" w:rsidRDefault="00000000">
            <w:pPr>
              <w:spacing w:after="40"/>
              <w:rPr>
                <w:sz w:val="16"/>
                <w:szCs w:val="16"/>
              </w:rPr>
            </w:pPr>
            <w:r>
              <w:rPr>
                <w:sz w:val="16"/>
                <w:szCs w:val="16"/>
              </w:rPr>
              <w:t>CR-006</w:t>
            </w:r>
          </w:p>
        </w:tc>
        <w:tc>
          <w:tcPr>
            <w:tcW w:w="1450" w:type="dxa"/>
          </w:tcPr>
          <w:p w14:paraId="4EC34FBF" w14:textId="77777777" w:rsidR="00F944AF" w:rsidRDefault="00000000">
            <w:pPr>
              <w:spacing w:after="40"/>
              <w:rPr>
                <w:sz w:val="16"/>
                <w:szCs w:val="16"/>
              </w:rPr>
            </w:pPr>
            <w:r>
              <w:rPr>
                <w:sz w:val="16"/>
                <w:szCs w:val="16"/>
              </w:rPr>
              <w:t>NFR-002, NFR-005, NFR-006, NFR-009</w:t>
            </w:r>
          </w:p>
        </w:tc>
        <w:tc>
          <w:tcPr>
            <w:tcW w:w="2900" w:type="dxa"/>
          </w:tcPr>
          <w:p w14:paraId="35D73046" w14:textId="77777777" w:rsidR="00380CD2" w:rsidRDefault="00000000">
            <w:pPr>
              <w:spacing w:after="40"/>
              <w:rPr>
                <w:sz w:val="16"/>
                <w:szCs w:val="16"/>
              </w:rPr>
            </w:pPr>
            <w:r>
              <w:rPr>
                <w:sz w:val="16"/>
                <w:szCs w:val="16"/>
              </w:rPr>
              <w:t xml:space="preserve">Add M2 lines: NFR-002 BCrypt via Spring Security; NFR-005 health check the day before each demo; NFR-006 also logs submission and assignment; NFR-009 confirmed at the M2 architecture review. Original M1 wording is kept above the new line (NFR-002, NFR-005, NFR-009) or as a "Was:" note (NFR-006).</w:t>
            </w:r>
          </w:p>
        </w:tc>
        <w:tc>
          <w:tcPr>
            <w:tcW w:w="2000" w:type="dxa"/>
          </w:tcPr>
          <w:p w14:paraId="1B63B7C3" w14:textId="77777777" w:rsidR="00F944AF" w:rsidRDefault="00000000">
            <w:pPr>
              <w:spacing w:after="40"/>
              <w:rPr>
                <w:sz w:val="16"/>
                <w:szCs w:val="16"/>
              </w:rPr>
            </w:pPr>
            <w:r>
              <w:rPr>
                <w:sz w:val="16"/>
                <w:szCs w:val="16"/>
              </w:rPr>
              <w:t>The technology and hosting decisions (DEC-004, ARC-03) and ERD v2 made these criteria concrete and testable.</w:t>
            </w:r>
          </w:p>
        </w:tc>
        <w:tc>
          <w:tcPr>
            <w:tcW w:w="3200" w:type="dxa"/>
          </w:tcPr>
          <w:p w14:paraId="5B8D6E82" w14:textId="77777777" w:rsidR="00F944AF" w:rsidRDefault="00000000">
            <w:pPr>
              <w:spacing w:after="40"/>
              <w:rPr>
                <w:sz w:val="16"/>
                <w:szCs w:val="16"/>
              </w:rPr>
            </w:pPr>
            <w:r>
              <w:rPr>
                <w:sz w:val="16"/>
                <w:szCs w:val="16"/>
              </w:rPr>
              <w:t>Requirements: four NFRs. Data: AuditEntry.ClientId and FromStatus/ToStatus (NFR-006). Security: BCrypt (NFR-002). Testing: code review, health check, audit lifecycle test. Schedule: low. Risk: R-14 (Supabase pause).</w:t>
            </w:r>
          </w:p>
        </w:tc>
        <w:tc>
          <w:tcPr>
            <w:tcW w:w="1150" w:type="dxa"/>
          </w:tcPr>
          <w:p w14:paraId="5BD553AE" w14:textId="77777777" w:rsidR="00F944AF" w:rsidRDefault="00000000">
            <w:pPr>
              <w:spacing w:after="40"/>
              <w:rPr>
                <w:sz w:val="16"/>
                <w:szCs w:val="16"/>
              </w:rPr>
            </w:pPr>
            <w:r>
              <w:rPr>
                <w:sz w:val="16"/>
                <w:szCs w:val="16"/>
              </w:rPr>
              <w:t>Eduard Herman, 30/09/2026</w:t>
            </w:r>
          </w:p>
        </w:tc>
        <w:tc>
          <w:tcPr>
            <w:tcW w:w="1000" w:type="dxa"/>
          </w:tcPr>
          <w:p w14:paraId="21F82DFA" w14:textId="77777777" w:rsidR="00F944AF" w:rsidRDefault="00000000">
            <w:pPr>
              <w:spacing w:after="40"/>
              <w:rPr>
                <w:sz w:val="16"/>
                <w:szCs w:val="16"/>
              </w:rPr>
            </w:pPr>
            <w:r>
              <w:rPr>
                <w:sz w:val="16"/>
                <w:szCs w:val="16"/>
              </w:rPr>
              <w:t>Yes (M1 v1.0)</w:t>
            </w:r>
          </w:p>
        </w:tc>
        <w:tc>
          <w:tcPr>
            <w:tcW w:w="1000" w:type="dxa"/>
          </w:tcPr>
          <w:p w14:paraId="49089BA6" w14:textId="77777777" w:rsidR="00380CD2" w:rsidRDefault="00000000">
            <w:pPr>
              <w:spacing w:after="40"/>
              <w:rPr>
                <w:sz w:val="16"/>
                <w:szCs w:val="16"/>
              </w:rPr>
            </w:pPr>
            <w:r>
              <w:rPr>
                <w:sz w:val="16"/>
                <w:szCs w:val="16"/>
              </w:rPr>
              <w:t>Accept - applied in PED v1.5 (NFR-009) and v1.6 (NFR-002, NFR-005, NFR-006)</w:t>
            </w:r>
          </w:p>
        </w:tc>
        <w:tc>
          <w:tcPr>
            <w:tcW w:w="1586" w:type="dxa"/>
          </w:tcPr>
          <w:p w14:paraId="6A480240" w14:textId="77777777" w:rsidR="00F944AF" w:rsidRDefault="00000000">
            <w:pPr>
              <w:spacing w:after="40"/>
              <w:rPr>
                <w:sz w:val="16"/>
                <w:szCs w:val="16"/>
              </w:rPr>
            </w:pPr>
            <w:r>
              <w:rPr>
                <w:sz w:val="16"/>
                <w:szCs w:val="16"/>
              </w:rPr>
              <w:t>Chanri Du Randt, Clarissa Bierman, 30/09/2026</w:t>
            </w:r>
          </w:p>
        </w:tc>
      </w:tr>
      <w:tr w:rsidR="00F944AF" w14:paraId="6E1F1B53" w14:textId="77777777">
        <w:trPr>
          <w:cantSplit/>
        </w:trPr>
        <w:tc>
          <w:tcPr>
            <w:tcW w:w="850" w:type="dxa"/>
          </w:tcPr>
          <w:p w14:paraId="6170FDFB" w14:textId="77777777" w:rsidR="00F944AF" w:rsidRDefault="00000000">
            <w:pPr>
              <w:spacing w:after="40"/>
              <w:rPr>
                <w:sz w:val="16"/>
                <w:szCs w:val="16"/>
              </w:rPr>
            </w:pPr>
            <w:r>
              <w:rPr>
                <w:sz w:val="16"/>
                <w:szCs w:val="16"/>
              </w:rPr>
              <w:t>CR-007</w:t>
            </w:r>
          </w:p>
        </w:tc>
        <w:tc>
          <w:tcPr>
            <w:tcW w:w="1450" w:type="dxa"/>
          </w:tcPr>
          <w:p w14:paraId="46CC7EAB" w14:textId="77777777" w:rsidR="00F944AF" w:rsidRDefault="00000000">
            <w:pPr>
              <w:spacing w:after="40"/>
              <w:rPr>
                <w:sz w:val="16"/>
                <w:szCs w:val="16"/>
              </w:rPr>
            </w:pPr>
            <w:r>
              <w:rPr>
                <w:sz w:val="16"/>
                <w:szCs w:val="16"/>
              </w:rPr>
              <w:t>FR-008</w:t>
            </w:r>
          </w:p>
        </w:tc>
        <w:tc>
          <w:tcPr>
            <w:tcW w:w="2900" w:type="dxa"/>
          </w:tcPr>
          <w:p w14:paraId="2E2442F5" w14:textId="77777777" w:rsidR="00F944AF" w:rsidRDefault="00000000">
            <w:pPr>
              <w:spacing w:after="40"/>
              <w:rPr>
                <w:sz w:val="16"/>
                <w:szCs w:val="16"/>
              </w:rPr>
            </w:pPr>
            <w:r>
              <w:rPr>
                <w:sz w:val="16"/>
                <w:szCs w:val="16"/>
              </w:rPr>
              <w:t>Add a second acceptance criterion: when two handlers accept the same unassigned request at the same time, exactly one succeeds and the other receives a conflict message. The original criterion is kept.</w:t>
            </w:r>
          </w:p>
        </w:tc>
        <w:tc>
          <w:tcPr>
            <w:tcW w:w="2000" w:type="dxa"/>
          </w:tcPr>
          <w:p w14:paraId="40298CDE" w14:textId="77777777" w:rsidR="00F944AF" w:rsidRDefault="00000000">
            <w:pPr>
              <w:spacing w:after="40"/>
              <w:rPr>
                <w:sz w:val="16"/>
                <w:szCs w:val="16"/>
              </w:rPr>
            </w:pPr>
            <w:r>
              <w:rPr>
                <w:sz w:val="16"/>
                <w:szCs w:val="16"/>
              </w:rPr>
              <w:t>A2 Task 2 and ASR-002 showed that concurrent assignment was not covered.</w:t>
            </w:r>
          </w:p>
        </w:tc>
        <w:tc>
          <w:tcPr>
            <w:tcW w:w="3200" w:type="dxa"/>
          </w:tcPr>
          <w:p w14:paraId="150DEEA7" w14:textId="77777777" w:rsidR="00F944AF" w:rsidRDefault="00000000">
            <w:pPr>
              <w:spacing w:after="40"/>
              <w:rPr>
                <w:sz w:val="16"/>
                <w:szCs w:val="16"/>
              </w:rPr>
            </w:pPr>
            <w:r>
              <w:rPr>
                <w:sz w:val="16"/>
                <w:szCs w:val="16"/>
              </w:rPr>
              <w:t xml:space="preserve">Requirements: FR-008. Data: Request.Version and partial unique index on RequestHandler. Design: DEC-006 optimistic locking. API: API-08 returns 409. Testing: ConcurrentAssignmentTest. Schedule: low. Risk: R-17.</w:t>
            </w:r>
          </w:p>
        </w:tc>
        <w:tc>
          <w:tcPr>
            <w:tcW w:w="1150" w:type="dxa"/>
          </w:tcPr>
          <w:p w14:paraId="52893384" w14:textId="77777777" w:rsidR="00F944AF" w:rsidRDefault="00000000">
            <w:pPr>
              <w:spacing w:after="40"/>
              <w:rPr>
                <w:sz w:val="16"/>
                <w:szCs w:val="16"/>
              </w:rPr>
            </w:pPr>
            <w:r>
              <w:rPr>
                <w:sz w:val="16"/>
                <w:szCs w:val="16"/>
              </w:rPr>
              <w:t>Eduard Herman, 30/09/2026</w:t>
            </w:r>
          </w:p>
        </w:tc>
        <w:tc>
          <w:tcPr>
            <w:tcW w:w="1000" w:type="dxa"/>
          </w:tcPr>
          <w:p w14:paraId="748A274A" w14:textId="77777777" w:rsidR="00F944AF" w:rsidRDefault="00000000">
            <w:pPr>
              <w:spacing w:after="40"/>
              <w:rPr>
                <w:sz w:val="16"/>
                <w:szCs w:val="16"/>
              </w:rPr>
            </w:pPr>
            <w:r>
              <w:rPr>
                <w:sz w:val="16"/>
                <w:szCs w:val="16"/>
              </w:rPr>
              <w:t>Yes (M1 v1.0)</w:t>
            </w:r>
          </w:p>
        </w:tc>
        <w:tc>
          <w:tcPr>
            <w:tcW w:w="1000" w:type="dxa"/>
          </w:tcPr>
          <w:p w14:paraId="73124800" w14:textId="77777777" w:rsidR="00F944AF" w:rsidRDefault="00000000">
            <w:pPr>
              <w:spacing w:after="40"/>
              <w:rPr>
                <w:sz w:val="16"/>
                <w:szCs w:val="16"/>
              </w:rPr>
            </w:pPr>
            <w:r>
              <w:rPr>
                <w:sz w:val="16"/>
                <w:szCs w:val="16"/>
              </w:rPr>
              <w:t>Accept - applied in PED v1.5</w:t>
            </w:r>
          </w:p>
        </w:tc>
        <w:tc>
          <w:tcPr>
            <w:tcW w:w="1586" w:type="dxa"/>
          </w:tcPr>
          <w:p w14:paraId="1F612D99" w14:textId="77777777" w:rsidR="00F944AF" w:rsidRDefault="00000000">
            <w:pPr>
              <w:spacing w:after="40"/>
              <w:rPr>
                <w:sz w:val="16"/>
                <w:szCs w:val="16"/>
              </w:rPr>
            </w:pPr>
            <w:r>
              <w:rPr>
                <w:sz w:val="16"/>
                <w:szCs w:val="16"/>
              </w:rPr>
              <w:t>Chanri Du Randt, Clarissa Bierman, 30/09/2026</w:t>
            </w:r>
          </w:p>
        </w:tc>
      </w:tr>
      <w:tr w:rsidR="00F944AF" w14:paraId="3FF6FC68" w14:textId="77777777">
        <w:trPr>
          <w:cantSplit/>
        </w:trPr>
        <w:tc>
          <w:tcPr>
            <w:tcW w:w="850" w:type="dxa"/>
          </w:tcPr>
          <w:p w14:paraId="3A6829B3" w14:textId="77777777" w:rsidR="00F944AF" w:rsidRDefault="00000000">
            <w:pPr>
              <w:spacing w:after="40"/>
              <w:rPr>
                <w:sz w:val="16"/>
                <w:szCs w:val="16"/>
              </w:rPr>
            </w:pPr>
            <w:r>
              <w:rPr>
                <w:sz w:val="16"/>
                <w:szCs w:val="16"/>
              </w:rPr>
              <w:t>CR-008</w:t>
            </w:r>
          </w:p>
        </w:tc>
        <w:tc>
          <w:tcPr>
            <w:tcW w:w="1450" w:type="dxa"/>
          </w:tcPr>
          <w:p w14:paraId="49149D41" w14:textId="77777777" w:rsidR="00F944AF" w:rsidRDefault="00000000">
            <w:pPr>
              <w:spacing w:after="40"/>
              <w:rPr>
                <w:sz w:val="16"/>
                <w:szCs w:val="16"/>
              </w:rPr>
            </w:pPr>
            <w:r>
              <w:rPr>
                <w:sz w:val="16"/>
                <w:szCs w:val="16"/>
              </w:rPr>
              <w:t>Stakeholder roles</w:t>
            </w:r>
          </w:p>
        </w:tc>
        <w:tc>
          <w:tcPr>
            <w:tcW w:w="2900" w:type="dxa"/>
          </w:tcPr>
          <w:p w14:paraId="36E1AFAA" w14:textId="77777777" w:rsidR="00F944AF" w:rsidRDefault="00000000">
            <w:pPr>
              <w:spacing w:after="40"/>
              <w:rPr>
                <w:sz w:val="16"/>
                <w:szCs w:val="16"/>
              </w:rPr>
            </w:pPr>
            <w:r>
              <w:rPr>
                <w:sz w:val="16"/>
                <w:szCs w:val="16"/>
              </w:rPr>
              <w:t>System roles named REQUESTER (Client), HANDLER (Service Handler) and MANAGER (CivicConnect Management). Requirement wording unchanged.</w:t>
            </w:r>
          </w:p>
        </w:tc>
        <w:tc>
          <w:tcPr>
            <w:tcW w:w="2000" w:type="dxa"/>
          </w:tcPr>
          <w:p w14:paraId="0B1CD990" w14:textId="77777777" w:rsidR="00F944AF" w:rsidRDefault="00000000">
            <w:pPr>
              <w:spacing w:after="40"/>
              <w:rPr>
                <w:sz w:val="16"/>
                <w:szCs w:val="16"/>
              </w:rPr>
            </w:pPr>
            <w:r>
              <w:rPr>
                <w:sz w:val="16"/>
                <w:szCs w:val="16"/>
              </w:rPr>
              <w:t>Clarification so the requirements, ERD v2 and Spring Security roles use the same names. Prototype V1 still uses STAFF and MANAGEMENT.</w:t>
            </w:r>
          </w:p>
        </w:tc>
        <w:tc>
          <w:tcPr>
            <w:tcW w:w="3200" w:type="dxa"/>
          </w:tcPr>
          <w:p w14:paraId="6CD323C1" w14:textId="77777777" w:rsidR="00F944AF" w:rsidRDefault="00000000">
            <w:pPr>
              <w:spacing w:after="40"/>
              <w:rPr>
                <w:sz w:val="16"/>
                <w:szCs w:val="16"/>
              </w:rPr>
            </w:pPr>
            <w:r>
              <w:rPr>
                <w:sz w:val="16"/>
                <w:szCs w:val="16"/>
              </w:rPr>
              <w:t xml:space="preserve">Requirements: none. Data: Employee.Role values (V2 migration). Security: role names in JWT claims (DEC-010). Testing: role tests. Schedule/cost: none. Risk: none.</w:t>
            </w:r>
          </w:p>
        </w:tc>
        <w:tc>
          <w:tcPr>
            <w:tcW w:w="1150" w:type="dxa"/>
          </w:tcPr>
          <w:p w14:paraId="7B0F9706" w14:textId="77777777" w:rsidR="00F944AF" w:rsidRDefault="00000000">
            <w:pPr>
              <w:spacing w:after="40"/>
              <w:rPr>
                <w:sz w:val="16"/>
                <w:szCs w:val="16"/>
              </w:rPr>
            </w:pPr>
            <w:r>
              <w:rPr>
                <w:sz w:val="16"/>
                <w:szCs w:val="16"/>
              </w:rPr>
              <w:t>Chanri Du Randt, 30/09/2026</w:t>
            </w:r>
          </w:p>
        </w:tc>
        <w:tc>
          <w:tcPr>
            <w:tcW w:w="1000" w:type="dxa"/>
          </w:tcPr>
          <w:p w14:paraId="2021C162" w14:textId="77777777" w:rsidR="00F944AF" w:rsidRDefault="00000000">
            <w:pPr>
              <w:spacing w:after="40"/>
              <w:rPr>
                <w:sz w:val="16"/>
                <w:szCs w:val="16"/>
              </w:rPr>
            </w:pPr>
            <w:r>
              <w:rPr>
                <w:sz w:val="16"/>
                <w:szCs w:val="16"/>
              </w:rPr>
              <w:t>Yes (M1 v1.0)</w:t>
            </w:r>
          </w:p>
        </w:tc>
        <w:tc>
          <w:tcPr>
            <w:tcW w:w="1000" w:type="dxa"/>
          </w:tcPr>
          <w:p w14:paraId="4A049E59" w14:textId="77777777" w:rsidR="00F944AF" w:rsidRDefault="00000000">
            <w:pPr>
              <w:spacing w:after="40"/>
              <w:rPr>
                <w:sz w:val="16"/>
                <w:szCs w:val="16"/>
              </w:rPr>
            </w:pPr>
            <w:r>
              <w:rPr>
                <w:sz w:val="16"/>
                <w:szCs w:val="16"/>
              </w:rPr>
              <w:t>Accept - applied in PED v1.5</w:t>
            </w:r>
          </w:p>
        </w:tc>
        <w:tc>
          <w:tcPr>
            <w:tcW w:w="1586" w:type="dxa"/>
          </w:tcPr>
          <w:p w14:paraId="2E3B9CB1" w14:textId="77777777" w:rsidR="00F944AF" w:rsidRDefault="00000000">
            <w:pPr>
              <w:spacing w:after="40"/>
              <w:rPr>
                <w:sz w:val="16"/>
                <w:szCs w:val="16"/>
              </w:rPr>
            </w:pPr>
            <w:r>
              <w:rPr>
                <w:sz w:val="16"/>
                <w:szCs w:val="16"/>
              </w:rPr>
              <w:t>Clarissa Bierman, Eduard Herman, 30/09/2026</w:t>
            </w:r>
          </w:p>
        </w:tc>
      </w:tr>
      <w:tr w:rsidR="00F944AF" w14:paraId="722545F1" w14:textId="77777777">
        <w:trPr>
          <w:cantSplit/>
        </w:trPr>
        <w:tc>
          <w:tcPr>
            <w:tcW w:w="850" w:type="dxa"/>
          </w:tcPr>
          <w:p w14:paraId="013DEDEA" w14:textId="77777777" w:rsidR="00F944AF" w:rsidRDefault="00000000">
            <w:pPr>
              <w:spacing w:after="40"/>
              <w:rPr>
                <w:sz w:val="16"/>
                <w:szCs w:val="16"/>
              </w:rPr>
            </w:pPr>
            <w:r>
              <w:rPr>
                <w:sz w:val="16"/>
                <w:szCs w:val="16"/>
              </w:rPr>
              <w:t>CR-009</w:t>
            </w:r>
          </w:p>
        </w:tc>
        <w:tc>
          <w:tcPr>
            <w:tcW w:w="1450" w:type="dxa"/>
          </w:tcPr>
          <w:p w14:paraId="3FDCCC1A" w14:textId="77777777" w:rsidR="00F944AF" w:rsidRDefault="00000000">
            <w:pPr>
              <w:spacing w:after="40"/>
              <w:rPr>
                <w:sz w:val="16"/>
                <w:szCs w:val="16"/>
              </w:rPr>
            </w:pPr>
            <w:r>
              <w:rPr>
                <w:sz w:val="16"/>
                <w:szCs w:val="16"/>
              </w:rPr>
              <w:t>New section: Assumptions and Dependencies</w:t>
            </w:r>
          </w:p>
        </w:tc>
        <w:tc>
          <w:tcPr>
            <w:tcW w:w="2900" w:type="dxa"/>
          </w:tcPr>
          <w:p w14:paraId="148ECDBA" w14:textId="77777777" w:rsidR="00F944AF" w:rsidRDefault="00000000">
            <w:pPr>
              <w:spacing w:after="40"/>
              <w:rPr>
                <w:sz w:val="16"/>
                <w:szCs w:val="16"/>
              </w:rPr>
            </w:pPr>
            <w:r>
              <w:rPr>
                <w:sz w:val="16"/>
                <w:szCs w:val="16"/>
              </w:rPr>
              <w:t>Added A-01 to A-05 and D-01 to D-02.</w:t>
            </w:r>
          </w:p>
        </w:tc>
        <w:tc>
          <w:tcPr>
            <w:tcW w:w="2000" w:type="dxa"/>
          </w:tcPr>
          <w:p w14:paraId="45771410" w14:textId="77777777" w:rsidR="00F944AF" w:rsidRDefault="00000000">
            <w:pPr>
              <w:spacing w:after="40"/>
              <w:rPr>
                <w:sz w:val="16"/>
                <w:szCs w:val="16"/>
              </w:rPr>
            </w:pPr>
            <w:r>
              <w:rPr>
                <w:sz w:val="16"/>
                <w:szCs w:val="16"/>
              </w:rPr>
              <w:t>M2 decisions depend on assumptions that were not written down in M1.</w:t>
            </w:r>
          </w:p>
        </w:tc>
        <w:tc>
          <w:tcPr>
            <w:tcW w:w="3200" w:type="dxa"/>
          </w:tcPr>
          <w:p w14:paraId="04498C33" w14:textId="77777777" w:rsidR="00F944AF" w:rsidRDefault="00000000">
            <w:pPr>
              <w:spacing w:after="40"/>
              <w:rPr>
                <w:sz w:val="16"/>
                <w:szCs w:val="16"/>
              </w:rPr>
            </w:pPr>
            <w:r>
              <w:rPr>
                <w:sz w:val="16"/>
                <w:szCs w:val="16"/>
              </w:rPr>
              <w:t>Requirements: none. Design: links to ARC-03, DEC-004, DEC-008. Risk: R-09, R-14, R-15, R-19, R-20.</w:t>
            </w:r>
          </w:p>
        </w:tc>
        <w:tc>
          <w:tcPr>
            <w:tcW w:w="1150" w:type="dxa"/>
          </w:tcPr>
          <w:p w14:paraId="1494209A" w14:textId="77777777" w:rsidR="00F944AF" w:rsidRDefault="00000000">
            <w:pPr>
              <w:spacing w:after="40"/>
              <w:rPr>
                <w:sz w:val="16"/>
                <w:szCs w:val="16"/>
              </w:rPr>
            </w:pPr>
            <w:r>
              <w:rPr>
                <w:sz w:val="16"/>
                <w:szCs w:val="16"/>
              </w:rPr>
              <w:t>Chanri Du Randt, 30/09/2026</w:t>
            </w:r>
          </w:p>
        </w:tc>
        <w:tc>
          <w:tcPr>
            <w:tcW w:w="1000" w:type="dxa"/>
          </w:tcPr>
          <w:p w14:paraId="11B35D89" w14:textId="77777777" w:rsidR="00F944AF" w:rsidRDefault="00000000">
            <w:pPr>
              <w:spacing w:after="40"/>
              <w:rPr>
                <w:sz w:val="16"/>
                <w:szCs w:val="16"/>
              </w:rPr>
            </w:pPr>
            <w:r>
              <w:rPr>
                <w:sz w:val="16"/>
                <w:szCs w:val="16"/>
              </w:rPr>
              <w:t>No (new section)</w:t>
            </w:r>
          </w:p>
        </w:tc>
        <w:tc>
          <w:tcPr>
            <w:tcW w:w="1000" w:type="dxa"/>
          </w:tcPr>
          <w:p w14:paraId="2917FCFB" w14:textId="77777777" w:rsidR="00F944AF" w:rsidRDefault="00000000">
            <w:pPr>
              <w:spacing w:after="40"/>
              <w:rPr>
                <w:sz w:val="16"/>
                <w:szCs w:val="16"/>
              </w:rPr>
            </w:pPr>
            <w:r>
              <w:rPr>
                <w:sz w:val="16"/>
                <w:szCs w:val="16"/>
              </w:rPr>
              <w:t>Accept - applied in PED v1.5</w:t>
            </w:r>
          </w:p>
        </w:tc>
        <w:tc>
          <w:tcPr>
            <w:tcW w:w="1586" w:type="dxa"/>
          </w:tcPr>
          <w:p w14:paraId="1850E31B" w14:textId="77777777" w:rsidR="00F944AF" w:rsidRDefault="00000000">
            <w:pPr>
              <w:spacing w:after="40"/>
              <w:rPr>
                <w:sz w:val="16"/>
                <w:szCs w:val="16"/>
              </w:rPr>
            </w:pPr>
            <w:r>
              <w:rPr>
                <w:sz w:val="16"/>
                <w:szCs w:val="16"/>
              </w:rPr>
              <w:t>Clarissa Bierman, Eduard Herman, 30/09/2026</w:t>
            </w:r>
          </w:p>
        </w:tc>
      </w:tr>
      <w:tr w:rsidR="00F944AF" w14:paraId="3ABB16A8" w14:textId="77777777">
        <w:trPr>
          <w:cantSplit/>
        </w:trPr>
        <w:tc>
          <w:tcPr>
            <w:tcW w:w="850" w:type="dxa"/>
          </w:tcPr>
          <w:p w14:paraId="1AF9252A" w14:textId="77777777" w:rsidR="00F944AF" w:rsidRDefault="00000000">
            <w:pPr>
              <w:spacing w:after="40"/>
              <w:rPr>
                <w:sz w:val="16"/>
                <w:szCs w:val="16"/>
              </w:rPr>
            </w:pPr>
            <w:r>
              <w:rPr>
                <w:sz w:val="16"/>
                <w:szCs w:val="16"/>
              </w:rPr>
              <w:t>CR-010</w:t>
            </w:r>
          </w:p>
        </w:tc>
        <w:tc>
          <w:tcPr>
            <w:tcW w:w="1450" w:type="dxa"/>
          </w:tcPr>
          <w:p w14:paraId="63138469" w14:textId="77777777" w:rsidR="00F944AF" w:rsidRDefault="00000000">
            <w:pPr>
              <w:spacing w:after="40"/>
              <w:rPr>
                <w:sz w:val="16"/>
                <w:szCs w:val="16"/>
              </w:rPr>
            </w:pPr>
            <w:r>
              <w:rPr>
                <w:sz w:val="16"/>
                <w:szCs w:val="16"/>
              </w:rPr>
              <w:t>Initial RTM, Initial Risk Register, Forward Engineering Considerations</w:t>
            </w:r>
          </w:p>
        </w:tc>
        <w:tc>
          <w:tcPr>
            <w:tcW w:w="2900" w:type="dxa"/>
          </w:tcPr>
          <w:p w14:paraId="7ECBAD45" w14:textId="77777777" w:rsidR="00F944AF" w:rsidRDefault="00000000">
            <w:pPr>
              <w:spacing w:after="40"/>
              <w:rPr>
                <w:sz w:val="16"/>
                <w:szCs w:val="16"/>
              </w:rPr>
            </w:pPr>
            <w:r>
              <w:rPr>
                <w:sz w:val="16"/>
                <w:szCs w:val="16"/>
              </w:rPr>
              <w:t>RTM renamed and extended with M2 columns (split into Table 1 and Table 2). Risk Register renamed and extended with R-10 to R-23. M2 update lines added to Forward Engineering Considerations. Original content kept.</w:t>
            </w:r>
          </w:p>
        </w:tc>
        <w:tc>
          <w:tcPr>
            <w:tcW w:w="2000" w:type="dxa"/>
          </w:tcPr>
          <w:p w14:paraId="66C33D4E" w14:textId="77777777" w:rsidR="00F944AF" w:rsidRDefault="00000000">
            <w:pPr>
              <w:spacing w:after="40"/>
              <w:rPr>
                <w:sz w:val="16"/>
                <w:szCs w:val="16"/>
              </w:rPr>
            </w:pPr>
            <w:r>
              <w:rPr>
                <w:sz w:val="16"/>
                <w:szCs w:val="16"/>
              </w:rPr>
              <w:t>The M2 brief requires these artefacts to evolve.</w:t>
            </w:r>
          </w:p>
        </w:tc>
        <w:tc>
          <w:tcPr>
            <w:tcW w:w="3200" w:type="dxa"/>
          </w:tcPr>
          <w:p w14:paraId="6B13C24F" w14:textId="77777777" w:rsidR="00F944AF" w:rsidRDefault="00000000">
            <w:pPr>
              <w:spacing w:after="40"/>
              <w:rPr>
                <w:sz w:val="16"/>
                <w:szCs w:val="16"/>
              </w:rPr>
            </w:pPr>
            <w:r>
              <w:rPr>
                <w:sz w:val="16"/>
                <w:szCs w:val="16"/>
              </w:rPr>
              <w:t>Traceability only - no requirement, design or scope change.</w:t>
            </w:r>
          </w:p>
        </w:tc>
        <w:tc>
          <w:tcPr>
            <w:tcW w:w="1150" w:type="dxa"/>
          </w:tcPr>
          <w:p w14:paraId="70123CE5" w14:textId="77777777" w:rsidR="00F944AF" w:rsidRDefault="00000000">
            <w:pPr>
              <w:spacing w:after="40"/>
              <w:rPr>
                <w:sz w:val="16"/>
                <w:szCs w:val="16"/>
              </w:rPr>
            </w:pPr>
            <w:r>
              <w:rPr>
                <w:sz w:val="16"/>
                <w:szCs w:val="16"/>
              </w:rPr>
              <w:t>Clarissa Bierman, 30/09/2026</w:t>
            </w:r>
          </w:p>
        </w:tc>
        <w:tc>
          <w:tcPr>
            <w:tcW w:w="1000" w:type="dxa"/>
          </w:tcPr>
          <w:p w14:paraId="06B70220" w14:textId="77777777" w:rsidR="00F944AF" w:rsidRDefault="00000000">
            <w:pPr>
              <w:spacing w:after="40"/>
              <w:rPr>
                <w:sz w:val="16"/>
                <w:szCs w:val="16"/>
              </w:rPr>
            </w:pPr>
            <w:r>
              <w:rPr>
                <w:sz w:val="16"/>
                <w:szCs w:val="16"/>
              </w:rPr>
              <w:t>Yes (M1 v1.0)</w:t>
            </w:r>
          </w:p>
        </w:tc>
        <w:tc>
          <w:tcPr>
            <w:tcW w:w="1000" w:type="dxa"/>
          </w:tcPr>
          <w:p w14:paraId="35D92C84" w14:textId="77777777" w:rsidR="00F944AF" w:rsidRDefault="00000000">
            <w:pPr>
              <w:spacing w:after="40"/>
              <w:rPr>
                <w:sz w:val="16"/>
                <w:szCs w:val="16"/>
              </w:rPr>
            </w:pPr>
            <w:r>
              <w:rPr>
                <w:sz w:val="16"/>
                <w:szCs w:val="16"/>
              </w:rPr>
              <w:t>Accept - applied in PED v1.5 to v1.6</w:t>
            </w:r>
          </w:p>
        </w:tc>
        <w:tc>
          <w:tcPr>
            <w:tcW w:w="1586" w:type="dxa"/>
          </w:tcPr>
          <w:p w14:paraId="678D81D8" w14:textId="77777777" w:rsidR="00F944AF" w:rsidRDefault="00000000">
            <w:pPr>
              <w:spacing w:after="40"/>
              <w:rPr>
                <w:sz w:val="16"/>
                <w:szCs w:val="16"/>
              </w:rPr>
            </w:pPr>
            <w:r>
              <w:rPr>
                <w:sz w:val="16"/>
                <w:szCs w:val="16"/>
              </w:rPr>
              <w:t>Chanri Du Randt, Eduard Herman, 30/09/2026</w:t>
            </w:r>
          </w:p>
        </w:tc>
      </w:tr>
      <w:tr w:rsidR="00F944AF" w14:paraId="6A202738" w14:textId="77777777">
        <w:trPr>
          <w:cantSplit/>
        </w:trPr>
        <w:tc>
          <w:tcPr>
            <w:tcW w:w="850" w:type="dxa"/>
          </w:tcPr>
          <w:p w14:paraId="3661070B" w14:textId="77777777" w:rsidR="00380CD2" w:rsidRDefault="00000000">
            <w:pPr>
              <w:spacing w:after="40"/>
              <w:rPr>
                <w:sz w:val="16"/>
                <w:szCs w:val="16"/>
              </w:rPr>
            </w:pPr>
            <w:r>
              <w:rPr>
                <w:sz w:val="16"/>
                <w:szCs w:val="16"/>
              </w:rPr>
              <w:lastRenderedPageBreak/>
              <w:t>CR-011</w:t>
            </w:r>
          </w:p>
        </w:tc>
        <w:tc>
          <w:tcPr>
            <w:tcW w:w="1450" w:type="dxa"/>
          </w:tcPr>
          <w:p w14:paraId="43580CEF" w14:textId="77777777" w:rsidR="00380CD2" w:rsidRDefault="00000000">
            <w:pPr>
              <w:spacing w:after="40"/>
              <w:rPr>
                <w:sz w:val="16"/>
                <w:szCs w:val="16"/>
              </w:rPr>
            </w:pPr>
            <w:r>
              <w:rPr>
                <w:sz w:val="16"/>
                <w:szCs w:val="16"/>
              </w:rPr>
              <w:t>Constraints table (Time, Cost / Resources)</w:t>
            </w:r>
          </w:p>
        </w:tc>
        <w:tc>
          <w:tcPr>
            <w:tcW w:w="2900" w:type="dxa"/>
          </w:tcPr>
          <w:p w14:paraId="23F501CC" w14:textId="77777777" w:rsidR="00380CD2" w:rsidRDefault="00000000">
            <w:pPr>
              <w:spacing w:after="40"/>
              <w:rPr>
                <w:sz w:val="16"/>
                <w:szCs w:val="16"/>
              </w:rPr>
            </w:pPr>
            <w:r>
              <w:rPr>
                <w:sz w:val="16"/>
                <w:szCs w:val="16"/>
              </w:rPr>
              <w:t>Added constraint rows after the M1 baseline: Time (M2 due date and presentation, final project dates, other SEN381 deliverables) and Cost / Resources (no budget for premium tools, commercial notification services, paid hosting tiers).</w:t>
            </w:r>
          </w:p>
        </w:tc>
        <w:tc>
          <w:tcPr>
            <w:tcW w:w="2000" w:type="dxa"/>
          </w:tcPr>
          <w:p w14:paraId="0952A1D7" w14:textId="77777777" w:rsidR="00380CD2" w:rsidRDefault="00000000">
            <w:pPr>
              <w:spacing w:after="40"/>
              <w:rPr>
                <w:sz w:val="16"/>
                <w:szCs w:val="16"/>
              </w:rPr>
            </w:pPr>
            <w:r>
              <w:rPr>
                <w:sz w:val="16"/>
                <w:szCs w:val="16"/>
              </w:rPr>
              <w:t xml:space="preserve">The M1 constraints did not show the real milestone dates or the cost limits that later drove the technology and hosting choices (DEC-004, ARC-03). Recorded here because the change was made to baselined content in v1.1 without a change request at the time.</w:t>
            </w:r>
          </w:p>
        </w:tc>
        <w:tc>
          <w:tcPr>
            <w:tcW w:w="3200" w:type="dxa"/>
          </w:tcPr>
          <w:p w14:paraId="42176775" w14:textId="77777777" w:rsidR="00380CD2" w:rsidRDefault="00000000">
            <w:pPr>
              <w:spacing w:after="40"/>
              <w:rPr>
                <w:sz w:val="16"/>
                <w:szCs w:val="16"/>
              </w:rPr>
            </w:pPr>
            <w:r>
              <w:rPr>
                <w:sz w:val="16"/>
                <w:szCs w:val="16"/>
              </w:rPr>
              <w:t xml:space="preserve">Requirements: none. Design: supports ARC-03, DEC-004 and the Out of Scope notification exclusion. Scope: none. Schedule: confirms the short M2 and final timelines. Cost: confirms free tiers only. Risk: R-08.</w:t>
            </w:r>
          </w:p>
        </w:tc>
        <w:tc>
          <w:tcPr>
            <w:tcW w:w="1150" w:type="dxa"/>
          </w:tcPr>
          <w:p w14:paraId="16E8CFBE" w14:textId="77777777" w:rsidR="00380CD2" w:rsidRDefault="00000000">
            <w:pPr>
              <w:spacing w:after="40"/>
              <w:rPr>
                <w:sz w:val="16"/>
                <w:szCs w:val="16"/>
              </w:rPr>
            </w:pPr>
            <w:r>
              <w:rPr>
                <w:sz w:val="16"/>
                <w:szCs w:val="16"/>
              </w:rPr>
              <w:t>Eduard Herman, 28/09/2026</w:t>
            </w:r>
          </w:p>
        </w:tc>
        <w:tc>
          <w:tcPr>
            <w:tcW w:w="1000" w:type="dxa"/>
          </w:tcPr>
          <w:p w14:paraId="7C767680" w14:textId="77777777" w:rsidR="00380CD2" w:rsidRDefault="00000000">
            <w:pPr>
              <w:spacing w:after="40"/>
              <w:rPr>
                <w:sz w:val="16"/>
                <w:szCs w:val="16"/>
              </w:rPr>
            </w:pPr>
            <w:r>
              <w:rPr>
                <w:sz w:val="16"/>
                <w:szCs w:val="16"/>
              </w:rPr>
              <w:t>Yes (M1 v1.0)</w:t>
            </w:r>
          </w:p>
        </w:tc>
        <w:tc>
          <w:tcPr>
            <w:tcW w:w="1000" w:type="dxa"/>
          </w:tcPr>
          <w:p w14:paraId="67ACFB77" w14:textId="77777777" w:rsidR="00380CD2" w:rsidRDefault="00000000">
            <w:pPr>
              <w:spacing w:after="40"/>
              <w:rPr>
                <w:sz w:val="16"/>
                <w:szCs w:val="16"/>
              </w:rPr>
            </w:pPr>
            <w:r>
              <w:rPr>
                <w:sz w:val="16"/>
                <w:szCs w:val="16"/>
              </w:rPr>
              <w:t>Accept - applied in PED v1.1 (recorded retrospectively in v1.7)</w:t>
            </w:r>
          </w:p>
        </w:tc>
        <w:tc>
          <w:tcPr>
            <w:tcW w:w="1586" w:type="dxa"/>
          </w:tcPr>
          <w:p w14:paraId="723804E1" w14:textId="77777777" w:rsidR="00380CD2" w:rsidRDefault="00000000">
            <w:pPr>
              <w:spacing w:after="40"/>
              <w:rPr>
                <w:sz w:val="16"/>
                <w:szCs w:val="16"/>
              </w:rPr>
            </w:pPr>
            <w:r>
              <w:rPr>
                <w:sz w:val="16"/>
                <w:szCs w:val="16"/>
              </w:rPr>
              <w:t>Chanri Du Randt, 29/09/2026</w:t>
            </w:r>
          </w:p>
        </w:tc>
      </w:tr>
      <w:tr w:rsidR="00F944AF" w14:paraId="3C1F8625" w14:textId="77777777">
        <w:trPr>
          <w:cantSplit/>
        </w:trPr>
        <w:tc>
          <w:tcPr>
            <w:tcW w:w="850" w:type="dxa"/>
          </w:tcPr>
          <w:p w14:paraId="6E8D765E" w14:textId="77777777" w:rsidR="00380CD2" w:rsidRDefault="00000000">
            <w:pPr>
              <w:spacing w:after="40"/>
              <w:rPr>
                <w:sz w:val="16"/>
                <w:szCs w:val="16"/>
              </w:rPr>
            </w:pPr>
            <w:r>
              <w:rPr>
                <w:sz w:val="16"/>
                <w:szCs w:val="16"/>
              </w:rPr>
              <w:t>CR-012</w:t>
            </w:r>
          </w:p>
        </w:tc>
        <w:tc>
          <w:tcPr>
            <w:tcW w:w="1450" w:type="dxa"/>
          </w:tcPr>
          <w:p w14:paraId="4402EAFC" w14:textId="77777777" w:rsidR="00380CD2" w:rsidRDefault="00000000">
            <w:pPr>
              <w:spacing w:after="40"/>
              <w:rPr>
                <w:sz w:val="16"/>
                <w:szCs w:val="16"/>
              </w:rPr>
            </w:pPr>
            <w:r>
              <w:rPr>
                <w:sz w:val="16"/>
                <w:szCs w:val="16"/>
              </w:rPr>
              <w:t>Constraints table (Time)</w:t>
            </w:r>
          </w:p>
        </w:tc>
        <w:tc>
          <w:tcPr>
            <w:tcW w:w="2900" w:type="dxa"/>
          </w:tcPr>
          <w:p w14:paraId="3EFDA2AF" w14:textId="77777777" w:rsidR="00380CD2" w:rsidRDefault="00000000">
            <w:pPr>
              <w:spacing w:after="40"/>
              <w:rPr>
                <w:sz w:val="16"/>
                <w:szCs w:val="16"/>
              </w:rPr>
            </w:pPr>
            <w:r>
              <w:rPr>
                <w:sz w:val="16"/>
                <w:szCs w:val="16"/>
              </w:rPr>
              <w:t>Correct the milestone dates: M1 due 9 September (presented 10 September), M2 due 30 September (presented 1 October), M3 due 14 October (presented 15 October), final presentation 18 October, defence 19 to 23 October 2026.</w:t>
            </w:r>
          </w:p>
        </w:tc>
        <w:tc>
          <w:tcPr>
            <w:tcW w:w="2000" w:type="dxa"/>
          </w:tcPr>
          <w:p w14:paraId="2356E4F3" w14:textId="77777777" w:rsidR="00380CD2" w:rsidRDefault="00000000">
            <w:pPr>
              <w:spacing w:after="40"/>
              <w:rPr>
                <w:sz w:val="16"/>
                <w:szCs w:val="16"/>
              </w:rPr>
            </w:pPr>
            <w:r>
              <w:rPr>
                <w:sz w:val="16"/>
                <w:szCs w:val="16"/>
              </w:rPr>
              <w:t>The v1.1 wording said M2 left "only 2 days after Milestone 1 submission" and placed the final presentation before the due date. Both were wrong.</w:t>
            </w:r>
          </w:p>
        </w:tc>
        <w:tc>
          <w:tcPr>
            <w:tcW w:w="3200" w:type="dxa"/>
          </w:tcPr>
          <w:p w14:paraId="5799FBCB" w14:textId="77777777" w:rsidR="00380CD2" w:rsidRDefault="00000000">
            <w:pPr>
              <w:spacing w:after="40"/>
              <w:rPr>
                <w:sz w:val="16"/>
                <w:szCs w:val="16"/>
              </w:rPr>
            </w:pPr>
            <w:r>
              <w:rPr>
                <w:sz w:val="16"/>
                <w:szCs w:val="16"/>
              </w:rPr>
              <w:t>Requirements, design, data/API, security: none. Schedule: confirms two weeks from M2 to M3 and under three weeks to the final presentation, which supports the Time constraint and R-08. Risk: none new.</w:t>
            </w:r>
          </w:p>
        </w:tc>
        <w:tc>
          <w:tcPr>
            <w:tcW w:w="1150" w:type="dxa"/>
          </w:tcPr>
          <w:p w14:paraId="495D7975" w14:textId="77777777" w:rsidR="00380CD2" w:rsidRDefault="00000000">
            <w:pPr>
              <w:spacing w:after="40"/>
              <w:rPr>
                <w:sz w:val="16"/>
                <w:szCs w:val="16"/>
              </w:rPr>
            </w:pPr>
            <w:r>
              <w:rPr>
                <w:sz w:val="16"/>
                <w:szCs w:val="16"/>
              </w:rPr>
              <w:t>Chanri Du Randt, 30/09/2026</w:t>
            </w:r>
          </w:p>
        </w:tc>
        <w:tc>
          <w:tcPr>
            <w:tcW w:w="1000" w:type="dxa"/>
          </w:tcPr>
          <w:p w14:paraId="220947C3" w14:textId="77777777" w:rsidR="00380CD2" w:rsidRDefault="00000000">
            <w:pPr>
              <w:spacing w:after="40"/>
              <w:rPr>
                <w:sz w:val="16"/>
                <w:szCs w:val="16"/>
              </w:rPr>
            </w:pPr>
            <w:r>
              <w:rPr>
                <w:sz w:val="16"/>
                <w:szCs w:val="16"/>
              </w:rPr>
              <w:t>Yes (M1 v1.0, via v1.1)</w:t>
            </w:r>
          </w:p>
        </w:tc>
        <w:tc>
          <w:tcPr>
            <w:tcW w:w="1000" w:type="dxa"/>
          </w:tcPr>
          <w:p w14:paraId="5912B78A" w14:textId="77777777" w:rsidR="00380CD2" w:rsidRDefault="00000000">
            <w:pPr>
              <w:spacing w:after="40"/>
              <w:rPr>
                <w:sz w:val="16"/>
                <w:szCs w:val="16"/>
              </w:rPr>
            </w:pPr>
            <w:r>
              <w:rPr>
                <w:sz w:val="16"/>
                <w:szCs w:val="16"/>
              </w:rPr>
              <w:t>Accept - applied in PED v1.7</w:t>
            </w:r>
          </w:p>
        </w:tc>
        <w:tc>
          <w:tcPr>
            <w:tcW w:w="1586" w:type="dxa"/>
          </w:tcPr>
          <w:p w14:paraId="3E180FB6" w14:textId="77777777" w:rsidR="00380CD2" w:rsidRDefault="00000000">
            <w:pPr>
              <w:spacing w:after="40"/>
              <w:rPr>
                <w:sz w:val="16"/>
                <w:szCs w:val="16"/>
              </w:rPr>
            </w:pPr>
            <w:r>
              <w:rPr>
                <w:sz w:val="16"/>
                <w:szCs w:val="16"/>
              </w:rPr>
              <w:t>Clarissa Bierman, Eduard Herman, 30/09/2026</w:t>
            </w:r>
          </w:p>
        </w:tc>
      </w:tr>
      <w:tr>
        <w:trPr>
          <w:cantSplit/>
          <w:ins w:id="905078" w:author="Claude (AI draft)" w:date="2026-10-15T17:00:00Z"/>
        </w:trPr>
        <w:tc>
          <w:tcPr>
            <w:tcW w:w="850" w:type="dxa"/>
          </w:tcPr>
          <w:p>
            <w:pPr>
              <w:spacing w:after="40"/>
              <w:rPr>
                <w:ins w:id="905081" w:author="Claude (AI draft)" w:date="2026-10-15T17:00:00Z"/>
              </w:rPr>
            </w:pPr>
            <w:ins w:id="905080" w:author="Claude (AI draft)" w:date="2026-10-15T17:00:00Z">
              <w:r>
                <w:rPr>
                  <w:sz w:val="16"/>
                  <w:szCs w:val="16"/>
                </w:rPr>
                <w:t xml:space="preserve">CR-013</w:t>
              </w:r>
            </w:ins>
          </w:p>
        </w:tc>
        <w:tc>
          <w:tcPr>
            <w:tcW w:w="1450" w:type="dxa"/>
          </w:tcPr>
          <w:p>
            <w:pPr>
              <w:spacing w:after="40"/>
              <w:rPr>
                <w:ins w:id="905084" w:author="Claude (AI draft)" w:date="2026-10-15T17:00:00Z"/>
              </w:rPr>
            </w:pPr>
            <w:ins w:id="905083" w:author="Claude (AI draft)" w:date="2026-10-15T17:00:00Z">
              <w:r>
                <w:rPr>
                  <w:sz w:val="16"/>
                  <w:szCs w:val="16"/>
                </w:rPr>
                <w:t xml:space="preserve">Technology decision matrix; A-03; DEC-004; R-20</w:t>
              </w:r>
            </w:ins>
          </w:p>
        </w:tc>
        <w:tc>
          <w:tcPr>
            <w:tcW w:w="2900" w:type="dxa"/>
          </w:tcPr>
          <w:p>
            <w:pPr>
              <w:spacing w:after="40"/>
              <w:rPr>
                <w:ins w:id="905087" w:author="Claude (AI draft)" w:date="2026-10-15T17:00:00Z"/>
              </w:rPr>
            </w:pPr>
            <w:ins w:id="905086" w:author="Claude (AI draft)" w:date="2026-10-15T17:00:00Z">
              <w:r>
                <w:rPr>
                  <w:sz w:val="16"/>
                  <w:szCs w:val="16"/>
                </w:rPr>
                <w:t xml:space="preserve">Correct the Angular + Spring Boot team capability score from 1 to 2 (the team has used Java, not Spring Boot or Angular). Add two criteria taken from the ASRs, transaction management and database schema management (10% each), scored for all four options, and scale the original weights to 80%. Move the transaction wording out of the requirement fit row so it is not counted twice. Add learning value to the DEC-004 rationale.</w:t>
              </w:r>
            </w:ins>
          </w:p>
        </w:tc>
        <w:tc>
          <w:tcPr>
            <w:tcW w:w="2000" w:type="dxa"/>
          </w:tcPr>
          <w:p>
            <w:pPr>
              <w:spacing w:after="40"/>
              <w:rPr>
                <w:ins w:id="905090" w:author="Claude (AI draft)" w:date="2026-10-15T17:00:00Z"/>
              </w:rPr>
            </w:pPr>
            <w:ins w:id="905089" w:author="Claude (AI draft)" w:date="2026-10-15T17:00:00Z">
              <w:r>
                <w:rPr>
                  <w:sz w:val="16"/>
                  <w:szCs w:val="16"/>
                </w:rPr>
                <w:t xml:space="preserve">A-03 understated the team's experience: Java was one of the team's university modules; Spring Boot and Angular were not covered. The original criteria did not measure two needs the ASRs depend on: keeping the status change and audit write in one transaction (ASR-002, ASR-003) and versioned SQL migrations for roles, triggers and functions (DEC-008). The ranking does not change: React + ASP.NET Core still scores highest (4.20 against 4.12).</w:t>
              </w:r>
            </w:ins>
          </w:p>
        </w:tc>
        <w:tc>
          <w:tcPr>
            <w:tcW w:w="3200" w:type="dxa"/>
          </w:tcPr>
          <w:p>
            <w:pPr>
              <w:spacing w:after="40"/>
              <w:rPr>
                <w:ins w:id="905093" w:author="Claude (AI draft)" w:date="2026-10-15T17:00:00Z"/>
              </w:rPr>
            </w:pPr>
            <w:ins w:id="905092" w:author="Claude (AI draft)" w:date="2026-10-15T17:00:00Z">
              <w:r>
                <w:rPr>
                  <w:sz w:val="16"/>
                  <w:szCs w:val="16"/>
                </w:rPr>
                <w:t xml:space="preserve">Requirements: none. Design: DEC-004 rationale and trade-offs reworded; the decision itself is unchanged. Data/API, security, testing: none. Scope, schedule and cost: none. Risk: R-20 wording narrowed to Spring Boot and Angular.</w:t>
              </w:r>
            </w:ins>
          </w:p>
        </w:tc>
        <w:tc>
          <w:tcPr>
            <w:tcW w:w="1150" w:type="dxa"/>
          </w:tcPr>
          <w:p>
            <w:pPr>
              <w:spacing w:after="40"/>
              <w:rPr>
                <w:ins w:id="905096" w:author="Claude (AI draft)" w:date="2026-10-15T17:00:00Z"/>
              </w:rPr>
            </w:pPr>
            <w:ins w:id="905095" w:author="Claude (AI draft)" w:date="2026-10-15T17:00:00Z">
              <w:r>
                <w:rPr>
                  <w:b/>
                  <w:bCs/>
                  <w:i/>
                  <w:iCs/>
                  <w:color w:val="C00000"/>
                  <w:sz w:val="16"/>
                  <w:szCs w:val="16"/>
                </w:rPr>
                <w:t xml:space="preserve">[Team to complete]</w:t>
              </w:r>
              <w:r>
                <w:rPr>
                  <w:sz w:val="16"/>
                  <w:szCs w:val="16"/>
                </w:rPr>
                <w:t xml:space="preserve">, 15/10/2026</w:t>
              </w:r>
            </w:ins>
          </w:p>
        </w:tc>
        <w:tc>
          <w:tcPr>
            <w:tcW w:w="1000" w:type="dxa"/>
          </w:tcPr>
          <w:p>
            <w:pPr>
              <w:spacing w:after="40"/>
              <w:rPr>
                <w:ins w:id="905099" w:author="Claude (AI draft)" w:date="2026-10-15T17:00:00Z"/>
              </w:rPr>
            </w:pPr>
            <w:ins w:id="905098" w:author="Claude (AI draft)" w:date="2026-10-15T17:00:00Z">
              <w:r>
                <w:rPr>
                  <w:sz w:val="16"/>
                  <w:szCs w:val="16"/>
                </w:rPr>
                <w:t xml:space="preserve">Yes (M2 v1.7)</w:t>
              </w:r>
            </w:ins>
          </w:p>
        </w:tc>
        <w:tc>
          <w:tcPr>
            <w:tcW w:w="1000" w:type="dxa"/>
          </w:tcPr>
          <w:p>
            <w:pPr>
              <w:spacing w:after="40"/>
              <w:rPr>
                <w:ins w:id="905102" w:author="Claude (AI draft)" w:date="2026-10-15T17:00:00Z"/>
              </w:rPr>
            </w:pPr>
            <w:ins w:id="905101" w:author="Claude (AI draft)" w:date="2026-10-15T17:00:00Z">
              <w:r>
                <w:rPr>
                  <w:sz w:val="16"/>
                  <w:szCs w:val="16"/>
                </w:rPr>
                <w:t xml:space="preserve">Accept - applied in PED v3.0 (draft)</w:t>
              </w:r>
            </w:ins>
          </w:p>
        </w:tc>
        <w:tc>
          <w:tcPr>
            <w:tcW w:w="1586" w:type="dxa"/>
          </w:tcPr>
          <w:p>
            <w:pPr>
              <w:spacing w:after="40"/>
              <w:rPr>
                <w:ins w:id="905105" w:author="Claude (AI draft)" w:date="2026-10-15T17:00:00Z"/>
              </w:rPr>
            </w:pPr>
            <w:ins w:id="905104" w:author="Claude (AI draft)" w:date="2026-10-15T17:00:00Z">
              <w:r>
                <w:rPr>
                  <w:b/>
                  <w:bCs/>
                  <w:i/>
                  <w:iCs/>
                  <w:color w:val="C00000"/>
                  <w:sz w:val="16"/>
                  <w:szCs w:val="16"/>
                </w:rPr>
                <w:t xml:space="preserve">[Team to complete]</w:t>
              </w:r>
            </w:ins>
          </w:p>
        </w:tc>
      </w:tr>
    </w:tbl>
    <w:p w14:paraId="206A08CB" w14:textId="77777777" w:rsidR="00F944AF" w:rsidRDefault="00F944AF">
      <w:pPr>
        <w:spacing w:after="0"/>
      </w:pPr>
    </w:p>
    <w:p w14:paraId="1EE014F0" w14:textId="77777777" w:rsidR="00F944AF" w:rsidRDefault="00F944AF">
      <w:pPr>
        <w:sectPr w:rsidR="00F944AF">
          <w:footerReference w:type="default" r:id="rId9"/>
          <w:pgSz w:w="16838" w:h="11906" w:orient="landscape"/>
          <w:pgMar w:top="1134" w:right="850" w:bottom="1134" w:left="850" w:header="708" w:footer="708" w:gutter="0"/>
          <w:cols w:space="708"/>
          <w:docGrid w:linePitch="360"/>
        </w:sectPr>
      </w:pPr>
    </w:p>
    <w:p w14:paraId="158FEFB7" w14:textId="77777777" w:rsidR="00B84BD9" w:rsidRDefault="00B84BD9" w:rsidP="00D12537">
      <w:pPr>
        <w:pStyle w:val="Heading2"/>
      </w:pPr>
      <w:bookmarkStart w:id="2" w:name="_Toc241703300"/>
      <w:r>
        <w:lastRenderedPageBreak/>
        <w:t>Team Members &amp; Work Allocation</w:t>
      </w:r>
      <w:bookmarkEnd w:id="2"/>
    </w:p>
    <w:tbl>
      <w:tblPr>
        <w:tblStyle w:val="TableGrid"/>
        <w:tblW w:w="0" w:type="auto"/>
        <w:tblInd w:w="61" w:type="dxa"/>
        <w:tblLook w:val="0000" w:firstRow="0" w:lastRow="0" w:firstColumn="0" w:lastColumn="0" w:noHBand="0" w:noVBand="0"/>
      </w:tblPr>
      <w:tblGrid>
        <w:gridCol w:w="3432"/>
        <w:gridCol w:w="5430"/>
      </w:tblGrid>
      <w:tr w:rsidR="005F1BAF" w14:paraId="10BC17C3" w14:textId="77777777" w:rsidTr="6E3CE5E4">
        <w:tc>
          <w:tcPr>
            <w:tcW w:w="3432" w:type="dxa"/>
            <w:shd w:val="clear" w:color="auto" w:fill="002060"/>
          </w:tcPr>
          <w:p w14:paraId="4DEBFF9E" w14:textId="77777777" w:rsidR="005F1BAF" w:rsidRDefault="005571D7" w:rsidP="005F1BAF">
            <w:r>
              <w:t>Team Member</w:t>
            </w:r>
          </w:p>
        </w:tc>
        <w:tc>
          <w:tcPr>
            <w:tcW w:w="5430" w:type="dxa"/>
            <w:shd w:val="clear" w:color="auto" w:fill="002060"/>
          </w:tcPr>
          <w:p w14:paraId="71BA3CD1" w14:textId="77777777" w:rsidR="005F1BAF" w:rsidRDefault="005571D7" w:rsidP="005F1BAF">
            <w:r>
              <w:t>Document part</w:t>
            </w:r>
          </w:p>
        </w:tc>
      </w:tr>
      <w:tr w:rsidR="005F1BAF" w14:paraId="39D94CAE" w14:textId="77777777" w:rsidTr="6E3CE5E4">
        <w:tc>
          <w:tcPr>
            <w:tcW w:w="3432" w:type="dxa"/>
          </w:tcPr>
          <w:p w14:paraId="1AE854CE" w14:textId="77777777" w:rsidR="005F1BAF" w:rsidRDefault="00D633C0" w:rsidP="005F1BAF">
            <w:r>
              <w:t>Chanri Du Randt</w:t>
            </w:r>
          </w:p>
        </w:tc>
        <w:tc>
          <w:tcPr>
            <w:tcW w:w="5430" w:type="dxa"/>
          </w:tcPr>
          <w:p w14:paraId="5E0A28D1" w14:textId="77777777" w:rsidR="00380CD2" w:rsidRDefault="00000000">
            <w:r>
              <w:t>M1: Problem &amp; Business Need, Stakeholder Analysis, Forward Engineering Considerations, Engineering Decision Log</w:t>
            </w:r>
          </w:p>
          <w:p w14:paraId="46CCCCCA" w14:textId="77777777" w:rsidR="00380CD2" w:rsidRDefault="00000000">
            <w:r>
              <w:t>M2: Architecturally Significant Requirements, Architecture Decision Records, Technology Stack, Data &amp; Persistence Baseline, Change Request Register, User Interface Design</w:t>
            </w:r>
          </w:p>
        </w:tc>
      </w:tr>
      <w:tr w:rsidR="005F1BAF" w14:paraId="25859C36" w14:textId="77777777" w:rsidTr="6E3CE5E4">
        <w:tc>
          <w:tcPr>
            <w:tcW w:w="3432" w:type="dxa"/>
          </w:tcPr>
          <w:p w14:paraId="605F8D3F" w14:textId="77777777" w:rsidR="005F1BAF" w:rsidRDefault="00D633C0" w:rsidP="005F1BAF">
            <w:r>
              <w:t>Clarissa Bierman</w:t>
            </w:r>
          </w:p>
        </w:tc>
        <w:tc>
          <w:tcPr>
            <w:tcW w:w="5430" w:type="dxa"/>
          </w:tcPr>
          <w:p w14:paraId="4CBA8227" w14:textId="77777777" w:rsidR="00380CD2" w:rsidRDefault="00000000">
            <w:r>
              <w:rPr>
                <w:rFonts w:ascii="Aptos" w:eastAsia="Aptos" w:hAnsi="Aptos" w:cs="Aptos"/>
              </w:rPr>
              <w:t>M1: Initial RTM, Initial Risk Register, Github and team governance, Team Working Agreement</w:t>
            </w:r>
          </w:p>
          <w:p w14:paraId="2A1FEAF6" w14:textId="77777777" w:rsidR="00380CD2" w:rsidRDefault="00000000">
            <w:r>
              <w:rPr>
                <w:rFonts w:ascii="Aptos" w:eastAsia="Aptos" w:hAnsi="Aptos" w:cs="Aptos"/>
              </w:rPr>
              <w:t>M2: Assumptions and Dependencies, End-to-End Traces, Risk Register (R-14 to R-23), Initial Design Decisions, Deployment Compatibility, Implementation Status, GitHub &amp; Team Governance update (DEC-013)</w:t>
            </w:r>
          </w:p>
        </w:tc>
      </w:tr>
      <w:tr w:rsidR="005F1BAF" w14:paraId="43FF422B" w14:textId="77777777" w:rsidTr="6E3CE5E4">
        <w:tc>
          <w:tcPr>
            <w:tcW w:w="3432" w:type="dxa"/>
          </w:tcPr>
          <w:p w14:paraId="11C689FA" w14:textId="77777777" w:rsidR="005F1BAF" w:rsidRDefault="00D633C0" w:rsidP="005F1BAF">
            <w:r>
              <w:t xml:space="preserve">Eduard Bernard Kruger Herman </w:t>
            </w:r>
          </w:p>
        </w:tc>
        <w:tc>
          <w:tcPr>
            <w:tcW w:w="5430" w:type="dxa"/>
          </w:tcPr>
          <w:p w14:paraId="08A804CE" w14:textId="77777777" w:rsidR="00380CD2" w:rsidRDefault="00000000">
            <w:r>
              <w:rPr>
                <w:rFonts w:ascii="Aptos" w:eastAsia="Aptos" w:hAnsi="Aptos" w:cs="Aptos"/>
              </w:rPr>
              <w:t>M1: Scope Baseline, Requirements &amp; acceptance criteria, Constraints</w:t>
            </w:r>
          </w:p>
          <w:p w14:paraId="30CD032A" w14:textId="77777777" w:rsidR="00380CD2" w:rsidRDefault="00000000">
            <w:r>
              <w:rPr>
                <w:rFonts w:ascii="Aptos" w:eastAsia="Aptos" w:hAnsi="Aptos" w:cs="Aptos"/>
              </w:rPr>
              <w:t>M2: API &amp; Integration Design (DEC-009, DEC-010), constraint updates (v1.1)</w:t>
            </w:r>
          </w:p>
        </w:tc>
      </w:tr>
    </w:tbl>
    <w:p w14:paraId="329A3248" w14:textId="77777777" w:rsidR="00B67448" w:rsidRDefault="00B67448" w:rsidP="005F1BAF"/>
    <w:p w14:paraId="6087B2A5" w14:textId="77777777" w:rsidR="00C25D7C" w:rsidRDefault="6E3CE5E4" w:rsidP="00C25D7C">
      <w:pPr>
        <w:pStyle w:val="Heading1"/>
      </w:pPr>
      <w:bookmarkStart w:id="3" w:name="_Toc241703301"/>
      <w:r>
        <w:t>Acronyms &amp; Abbreviations</w:t>
      </w:r>
      <w:bookmarkEnd w:id="3"/>
    </w:p>
    <w:p w14:paraId="50DD5083" w14:textId="77777777" w:rsidR="00C25D7C" w:rsidRDefault="00C25D7C" w:rsidP="00C25D7C">
      <w:r>
        <w:t>The following terms are needed to understand this document.</w:t>
      </w:r>
    </w:p>
    <w:tbl>
      <w:tblPr>
        <w:tblStyle w:val="TableGrid"/>
        <w:tblW w:w="0" w:type="auto"/>
        <w:tblInd w:w="61" w:type="dxa"/>
        <w:tblLook w:val="0000" w:firstRow="0" w:lastRow="0" w:firstColumn="0" w:lastColumn="0" w:noHBand="0" w:noVBand="0"/>
      </w:tblPr>
      <w:tblGrid>
        <w:gridCol w:w="1494"/>
        <w:gridCol w:w="7368"/>
      </w:tblGrid>
      <w:tr w:rsidR="00C25D7C" w14:paraId="47220333" w14:textId="77777777" w:rsidTr="6E3CE5E4">
        <w:tc>
          <w:tcPr>
            <w:tcW w:w="1494" w:type="dxa"/>
            <w:shd w:val="clear" w:color="auto" w:fill="002060"/>
          </w:tcPr>
          <w:p w14:paraId="556692FF" w14:textId="77777777" w:rsidR="00C25D7C" w:rsidRDefault="00C25D7C" w:rsidP="00C25D7C">
            <w:r>
              <w:t>Acronym</w:t>
            </w:r>
          </w:p>
        </w:tc>
        <w:tc>
          <w:tcPr>
            <w:tcW w:w="7368" w:type="dxa"/>
            <w:shd w:val="clear" w:color="auto" w:fill="002060"/>
          </w:tcPr>
          <w:p w14:paraId="5B221F92" w14:textId="77777777" w:rsidR="00C25D7C" w:rsidRDefault="00C25D7C" w:rsidP="00C25D7C">
            <w:r>
              <w:t>Full name</w:t>
            </w:r>
          </w:p>
        </w:tc>
      </w:tr>
      <w:tr w:rsidR="00C25D7C" w14:paraId="7ECC3763" w14:textId="77777777" w:rsidTr="6E3CE5E4">
        <w:tc>
          <w:tcPr>
            <w:tcW w:w="1494" w:type="dxa"/>
          </w:tcPr>
          <w:p w14:paraId="7EE18939" w14:textId="77777777" w:rsidR="00C25D7C" w:rsidRDefault="005517AE" w:rsidP="00C25D7C">
            <w:r>
              <w:t>RTM</w:t>
            </w:r>
          </w:p>
        </w:tc>
        <w:tc>
          <w:tcPr>
            <w:tcW w:w="7368" w:type="dxa"/>
          </w:tcPr>
          <w:p w14:paraId="2D5A5DC6" w14:textId="77777777" w:rsidR="00C25D7C" w:rsidRDefault="31008B5A" w:rsidP="00C25D7C">
            <w:r>
              <w:t>Requirements traceability matrix</w:t>
            </w:r>
          </w:p>
        </w:tc>
      </w:tr>
      <w:tr w:rsidR="00C25D7C" w14:paraId="1117AE01" w14:textId="77777777" w:rsidTr="6E3CE5E4">
        <w:tc>
          <w:tcPr>
            <w:tcW w:w="1494" w:type="dxa"/>
          </w:tcPr>
          <w:p w14:paraId="7B75D596" w14:textId="77777777" w:rsidR="00C25D7C" w:rsidRDefault="6E3CE5E4" w:rsidP="00C25D7C">
            <w:r>
              <w:t>POPIA</w:t>
            </w:r>
          </w:p>
        </w:tc>
        <w:tc>
          <w:tcPr>
            <w:tcW w:w="7368" w:type="dxa"/>
          </w:tcPr>
          <w:p w14:paraId="728FC8CF" w14:textId="77777777" w:rsidR="00C25D7C" w:rsidRDefault="6E3CE5E4" w:rsidP="6E3CE5E4">
            <w:r>
              <w:rPr>
                <w:rFonts w:ascii="Aptos" w:eastAsia="Aptos" w:hAnsi="Aptos" w:cs="Aptos"/>
              </w:rPr>
              <w:t>Protection of Personal Information Act</w:t>
            </w:r>
          </w:p>
        </w:tc>
      </w:tr>
      <w:tr w:rsidR="00C25D7C" w14:paraId="73AA021F" w14:textId="77777777" w:rsidTr="6E3CE5E4">
        <w:trPr>
          <w:trHeight w:val="300"/>
        </w:trPr>
        <w:tc>
          <w:tcPr>
            <w:tcW w:w="1494" w:type="dxa"/>
          </w:tcPr>
          <w:p w14:paraId="547B1921" w14:textId="77777777" w:rsidR="00C25D7C" w:rsidRDefault="6E3CE5E4" w:rsidP="00C25D7C">
            <w:r>
              <w:t>PED</w:t>
            </w:r>
          </w:p>
        </w:tc>
        <w:tc>
          <w:tcPr>
            <w:tcW w:w="7368" w:type="dxa"/>
          </w:tcPr>
          <w:p w14:paraId="117FECBE" w14:textId="77777777" w:rsidR="00C25D7C" w:rsidRDefault="6E3CE5E4" w:rsidP="00C25D7C">
            <w:r>
              <w:t>Project Engineering Document</w:t>
            </w:r>
          </w:p>
        </w:tc>
      </w:tr>
      <w:tr w:rsidR="00C25D7C" w14:paraId="5F95EB72" w14:textId="77777777" w:rsidTr="6E3CE5E4">
        <w:tc>
          <w:tcPr>
            <w:tcW w:w="1494" w:type="dxa"/>
          </w:tcPr>
          <w:p w14:paraId="5C205BF1" w14:textId="77777777" w:rsidR="00C25D7C" w:rsidRDefault="6E3CE5E4" w:rsidP="00C25D7C">
            <w:r>
              <w:t>PR</w:t>
            </w:r>
          </w:p>
        </w:tc>
        <w:tc>
          <w:tcPr>
            <w:tcW w:w="7368" w:type="dxa"/>
          </w:tcPr>
          <w:p w14:paraId="60740FFB" w14:textId="77777777" w:rsidR="00C25D7C" w:rsidRDefault="6E3CE5E4" w:rsidP="00C25D7C">
            <w:r>
              <w:t>Pull Request</w:t>
            </w:r>
          </w:p>
        </w:tc>
      </w:tr>
      <w:tr w:rsidR="6E3CE5E4" w14:paraId="3C8B7192" w14:textId="77777777" w:rsidTr="6E3CE5E4">
        <w:trPr>
          <w:trHeight w:val="300"/>
        </w:trPr>
        <w:tc>
          <w:tcPr>
            <w:tcW w:w="1494" w:type="dxa"/>
          </w:tcPr>
          <w:p w14:paraId="15765766" w14:textId="77777777" w:rsidR="6E3CE5E4" w:rsidRDefault="6E3CE5E4" w:rsidP="6E3CE5E4">
            <w:r>
              <w:t>NFR</w:t>
            </w:r>
          </w:p>
        </w:tc>
        <w:tc>
          <w:tcPr>
            <w:tcW w:w="7368" w:type="dxa"/>
          </w:tcPr>
          <w:p w14:paraId="78039581" w14:textId="77777777" w:rsidR="6E3CE5E4" w:rsidRDefault="6E3CE5E4" w:rsidP="6E3CE5E4">
            <w:r>
              <w:t>Non-Functional Requirement</w:t>
            </w:r>
          </w:p>
        </w:tc>
      </w:tr>
      <w:tr w:rsidR="6E3CE5E4" w14:paraId="3D8A6FA8" w14:textId="77777777" w:rsidTr="6E3CE5E4">
        <w:trPr>
          <w:trHeight w:val="300"/>
        </w:trPr>
        <w:tc>
          <w:tcPr>
            <w:tcW w:w="1494" w:type="dxa"/>
          </w:tcPr>
          <w:p w14:paraId="4C90C3AF" w14:textId="77777777" w:rsidR="6E3CE5E4" w:rsidRDefault="6E3CE5E4" w:rsidP="6E3CE5E4">
            <w:r>
              <w:t>FR</w:t>
            </w:r>
          </w:p>
        </w:tc>
        <w:tc>
          <w:tcPr>
            <w:tcW w:w="7368" w:type="dxa"/>
          </w:tcPr>
          <w:p w14:paraId="68AFDBA6" w14:textId="77777777" w:rsidR="6E3CE5E4" w:rsidRDefault="6E3CE5E4" w:rsidP="6E3CE5E4">
            <w:r>
              <w:t>Functional Requirement</w:t>
            </w:r>
          </w:p>
        </w:tc>
      </w:tr>
      <w:tr w:rsidR="6E3CE5E4" w14:paraId="37BD998C" w14:textId="77777777" w:rsidTr="6E3CE5E4">
        <w:trPr>
          <w:trHeight w:val="300"/>
        </w:trPr>
        <w:tc>
          <w:tcPr>
            <w:tcW w:w="1494" w:type="dxa"/>
          </w:tcPr>
          <w:p w14:paraId="02EA5FA5" w14:textId="77777777" w:rsidR="6E3CE5E4" w:rsidRDefault="6E3CE5E4" w:rsidP="6E3CE5E4">
            <w:r>
              <w:t>CI</w:t>
            </w:r>
          </w:p>
        </w:tc>
        <w:tc>
          <w:tcPr>
            <w:tcW w:w="7368" w:type="dxa"/>
          </w:tcPr>
          <w:p w14:paraId="7463E7B9" w14:textId="77777777" w:rsidR="6E3CE5E4" w:rsidRDefault="6E3CE5E4" w:rsidP="6E3CE5E4">
            <w:r>
              <w:t>Continuous Integration</w:t>
            </w:r>
          </w:p>
        </w:tc>
      </w:tr>
      <w:tr w:rsidR="6E3CE5E4" w14:paraId="525C7293" w14:textId="77777777" w:rsidTr="6E3CE5E4">
        <w:trPr>
          <w:trHeight w:val="300"/>
        </w:trPr>
        <w:tc>
          <w:tcPr>
            <w:tcW w:w="1494" w:type="dxa"/>
          </w:tcPr>
          <w:p w14:paraId="7FB86BA5" w14:textId="77777777" w:rsidR="6E3CE5E4" w:rsidRDefault="6E3CE5E4" w:rsidP="6E3CE5E4">
            <w:pPr>
              <w:rPr>
                <w:rFonts w:eastAsiaTheme="minorEastAsia"/>
              </w:rPr>
            </w:pPr>
            <w:r>
              <w:rPr>
                <w:rFonts w:eastAsiaTheme="minorEastAsia"/>
              </w:rPr>
              <w:t>RBAC</w:t>
            </w:r>
          </w:p>
        </w:tc>
        <w:tc>
          <w:tcPr>
            <w:tcW w:w="7368" w:type="dxa"/>
          </w:tcPr>
          <w:p w14:paraId="61068656" w14:textId="77777777" w:rsidR="6E3CE5E4" w:rsidRDefault="6E3CE5E4" w:rsidP="6E3CE5E4">
            <w:pPr>
              <w:rPr>
                <w:rFonts w:eastAsiaTheme="minorEastAsia"/>
              </w:rPr>
            </w:pPr>
            <w:r>
              <w:rPr>
                <w:rFonts w:eastAsiaTheme="minorEastAsia"/>
              </w:rPr>
              <w:t>Role-Based Access Control</w:t>
            </w:r>
          </w:p>
        </w:tc>
      </w:tr>
      <w:tr w:rsidR="31008B5A" w14:paraId="2DC20F4A" w14:textId="77777777" w:rsidTr="31008B5A">
        <w:trPr>
          <w:trHeight w:val="300"/>
        </w:trPr>
        <w:tc>
          <w:tcPr>
            <w:tcW w:w="1494" w:type="dxa"/>
          </w:tcPr>
          <w:p w14:paraId="3FA4495E" w14:textId="77777777" w:rsidR="31008B5A" w:rsidRDefault="31008B5A" w:rsidP="31008B5A">
            <w:r>
              <w:rPr>
                <w:rFonts w:eastAsiaTheme="minorEastAsia"/>
              </w:rPr>
              <w:t>API</w:t>
            </w:r>
          </w:p>
        </w:tc>
        <w:tc>
          <w:tcPr>
            <w:tcW w:w="7368" w:type="dxa"/>
          </w:tcPr>
          <w:p w14:paraId="1C9F7E6E" w14:textId="77777777" w:rsidR="31008B5A" w:rsidRDefault="60801D70" w:rsidP="31008B5A">
            <w:r>
              <w:rPr>
                <w:rFonts w:ascii="Aptos" w:eastAsia="Aptos" w:hAnsi="Aptos" w:cs="Aptos"/>
              </w:rPr>
              <w:t>Application Programming Interface</w:t>
            </w:r>
          </w:p>
        </w:tc>
      </w:tr>
      <w:tr w:rsidR="31008B5A" w14:paraId="3FDE9CBE" w14:textId="77777777" w:rsidTr="31008B5A">
        <w:trPr>
          <w:trHeight w:val="300"/>
        </w:trPr>
        <w:tc>
          <w:tcPr>
            <w:tcW w:w="1494" w:type="dxa"/>
          </w:tcPr>
          <w:p w14:paraId="08D14EBF" w14:textId="77777777" w:rsidR="31008B5A" w:rsidRDefault="31008B5A" w:rsidP="31008B5A">
            <w:r>
              <w:rPr>
                <w:rFonts w:eastAsiaTheme="minorEastAsia"/>
              </w:rPr>
              <w:t>UI</w:t>
            </w:r>
          </w:p>
        </w:tc>
        <w:tc>
          <w:tcPr>
            <w:tcW w:w="7368" w:type="dxa"/>
          </w:tcPr>
          <w:p w14:paraId="60C6A617" w14:textId="77777777" w:rsidR="31008B5A" w:rsidRDefault="60801D70" w:rsidP="31008B5A">
            <w:r>
              <w:rPr>
                <w:rFonts w:ascii="Aptos" w:eastAsia="Aptos" w:hAnsi="Aptos" w:cs="Aptos"/>
              </w:rPr>
              <w:t>User Interface</w:t>
            </w:r>
          </w:p>
        </w:tc>
      </w:tr>
      <w:tr w:rsidR="31008B5A" w14:paraId="5D55F578" w14:textId="77777777" w:rsidTr="31008B5A">
        <w:trPr>
          <w:trHeight w:val="300"/>
        </w:trPr>
        <w:tc>
          <w:tcPr>
            <w:tcW w:w="1494" w:type="dxa"/>
          </w:tcPr>
          <w:p w14:paraId="5A2FFD70" w14:textId="77777777" w:rsidR="31008B5A" w:rsidRDefault="31008B5A" w:rsidP="31008B5A">
            <w:r>
              <w:rPr>
                <w:rFonts w:eastAsiaTheme="minorEastAsia"/>
              </w:rPr>
              <w:t>MVP</w:t>
            </w:r>
          </w:p>
        </w:tc>
        <w:tc>
          <w:tcPr>
            <w:tcW w:w="7368" w:type="dxa"/>
          </w:tcPr>
          <w:p w14:paraId="7E1A9869" w14:textId="77777777" w:rsidR="31008B5A" w:rsidRDefault="791B3D3A" w:rsidP="31008B5A">
            <w:r>
              <w:rPr>
                <w:rFonts w:eastAsiaTheme="minorEastAsia"/>
              </w:rPr>
              <w:t>Minimum Viable Product</w:t>
            </w:r>
          </w:p>
        </w:tc>
      </w:tr>
      <w:tr w:rsidR="31008B5A" w14:paraId="6F211029" w14:textId="77777777" w:rsidTr="31008B5A">
        <w:trPr>
          <w:trHeight w:val="300"/>
        </w:trPr>
        <w:tc>
          <w:tcPr>
            <w:tcW w:w="1494" w:type="dxa"/>
          </w:tcPr>
          <w:p w14:paraId="45B6EA37" w14:textId="77777777" w:rsidR="31008B5A" w:rsidRDefault="60801D70" w:rsidP="31008B5A">
            <w:r>
              <w:rPr>
                <w:rFonts w:eastAsiaTheme="minorEastAsia"/>
              </w:rPr>
              <w:t>MoSCoW</w:t>
            </w:r>
          </w:p>
        </w:tc>
        <w:tc>
          <w:tcPr>
            <w:tcW w:w="7368" w:type="dxa"/>
          </w:tcPr>
          <w:p w14:paraId="15440FDB" w14:textId="77777777" w:rsidR="31008B5A" w:rsidRDefault="1819A5EB" w:rsidP="31008B5A">
            <w:r>
              <w:rPr>
                <w:rFonts w:ascii="Aptos" w:eastAsia="Aptos" w:hAnsi="Aptos" w:cs="Aptos"/>
              </w:rPr>
              <w:t>Must / Should / Could / Won't-this-round</w:t>
            </w:r>
          </w:p>
        </w:tc>
      </w:tr>
      <w:tr w:rsidR="0BA624BA" w14:paraId="4500FD11" w14:textId="77777777" w:rsidTr="0BA624BA">
        <w:trPr>
          <w:trHeight w:val="300"/>
        </w:trPr>
        <w:tc>
          <w:tcPr>
            <w:tcW w:w="1494" w:type="dxa"/>
          </w:tcPr>
          <w:p w14:paraId="6275D94C" w14:textId="77777777" w:rsidR="0BA624BA" w:rsidRDefault="0BA624BA" w:rsidP="0BA624BA">
            <w:r>
              <w:rPr>
                <w:rFonts w:eastAsiaTheme="minorEastAsia"/>
              </w:rPr>
              <w:t>AI</w:t>
            </w:r>
          </w:p>
        </w:tc>
        <w:tc>
          <w:tcPr>
            <w:tcW w:w="7368" w:type="dxa"/>
          </w:tcPr>
          <w:p w14:paraId="5E1E21BB" w14:textId="77777777" w:rsidR="0BA624BA" w:rsidRDefault="0BA624BA" w:rsidP="0BA624BA">
            <w:r>
              <w:rPr>
                <w:rFonts w:ascii="Aptos" w:eastAsia="Aptos" w:hAnsi="Aptos" w:cs="Aptos"/>
              </w:rPr>
              <w:t>Artificial Intelligence</w:t>
            </w:r>
          </w:p>
        </w:tc>
      </w:tr>
      <w:tr w:rsidR="00271506" w14:paraId="285942DD" w14:textId="77777777" w:rsidTr="0BA624BA">
        <w:trPr>
          <w:trHeight w:val="300"/>
        </w:trPr>
        <w:tc>
          <w:tcPr>
            <w:tcW w:w="1494" w:type="dxa"/>
          </w:tcPr>
          <w:p w14:paraId="51F951DC" w14:textId="77777777" w:rsidR="00271506" w:rsidRDefault="00271506" w:rsidP="0BA624BA">
            <w:pPr>
              <w:rPr>
                <w:rFonts w:eastAsiaTheme="minorEastAsia"/>
              </w:rPr>
            </w:pPr>
            <w:r>
              <w:rPr>
                <w:rFonts w:eastAsiaTheme="minorEastAsia"/>
              </w:rPr>
              <w:t>REST</w:t>
            </w:r>
          </w:p>
        </w:tc>
        <w:tc>
          <w:tcPr>
            <w:tcW w:w="7368" w:type="dxa"/>
          </w:tcPr>
          <w:p w14:paraId="64C65935" w14:textId="77777777" w:rsidR="00271506" w:rsidRDefault="00DC1573" w:rsidP="0BA624BA">
            <w:pPr>
              <w:rPr>
                <w:rFonts w:ascii="Aptos" w:eastAsia="Aptos" w:hAnsi="Aptos" w:cs="Aptos"/>
              </w:rPr>
            </w:pPr>
            <w:r>
              <w:rPr>
                <w:rFonts w:ascii="Aptos" w:eastAsia="Aptos" w:hAnsi="Aptos" w:cs="Aptos"/>
              </w:rPr>
              <w:t>Representational State Transfer</w:t>
            </w:r>
          </w:p>
        </w:tc>
      </w:tr>
      <w:tr w:rsidR="00271506" w14:paraId="4F16FA27" w14:textId="77777777" w:rsidTr="0BA624BA">
        <w:trPr>
          <w:trHeight w:val="300"/>
        </w:trPr>
        <w:tc>
          <w:tcPr>
            <w:tcW w:w="1494" w:type="dxa"/>
          </w:tcPr>
          <w:p w14:paraId="0366CE63" w14:textId="77777777" w:rsidR="00271506" w:rsidRDefault="00271506" w:rsidP="0BA624BA">
            <w:pPr>
              <w:rPr>
                <w:rFonts w:eastAsiaTheme="minorEastAsia"/>
              </w:rPr>
            </w:pPr>
            <w:r>
              <w:rPr>
                <w:rFonts w:eastAsiaTheme="minorEastAsia"/>
              </w:rPr>
              <w:t>JSON</w:t>
            </w:r>
          </w:p>
        </w:tc>
        <w:tc>
          <w:tcPr>
            <w:tcW w:w="7368" w:type="dxa"/>
          </w:tcPr>
          <w:p w14:paraId="1A0864FD" w14:textId="77777777" w:rsidR="00271506" w:rsidRDefault="00DC1573" w:rsidP="0BA624BA">
            <w:pPr>
              <w:rPr>
                <w:rFonts w:ascii="Aptos" w:eastAsia="Aptos" w:hAnsi="Aptos" w:cs="Aptos"/>
              </w:rPr>
            </w:pPr>
            <w:r>
              <w:rPr>
                <w:rFonts w:ascii="Aptos" w:eastAsia="Aptos" w:hAnsi="Aptos" w:cs="Aptos"/>
              </w:rPr>
              <w:t>JavaScript Object Notation</w:t>
            </w:r>
          </w:p>
        </w:tc>
      </w:tr>
      <w:tr w:rsidR="00271506" w14:paraId="68AEF241" w14:textId="77777777" w:rsidTr="0BA624BA">
        <w:trPr>
          <w:trHeight w:val="300"/>
        </w:trPr>
        <w:tc>
          <w:tcPr>
            <w:tcW w:w="1494" w:type="dxa"/>
          </w:tcPr>
          <w:p w14:paraId="3F878582" w14:textId="77777777" w:rsidR="00271506" w:rsidRDefault="00271506" w:rsidP="0BA624BA">
            <w:pPr>
              <w:rPr>
                <w:rFonts w:eastAsiaTheme="minorEastAsia"/>
              </w:rPr>
            </w:pPr>
            <w:r>
              <w:rPr>
                <w:rFonts w:eastAsiaTheme="minorEastAsia"/>
              </w:rPr>
              <w:t>HTTP</w:t>
            </w:r>
          </w:p>
        </w:tc>
        <w:tc>
          <w:tcPr>
            <w:tcW w:w="7368" w:type="dxa"/>
          </w:tcPr>
          <w:p w14:paraId="4D198FD0" w14:textId="77777777" w:rsidR="00271506" w:rsidRDefault="00DC1573" w:rsidP="0BA624BA">
            <w:pPr>
              <w:rPr>
                <w:rFonts w:ascii="Aptos" w:eastAsia="Aptos" w:hAnsi="Aptos" w:cs="Aptos"/>
              </w:rPr>
            </w:pPr>
            <w:r>
              <w:rPr>
                <w:rFonts w:ascii="Aptos" w:eastAsia="Aptos" w:hAnsi="Aptos" w:cs="Aptos"/>
              </w:rPr>
              <w:t>Hypertext Transfer Protocol</w:t>
            </w:r>
          </w:p>
        </w:tc>
      </w:tr>
      <w:tr w:rsidR="00DC1573" w14:paraId="161BDCFD" w14:textId="77777777" w:rsidTr="0BA624BA">
        <w:trPr>
          <w:trHeight w:val="300"/>
        </w:trPr>
        <w:tc>
          <w:tcPr>
            <w:tcW w:w="1494" w:type="dxa"/>
          </w:tcPr>
          <w:p w14:paraId="1A90A3B2" w14:textId="77777777" w:rsidR="00DC1573" w:rsidRDefault="00DC1573" w:rsidP="0BA624BA">
            <w:pPr>
              <w:rPr>
                <w:rFonts w:eastAsiaTheme="minorEastAsia"/>
              </w:rPr>
            </w:pPr>
            <w:r>
              <w:rPr>
                <w:rFonts w:eastAsiaTheme="minorEastAsia"/>
              </w:rPr>
              <w:t>HTTPS</w:t>
            </w:r>
          </w:p>
        </w:tc>
        <w:tc>
          <w:tcPr>
            <w:tcW w:w="7368" w:type="dxa"/>
          </w:tcPr>
          <w:p w14:paraId="39E4B5B6" w14:textId="77777777" w:rsidR="00DC1573" w:rsidRPr="00DC1573" w:rsidRDefault="00DC1573" w:rsidP="0BA624BA">
            <w:pPr>
              <w:rPr>
                <w:rFonts w:ascii="Aptos" w:eastAsia="Aptos" w:hAnsi="Aptos" w:cs="Aptos"/>
              </w:rPr>
            </w:pPr>
            <w:r>
              <w:rPr>
                <w:rFonts w:ascii="Aptos" w:eastAsia="Aptos" w:hAnsi="Aptos" w:cs="Aptos"/>
              </w:rPr>
              <w:t>Hypertext Transfer Protocol Secure</w:t>
            </w:r>
          </w:p>
        </w:tc>
      </w:tr>
      <w:tr w:rsidR="00271506" w14:paraId="439A6DA4" w14:textId="77777777" w:rsidTr="0BA624BA">
        <w:trPr>
          <w:trHeight w:val="300"/>
        </w:trPr>
        <w:tc>
          <w:tcPr>
            <w:tcW w:w="1494" w:type="dxa"/>
          </w:tcPr>
          <w:p w14:paraId="45F98F88" w14:textId="77777777" w:rsidR="00271506" w:rsidRDefault="00271506" w:rsidP="0BA624BA">
            <w:pPr>
              <w:rPr>
                <w:rFonts w:eastAsiaTheme="minorEastAsia"/>
              </w:rPr>
            </w:pPr>
            <w:r>
              <w:rPr>
                <w:rFonts w:eastAsiaTheme="minorEastAsia"/>
              </w:rPr>
              <w:t>JWT</w:t>
            </w:r>
          </w:p>
        </w:tc>
        <w:tc>
          <w:tcPr>
            <w:tcW w:w="7368" w:type="dxa"/>
          </w:tcPr>
          <w:p w14:paraId="12042209" w14:textId="77777777" w:rsidR="00271506" w:rsidRDefault="00DC1573" w:rsidP="0BA624BA">
            <w:pPr>
              <w:rPr>
                <w:rFonts w:ascii="Aptos" w:eastAsia="Aptos" w:hAnsi="Aptos" w:cs="Aptos"/>
              </w:rPr>
            </w:pPr>
            <w:r>
              <w:rPr>
                <w:rFonts w:ascii="Aptos" w:eastAsia="Aptos" w:hAnsi="Aptos" w:cs="Aptos"/>
              </w:rPr>
              <w:t>JSON Web Token</w:t>
            </w:r>
          </w:p>
        </w:tc>
      </w:tr>
      <w:tr w:rsidR="00271506" w14:paraId="1B5047FD" w14:textId="77777777" w:rsidTr="0BA624BA">
        <w:trPr>
          <w:trHeight w:val="300"/>
        </w:trPr>
        <w:tc>
          <w:tcPr>
            <w:tcW w:w="1494" w:type="dxa"/>
          </w:tcPr>
          <w:p w14:paraId="166CF32A" w14:textId="77777777" w:rsidR="00271506" w:rsidRDefault="00271506" w:rsidP="0BA624BA">
            <w:pPr>
              <w:rPr>
                <w:rFonts w:eastAsiaTheme="minorEastAsia"/>
              </w:rPr>
            </w:pPr>
            <w:r>
              <w:rPr>
                <w:rFonts w:eastAsiaTheme="minorEastAsia"/>
              </w:rPr>
              <w:lastRenderedPageBreak/>
              <w:t>DTO</w:t>
            </w:r>
          </w:p>
        </w:tc>
        <w:tc>
          <w:tcPr>
            <w:tcW w:w="7368" w:type="dxa"/>
          </w:tcPr>
          <w:p w14:paraId="6CB949C7" w14:textId="77777777" w:rsidR="00271506" w:rsidRDefault="00DC1573" w:rsidP="0BA624BA">
            <w:pPr>
              <w:rPr>
                <w:rFonts w:ascii="Aptos" w:eastAsia="Aptos" w:hAnsi="Aptos" w:cs="Aptos"/>
              </w:rPr>
            </w:pPr>
            <w:r>
              <w:rPr>
                <w:rFonts w:ascii="Aptos" w:eastAsia="Aptos" w:hAnsi="Aptos" w:cs="Aptos"/>
              </w:rPr>
              <w:t>Data Transfer Object</w:t>
            </w:r>
          </w:p>
        </w:tc>
      </w:tr>
      <w:tr w:rsidR="00271506" w14:paraId="0A124F43" w14:textId="77777777" w:rsidTr="0BA624BA">
        <w:trPr>
          <w:trHeight w:val="300"/>
        </w:trPr>
        <w:tc>
          <w:tcPr>
            <w:tcW w:w="1494" w:type="dxa"/>
          </w:tcPr>
          <w:p w14:paraId="71E66F94" w14:textId="77777777" w:rsidR="00271506" w:rsidRDefault="00271506" w:rsidP="0BA624BA">
            <w:pPr>
              <w:rPr>
                <w:rFonts w:eastAsiaTheme="minorEastAsia"/>
              </w:rPr>
            </w:pPr>
            <w:r>
              <w:rPr>
                <w:rFonts w:eastAsiaTheme="minorEastAsia"/>
              </w:rPr>
              <w:t>CORS</w:t>
            </w:r>
          </w:p>
        </w:tc>
        <w:tc>
          <w:tcPr>
            <w:tcW w:w="7368" w:type="dxa"/>
          </w:tcPr>
          <w:p w14:paraId="30536339" w14:textId="77777777" w:rsidR="00271506" w:rsidRDefault="00DC1573" w:rsidP="0BA624BA">
            <w:pPr>
              <w:rPr>
                <w:rFonts w:ascii="Aptos" w:eastAsia="Aptos" w:hAnsi="Aptos" w:cs="Aptos"/>
              </w:rPr>
            </w:pPr>
            <w:r>
              <w:rPr>
                <w:rFonts w:ascii="Aptos" w:eastAsia="Aptos" w:hAnsi="Aptos" w:cs="Aptos"/>
              </w:rPr>
              <w:t>Cross-Origin Resource Sharing</w:t>
            </w:r>
          </w:p>
        </w:tc>
      </w:tr>
      <w:tr w:rsidR="00271506" w14:paraId="478F0428" w14:textId="77777777" w:rsidTr="0BA624BA">
        <w:trPr>
          <w:trHeight w:val="300"/>
        </w:trPr>
        <w:tc>
          <w:tcPr>
            <w:tcW w:w="1494" w:type="dxa"/>
          </w:tcPr>
          <w:p w14:paraId="7B7770BD" w14:textId="77777777" w:rsidR="00271506" w:rsidRDefault="00271506" w:rsidP="0BA624BA">
            <w:pPr>
              <w:rPr>
                <w:rFonts w:eastAsiaTheme="minorEastAsia"/>
              </w:rPr>
            </w:pPr>
            <w:r>
              <w:rPr>
                <w:rFonts w:eastAsiaTheme="minorEastAsia"/>
              </w:rPr>
              <w:t>SPA</w:t>
            </w:r>
          </w:p>
        </w:tc>
        <w:tc>
          <w:tcPr>
            <w:tcW w:w="7368" w:type="dxa"/>
          </w:tcPr>
          <w:p w14:paraId="302CF3BA" w14:textId="77777777" w:rsidR="00271506" w:rsidRDefault="00DC1573" w:rsidP="0BA624BA">
            <w:pPr>
              <w:rPr>
                <w:rFonts w:ascii="Aptos" w:eastAsia="Aptos" w:hAnsi="Aptos" w:cs="Aptos"/>
              </w:rPr>
            </w:pPr>
            <w:r>
              <w:rPr>
                <w:rFonts w:ascii="Aptos" w:eastAsia="Aptos" w:hAnsi="Aptos" w:cs="Aptos"/>
              </w:rPr>
              <w:t>Single-Page Application</w:t>
            </w:r>
          </w:p>
        </w:tc>
      </w:tr>
      <w:tr w:rsidR="00271506" w14:paraId="5BBCEFCA" w14:textId="77777777" w:rsidTr="0BA624BA">
        <w:trPr>
          <w:trHeight w:val="300"/>
        </w:trPr>
        <w:tc>
          <w:tcPr>
            <w:tcW w:w="1494" w:type="dxa"/>
          </w:tcPr>
          <w:p w14:paraId="549F4759" w14:textId="77777777" w:rsidR="00271506" w:rsidRDefault="00271506" w:rsidP="0BA624BA">
            <w:pPr>
              <w:rPr>
                <w:rFonts w:eastAsiaTheme="minorEastAsia"/>
              </w:rPr>
            </w:pPr>
            <w:r>
              <w:rPr>
                <w:rFonts w:eastAsiaTheme="minorEastAsia"/>
              </w:rPr>
              <w:t>RFC</w:t>
            </w:r>
          </w:p>
        </w:tc>
        <w:tc>
          <w:tcPr>
            <w:tcW w:w="7368" w:type="dxa"/>
          </w:tcPr>
          <w:p w14:paraId="7D8112D8" w14:textId="77777777" w:rsidR="00271506" w:rsidRDefault="00DC1573" w:rsidP="0BA624BA">
            <w:pPr>
              <w:rPr>
                <w:rFonts w:ascii="Aptos" w:eastAsia="Aptos" w:hAnsi="Aptos" w:cs="Aptos"/>
              </w:rPr>
            </w:pPr>
            <w:r>
              <w:rPr>
                <w:rFonts w:ascii="Aptos" w:eastAsia="Aptos" w:hAnsi="Aptos" w:cs="Aptos"/>
              </w:rPr>
              <w:t>Request for Comments (the IETF's numbered standards documents, such as RFC 7519)</w:t>
            </w:r>
          </w:p>
        </w:tc>
      </w:tr>
      <w:tr w:rsidR="00271506" w14:paraId="2246BE28" w14:textId="77777777" w:rsidTr="0BA624BA">
        <w:trPr>
          <w:trHeight w:val="300"/>
        </w:trPr>
        <w:tc>
          <w:tcPr>
            <w:tcW w:w="1494" w:type="dxa"/>
          </w:tcPr>
          <w:p w14:paraId="7A47F404" w14:textId="77777777" w:rsidR="00271506" w:rsidRDefault="00271506" w:rsidP="0BA624BA">
            <w:pPr>
              <w:rPr>
                <w:rFonts w:eastAsiaTheme="minorEastAsia"/>
              </w:rPr>
            </w:pPr>
            <w:r>
              <w:rPr>
                <w:rFonts w:eastAsiaTheme="minorEastAsia"/>
              </w:rPr>
              <w:t>OWASP</w:t>
            </w:r>
          </w:p>
        </w:tc>
        <w:tc>
          <w:tcPr>
            <w:tcW w:w="7368" w:type="dxa"/>
          </w:tcPr>
          <w:p w14:paraId="35694347" w14:textId="77777777" w:rsidR="00271506" w:rsidRDefault="00DC1573" w:rsidP="0BA624BA">
            <w:pPr>
              <w:rPr>
                <w:rFonts w:ascii="Aptos" w:eastAsia="Aptos" w:hAnsi="Aptos" w:cs="Aptos"/>
              </w:rPr>
            </w:pPr>
            <w:r>
              <w:rPr>
                <w:rFonts w:ascii="Aptos" w:eastAsia="Aptos" w:hAnsi="Aptos" w:cs="Aptos"/>
              </w:rPr>
              <w:t>Open Worldwide Application Security Project</w:t>
            </w:r>
          </w:p>
        </w:tc>
      </w:tr>
      <w:tr w:rsidR="00515354" w14:paraId="53C5F5EF" w14:textId="77777777" w:rsidTr="0BA624BA">
        <w:trPr>
          <w:trHeight w:val="300"/>
        </w:trPr>
        <w:tc>
          <w:tcPr>
            <w:tcW w:w="1494" w:type="dxa"/>
          </w:tcPr>
          <w:p w14:paraId="0EF9C353" w14:textId="77777777" w:rsidR="00515354" w:rsidRPr="00515354" w:rsidRDefault="00515354" w:rsidP="00515354">
            <w:pPr>
              <w:rPr>
                <w:rFonts w:eastAsiaTheme="minorEastAsia"/>
                <w:szCs w:val="36"/>
              </w:rPr>
            </w:pPr>
            <w:r>
              <w:rPr>
                <w:szCs w:val="36"/>
              </w:rPr>
              <w:t>ACID</w:t>
            </w:r>
          </w:p>
        </w:tc>
        <w:tc>
          <w:tcPr>
            <w:tcW w:w="7368" w:type="dxa"/>
          </w:tcPr>
          <w:p w14:paraId="1EC702DF" w14:textId="77777777" w:rsidR="00515354" w:rsidRPr="00515354" w:rsidRDefault="00515354" w:rsidP="00515354">
            <w:pPr>
              <w:rPr>
                <w:rFonts w:ascii="Aptos" w:eastAsia="Aptos" w:hAnsi="Aptos" w:cs="Aptos"/>
                <w:szCs w:val="36"/>
              </w:rPr>
            </w:pPr>
            <w:r>
              <w:rPr>
                <w:szCs w:val="36"/>
              </w:rPr>
              <w:t>Atomicity, Consistency, Isolation, Durability</w:t>
            </w:r>
          </w:p>
        </w:tc>
      </w:tr>
      <w:tr w:rsidR="00515354" w14:paraId="655A3DE0" w14:textId="77777777" w:rsidTr="0BA624BA">
        <w:trPr>
          <w:trHeight w:val="300"/>
        </w:trPr>
        <w:tc>
          <w:tcPr>
            <w:tcW w:w="1494" w:type="dxa"/>
          </w:tcPr>
          <w:p w14:paraId="6C78B241" w14:textId="77777777" w:rsidR="00515354" w:rsidRPr="00515354" w:rsidRDefault="00515354" w:rsidP="00515354">
            <w:pPr>
              <w:rPr>
                <w:rFonts w:eastAsiaTheme="minorEastAsia"/>
                <w:szCs w:val="36"/>
              </w:rPr>
            </w:pPr>
            <w:r>
              <w:rPr>
                <w:szCs w:val="36"/>
              </w:rPr>
              <w:t>ADR</w:t>
            </w:r>
          </w:p>
        </w:tc>
        <w:tc>
          <w:tcPr>
            <w:tcW w:w="7368" w:type="dxa"/>
          </w:tcPr>
          <w:p w14:paraId="6D5B5F0C" w14:textId="77777777" w:rsidR="00515354" w:rsidRPr="00515354" w:rsidRDefault="00515354" w:rsidP="00515354">
            <w:pPr>
              <w:rPr>
                <w:rFonts w:ascii="Aptos" w:eastAsia="Aptos" w:hAnsi="Aptos" w:cs="Aptos"/>
                <w:szCs w:val="36"/>
              </w:rPr>
            </w:pPr>
            <w:r>
              <w:rPr>
                <w:szCs w:val="36"/>
              </w:rPr>
              <w:t>Architecture Decision Record</w:t>
            </w:r>
          </w:p>
        </w:tc>
      </w:tr>
      <w:tr w:rsidR="00515354" w14:paraId="16B5C374" w14:textId="77777777" w:rsidTr="0BA624BA">
        <w:trPr>
          <w:trHeight w:val="300"/>
        </w:trPr>
        <w:tc>
          <w:tcPr>
            <w:tcW w:w="1494" w:type="dxa"/>
          </w:tcPr>
          <w:p w14:paraId="5204B794" w14:textId="77777777" w:rsidR="00515354" w:rsidRPr="00515354" w:rsidRDefault="00515354" w:rsidP="00515354">
            <w:pPr>
              <w:rPr>
                <w:rFonts w:eastAsiaTheme="minorEastAsia"/>
                <w:szCs w:val="36"/>
              </w:rPr>
            </w:pPr>
            <w:r>
              <w:rPr>
                <w:szCs w:val="36"/>
              </w:rPr>
              <w:t>ASR</w:t>
            </w:r>
          </w:p>
        </w:tc>
        <w:tc>
          <w:tcPr>
            <w:tcW w:w="7368" w:type="dxa"/>
          </w:tcPr>
          <w:p w14:paraId="1A03969D" w14:textId="77777777" w:rsidR="00515354" w:rsidRPr="00515354" w:rsidRDefault="00515354" w:rsidP="00515354">
            <w:pPr>
              <w:rPr>
                <w:rFonts w:ascii="Aptos" w:eastAsia="Aptos" w:hAnsi="Aptos" w:cs="Aptos"/>
                <w:szCs w:val="36"/>
              </w:rPr>
            </w:pPr>
            <w:r>
              <w:rPr>
                <w:szCs w:val="36"/>
              </w:rPr>
              <w:t>Architecturally Significant Requirement</w:t>
            </w:r>
          </w:p>
        </w:tc>
      </w:tr>
      <w:tr w:rsidR="00515354" w14:paraId="595EEBC3" w14:textId="77777777" w:rsidTr="0BA624BA">
        <w:trPr>
          <w:trHeight w:val="300"/>
        </w:trPr>
        <w:tc>
          <w:tcPr>
            <w:tcW w:w="1494" w:type="dxa"/>
          </w:tcPr>
          <w:p w14:paraId="5617F861" w14:textId="77777777" w:rsidR="00515354" w:rsidRPr="00515354" w:rsidRDefault="00515354" w:rsidP="00515354">
            <w:pPr>
              <w:rPr>
                <w:rFonts w:eastAsiaTheme="minorEastAsia"/>
                <w:szCs w:val="36"/>
              </w:rPr>
            </w:pPr>
            <w:r>
              <w:rPr>
                <w:szCs w:val="36"/>
              </w:rPr>
              <w:t>CR</w:t>
            </w:r>
          </w:p>
        </w:tc>
        <w:tc>
          <w:tcPr>
            <w:tcW w:w="7368" w:type="dxa"/>
          </w:tcPr>
          <w:p w14:paraId="70A086C3" w14:textId="77777777" w:rsidR="00515354" w:rsidRPr="00515354" w:rsidRDefault="00515354" w:rsidP="00515354">
            <w:pPr>
              <w:rPr>
                <w:rFonts w:ascii="Aptos" w:eastAsia="Aptos" w:hAnsi="Aptos" w:cs="Aptos"/>
                <w:szCs w:val="36"/>
              </w:rPr>
            </w:pPr>
            <w:r>
              <w:rPr>
                <w:szCs w:val="36"/>
              </w:rPr>
              <w:t>Change Request</w:t>
            </w:r>
          </w:p>
        </w:tc>
      </w:tr>
      <w:tr w:rsidR="00515354" w14:paraId="57EDE75F" w14:textId="77777777" w:rsidTr="0BA624BA">
        <w:trPr>
          <w:trHeight w:val="300"/>
        </w:trPr>
        <w:tc>
          <w:tcPr>
            <w:tcW w:w="1494" w:type="dxa"/>
          </w:tcPr>
          <w:p w14:paraId="29877AAC" w14:textId="77777777" w:rsidR="00515354" w:rsidRPr="00515354" w:rsidRDefault="00515354" w:rsidP="00515354">
            <w:pPr>
              <w:rPr>
                <w:rFonts w:eastAsiaTheme="minorEastAsia"/>
                <w:szCs w:val="36"/>
              </w:rPr>
            </w:pPr>
            <w:r>
              <w:rPr>
                <w:szCs w:val="36"/>
              </w:rPr>
              <w:t>ERD</w:t>
            </w:r>
          </w:p>
        </w:tc>
        <w:tc>
          <w:tcPr>
            <w:tcW w:w="7368" w:type="dxa"/>
          </w:tcPr>
          <w:p w14:paraId="4D79E25D" w14:textId="77777777" w:rsidR="00515354" w:rsidRPr="00515354" w:rsidRDefault="00515354" w:rsidP="00515354">
            <w:pPr>
              <w:rPr>
                <w:rFonts w:ascii="Aptos" w:eastAsia="Aptos" w:hAnsi="Aptos" w:cs="Aptos"/>
                <w:szCs w:val="36"/>
              </w:rPr>
            </w:pPr>
            <w:r>
              <w:rPr>
                <w:szCs w:val="36"/>
              </w:rPr>
              <w:t>Entity Relationship Diagram</w:t>
            </w:r>
          </w:p>
        </w:tc>
      </w:tr>
      <w:tr w:rsidR="00515354" w14:paraId="296F57DD" w14:textId="77777777" w:rsidTr="0BA624BA">
        <w:trPr>
          <w:trHeight w:val="300"/>
        </w:trPr>
        <w:tc>
          <w:tcPr>
            <w:tcW w:w="1494" w:type="dxa"/>
          </w:tcPr>
          <w:p w14:paraId="5CD1FC54" w14:textId="77777777" w:rsidR="00515354" w:rsidRPr="00515354" w:rsidRDefault="00515354" w:rsidP="00515354">
            <w:pPr>
              <w:rPr>
                <w:rFonts w:eastAsiaTheme="minorEastAsia"/>
                <w:szCs w:val="36"/>
              </w:rPr>
            </w:pPr>
            <w:r>
              <w:rPr>
                <w:szCs w:val="36"/>
              </w:rPr>
              <w:t>JDK</w:t>
            </w:r>
          </w:p>
        </w:tc>
        <w:tc>
          <w:tcPr>
            <w:tcW w:w="7368" w:type="dxa"/>
          </w:tcPr>
          <w:p w14:paraId="7ECA1407" w14:textId="77777777" w:rsidR="00515354" w:rsidRPr="00515354" w:rsidRDefault="00515354" w:rsidP="00515354">
            <w:pPr>
              <w:rPr>
                <w:rFonts w:ascii="Aptos" w:eastAsia="Aptos" w:hAnsi="Aptos" w:cs="Aptos"/>
                <w:szCs w:val="36"/>
              </w:rPr>
            </w:pPr>
            <w:r>
              <w:rPr>
                <w:szCs w:val="36"/>
              </w:rPr>
              <w:t>Java Development Kit</w:t>
            </w:r>
          </w:p>
        </w:tc>
      </w:tr>
      <w:tr w:rsidR="00515354" w14:paraId="33BA9E60" w14:textId="77777777" w:rsidTr="0BA624BA">
        <w:trPr>
          <w:trHeight w:val="300"/>
        </w:trPr>
        <w:tc>
          <w:tcPr>
            <w:tcW w:w="1494" w:type="dxa"/>
          </w:tcPr>
          <w:p w14:paraId="2F8A94EC" w14:textId="77777777" w:rsidR="00515354" w:rsidRPr="00515354" w:rsidRDefault="00515354" w:rsidP="00515354">
            <w:pPr>
              <w:rPr>
                <w:rFonts w:eastAsiaTheme="minorEastAsia"/>
                <w:szCs w:val="36"/>
              </w:rPr>
            </w:pPr>
            <w:r>
              <w:rPr>
                <w:szCs w:val="36"/>
              </w:rPr>
              <w:t>JPA</w:t>
            </w:r>
          </w:p>
        </w:tc>
        <w:tc>
          <w:tcPr>
            <w:tcW w:w="7368" w:type="dxa"/>
          </w:tcPr>
          <w:p w14:paraId="72800131" w14:textId="77777777" w:rsidR="00515354" w:rsidRPr="00515354" w:rsidRDefault="00515354" w:rsidP="00515354">
            <w:pPr>
              <w:rPr>
                <w:rFonts w:ascii="Aptos" w:eastAsia="Aptos" w:hAnsi="Aptos" w:cs="Aptos"/>
                <w:szCs w:val="36"/>
              </w:rPr>
            </w:pPr>
            <w:r>
              <w:rPr>
                <w:szCs w:val="36"/>
              </w:rPr>
              <w:t>Jakarta Persistence API</w:t>
            </w:r>
          </w:p>
        </w:tc>
      </w:tr>
      <w:tr w:rsidR="00515354" w14:paraId="7C4E5946" w14:textId="77777777" w:rsidTr="0BA624BA">
        <w:trPr>
          <w:trHeight w:val="300"/>
        </w:trPr>
        <w:tc>
          <w:tcPr>
            <w:tcW w:w="1494" w:type="dxa"/>
          </w:tcPr>
          <w:p w14:paraId="195AA02B" w14:textId="77777777" w:rsidR="00515354" w:rsidRPr="00515354" w:rsidRDefault="00515354" w:rsidP="00515354">
            <w:pPr>
              <w:rPr>
                <w:rFonts w:eastAsiaTheme="minorEastAsia"/>
                <w:szCs w:val="36"/>
              </w:rPr>
            </w:pPr>
            <w:r>
              <w:rPr>
                <w:szCs w:val="36"/>
              </w:rPr>
              <w:t>LTS</w:t>
            </w:r>
          </w:p>
        </w:tc>
        <w:tc>
          <w:tcPr>
            <w:tcW w:w="7368" w:type="dxa"/>
          </w:tcPr>
          <w:p w14:paraId="44BF5C8D" w14:textId="77777777" w:rsidR="00515354" w:rsidRPr="00515354" w:rsidRDefault="00515354" w:rsidP="00515354">
            <w:pPr>
              <w:rPr>
                <w:rFonts w:ascii="Aptos" w:eastAsia="Aptos" w:hAnsi="Aptos" w:cs="Aptos"/>
                <w:szCs w:val="36"/>
              </w:rPr>
            </w:pPr>
            <w:r>
              <w:rPr>
                <w:szCs w:val="36"/>
              </w:rPr>
              <w:t>Long-Term Support</w:t>
            </w:r>
          </w:p>
        </w:tc>
      </w:tr>
      <w:tr w:rsidR="00515354" w14:paraId="5795D958" w14:textId="77777777" w:rsidTr="0BA624BA">
        <w:trPr>
          <w:trHeight w:val="300"/>
        </w:trPr>
        <w:tc>
          <w:tcPr>
            <w:tcW w:w="1494" w:type="dxa"/>
          </w:tcPr>
          <w:p w14:paraId="64C3BA47" w14:textId="77777777" w:rsidR="00515354" w:rsidRPr="00515354" w:rsidRDefault="00515354" w:rsidP="00515354">
            <w:pPr>
              <w:rPr>
                <w:rFonts w:eastAsiaTheme="minorEastAsia"/>
                <w:szCs w:val="36"/>
              </w:rPr>
            </w:pPr>
            <w:r>
              <w:rPr>
                <w:szCs w:val="36"/>
              </w:rPr>
              <w:t>SPOF</w:t>
            </w:r>
          </w:p>
        </w:tc>
        <w:tc>
          <w:tcPr>
            <w:tcW w:w="7368" w:type="dxa"/>
          </w:tcPr>
          <w:p w14:paraId="43CE2CB4" w14:textId="77777777" w:rsidR="00515354" w:rsidRPr="00515354" w:rsidRDefault="00515354" w:rsidP="00515354">
            <w:pPr>
              <w:rPr>
                <w:rFonts w:ascii="Aptos" w:eastAsia="Aptos" w:hAnsi="Aptos" w:cs="Aptos"/>
                <w:szCs w:val="36"/>
              </w:rPr>
            </w:pPr>
            <w:r>
              <w:rPr>
                <w:szCs w:val="36"/>
              </w:rPr>
              <w:t>Single Point of Failure</w:t>
            </w:r>
          </w:p>
        </w:tc>
      </w:tr>
      <w:tr w:rsidR="00515354" w14:paraId="64DFAB20" w14:textId="77777777" w:rsidTr="0BA624BA">
        <w:trPr>
          <w:trHeight w:val="300"/>
        </w:trPr>
        <w:tc>
          <w:tcPr>
            <w:tcW w:w="1494" w:type="dxa"/>
          </w:tcPr>
          <w:p w14:paraId="2ABFEAA6" w14:textId="77777777" w:rsidR="00515354" w:rsidRPr="00515354" w:rsidRDefault="00515354" w:rsidP="00515354">
            <w:pPr>
              <w:rPr>
                <w:rFonts w:eastAsiaTheme="minorEastAsia"/>
                <w:szCs w:val="36"/>
              </w:rPr>
            </w:pPr>
            <w:r>
              <w:rPr>
                <w:szCs w:val="36"/>
              </w:rPr>
              <w:t>SQL</w:t>
            </w:r>
          </w:p>
        </w:tc>
        <w:tc>
          <w:tcPr>
            <w:tcW w:w="7368" w:type="dxa"/>
          </w:tcPr>
          <w:p w14:paraId="1F99A871" w14:textId="77777777" w:rsidR="00515354" w:rsidRPr="00515354" w:rsidRDefault="00515354" w:rsidP="00515354">
            <w:pPr>
              <w:rPr>
                <w:rFonts w:ascii="Aptos" w:eastAsia="Aptos" w:hAnsi="Aptos" w:cs="Aptos"/>
                <w:szCs w:val="36"/>
              </w:rPr>
            </w:pPr>
            <w:r>
              <w:rPr>
                <w:szCs w:val="36"/>
              </w:rPr>
              <w:t>Structured Query Language</w:t>
            </w:r>
          </w:p>
        </w:tc>
      </w:tr>
      <w:tr w:rsidR="00515354" w14:paraId="076C89F0" w14:textId="77777777" w:rsidTr="0BA624BA">
        <w:trPr>
          <w:trHeight w:val="300"/>
        </w:trPr>
        <w:tc>
          <w:tcPr>
            <w:tcW w:w="1494" w:type="dxa"/>
          </w:tcPr>
          <w:p w14:paraId="73B4CDAD" w14:textId="77777777" w:rsidR="00515354" w:rsidRPr="00515354" w:rsidRDefault="00515354" w:rsidP="00515354">
            <w:pPr>
              <w:rPr>
                <w:rFonts w:eastAsiaTheme="minorEastAsia"/>
                <w:szCs w:val="36"/>
              </w:rPr>
            </w:pPr>
            <w:r>
              <w:rPr>
                <w:szCs w:val="36"/>
              </w:rPr>
              <w:t>TLS</w:t>
            </w:r>
          </w:p>
        </w:tc>
        <w:tc>
          <w:tcPr>
            <w:tcW w:w="7368" w:type="dxa"/>
          </w:tcPr>
          <w:p w14:paraId="7A436AFE" w14:textId="77777777" w:rsidR="00515354" w:rsidRPr="00515354" w:rsidRDefault="00515354" w:rsidP="00515354">
            <w:pPr>
              <w:rPr>
                <w:rFonts w:ascii="Aptos" w:eastAsia="Aptos" w:hAnsi="Aptos" w:cs="Aptos"/>
                <w:szCs w:val="36"/>
              </w:rPr>
            </w:pPr>
            <w:r>
              <w:rPr>
                <w:szCs w:val="36"/>
              </w:rPr>
              <w:t>Transport Layer Security</w:t>
            </w:r>
          </w:p>
        </w:tc>
      </w:tr>
      <w:tr w:rsidR="00515354" w14:paraId="36941AC2" w14:textId="77777777" w:rsidTr="0BA624BA">
        <w:trPr>
          <w:trHeight w:val="300"/>
        </w:trPr>
        <w:tc>
          <w:tcPr>
            <w:tcW w:w="1494" w:type="dxa"/>
          </w:tcPr>
          <w:p w14:paraId="69F472CF" w14:textId="77777777" w:rsidR="00380CD2" w:rsidRDefault="00000000">
            <w:pPr>
              <w:rPr>
                <w:rFonts w:eastAsiaTheme="minorEastAsia"/>
                <w:szCs w:val="36"/>
              </w:rPr>
            </w:pPr>
            <w:r>
              <w:rPr>
                <w:szCs w:val="36"/>
              </w:rPr>
              <w:t>CLI</w:t>
            </w:r>
          </w:p>
        </w:tc>
        <w:tc>
          <w:tcPr>
            <w:tcW w:w="7368" w:type="dxa"/>
          </w:tcPr>
          <w:p w14:paraId="61E558FF" w14:textId="77777777" w:rsidR="00380CD2" w:rsidRDefault="00000000">
            <w:pPr>
              <w:rPr>
                <w:rFonts w:ascii="Aptos" w:eastAsia="Aptos" w:hAnsi="Aptos" w:cs="Aptos"/>
                <w:szCs w:val="36"/>
              </w:rPr>
            </w:pPr>
            <w:r>
              <w:rPr>
                <w:szCs w:val="36"/>
              </w:rPr>
              <w:t>Command Line Interface</w:t>
            </w:r>
          </w:p>
        </w:tc>
      </w:tr>
      <w:tr w:rsidR="00515354" w14:paraId="66FB2788" w14:textId="77777777" w:rsidTr="0BA624BA">
        <w:trPr>
          <w:trHeight w:val="300"/>
        </w:trPr>
        <w:tc>
          <w:tcPr>
            <w:tcW w:w="1494" w:type="dxa"/>
          </w:tcPr>
          <w:p w14:paraId="6AD3626F" w14:textId="77777777" w:rsidR="00380CD2" w:rsidRDefault="00000000">
            <w:pPr>
              <w:rPr>
                <w:rFonts w:eastAsiaTheme="minorEastAsia"/>
                <w:szCs w:val="36"/>
              </w:rPr>
            </w:pPr>
            <w:r>
              <w:rPr>
                <w:szCs w:val="36"/>
              </w:rPr>
              <w:t>HS256</w:t>
            </w:r>
          </w:p>
        </w:tc>
        <w:tc>
          <w:tcPr>
            <w:tcW w:w="7368" w:type="dxa"/>
          </w:tcPr>
          <w:p w14:paraId="4A7433FC" w14:textId="77777777" w:rsidR="00380CD2" w:rsidRDefault="00000000">
            <w:pPr>
              <w:rPr>
                <w:rFonts w:ascii="Aptos" w:eastAsia="Aptos" w:hAnsi="Aptos" w:cs="Aptos"/>
                <w:szCs w:val="36"/>
              </w:rPr>
            </w:pPr>
            <w:r>
              <w:rPr>
                <w:szCs w:val="36"/>
              </w:rPr>
              <w:t>HMAC with SHA-256 (JWT signing algorithm)</w:t>
            </w:r>
          </w:p>
        </w:tc>
      </w:tr>
      <w:tr w:rsidR="00515354" w14:paraId="39A0720D" w14:textId="77777777" w:rsidTr="0BA624BA">
        <w:trPr>
          <w:trHeight w:val="300"/>
        </w:trPr>
        <w:tc>
          <w:tcPr>
            <w:tcW w:w="1494" w:type="dxa"/>
          </w:tcPr>
          <w:p w14:paraId="4C287634" w14:textId="77777777" w:rsidR="00380CD2" w:rsidRDefault="00000000">
            <w:pPr>
              <w:rPr>
                <w:rFonts w:eastAsiaTheme="minorEastAsia"/>
                <w:szCs w:val="36"/>
              </w:rPr>
            </w:pPr>
            <w:r>
              <w:rPr>
                <w:szCs w:val="36"/>
              </w:rPr>
              <w:t>IDE</w:t>
            </w:r>
          </w:p>
        </w:tc>
        <w:tc>
          <w:tcPr>
            <w:tcW w:w="7368" w:type="dxa"/>
          </w:tcPr>
          <w:p w14:paraId="474B9503" w14:textId="77777777" w:rsidR="00380CD2" w:rsidRDefault="00000000">
            <w:pPr>
              <w:rPr>
                <w:rFonts w:ascii="Aptos" w:eastAsia="Aptos" w:hAnsi="Aptos" w:cs="Aptos"/>
                <w:szCs w:val="36"/>
              </w:rPr>
            </w:pPr>
            <w:r>
              <w:rPr>
                <w:szCs w:val="36"/>
              </w:rPr>
              <w:t>Integrated Development Environment</w:t>
            </w:r>
          </w:p>
        </w:tc>
      </w:tr>
      <w:tr w:rsidR="00515354" w14:paraId="44C08C67" w14:textId="77777777" w:rsidTr="0BA624BA">
        <w:trPr>
          <w:trHeight w:val="300"/>
        </w:trPr>
        <w:tc>
          <w:tcPr>
            <w:tcW w:w="1494" w:type="dxa"/>
          </w:tcPr>
          <w:p w14:paraId="5B442E05" w14:textId="77777777" w:rsidR="00380CD2" w:rsidRDefault="00000000">
            <w:pPr>
              <w:rPr>
                <w:rFonts w:eastAsiaTheme="minorEastAsia"/>
                <w:szCs w:val="36"/>
              </w:rPr>
            </w:pPr>
            <w:r>
              <w:rPr>
                <w:szCs w:val="36"/>
              </w:rPr>
              <w:t>IETF</w:t>
            </w:r>
          </w:p>
        </w:tc>
        <w:tc>
          <w:tcPr>
            <w:tcW w:w="7368" w:type="dxa"/>
          </w:tcPr>
          <w:p w14:paraId="61A652BA" w14:textId="77777777" w:rsidR="00380CD2" w:rsidRDefault="00000000">
            <w:pPr>
              <w:rPr>
                <w:rFonts w:ascii="Aptos" w:eastAsia="Aptos" w:hAnsi="Aptos" w:cs="Aptos"/>
                <w:szCs w:val="36"/>
              </w:rPr>
            </w:pPr>
            <w:r>
              <w:rPr>
                <w:szCs w:val="36"/>
              </w:rPr>
              <w:t>Internet Engineering Task Force</w:t>
            </w:r>
          </w:p>
        </w:tc>
      </w:tr>
      <w:tr w:rsidR="00515354" w14:paraId="5BEA6CFB" w14:textId="77777777" w:rsidTr="0BA624BA">
        <w:trPr>
          <w:trHeight w:val="300"/>
        </w:trPr>
        <w:tc>
          <w:tcPr>
            <w:tcW w:w="1494" w:type="dxa"/>
          </w:tcPr>
          <w:p w14:paraId="29D7154D" w14:textId="77777777" w:rsidR="00380CD2" w:rsidRDefault="00000000">
            <w:pPr>
              <w:rPr>
                <w:rFonts w:eastAsiaTheme="minorEastAsia"/>
                <w:szCs w:val="36"/>
              </w:rPr>
            </w:pPr>
            <w:r>
              <w:rPr>
                <w:szCs w:val="36"/>
              </w:rPr>
              <w:t>ORM</w:t>
            </w:r>
          </w:p>
        </w:tc>
        <w:tc>
          <w:tcPr>
            <w:tcW w:w="7368" w:type="dxa"/>
          </w:tcPr>
          <w:p w14:paraId="3B58E232" w14:textId="77777777" w:rsidR="00380CD2" w:rsidRDefault="00000000">
            <w:pPr>
              <w:rPr>
                <w:rFonts w:ascii="Aptos" w:eastAsia="Aptos" w:hAnsi="Aptos" w:cs="Aptos"/>
                <w:szCs w:val="36"/>
              </w:rPr>
            </w:pPr>
            <w:r>
              <w:rPr>
                <w:szCs w:val="36"/>
              </w:rPr>
              <w:t>Object-Relational Mapping</w:t>
            </w:r>
          </w:p>
        </w:tc>
      </w:tr>
      <w:tr w:rsidR="00515354" w14:paraId="70AC4008" w14:textId="77777777" w:rsidTr="0BA624BA">
        <w:trPr>
          <w:trHeight w:val="300"/>
        </w:trPr>
        <w:tc>
          <w:tcPr>
            <w:tcW w:w="1494" w:type="dxa"/>
          </w:tcPr>
          <w:p w14:paraId="4B63CAB3" w14:textId="77777777" w:rsidR="00380CD2" w:rsidRDefault="00000000">
            <w:pPr>
              <w:rPr>
                <w:rFonts w:eastAsiaTheme="minorEastAsia"/>
                <w:szCs w:val="36"/>
              </w:rPr>
            </w:pPr>
            <w:r>
              <w:rPr>
                <w:szCs w:val="36"/>
              </w:rPr>
              <w:t>XSS</w:t>
            </w:r>
          </w:p>
        </w:tc>
        <w:tc>
          <w:tcPr>
            <w:tcW w:w="7368" w:type="dxa"/>
          </w:tcPr>
          <w:p w14:paraId="4E6415FC" w14:textId="77777777" w:rsidR="00380CD2" w:rsidRDefault="00000000">
            <w:pPr>
              <w:rPr>
                <w:rFonts w:ascii="Aptos" w:eastAsia="Aptos" w:hAnsi="Aptos" w:cs="Aptos"/>
                <w:szCs w:val="36"/>
              </w:rPr>
            </w:pPr>
            <w:r>
              <w:rPr>
                <w:szCs w:val="36"/>
              </w:rPr>
              <w:t>Cross-Site Scripting</w:t>
            </w:r>
          </w:p>
        </w:tc>
      </w:tr>
    </w:tbl>
    <w:p w14:paraId="1B216ACB" w14:textId="77777777" w:rsidR="00C25D7C" w:rsidRDefault="00C25D7C" w:rsidP="00C25D7C"/>
    <w:p w14:paraId="6C0AB932" w14:textId="77777777" w:rsidR="005F3D42" w:rsidRDefault="6E3CE5E4" w:rsidP="002B4ECC">
      <w:pPr>
        <w:pStyle w:val="Heading1"/>
      </w:pPr>
      <w:bookmarkStart w:id="4" w:name="_Toc241703302"/>
      <w:r>
        <w:t>Problem Statement</w:t>
      </w:r>
      <w:bookmarkEnd w:id="4"/>
    </w:p>
    <w:p w14:paraId="726FAFFE" w14:textId="77777777" w:rsidR="00F21249" w:rsidRDefault="003970EF" w:rsidP="002B4ECC">
      <w:r>
        <w:t>CivicConnect currently has a manual, slow and disconnected process for managing service requests from their clients. Overall handling of the service requests include emails, telephone calls, WhatsApp messages, spreadsheets and paper records. Their current process results in duplicated, overlooked or incorrectly assigned requests. Due to the manual handling of service requests, there is poor visibility on request handling including the current state of the request (received, assigned, delayed, resolved and closed), the request handler and their actions as well as trouble conducting audits and reporting on service requests. Currently, CivicConnect is struggling to view the progression of the requests and therefore management cannot track and manage outstanding, overdue and resolved work. Furthermore, CivicConnect is struggling to prioritize their requests and manage the confidentiality and personnel access of the requests and client information.</w:t>
      </w:r>
    </w:p>
    <w:p w14:paraId="41BF94CA" w14:textId="77777777" w:rsidR="00705D2C" w:rsidRDefault="6E3CE5E4" w:rsidP="00705D2C">
      <w:pPr>
        <w:pStyle w:val="Heading2"/>
      </w:pPr>
      <w:bookmarkStart w:id="5" w:name="_Toc241703303"/>
      <w:r>
        <w:t>Business Need</w:t>
      </w:r>
      <w:bookmarkEnd w:id="5"/>
    </w:p>
    <w:p w14:paraId="6DBBEA6A" w14:textId="77777777" w:rsidR="002B4ECC" w:rsidRPr="002B4ECC" w:rsidRDefault="007E09CB" w:rsidP="002B4ECC">
      <w:r>
        <w:t xml:space="preserve">They want a digital platform to help manage their service requests. They want to trace, log and manage their requests, and personnel accessing the request and request </w:t>
        <w:lastRenderedPageBreak/>
        <w:t>issuer. The solution will allow central supervision and data collection regarding requests to inform audits and reporting. It will also manage communications between the request handler and request issuer. It will also manage the entire request register in a way that minimizes user error by using validation and automating request management where possible.</w:t>
      </w:r>
    </w:p>
    <w:p w14:paraId="5D1CC6F6" w14:textId="77777777" w:rsidR="005F3D42" w:rsidRDefault="6E3CE5E4" w:rsidP="002B4ECC">
      <w:pPr>
        <w:pStyle w:val="Heading1"/>
      </w:pPr>
      <w:bookmarkStart w:id="6" w:name="_Toc241703304"/>
      <w:r>
        <w:t>Stakeholder Analysis</w:t>
      </w:r>
      <w:bookmarkEnd w:id="6"/>
    </w:p>
    <w:p w14:paraId="3409BF48" w14:textId="77777777" w:rsidR="001324C6" w:rsidRPr="001324C6" w:rsidRDefault="6E3CE5E4" w:rsidP="005B3154">
      <w:pPr>
        <w:pStyle w:val="Heading2"/>
      </w:pPr>
      <w:bookmarkStart w:id="7" w:name="_Toc241703305"/>
      <w:r>
        <w:t>Client &amp; User</w:t>
      </w:r>
      <w:bookmarkEnd w:id="7"/>
    </w:p>
    <w:tbl>
      <w:tblPr>
        <w:tblStyle w:val="TableGrid"/>
        <w:tblW w:w="0" w:type="auto"/>
        <w:tblInd w:w="61" w:type="dxa"/>
        <w:tblLook w:val="0000" w:firstRow="0" w:lastRow="0" w:firstColumn="0" w:lastColumn="0" w:noHBand="0" w:noVBand="0"/>
      </w:tblPr>
      <w:tblGrid>
        <w:gridCol w:w="1620"/>
        <w:gridCol w:w="2112"/>
        <w:gridCol w:w="2108"/>
        <w:gridCol w:w="1119"/>
        <w:gridCol w:w="1185"/>
        <w:gridCol w:w="811"/>
      </w:tblGrid>
      <w:tr w:rsidR="00581244" w14:paraId="4025FE5D" w14:textId="77777777" w:rsidTr="00581244">
        <w:tc>
          <w:tcPr>
            <w:tcW w:w="1627" w:type="dxa"/>
            <w:shd w:val="clear" w:color="auto" w:fill="002060"/>
          </w:tcPr>
          <w:p w14:paraId="74FC06EB" w14:textId="77777777" w:rsidR="00581244" w:rsidRPr="001933D4" w:rsidRDefault="00581244" w:rsidP="002B4ECC">
            <w:pPr>
              <w:rPr>
                <w:sz w:val="18"/>
                <w:szCs w:val="18"/>
              </w:rPr>
            </w:pPr>
            <w:r>
              <w:rPr>
                <w:sz w:val="18"/>
                <w:szCs w:val="18"/>
              </w:rPr>
              <w:t>Stakeholder</w:t>
            </w:r>
          </w:p>
        </w:tc>
        <w:tc>
          <w:tcPr>
            <w:tcW w:w="2130" w:type="dxa"/>
            <w:shd w:val="clear" w:color="auto" w:fill="002060"/>
          </w:tcPr>
          <w:p w14:paraId="03A25671" w14:textId="77777777" w:rsidR="00581244" w:rsidRPr="001933D4" w:rsidRDefault="00581244" w:rsidP="002B4ECC">
            <w:pPr>
              <w:rPr>
                <w:sz w:val="18"/>
                <w:szCs w:val="18"/>
              </w:rPr>
            </w:pPr>
            <w:r>
              <w:rPr>
                <w:sz w:val="18"/>
                <w:szCs w:val="18"/>
              </w:rPr>
              <w:t>Description</w:t>
            </w:r>
          </w:p>
        </w:tc>
        <w:tc>
          <w:tcPr>
            <w:tcW w:w="2129" w:type="dxa"/>
            <w:shd w:val="clear" w:color="auto" w:fill="002060"/>
          </w:tcPr>
          <w:p w14:paraId="05DAE447" w14:textId="77777777" w:rsidR="00581244" w:rsidRPr="001933D4" w:rsidRDefault="00581244" w:rsidP="002B4ECC">
            <w:pPr>
              <w:rPr>
                <w:sz w:val="18"/>
                <w:szCs w:val="18"/>
              </w:rPr>
            </w:pPr>
            <w:r>
              <w:rPr>
                <w:sz w:val="18"/>
                <w:szCs w:val="18"/>
              </w:rPr>
              <w:t>Need</w:t>
            </w:r>
          </w:p>
        </w:tc>
        <w:tc>
          <w:tcPr>
            <w:tcW w:w="1126" w:type="dxa"/>
            <w:shd w:val="clear" w:color="auto" w:fill="002060"/>
          </w:tcPr>
          <w:p w14:paraId="39742640" w14:textId="77777777" w:rsidR="00581244" w:rsidRPr="001933D4" w:rsidRDefault="00581244" w:rsidP="002B4ECC">
            <w:pPr>
              <w:rPr>
                <w:sz w:val="18"/>
                <w:szCs w:val="18"/>
              </w:rPr>
            </w:pPr>
            <w:r>
              <w:rPr>
                <w:sz w:val="18"/>
                <w:szCs w:val="18"/>
              </w:rPr>
              <w:t>Priority</w:t>
            </w:r>
          </w:p>
        </w:tc>
        <w:tc>
          <w:tcPr>
            <w:tcW w:w="1191" w:type="dxa"/>
            <w:shd w:val="clear" w:color="auto" w:fill="002060"/>
          </w:tcPr>
          <w:p w14:paraId="37EC3067" w14:textId="77777777" w:rsidR="00581244" w:rsidRPr="001933D4" w:rsidRDefault="00581244" w:rsidP="002B4ECC">
            <w:pPr>
              <w:rPr>
                <w:sz w:val="18"/>
                <w:szCs w:val="18"/>
              </w:rPr>
            </w:pPr>
            <w:r>
              <w:rPr>
                <w:sz w:val="18"/>
                <w:szCs w:val="18"/>
              </w:rPr>
              <w:t>Influence</w:t>
            </w:r>
          </w:p>
        </w:tc>
        <w:tc>
          <w:tcPr>
            <w:tcW w:w="752" w:type="dxa"/>
            <w:shd w:val="clear" w:color="auto" w:fill="002060"/>
          </w:tcPr>
          <w:p w14:paraId="7B09C05F" w14:textId="77777777" w:rsidR="00581244" w:rsidRPr="001933D4" w:rsidRDefault="00581244" w:rsidP="002B4ECC">
            <w:pPr>
              <w:rPr>
                <w:sz w:val="18"/>
                <w:szCs w:val="18"/>
              </w:rPr>
            </w:pPr>
            <w:r>
              <w:rPr>
                <w:sz w:val="18"/>
                <w:szCs w:val="18"/>
              </w:rPr>
              <w:t>Interest</w:t>
            </w:r>
          </w:p>
        </w:tc>
      </w:tr>
      <w:tr w:rsidR="00581244" w14:paraId="6EFADDC0" w14:textId="77777777" w:rsidTr="00581244">
        <w:tc>
          <w:tcPr>
            <w:tcW w:w="1627" w:type="dxa"/>
          </w:tcPr>
          <w:p w14:paraId="0C9C0763" w14:textId="77777777" w:rsidR="00581244" w:rsidRPr="001933D4" w:rsidRDefault="00581244" w:rsidP="002B4ECC">
            <w:pPr>
              <w:rPr>
                <w:sz w:val="18"/>
                <w:szCs w:val="18"/>
              </w:rPr>
            </w:pPr>
            <w:r>
              <w:rPr>
                <w:sz w:val="18"/>
                <w:szCs w:val="18"/>
              </w:rPr>
              <w:t>Service Requester</w:t>
            </w:r>
          </w:p>
        </w:tc>
        <w:tc>
          <w:tcPr>
            <w:tcW w:w="2130" w:type="dxa"/>
          </w:tcPr>
          <w:p w14:paraId="58D40D06" w14:textId="77777777" w:rsidR="00581244" w:rsidRPr="001933D4" w:rsidRDefault="00581244" w:rsidP="002B4ECC">
            <w:pPr>
              <w:rPr>
                <w:sz w:val="18"/>
                <w:szCs w:val="18"/>
              </w:rPr>
            </w:pPr>
            <w:r>
              <w:rPr>
                <w:sz w:val="18"/>
                <w:szCs w:val="18"/>
              </w:rPr>
              <w:t>They are CivicConnect’s clients that requests services.</w:t>
            </w:r>
          </w:p>
        </w:tc>
        <w:tc>
          <w:tcPr>
            <w:tcW w:w="2129" w:type="dxa"/>
          </w:tcPr>
          <w:p w14:paraId="5A047186" w14:textId="77777777" w:rsidR="00581244" w:rsidRPr="001933D4" w:rsidRDefault="00581244" w:rsidP="002B4ECC">
            <w:pPr>
              <w:rPr>
                <w:sz w:val="18"/>
                <w:szCs w:val="18"/>
              </w:rPr>
            </w:pPr>
            <w:r>
              <w:rPr>
                <w:sz w:val="18"/>
                <w:szCs w:val="18"/>
              </w:rPr>
              <w:t xml:space="preserve">Must be able to create and log in to an account, be able to issue a request easily and track the progression of the request, and contact CivicConnect with queries regarding the service.</w:t>
            </w:r>
          </w:p>
        </w:tc>
        <w:tc>
          <w:tcPr>
            <w:tcW w:w="1126" w:type="dxa"/>
          </w:tcPr>
          <w:p w14:paraId="7784136B" w14:textId="77777777" w:rsidR="00581244" w:rsidRPr="001933D4" w:rsidRDefault="00581244" w:rsidP="002B4ECC">
            <w:pPr>
              <w:rPr>
                <w:sz w:val="18"/>
                <w:szCs w:val="18"/>
              </w:rPr>
            </w:pPr>
            <w:r>
              <w:rPr>
                <w:sz w:val="18"/>
                <w:szCs w:val="18"/>
              </w:rPr>
              <w:t>High</w:t>
            </w:r>
          </w:p>
        </w:tc>
        <w:tc>
          <w:tcPr>
            <w:tcW w:w="1191" w:type="dxa"/>
          </w:tcPr>
          <w:p w14:paraId="20E9E5BC" w14:textId="77777777" w:rsidR="00581244" w:rsidRPr="001933D4" w:rsidRDefault="00581244" w:rsidP="002B4ECC">
            <w:pPr>
              <w:rPr>
                <w:sz w:val="18"/>
                <w:szCs w:val="18"/>
              </w:rPr>
            </w:pPr>
            <w:r>
              <w:rPr>
                <w:sz w:val="18"/>
                <w:szCs w:val="18"/>
              </w:rPr>
              <w:t>High</w:t>
            </w:r>
          </w:p>
        </w:tc>
        <w:tc>
          <w:tcPr>
            <w:tcW w:w="752" w:type="dxa"/>
          </w:tcPr>
          <w:p w14:paraId="481F2C7F" w14:textId="77777777" w:rsidR="00581244" w:rsidRPr="001933D4" w:rsidRDefault="00581244" w:rsidP="002B4ECC">
            <w:pPr>
              <w:rPr>
                <w:sz w:val="18"/>
                <w:szCs w:val="18"/>
              </w:rPr>
            </w:pPr>
            <w:r>
              <w:rPr>
                <w:sz w:val="18"/>
                <w:szCs w:val="18"/>
              </w:rPr>
              <w:t>High</w:t>
            </w:r>
          </w:p>
        </w:tc>
      </w:tr>
      <w:tr w:rsidR="00581244" w14:paraId="4D3BC50D" w14:textId="77777777" w:rsidTr="00581244">
        <w:tc>
          <w:tcPr>
            <w:tcW w:w="1627" w:type="dxa"/>
          </w:tcPr>
          <w:p w14:paraId="2919F1E2" w14:textId="77777777" w:rsidR="00581244" w:rsidRPr="001933D4" w:rsidRDefault="00581244" w:rsidP="002B4ECC">
            <w:pPr>
              <w:rPr>
                <w:sz w:val="18"/>
                <w:szCs w:val="18"/>
              </w:rPr>
            </w:pPr>
            <w:r>
              <w:rPr>
                <w:sz w:val="18"/>
                <w:szCs w:val="18"/>
              </w:rPr>
              <w:t>Service Handler</w:t>
            </w:r>
          </w:p>
        </w:tc>
        <w:tc>
          <w:tcPr>
            <w:tcW w:w="2130" w:type="dxa"/>
          </w:tcPr>
          <w:p w14:paraId="63612A90" w14:textId="77777777" w:rsidR="00581244" w:rsidRPr="001933D4" w:rsidRDefault="00581244" w:rsidP="002B4ECC">
            <w:pPr>
              <w:rPr>
                <w:sz w:val="18"/>
                <w:szCs w:val="18"/>
              </w:rPr>
            </w:pPr>
            <w:r>
              <w:rPr>
                <w:sz w:val="18"/>
                <w:szCs w:val="18"/>
              </w:rPr>
              <w:t>They are the CivicConnect employees handling the request.</w:t>
            </w:r>
          </w:p>
        </w:tc>
        <w:tc>
          <w:tcPr>
            <w:tcW w:w="2129" w:type="dxa"/>
          </w:tcPr>
          <w:p w14:paraId="21AAD0BF" w14:textId="77777777" w:rsidR="00581244" w:rsidRPr="001933D4" w:rsidRDefault="00581244" w:rsidP="002B4ECC">
            <w:pPr>
              <w:rPr>
                <w:sz w:val="18"/>
                <w:szCs w:val="18"/>
              </w:rPr>
            </w:pPr>
            <w:r>
              <w:rPr>
                <w:sz w:val="18"/>
                <w:szCs w:val="18"/>
              </w:rPr>
              <w:t>Must be able to view the assigned request, log details regarding the request, change the status of the request and contact the issuer of the request if needed.</w:t>
            </w:r>
          </w:p>
        </w:tc>
        <w:tc>
          <w:tcPr>
            <w:tcW w:w="1126" w:type="dxa"/>
          </w:tcPr>
          <w:p w14:paraId="31170196" w14:textId="77777777" w:rsidR="00581244" w:rsidRPr="001933D4" w:rsidRDefault="00581244" w:rsidP="002B4ECC">
            <w:pPr>
              <w:rPr>
                <w:sz w:val="18"/>
                <w:szCs w:val="18"/>
              </w:rPr>
            </w:pPr>
            <w:r>
              <w:rPr>
                <w:sz w:val="18"/>
                <w:szCs w:val="18"/>
              </w:rPr>
              <w:t>Medium</w:t>
            </w:r>
          </w:p>
        </w:tc>
        <w:tc>
          <w:tcPr>
            <w:tcW w:w="1191" w:type="dxa"/>
          </w:tcPr>
          <w:p w14:paraId="5AA494EF" w14:textId="77777777" w:rsidR="00581244" w:rsidRPr="001933D4" w:rsidRDefault="00581244" w:rsidP="002B4ECC">
            <w:pPr>
              <w:rPr>
                <w:sz w:val="18"/>
                <w:szCs w:val="18"/>
              </w:rPr>
            </w:pPr>
            <w:r>
              <w:rPr>
                <w:sz w:val="18"/>
                <w:szCs w:val="18"/>
              </w:rPr>
              <w:t>Medium</w:t>
            </w:r>
          </w:p>
        </w:tc>
        <w:tc>
          <w:tcPr>
            <w:tcW w:w="752" w:type="dxa"/>
          </w:tcPr>
          <w:p w14:paraId="76F26C90" w14:textId="77777777" w:rsidR="00581244" w:rsidRPr="001933D4" w:rsidRDefault="0090192C" w:rsidP="002B4ECC">
            <w:pPr>
              <w:rPr>
                <w:sz w:val="18"/>
                <w:szCs w:val="18"/>
              </w:rPr>
            </w:pPr>
            <w:r>
              <w:rPr>
                <w:sz w:val="18"/>
                <w:szCs w:val="18"/>
              </w:rPr>
              <w:t>High</w:t>
            </w:r>
          </w:p>
        </w:tc>
      </w:tr>
      <w:tr w:rsidR="00581244" w14:paraId="24FC4250" w14:textId="77777777" w:rsidTr="00581244">
        <w:tc>
          <w:tcPr>
            <w:tcW w:w="1627" w:type="dxa"/>
          </w:tcPr>
          <w:p w14:paraId="09035D91" w14:textId="77777777" w:rsidR="00581244" w:rsidRPr="001933D4" w:rsidRDefault="00581244" w:rsidP="002B4ECC">
            <w:pPr>
              <w:rPr>
                <w:sz w:val="18"/>
                <w:szCs w:val="18"/>
              </w:rPr>
            </w:pPr>
            <w:r>
              <w:rPr>
                <w:sz w:val="18"/>
                <w:szCs w:val="18"/>
              </w:rPr>
              <w:t>CivicConnect Management</w:t>
            </w:r>
          </w:p>
        </w:tc>
        <w:tc>
          <w:tcPr>
            <w:tcW w:w="2130" w:type="dxa"/>
          </w:tcPr>
          <w:p w14:paraId="61292EFC" w14:textId="77777777" w:rsidR="00581244" w:rsidRPr="001933D4" w:rsidRDefault="00581244" w:rsidP="002B4ECC">
            <w:pPr>
              <w:rPr>
                <w:sz w:val="18"/>
                <w:szCs w:val="18"/>
              </w:rPr>
            </w:pPr>
            <w:r>
              <w:rPr>
                <w:sz w:val="18"/>
                <w:szCs w:val="18"/>
              </w:rPr>
              <w:t>They are the upper management of CivicConnect that need to audit service requests and report on requests.</w:t>
            </w:r>
          </w:p>
        </w:tc>
        <w:tc>
          <w:tcPr>
            <w:tcW w:w="2129" w:type="dxa"/>
          </w:tcPr>
          <w:p w14:paraId="03FC52F1" w14:textId="77777777" w:rsidR="00581244" w:rsidRPr="001933D4" w:rsidRDefault="00581244" w:rsidP="002B4ECC">
            <w:pPr>
              <w:rPr>
                <w:sz w:val="18"/>
                <w:szCs w:val="18"/>
              </w:rPr>
            </w:pPr>
            <w:r>
              <w:rPr>
                <w:sz w:val="18"/>
                <w:szCs w:val="18"/>
              </w:rPr>
              <w:t>Must be able to issue requests to staff, manage personnel with access to the request, track the requests’ lifecycle, alter requests, view report details and generate reports on requests.</w:t>
            </w:r>
          </w:p>
        </w:tc>
        <w:tc>
          <w:tcPr>
            <w:tcW w:w="1126" w:type="dxa"/>
          </w:tcPr>
          <w:p w14:paraId="02068F6B" w14:textId="77777777" w:rsidR="00581244" w:rsidRPr="001933D4" w:rsidRDefault="00581244" w:rsidP="002B4ECC">
            <w:pPr>
              <w:rPr>
                <w:sz w:val="18"/>
                <w:szCs w:val="18"/>
              </w:rPr>
            </w:pPr>
            <w:r>
              <w:rPr>
                <w:sz w:val="18"/>
                <w:szCs w:val="18"/>
              </w:rPr>
              <w:t>High</w:t>
            </w:r>
          </w:p>
        </w:tc>
        <w:tc>
          <w:tcPr>
            <w:tcW w:w="1191" w:type="dxa"/>
          </w:tcPr>
          <w:p w14:paraId="50B8A142" w14:textId="77777777" w:rsidR="00581244" w:rsidRPr="001933D4" w:rsidRDefault="00581244" w:rsidP="002B4ECC">
            <w:pPr>
              <w:rPr>
                <w:sz w:val="18"/>
                <w:szCs w:val="18"/>
              </w:rPr>
            </w:pPr>
            <w:r>
              <w:rPr>
                <w:sz w:val="18"/>
                <w:szCs w:val="18"/>
              </w:rPr>
              <w:t>High</w:t>
            </w:r>
          </w:p>
        </w:tc>
        <w:tc>
          <w:tcPr>
            <w:tcW w:w="752" w:type="dxa"/>
          </w:tcPr>
          <w:p w14:paraId="560F5352" w14:textId="77777777" w:rsidR="00581244" w:rsidRPr="001933D4" w:rsidRDefault="0090192C" w:rsidP="002B4ECC">
            <w:pPr>
              <w:rPr>
                <w:sz w:val="18"/>
                <w:szCs w:val="18"/>
              </w:rPr>
            </w:pPr>
            <w:r>
              <w:rPr>
                <w:sz w:val="18"/>
                <w:szCs w:val="18"/>
              </w:rPr>
              <w:t>High</w:t>
            </w:r>
          </w:p>
        </w:tc>
      </w:tr>
    </w:tbl>
    <w:p w14:paraId="7C88C283" w14:textId="77777777" w:rsidR="005B3154" w:rsidRDefault="005B3154"/>
    <w:p w14:paraId="259B186C" w14:textId="77777777" w:rsidR="005B3154" w:rsidRDefault="6E3CE5E4" w:rsidP="005B3154">
      <w:pPr>
        <w:pStyle w:val="Heading2"/>
      </w:pPr>
      <w:bookmarkStart w:id="8" w:name="_Toc241703306"/>
      <w:r>
        <w:t>Development</w:t>
      </w:r>
      <w:bookmarkEnd w:id="8"/>
    </w:p>
    <w:tbl>
      <w:tblPr>
        <w:tblStyle w:val="TableGrid"/>
        <w:tblW w:w="0" w:type="auto"/>
        <w:tblInd w:w="61" w:type="dxa"/>
        <w:tblLook w:val="0000" w:firstRow="0" w:lastRow="0" w:firstColumn="0" w:lastColumn="0" w:noHBand="0" w:noVBand="0"/>
      </w:tblPr>
      <w:tblGrid>
        <w:gridCol w:w="1511"/>
        <w:gridCol w:w="2216"/>
        <w:gridCol w:w="2347"/>
        <w:gridCol w:w="1081"/>
        <w:gridCol w:w="948"/>
        <w:gridCol w:w="852"/>
      </w:tblGrid>
      <w:tr w:rsidR="0090192C" w14:paraId="7A2814B2" w14:textId="77777777" w:rsidTr="0090192C">
        <w:tc>
          <w:tcPr>
            <w:tcW w:w="1547" w:type="dxa"/>
            <w:shd w:val="clear" w:color="auto" w:fill="002060"/>
          </w:tcPr>
          <w:p w14:paraId="4A04B263" w14:textId="77777777" w:rsidR="0090192C" w:rsidRPr="001933D4" w:rsidRDefault="0090192C" w:rsidP="00325144">
            <w:pPr>
              <w:rPr>
                <w:sz w:val="18"/>
                <w:szCs w:val="18"/>
              </w:rPr>
            </w:pPr>
            <w:r>
              <w:rPr>
                <w:sz w:val="18"/>
                <w:szCs w:val="18"/>
              </w:rPr>
              <w:t>Stakeholder</w:t>
            </w:r>
          </w:p>
        </w:tc>
        <w:tc>
          <w:tcPr>
            <w:tcW w:w="2305" w:type="dxa"/>
            <w:shd w:val="clear" w:color="auto" w:fill="002060"/>
          </w:tcPr>
          <w:p w14:paraId="313C60EC" w14:textId="77777777" w:rsidR="0090192C" w:rsidRPr="001933D4" w:rsidRDefault="0090192C" w:rsidP="00325144">
            <w:pPr>
              <w:rPr>
                <w:sz w:val="18"/>
                <w:szCs w:val="18"/>
              </w:rPr>
            </w:pPr>
            <w:r>
              <w:rPr>
                <w:sz w:val="18"/>
                <w:szCs w:val="18"/>
              </w:rPr>
              <w:t>Description</w:t>
            </w:r>
          </w:p>
        </w:tc>
        <w:tc>
          <w:tcPr>
            <w:tcW w:w="2454" w:type="dxa"/>
            <w:shd w:val="clear" w:color="auto" w:fill="002060"/>
          </w:tcPr>
          <w:p w14:paraId="745F1938" w14:textId="77777777" w:rsidR="0090192C" w:rsidRPr="001933D4" w:rsidRDefault="0090192C" w:rsidP="00325144">
            <w:pPr>
              <w:rPr>
                <w:sz w:val="18"/>
                <w:szCs w:val="18"/>
              </w:rPr>
            </w:pPr>
            <w:r>
              <w:rPr>
                <w:sz w:val="18"/>
                <w:szCs w:val="18"/>
              </w:rPr>
              <w:t>Need</w:t>
            </w:r>
          </w:p>
        </w:tc>
        <w:tc>
          <w:tcPr>
            <w:tcW w:w="1113" w:type="dxa"/>
            <w:shd w:val="clear" w:color="auto" w:fill="002060"/>
          </w:tcPr>
          <w:p w14:paraId="7F57713A" w14:textId="77777777" w:rsidR="0090192C" w:rsidRPr="001933D4" w:rsidRDefault="0090192C" w:rsidP="00325144">
            <w:pPr>
              <w:rPr>
                <w:sz w:val="18"/>
                <w:szCs w:val="18"/>
              </w:rPr>
            </w:pPr>
            <w:r>
              <w:rPr>
                <w:sz w:val="18"/>
                <w:szCs w:val="18"/>
              </w:rPr>
              <w:t>Priority</w:t>
            </w:r>
          </w:p>
        </w:tc>
        <w:tc>
          <w:tcPr>
            <w:tcW w:w="768" w:type="dxa"/>
            <w:shd w:val="clear" w:color="auto" w:fill="002060"/>
          </w:tcPr>
          <w:p w14:paraId="589FAFE3" w14:textId="77777777" w:rsidR="0090192C" w:rsidRPr="001933D4" w:rsidRDefault="0090192C" w:rsidP="00325144">
            <w:pPr>
              <w:rPr>
                <w:sz w:val="18"/>
                <w:szCs w:val="18"/>
              </w:rPr>
            </w:pPr>
            <w:r>
              <w:rPr>
                <w:sz w:val="18"/>
                <w:szCs w:val="18"/>
              </w:rPr>
              <w:t>Influence</w:t>
            </w:r>
          </w:p>
        </w:tc>
        <w:tc>
          <w:tcPr>
            <w:tcW w:w="768" w:type="dxa"/>
            <w:shd w:val="clear" w:color="auto" w:fill="002060"/>
          </w:tcPr>
          <w:p w14:paraId="012B6E03" w14:textId="77777777" w:rsidR="0090192C" w:rsidRPr="001933D4" w:rsidRDefault="0090192C" w:rsidP="00325144">
            <w:pPr>
              <w:rPr>
                <w:sz w:val="18"/>
                <w:szCs w:val="18"/>
              </w:rPr>
            </w:pPr>
            <w:r>
              <w:rPr>
                <w:sz w:val="18"/>
                <w:szCs w:val="18"/>
              </w:rPr>
              <w:t>Interest</w:t>
            </w:r>
          </w:p>
        </w:tc>
      </w:tr>
      <w:tr w:rsidR="0090192C" w14:paraId="54AB911D" w14:textId="77777777" w:rsidTr="0090192C">
        <w:tc>
          <w:tcPr>
            <w:tcW w:w="1547" w:type="dxa"/>
          </w:tcPr>
          <w:p w14:paraId="6EAEE5ED" w14:textId="77777777" w:rsidR="0090192C" w:rsidRPr="001933D4" w:rsidRDefault="0090192C" w:rsidP="00325144">
            <w:pPr>
              <w:rPr>
                <w:sz w:val="18"/>
                <w:szCs w:val="18"/>
              </w:rPr>
            </w:pPr>
            <w:r>
              <w:rPr>
                <w:sz w:val="18"/>
                <w:szCs w:val="18"/>
              </w:rPr>
              <w:t>Developers</w:t>
            </w:r>
          </w:p>
        </w:tc>
        <w:tc>
          <w:tcPr>
            <w:tcW w:w="2305" w:type="dxa"/>
          </w:tcPr>
          <w:p w14:paraId="46B7A4D1" w14:textId="77777777" w:rsidR="0090192C" w:rsidRPr="001933D4" w:rsidRDefault="0090192C" w:rsidP="00325144">
            <w:pPr>
              <w:rPr>
                <w:sz w:val="18"/>
                <w:szCs w:val="18"/>
              </w:rPr>
            </w:pPr>
            <w:r>
              <w:rPr>
                <w:sz w:val="18"/>
                <w:szCs w:val="18"/>
              </w:rPr>
              <w:t xml:space="preserve">The software engineers building the digital platform requested by CivicConnect.</w:t>
            </w:r>
          </w:p>
        </w:tc>
        <w:tc>
          <w:tcPr>
            <w:tcW w:w="2454" w:type="dxa"/>
          </w:tcPr>
          <w:p w14:paraId="0E3AB92D" w14:textId="77777777" w:rsidR="0090192C" w:rsidRPr="001933D4" w:rsidRDefault="0090192C" w:rsidP="00325144">
            <w:pPr>
              <w:rPr>
                <w:sz w:val="18"/>
                <w:szCs w:val="18"/>
              </w:rPr>
            </w:pPr>
            <w:r>
              <w:rPr>
                <w:sz w:val="18"/>
                <w:szCs w:val="18"/>
              </w:rPr>
              <w:t>Must have thorough description of the digital platform CivicConnect wants including detailed requirements and process flows involved with the request lifecycle. Must also have access to the necessary technology and resources to create the digital platform and support documents.</w:t>
            </w:r>
          </w:p>
        </w:tc>
        <w:tc>
          <w:tcPr>
            <w:tcW w:w="1113" w:type="dxa"/>
          </w:tcPr>
          <w:p w14:paraId="7DDE9F41" w14:textId="77777777" w:rsidR="0090192C" w:rsidRPr="001933D4" w:rsidRDefault="0090192C" w:rsidP="00325144">
            <w:pPr>
              <w:rPr>
                <w:sz w:val="18"/>
                <w:szCs w:val="18"/>
              </w:rPr>
            </w:pPr>
            <w:r>
              <w:rPr>
                <w:sz w:val="18"/>
                <w:szCs w:val="18"/>
              </w:rPr>
              <w:t>Low</w:t>
            </w:r>
          </w:p>
        </w:tc>
        <w:tc>
          <w:tcPr>
            <w:tcW w:w="768" w:type="dxa"/>
          </w:tcPr>
          <w:p w14:paraId="60906B62" w14:textId="77777777" w:rsidR="0090192C" w:rsidRPr="001933D4" w:rsidRDefault="0090192C" w:rsidP="00325144">
            <w:pPr>
              <w:rPr>
                <w:sz w:val="18"/>
                <w:szCs w:val="18"/>
              </w:rPr>
            </w:pPr>
            <w:r>
              <w:rPr>
                <w:sz w:val="18"/>
                <w:szCs w:val="18"/>
              </w:rPr>
              <w:t>Medium</w:t>
            </w:r>
          </w:p>
        </w:tc>
        <w:tc>
          <w:tcPr>
            <w:tcW w:w="768" w:type="dxa"/>
          </w:tcPr>
          <w:p w14:paraId="1F7488A9" w14:textId="77777777" w:rsidR="0090192C" w:rsidRPr="001933D4" w:rsidRDefault="0090192C" w:rsidP="00325144">
            <w:pPr>
              <w:rPr>
                <w:sz w:val="18"/>
                <w:szCs w:val="18"/>
              </w:rPr>
            </w:pPr>
            <w:r>
              <w:rPr>
                <w:sz w:val="18"/>
                <w:szCs w:val="18"/>
              </w:rPr>
              <w:t>Medium</w:t>
            </w:r>
          </w:p>
        </w:tc>
      </w:tr>
    </w:tbl>
    <w:p w14:paraId="54EAD795" w14:textId="77777777" w:rsidR="0091780F" w:rsidRDefault="0091780F"/>
    <w:p w14:paraId="505D44FF" w14:textId="77777777" w:rsidR="0091780F" w:rsidRDefault="6E3CE5E4" w:rsidP="0091780F">
      <w:pPr>
        <w:pStyle w:val="Heading2"/>
      </w:pPr>
      <w:bookmarkStart w:id="9" w:name="_Toc241703307"/>
      <w:r>
        <w:lastRenderedPageBreak/>
        <w:t>Other</w:t>
      </w:r>
      <w:bookmarkEnd w:id="9"/>
    </w:p>
    <w:tbl>
      <w:tblPr>
        <w:tblStyle w:val="TableGrid"/>
        <w:tblW w:w="0" w:type="auto"/>
        <w:tblInd w:w="61" w:type="dxa"/>
        <w:tblLook w:val="0000" w:firstRow="0" w:lastRow="0" w:firstColumn="0" w:lastColumn="0" w:noHBand="0" w:noVBand="0"/>
      </w:tblPr>
      <w:tblGrid>
        <w:gridCol w:w="1537"/>
        <w:gridCol w:w="2087"/>
        <w:gridCol w:w="2487"/>
        <w:gridCol w:w="1085"/>
        <w:gridCol w:w="948"/>
        <w:gridCol w:w="811"/>
      </w:tblGrid>
      <w:tr w:rsidR="0090192C" w14:paraId="64DCE4D3" w14:textId="77777777" w:rsidTr="0090192C">
        <w:tc>
          <w:tcPr>
            <w:tcW w:w="1567" w:type="dxa"/>
            <w:shd w:val="clear" w:color="auto" w:fill="002060"/>
          </w:tcPr>
          <w:p w14:paraId="252CCA9F" w14:textId="77777777" w:rsidR="0090192C" w:rsidRPr="00335C5D" w:rsidRDefault="0090192C">
            <w:pPr>
              <w:rPr>
                <w:sz w:val="18"/>
                <w:szCs w:val="18"/>
              </w:rPr>
            </w:pPr>
            <w:r>
              <w:rPr>
                <w:sz w:val="18"/>
                <w:szCs w:val="18"/>
              </w:rPr>
              <w:t>Stakeholder</w:t>
            </w:r>
          </w:p>
        </w:tc>
        <w:tc>
          <w:tcPr>
            <w:tcW w:w="2166" w:type="dxa"/>
            <w:shd w:val="clear" w:color="auto" w:fill="002060"/>
          </w:tcPr>
          <w:p w14:paraId="42660363" w14:textId="77777777" w:rsidR="0090192C" w:rsidRPr="00335C5D" w:rsidRDefault="0090192C">
            <w:pPr>
              <w:rPr>
                <w:sz w:val="18"/>
                <w:szCs w:val="18"/>
              </w:rPr>
            </w:pPr>
            <w:r>
              <w:rPr>
                <w:sz w:val="18"/>
                <w:szCs w:val="18"/>
              </w:rPr>
              <w:t>Description</w:t>
            </w:r>
          </w:p>
        </w:tc>
        <w:tc>
          <w:tcPr>
            <w:tcW w:w="2587" w:type="dxa"/>
            <w:shd w:val="clear" w:color="auto" w:fill="002060"/>
          </w:tcPr>
          <w:p w14:paraId="5E9CCDB2" w14:textId="77777777" w:rsidR="0090192C" w:rsidRPr="00335C5D" w:rsidRDefault="0090192C">
            <w:pPr>
              <w:rPr>
                <w:sz w:val="18"/>
                <w:szCs w:val="18"/>
              </w:rPr>
            </w:pPr>
            <w:r>
              <w:rPr>
                <w:sz w:val="18"/>
                <w:szCs w:val="18"/>
              </w:rPr>
              <w:t>Need</w:t>
            </w:r>
          </w:p>
        </w:tc>
        <w:tc>
          <w:tcPr>
            <w:tcW w:w="1111" w:type="dxa"/>
            <w:shd w:val="clear" w:color="auto" w:fill="002060"/>
          </w:tcPr>
          <w:p w14:paraId="408C129C" w14:textId="77777777" w:rsidR="0090192C" w:rsidRPr="00335C5D" w:rsidRDefault="0090192C">
            <w:pPr>
              <w:rPr>
                <w:sz w:val="18"/>
                <w:szCs w:val="18"/>
              </w:rPr>
            </w:pPr>
            <w:r>
              <w:rPr>
                <w:sz w:val="18"/>
                <w:szCs w:val="18"/>
              </w:rPr>
              <w:t>Priority</w:t>
            </w:r>
          </w:p>
        </w:tc>
        <w:tc>
          <w:tcPr>
            <w:tcW w:w="762" w:type="dxa"/>
            <w:shd w:val="clear" w:color="auto" w:fill="002060"/>
          </w:tcPr>
          <w:p w14:paraId="58B2C88E" w14:textId="77777777" w:rsidR="0090192C" w:rsidRPr="00335C5D" w:rsidRDefault="0090192C">
            <w:pPr>
              <w:rPr>
                <w:sz w:val="18"/>
                <w:szCs w:val="18"/>
              </w:rPr>
            </w:pPr>
            <w:r>
              <w:rPr>
                <w:sz w:val="18"/>
                <w:szCs w:val="18"/>
              </w:rPr>
              <w:t>Influence</w:t>
            </w:r>
          </w:p>
        </w:tc>
        <w:tc>
          <w:tcPr>
            <w:tcW w:w="762" w:type="dxa"/>
            <w:shd w:val="clear" w:color="auto" w:fill="002060"/>
          </w:tcPr>
          <w:p w14:paraId="5DC4E047" w14:textId="77777777" w:rsidR="0090192C" w:rsidRPr="00335C5D" w:rsidRDefault="0090192C">
            <w:pPr>
              <w:rPr>
                <w:sz w:val="18"/>
                <w:szCs w:val="18"/>
              </w:rPr>
            </w:pPr>
            <w:r>
              <w:rPr>
                <w:sz w:val="18"/>
                <w:szCs w:val="18"/>
              </w:rPr>
              <w:t>Interest</w:t>
            </w:r>
          </w:p>
        </w:tc>
      </w:tr>
      <w:tr w:rsidR="0090192C" w14:paraId="31543250" w14:textId="77777777" w:rsidTr="0090192C">
        <w:tc>
          <w:tcPr>
            <w:tcW w:w="1567" w:type="dxa"/>
          </w:tcPr>
          <w:p w14:paraId="0943551D" w14:textId="77777777" w:rsidR="0090192C" w:rsidRPr="00335C5D" w:rsidRDefault="0090192C" w:rsidP="00325144">
            <w:pPr>
              <w:rPr>
                <w:sz w:val="18"/>
                <w:szCs w:val="18"/>
              </w:rPr>
            </w:pPr>
            <w:r>
              <w:rPr>
                <w:sz w:val="18"/>
                <w:szCs w:val="18"/>
              </w:rPr>
              <w:t>Government</w:t>
            </w:r>
          </w:p>
        </w:tc>
        <w:tc>
          <w:tcPr>
            <w:tcW w:w="2166" w:type="dxa"/>
          </w:tcPr>
          <w:p w14:paraId="7724E092" w14:textId="77777777" w:rsidR="0090192C" w:rsidRPr="00335C5D" w:rsidRDefault="0090192C" w:rsidP="00325144">
            <w:pPr>
              <w:rPr>
                <w:sz w:val="18"/>
                <w:szCs w:val="18"/>
              </w:rPr>
            </w:pPr>
            <w:r>
              <w:rPr>
                <w:sz w:val="18"/>
                <w:szCs w:val="18"/>
              </w:rPr>
              <w:t>Laws regarding software and privacy.</w:t>
            </w:r>
          </w:p>
        </w:tc>
        <w:tc>
          <w:tcPr>
            <w:tcW w:w="2587" w:type="dxa"/>
          </w:tcPr>
          <w:p w14:paraId="5CC8333A" w14:textId="77777777" w:rsidR="0090192C" w:rsidRPr="00335C5D" w:rsidRDefault="0090192C" w:rsidP="00667785">
            <w:pPr>
              <w:rPr>
                <w:sz w:val="18"/>
                <w:szCs w:val="18"/>
              </w:rPr>
            </w:pPr>
            <w:r>
              <w:rPr>
                <w:sz w:val="18"/>
                <w:szCs w:val="18"/>
              </w:rPr>
              <w:t xml:space="preserve">All client data must comply to the laws and regulations set by the governing bodies of the countries CivicConnect conducts business in. Specifically, the POPIA law (National Treasury, no date) regarding data privacy and usage of people’s personal information.</w:t>
            </w:r>
          </w:p>
        </w:tc>
        <w:tc>
          <w:tcPr>
            <w:tcW w:w="1111" w:type="dxa"/>
          </w:tcPr>
          <w:p w14:paraId="07623162" w14:textId="77777777" w:rsidR="0090192C" w:rsidRPr="00335C5D" w:rsidRDefault="0090192C" w:rsidP="00325144">
            <w:pPr>
              <w:rPr>
                <w:sz w:val="18"/>
                <w:szCs w:val="18"/>
              </w:rPr>
            </w:pPr>
            <w:r>
              <w:rPr>
                <w:sz w:val="18"/>
                <w:szCs w:val="18"/>
              </w:rPr>
              <w:t>High</w:t>
            </w:r>
          </w:p>
        </w:tc>
        <w:tc>
          <w:tcPr>
            <w:tcW w:w="762" w:type="dxa"/>
          </w:tcPr>
          <w:p w14:paraId="5D0D3300" w14:textId="77777777" w:rsidR="0090192C" w:rsidRPr="00335C5D" w:rsidRDefault="00457E1C" w:rsidP="00325144">
            <w:pPr>
              <w:rPr>
                <w:sz w:val="18"/>
                <w:szCs w:val="18"/>
              </w:rPr>
            </w:pPr>
            <w:r>
              <w:rPr>
                <w:sz w:val="18"/>
                <w:szCs w:val="18"/>
              </w:rPr>
              <w:t>High</w:t>
            </w:r>
          </w:p>
        </w:tc>
        <w:tc>
          <w:tcPr>
            <w:tcW w:w="762" w:type="dxa"/>
          </w:tcPr>
          <w:p w14:paraId="5E6A5BE4" w14:textId="77777777" w:rsidR="0090192C" w:rsidRPr="00335C5D" w:rsidRDefault="00457E1C" w:rsidP="00325144">
            <w:pPr>
              <w:rPr>
                <w:sz w:val="18"/>
                <w:szCs w:val="18"/>
              </w:rPr>
            </w:pPr>
            <w:r>
              <w:rPr>
                <w:sz w:val="18"/>
                <w:szCs w:val="18"/>
              </w:rPr>
              <w:t>Low</w:t>
            </w:r>
          </w:p>
        </w:tc>
      </w:tr>
    </w:tbl>
    <w:p w14:paraId="061B03E7" w14:textId="77777777" w:rsidR="00E5715D" w:rsidRDefault="00E5715D" w:rsidP="002B4ECC"/>
    <w:p w14:paraId="55716A6A" w14:textId="77777777" w:rsidR="000A1C1F" w:rsidRDefault="6E3CE5E4" w:rsidP="0035273F">
      <w:pPr>
        <w:pStyle w:val="Heading2"/>
      </w:pPr>
      <w:bookmarkStart w:id="10" w:name="_Toc241703308"/>
      <w:r>
        <w:t>Stakeholder Conflicts</w:t>
      </w:r>
      <w:bookmarkEnd w:id="10"/>
    </w:p>
    <w:p w14:paraId="7B0C58DE" w14:textId="77777777" w:rsidR="001129C3" w:rsidRPr="001129C3" w:rsidRDefault="008D645C" w:rsidP="001129C3">
      <w:r>
        <w:t>Management wants to control and report on all requests while some service requesters may want confidentiality surrounding a request. Furthermore, management control of sensitive requests will necessitate reduced visibility into requests they are not authorized to view on request handlers’ side, might complicate or slow down their work.</w:t>
      </w:r>
    </w:p>
    <w:p w14:paraId="23BA4039" w14:textId="77777777" w:rsidR="000A1C1F" w:rsidRDefault="00B32FF3" w:rsidP="002B4ECC">
      <w:r>
        <w:t>There may be conflicts between the service requesters and CivicConnect’s managers as the Service Requesters want to be able to easily issue requests while CivicConnect’s management wants validation of users and requests that may make usage of the digital platform more complicated.</w:t>
      </w:r>
    </w:p>
    <w:p w14:paraId="3B3EA30C" w14:textId="77777777" w:rsidR="000F3EDF" w:rsidRDefault="0039363A" w:rsidP="002B4ECC">
      <w:r>
        <w:t xml:space="preserve">There could also be conflict between the service handlers and upper management of CivicConnect as the validation and request lifecycle oversight the digital platform must enforce could impede service handling by increasing overhead involved with request handling and limiting handler autonomy. </w:t>
      </w:r>
    </w:p>
    <w:p w14:paraId="6D01E31E" w14:textId="77777777" w:rsidR="006308CE" w:rsidRDefault="006308CE" w:rsidP="002B4ECC">
      <w:r>
        <w:t>There also exists a conflict between management’s desire for comprehensive reports and the South African government’s POPIA law that strictly regulates the use of personal information. This means that reports generated on service requests should prioritize privacy over comprehensiveness.</w:t>
      </w:r>
    </w:p>
    <w:p w14:paraId="7C72D4FB" w14:textId="77777777" w:rsidR="0028778D" w:rsidRDefault="0028778D" w:rsidP="002B4ECC">
      <w:r>
        <w:t>The software engineers designing the digital platform desired by CivicConnect need detailed requirements from their management. However, limitations may have to be placed on the management’s desired features and changes in the desired features, due to project constraints.</w:t>
      </w:r>
    </w:p>
    <w:p w14:paraId="5C618E5A" w14:textId="77777777" w:rsidR="000A1C1F" w:rsidRDefault="6E3CE5E4" w:rsidP="0035273F">
      <w:pPr>
        <w:pStyle w:val="Heading2"/>
      </w:pPr>
      <w:bookmarkStart w:id="11" w:name="_Toc241703309"/>
      <w:r>
        <w:t>Stakeholder Derived Requirements</w:t>
      </w:r>
      <w:bookmarkEnd w:id="11"/>
    </w:p>
    <w:p w14:paraId="259F0590" w14:textId="77777777" w:rsidR="669FEE6F" w:rsidRDefault="669FEE6F" w:rsidP="669FEE6F">
      <w:r>
        <w:rPr>
          <w:rFonts w:ascii="Aptos" w:eastAsia="Aptos" w:hAnsi="Aptos" w:cs="Aptos"/>
        </w:rPr>
        <w:t xml:space="preserve">The following functional requirements were derived from the needs captured by the stakeholder analysis: FR-001 to FR-013 (covering Requester, Staff and Management capabilities). FR-014 and FR-015 are derived from platform/security and scope </w:t>
        <w:lastRenderedPageBreak/>
        <w:t>constraints rather than a specific stakeholder need. FR-016 (Management sets priority) was added at M2 through CR-003, based on DEC-003.</w:t>
      </w:r>
    </w:p>
    <w:p w14:paraId="60A52A3F" w14:textId="77777777" w:rsidR="669FEE6F" w:rsidRDefault="669FEE6F" w:rsidP="669FEE6F">
      <w:r>
        <w:rPr>
          <w:rFonts w:ascii="Aptos" w:eastAsia="Aptos" w:hAnsi="Aptos" w:cs="Aptos"/>
        </w:rPr>
        <w:t>The following non-functional requirements were derived from the needs captured by the stakeholder analysis: NFR-004 (Service Requester) and NFR-006 and NFR-009 (both CivicConnect Management). The remaining NFRs are derived from quality, security, team-capability or milestone constraints rather than a specific stakeholder need.</w:t>
      </w:r>
    </w:p>
    <w:p w14:paraId="3B5290EC" w14:textId="77777777" w:rsidR="005F3D42" w:rsidRDefault="6E3CE5E4" w:rsidP="002B4ECC">
      <w:pPr>
        <w:pStyle w:val="Heading1"/>
      </w:pPr>
      <w:bookmarkStart w:id="12" w:name="_Toc241703310"/>
      <w:r>
        <w:t>Scope Baseline</w:t>
      </w:r>
      <w:bookmarkEnd w:id="12"/>
    </w:p>
    <w:p w14:paraId="698E85FF" w14:textId="77777777" w:rsidR="002B4ECC" w:rsidRPr="002B4ECC" w:rsidRDefault="6E3CE5E4" w:rsidP="6E3CE5E4">
      <w:r>
        <w:rPr>
          <w:rFonts w:eastAsiaTheme="minorEastAsia"/>
        </w:rPr>
        <w:t>The scope baseline defines exactly what CivicConnect v1 commits to delivering across the SEN381 milestones. It is derived from the Minimum Business Capabilities in the Master Project Brief (Section 3) and is deliberately controlled: additional features are not added unless justified against schedule, cost, quality, security and risk (Master Brief, Section 3.1).</w:t>
      </w:r>
    </w:p>
    <w:p w14:paraId="1BB786CB" w14:textId="77777777" w:rsidR="6E3CE5E4" w:rsidRDefault="6E3CE5E4" w:rsidP="6E3CE5E4">
      <w:pPr>
        <w:pStyle w:val="Heading2"/>
      </w:pPr>
      <w:bookmarkStart w:id="13" w:name="_Toc241703311"/>
      <w:r>
        <w:t>In Scope</w:t>
      </w:r>
      <w:bookmarkEnd w:id="13"/>
    </w:p>
    <w:p w14:paraId="6ABAD696" w14:textId="77777777" w:rsidR="6E3CE5E4" w:rsidRDefault="6E3CE5E4" w:rsidP="6E3CE5E4">
      <w:pPr>
        <w:spacing w:after="120"/>
      </w:pPr>
      <w:r>
        <w:rPr>
          <w:rFonts w:ascii="Aptos" w:eastAsia="Aptos" w:hAnsi="Aptos" w:cs="Aptos"/>
        </w:rPr>
        <w:t>The following items are explicitly included in the CivicConnect v1 commitment. They represent the essential functionality required to prove the business problem is solved within the project’s constraints. Each capability has been selected to deliver clear value while remaining achievable within the agreed schedule, cost, quality, security, and risk boundaries. Together, they form the baseline set of features that requesters, staff, and management can rely on to interact through a controlled, auditable platform without introducing unnecessary complexity or scope creep.</w:t>
      </w:r>
    </w:p>
    <w:p w14:paraId="1CC72537" w14:textId="77777777" w:rsidR="6E3CE5E4" w:rsidRDefault="6E3CE5E4" w:rsidP="6E3CE5E4">
      <w:pPr>
        <w:spacing w:after="120"/>
        <w:rPr>
          <w:rFonts w:eastAsiaTheme="minorEastAsia"/>
          <w:b/>
          <w:bCs/>
        </w:rPr>
      </w:pPr>
      <w:r>
        <w:rPr>
          <w:rFonts w:eastAsiaTheme="minorEastAsia"/>
          <w:b/>
          <w:bCs/>
        </w:rPr>
        <w:t>Requester capabilities</w:t>
      </w:r>
    </w:p>
    <w:p w14:paraId="1EEB77F7"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Submit a new service request with category, description, location and optional attachment.</w:t>
      </w:r>
    </w:p>
    <w:p w14:paraId="4A65EF0F"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 xml:space="preserve">View the current status of a submitted request.</w:t>
      </w:r>
    </w:p>
    <w:p w14:paraId="4390F25C"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View a history/list of previously submitted requests (own requests only).</w:t>
      </w:r>
    </w:p>
    <w:p w14:paraId="2AAE7A15"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Receive feedback in-app when a request's status changes (Assigned, In Progress, Resolved, Closed or Rejected) (CR-005).</w:t>
      </w:r>
    </w:p>
    <w:p w14:paraId="028E3620" w14:textId="77777777" w:rsidR="6E3CE5E4" w:rsidRDefault="6E3CE5E4" w:rsidP="6E3CE5E4">
      <w:pPr>
        <w:spacing w:after="120"/>
        <w:rPr>
          <w:rFonts w:eastAsiaTheme="minorEastAsia"/>
          <w:b/>
          <w:bCs/>
        </w:rPr>
      </w:pPr>
      <w:r>
        <w:rPr>
          <w:rFonts w:eastAsiaTheme="minorEastAsia"/>
          <w:b/>
          <w:bCs/>
        </w:rPr>
        <w:t>Staff capabilities</w:t>
      </w:r>
    </w:p>
    <w:p w14:paraId="24BF0979"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View service requests relevant to the staff member's authorised scope.</w:t>
      </w:r>
    </w:p>
    <w:p w14:paraId="4FDB2201"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Search, filter and sort requests by status, category and date.</w:t>
      </w:r>
    </w:p>
    <w:p w14:paraId="24B44FF0"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View full request detail, including the audit trail of prior actions.</w:t>
      </w:r>
    </w:p>
    <w:p w14:paraId="346B8048"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Assign or accept responsibility for a request.</w:t>
      </w:r>
    </w:p>
    <w:p w14:paraId="1B2518AF"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Update request status through controlled state transitions.</w:t>
      </w:r>
    </w:p>
    <w:p w14:paraId="7930B2D5"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Record comments, actions taken and resolution information (append-only).</w:t>
      </w:r>
    </w:p>
    <w:p w14:paraId="5C499D99"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 xml:space="preserve">Resolve or close requests where authorised to do so.</w:t>
      </w:r>
    </w:p>
    <w:p w14:paraId="0F2FD91E" w14:textId="77777777" w:rsidR="6E3CE5E4" w:rsidRDefault="6E3CE5E4" w:rsidP="6E3CE5E4">
      <w:pPr>
        <w:spacing w:after="120"/>
        <w:rPr>
          <w:rFonts w:eastAsiaTheme="minorEastAsia"/>
          <w:b/>
          <w:bCs/>
        </w:rPr>
      </w:pPr>
      <w:r>
        <w:rPr>
          <w:rFonts w:eastAsiaTheme="minorEastAsia"/>
          <w:b/>
          <w:bCs/>
        </w:rPr>
        <w:t>Management / oversight capabilities</w:t>
      </w:r>
    </w:p>
    <w:p w14:paraId="39A901E8"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lastRenderedPageBreak/>
        <w:t>View aggregate service activity (open, overdue, resolved, closed).</w:t>
      </w:r>
    </w:p>
    <w:p w14:paraId="23BAE8FD"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Filter activity by category, status and date range.</w:t>
      </w:r>
    </w:p>
    <w:p w14:paraId="5489053B"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Access information sufficient to support accountability and basic service-performance review.</w:t>
      </w:r>
    </w:p>
    <w:p w14:paraId="279A81AD" w14:textId="77777777" w:rsidR="6E3CE5E4" w:rsidRDefault="6E3CE5E4" w:rsidP="6E3CE5E4">
      <w:pPr>
        <w:spacing w:after="120"/>
        <w:rPr>
          <w:rFonts w:eastAsiaTheme="minorEastAsia"/>
          <w:b/>
          <w:bCs/>
        </w:rPr>
      </w:pPr>
      <w:r>
        <w:rPr>
          <w:rFonts w:eastAsiaTheme="minorEastAsia"/>
          <w:b/>
          <w:bCs/>
        </w:rPr>
        <w:t>Platform-wide controls</w:t>
      </w:r>
    </w:p>
    <w:p w14:paraId="6D6D8A22"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Authentication and Role-Based Access Control (RBAC) for Requester, Staff and Management roles.</w:t>
      </w:r>
    </w:p>
    <w:p w14:paraId="1E5934B6"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Management-controlled, fixed category schema (CR-001) (requesters select from a controlled list, not free text).</w:t>
      </w:r>
    </w:p>
    <w:p w14:paraId="5F47F56B"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An audit trail recording who changed what and when, for every status change.</w:t>
      </w:r>
    </w:p>
    <w:p w14:paraId="669EF8C3" w14:textId="77777777" w:rsidR="6E3CE5E4" w:rsidRDefault="6E3CE5E4" w:rsidP="6E3CE5E4">
      <w:pPr>
        <w:pStyle w:val="Heading2"/>
      </w:pPr>
      <w:bookmarkStart w:id="14" w:name="_Toc241703312"/>
      <w:r>
        <w:t>Out of Scope</w:t>
      </w:r>
      <w:bookmarkEnd w:id="14"/>
    </w:p>
    <w:p w14:paraId="7BBA4A72" w14:textId="77777777" w:rsidR="6E3CE5E4" w:rsidRDefault="6E3CE5E4" w:rsidP="6E3CE5E4">
      <w:pPr>
        <w:spacing w:after="120"/>
        <w:rPr>
          <w:rFonts w:eastAsiaTheme="minorEastAsia"/>
        </w:rPr>
      </w:pPr>
      <w:r>
        <w:rPr>
          <w:rFonts w:eastAsiaTheme="minorEastAsia"/>
        </w:rPr>
        <w:t>The following are explicitly excluded from the CivicConnect v1 commitment. They are not required to demonstrate the business problem is solved and each carries schedule, cost, security or integration risk disproportionate to its value within the project's constraints.</w:t>
      </w:r>
    </w:p>
    <w:p w14:paraId="34C6F00D"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Automated multi-channel intake (WhatsApp, email parsing) - all requests enter through a single controlled web form.</w:t>
      </w:r>
    </w:p>
    <w:p w14:paraId="4EF3E748"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Native mobile applications (iOS/Android) - a responsive web interface only.</w:t>
      </w:r>
    </w:p>
    <w:p w14:paraId="7DFC96B6"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Payment processing or billing functionality.</w:t>
      </w:r>
    </w:p>
    <w:p w14:paraId="5E2EB0FD"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Multi-organization / multi-tenant support.</w:t>
      </w:r>
    </w:p>
    <w:p w14:paraId="4048B0E7"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Real-time chat/messaging between requester and staff.</w:t>
      </w:r>
    </w:p>
    <w:p w14:paraId="3FB76356"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Automated SMS/push notifications (in-app status feedback only, see FR-004).</w:t>
      </w:r>
    </w:p>
    <w:p w14:paraId="796AB6C7"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Predictive analytics or business intelligence dashboards.</w:t>
      </w:r>
    </w:p>
    <w:p w14:paraId="0DF2D6A6"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A public API for third-party integration.</w:t>
      </w:r>
    </w:p>
    <w:p w14:paraId="38215694"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Multi-language/localisation support.</w:t>
      </w:r>
    </w:p>
    <w:p w14:paraId="72032F0C" w14:textId="77777777" w:rsidR="6E3CE5E4" w:rsidRDefault="6E3CE5E4" w:rsidP="6E3CE5E4">
      <w:pPr>
        <w:pStyle w:val="Heading2"/>
      </w:pPr>
      <w:bookmarkStart w:id="15" w:name="_Toc241703313"/>
      <w:r>
        <w:t>Deferred / Future Scope</w:t>
      </w:r>
      <w:bookmarkEnd w:id="15"/>
    </w:p>
    <w:p w14:paraId="7F30E3E7" w14:textId="77777777" w:rsidR="6E3CE5E4" w:rsidRDefault="6E3CE5E4" w:rsidP="6E3CE5E4">
      <w:pPr>
        <w:spacing w:after="120"/>
        <w:rPr>
          <w:rFonts w:eastAsiaTheme="minorEastAsia"/>
        </w:rPr>
      </w:pPr>
      <w:r>
        <w:rPr>
          <w:rFonts w:eastAsiaTheme="minorEastAsia"/>
        </w:rPr>
        <w:t>These items are recognised as valuable but are deliberately deferred because the evidence needed to commit to them (cost data, platform research, or downstream design decisions) is not yet available. They may be reconsidered through formal change control (Master Brief, Section 14) once that evidence exists.</w:t>
      </w:r>
    </w:p>
    <w:p w14:paraId="11A42190"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SMS/email notification channel, once a low-cost provider and its limits have been evaluated.</w:t>
      </w:r>
    </w:p>
    <w:p w14:paraId="60A8428A"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Exportable/advanced reporting for management, once core reporting needs are validated with users.</w:t>
      </w:r>
    </w:p>
    <w:p w14:paraId="320D8EF0"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Attachment hardening - file-size limits and virus/malware scanning.</w:t>
      </w:r>
    </w:p>
    <w:p w14:paraId="4D3148C1"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Automated escalation workflow for overdue requests.</w:t>
      </w:r>
    </w:p>
    <w:p w14:paraId="76C0FD76"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Single sign-on (SSO) or self-service password reset.</w:t>
      </w:r>
    </w:p>
    <w:p w14:paraId="64C8808A"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Migration of historical data from existing spreadsheets/email records.</w:t>
      </w:r>
    </w:p>
    <w:p w14:paraId="7AF824E4" w14:textId="77777777" w:rsidR="6E3CE5E4" w:rsidRDefault="6E3CE5E4" w:rsidP="6E3CE5E4">
      <w:pPr>
        <w:pStyle w:val="Heading2"/>
      </w:pPr>
      <w:bookmarkStart w:id="16" w:name="_Toc241703314"/>
      <w:r>
        <w:lastRenderedPageBreak/>
        <w:t>Defended Exclusion: Automated Multi-Channel Intake</w:t>
      </w:r>
      <w:bookmarkEnd w:id="16"/>
    </w:p>
    <w:p w14:paraId="1CAC3B36" w14:textId="77777777" w:rsidR="6E3CE5E4" w:rsidRDefault="6E3CE5E4" w:rsidP="6E3CE5E4">
      <w:pPr>
        <w:spacing w:after="120"/>
        <w:rPr>
          <w:rFonts w:eastAsiaTheme="minorEastAsia"/>
          <w:b/>
          <w:bCs/>
        </w:rPr>
      </w:pPr>
      <w:r>
        <w:rPr>
          <w:rFonts w:eastAsiaTheme="minorEastAsia"/>
          <w:b/>
          <w:bCs/>
        </w:rPr>
        <w:t>Exclusion: automated ingestion of requests from WhatsApp, email or telephone into CivicConnect is deliberately excluded from v1, all channels are consolidated into one controlled web-based intake point instead.</w:t>
      </w:r>
    </w:p>
    <w:p w14:paraId="16684E2D" w14:textId="77777777" w:rsidR="6E3CE5E4" w:rsidRDefault="6E3CE5E4" w:rsidP="6E3CE5E4">
      <w:pPr>
        <w:spacing w:after="120"/>
        <w:rPr>
          <w:rFonts w:eastAsiaTheme="minorEastAsia"/>
        </w:rPr>
      </w:pPr>
      <w:r>
        <w:rPr>
          <w:rFonts w:eastAsiaTheme="minorEastAsia"/>
        </w:rPr>
        <w:t xml:space="preserve">Rationale: each additional channel introduces a third-party API dependency (e.g. WhatsApp Business API approval and cost), unstructured-message parsing risk (accuracy of extracting category, location and description), and a wider security surface for handling externally-sourced personal data. None of these are necessary to resolve the root business problem - duplication, lost visibility and weak accountability - which is solved as soon as every request, regardless of its origin, is logged once into a single controlled record.</w:t>
      </w:r>
    </w:p>
    <w:p w14:paraId="3A8BD9BB" w14:textId="77777777" w:rsidR="6E3CE5E4" w:rsidRDefault="6E3CE5E4" w:rsidP="6E3CE5E4">
      <w:pPr>
        <w:spacing w:after="120"/>
        <w:rPr>
          <w:rFonts w:eastAsiaTheme="minorEastAsia"/>
        </w:rPr>
      </w:pPr>
      <w:r>
        <w:rPr>
          <w:rFonts w:eastAsiaTheme="minorEastAsia"/>
        </w:rPr>
        <w:t xml:space="preserve">Ripple effects avoided by excluding it: schedule risk from external API approval delays and an unfamiliar integration's learning curve, recurring cost from message-platform tiers, additional security review for storing third-party message content and additional test surface for channel-specific failure modes. This is consistent with the Master Brief's scope-discipline principle that "a smaller, controlled, high-quality solution may demonstrate stronger Software Engineering than a larger unfinished solution."</w:t>
      </w:r>
    </w:p>
    <w:p w14:paraId="222CBC6B" w14:textId="77777777" w:rsidR="005F3D42" w:rsidRDefault="6E3CE5E4" w:rsidP="002B4ECC">
      <w:pPr>
        <w:pStyle w:val="Heading1"/>
      </w:pPr>
      <w:bookmarkStart w:id="17" w:name="_Toc241703315"/>
      <w:r>
        <w:t>Requirements &amp; Acceptance Criteria</w:t>
      </w:r>
      <w:bookmarkEnd w:id="17"/>
    </w:p>
    <w:p w14:paraId="29451469" w14:textId="77777777" w:rsidR="002B4ECC" w:rsidRPr="002B4ECC" w:rsidRDefault="6E3CE5E4" w:rsidP="6E3CE5E4">
      <w:pPr>
        <w:spacing w:after="120"/>
      </w:pPr>
      <w:r>
        <w:rPr>
          <w:rFonts w:eastAsiaTheme="minorEastAsia"/>
        </w:rPr>
        <w:t>Requirements are derived directly from the Minimum Business Capabilities (Master Brief, Section 3) and the Scope Baseline above. Each functional requirement carries a unique ID, a source, a MoSCoW priority and testable acceptance criteria so it can be carried into the Initial RTM without rework. Priorities follow MoSCoW (Must / Should / Could / Won't-this-round).</w:t>
      </w:r>
    </w:p>
    <w:p w14:paraId="5A2CDB2E" w14:textId="77777777" w:rsidR="6E3CE5E4" w:rsidRDefault="6E3CE5E4" w:rsidP="6E3CE5E4">
      <w:pPr>
        <w:pStyle w:val="Heading2"/>
      </w:pPr>
      <w:bookmarkStart w:id="18" w:name="_Toc241703316"/>
      <w:r>
        <w:t xml:space="preserve">Functional Requirements(FR)</w:t>
      </w:r>
      <w:bookmarkEnd w:id="18"/>
    </w:p>
    <w:tbl>
      <w:tblPr>
        <w:tblW w:w="0" w:type="auto"/>
        <w:tblLook w:val="04A0" w:firstRow="1" w:lastRow="0" w:firstColumn="1" w:lastColumn="0" w:noHBand="0" w:noVBand="1"/>
      </w:tblPr>
      <w:tblGrid>
        <w:gridCol w:w="535"/>
        <w:gridCol w:w="3489"/>
        <w:gridCol w:w="1276"/>
        <w:gridCol w:w="851"/>
        <w:gridCol w:w="2698"/>
      </w:tblGrid>
      <w:tr w:rsidR="00335C5D" w14:paraId="2C891454"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05E16827" w14:textId="77777777" w:rsidR="00335C5D" w:rsidRPr="00335C5D" w:rsidRDefault="00335C5D"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ID</w:t>
            </w:r>
          </w:p>
        </w:tc>
        <w:tc>
          <w:tcPr>
            <w:tcW w:w="3424"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33655DFC" w14:textId="77777777" w:rsidR="00335C5D" w:rsidRPr="00335C5D" w:rsidRDefault="00335C5D"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Requirement</w:t>
            </w:r>
          </w:p>
        </w:tc>
        <w:tc>
          <w:tcPr>
            <w:tcW w:w="1276"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52D360C4" w14:textId="77777777" w:rsidR="00335C5D" w:rsidRPr="00335C5D" w:rsidRDefault="00335C5D"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Source</w:t>
            </w:r>
          </w:p>
        </w:tc>
        <w:tc>
          <w:tcPr>
            <w:tcW w:w="851"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12341F57" w14:textId="77777777" w:rsidR="00335C5D" w:rsidRPr="00335C5D" w:rsidRDefault="00335C5D"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Priority</w:t>
            </w:r>
          </w:p>
        </w:tc>
        <w:tc>
          <w:tcPr>
            <w:tcW w:w="2698"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74A301CD" w14:textId="77777777" w:rsidR="00335C5D" w:rsidRPr="00335C5D" w:rsidRDefault="00335C5D"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Acceptance Criteria</w:t>
            </w:r>
          </w:p>
        </w:tc>
      </w:tr>
      <w:tr w:rsidR="00335C5D" w14:paraId="26AA3616"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1DDA1ED" w14:textId="77777777" w:rsidR="00335C5D" w:rsidRPr="00335C5D" w:rsidRDefault="00335C5D" w:rsidP="6E3CE5E4">
            <w:pPr>
              <w:spacing w:after="0"/>
              <w:rPr>
                <w:rFonts w:eastAsiaTheme="minorEastAsia"/>
                <w:sz w:val="18"/>
                <w:szCs w:val="18"/>
              </w:rPr>
            </w:pPr>
            <w:r>
              <w:rPr>
                <w:rFonts w:eastAsiaTheme="minorEastAsia"/>
                <w:sz w:val="18"/>
                <w:szCs w:val="18"/>
              </w:rPr>
              <w:t>FR-001</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E99B88B" w14:textId="77777777" w:rsidR="00335C5D" w:rsidRPr="00335C5D" w:rsidRDefault="00335C5D" w:rsidP="6E3CE5E4">
            <w:pPr>
              <w:spacing w:after="0"/>
              <w:rPr>
                <w:rFonts w:eastAsiaTheme="minorEastAsia"/>
                <w:sz w:val="18"/>
                <w:szCs w:val="18"/>
              </w:rPr>
            </w:pPr>
            <w:r>
              <w:rPr>
                <w:rFonts w:eastAsiaTheme="minorEastAsia"/>
                <w:sz w:val="18"/>
                <w:szCs w:val="18"/>
              </w:rPr>
              <w:t>Requester submits a new service request (category, description, location, optional attachment).</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A499637" w14:textId="77777777" w:rsidR="00335C5D" w:rsidRPr="00335C5D" w:rsidRDefault="00335C5D" w:rsidP="6E3CE5E4">
            <w:pPr>
              <w:spacing w:after="0"/>
              <w:rPr>
                <w:rFonts w:eastAsiaTheme="minorEastAsia"/>
                <w:sz w:val="18"/>
                <w:szCs w:val="18"/>
              </w:rPr>
            </w:pPr>
            <w:r>
              <w:rPr>
                <w:rFonts w:eastAsiaTheme="minorEastAsia"/>
                <w:sz w:val="18"/>
                <w:szCs w:val="18"/>
              </w:rPr>
              <w:t>Requester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414C77E"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C36355E" w14:textId="77777777" w:rsidR="00335C5D" w:rsidRPr="00335C5D" w:rsidRDefault="00335C5D" w:rsidP="6E3CE5E4">
            <w:pPr>
              <w:spacing w:after="0"/>
              <w:rPr>
                <w:rFonts w:eastAsiaTheme="minorEastAsia"/>
                <w:sz w:val="18"/>
                <w:szCs w:val="18"/>
              </w:rPr>
            </w:pPr>
            <w:r>
              <w:rPr>
                <w:rFonts w:eastAsiaTheme="minorEastAsia"/>
                <w:sz w:val="18"/>
                <w:szCs w:val="18"/>
              </w:rPr>
              <w:t>Given a logged-in requester, when a request is submitted with all required fields, then the system creates it with a unique reference number, status "New" and a timestamp, and confirms submission on-screen.</w:t>
            </w:r>
          </w:p>
        </w:tc>
      </w:tr>
      <w:tr w:rsidR="00335C5D" w14:paraId="7E7FBBA8"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E9A2C9"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FR-002</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16ED16"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 xml:space="preserve">Requester views the current status of a specific request.</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A922668"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Requester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3D82D36"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74B4AC1"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 xml:space="preserve">Given a requester opens "My Requests" and selects a request, then current status, last-updated time and any staff-visible comments are displayed.</w:t>
            </w:r>
          </w:p>
        </w:tc>
      </w:tr>
      <w:tr w:rsidR="00335C5D" w14:paraId="6976EF10"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54F0B4E" w14:textId="77777777" w:rsidR="00335C5D" w:rsidRPr="00335C5D" w:rsidRDefault="00335C5D" w:rsidP="6E3CE5E4">
            <w:pPr>
              <w:spacing w:after="0"/>
              <w:rPr>
                <w:rFonts w:eastAsiaTheme="minorEastAsia"/>
                <w:sz w:val="18"/>
                <w:szCs w:val="18"/>
              </w:rPr>
            </w:pPr>
            <w:r>
              <w:rPr>
                <w:rFonts w:eastAsiaTheme="minorEastAsia"/>
                <w:sz w:val="18"/>
                <w:szCs w:val="18"/>
              </w:rPr>
              <w:lastRenderedPageBreak/>
              <w:t>FR-003</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47158C5" w14:textId="77777777" w:rsidR="00335C5D" w:rsidRPr="00335C5D" w:rsidRDefault="00335C5D" w:rsidP="6E3CE5E4">
            <w:pPr>
              <w:spacing w:after="0"/>
              <w:rPr>
                <w:rFonts w:eastAsiaTheme="minorEastAsia"/>
                <w:sz w:val="18"/>
                <w:szCs w:val="18"/>
              </w:rPr>
            </w:pPr>
            <w:r>
              <w:rPr>
                <w:rFonts w:eastAsiaTheme="minorEastAsia"/>
                <w:sz w:val="18"/>
                <w:szCs w:val="18"/>
              </w:rPr>
              <w:t>Requester views a history/list of previously submitted requests.</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B676890" w14:textId="77777777" w:rsidR="00335C5D" w:rsidRPr="00335C5D" w:rsidRDefault="00335C5D" w:rsidP="6E3CE5E4">
            <w:pPr>
              <w:spacing w:after="0"/>
              <w:rPr>
                <w:rFonts w:eastAsiaTheme="minorEastAsia"/>
                <w:sz w:val="18"/>
                <w:szCs w:val="18"/>
              </w:rPr>
            </w:pPr>
            <w:r>
              <w:rPr>
                <w:rFonts w:eastAsiaTheme="minorEastAsia"/>
                <w:sz w:val="18"/>
                <w:szCs w:val="18"/>
              </w:rPr>
              <w:t>Requester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92344D6"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914AE7E" w14:textId="77777777" w:rsidR="00335C5D" w:rsidRPr="00335C5D" w:rsidRDefault="00335C5D" w:rsidP="6E3CE5E4">
            <w:pPr>
              <w:spacing w:after="0"/>
              <w:rPr>
                <w:rFonts w:eastAsiaTheme="minorEastAsia"/>
                <w:sz w:val="18"/>
                <w:szCs w:val="18"/>
              </w:rPr>
            </w:pPr>
            <w:r>
              <w:rPr>
                <w:rFonts w:eastAsiaTheme="minorEastAsia"/>
                <w:sz w:val="18"/>
                <w:szCs w:val="18"/>
              </w:rPr>
              <w:t>Given a requester views their request list, then only their own requests are shown, sorted by date submitted (most recent first).</w:t>
            </w:r>
          </w:p>
        </w:tc>
      </w:tr>
      <w:tr w:rsidR="00335C5D" w14:paraId="30AC7AE7"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BE2A1B"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FR-004</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46219DD" w14:textId="77777777" w:rsidR="00F944AF" w:rsidRDefault="00000000">
            <w:pPr>
              <w:spacing w:after="0"/>
              <w:rPr>
                <w:rFonts w:eastAsiaTheme="minorEastAsia"/>
                <w:color w:val="000000" w:themeColor="text1"/>
                <w:sz w:val="18"/>
                <w:szCs w:val="18"/>
              </w:rPr>
            </w:pPr>
            <w:r>
              <w:rPr>
                <w:rFonts w:eastAsiaTheme="minorEastAsia"/>
                <w:color w:val="000000" w:themeColor="text1"/>
                <w:sz w:val="18"/>
                <w:szCs w:val="18"/>
              </w:rPr>
              <w:t>System gives the requester feedback when status changes (Assigned, In Progress, Resolved, Closed or Rejected).</w:t>
            </w:r>
          </w:p>
          <w:p w14:paraId="6286F4C5" w14:textId="77777777" w:rsidR="00F944AF" w:rsidRDefault="00000000">
            <w:pPr>
              <w:spacing w:after="0"/>
              <w:rPr>
                <w:rFonts w:eastAsiaTheme="minorEastAsia"/>
                <w:color w:val="000000" w:themeColor="text1"/>
                <w:sz w:val="18"/>
                <w:szCs w:val="18"/>
              </w:rPr>
            </w:pPr>
            <w:r>
              <w:rPr>
                <w:rFonts w:eastAsiaTheme="minorEastAsia"/>
                <w:i/>
                <w:iCs/>
                <w:color w:val="000000" w:themeColor="text1"/>
                <w:sz w:val="18"/>
                <w:szCs w:val="18"/>
              </w:rPr>
              <w:t>CR-005. Was: "(accepted/rejected/updated/completed)".</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E692053"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Requester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20A0C88"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Should</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68FAB53"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Given staff change a request's status, then the requester sees the updated status and any resolution note the next time they view the request or an in-app indicator.</w:t>
            </w:r>
          </w:p>
        </w:tc>
      </w:tr>
      <w:tr w:rsidR="00335C5D" w14:paraId="6C2FCEFD"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3F3AB09" w14:textId="77777777" w:rsidR="00335C5D" w:rsidRPr="00335C5D" w:rsidRDefault="00335C5D" w:rsidP="6E3CE5E4">
            <w:pPr>
              <w:spacing w:after="0"/>
              <w:rPr>
                <w:rFonts w:eastAsiaTheme="minorEastAsia"/>
                <w:sz w:val="18"/>
                <w:szCs w:val="18"/>
              </w:rPr>
            </w:pPr>
            <w:r>
              <w:rPr>
                <w:rFonts w:eastAsiaTheme="minorEastAsia"/>
                <w:sz w:val="18"/>
                <w:szCs w:val="18"/>
              </w:rPr>
              <w:t>FR-005</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5F55E2D" w14:textId="77777777" w:rsidR="00F944AF" w:rsidRDefault="00000000">
            <w:pPr>
              <w:spacing w:after="0"/>
              <w:rPr>
                <w:rFonts w:eastAsiaTheme="minorEastAsia"/>
                <w:sz w:val="18"/>
                <w:szCs w:val="18"/>
              </w:rPr>
            </w:pPr>
            <w:r>
              <w:rPr>
                <w:rFonts w:eastAsiaTheme="minorEastAsia"/>
                <w:sz w:val="18"/>
                <w:szCs w:val="18"/>
              </w:rPr>
              <w:t>Staff view requests in the categories assigned to them by Management.</w:t>
            </w:r>
          </w:p>
          <w:p w14:paraId="012A9907" w14:textId="77777777" w:rsidR="00F944AF" w:rsidRDefault="00000000">
            <w:pPr>
              <w:spacing w:after="0"/>
              <w:rPr>
                <w:rFonts w:eastAsiaTheme="minorEastAsia"/>
                <w:sz w:val="18"/>
                <w:szCs w:val="18"/>
              </w:rPr>
            </w:pPr>
            <w:r>
              <w:rPr>
                <w:rFonts w:eastAsiaTheme="minorEastAsia"/>
                <w:i/>
                <w:iCs/>
                <w:sz w:val="18"/>
                <w:szCs w:val="18"/>
              </w:rPr>
              <w:t>CR-002. Was: "Staff view requests within their authorised scope."</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A3D4941" w14:textId="77777777" w:rsidR="00335C5D" w:rsidRPr="00335C5D" w:rsidRDefault="00335C5D" w:rsidP="6E3CE5E4">
            <w:pPr>
              <w:spacing w:after="0"/>
              <w:rPr>
                <w:rFonts w:eastAsiaTheme="minorEastAsia"/>
                <w:sz w:val="18"/>
                <w:szCs w:val="18"/>
              </w:rPr>
            </w:pPr>
            <w:r>
              <w:rPr>
                <w:rFonts w:eastAsiaTheme="minorEastAsia"/>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C3026CA"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E4D196E" w14:textId="77777777" w:rsidR="00F944AF" w:rsidRDefault="00000000">
            <w:pPr>
              <w:spacing w:after="0"/>
              <w:rPr>
                <w:rFonts w:eastAsiaTheme="minorEastAsia"/>
                <w:sz w:val="18"/>
                <w:szCs w:val="18"/>
              </w:rPr>
            </w:pPr>
            <w:r>
              <w:rPr>
                <w:rFonts w:eastAsiaTheme="minorEastAsia"/>
                <w:sz w:val="18"/>
                <w:szCs w:val="18"/>
              </w:rPr>
              <w:t xml:space="preserve">Given a staff member logs in, then only requests in the categories assigned to them by Management are listed; other requests are not visible and cannot be opened through the API.</w:t>
            </w:r>
          </w:p>
          <w:p w14:paraId="4ED56927" w14:textId="77777777" w:rsidR="00F944AF" w:rsidRDefault="00000000">
            <w:pPr>
              <w:spacing w:after="0"/>
              <w:rPr>
                <w:rFonts w:eastAsiaTheme="minorEastAsia"/>
                <w:sz w:val="18"/>
                <w:szCs w:val="18"/>
              </w:rPr>
            </w:pPr>
            <w:r>
              <w:rPr>
                <w:rFonts w:eastAsiaTheme="minorEastAsia"/>
                <w:i/>
                <w:iCs/>
                <w:sz w:val="18"/>
                <w:szCs w:val="18"/>
              </w:rPr>
              <w:t>CR-002. Was: "...only requests within their assigned category/permission scope are listed, other requests are not visible."</w:t>
            </w:r>
          </w:p>
        </w:tc>
      </w:tr>
      <w:tr w:rsidR="00335C5D" w14:paraId="528AE198"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124A73E"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FR-006</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6309537"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search, filter and sort requests.</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D958D1"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D311646"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F307F28"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Given a staff member applies a status/category/date filter or sort, then the list updates to match the criteria within 2 seconds under normal load.</w:t>
            </w:r>
          </w:p>
        </w:tc>
      </w:tr>
      <w:tr w:rsidR="00335C5D" w14:paraId="101B8F65"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4FD69AC" w14:textId="77777777" w:rsidR="00335C5D" w:rsidRPr="00335C5D" w:rsidRDefault="00335C5D" w:rsidP="6E3CE5E4">
            <w:pPr>
              <w:spacing w:after="0"/>
              <w:rPr>
                <w:rFonts w:eastAsiaTheme="minorEastAsia"/>
                <w:sz w:val="18"/>
                <w:szCs w:val="18"/>
              </w:rPr>
            </w:pPr>
            <w:r>
              <w:rPr>
                <w:rFonts w:eastAsiaTheme="minorEastAsia"/>
                <w:sz w:val="18"/>
                <w:szCs w:val="18"/>
              </w:rPr>
              <w:t>FR-007</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8CBC313" w14:textId="77777777" w:rsidR="00335C5D" w:rsidRPr="00335C5D" w:rsidRDefault="00335C5D" w:rsidP="6E3CE5E4">
            <w:pPr>
              <w:spacing w:after="0"/>
              <w:rPr>
                <w:rFonts w:eastAsiaTheme="minorEastAsia"/>
                <w:sz w:val="18"/>
                <w:szCs w:val="18"/>
              </w:rPr>
            </w:pPr>
            <w:r>
              <w:rPr>
                <w:rFonts w:eastAsiaTheme="minorEastAsia"/>
                <w:sz w:val="18"/>
                <w:szCs w:val="18"/>
              </w:rPr>
              <w:t>Staff view full request detail, including audit history.</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C0796B4" w14:textId="77777777" w:rsidR="00335C5D" w:rsidRPr="00335C5D" w:rsidRDefault="00335C5D" w:rsidP="6E3CE5E4">
            <w:pPr>
              <w:spacing w:after="0"/>
              <w:rPr>
                <w:rFonts w:eastAsiaTheme="minorEastAsia"/>
                <w:sz w:val="18"/>
                <w:szCs w:val="18"/>
              </w:rPr>
            </w:pPr>
            <w:r>
              <w:rPr>
                <w:rFonts w:eastAsiaTheme="minorEastAsia"/>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A2D5953"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C88824" w14:textId="77777777" w:rsidR="00335C5D" w:rsidRPr="00335C5D" w:rsidRDefault="00335C5D" w:rsidP="6E3CE5E4">
            <w:pPr>
              <w:spacing w:after="0"/>
              <w:rPr>
                <w:rFonts w:eastAsiaTheme="minorEastAsia"/>
                <w:sz w:val="18"/>
                <w:szCs w:val="18"/>
              </w:rPr>
            </w:pPr>
            <w:r>
              <w:rPr>
                <w:rFonts w:eastAsiaTheme="minorEastAsia"/>
                <w:sz w:val="18"/>
                <w:szCs w:val="18"/>
              </w:rPr>
              <w:t>Given a staff member opens a request, then all submitted fields and a historical log of prior actions are displayed.</w:t>
            </w:r>
          </w:p>
        </w:tc>
      </w:tr>
      <w:tr w:rsidR="00335C5D" w14:paraId="3BFD49D4"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C58BFA8"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FR-008</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3BD38B8"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assign or accept responsibility for a request.</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D35B685"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A7F7B1"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6D5FFF0" w14:textId="77777777" w:rsidR="00F944AF" w:rsidRDefault="00000000">
            <w:pPr>
              <w:spacing w:after="0"/>
              <w:rPr>
                <w:rFonts w:eastAsiaTheme="minorEastAsia"/>
                <w:color w:val="000000" w:themeColor="text1"/>
                <w:sz w:val="18"/>
                <w:szCs w:val="18"/>
              </w:rPr>
            </w:pPr>
            <w:r>
              <w:rPr>
                <w:sz w:val="18"/>
                <w:szCs w:val="18"/>
              </w:rPr>
              <w:t>Given an unassigned request within scope, when a staff member accepts it, then the request is marked assigned to that staff member with a timestamp.</w:t>
            </w:r>
          </w:p>
          <w:p w14:paraId="3AC894B2" w14:textId="77777777" w:rsidR="00F944AF" w:rsidRDefault="00000000">
            <w:pPr>
              <w:spacing w:after="0"/>
              <w:rPr>
                <w:rFonts w:eastAsiaTheme="minorEastAsia"/>
                <w:color w:val="000000" w:themeColor="text1"/>
                <w:sz w:val="18"/>
                <w:szCs w:val="18"/>
              </w:rPr>
            </w:pPr>
            <w:r>
              <w:rPr>
                <w:sz w:val="18"/>
                <w:szCs w:val="18"/>
              </w:rPr>
              <w:t>Given two handlers attempt to accept the same unassigned request at the same time, then exactly one succeeds and the other receives a message that the request is already assigned. (Added by CR-007.)</w:t>
            </w:r>
          </w:p>
        </w:tc>
      </w:tr>
      <w:tr w:rsidR="00335C5D" w14:paraId="01625D88"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F0629B2" w14:textId="77777777" w:rsidR="00335C5D" w:rsidRPr="00335C5D" w:rsidRDefault="00335C5D" w:rsidP="6E3CE5E4">
            <w:pPr>
              <w:spacing w:after="0"/>
              <w:rPr>
                <w:rFonts w:eastAsiaTheme="minorEastAsia"/>
                <w:sz w:val="18"/>
                <w:szCs w:val="18"/>
              </w:rPr>
            </w:pPr>
            <w:r>
              <w:rPr>
                <w:rFonts w:eastAsiaTheme="minorEastAsia"/>
                <w:sz w:val="18"/>
                <w:szCs w:val="18"/>
              </w:rPr>
              <w:t>FR-009</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A7A9025" w14:textId="77777777" w:rsidR="00335C5D" w:rsidRPr="00335C5D" w:rsidRDefault="00335C5D" w:rsidP="6E3CE5E4">
            <w:pPr>
              <w:spacing w:after="0"/>
              <w:rPr>
                <w:rFonts w:eastAsiaTheme="minorEastAsia"/>
                <w:sz w:val="18"/>
                <w:szCs w:val="18"/>
              </w:rPr>
            </w:pPr>
            <w:r>
              <w:rPr>
                <w:rFonts w:eastAsiaTheme="minorEastAsia"/>
                <w:sz w:val="18"/>
                <w:szCs w:val="18"/>
              </w:rPr>
              <w:t>Staff update request status through controlled transitions.</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AF8A64C" w14:textId="77777777" w:rsidR="00335C5D" w:rsidRPr="00335C5D" w:rsidRDefault="00335C5D" w:rsidP="6E3CE5E4">
            <w:pPr>
              <w:spacing w:after="0"/>
              <w:rPr>
                <w:rFonts w:eastAsiaTheme="minorEastAsia"/>
                <w:sz w:val="18"/>
                <w:szCs w:val="18"/>
              </w:rPr>
            </w:pPr>
            <w:r>
              <w:rPr>
                <w:rFonts w:eastAsiaTheme="minorEastAsia"/>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01076B1"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2A65046" w14:textId="77777777" w:rsidR="00335C5D" w:rsidRPr="00335C5D" w:rsidRDefault="00335C5D" w:rsidP="6E3CE5E4">
            <w:pPr>
              <w:spacing w:after="0"/>
              <w:rPr>
                <w:rFonts w:eastAsiaTheme="minorEastAsia"/>
                <w:sz w:val="18"/>
                <w:szCs w:val="18"/>
              </w:rPr>
            </w:pPr>
            <w:r>
              <w:rPr>
                <w:rFonts w:eastAsiaTheme="minorEastAsia"/>
                <w:sz w:val="18"/>
                <w:szCs w:val="18"/>
              </w:rPr>
              <w:t xml:space="preserve">Given a defined status state machine (New - Assigned - In Progress - Resolved - Closed; New/Assigned - Rejected), an attempted transition outside </w:t>
              <w:lastRenderedPageBreak/>
              <w:t>this set is rejected with an explanatory message.</w:t>
            </w:r>
          </w:p>
        </w:tc>
      </w:tr>
      <w:tr w:rsidR="00335C5D" w14:paraId="4B8BD2B1"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5AAE48D"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FR-010</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80ECD43"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record comments/resolution notes against a request.</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E5790D"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061CF5A"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35C6B43"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Given a staff member adds a comment, then it is stored with author and timestamp and cannot subsequently be edited or deleted (append-only).</w:t>
            </w:r>
          </w:p>
        </w:tc>
      </w:tr>
      <w:tr w:rsidR="00335C5D" w14:paraId="7C6E05BE"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E1EA0FF" w14:textId="77777777" w:rsidR="00335C5D" w:rsidRPr="00335C5D" w:rsidRDefault="00335C5D" w:rsidP="6E3CE5E4">
            <w:pPr>
              <w:spacing w:after="0"/>
              <w:rPr>
                <w:rFonts w:eastAsiaTheme="minorEastAsia"/>
                <w:sz w:val="18"/>
                <w:szCs w:val="18"/>
              </w:rPr>
            </w:pPr>
            <w:r>
              <w:rPr>
                <w:rFonts w:eastAsiaTheme="minorEastAsia"/>
                <w:sz w:val="18"/>
                <w:szCs w:val="18"/>
              </w:rPr>
              <w:t>FR-011</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134888" w14:textId="77777777" w:rsidR="00335C5D" w:rsidRPr="00335C5D" w:rsidRDefault="00335C5D" w:rsidP="6E3CE5E4">
            <w:pPr>
              <w:spacing w:after="0"/>
              <w:rPr>
                <w:rFonts w:eastAsiaTheme="minorEastAsia"/>
                <w:sz w:val="18"/>
                <w:szCs w:val="18"/>
              </w:rPr>
            </w:pPr>
            <w:r>
              <w:rPr>
                <w:rFonts w:eastAsiaTheme="minorEastAsia"/>
                <w:sz w:val="18"/>
                <w:szCs w:val="18"/>
              </w:rPr>
              <w:t>Staff resolve or close authorised requests.</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6D2407A" w14:textId="77777777" w:rsidR="00335C5D" w:rsidRPr="00335C5D" w:rsidRDefault="00335C5D" w:rsidP="6E3CE5E4">
            <w:pPr>
              <w:spacing w:after="0"/>
              <w:rPr>
                <w:rFonts w:eastAsiaTheme="minorEastAsia"/>
                <w:sz w:val="18"/>
                <w:szCs w:val="18"/>
              </w:rPr>
            </w:pPr>
            <w:r>
              <w:rPr>
                <w:rFonts w:eastAsiaTheme="minorEastAsia"/>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B007591"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BAB0F12" w14:textId="77777777" w:rsidR="00335C5D" w:rsidRPr="00335C5D" w:rsidRDefault="00335C5D" w:rsidP="6E3CE5E4">
            <w:pPr>
              <w:spacing w:after="0"/>
              <w:rPr>
                <w:rFonts w:eastAsiaTheme="minorEastAsia"/>
                <w:sz w:val="18"/>
                <w:szCs w:val="18"/>
              </w:rPr>
            </w:pPr>
            <w:r>
              <w:rPr>
                <w:rFonts w:eastAsiaTheme="minorEastAsia"/>
                <w:sz w:val="18"/>
                <w:szCs w:val="18"/>
              </w:rPr>
              <w:t>Given a staff member with close permission, when they close a request, then it becomes read-only and no further status changes are accepted.</w:t>
            </w:r>
          </w:p>
        </w:tc>
      </w:tr>
      <w:tr w:rsidR="00335C5D" w14:paraId="6EDFBCBB"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3DF52EB"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FR-012</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97CD5D1"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Management view aggregate service activity.</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5238199"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Management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E2FC025"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Should</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8EB250F" w14:textId="77777777" w:rsidR="00F944AF" w:rsidRDefault="00000000">
            <w:pPr>
              <w:spacing w:after="0"/>
              <w:rPr>
                <w:rFonts w:eastAsiaTheme="minorEastAsia"/>
                <w:color w:val="000000" w:themeColor="text1"/>
                <w:sz w:val="18"/>
                <w:szCs w:val="18"/>
              </w:rPr>
            </w:pPr>
            <w:r>
              <w:rPr>
                <w:rFonts w:eastAsiaTheme="minorEastAsia"/>
                <w:color w:val="000000" w:themeColor="text1"/>
                <w:sz w:val="18"/>
                <w:szCs w:val="18"/>
              </w:rPr>
              <w:t>Given a management user opens the activity view, then counts of open, overdue, resolved and closed requests are displayed, current as of the last refresh.</w:t>
            </w:r>
          </w:p>
          <w:p w14:paraId="0FF96D38" w14:textId="77777777" w:rsidR="00F944AF" w:rsidRDefault="00000000">
            <w:pPr>
              <w:spacing w:after="0"/>
              <w:rPr>
                <w:rFonts w:eastAsiaTheme="minorEastAsia"/>
                <w:color w:val="000000" w:themeColor="text1"/>
                <w:sz w:val="18"/>
                <w:szCs w:val="18"/>
              </w:rPr>
            </w:pPr>
            <w:r>
              <w:rPr>
                <w:rFonts w:eastAsiaTheme="minorEastAsia"/>
                <w:color w:val="000000" w:themeColor="text1"/>
                <w:sz w:val="18"/>
                <w:szCs w:val="18"/>
              </w:rPr>
              <w:t>A request is overdue when it is not Resolved, Closed or Rejected within 7 calendar days of its CreatedAt date. (Added by CR-004.)</w:t>
            </w:r>
          </w:p>
        </w:tc>
      </w:tr>
      <w:tr w:rsidR="00335C5D" w14:paraId="6CF41CAE"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8584567" w14:textId="77777777" w:rsidR="00335C5D" w:rsidRPr="00335C5D" w:rsidRDefault="00335C5D" w:rsidP="6E3CE5E4">
            <w:pPr>
              <w:spacing w:after="0"/>
              <w:rPr>
                <w:rFonts w:eastAsiaTheme="minorEastAsia"/>
                <w:sz w:val="18"/>
                <w:szCs w:val="18"/>
              </w:rPr>
            </w:pPr>
            <w:r>
              <w:rPr>
                <w:rFonts w:eastAsiaTheme="minorEastAsia"/>
                <w:sz w:val="18"/>
                <w:szCs w:val="18"/>
              </w:rPr>
              <w:t>FR-013</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D6B3073" w14:textId="77777777" w:rsidR="00335C5D" w:rsidRPr="00335C5D" w:rsidRDefault="00335C5D" w:rsidP="6E3CE5E4">
            <w:pPr>
              <w:spacing w:after="0"/>
              <w:rPr>
                <w:rFonts w:eastAsiaTheme="minorEastAsia"/>
                <w:sz w:val="18"/>
                <w:szCs w:val="18"/>
              </w:rPr>
            </w:pPr>
            <w:r>
              <w:rPr>
                <w:rFonts w:eastAsiaTheme="minorEastAsia"/>
                <w:sz w:val="18"/>
                <w:szCs w:val="18"/>
              </w:rPr>
              <w:t>Management filter activity by category/status/date range.</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42E6FCF" w14:textId="77777777" w:rsidR="00335C5D" w:rsidRPr="00335C5D" w:rsidRDefault="00335C5D" w:rsidP="6E3CE5E4">
            <w:pPr>
              <w:spacing w:after="0"/>
              <w:rPr>
                <w:rFonts w:eastAsiaTheme="minorEastAsia"/>
                <w:sz w:val="18"/>
                <w:szCs w:val="18"/>
              </w:rPr>
            </w:pPr>
            <w:r>
              <w:rPr>
                <w:rFonts w:eastAsiaTheme="minorEastAsia"/>
                <w:sz w:val="18"/>
                <w:szCs w:val="18"/>
              </w:rPr>
              <w:t>Management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48455B4" w14:textId="77777777" w:rsidR="00335C5D" w:rsidRPr="00335C5D" w:rsidRDefault="00335C5D" w:rsidP="6E3CE5E4">
            <w:pPr>
              <w:spacing w:after="0"/>
              <w:rPr>
                <w:rFonts w:eastAsiaTheme="minorEastAsia"/>
                <w:sz w:val="18"/>
                <w:szCs w:val="18"/>
              </w:rPr>
            </w:pPr>
            <w:r>
              <w:rPr>
                <w:rFonts w:eastAsiaTheme="minorEastAsia"/>
                <w:sz w:val="18"/>
                <w:szCs w:val="18"/>
              </w:rPr>
              <w:t>Should</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3D8BDBF" w14:textId="77777777" w:rsidR="00335C5D" w:rsidRPr="00335C5D" w:rsidRDefault="00335C5D" w:rsidP="6E3CE5E4">
            <w:pPr>
              <w:spacing w:after="0"/>
              <w:rPr>
                <w:rFonts w:eastAsiaTheme="minorEastAsia"/>
                <w:sz w:val="18"/>
                <w:szCs w:val="18"/>
              </w:rPr>
            </w:pPr>
            <w:r>
              <w:rPr>
                <w:rFonts w:eastAsiaTheme="minorEastAsia"/>
                <w:sz w:val="18"/>
                <w:szCs w:val="18"/>
              </w:rPr>
              <w:t>Given a management user applies a filter, then displayed counts and lists recalculate to match the selected criteria.</w:t>
            </w:r>
          </w:p>
        </w:tc>
      </w:tr>
      <w:tr w:rsidR="00335C5D" w14:paraId="1AE844AF"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BFD264F"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FR-014</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9B3A280"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 xml:space="preserve">System enforces role-based access control on all functionality.</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B6E07CE"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Platform / Security constraint</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72E349E"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2A54F85"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Given an unauthenticated or wrongly-roled user attempts to access a staff/management URL directly, then access is denied without exposing the underlying data.</w:t>
            </w:r>
          </w:p>
        </w:tc>
      </w:tr>
      <w:tr w:rsidR="00335C5D" w14:paraId="1523D0FB"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B9FBD39" w14:textId="77777777" w:rsidR="00335C5D" w:rsidRPr="00335C5D" w:rsidRDefault="00335C5D" w:rsidP="6E3CE5E4">
            <w:pPr>
              <w:spacing w:after="0"/>
              <w:rPr>
                <w:rFonts w:eastAsiaTheme="minorEastAsia"/>
                <w:sz w:val="18"/>
                <w:szCs w:val="18"/>
              </w:rPr>
            </w:pPr>
            <w:r>
              <w:rPr>
                <w:rFonts w:eastAsiaTheme="minorEastAsia"/>
                <w:sz w:val="18"/>
                <w:szCs w:val="18"/>
              </w:rPr>
              <w:t>FR-015</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A2B27C6" w14:textId="77777777" w:rsidR="00F944AF" w:rsidRDefault="00000000">
            <w:pPr>
              <w:spacing w:after="0"/>
              <w:rPr>
                <w:rFonts w:eastAsiaTheme="minorEastAsia"/>
                <w:sz w:val="18"/>
                <w:szCs w:val="18"/>
              </w:rPr>
            </w:pPr>
            <w:r>
              <w:rPr>
                <w:rFonts w:eastAsiaTheme="minorEastAsia"/>
                <w:sz w:val="18"/>
                <w:szCs w:val="18"/>
              </w:rPr>
              <w:t>System maintains a controlled, Management-defined category schema.</w:t>
            </w:r>
          </w:p>
          <w:p w14:paraId="04A19845" w14:textId="77777777" w:rsidR="00F944AF" w:rsidRDefault="00000000">
            <w:pPr>
              <w:spacing w:after="0"/>
              <w:rPr>
                <w:rFonts w:eastAsiaTheme="minorEastAsia"/>
                <w:sz w:val="18"/>
                <w:szCs w:val="18"/>
              </w:rPr>
            </w:pPr>
            <w:r>
              <w:rPr>
                <w:rFonts w:eastAsiaTheme="minorEastAsia"/>
                <w:i/>
                <w:iCs/>
                <w:sz w:val="18"/>
                <w:szCs w:val="18"/>
              </w:rPr>
              <w:t>CR-001. Was: "admin-defined".</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65B5187" w14:textId="77777777" w:rsidR="00335C5D" w:rsidRPr="00335C5D" w:rsidRDefault="00335C5D" w:rsidP="6E3CE5E4">
            <w:pPr>
              <w:spacing w:after="0"/>
              <w:rPr>
                <w:rFonts w:eastAsiaTheme="minorEastAsia"/>
                <w:sz w:val="18"/>
                <w:szCs w:val="18"/>
              </w:rPr>
            </w:pPr>
            <w:r>
              <w:rPr>
                <w:rFonts w:eastAsiaTheme="minorEastAsia"/>
                <w:sz w:val="18"/>
                <w:szCs w:val="18"/>
              </w:rPr>
              <w:t>Platform / Scope baseline</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853864E"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7542524" w14:textId="77777777" w:rsidR="00F944AF" w:rsidRDefault="00000000">
            <w:pPr>
              <w:spacing w:after="0"/>
              <w:rPr>
                <w:rFonts w:eastAsiaTheme="minorEastAsia"/>
                <w:sz w:val="18"/>
                <w:szCs w:val="18"/>
              </w:rPr>
            </w:pPr>
            <w:r>
              <w:rPr>
                <w:rFonts w:eastAsiaTheme="minorEastAsia"/>
                <w:sz w:val="18"/>
                <w:szCs w:val="18"/>
              </w:rPr>
              <w:t>Given a requester submits a request, then the category must be chosen from a list maintained by Management users; free-text category entry is not permitted.</w:t>
            </w:r>
          </w:p>
          <w:p w14:paraId="7221C8DE" w14:textId="77777777" w:rsidR="00F944AF" w:rsidRDefault="00000000">
            <w:pPr>
              <w:spacing w:after="0"/>
              <w:rPr>
                <w:rFonts w:eastAsiaTheme="minorEastAsia"/>
                <w:sz w:val="18"/>
                <w:szCs w:val="18"/>
              </w:rPr>
            </w:pPr>
            <w:r>
              <w:rPr>
                <w:rFonts w:eastAsiaTheme="minorEastAsia"/>
                <w:i/>
                <w:iCs/>
                <w:sz w:val="18"/>
                <w:szCs w:val="18"/>
              </w:rPr>
              <w:t>CR-001. Was: "an admin-maintained list".</w:t>
            </w:r>
          </w:p>
        </w:tc>
      </w:tr>
      <w:tr w:rsidR="00335C5D" w14:paraId="204752FC"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A14E90E" w14:textId="77777777" w:rsidR="00335C5D" w:rsidRPr="00335C5D" w:rsidRDefault="00335C5D" w:rsidP="00161D52">
            <w:pPr>
              <w:spacing w:after="0"/>
              <w:rPr>
                <w:rFonts w:eastAsiaTheme="minorEastAsia"/>
                <w:sz w:val="18"/>
                <w:szCs w:val="18"/>
              </w:rPr>
            </w:pPr>
            <w:r>
              <w:rPr>
                <w:sz w:val="18"/>
                <w:szCs w:val="18"/>
              </w:rPr>
              <w:t>FR-016</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3D7695" w14:textId="77777777" w:rsidR="00335C5D" w:rsidRPr="00335C5D" w:rsidRDefault="00335C5D" w:rsidP="00161D52">
            <w:pPr>
              <w:spacing w:after="0"/>
              <w:rPr>
                <w:rFonts w:eastAsiaTheme="minorEastAsia"/>
                <w:sz w:val="18"/>
                <w:szCs w:val="18"/>
              </w:rPr>
            </w:pPr>
            <w:r>
              <w:rPr>
                <w:sz w:val="18"/>
                <w:szCs w:val="18"/>
              </w:rPr>
              <w:t>Management sets the priority of a request (Low, Medium, High).</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3FB0A51" w14:textId="77777777" w:rsidR="00F944AF" w:rsidRDefault="00000000">
            <w:pPr>
              <w:spacing w:after="0"/>
              <w:rPr>
                <w:rFonts w:eastAsiaTheme="minorEastAsia"/>
                <w:sz w:val="18"/>
                <w:szCs w:val="18"/>
              </w:rPr>
            </w:pPr>
            <w:r>
              <w:rPr>
                <w:sz w:val="18"/>
                <w:szCs w:val="18"/>
              </w:rPr>
              <w:t>Management capability (CR-003)</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C7BD9D" w14:textId="77777777" w:rsidR="00335C5D" w:rsidRPr="00335C5D" w:rsidRDefault="00335C5D" w:rsidP="00161D52">
            <w:pPr>
              <w:spacing w:after="0"/>
              <w:rPr>
                <w:rFonts w:eastAsiaTheme="minorEastAsia"/>
                <w:sz w:val="18"/>
                <w:szCs w:val="18"/>
              </w:rPr>
            </w:pPr>
            <w:r>
              <w:rPr>
                <w:sz w:val="18"/>
                <w:szCs w:val="18"/>
              </w:rPr>
              <w:t>Should</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9C1F0FF" w14:textId="77777777" w:rsidR="00335C5D" w:rsidRPr="00335C5D" w:rsidRDefault="00335C5D" w:rsidP="00161D52">
            <w:pPr>
              <w:spacing w:after="0"/>
              <w:rPr>
                <w:rFonts w:eastAsiaTheme="minorEastAsia"/>
                <w:sz w:val="18"/>
                <w:szCs w:val="18"/>
              </w:rPr>
            </w:pPr>
            <w:r>
              <w:rPr>
                <w:sz w:val="18"/>
                <w:szCs w:val="18"/>
              </w:rPr>
              <w:t>Given a manager opens a request, when they set its priority, then the new priority is saved, shown in staff request lists and recorded in the audit trail. Other roles cannot change priority.</w:t>
            </w:r>
          </w:p>
        </w:tc>
      </w:tr>
    </w:tbl>
    <w:p w14:paraId="6B475A32" w14:textId="77777777" w:rsidR="6E3CE5E4" w:rsidRDefault="6E3CE5E4" w:rsidP="6E3CE5E4">
      <w:pPr>
        <w:pStyle w:val="Heading2"/>
      </w:pPr>
      <w:bookmarkStart w:id="19" w:name="_Toc241703317"/>
      <w:r>
        <w:lastRenderedPageBreak/>
        <w:t xml:space="preserve">Non-Functional Requirements(NFR)</w:t>
      </w:r>
      <w:bookmarkEnd w:id="19"/>
    </w:p>
    <w:p w14:paraId="2B5C2966" w14:textId="77777777" w:rsidR="6E3CE5E4" w:rsidRDefault="6E3CE5E4" w:rsidP="6E3CE5E4">
      <w:pPr>
        <w:spacing w:after="120"/>
      </w:pPr>
      <w:r>
        <w:rPr>
          <w:rFonts w:ascii="Aptos" w:eastAsia="Aptos" w:hAnsi="Aptos" w:cs="Aptos"/>
        </w:rPr>
        <w:t>Non</w:t>
      </w:r>
      <w:r>
        <w:noBreakHyphen/>
      </w:r>
      <w:r>
        <w:rPr>
          <w:rFonts w:ascii="Aptos" w:eastAsia="Aptos" w:hAnsi="Aptos" w:cs="Aptos"/>
        </w:rPr>
        <w:t>functional requirements are defined so they can be verified with objective evidence during later milestones. Targets marked as design</w:t>
      </w:r>
      <w:r>
        <w:noBreakHyphen/>
      </w:r>
      <w:r>
        <w:rPr>
          <w:rFonts w:ascii="Aptos" w:eastAsia="Aptos" w:hAnsi="Aptos" w:cs="Aptos"/>
        </w:rPr>
        <w:t>stage are established now as baseline commitments, with the expectation that they will be validated through testing and monitoring.</w:t>
      </w:r>
    </w:p>
    <w:tbl>
      <w:tblPr>
        <w:tblW w:w="9016" w:type="dxa"/>
        <w:tblLook w:val="04A0" w:firstRow="1" w:lastRow="0" w:firstColumn="1" w:lastColumn="0" w:noHBand="0" w:noVBand="1"/>
      </w:tblPr>
      <w:tblGrid>
        <w:gridCol w:w="630"/>
        <w:gridCol w:w="1347"/>
        <w:gridCol w:w="2082"/>
        <w:gridCol w:w="3537"/>
        <w:gridCol w:w="1420"/>
      </w:tblGrid>
      <w:tr w:rsidR="6E3CE5E4" w14:paraId="3238D8E0" w14:textId="77777777" w:rsidTr="00335C5D">
        <w:trPr>
          <w:trHeight w:val="300"/>
        </w:trPr>
        <w:tc>
          <w:tcPr>
            <w:tcW w:w="631"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09AD0400"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ID</w:t>
            </w:r>
          </w:p>
        </w:tc>
        <w:tc>
          <w:tcPr>
            <w:tcW w:w="1247"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4D7F3496"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Category</w:t>
            </w:r>
          </w:p>
        </w:tc>
        <w:tc>
          <w:tcPr>
            <w:tcW w:w="2102"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24114E5D"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Requirement</w:t>
            </w:r>
          </w:p>
        </w:tc>
        <w:tc>
          <w:tcPr>
            <w:tcW w:w="3596"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46F80087"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Acceptance Criteria / Measurable Target</w:t>
            </w:r>
          </w:p>
        </w:tc>
        <w:tc>
          <w:tcPr>
            <w:tcW w:w="1440"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33392478" w14:textId="77777777" w:rsidR="6FC0AB76" w:rsidRPr="00335C5D" w:rsidRDefault="6FC0AB76" w:rsidP="6FC0AB76">
            <w:pPr>
              <w:rPr>
                <w:color w:val="FFFFFF" w:themeColor="background1"/>
                <w:sz w:val="18"/>
                <w:szCs w:val="18"/>
              </w:rPr>
            </w:pPr>
            <w:r>
              <w:rPr>
                <w:rFonts w:eastAsiaTheme="minorEastAsia"/>
                <w:b/>
                <w:bCs/>
                <w:color w:val="FFFFFF" w:themeColor="background1"/>
                <w:sz w:val="18"/>
                <w:szCs w:val="18"/>
              </w:rPr>
              <w:t>Priority</w:t>
            </w:r>
          </w:p>
        </w:tc>
      </w:tr>
      <w:tr w:rsidR="6E3CE5E4" w14:paraId="39138BD8"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9E4D594" w14:textId="77777777" w:rsidR="6E3CE5E4" w:rsidRPr="00335C5D" w:rsidRDefault="6E3CE5E4" w:rsidP="6E3CE5E4">
            <w:pPr>
              <w:spacing w:after="0"/>
              <w:rPr>
                <w:rFonts w:eastAsiaTheme="minorEastAsia"/>
                <w:sz w:val="18"/>
                <w:szCs w:val="18"/>
              </w:rPr>
            </w:pPr>
            <w:r>
              <w:rPr>
                <w:rFonts w:eastAsiaTheme="minorEastAsia"/>
                <w:sz w:val="18"/>
                <w:szCs w:val="18"/>
              </w:rPr>
              <w:t>NFR-001</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E25E30" w14:textId="77777777" w:rsidR="6E3CE5E4" w:rsidRPr="00335C5D" w:rsidRDefault="6E3CE5E4" w:rsidP="6E3CE5E4">
            <w:pPr>
              <w:spacing w:after="0"/>
              <w:rPr>
                <w:rFonts w:eastAsiaTheme="minorEastAsia"/>
                <w:sz w:val="18"/>
                <w:szCs w:val="18"/>
              </w:rPr>
            </w:pPr>
            <w:r>
              <w:rPr>
                <w:rFonts w:eastAsiaTheme="minorEastAsia"/>
                <w:sz w:val="18"/>
                <w:szCs w:val="18"/>
              </w:rPr>
              <w:t>Performance</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94445F6" w14:textId="77777777" w:rsidR="6E3CE5E4" w:rsidRPr="00335C5D" w:rsidRDefault="6E3CE5E4" w:rsidP="6E3CE5E4">
            <w:pPr>
              <w:spacing w:after="0"/>
              <w:rPr>
                <w:rFonts w:eastAsiaTheme="minorEastAsia"/>
                <w:sz w:val="18"/>
                <w:szCs w:val="18"/>
              </w:rPr>
            </w:pPr>
            <w:r>
              <w:rPr>
                <w:rFonts w:eastAsiaTheme="minorEastAsia"/>
                <w:sz w:val="18"/>
                <w:szCs w:val="18"/>
              </w:rPr>
              <w:t>Standard pages (request list, dashboard) respond promptly under normal project load.</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B3C9ED9" w14:textId="77777777" w:rsidR="6E3CE5E4" w:rsidRPr="00335C5D" w:rsidRDefault="6E3CE5E4" w:rsidP="6E3CE5E4">
            <w:pPr>
              <w:spacing w:after="0"/>
              <w:rPr>
                <w:rFonts w:eastAsiaTheme="minorEastAsia"/>
                <w:sz w:val="18"/>
                <w:szCs w:val="18"/>
              </w:rPr>
            </w:pPr>
            <w:r>
              <w:rPr>
                <w:rFonts w:eastAsiaTheme="minorEastAsia"/>
                <w:sz w:val="18"/>
                <w:szCs w:val="18"/>
              </w:rPr>
              <w:t>95th-percentile page response ≤ 3 seconds at ≤ 20 concurrent users, measured and evidenced.</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FA6B24F" w14:textId="77777777" w:rsidR="6FC0AB76" w:rsidRPr="00335C5D" w:rsidRDefault="6FC0AB76" w:rsidP="6FC0AB76">
            <w:pPr>
              <w:rPr>
                <w:sz w:val="18"/>
                <w:szCs w:val="18"/>
              </w:rPr>
            </w:pPr>
            <w:r>
              <w:rPr>
                <w:rFonts w:eastAsiaTheme="minorEastAsia"/>
                <w:sz w:val="18"/>
                <w:szCs w:val="18"/>
              </w:rPr>
              <w:t>Should</w:t>
            </w:r>
          </w:p>
        </w:tc>
      </w:tr>
      <w:tr w:rsidR="6E3CE5E4" w14:paraId="49D66848"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DE89CC9"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NFR-002</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FD39128"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Security - Authentication</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745F9C"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All users authenticate before accessing role-specific functionality, credentials are never stored or transmitted in plain text.</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584A05E" w14:textId="77777777" w:rsidR="00F944AF" w:rsidRDefault="00000000">
            <w:pPr>
              <w:spacing w:after="0"/>
              <w:rPr>
                <w:rFonts w:eastAsiaTheme="minorEastAsia"/>
                <w:color w:val="000000" w:themeColor="text1"/>
                <w:sz w:val="18"/>
                <w:szCs w:val="18"/>
              </w:rPr>
            </w:pPr>
            <w:r>
              <w:rPr>
                <w:rFonts w:eastAsiaTheme="minorEastAsia"/>
                <w:color w:val="000000" w:themeColor="text1"/>
                <w:sz w:val="18"/>
                <w:szCs w:val="18"/>
              </w:rPr>
              <w:t>Passwords stored using an industry-standard hashing algorithm (e.g. bcrypt), verified by code/config review.</w:t>
            </w:r>
          </w:p>
          <w:p w14:paraId="1C08EE92" w14:textId="77777777" w:rsidR="00F944AF" w:rsidRDefault="00000000">
            <w:pPr>
              <w:spacing w:after="0"/>
              <w:rPr>
                <w:rFonts w:eastAsiaTheme="minorEastAsia"/>
                <w:color w:val="000000" w:themeColor="text1"/>
                <w:sz w:val="18"/>
                <w:szCs w:val="18"/>
              </w:rPr>
            </w:pPr>
            <w:r>
              <w:rPr>
                <w:rFonts w:eastAsiaTheme="minorEastAsia"/>
                <w:color w:val="000000" w:themeColor="text1"/>
                <w:sz w:val="18"/>
                <w:szCs w:val="18"/>
              </w:rPr>
              <w:t>M2 (CR-006): passwords are hashed with BCrypt (Spring Security) and stored only in the PasswordHash column; verified by code review.</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DB52844" w14:textId="77777777" w:rsidR="6FC0AB76" w:rsidRPr="00335C5D" w:rsidRDefault="6FC0AB76" w:rsidP="6FC0AB76">
            <w:pPr>
              <w:rPr>
                <w:sz w:val="18"/>
                <w:szCs w:val="18"/>
              </w:rPr>
            </w:pPr>
            <w:r>
              <w:rPr>
                <w:rFonts w:eastAsiaTheme="minorEastAsia"/>
                <w:color w:val="000000" w:themeColor="text1"/>
                <w:sz w:val="18"/>
                <w:szCs w:val="18"/>
              </w:rPr>
              <w:t>Must</w:t>
            </w:r>
          </w:p>
        </w:tc>
      </w:tr>
      <w:tr w:rsidR="6E3CE5E4" w14:paraId="755AD093"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16B791C" w14:textId="77777777" w:rsidR="6E3CE5E4" w:rsidRPr="00335C5D" w:rsidRDefault="6E3CE5E4" w:rsidP="6E3CE5E4">
            <w:pPr>
              <w:spacing w:after="0"/>
              <w:rPr>
                <w:rFonts w:eastAsiaTheme="minorEastAsia"/>
                <w:sz w:val="18"/>
                <w:szCs w:val="18"/>
              </w:rPr>
            </w:pPr>
            <w:r>
              <w:rPr>
                <w:rFonts w:eastAsiaTheme="minorEastAsia"/>
                <w:sz w:val="18"/>
                <w:szCs w:val="18"/>
              </w:rPr>
              <w:t>NFR-003</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311F0AD" w14:textId="77777777" w:rsidR="6E3CE5E4" w:rsidRPr="00335C5D" w:rsidRDefault="6E3CE5E4" w:rsidP="6E3CE5E4">
            <w:pPr>
              <w:spacing w:after="0"/>
              <w:rPr>
                <w:rFonts w:eastAsiaTheme="minorEastAsia"/>
                <w:sz w:val="18"/>
                <w:szCs w:val="18"/>
              </w:rPr>
            </w:pPr>
            <w:r>
              <w:rPr>
                <w:rFonts w:eastAsiaTheme="minorEastAsia"/>
                <w:sz w:val="18"/>
                <w:szCs w:val="18"/>
              </w:rPr>
              <w:t>Security - Authorisation</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24AFDF4" w14:textId="77777777" w:rsidR="6E3CE5E4" w:rsidRPr="00335C5D" w:rsidRDefault="6E3CE5E4" w:rsidP="6E3CE5E4">
            <w:pPr>
              <w:spacing w:after="0"/>
              <w:rPr>
                <w:rFonts w:eastAsiaTheme="minorEastAsia"/>
                <w:sz w:val="18"/>
                <w:szCs w:val="18"/>
              </w:rPr>
            </w:pPr>
            <w:r>
              <w:rPr>
                <w:rFonts w:eastAsiaTheme="minorEastAsia"/>
                <w:sz w:val="18"/>
                <w:szCs w:val="18"/>
              </w:rPr>
              <w:t>RBAC is enforced at both the interface and the server/API layer, not the UI alone.</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1FD6311" w14:textId="77777777" w:rsidR="6E3CE5E4" w:rsidRPr="00335C5D" w:rsidRDefault="6E3CE5E4" w:rsidP="6E3CE5E4">
            <w:pPr>
              <w:spacing w:after="0"/>
              <w:rPr>
                <w:rFonts w:eastAsiaTheme="minorEastAsia"/>
                <w:sz w:val="18"/>
                <w:szCs w:val="18"/>
              </w:rPr>
            </w:pPr>
            <w:r>
              <w:rPr>
                <w:rFonts w:eastAsiaTheme="minorEastAsia"/>
                <w:sz w:val="18"/>
                <w:szCs w:val="18"/>
              </w:rPr>
              <w:t>A direct request to a staff/management endpoint by a requester-role account is rejected (e.g. 403) rather than returning data.</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CE4C88" w14:textId="77777777" w:rsidR="6FC0AB76" w:rsidRPr="00335C5D" w:rsidRDefault="6FC0AB76" w:rsidP="6FC0AB76">
            <w:pPr>
              <w:rPr>
                <w:sz w:val="18"/>
                <w:szCs w:val="18"/>
              </w:rPr>
            </w:pPr>
            <w:r>
              <w:rPr>
                <w:rFonts w:eastAsiaTheme="minorEastAsia"/>
                <w:sz w:val="18"/>
                <w:szCs w:val="18"/>
              </w:rPr>
              <w:t>Must</w:t>
            </w:r>
          </w:p>
        </w:tc>
      </w:tr>
      <w:tr w:rsidR="6E3CE5E4" w14:paraId="34BA4705"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8008912"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NFR-004</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7974026"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Usability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084A5A8"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A first-time requester can submit a request without external instructions.</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BD3EC2F"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In an informal test with 3 non-team users, at least 2 of 3 complete request submission unaided within 5 minutes.</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C188BDB" w14:textId="77777777" w:rsidR="6FC0AB76" w:rsidRPr="00335C5D" w:rsidRDefault="6FC0AB76" w:rsidP="6FC0AB76">
            <w:pPr>
              <w:rPr>
                <w:sz w:val="18"/>
                <w:szCs w:val="18"/>
              </w:rPr>
            </w:pPr>
            <w:r>
              <w:rPr>
                <w:rFonts w:eastAsiaTheme="minorEastAsia"/>
                <w:color w:val="000000" w:themeColor="text1"/>
                <w:sz w:val="18"/>
                <w:szCs w:val="18"/>
              </w:rPr>
              <w:t>Should</w:t>
            </w:r>
          </w:p>
        </w:tc>
      </w:tr>
      <w:tr w:rsidR="6E3CE5E4" w14:paraId="18F5944B"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9436B52" w14:textId="77777777" w:rsidR="6E3CE5E4" w:rsidRPr="00335C5D" w:rsidRDefault="6E3CE5E4" w:rsidP="6E3CE5E4">
            <w:pPr>
              <w:spacing w:after="0"/>
              <w:rPr>
                <w:rFonts w:eastAsiaTheme="minorEastAsia"/>
                <w:sz w:val="18"/>
                <w:szCs w:val="18"/>
              </w:rPr>
            </w:pPr>
            <w:r>
              <w:rPr>
                <w:rFonts w:eastAsiaTheme="minorEastAsia"/>
                <w:sz w:val="18"/>
                <w:szCs w:val="18"/>
              </w:rPr>
              <w:t>NFR-005</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A792731" w14:textId="77777777" w:rsidR="6E3CE5E4" w:rsidRPr="00335C5D" w:rsidRDefault="6E3CE5E4" w:rsidP="6E3CE5E4">
            <w:pPr>
              <w:spacing w:after="0"/>
              <w:rPr>
                <w:rFonts w:eastAsiaTheme="minorEastAsia"/>
                <w:sz w:val="18"/>
                <w:szCs w:val="18"/>
              </w:rPr>
            </w:pPr>
            <w:r>
              <w:rPr>
                <w:rFonts w:eastAsiaTheme="minorEastAsia"/>
                <w:sz w:val="18"/>
                <w:szCs w:val="18"/>
              </w:rPr>
              <w:t>Availability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4E16D0C" w14:textId="77777777" w:rsidR="6E3CE5E4" w:rsidRPr="00335C5D" w:rsidRDefault="6E3CE5E4" w:rsidP="6E3CE5E4">
            <w:pPr>
              <w:spacing w:after="0"/>
              <w:rPr>
                <w:rFonts w:eastAsiaTheme="minorEastAsia"/>
                <w:sz w:val="18"/>
                <w:szCs w:val="18"/>
              </w:rPr>
            </w:pPr>
            <w:r>
              <w:rPr>
                <w:rFonts w:eastAsiaTheme="minorEastAsia"/>
                <w:sz w:val="18"/>
                <w:szCs w:val="18"/>
              </w:rPr>
              <w:t>The system is available without unplanned downtime during scheduled demonstrations and milestone presentations.</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72154EE" w14:textId="77777777" w:rsidR="00F944AF" w:rsidRDefault="00000000">
            <w:pPr>
              <w:spacing w:after="0"/>
              <w:rPr>
                <w:rFonts w:eastAsiaTheme="minorEastAsia"/>
                <w:sz w:val="18"/>
                <w:szCs w:val="18"/>
              </w:rPr>
            </w:pPr>
            <w:r>
              <w:rPr>
                <w:rFonts w:eastAsiaTheme="minorEastAsia"/>
                <w:sz w:val="18"/>
                <w:szCs w:val="18"/>
              </w:rPr>
              <w:t>No unplanned outage during rehearsal or live presentation windows, evidenced by uptime/log check beforehand.</w:t>
            </w:r>
          </w:p>
          <w:p w14:paraId="24C3F3C6" w14:textId="77777777" w:rsidR="00F944AF" w:rsidRDefault="00000000">
            <w:pPr>
              <w:spacing w:after="0"/>
              <w:rPr>
                <w:rFonts w:eastAsiaTheme="minorEastAsia"/>
                <w:sz w:val="18"/>
                <w:szCs w:val="18"/>
              </w:rPr>
            </w:pPr>
            <w:r>
              <w:rPr>
                <w:rFonts w:eastAsiaTheme="minorEastAsia"/>
                <w:sz w:val="18"/>
                <w:szCs w:val="18"/>
              </w:rPr>
              <w:t>M2 (CR-006): the database and application are health-checked the day before each rehearsal and presentation.</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C6BA715" w14:textId="77777777" w:rsidR="6FC0AB76" w:rsidRPr="00335C5D" w:rsidRDefault="6FC0AB76" w:rsidP="6FC0AB76">
            <w:pPr>
              <w:rPr>
                <w:sz w:val="18"/>
                <w:szCs w:val="18"/>
              </w:rPr>
            </w:pPr>
            <w:r>
              <w:rPr>
                <w:rFonts w:eastAsiaTheme="minorEastAsia"/>
                <w:sz w:val="18"/>
                <w:szCs w:val="18"/>
              </w:rPr>
              <w:t>Should</w:t>
            </w:r>
          </w:p>
        </w:tc>
      </w:tr>
      <w:tr w:rsidR="6E3CE5E4" w14:paraId="5F97FFC0"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46B58C"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NFR-006</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3AF8D75"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Auditability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0D293EE" w14:textId="77777777" w:rsidR="00F944AF" w:rsidRDefault="00000000">
            <w:pPr>
              <w:spacing w:after="0"/>
              <w:rPr>
                <w:rFonts w:eastAsiaTheme="minorEastAsia"/>
                <w:color w:val="000000" w:themeColor="text1"/>
                <w:sz w:val="18"/>
                <w:szCs w:val="18"/>
              </w:rPr>
            </w:pPr>
            <w:r>
              <w:rPr>
                <w:rFonts w:eastAsiaTheme="minorEastAsia"/>
                <w:color w:val="000000" w:themeColor="text1"/>
                <w:sz w:val="18"/>
                <w:szCs w:val="18"/>
              </w:rPr>
              <w:t>Every submission, status change, assignment and resolution action is logged with actor, timestamp and before/after state.</w:t>
            </w:r>
          </w:p>
          <w:p w14:paraId="7981BD71" w14:textId="77777777" w:rsidR="00F944AF" w:rsidRDefault="00000000">
            <w:pPr>
              <w:spacing w:after="0"/>
              <w:rPr>
                <w:rFonts w:eastAsiaTheme="minorEastAsia"/>
                <w:color w:val="000000" w:themeColor="text1"/>
                <w:sz w:val="18"/>
                <w:szCs w:val="18"/>
              </w:rPr>
            </w:pPr>
            <w:r>
              <w:rPr>
                <w:rFonts w:eastAsiaTheme="minorEastAsia"/>
                <w:i/>
                <w:iCs/>
                <w:color w:val="000000" w:themeColor="text1"/>
                <w:sz w:val="18"/>
                <w:szCs w:val="18"/>
              </w:rPr>
              <w:t>CR-006. Was: "Every status change and resolution action is logged..."</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14D89CC"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For a sample request, the audit log reconstructs its full lifecycle end-to-end without gaps.</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6AC0066" w14:textId="77777777" w:rsidR="6FC0AB76" w:rsidRPr="00335C5D" w:rsidRDefault="6FC0AB76" w:rsidP="6FC0AB76">
            <w:pPr>
              <w:rPr>
                <w:sz w:val="18"/>
                <w:szCs w:val="18"/>
              </w:rPr>
            </w:pPr>
            <w:r>
              <w:rPr>
                <w:rFonts w:eastAsiaTheme="minorEastAsia"/>
                <w:color w:val="000000" w:themeColor="text1"/>
                <w:sz w:val="18"/>
                <w:szCs w:val="18"/>
              </w:rPr>
              <w:t>Must</w:t>
            </w:r>
          </w:p>
        </w:tc>
      </w:tr>
      <w:tr w:rsidR="6E3CE5E4" w14:paraId="2A9F0211"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53B6504" w14:textId="77777777" w:rsidR="6E3CE5E4" w:rsidRPr="00335C5D" w:rsidRDefault="6E3CE5E4" w:rsidP="6E3CE5E4">
            <w:pPr>
              <w:spacing w:after="0"/>
              <w:rPr>
                <w:rFonts w:eastAsiaTheme="minorEastAsia"/>
                <w:sz w:val="18"/>
                <w:szCs w:val="18"/>
              </w:rPr>
            </w:pPr>
            <w:r>
              <w:rPr>
                <w:rFonts w:eastAsiaTheme="minorEastAsia"/>
                <w:sz w:val="18"/>
                <w:szCs w:val="18"/>
              </w:rPr>
              <w:lastRenderedPageBreak/>
              <w:t>NFR-007</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29F4124" w14:textId="77777777" w:rsidR="6E3CE5E4" w:rsidRPr="00335C5D" w:rsidRDefault="6E3CE5E4" w:rsidP="6E3CE5E4">
            <w:pPr>
              <w:spacing w:after="0"/>
              <w:rPr>
                <w:rFonts w:eastAsiaTheme="minorEastAsia"/>
                <w:sz w:val="18"/>
                <w:szCs w:val="18"/>
              </w:rPr>
            </w:pPr>
            <w:r>
              <w:rPr>
                <w:rFonts w:eastAsiaTheme="minorEastAsia"/>
                <w:sz w:val="18"/>
                <w:szCs w:val="18"/>
              </w:rPr>
              <w:t>Data Integrity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292D121" w14:textId="77777777" w:rsidR="6E3CE5E4" w:rsidRPr="00335C5D" w:rsidRDefault="6E3CE5E4" w:rsidP="6E3CE5E4">
            <w:pPr>
              <w:spacing w:after="0"/>
              <w:rPr>
                <w:rFonts w:eastAsiaTheme="minorEastAsia"/>
                <w:sz w:val="18"/>
                <w:szCs w:val="18"/>
              </w:rPr>
            </w:pPr>
            <w:r>
              <w:rPr>
                <w:rFonts w:eastAsiaTheme="minorEastAsia"/>
                <w:sz w:val="18"/>
                <w:szCs w:val="18"/>
              </w:rPr>
              <w:t>A request record cannot be altered outside a controlled status transition without leaving an audit entry.</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56DAAAA" w14:textId="77777777" w:rsidR="6E3CE5E4" w:rsidRPr="00335C5D" w:rsidRDefault="6E3CE5E4" w:rsidP="6E3CE5E4">
            <w:pPr>
              <w:spacing w:after="0"/>
              <w:rPr>
                <w:rFonts w:eastAsiaTheme="minorEastAsia"/>
                <w:sz w:val="18"/>
                <w:szCs w:val="18"/>
              </w:rPr>
            </w:pPr>
            <w:r>
              <w:rPr>
                <w:rFonts w:eastAsiaTheme="minorEastAsia"/>
                <w:sz w:val="18"/>
                <w:szCs w:val="18"/>
              </w:rPr>
              <w:t>Any change to a request's core fields outside the defined workflow is either blocked or logged for review.</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B392722" w14:textId="77777777" w:rsidR="6FC0AB76" w:rsidRPr="00335C5D" w:rsidRDefault="6FC0AB76" w:rsidP="6FC0AB76">
            <w:pPr>
              <w:rPr>
                <w:sz w:val="18"/>
                <w:szCs w:val="18"/>
              </w:rPr>
            </w:pPr>
            <w:r>
              <w:rPr>
                <w:rFonts w:eastAsiaTheme="minorEastAsia"/>
                <w:sz w:val="18"/>
                <w:szCs w:val="18"/>
              </w:rPr>
              <w:t>Must</w:t>
            </w:r>
          </w:p>
        </w:tc>
      </w:tr>
      <w:tr w:rsidR="6E3CE5E4" w14:paraId="4831FA1E"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11F214A"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NFR-008</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4CE8EE"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Maintainability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B90AC28"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The codebase follows a documented, consistent structure a new contributor can navigate.</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8294F20"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 xml:space="preserve">Repository README documents structure, a team member unfamiliar with a module can locate the relevant code within a reasonable, agreed time.</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3CD5B3D" w14:textId="77777777" w:rsidR="6FC0AB76" w:rsidRPr="00335C5D" w:rsidRDefault="6FC0AB76" w:rsidP="6FC0AB76">
            <w:pPr>
              <w:rPr>
                <w:sz w:val="18"/>
                <w:szCs w:val="18"/>
              </w:rPr>
            </w:pPr>
            <w:r>
              <w:rPr>
                <w:rFonts w:eastAsiaTheme="minorEastAsia"/>
                <w:color w:val="000000" w:themeColor="text1"/>
                <w:sz w:val="18"/>
                <w:szCs w:val="18"/>
              </w:rPr>
              <w:t>Could</w:t>
            </w:r>
          </w:p>
        </w:tc>
      </w:tr>
      <w:tr w:rsidR="6E3CE5E4" w14:paraId="1A0ABC60"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552B43" w14:textId="77777777" w:rsidR="6E3CE5E4" w:rsidRPr="00335C5D" w:rsidRDefault="6E3CE5E4" w:rsidP="6E3CE5E4">
            <w:pPr>
              <w:spacing w:after="0"/>
              <w:rPr>
                <w:rFonts w:eastAsiaTheme="minorEastAsia"/>
                <w:sz w:val="18"/>
                <w:szCs w:val="18"/>
              </w:rPr>
            </w:pPr>
            <w:r>
              <w:rPr>
                <w:rFonts w:eastAsiaTheme="minorEastAsia"/>
                <w:sz w:val="18"/>
                <w:szCs w:val="18"/>
              </w:rPr>
              <w:t>NFR-009</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E69856E" w14:textId="77777777" w:rsidR="6E3CE5E4" w:rsidRPr="00335C5D" w:rsidRDefault="000841B9" w:rsidP="6E3CE5E4">
            <w:pPr>
              <w:spacing w:after="0"/>
              <w:rPr>
                <w:rFonts w:eastAsiaTheme="minorEastAsia"/>
                <w:sz w:val="18"/>
                <w:szCs w:val="18"/>
              </w:rPr>
            </w:pPr>
            <w:r>
              <w:rPr>
                <w:sz w:val="18"/>
                <w:szCs w:val="18"/>
              </w:rPr>
              <w:t>Scalability (design-stage)</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1308981" w14:textId="77777777" w:rsidR="00F944AF" w:rsidRDefault="00000000">
            <w:pPr>
              <w:spacing w:after="0"/>
              <w:rPr>
                <w:rFonts w:eastAsiaTheme="minorEastAsia"/>
                <w:sz w:val="18"/>
                <w:szCs w:val="18"/>
              </w:rPr>
            </w:pPr>
            <w:r>
              <w:rPr>
                <w:rFonts w:eastAsiaTheme="minorEastAsia"/>
                <w:sz w:val="18"/>
                <w:szCs w:val="18"/>
              </w:rPr>
              <w:t>The data model anticipates growth beyond the pilot dataset (no hard-coded limits, categories Management-configurable, not hard-coded).</w:t>
            </w:r>
          </w:p>
          <w:p w14:paraId="4E17EAB6" w14:textId="77777777" w:rsidR="00F944AF" w:rsidRDefault="00000000">
            <w:pPr>
              <w:spacing w:after="0"/>
              <w:rPr>
                <w:rFonts w:eastAsiaTheme="minorEastAsia"/>
                <w:sz w:val="18"/>
                <w:szCs w:val="18"/>
              </w:rPr>
            </w:pPr>
            <w:r>
              <w:rPr>
                <w:rFonts w:eastAsiaTheme="minorEastAsia"/>
                <w:i/>
                <w:iCs/>
                <w:sz w:val="18"/>
                <w:szCs w:val="18"/>
              </w:rPr>
              <w:t>CR-001. Was: "categories admin-configurable".</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6942196" w14:textId="77777777" w:rsidR="00F944AF" w:rsidRDefault="00000000">
            <w:pPr>
              <w:spacing w:after="0"/>
              <w:rPr>
                <w:rFonts w:eastAsiaTheme="minorEastAsia"/>
                <w:sz w:val="18"/>
                <w:szCs w:val="18"/>
              </w:rPr>
            </w:pPr>
            <w:r>
              <w:rPr>
                <w:sz w:val="18"/>
                <w:szCs w:val="18"/>
              </w:rPr>
              <w:t>Confirmed at architecture review in Milestone 2, referenced now as a Forward Engineering Consideration.</w:t>
            </w:r>
          </w:p>
          <w:p w14:paraId="7BD92652" w14:textId="77777777" w:rsidR="00F944AF" w:rsidRDefault="00000000">
            <w:pPr>
              <w:spacing w:after="0"/>
              <w:rPr>
                <w:rFonts w:eastAsiaTheme="minorEastAsia"/>
                <w:sz w:val="18"/>
                <w:szCs w:val="18"/>
              </w:rPr>
            </w:pPr>
            <w:r>
              <w:rPr>
                <w:sz w:val="18"/>
                <w:szCs w:val="18"/>
              </w:rPr>
              <w:t>Confirmed at the M2 architecture review (CR-006): no hard-coded limits, categories stored as data, lists paged, and the database size monitored against the Supabase 500 MB limit (Data &amp; Persistence Baseline).</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4A005C8" w14:textId="77777777" w:rsidR="6FC0AB76" w:rsidRPr="00335C5D" w:rsidRDefault="6FC0AB76" w:rsidP="6FC0AB76">
            <w:pPr>
              <w:rPr>
                <w:sz w:val="18"/>
                <w:szCs w:val="18"/>
              </w:rPr>
            </w:pPr>
            <w:r>
              <w:rPr>
                <w:rFonts w:eastAsiaTheme="minorEastAsia"/>
                <w:sz w:val="18"/>
                <w:szCs w:val="18"/>
              </w:rPr>
              <w:t>Could</w:t>
            </w:r>
          </w:p>
        </w:tc>
      </w:tr>
    </w:tbl>
    <w:p w14:paraId="28E965E0" w14:textId="77777777" w:rsidR="6E3CE5E4" w:rsidRDefault="6E3CE5E4" w:rsidP="6E3CE5E4">
      <w:pPr>
        <w:spacing w:after="120"/>
        <w:rPr>
          <w:rFonts w:ascii="Aptos" w:eastAsia="Aptos" w:hAnsi="Aptos" w:cs="Aptos"/>
        </w:rPr>
      </w:pPr>
    </w:p>
    <w:p w14:paraId="1CF6024B" w14:textId="77777777" w:rsidR="005517AE" w:rsidRDefault="6E3CE5E4" w:rsidP="002B4ECC">
      <w:pPr>
        <w:pStyle w:val="Heading1"/>
      </w:pPr>
      <w:bookmarkStart w:id="20" w:name="_Toc241703318"/>
      <w:r>
        <w:t>Constraints</w:t>
      </w:r>
      <w:bookmarkEnd w:id="20"/>
    </w:p>
    <w:p w14:paraId="24C2A867" w14:textId="77777777" w:rsidR="002B4ECC" w:rsidRPr="002B4ECC" w:rsidRDefault="6E3CE5E4" w:rsidP="6E3CE5E4">
      <w:pPr>
        <w:spacing w:after="120"/>
        <w:rPr>
          <w:rFonts w:eastAsiaTheme="minorEastAsia"/>
        </w:rPr>
      </w:pPr>
      <w:r>
        <w:rPr>
          <w:rFonts w:eastAsiaTheme="minorEastAsia"/>
        </w:rPr>
        <w:t>Constraints are treated as active engineering inputs, not administrative background - they must visibly influence scope, requirements and later architecture decisions (Master Brief, Section 4).</w:t>
      </w:r>
    </w:p>
    <w:tbl>
      <w:tblPr>
        <w:tblW w:w="0" w:type="auto"/>
        <w:tblLook w:val="04A0" w:firstRow="1" w:lastRow="0" w:firstColumn="1" w:lastColumn="0" w:noHBand="0" w:noVBand="1"/>
      </w:tblPr>
      <w:tblGrid>
        <w:gridCol w:w="1481"/>
        <w:gridCol w:w="4184"/>
        <w:gridCol w:w="3341"/>
      </w:tblGrid>
      <w:tr w:rsidR="6E3CE5E4" w14:paraId="34180A4C" w14:textId="77777777" w:rsidTr="00335C5D">
        <w:trPr>
          <w:trHeight w:val="300"/>
        </w:trPr>
        <w:tc>
          <w:tcPr>
            <w:tcW w:w="1481"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5AC330E3"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Constraint</w:t>
            </w:r>
          </w:p>
        </w:tc>
        <w:tc>
          <w:tcPr>
            <w:tcW w:w="4184"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0D375A85"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CivicConnect-Specific Description</w:t>
            </w:r>
          </w:p>
        </w:tc>
        <w:tc>
          <w:tcPr>
            <w:tcW w:w="3341"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1F9862EE"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Engineering Implication</w:t>
            </w:r>
          </w:p>
        </w:tc>
      </w:tr>
      <w:tr w:rsidR="6E3CE5E4" w14:paraId="1A95670B"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94FC42D" w14:textId="77777777" w:rsidR="6E3CE5E4" w:rsidRPr="00335C5D" w:rsidRDefault="6E3CE5E4" w:rsidP="6E3CE5E4">
            <w:pPr>
              <w:spacing w:after="0"/>
              <w:rPr>
                <w:rFonts w:eastAsiaTheme="minorEastAsia"/>
                <w:sz w:val="18"/>
                <w:szCs w:val="18"/>
              </w:rPr>
            </w:pPr>
            <w:r>
              <w:rPr>
                <w:rFonts w:eastAsiaTheme="minorEastAsia"/>
                <w:sz w:val="18"/>
                <w:szCs w:val="18"/>
              </w:rPr>
              <w:t>Scope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425BF87" w14:textId="77777777" w:rsidR="6E3CE5E4" w:rsidRPr="00335C5D" w:rsidRDefault="6E3CE5E4" w:rsidP="6E3CE5E4">
            <w:pPr>
              <w:spacing w:after="0"/>
              <w:rPr>
                <w:rFonts w:eastAsiaTheme="minorEastAsia"/>
                <w:sz w:val="18"/>
                <w:szCs w:val="18"/>
              </w:rPr>
            </w:pPr>
            <w:r>
              <w:rPr>
                <w:rFonts w:eastAsiaTheme="minorEastAsia"/>
                <w:sz w:val="18"/>
                <w:szCs w:val="18"/>
              </w:rPr>
              <w:t xml:space="preserve">The team commits to a controlled MVP covering the three capability groups (Requester, Staff, Management) defined in the Scope Baseline, nothing beyond that is committed without change control.</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73154F7" w14:textId="77777777" w:rsidR="6E3CE5E4" w:rsidRPr="00335C5D" w:rsidRDefault="6E3CE5E4" w:rsidP="6E3CE5E4">
            <w:pPr>
              <w:spacing w:after="0"/>
              <w:rPr>
                <w:rFonts w:eastAsiaTheme="minorEastAsia"/>
                <w:sz w:val="18"/>
                <w:szCs w:val="18"/>
              </w:rPr>
            </w:pPr>
            <w:r>
              <w:rPr>
                <w:rFonts w:eastAsiaTheme="minorEastAsia"/>
                <w:sz w:val="18"/>
                <w:szCs w:val="18"/>
              </w:rPr>
              <w:t>Any proposed addition must be assessed for schedule/cost/security/risk impact before acceptance (Master Brief, Section 14) - it cannot be silently added mid-build.</w:t>
            </w:r>
          </w:p>
        </w:tc>
      </w:tr>
      <w:tr w:rsidR="6E3CE5E4" w14:paraId="7DADDE91"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09EC644" w14:textId="77777777" w:rsidR="6E3CE5E4" w:rsidRPr="00335C5D" w:rsidRDefault="6E3CE5E4" w:rsidP="6E3CE5E4">
            <w:pPr>
              <w:spacing w:after="0"/>
              <w:rPr>
                <w:sz w:val="18"/>
                <w:szCs w:val="18"/>
              </w:rPr>
            </w:pPr>
            <w:r>
              <w:rPr>
                <w:rFonts w:eastAsiaTheme="minorEastAsia"/>
                <w:color w:val="000000" w:themeColor="text1"/>
                <w:sz w:val="18"/>
                <w:szCs w:val="18"/>
              </w:rPr>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6292487"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Delivery is fixed to SEN381 milestones within 2 months, with no built-in flexibility beyond formally accepted exceptional circumstances.</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36B1267"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Requirements and scope must be substantially settled at M1 so M2 architecture work is not delayed, unfamiliar technologies carry disproportionate schedule risk and must be flagged early.</w:t>
            </w:r>
          </w:p>
        </w:tc>
      </w:tr>
      <w:tr w:rsidR="003E1ACC" w14:paraId="3BA2C831"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406920" w14:textId="77777777" w:rsidR="003E1ACC" w:rsidRPr="00335C5D" w:rsidRDefault="003E1ACC" w:rsidP="6E3CE5E4">
            <w:pPr>
              <w:spacing w:after="0"/>
              <w:rPr>
                <w:rFonts w:eastAsiaTheme="minorEastAsia"/>
                <w:color w:val="000000" w:themeColor="text1"/>
                <w:sz w:val="18"/>
                <w:szCs w:val="18"/>
              </w:rPr>
            </w:pPr>
            <w:r>
              <w:rPr>
                <w:rFonts w:eastAsiaTheme="minorEastAsia"/>
                <w:color w:val="000000" w:themeColor="text1"/>
                <w:sz w:val="18"/>
                <w:szCs w:val="18"/>
              </w:rPr>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C0D9B42"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Milestone 1 was due on 9 September 2026 (presented 10 September 2026). Milestone 2 is due on 30 September 2026 with a presentation on 1 October 2026, leaving three weeks after Milestone 1 submission for architecture and initial implementation work.</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10A1A61"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 xml:space="preserve">Architecture decisions must be finalized quickly and major requirement changes cannot be accommodated after M1.</w:t>
            </w:r>
          </w:p>
        </w:tc>
      </w:tr>
      <w:tr w:rsidR="003E1ACC" w14:paraId="6C717C6D"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EE6C82E" w14:textId="77777777" w:rsidR="003E1ACC" w:rsidRPr="00335C5D" w:rsidRDefault="003E1ACC" w:rsidP="6E3CE5E4">
            <w:pPr>
              <w:spacing w:after="0"/>
              <w:rPr>
                <w:rFonts w:eastAsiaTheme="minorEastAsia"/>
                <w:color w:val="000000" w:themeColor="text1"/>
                <w:sz w:val="18"/>
                <w:szCs w:val="18"/>
              </w:rPr>
            </w:pPr>
            <w:r>
              <w:rPr>
                <w:rFonts w:eastAsiaTheme="minorEastAsia"/>
                <w:color w:val="000000" w:themeColor="text1"/>
                <w:sz w:val="18"/>
                <w:szCs w:val="18"/>
              </w:rPr>
              <w:lastRenderedPageBreak/>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69A7863"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 xml:space="preserve">Milestone 3 is due on 14 October 2026 (presented 15 October 2026), the final project presentation is on 18 October 2026 and the project defence runs from 19 to 23 October 2026, leaving two weeks between M2 and M3 and under three weeks to the final presentation.</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F092231"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Only essential functionality should be implemented; lower-priority features may need to be deferred to future scope.</w:t>
            </w:r>
          </w:p>
        </w:tc>
      </w:tr>
      <w:tr w:rsidR="003E1ACC" w14:paraId="2B71ED93"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8BF5E80" w14:textId="77777777" w:rsidR="003E1ACC" w:rsidRPr="00335C5D" w:rsidRDefault="003E1ACC" w:rsidP="6E3CE5E4">
            <w:pPr>
              <w:spacing w:after="0"/>
              <w:rPr>
                <w:rFonts w:eastAsiaTheme="minorEastAsia"/>
                <w:color w:val="000000" w:themeColor="text1"/>
                <w:sz w:val="18"/>
                <w:szCs w:val="18"/>
              </w:rPr>
            </w:pPr>
            <w:r>
              <w:rPr>
                <w:rFonts w:eastAsiaTheme="minorEastAsia"/>
                <w:color w:val="000000" w:themeColor="text1"/>
                <w:sz w:val="18"/>
                <w:szCs w:val="18"/>
              </w:rPr>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994CE9"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Team members must simultaneously complete other SEN381 deliverables, including Assignments 2 and 3, during the project period.</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4285C83"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Development activities must be planned around academic workload, reducing available development hours and increasing schedule risk.</w:t>
            </w:r>
          </w:p>
        </w:tc>
      </w:tr>
      <w:tr w:rsidR="6E3CE5E4" w14:paraId="00B47DC4"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CB3EE07" w14:textId="77777777" w:rsidR="6E3CE5E4" w:rsidRPr="00335C5D" w:rsidRDefault="6E3CE5E4" w:rsidP="6E3CE5E4">
            <w:pPr>
              <w:spacing w:after="0"/>
              <w:rPr>
                <w:rFonts w:eastAsiaTheme="minorEastAsia"/>
                <w:sz w:val="18"/>
                <w:szCs w:val="18"/>
              </w:rPr>
            </w:pPr>
            <w:r>
              <w:rPr>
                <w:rFonts w:eastAsiaTheme="minorEastAsia"/>
                <w:sz w:val="18"/>
                <w:szCs w:val="18"/>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DBF6347" w14:textId="77777777" w:rsidR="6E3CE5E4" w:rsidRPr="00335C5D" w:rsidRDefault="6E3CE5E4" w:rsidP="6E3CE5E4">
            <w:pPr>
              <w:spacing w:after="0"/>
              <w:rPr>
                <w:rFonts w:eastAsiaTheme="minorEastAsia"/>
                <w:sz w:val="18"/>
                <w:szCs w:val="18"/>
              </w:rPr>
            </w:pPr>
            <w:r>
              <w:rPr>
                <w:rFonts w:eastAsiaTheme="minorEastAsia"/>
                <w:sz w:val="18"/>
                <w:szCs w:val="18"/>
              </w:rPr>
              <w:t>A 3-student team with no dedicated budget, the project must rely on free-tier or low-cost tooling and hosting.</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2506161" w14:textId="77777777" w:rsidR="6E3CE5E4" w:rsidRPr="00335C5D" w:rsidRDefault="6E3CE5E4" w:rsidP="6E3CE5E4">
            <w:pPr>
              <w:spacing w:after="0"/>
              <w:rPr>
                <w:rFonts w:eastAsiaTheme="minorEastAsia"/>
                <w:sz w:val="18"/>
                <w:szCs w:val="18"/>
              </w:rPr>
            </w:pPr>
            <w:r>
              <w:rPr>
                <w:rFonts w:eastAsiaTheme="minorEastAsia"/>
                <w:sz w:val="18"/>
                <w:szCs w:val="18"/>
              </w:rPr>
              <w:t xml:space="preserve">Technology and hosting choices at M2 must be checked against free-tier limits (storage, compute, request caps), limits must be documented as a Forward Engineering Consideration now.</w:t>
            </w:r>
          </w:p>
        </w:tc>
      </w:tr>
      <w:tr w:rsidR="003E1ACC" w14:paraId="72AAF822"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7496C2C" w14:textId="77777777" w:rsidR="003E1ACC" w:rsidRPr="00335C5D" w:rsidRDefault="003E1ACC" w:rsidP="6E3CE5E4">
            <w:pPr>
              <w:spacing w:after="0"/>
              <w:rPr>
                <w:rFonts w:eastAsiaTheme="minorEastAsia"/>
                <w:sz w:val="18"/>
                <w:szCs w:val="18"/>
              </w:rPr>
            </w:pPr>
            <w:r>
              <w:rPr>
                <w:rFonts w:eastAsiaTheme="minorEastAsia"/>
                <w:sz w:val="18"/>
                <w:szCs w:val="18"/>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6C78EA8" w14:textId="77777777" w:rsidR="003E1ACC" w:rsidRPr="00335C5D" w:rsidRDefault="003E1ACC" w:rsidP="6E3CE5E4">
            <w:pPr>
              <w:spacing w:after="0"/>
              <w:rPr>
                <w:rFonts w:eastAsiaTheme="minorEastAsia"/>
                <w:sz w:val="18"/>
                <w:szCs w:val="18"/>
                <w:lang w:val="en-ZA"/>
              </w:rPr>
            </w:pPr>
            <w:r>
              <w:rPr>
                <w:rFonts w:eastAsiaTheme="minorEastAsia"/>
                <w:sz w:val="18"/>
                <w:szCs w:val="18"/>
                <w:lang w:val="en-ZA"/>
              </w:rPr>
              <w:t>The project has no dedicated budget for premium development software, enterprise tools, or commercial services.</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0B88A9F" w14:textId="77777777" w:rsidR="003E1ACC" w:rsidRPr="00335C5D" w:rsidRDefault="003E1ACC" w:rsidP="6E3CE5E4">
            <w:pPr>
              <w:spacing w:after="0"/>
              <w:rPr>
                <w:rFonts w:eastAsiaTheme="minorEastAsia"/>
                <w:sz w:val="18"/>
                <w:szCs w:val="18"/>
                <w:lang w:val="en-ZA"/>
              </w:rPr>
            </w:pPr>
            <w:r>
              <w:rPr>
                <w:rFonts w:eastAsiaTheme="minorEastAsia"/>
                <w:sz w:val="18"/>
                <w:szCs w:val="18"/>
                <w:lang w:val="en-ZA"/>
              </w:rPr>
              <w:t>Free and open-source software such as GitHub, Visual Studio Code, and free database solutions must be used wherever possible.</w:t>
            </w:r>
          </w:p>
        </w:tc>
      </w:tr>
      <w:tr w:rsidR="003E1ACC" w14:paraId="17BC4DF2"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3FE32A7" w14:textId="77777777" w:rsidR="003E1ACC" w:rsidRPr="00335C5D" w:rsidRDefault="003E1ACC" w:rsidP="6E3CE5E4">
            <w:pPr>
              <w:spacing w:after="0"/>
              <w:rPr>
                <w:rFonts w:eastAsiaTheme="minorEastAsia"/>
                <w:color w:val="000000" w:themeColor="text1"/>
                <w:sz w:val="18"/>
                <w:szCs w:val="18"/>
              </w:rPr>
            </w:pPr>
            <w:r>
              <w:rPr>
                <w:rFonts w:eastAsiaTheme="minorEastAsia"/>
                <w:sz w:val="18"/>
                <w:szCs w:val="18"/>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9EA05B6"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Commercial notification services such as SMS gateways, WhatsApp Business APIs, or paid email platforms may require subscription fees.</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1E9F72D"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Automated external notification features are excluded from the MVP and replaced with in-platform notifications.</w:t>
            </w:r>
          </w:p>
        </w:tc>
      </w:tr>
      <w:tr w:rsidR="003E1ACC" w14:paraId="7491A50E"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E06F32A" w14:textId="77777777" w:rsidR="003E1ACC" w:rsidRPr="00335C5D" w:rsidRDefault="003E1ACC" w:rsidP="6E3CE5E4">
            <w:pPr>
              <w:spacing w:after="0"/>
              <w:rPr>
                <w:rFonts w:eastAsiaTheme="minorEastAsia"/>
                <w:sz w:val="18"/>
                <w:szCs w:val="18"/>
              </w:rPr>
            </w:pPr>
            <w:r>
              <w:rPr>
                <w:rFonts w:eastAsiaTheme="minorEastAsia"/>
                <w:sz w:val="18"/>
                <w:szCs w:val="18"/>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BAB5937"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Paid cloud hosting tiers and managed database services may exceed the team's available budget.</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78A6D58"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Hosting and deployment must remain within free-tier limits, and system design must consider storage, bandwidth, and compute restrictions.</w:t>
            </w:r>
          </w:p>
        </w:tc>
      </w:tr>
      <w:tr w:rsidR="6E3CE5E4" w14:paraId="53F4BFC3"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75ECFF"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Quality</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1119D1F"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Quality claims must ultimately be backed by measurable test/defect evidence at M3, not by assertion.</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BC587BA"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Acceptance criteria must be written in testable form now (see Requirements &amp; Acceptance Criteria), vague criteria cannot later produce credible quality evidence.</w:t>
            </w:r>
          </w:p>
        </w:tc>
      </w:tr>
      <w:tr w:rsidR="6E3CE5E4" w14:paraId="24DD9E6A"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F6D89D5" w14:textId="77777777" w:rsidR="6E3CE5E4" w:rsidRPr="00335C5D" w:rsidRDefault="6E3CE5E4" w:rsidP="6E3CE5E4">
            <w:pPr>
              <w:spacing w:after="0"/>
              <w:rPr>
                <w:rFonts w:eastAsiaTheme="minorEastAsia"/>
                <w:sz w:val="18"/>
                <w:szCs w:val="18"/>
              </w:rPr>
            </w:pPr>
            <w:r>
              <w:rPr>
                <w:rFonts w:eastAsiaTheme="minorEastAsia"/>
                <w:sz w:val="18"/>
                <w:szCs w:val="18"/>
              </w:rPr>
              <w:t>Security</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84DA318" w14:textId="77777777" w:rsidR="6E3CE5E4" w:rsidRPr="00335C5D" w:rsidRDefault="6E3CE5E4" w:rsidP="6E3CE5E4">
            <w:pPr>
              <w:spacing w:after="0"/>
              <w:rPr>
                <w:rFonts w:eastAsiaTheme="minorEastAsia"/>
                <w:sz w:val="18"/>
                <w:szCs w:val="18"/>
              </w:rPr>
            </w:pPr>
            <w:r>
              <w:rPr>
                <w:rFonts w:eastAsiaTheme="minorEastAsia"/>
                <w:sz w:val="18"/>
                <w:szCs w:val="18"/>
              </w:rPr>
              <w:t>Requests and accounts contain personal data (contact details, request descriptions), security is a lifecycle-wide responsibility from M1, not a late add-on.</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576AD28" w14:textId="77777777" w:rsidR="6E3CE5E4" w:rsidRPr="00335C5D" w:rsidRDefault="6E3CE5E4" w:rsidP="6E3CE5E4">
            <w:pPr>
              <w:spacing w:after="0"/>
              <w:rPr>
                <w:rFonts w:eastAsiaTheme="minorEastAsia"/>
                <w:sz w:val="18"/>
                <w:szCs w:val="18"/>
              </w:rPr>
            </w:pPr>
            <w:r>
              <w:rPr>
                <w:rFonts w:eastAsiaTheme="minorEastAsia"/>
                <w:sz w:val="18"/>
                <w:szCs w:val="18"/>
              </w:rPr>
              <w:t>RBAC and audit-trail requirements (FR-014, NFR-002/003/006) must be baselined now - reworking access control after the data/UI layer is built is high-effort and high-risk.</w:t>
            </w:r>
          </w:p>
        </w:tc>
      </w:tr>
      <w:tr w:rsidR="6E3CE5E4" w14:paraId="221A7DE7"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5131BE7"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Team capability</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9224D21"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 xml:space="preserve">All three members are individually examinable on the full system, no member may specialise to the exclusion of understanding the whole.</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3F5A728"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Documentation, requirement ownership and code must be reviewed across the team, not siloed - this also underpins the two-reviewer GitHub approval control.</w:t>
            </w:r>
          </w:p>
        </w:tc>
      </w:tr>
    </w:tbl>
    <w:p w14:paraId="6D5CCE9F" w14:textId="77777777" w:rsidR="002B4ECC" w:rsidRPr="002B4ECC" w:rsidRDefault="6E3CE5E4" w:rsidP="6E3CE5E4">
      <w:pPr>
        <w:pStyle w:val="Heading2"/>
      </w:pPr>
      <w:bookmarkStart w:id="21" w:name="_Toc241703319"/>
      <w:r>
        <w:t>Trade-off / Ripple-Effect Analysis</w:t>
      </w:r>
      <w:bookmarkEnd w:id="21"/>
    </w:p>
    <w:p w14:paraId="1C6FA373" w14:textId="77777777" w:rsidR="6E3CE5E4" w:rsidRDefault="6E3CE5E4" w:rsidP="6E3CE5E4">
      <w:pPr>
        <w:spacing w:after="120"/>
        <w:rPr>
          <w:rFonts w:eastAsiaTheme="minorEastAsia"/>
          <w:b/>
          <w:bCs/>
        </w:rPr>
      </w:pPr>
      <w:r>
        <w:rPr>
          <w:rFonts w:eastAsiaTheme="minorEastAsia"/>
          <w:b/>
          <w:bCs/>
        </w:rPr>
        <w:t>Selected interaction: Security constraint versus Schedule constraint.</w:t>
      </w:r>
    </w:p>
    <w:p w14:paraId="01DE25A8" w14:textId="77777777" w:rsidR="6E3CE5E4" w:rsidRDefault="6E3CE5E4" w:rsidP="6E3CE5E4">
      <w:pPr>
        <w:spacing w:after="120"/>
        <w:rPr>
          <w:rFonts w:eastAsiaTheme="minorEastAsia"/>
        </w:rPr>
      </w:pPr>
      <w:r>
        <w:rPr>
          <w:rFonts w:eastAsiaTheme="minorEastAsia"/>
        </w:rPr>
        <w:t xml:space="preserve">Baselining RBAC and an audit trail from Milestone 1 (NFR-002, NFR-003, NFR-006) commits M2 development time to authentication and access-control work before any </w:t>
        <w:lastRenderedPageBreak/>
        <w:t>request-management feature can be demonstrated. This reduces the schedule available for additional functionality within a fixed timeline.</w:t>
      </w:r>
    </w:p>
    <w:p w14:paraId="42575E52" w14:textId="77777777" w:rsidR="6E3CE5E4" w:rsidRDefault="6E3CE5E4" w:rsidP="6E3CE5E4">
      <w:pPr>
        <w:spacing w:after="120"/>
        <w:rPr>
          <w:rFonts w:eastAsiaTheme="minorEastAsia"/>
        </w:rPr>
      </w:pPr>
      <w:r>
        <w:rPr>
          <w:rFonts w:eastAsiaTheme="minorEastAsia"/>
        </w:rPr>
        <w:t>The alternative - deferring access control to a later milestone to move faster now - was considered and rejected. Reworking authorisation into a data model and UI that were not designed for it is a well-understood source of rework: routes, queries and views built without role checks typically require re-architecture, not incremental patching, once RBAC is added. Given CivicConnect handles personal requester data, deferring this control also creates an unacceptable window of unmanaged risk.</w:t>
      </w:r>
    </w:p>
    <w:p w14:paraId="2CCA43CA" w14:textId="77777777" w:rsidR="6E3CE5E4" w:rsidRDefault="6E3CE5E4" w:rsidP="6E3CE5E4">
      <w:pPr>
        <w:spacing w:after="120"/>
        <w:rPr>
          <w:rFonts w:eastAsiaTheme="minorEastAsia"/>
        </w:rPr>
      </w:pPr>
      <w:r>
        <w:rPr>
          <w:rFonts w:eastAsiaTheme="minorEastAsia"/>
        </w:rPr>
        <w:t>Consequence accepted: a smaller initial feature set, in exchange for an auditable, access-controlled foundation that will not need to be re-architected later. This directly trades Scope against Security and Quality under a fixed Schedule constraint, consistent with the Master Brief's principle that a smaller, controlled, high-quality solution can demonstrate stronger Software Engineering than a larger, unfinished one (Section 3.1).</w:t>
      </w:r>
    </w:p>
    <w:p w14:paraId="66975840" w14:textId="77777777" w:rsidR="6E3CE5E4" w:rsidRDefault="004F5689" w:rsidP="004F5689">
      <w:pPr>
        <w:pStyle w:val="Heading1"/>
      </w:pPr>
      <w:bookmarkStart w:id="22" w:name="_Toc241703320"/>
      <w:r>
        <w:t>Assumptions and Dependencies</w:t>
      </w:r>
      <w:bookmarkEnd w:id="22"/>
    </w:p>
    <w:p w14:paraId="57216E1C" w14:textId="77777777" w:rsidR="004F5689" w:rsidRDefault="004F5689" w:rsidP="004F5689">
      <w:r>
        <w:t>These assumptions and dependencies were identified during Milestone 2. Each is linked to the decision or risk it affects so it can be revisited when evidence changes.</w:t>
      </w:r>
    </w:p>
    <w:tbl>
      <w:tblPr>
        <w:tblStyle w:val="TableGrid"/>
        <w:tblW w:w="0" w:type="auto"/>
        <w:tblLook w:val="04A0" w:firstRow="1" w:lastRow="0" w:firstColumn="1" w:lastColumn="0" w:noHBand="0" w:noVBand="1"/>
      </w:tblPr>
      <w:tblGrid>
        <w:gridCol w:w="988"/>
        <w:gridCol w:w="3520"/>
        <w:gridCol w:w="2858"/>
        <w:gridCol w:w="1650"/>
      </w:tblGrid>
      <w:tr w:rsidR="004F5689" w14:paraId="47DCA607" w14:textId="77777777" w:rsidTr="004F5689">
        <w:tc>
          <w:tcPr>
            <w:tcW w:w="988" w:type="dxa"/>
            <w:shd w:val="clear" w:color="auto" w:fill="002060"/>
          </w:tcPr>
          <w:p w14:paraId="388A005D" w14:textId="77777777" w:rsidR="004F5689" w:rsidRPr="00335C5D" w:rsidRDefault="004F5689" w:rsidP="004F5689">
            <w:pPr>
              <w:rPr>
                <w:sz w:val="18"/>
                <w:szCs w:val="18"/>
              </w:rPr>
            </w:pPr>
            <w:r>
              <w:rPr>
                <w:sz w:val="18"/>
                <w:szCs w:val="18"/>
              </w:rPr>
              <w:t>ID</w:t>
            </w:r>
          </w:p>
        </w:tc>
        <w:tc>
          <w:tcPr>
            <w:tcW w:w="3520" w:type="dxa"/>
            <w:shd w:val="clear" w:color="auto" w:fill="002060"/>
          </w:tcPr>
          <w:p w14:paraId="213CC19C" w14:textId="77777777" w:rsidR="004F5689" w:rsidRPr="00335C5D" w:rsidRDefault="004F5689" w:rsidP="004F5689">
            <w:pPr>
              <w:rPr>
                <w:sz w:val="18"/>
                <w:szCs w:val="18"/>
              </w:rPr>
            </w:pPr>
            <w:r>
              <w:rPr>
                <w:sz w:val="18"/>
                <w:szCs w:val="18"/>
              </w:rPr>
              <w:t>Assumption / Dependency</w:t>
            </w:r>
          </w:p>
        </w:tc>
        <w:tc>
          <w:tcPr>
            <w:tcW w:w="2858" w:type="dxa"/>
            <w:shd w:val="clear" w:color="auto" w:fill="002060"/>
          </w:tcPr>
          <w:p w14:paraId="32DC3EA3" w14:textId="77777777" w:rsidR="004F5689" w:rsidRPr="00335C5D" w:rsidRDefault="004F5689" w:rsidP="004F5689">
            <w:pPr>
              <w:rPr>
                <w:sz w:val="18"/>
                <w:szCs w:val="18"/>
              </w:rPr>
            </w:pPr>
            <w:r>
              <w:rPr>
                <w:sz w:val="18"/>
                <w:szCs w:val="18"/>
              </w:rPr>
              <w:t>Why it matters</w:t>
            </w:r>
          </w:p>
        </w:tc>
        <w:tc>
          <w:tcPr>
            <w:tcW w:w="1650" w:type="dxa"/>
            <w:shd w:val="clear" w:color="auto" w:fill="002060"/>
          </w:tcPr>
          <w:p w14:paraId="465BB933" w14:textId="77777777" w:rsidR="004F5689" w:rsidRPr="00335C5D" w:rsidRDefault="004F5689" w:rsidP="004F5689">
            <w:pPr>
              <w:rPr>
                <w:sz w:val="18"/>
                <w:szCs w:val="18"/>
              </w:rPr>
            </w:pPr>
            <w:r>
              <w:rPr>
                <w:sz w:val="18"/>
                <w:szCs w:val="18"/>
              </w:rPr>
              <w:t>Link</w:t>
            </w:r>
          </w:p>
        </w:tc>
      </w:tr>
      <w:tr w:rsidR="004F5689" w14:paraId="5776EF92" w14:textId="77777777" w:rsidTr="004F5689">
        <w:tc>
          <w:tcPr>
            <w:tcW w:w="988" w:type="dxa"/>
          </w:tcPr>
          <w:p w14:paraId="76DA45D6" w14:textId="77777777" w:rsidR="004F5689" w:rsidRPr="00335C5D" w:rsidRDefault="004F5689" w:rsidP="004F5689">
            <w:pPr>
              <w:rPr>
                <w:sz w:val="18"/>
                <w:szCs w:val="18"/>
              </w:rPr>
            </w:pPr>
            <w:r>
              <w:rPr>
                <w:sz w:val="18"/>
                <w:szCs w:val="18"/>
              </w:rPr>
              <w:t>A-01</w:t>
            </w:r>
          </w:p>
        </w:tc>
        <w:tc>
          <w:tcPr>
            <w:tcW w:w="3520" w:type="dxa"/>
          </w:tcPr>
          <w:p w14:paraId="2EB62724" w14:textId="77777777" w:rsidR="004F5689" w:rsidRPr="00335C5D" w:rsidRDefault="004F5689" w:rsidP="004F5689">
            <w:pPr>
              <w:rPr>
                <w:sz w:val="18"/>
                <w:szCs w:val="18"/>
              </w:rPr>
            </w:pPr>
            <w:r>
              <w:rPr>
                <w:sz w:val="18"/>
                <w:szCs w:val="18"/>
              </w:rPr>
              <w:t>Pilot load stays at or below 20 concurrent users and under 10 000 requests a year. CivicConnect has not supplied real figures.</w:t>
            </w:r>
          </w:p>
        </w:tc>
        <w:tc>
          <w:tcPr>
            <w:tcW w:w="2858" w:type="dxa"/>
          </w:tcPr>
          <w:p w14:paraId="1D08686C" w14:textId="77777777" w:rsidR="004F5689" w:rsidRPr="00335C5D" w:rsidRDefault="004F5689" w:rsidP="004F5689">
            <w:pPr>
              <w:rPr>
                <w:sz w:val="18"/>
                <w:szCs w:val="18"/>
              </w:rPr>
            </w:pPr>
            <w:r>
              <w:rPr>
                <w:sz w:val="18"/>
                <w:szCs w:val="18"/>
              </w:rPr>
              <w:t xml:space="preserve">Justifies one application instance and one database.</w:t>
            </w:r>
          </w:p>
        </w:tc>
        <w:tc>
          <w:tcPr>
            <w:tcW w:w="1650" w:type="dxa"/>
          </w:tcPr>
          <w:p w14:paraId="669AB0A1" w14:textId="77777777" w:rsidR="004F5689" w:rsidRPr="00335C5D" w:rsidRDefault="004F5689" w:rsidP="004F5689">
            <w:pPr>
              <w:rPr>
                <w:sz w:val="18"/>
                <w:szCs w:val="18"/>
              </w:rPr>
            </w:pPr>
            <w:r>
              <w:rPr>
                <w:sz w:val="18"/>
                <w:szCs w:val="18"/>
              </w:rPr>
              <w:t>ASR-004, R-09</w:t>
            </w:r>
          </w:p>
        </w:tc>
      </w:tr>
      <w:tr w:rsidR="004F5689" w14:paraId="0F9CA00A" w14:textId="77777777" w:rsidTr="004F5689">
        <w:tc>
          <w:tcPr>
            <w:tcW w:w="988" w:type="dxa"/>
          </w:tcPr>
          <w:p w14:paraId="08D1A123" w14:textId="77777777" w:rsidR="004F5689" w:rsidRPr="00335C5D" w:rsidRDefault="004F5689" w:rsidP="004F5689">
            <w:pPr>
              <w:rPr>
                <w:sz w:val="18"/>
                <w:szCs w:val="18"/>
              </w:rPr>
            </w:pPr>
            <w:r>
              <w:rPr>
                <w:sz w:val="18"/>
                <w:szCs w:val="18"/>
              </w:rPr>
              <w:t>A-02</w:t>
            </w:r>
          </w:p>
        </w:tc>
        <w:tc>
          <w:tcPr>
            <w:tcW w:w="3520" w:type="dxa"/>
          </w:tcPr>
          <w:p w14:paraId="6D1F812C" w14:textId="77777777" w:rsidR="004F5689" w:rsidRPr="00335C5D" w:rsidRDefault="004F5689" w:rsidP="004F5689">
            <w:pPr>
              <w:rPr>
                <w:sz w:val="18"/>
                <w:szCs w:val="18"/>
              </w:rPr>
            </w:pPr>
            <w:r>
              <w:rPr>
                <w:sz w:val="18"/>
                <w:szCs w:val="18"/>
              </w:rPr>
              <w:t>Attachments are stored as a URL only (AttachmentUrl). File storage and hardening stay in deferred scope.</w:t>
            </w:r>
          </w:p>
        </w:tc>
        <w:tc>
          <w:tcPr>
            <w:tcW w:w="2858" w:type="dxa"/>
          </w:tcPr>
          <w:p w14:paraId="6CAB5D6F" w14:textId="77777777" w:rsidR="004F5689" w:rsidRPr="00335C5D" w:rsidRDefault="004F5689" w:rsidP="004F5689">
            <w:pPr>
              <w:rPr>
                <w:sz w:val="18"/>
                <w:szCs w:val="18"/>
              </w:rPr>
            </w:pPr>
            <w:r>
              <w:rPr>
                <w:sz w:val="18"/>
                <w:szCs w:val="18"/>
              </w:rPr>
              <w:t>Keeps the database small and avoids storing files on a free host.</w:t>
            </w:r>
          </w:p>
        </w:tc>
        <w:tc>
          <w:tcPr>
            <w:tcW w:w="1650" w:type="dxa"/>
          </w:tcPr>
          <w:p w14:paraId="052C4D42" w14:textId="77777777" w:rsidR="004F5689" w:rsidRPr="00335C5D" w:rsidRDefault="004F5689" w:rsidP="004F5689">
            <w:pPr>
              <w:rPr>
                <w:sz w:val="18"/>
                <w:szCs w:val="18"/>
              </w:rPr>
            </w:pPr>
            <w:r>
              <w:rPr>
                <w:sz w:val="18"/>
                <w:szCs w:val="18"/>
              </w:rPr>
              <w:t>Deferred Scope, Data &amp; Persistence</w:t>
            </w:r>
          </w:p>
        </w:tc>
      </w:tr>
      <w:tr w:rsidR="004F5689" w14:paraId="41513CEF" w14:textId="77777777" w:rsidTr="004F5689">
        <w:tc>
          <w:tcPr>
            <w:tcW w:w="988" w:type="dxa"/>
          </w:tcPr>
          <w:p w14:paraId="06B468EB" w14:textId="77777777" w:rsidR="004F5689" w:rsidRPr="00335C5D" w:rsidRDefault="004F5689" w:rsidP="004F5689">
            <w:pPr>
              <w:rPr>
                <w:sz w:val="18"/>
                <w:szCs w:val="18"/>
              </w:rPr>
            </w:pPr>
            <w:r>
              <w:rPr>
                <w:sz w:val="18"/>
                <w:szCs w:val="18"/>
              </w:rPr>
              <w:t>A-03</w:t>
            </w:r>
          </w:p>
        </w:tc>
        <w:tc>
          <w:tcPr>
            <w:tcW w:w="3520" w:type="dxa"/>
          </w:tcPr>
          <w:p w14:paraId="5229A536" w14:textId="77777777" w:rsidR="00F944AF" w:rsidRDefault="00000000">
            <w:pPr>
              <w:rPr>
                <w:sz w:val="18"/>
                <w:szCs w:val="18"/>
              </w:rPr>
            </w:pPr>
            <w:del w:id="905001" w:author="Claude (AI draft)" w:date="2026-10-15T17:00:00Z">
              <w:r>
                <w:rPr>
                  <w:sz w:val="18"/>
                  <w:szCs w:val="18"/>
                </w:rPr>
                <w:delText xml:space="preserve">No team member has used Java, Spring Boot or Angular before.</w:delText>
              </w:r>
            </w:del>
            <w:ins w:id="905002" w:author="Claude (AI draft)" w:date="2026-10-15T17:00:00Z">
              <w:r>
                <w:rPr>
                  <w:sz w:val="18"/>
                  <w:szCs w:val="18"/>
                </w:rPr>
                <w:t xml:space="preserve">The team has used Java, but no team member has used Spring Boot or Angular before (corrected in v3.0, CR-013).</w:t>
              </w:r>
            </w:ins>
            <w:r>
              <w:rPr>
                <w:sz w:val="18"/>
                <w:szCs w:val="18"/>
              </w:rPr>
              <w:t xml:space="preserve"> The team has C#/ASP.NET and JavaScript/Node.js experience, but no one has used React either. The learning curve is accepted and managed through R-20 and D-02.</w:t>
            </w:r>
          </w:p>
        </w:tc>
        <w:tc>
          <w:tcPr>
            <w:tcW w:w="2858" w:type="dxa"/>
          </w:tcPr>
          <w:p w14:paraId="22B3D80B" w14:textId="77777777" w:rsidR="004F5689" w:rsidRPr="00335C5D" w:rsidRDefault="004F5689" w:rsidP="004F5689">
            <w:pPr>
              <w:rPr>
                <w:sz w:val="18"/>
                <w:szCs w:val="18"/>
              </w:rPr>
            </w:pPr>
            <w:r>
              <w:rPr>
                <w:sz w:val="18"/>
                <w:szCs w:val="18"/>
              </w:rPr>
              <w:t>Drives the technology choice and the learning-curve risk.</w:t>
            </w:r>
          </w:p>
        </w:tc>
        <w:tc>
          <w:tcPr>
            <w:tcW w:w="1650" w:type="dxa"/>
          </w:tcPr>
          <w:p w14:paraId="6873E626" w14:textId="77777777" w:rsidR="004F5689" w:rsidRPr="00335C5D" w:rsidRDefault="004F5689" w:rsidP="004F5689">
            <w:pPr>
              <w:rPr>
                <w:sz w:val="18"/>
                <w:szCs w:val="18"/>
              </w:rPr>
            </w:pPr>
            <w:r>
              <w:rPr>
                <w:sz w:val="18"/>
                <w:szCs w:val="18"/>
              </w:rPr>
              <w:t>DEC-004, R-20</w:t>
            </w:r>
          </w:p>
        </w:tc>
      </w:tr>
      <w:tr w:rsidR="004F5689" w14:paraId="6B90F7B1" w14:textId="77777777" w:rsidTr="004F5689">
        <w:tc>
          <w:tcPr>
            <w:tcW w:w="988" w:type="dxa"/>
          </w:tcPr>
          <w:p w14:paraId="649B83B3" w14:textId="77777777" w:rsidR="004F5689" w:rsidRPr="00335C5D" w:rsidRDefault="004F5689" w:rsidP="004F5689">
            <w:pPr>
              <w:rPr>
                <w:sz w:val="18"/>
                <w:szCs w:val="18"/>
              </w:rPr>
            </w:pPr>
            <w:r>
              <w:rPr>
                <w:sz w:val="18"/>
                <w:szCs w:val="18"/>
              </w:rPr>
              <w:t>A-04</w:t>
            </w:r>
          </w:p>
        </w:tc>
        <w:tc>
          <w:tcPr>
            <w:tcW w:w="3520" w:type="dxa"/>
          </w:tcPr>
          <w:p w14:paraId="3D1852ED" w14:textId="77777777" w:rsidR="004F5689" w:rsidRPr="00335C5D" w:rsidRDefault="004F5689" w:rsidP="004F5689">
            <w:pPr>
              <w:rPr>
                <w:sz w:val="18"/>
                <w:szCs w:val="18"/>
              </w:rPr>
            </w:pPr>
            <w:r>
              <w:rPr>
                <w:sz w:val="18"/>
                <w:szCs w:val="18"/>
              </w:rPr>
              <w:t>The Supabase free plan stays available with the current limits (500 MB, pause after 1 week of inactivity, no automatic backups) (Supabase, 2026a).</w:t>
            </w:r>
          </w:p>
        </w:tc>
        <w:tc>
          <w:tcPr>
            <w:tcW w:w="2858" w:type="dxa"/>
          </w:tcPr>
          <w:p w14:paraId="69323353" w14:textId="77777777" w:rsidR="004F5689" w:rsidRPr="00335C5D" w:rsidRDefault="004F5689" w:rsidP="004F5689">
            <w:pPr>
              <w:rPr>
                <w:sz w:val="18"/>
                <w:szCs w:val="18"/>
              </w:rPr>
            </w:pPr>
            <w:r>
              <w:rPr>
                <w:sz w:val="18"/>
                <w:szCs w:val="18"/>
              </w:rPr>
              <w:t xml:space="preserve">The database tier depends on it.</w:t>
            </w:r>
          </w:p>
        </w:tc>
        <w:tc>
          <w:tcPr>
            <w:tcW w:w="1650" w:type="dxa"/>
          </w:tcPr>
          <w:p w14:paraId="45E7E034" w14:textId="77777777" w:rsidR="004F5689" w:rsidRPr="00335C5D" w:rsidRDefault="004F5689" w:rsidP="004F5689">
            <w:pPr>
              <w:rPr>
                <w:sz w:val="18"/>
                <w:szCs w:val="18"/>
              </w:rPr>
            </w:pPr>
            <w:r>
              <w:rPr>
                <w:sz w:val="18"/>
                <w:szCs w:val="18"/>
              </w:rPr>
              <w:t>ARC-03, R-14</w:t>
            </w:r>
          </w:p>
        </w:tc>
      </w:tr>
      <w:tr w:rsidR="004F5689" w14:paraId="6EAF3067" w14:textId="77777777" w:rsidTr="004F5689">
        <w:tc>
          <w:tcPr>
            <w:tcW w:w="988" w:type="dxa"/>
          </w:tcPr>
          <w:p w14:paraId="337B221C" w14:textId="77777777" w:rsidR="004F5689" w:rsidRPr="00335C5D" w:rsidRDefault="004F5689" w:rsidP="004F5689">
            <w:pPr>
              <w:rPr>
                <w:sz w:val="18"/>
                <w:szCs w:val="18"/>
              </w:rPr>
            </w:pPr>
            <w:r>
              <w:rPr>
                <w:sz w:val="18"/>
                <w:szCs w:val="18"/>
              </w:rPr>
              <w:t>A-05</w:t>
            </w:r>
          </w:p>
        </w:tc>
        <w:tc>
          <w:tcPr>
            <w:tcW w:w="3520" w:type="dxa"/>
          </w:tcPr>
          <w:p w14:paraId="15D859BA" w14:textId="77777777" w:rsidR="004F5689" w:rsidRPr="00335C5D" w:rsidRDefault="004F5689" w:rsidP="004F5689">
            <w:pPr>
              <w:rPr>
                <w:sz w:val="18"/>
                <w:szCs w:val="18"/>
              </w:rPr>
            </w:pPr>
            <w:r>
              <w:rPr>
                <w:sz w:val="18"/>
                <w:szCs w:val="18"/>
              </w:rPr>
              <w:t>A free application host that can run a Java 21 jar with about 512 MB of memory can be found before the final demo.</w:t>
            </w:r>
          </w:p>
        </w:tc>
        <w:tc>
          <w:tcPr>
            <w:tcW w:w="2858" w:type="dxa"/>
          </w:tcPr>
          <w:p w14:paraId="27F6E7F9" w14:textId="77777777" w:rsidR="004F5689" w:rsidRPr="00335C5D" w:rsidRDefault="004F5689" w:rsidP="004F5689">
            <w:pPr>
              <w:rPr>
                <w:sz w:val="18"/>
                <w:szCs w:val="18"/>
              </w:rPr>
            </w:pPr>
            <w:r>
              <w:rPr>
                <w:sz w:val="18"/>
                <w:szCs w:val="18"/>
              </w:rPr>
              <w:t>The application tier depends on it.</w:t>
            </w:r>
          </w:p>
        </w:tc>
        <w:tc>
          <w:tcPr>
            <w:tcW w:w="1650" w:type="dxa"/>
          </w:tcPr>
          <w:p w14:paraId="462E0629" w14:textId="77777777" w:rsidR="004F5689" w:rsidRPr="00335C5D" w:rsidRDefault="004F5689" w:rsidP="004F5689">
            <w:pPr>
              <w:rPr>
                <w:sz w:val="18"/>
                <w:szCs w:val="18"/>
              </w:rPr>
            </w:pPr>
            <w:r>
              <w:rPr>
                <w:sz w:val="18"/>
                <w:szCs w:val="18"/>
              </w:rPr>
              <w:t>ARC-03, R-15</w:t>
            </w:r>
          </w:p>
        </w:tc>
      </w:tr>
      <w:tr w:rsidR="004F5689" w14:paraId="7D098DAB" w14:textId="77777777" w:rsidTr="004F5689">
        <w:tc>
          <w:tcPr>
            <w:tcW w:w="988" w:type="dxa"/>
          </w:tcPr>
          <w:p w14:paraId="51E0D3A2" w14:textId="77777777" w:rsidR="004F5689" w:rsidRPr="00335C5D" w:rsidRDefault="004F5689" w:rsidP="004F5689">
            <w:pPr>
              <w:rPr>
                <w:sz w:val="18"/>
                <w:szCs w:val="18"/>
              </w:rPr>
            </w:pPr>
            <w:r>
              <w:rPr>
                <w:sz w:val="18"/>
                <w:szCs w:val="18"/>
              </w:rPr>
              <w:t>D-01</w:t>
            </w:r>
          </w:p>
        </w:tc>
        <w:tc>
          <w:tcPr>
            <w:tcW w:w="3520" w:type="dxa"/>
          </w:tcPr>
          <w:p w14:paraId="3923BD34" w14:textId="77777777" w:rsidR="004F5689" w:rsidRPr="00335C5D" w:rsidRDefault="004F5689" w:rsidP="004F5689">
            <w:pPr>
              <w:rPr>
                <w:sz w:val="18"/>
                <w:szCs w:val="18"/>
              </w:rPr>
            </w:pPr>
            <w:r>
              <w:rPr>
                <w:sz w:val="18"/>
                <w:szCs w:val="18"/>
              </w:rPr>
              <w:t>Supabase PostgreSQL 17 via the Supavisor session pooler. Not connected yet: the prototype runs against a local PostgreSQL 18.4 database, so Flyway SQL must stay compatible with PostgreSQL 17.</w:t>
            </w:r>
          </w:p>
        </w:tc>
        <w:tc>
          <w:tcPr>
            <w:tcW w:w="2858" w:type="dxa"/>
          </w:tcPr>
          <w:p w14:paraId="2B1E3514" w14:textId="77777777" w:rsidR="004F5689" w:rsidRPr="00335C5D" w:rsidRDefault="004F5689" w:rsidP="004F5689">
            <w:pPr>
              <w:rPr>
                <w:sz w:val="18"/>
                <w:szCs w:val="18"/>
              </w:rPr>
            </w:pPr>
            <w:r>
              <w:rPr>
                <w:sz w:val="18"/>
                <w:szCs w:val="18"/>
              </w:rPr>
              <w:t>Flyway runs on start-up, so the application cannot start without the database.</w:t>
            </w:r>
          </w:p>
        </w:tc>
        <w:tc>
          <w:tcPr>
            <w:tcW w:w="1650" w:type="dxa"/>
          </w:tcPr>
          <w:p w14:paraId="40E71B27" w14:textId="77777777" w:rsidR="004F5689" w:rsidRPr="00335C5D" w:rsidRDefault="004F5689" w:rsidP="004F5689">
            <w:pPr>
              <w:rPr>
                <w:sz w:val="18"/>
                <w:szCs w:val="18"/>
              </w:rPr>
            </w:pPr>
            <w:r>
              <w:rPr>
                <w:sz w:val="18"/>
                <w:szCs w:val="18"/>
              </w:rPr>
              <w:t>ARC-03, DEC-008</w:t>
            </w:r>
          </w:p>
        </w:tc>
      </w:tr>
      <w:tr w:rsidR="004F5689" w14:paraId="0856C124" w14:textId="77777777" w:rsidTr="004F5689">
        <w:tc>
          <w:tcPr>
            <w:tcW w:w="988" w:type="dxa"/>
          </w:tcPr>
          <w:p w14:paraId="728CC58A" w14:textId="77777777" w:rsidR="004F5689" w:rsidRPr="00335C5D" w:rsidRDefault="004F5689" w:rsidP="004F5689">
            <w:pPr>
              <w:rPr>
                <w:sz w:val="18"/>
                <w:szCs w:val="18"/>
              </w:rPr>
            </w:pPr>
            <w:r>
              <w:rPr>
                <w:sz w:val="18"/>
                <w:szCs w:val="18"/>
              </w:rPr>
              <w:t>D-02</w:t>
            </w:r>
          </w:p>
        </w:tc>
        <w:tc>
          <w:tcPr>
            <w:tcW w:w="3520" w:type="dxa"/>
          </w:tcPr>
          <w:p w14:paraId="1D83390B" w14:textId="77777777" w:rsidR="004F5689" w:rsidRPr="00335C5D" w:rsidRDefault="004F5689" w:rsidP="004F5689">
            <w:pPr>
              <w:rPr>
                <w:sz w:val="18"/>
                <w:szCs w:val="18"/>
              </w:rPr>
            </w:pPr>
            <w:r>
              <w:rPr>
                <w:sz w:val="18"/>
                <w:szCs w:val="18"/>
              </w:rPr>
              <w:t>Spring Boot 4.1 official documentation for configuration (many tutorials are still for Spring Boot 3).</w:t>
            </w:r>
          </w:p>
        </w:tc>
        <w:tc>
          <w:tcPr>
            <w:tcW w:w="2858" w:type="dxa"/>
          </w:tcPr>
          <w:p w14:paraId="4E3022DA" w14:textId="77777777" w:rsidR="004F5689" w:rsidRPr="00335C5D" w:rsidRDefault="004F5689" w:rsidP="004F5689">
            <w:pPr>
              <w:rPr>
                <w:sz w:val="18"/>
                <w:szCs w:val="18"/>
              </w:rPr>
            </w:pPr>
            <w:r>
              <w:rPr>
                <w:sz w:val="18"/>
                <w:szCs w:val="18"/>
              </w:rPr>
              <w:t>Wrong configuration from old tutorials breaks Flyway and security set-up.</w:t>
            </w:r>
          </w:p>
        </w:tc>
        <w:tc>
          <w:tcPr>
            <w:tcW w:w="1650" w:type="dxa"/>
          </w:tcPr>
          <w:p w14:paraId="27B5E674" w14:textId="77777777" w:rsidR="004F5689" w:rsidRPr="00335C5D" w:rsidRDefault="004F5689" w:rsidP="004F5689">
            <w:pPr>
              <w:rPr>
                <w:sz w:val="18"/>
                <w:szCs w:val="18"/>
              </w:rPr>
            </w:pPr>
            <w:r>
              <w:rPr>
                <w:sz w:val="18"/>
                <w:szCs w:val="18"/>
              </w:rPr>
              <w:t>DEC-004, R-19</w:t>
            </w:r>
          </w:p>
        </w:tc>
      </w:tr>
    </w:tbl>
    <w:p w14:paraId="033C431F" w14:textId="77777777" w:rsidR="004F5689" w:rsidRPr="004F5689" w:rsidRDefault="004F5689" w:rsidP="004F5689"/>
    <w:p w14:paraId="39E7A2DA" w14:textId="77777777" w:rsidR="00F944AF" w:rsidRDefault="00F944AF">
      <w:pPr>
        <w:sectPr w:rsidR="00F944AF">
          <w:footerReference w:type="default" r:id="rId10"/>
          <w:pgSz w:w="11906" w:h="16838"/>
          <w:pgMar w:top="1440" w:right="1440" w:bottom="1440" w:left="1440" w:header="708" w:footer="708" w:gutter="0"/>
          <w:cols w:space="708"/>
          <w:docGrid w:linePitch="360"/>
        </w:sectPr>
      </w:pPr>
    </w:p>
    <w:p w14:paraId="065F4D95" w14:textId="77777777" w:rsidR="001D59A9" w:rsidRDefault="005F16F0" w:rsidP="002B4ECC">
      <w:pPr>
        <w:pStyle w:val="Heading1"/>
      </w:pPr>
      <w:bookmarkStart w:id="23" w:name="_Toc241703321"/>
      <w:r>
        <w:lastRenderedPageBreak/>
        <w:t xml:space="preserve">Requirements Traceability Matrix (</w:t>
      </w:r>
      <w:del w:id="900016" w:author="Claude (AI draft)" w:date="2026-10-15T08:00:00Z">
        <w:r>
          <w:lastRenderedPageBreak/>
          <w:delText xml:space="preserve">v2.0</w:delText>
        </w:r>
      </w:del>
      <w:ins w:id="900017" w:author="Claude (AI draft)" w:date="2026-10-15T08:00:00Z">
        <w:r>
          <w:lastRenderedPageBreak/>
          <w:t xml:space="preserve">v3.0</w:t>
        </w:r>
      </w:ins>
      <w:r>
        <w:lastRenderedPageBreak/>
        <w:t xml:space="preserve">)</w:t>
      </w:r>
      <w:bookmarkEnd w:id="23"/>
    </w:p>
    <w:p w14:paraId="11300315" w14:textId="77777777" w:rsidR="00F944AF" w:rsidRDefault="00000000">
      <w:r>
        <w:t xml:space="preserve">The RTM was extended at M2 with ASR, architecture, data, design/interface, technology, implementation and verification columns. M1 requirement IDs and wording are unchanged unless a change request (CR) is referenced. Because the matrix is too wide for one page, it is split into Table 1 (the requirement baseline) and Table 2 (the engineering evidence), both keyed on the same Requirement ID.</w:t>
      </w:r>
    </w:p>
    <w:p w14:paraId="79F2E7B6" w14:textId="77777777" w:rsidR="00F944AF" w:rsidRDefault="00000000">
      <w:r>
        <w:t>Status values: Prototyped (unsecured prototype code exists that does not yet match the API contract) / Approved (baselined, no code yet) / Changed (CR-xxx) / New (CR-xxx) / In Development / Implemented / Confirmed. "Not Yet Implemented" and "Planned" are used where evidence legitimately does not exist yet. Endpoints marked "planned" are the intended interface and will be confirmed when built.</w:t>
      </w:r>
    </w:p>
    <w:p>
      <w:pPr>
        <w:spacing w:after="120"/>
        <w:rPr>
          <w:ins w:id="900018" w:author="Claude (AI draft)" w:date="2026-10-15T08:00:00Z"/>
        </w:rPr>
      </w:pPr>
      <w:ins w:id="900019" w:author="Claude (AI draft)" w:date="2026-10-15T08:00:00Z">
        <w:r>
          <w:rPr>
            <w:b/>
            <w:bCs/>
          </w:rPr>
          <w:t xml:space="preserve">M3 (v3.0):</w:t>
        </w:r>
        <w:r>
          <w:t xml:space="preserve"> Table 3 extends the matrix with the M3 trace - acceptance criterion, implementation, test cases, expected result, execution evidence and status/defect. Tables 1 and 2 keep their M2 content; only their status and evidence cells were updated, as tracked changes.</w:t>
        </w:r>
      </w:ins>
    </w:p>
    <w:p w14:paraId="76B01BF6" w14:textId="77777777" w:rsidR="00F944AF" w:rsidRDefault="00000000">
      <w:pPr>
        <w:pStyle w:val="Heading2"/>
      </w:pPr>
      <w:bookmarkStart w:id="24" w:name="_Toc241703322"/>
      <w:r>
        <w:t>Table 1 - Requirement baseline</w:t>
      </w:r>
      <w:bookmarkEnd w:id="24"/>
    </w:p>
    <w:tbl>
      <w:tblPr>
        <w:tblStyle w:val="TableGrid"/>
        <w:tblW w:w="0" w:type="auto"/>
        <w:tblLayout w:type="fixed"/>
        <w:tblLook w:val="04A0" w:firstRow="1" w:lastRow="0" w:firstColumn="1" w:lastColumn="0" w:noHBand="0" w:noVBand="1"/>
      </w:tblPr>
      <w:tblGrid>
        <w:gridCol w:w="850"/>
        <w:gridCol w:w="3572"/>
        <w:gridCol w:w="1701"/>
        <w:gridCol w:w="850"/>
        <w:gridCol w:w="4762"/>
        <w:gridCol w:w="1587"/>
        <w:gridCol w:w="1814"/>
      </w:tblGrid>
      <w:tr w:rsidR="00A7163C" w14:paraId="46C83AFA" w14:textId="77777777">
        <w:trPr>
          <w:tblHeader/>
        </w:trPr>
        <w:tc>
          <w:tcPr>
            <w:tcW w:w="850" w:type="dxa"/>
            <w:shd w:val="clear" w:color="auto" w:fill="002060"/>
          </w:tcPr>
          <w:p w14:paraId="5D2DAD78" w14:textId="77777777" w:rsidR="00380CD2" w:rsidRDefault="00000000">
            <w:r>
              <w:rPr>
                <w:b/>
                <w:color w:val="FFFFFF"/>
                <w:sz w:val="18"/>
              </w:rPr>
              <w:t>Req ID</w:t>
            </w:r>
          </w:p>
        </w:tc>
        <w:tc>
          <w:tcPr>
            <w:tcW w:w="3572" w:type="dxa"/>
            <w:shd w:val="clear" w:color="auto" w:fill="002060"/>
          </w:tcPr>
          <w:p w14:paraId="3C64AD3C" w14:textId="77777777" w:rsidR="00380CD2" w:rsidRDefault="00000000">
            <w:r>
              <w:rPr>
                <w:b/>
                <w:color w:val="FFFFFF"/>
                <w:sz w:val="18"/>
              </w:rPr>
              <w:t>Requirement (current wording)</w:t>
            </w:r>
          </w:p>
        </w:tc>
        <w:tc>
          <w:tcPr>
            <w:tcW w:w="1701" w:type="dxa"/>
            <w:shd w:val="clear" w:color="auto" w:fill="002060"/>
          </w:tcPr>
          <w:p w14:paraId="7D56AC10" w14:textId="77777777" w:rsidR="00380CD2" w:rsidRDefault="00000000">
            <w:r>
              <w:rPr>
                <w:b/>
                <w:color w:val="FFFFFF"/>
                <w:sz w:val="18"/>
              </w:rPr>
              <w:t>Source / Stakeholder</w:t>
            </w:r>
          </w:p>
        </w:tc>
        <w:tc>
          <w:tcPr>
            <w:tcW w:w="850" w:type="dxa"/>
            <w:shd w:val="clear" w:color="auto" w:fill="002060"/>
          </w:tcPr>
          <w:p w14:paraId="0113D6C8" w14:textId="77777777" w:rsidR="00380CD2" w:rsidRDefault="00000000">
            <w:r>
              <w:rPr>
                <w:b/>
                <w:color w:val="FFFFFF"/>
                <w:sz w:val="18"/>
              </w:rPr>
              <w:t>Priority</w:t>
            </w:r>
          </w:p>
        </w:tc>
        <w:tc>
          <w:tcPr>
            <w:tcW w:w="4762" w:type="dxa"/>
            <w:shd w:val="clear" w:color="auto" w:fill="002060"/>
          </w:tcPr>
          <w:p w14:paraId="71235899" w14:textId="77777777" w:rsidR="00380CD2" w:rsidRDefault="00000000">
            <w:r>
              <w:rPr>
                <w:b/>
                <w:color w:val="FFFFFF"/>
                <w:sz w:val="18"/>
              </w:rPr>
              <w:t>Acceptance criteria (measurable)</w:t>
            </w:r>
          </w:p>
        </w:tc>
        <w:tc>
          <w:tcPr>
            <w:tcW w:w="1587" w:type="dxa"/>
            <w:shd w:val="clear" w:color="auto" w:fill="002060"/>
          </w:tcPr>
          <w:p w14:paraId="740ACA49" w14:textId="77777777" w:rsidR="00380CD2" w:rsidRDefault="00000000">
            <w:r>
              <w:rPr>
                <w:b/>
                <w:color w:val="FFFFFF"/>
                <w:sz w:val="18"/>
              </w:rPr>
              <w:t>Status</w:t>
            </w:r>
          </w:p>
        </w:tc>
        <w:tc>
          <w:tcPr>
            <w:tcW w:w="1814" w:type="dxa"/>
            <w:shd w:val="clear" w:color="auto" w:fill="002060"/>
          </w:tcPr>
          <w:p w14:paraId="5CFF3CB1" w14:textId="77777777" w:rsidR="00380CD2" w:rsidRDefault="00000000">
            <w:r>
              <w:rPr>
                <w:b/>
                <w:color w:val="FFFFFF"/>
                <w:sz w:val="18"/>
              </w:rPr>
              <w:t>Change / ADR ref</w:t>
            </w:r>
          </w:p>
        </w:tc>
      </w:tr>
      <w:tr w:rsidR="002E6F86" w14:paraId="638AA308" w14:textId="77777777">
        <w:trPr>
          <w:cantSplit/>
        </w:trPr>
        <w:tc>
          <w:tcPr>
            <w:tcW w:w="850" w:type="dxa"/>
          </w:tcPr>
          <w:p w14:paraId="0A8B5926" w14:textId="77777777" w:rsidR="00380CD2" w:rsidRDefault="00000000" w:rsidP="002E6F86">
            <w:r>
              <w:rPr>
                <w:b/>
                <w:sz w:val="17"/>
              </w:rPr>
              <w:t>FR-001</w:t>
            </w:r>
          </w:p>
        </w:tc>
        <w:tc>
          <w:tcPr>
            <w:tcW w:w="3572" w:type="dxa"/>
          </w:tcPr>
          <w:p w14:paraId="1EE7AF7E" w14:textId="77777777" w:rsidR="00380CD2" w:rsidRDefault="00000000" w:rsidP="002E6F86">
            <w:r>
              <w:rPr>
                <w:sz w:val="17"/>
              </w:rPr>
              <w:t>Requester submits a new service request (category, description, location, optional attachment).</w:t>
            </w:r>
          </w:p>
        </w:tc>
        <w:tc>
          <w:tcPr>
            <w:tcW w:w="1701" w:type="dxa"/>
          </w:tcPr>
          <w:p w14:paraId="39444074" w14:textId="77777777" w:rsidR="00380CD2" w:rsidRDefault="00000000" w:rsidP="002E6F86">
            <w:r>
              <w:rPr>
                <w:sz w:val="17"/>
              </w:rPr>
              <w:t>Service Requester</w:t>
            </w:r>
          </w:p>
        </w:tc>
        <w:tc>
          <w:tcPr>
            <w:tcW w:w="850" w:type="dxa"/>
          </w:tcPr>
          <w:p w14:paraId="0A696727" w14:textId="77777777" w:rsidR="00380CD2" w:rsidRDefault="00000000" w:rsidP="002E6F86">
            <w:r>
              <w:rPr>
                <w:sz w:val="17"/>
              </w:rPr>
              <w:t>Must</w:t>
            </w:r>
          </w:p>
        </w:tc>
        <w:tc>
          <w:tcPr>
            <w:tcW w:w="4762" w:type="dxa"/>
          </w:tcPr>
          <w:p w14:paraId="08A701D0" w14:textId="77777777" w:rsidR="00380CD2" w:rsidRDefault="00000000" w:rsidP="002E6F86">
            <w:r>
              <w:rPr>
                <w:sz w:val="17"/>
              </w:rPr>
              <w:t>Request created with a unique reference number, status "New" and a timestamp; submission confirmed on-screen.</w:t>
            </w:r>
          </w:p>
        </w:tc>
        <w:tc>
          <w:tcPr>
            <w:tcW w:w="1587" w:type="dxa"/>
          </w:tcPr>
          <w:p w14:paraId="09FD3659" w14:textId="77777777" w:rsidR="00380CD2" w:rsidRDefault="00000000" w:rsidP="002E6F86">
            <w:del w:id="900020" w:author="Claude (AI draft)" w:date="2026-10-15T08:00:00Z">
              <w:r>
                <w:rPr>
                  <w:sz w:val="17"/>
                </w:rPr>
                <w:delText>Approved - Not Yet Implemented</w:delText>
              </w:r>
            </w:del>
            <w:ins w:id="900021" w:author="Claude (AI draft)" w:date="2026-10-15T08:00:00Z">
              <w:r>
                <w:rPr>
                  <w:sz w:val="17"/>
                  <w:szCs w:val="17"/>
                </w:rPr>
                <w:t xml:space="preserve">Implemented and verified (M3) - see Table 3</w:t>
              </w:r>
            </w:ins>
          </w:p>
        </w:tc>
        <w:tc>
          <w:tcPr>
            <w:tcW w:w="1814" w:type="dxa"/>
          </w:tcPr>
          <w:p w14:paraId="521AA722" w14:textId="77777777" w:rsidR="00380CD2" w:rsidRDefault="00000000" w:rsidP="002E6F86">
            <w:r>
              <w:rPr>
                <w:sz w:val="17"/>
              </w:rPr>
              <w:t>DEC-005, DEC-008</w:t>
            </w:r>
          </w:p>
        </w:tc>
      </w:tr>
      <w:tr w:rsidR="002E6F86" w14:paraId="017C4CAE" w14:textId="77777777">
        <w:trPr>
          <w:cantSplit/>
        </w:trPr>
        <w:tc>
          <w:tcPr>
            <w:tcW w:w="850" w:type="dxa"/>
          </w:tcPr>
          <w:p w14:paraId="589D6862" w14:textId="77777777" w:rsidR="00380CD2" w:rsidRDefault="00000000" w:rsidP="002E6F86">
            <w:r>
              <w:rPr>
                <w:b/>
                <w:sz w:val="17"/>
              </w:rPr>
              <w:t>FR-002</w:t>
            </w:r>
          </w:p>
        </w:tc>
        <w:tc>
          <w:tcPr>
            <w:tcW w:w="3572" w:type="dxa"/>
          </w:tcPr>
          <w:p w14:paraId="29BA68D2" w14:textId="77777777" w:rsidR="00380CD2" w:rsidRDefault="00000000" w:rsidP="002E6F86">
            <w:r>
              <w:rPr>
                <w:sz w:val="17"/>
              </w:rPr>
              <w:t xml:space="preserve">Requester views the current status of a specific request.</w:t>
            </w:r>
          </w:p>
        </w:tc>
        <w:tc>
          <w:tcPr>
            <w:tcW w:w="1701" w:type="dxa"/>
          </w:tcPr>
          <w:p w14:paraId="6F54055F" w14:textId="77777777" w:rsidR="00380CD2" w:rsidRDefault="00000000" w:rsidP="002E6F86">
            <w:r>
              <w:rPr>
                <w:sz w:val="17"/>
              </w:rPr>
              <w:t>Service Requester</w:t>
            </w:r>
          </w:p>
        </w:tc>
        <w:tc>
          <w:tcPr>
            <w:tcW w:w="850" w:type="dxa"/>
          </w:tcPr>
          <w:p w14:paraId="055EF97D" w14:textId="77777777" w:rsidR="00380CD2" w:rsidRDefault="00000000" w:rsidP="002E6F86">
            <w:r>
              <w:rPr>
                <w:sz w:val="17"/>
              </w:rPr>
              <w:t>Must</w:t>
            </w:r>
          </w:p>
        </w:tc>
        <w:tc>
          <w:tcPr>
            <w:tcW w:w="4762" w:type="dxa"/>
          </w:tcPr>
          <w:p w14:paraId="2795DA26" w14:textId="77777777" w:rsidR="00380CD2" w:rsidRDefault="00000000" w:rsidP="002E6F86">
            <w:r>
              <w:rPr>
                <w:sz w:val="17"/>
              </w:rPr>
              <w:t>Current status, last-updated time and staff-visible comments displayed.</w:t>
            </w:r>
          </w:p>
        </w:tc>
        <w:tc>
          <w:tcPr>
            <w:tcW w:w="1587" w:type="dxa"/>
          </w:tcPr>
          <w:p w14:paraId="3ADE9DF3" w14:textId="77777777" w:rsidR="00380CD2" w:rsidRDefault="00000000" w:rsidP="002E6F86">
            <w:del w:id="900022" w:author="Claude (AI draft)" w:date="2026-10-15T08:00:00Z">
              <w:r>
                <w:rPr>
                  <w:sz w:val="17"/>
                </w:rPr>
                <w:delText>Approved - Not Yet Implemented</w:delText>
              </w:r>
            </w:del>
            <w:ins w:id="900023" w:author="Claude (AI draft)" w:date="2026-10-15T08:00:00Z">
              <w:r>
                <w:rPr>
                  <w:sz w:val="17"/>
                  <w:szCs w:val="17"/>
                </w:rPr>
                <w:t xml:space="preserve">Implemented and verified (M3) - see Table 3</w:t>
              </w:r>
            </w:ins>
          </w:p>
        </w:tc>
        <w:tc>
          <w:tcPr>
            <w:tcW w:w="1814" w:type="dxa"/>
          </w:tcPr>
          <w:p w14:paraId="095E4B52" w14:textId="77777777" w:rsidR="00380CD2" w:rsidRDefault="00000000" w:rsidP="002E6F86">
            <w:r>
              <w:rPr>
                <w:sz w:val="17"/>
              </w:rPr>
              <w:t>ARC-01</w:t>
            </w:r>
          </w:p>
        </w:tc>
      </w:tr>
      <w:tr w:rsidR="002E6F86" w14:paraId="23C42AD1" w14:textId="77777777">
        <w:trPr>
          <w:cantSplit/>
        </w:trPr>
        <w:tc>
          <w:tcPr>
            <w:tcW w:w="850" w:type="dxa"/>
          </w:tcPr>
          <w:p w14:paraId="1896520E" w14:textId="77777777" w:rsidR="00380CD2" w:rsidRDefault="00000000" w:rsidP="002E6F86">
            <w:r>
              <w:rPr>
                <w:b/>
                <w:sz w:val="17"/>
              </w:rPr>
              <w:t>FR-003</w:t>
            </w:r>
          </w:p>
        </w:tc>
        <w:tc>
          <w:tcPr>
            <w:tcW w:w="3572" w:type="dxa"/>
          </w:tcPr>
          <w:p w14:paraId="59D6A852" w14:textId="77777777" w:rsidR="00380CD2" w:rsidRDefault="00000000" w:rsidP="002E6F86">
            <w:r>
              <w:rPr>
                <w:sz w:val="17"/>
              </w:rPr>
              <w:t>Requester views a history/list of previously submitted requests.</w:t>
            </w:r>
          </w:p>
        </w:tc>
        <w:tc>
          <w:tcPr>
            <w:tcW w:w="1701" w:type="dxa"/>
          </w:tcPr>
          <w:p w14:paraId="1B0430D7" w14:textId="77777777" w:rsidR="00380CD2" w:rsidRDefault="00000000" w:rsidP="002E6F86">
            <w:r>
              <w:rPr>
                <w:sz w:val="17"/>
              </w:rPr>
              <w:t>Service Requester</w:t>
            </w:r>
          </w:p>
        </w:tc>
        <w:tc>
          <w:tcPr>
            <w:tcW w:w="850" w:type="dxa"/>
          </w:tcPr>
          <w:p w14:paraId="0AD25837" w14:textId="77777777" w:rsidR="00380CD2" w:rsidRDefault="00000000" w:rsidP="002E6F86">
            <w:r>
              <w:rPr>
                <w:sz w:val="17"/>
              </w:rPr>
              <w:t>Must</w:t>
            </w:r>
          </w:p>
        </w:tc>
        <w:tc>
          <w:tcPr>
            <w:tcW w:w="4762" w:type="dxa"/>
          </w:tcPr>
          <w:p w14:paraId="428EDA9F" w14:textId="77777777" w:rsidR="00380CD2" w:rsidRDefault="00000000" w:rsidP="002E6F86">
            <w:r>
              <w:rPr>
                <w:sz w:val="17"/>
              </w:rPr>
              <w:t>Only own requests shown, most recent first.</w:t>
            </w:r>
          </w:p>
        </w:tc>
        <w:tc>
          <w:tcPr>
            <w:tcW w:w="1587" w:type="dxa"/>
          </w:tcPr>
          <w:p w14:paraId="7D65D8C7" w14:textId="77777777" w:rsidR="00380CD2" w:rsidRDefault="00000000" w:rsidP="002E6F86">
            <w:del w:id="900024" w:author="Claude (AI draft)" w:date="2026-10-15T08:00:00Z">
              <w:r>
                <w:rPr>
                  <w:sz w:val="17"/>
                </w:rPr>
                <w:delText>Approved - Not Yet Implemented</w:delText>
              </w:r>
            </w:del>
            <w:ins w:id="900025" w:author="Claude (AI draft)" w:date="2026-10-15T08:00:00Z">
              <w:r>
                <w:rPr>
                  <w:sz w:val="17"/>
                  <w:szCs w:val="17"/>
                </w:rPr>
                <w:t xml:space="preserve">Implemented and verified (M3) - see Table 3</w:t>
              </w:r>
            </w:ins>
          </w:p>
        </w:tc>
        <w:tc>
          <w:tcPr>
            <w:tcW w:w="1814" w:type="dxa"/>
          </w:tcPr>
          <w:p w14:paraId="473A5463" w14:textId="77777777" w:rsidR="00380CD2" w:rsidRDefault="00000000" w:rsidP="002E6F86">
            <w:r>
              <w:rPr>
                <w:sz w:val="17"/>
              </w:rPr>
              <w:t>DEC-002</w:t>
            </w:r>
          </w:p>
        </w:tc>
      </w:tr>
      <w:tr w:rsidR="002E6F86" w14:paraId="0137713E" w14:textId="77777777">
        <w:trPr>
          <w:cantSplit/>
        </w:trPr>
        <w:tc>
          <w:tcPr>
            <w:tcW w:w="850" w:type="dxa"/>
          </w:tcPr>
          <w:p w14:paraId="37AB4707" w14:textId="77777777" w:rsidR="00380CD2" w:rsidRDefault="00000000" w:rsidP="002E6F86">
            <w:r>
              <w:rPr>
                <w:b/>
                <w:sz w:val="17"/>
              </w:rPr>
              <w:t>FR-004</w:t>
            </w:r>
          </w:p>
        </w:tc>
        <w:tc>
          <w:tcPr>
            <w:tcW w:w="3572" w:type="dxa"/>
          </w:tcPr>
          <w:p w14:paraId="40D0ACBD" w14:textId="77777777" w:rsidR="00380CD2" w:rsidRDefault="00000000" w:rsidP="002E6F86">
            <w:r>
              <w:rPr>
                <w:sz w:val="17"/>
              </w:rPr>
              <w:t>System gives the requester feedback when status changes (Assigned, In Progress, Resolved, Closed or Rejected).</w:t>
            </w:r>
          </w:p>
        </w:tc>
        <w:tc>
          <w:tcPr>
            <w:tcW w:w="1701" w:type="dxa"/>
          </w:tcPr>
          <w:p w14:paraId="207F964B" w14:textId="77777777" w:rsidR="00380CD2" w:rsidRDefault="00000000" w:rsidP="002E6F86">
            <w:r>
              <w:rPr>
                <w:sz w:val="17"/>
              </w:rPr>
              <w:t>Service Requester</w:t>
            </w:r>
          </w:p>
        </w:tc>
        <w:tc>
          <w:tcPr>
            <w:tcW w:w="850" w:type="dxa"/>
          </w:tcPr>
          <w:p w14:paraId="59B58799" w14:textId="77777777" w:rsidR="00380CD2" w:rsidRDefault="00000000" w:rsidP="002E6F86">
            <w:r>
              <w:rPr>
                <w:sz w:val="17"/>
              </w:rPr>
              <w:t>Should</w:t>
            </w:r>
          </w:p>
        </w:tc>
        <w:tc>
          <w:tcPr>
            <w:tcW w:w="4762" w:type="dxa"/>
          </w:tcPr>
          <w:p w14:paraId="241FD5F2" w14:textId="77777777" w:rsidR="00380CD2" w:rsidRDefault="00000000">
            <w:r>
              <w:rPr>
                <w:sz w:val="17"/>
              </w:rPr>
              <w:t>Updated status and any resolution note shown the next time the requester views the request or an in-app indicator.</w:t>
            </w:r>
          </w:p>
        </w:tc>
        <w:tc>
          <w:tcPr>
            <w:tcW w:w="1587" w:type="dxa"/>
          </w:tcPr>
          <w:p w14:paraId="745F64D3" w14:textId="77777777" w:rsidR="00380CD2" w:rsidRDefault="00000000" w:rsidP="002E6F86">
            <w:del w:id="900026" w:author="Claude (AI draft)" w:date="2026-10-15T08:00:00Z">
              <w:r>
                <w:rPr>
                  <w:sz w:val="17"/>
                </w:rPr>
                <w:delText>Changed (CR-005) - Not Yet Implemented</w:delText>
              </w:r>
            </w:del>
            <w:ins w:id="900027" w:author="Claude (AI draft)" w:date="2026-10-15T08:00:00Z">
              <w:r>
                <w:rPr>
                  <w:sz w:val="17"/>
                  <w:szCs w:val="17"/>
                </w:rPr>
                <w:t xml:space="preserve">Implemented and verified (M3) - see Table 3</w:t>
              </w:r>
            </w:ins>
          </w:p>
        </w:tc>
        <w:tc>
          <w:tcPr>
            <w:tcW w:w="1814" w:type="dxa"/>
          </w:tcPr>
          <w:p w14:paraId="0AABF089" w14:textId="77777777" w:rsidR="00380CD2" w:rsidRDefault="00000000" w:rsidP="002E6F86">
            <w:r>
              <w:rPr>
                <w:sz w:val="17"/>
              </w:rPr>
              <w:t>CR-005, DEC-001</w:t>
            </w:r>
          </w:p>
        </w:tc>
      </w:tr>
      <w:tr w:rsidR="002E6F86" w14:paraId="2EB59573" w14:textId="77777777">
        <w:trPr>
          <w:cantSplit/>
        </w:trPr>
        <w:tc>
          <w:tcPr>
            <w:tcW w:w="850" w:type="dxa"/>
          </w:tcPr>
          <w:p w14:paraId="47001736" w14:textId="77777777" w:rsidR="00380CD2" w:rsidRDefault="00000000" w:rsidP="002E6F86">
            <w:r>
              <w:rPr>
                <w:b/>
                <w:sz w:val="17"/>
              </w:rPr>
              <w:t>FR-005</w:t>
            </w:r>
          </w:p>
        </w:tc>
        <w:tc>
          <w:tcPr>
            <w:tcW w:w="3572" w:type="dxa"/>
          </w:tcPr>
          <w:p w14:paraId="69875B97" w14:textId="77777777" w:rsidR="00380CD2" w:rsidRDefault="00000000" w:rsidP="002E6F86">
            <w:r>
              <w:rPr>
                <w:sz w:val="17"/>
              </w:rPr>
              <w:t>Staff view requests in the categories assigned to them by Management.</w:t>
            </w:r>
          </w:p>
        </w:tc>
        <w:tc>
          <w:tcPr>
            <w:tcW w:w="1701" w:type="dxa"/>
          </w:tcPr>
          <w:p w14:paraId="08D1A785" w14:textId="77777777" w:rsidR="00380CD2" w:rsidRDefault="00000000" w:rsidP="002E6F86">
            <w:r>
              <w:rPr>
                <w:sz w:val="17"/>
              </w:rPr>
              <w:t>Service Handler</w:t>
            </w:r>
          </w:p>
        </w:tc>
        <w:tc>
          <w:tcPr>
            <w:tcW w:w="850" w:type="dxa"/>
          </w:tcPr>
          <w:p w14:paraId="6E144FDD" w14:textId="77777777" w:rsidR="00380CD2" w:rsidRDefault="00000000" w:rsidP="002E6F86">
            <w:r>
              <w:rPr>
                <w:sz w:val="17"/>
              </w:rPr>
              <w:t>Must</w:t>
            </w:r>
          </w:p>
        </w:tc>
        <w:tc>
          <w:tcPr>
            <w:tcW w:w="4762" w:type="dxa"/>
          </w:tcPr>
          <w:p w14:paraId="1C48B41E" w14:textId="77777777" w:rsidR="00380CD2" w:rsidRDefault="00000000" w:rsidP="002E6F86">
            <w:r>
              <w:rPr>
                <w:sz w:val="17"/>
              </w:rPr>
              <w:t>Only requests in assigned categories are listed; other requests are not visible and cannot be opened through the API.</w:t>
            </w:r>
          </w:p>
        </w:tc>
        <w:tc>
          <w:tcPr>
            <w:tcW w:w="1587" w:type="dxa"/>
          </w:tcPr>
          <w:p w14:paraId="2C32ACDB" w14:textId="77777777" w:rsidR="00380CD2" w:rsidRDefault="00000000" w:rsidP="002E6F86">
            <w:del w:id="900028" w:author="Claude (AI draft)" w:date="2026-10-15T08:00:00Z">
              <w:r>
                <w:rPr>
                  <w:sz w:val="17"/>
                </w:rPr>
                <w:delText>Changed (CR-002) - Not Yet Implemented</w:delText>
              </w:r>
            </w:del>
            <w:ins w:id="900029" w:author="Claude (AI draft)" w:date="2026-10-15T08:00:00Z">
              <w:r>
                <w:rPr>
                  <w:sz w:val="17"/>
                  <w:szCs w:val="17"/>
                </w:rPr>
                <w:t xml:space="preserve">Implemented and verified (M3) - see Table 3</w:t>
              </w:r>
            </w:ins>
          </w:p>
        </w:tc>
        <w:tc>
          <w:tcPr>
            <w:tcW w:w="1814" w:type="dxa"/>
          </w:tcPr>
          <w:p w14:paraId="2F1E0BC0" w14:textId="77777777" w:rsidR="00380CD2" w:rsidRDefault="00000000" w:rsidP="002E6F86">
            <w:r>
              <w:rPr>
                <w:sz w:val="17"/>
              </w:rPr>
              <w:t>CR-002, DEC-002</w:t>
            </w:r>
          </w:p>
        </w:tc>
      </w:tr>
      <w:tr w:rsidR="002E6F86" w14:paraId="5B4C660D" w14:textId="77777777">
        <w:trPr>
          <w:cantSplit/>
        </w:trPr>
        <w:tc>
          <w:tcPr>
            <w:tcW w:w="850" w:type="dxa"/>
          </w:tcPr>
          <w:p w14:paraId="0733284F" w14:textId="77777777" w:rsidR="00380CD2" w:rsidRDefault="00000000" w:rsidP="002E6F86">
            <w:r>
              <w:rPr>
                <w:b/>
                <w:sz w:val="17"/>
              </w:rPr>
              <w:t>FR-006</w:t>
            </w:r>
          </w:p>
        </w:tc>
        <w:tc>
          <w:tcPr>
            <w:tcW w:w="3572" w:type="dxa"/>
          </w:tcPr>
          <w:p w14:paraId="509E15C5" w14:textId="77777777" w:rsidR="00380CD2" w:rsidRDefault="00000000" w:rsidP="002E6F86">
            <w:r>
              <w:rPr>
                <w:sz w:val="17"/>
              </w:rPr>
              <w:t>Staff search, filter and sort requests.</w:t>
            </w:r>
          </w:p>
        </w:tc>
        <w:tc>
          <w:tcPr>
            <w:tcW w:w="1701" w:type="dxa"/>
          </w:tcPr>
          <w:p w14:paraId="5BB613CF" w14:textId="77777777" w:rsidR="00380CD2" w:rsidRDefault="00000000" w:rsidP="002E6F86">
            <w:r>
              <w:rPr>
                <w:sz w:val="17"/>
              </w:rPr>
              <w:t>Service Handler</w:t>
            </w:r>
          </w:p>
        </w:tc>
        <w:tc>
          <w:tcPr>
            <w:tcW w:w="850" w:type="dxa"/>
          </w:tcPr>
          <w:p w14:paraId="7322E5F4" w14:textId="77777777" w:rsidR="00380CD2" w:rsidRDefault="00000000" w:rsidP="002E6F86">
            <w:r>
              <w:rPr>
                <w:sz w:val="17"/>
              </w:rPr>
              <w:t>Must</w:t>
            </w:r>
          </w:p>
        </w:tc>
        <w:tc>
          <w:tcPr>
            <w:tcW w:w="4762" w:type="dxa"/>
          </w:tcPr>
          <w:p w14:paraId="1CDCC837" w14:textId="77777777" w:rsidR="00380CD2" w:rsidRDefault="00000000" w:rsidP="002E6F86">
            <w:r>
              <w:rPr>
                <w:sz w:val="17"/>
              </w:rPr>
              <w:t>List updates to match status/category/date filter or sort within 2 seconds under normal load.</w:t>
            </w:r>
          </w:p>
        </w:tc>
        <w:tc>
          <w:tcPr>
            <w:tcW w:w="1587" w:type="dxa"/>
          </w:tcPr>
          <w:p w14:paraId="5CF9A225" w14:textId="77777777" w:rsidR="00380CD2" w:rsidRDefault="00000000" w:rsidP="002E6F86">
            <w:del w:id="900030" w:author="Claude (AI draft)" w:date="2026-10-15T08:00:00Z">
              <w:r>
                <w:rPr>
                  <w:sz w:val="17"/>
                </w:rPr>
                <w:delText>Approved - Not Yet Implemented</w:delText>
              </w:r>
            </w:del>
            <w:ins w:id="900031" w:author="Claude (AI draft)" w:date="2026-10-15T08:00:00Z">
              <w:r>
                <w:rPr>
                  <w:sz w:val="17"/>
                  <w:szCs w:val="17"/>
                </w:rPr>
                <w:t xml:space="preserve">Implemented (M3) - filter/sort verified; keyword search open (TD-04)</w:t>
              </w:r>
            </w:ins>
          </w:p>
        </w:tc>
        <w:tc>
          <w:tcPr>
            <w:tcW w:w="1814" w:type="dxa"/>
          </w:tcPr>
          <w:p w14:paraId="6FCE602C" w14:textId="77777777" w:rsidR="00380CD2" w:rsidRDefault="00000000" w:rsidP="002E6F86">
            <w:r>
              <w:rPr>
                <w:sz w:val="17"/>
              </w:rPr>
              <w:t>ASR-004</w:t>
            </w:r>
          </w:p>
        </w:tc>
      </w:tr>
      <w:tr w:rsidR="002E6F86" w14:paraId="411203DE" w14:textId="77777777">
        <w:trPr>
          <w:cantSplit/>
        </w:trPr>
        <w:tc>
          <w:tcPr>
            <w:tcW w:w="850" w:type="dxa"/>
          </w:tcPr>
          <w:p w14:paraId="1CF3FA7C" w14:textId="77777777" w:rsidR="00380CD2" w:rsidRDefault="00000000" w:rsidP="002E6F86">
            <w:r>
              <w:rPr>
                <w:b/>
                <w:sz w:val="17"/>
              </w:rPr>
              <w:t>FR-007</w:t>
            </w:r>
          </w:p>
        </w:tc>
        <w:tc>
          <w:tcPr>
            <w:tcW w:w="3572" w:type="dxa"/>
          </w:tcPr>
          <w:p w14:paraId="56DD20E4" w14:textId="77777777" w:rsidR="00380CD2" w:rsidRDefault="00000000" w:rsidP="002E6F86">
            <w:r>
              <w:rPr>
                <w:sz w:val="17"/>
              </w:rPr>
              <w:t>Staff view full request detail, including audit history.</w:t>
            </w:r>
          </w:p>
        </w:tc>
        <w:tc>
          <w:tcPr>
            <w:tcW w:w="1701" w:type="dxa"/>
          </w:tcPr>
          <w:p w14:paraId="7C43AD5B" w14:textId="77777777" w:rsidR="00380CD2" w:rsidRDefault="00000000" w:rsidP="002E6F86">
            <w:r>
              <w:rPr>
                <w:sz w:val="17"/>
              </w:rPr>
              <w:t>Service Handler</w:t>
            </w:r>
          </w:p>
        </w:tc>
        <w:tc>
          <w:tcPr>
            <w:tcW w:w="850" w:type="dxa"/>
          </w:tcPr>
          <w:p w14:paraId="4B5E76CA" w14:textId="77777777" w:rsidR="00380CD2" w:rsidRDefault="00000000" w:rsidP="002E6F86">
            <w:r>
              <w:rPr>
                <w:sz w:val="17"/>
              </w:rPr>
              <w:t>Must</w:t>
            </w:r>
          </w:p>
        </w:tc>
        <w:tc>
          <w:tcPr>
            <w:tcW w:w="4762" w:type="dxa"/>
          </w:tcPr>
          <w:p w14:paraId="0200119B" w14:textId="77777777" w:rsidR="00380CD2" w:rsidRDefault="00000000" w:rsidP="002E6F86">
            <w:r>
              <w:rPr>
                <w:sz w:val="17"/>
              </w:rPr>
              <w:t>All submitted fields and a historical log of prior actions displayed.</w:t>
            </w:r>
          </w:p>
        </w:tc>
        <w:tc>
          <w:tcPr>
            <w:tcW w:w="1587" w:type="dxa"/>
          </w:tcPr>
          <w:p w14:paraId="57B02233" w14:textId="77777777" w:rsidR="00380CD2" w:rsidRDefault="00000000" w:rsidP="002E6F86">
            <w:del w:id="900032" w:author="Claude (AI draft)" w:date="2026-10-15T08:00:00Z">
              <w:r>
                <w:rPr>
                  <w:sz w:val="17"/>
                </w:rPr>
                <w:delText>Approved - Not Yet Implemented</w:delText>
              </w:r>
            </w:del>
            <w:ins w:id="900033" w:author="Claude (AI draft)" w:date="2026-10-15T08:00:00Z">
              <w:r>
                <w:rPr>
                  <w:sz w:val="17"/>
                  <w:szCs w:val="17"/>
                </w:rPr>
                <w:t xml:space="preserve">Implemented and verified (M3) - see Table 3</w:t>
              </w:r>
            </w:ins>
          </w:p>
        </w:tc>
        <w:tc>
          <w:tcPr>
            <w:tcW w:w="1814" w:type="dxa"/>
          </w:tcPr>
          <w:p w14:paraId="1B1CF5E5" w14:textId="77777777" w:rsidR="00380CD2" w:rsidRDefault="00000000" w:rsidP="002E6F86">
            <w:r>
              <w:rPr>
                <w:sz w:val="17"/>
              </w:rPr>
              <w:t>DEC-007</w:t>
            </w:r>
          </w:p>
        </w:tc>
      </w:tr>
      <w:tr w:rsidR="002E6F86" w14:paraId="42ED2C18" w14:textId="77777777">
        <w:trPr>
          <w:cantSplit/>
        </w:trPr>
        <w:tc>
          <w:tcPr>
            <w:tcW w:w="850" w:type="dxa"/>
          </w:tcPr>
          <w:p w14:paraId="6B2B45E5" w14:textId="77777777" w:rsidR="00380CD2" w:rsidRDefault="00000000" w:rsidP="002E6F86">
            <w:r>
              <w:rPr>
                <w:b/>
                <w:sz w:val="17"/>
              </w:rPr>
              <w:t>FR-008</w:t>
            </w:r>
          </w:p>
        </w:tc>
        <w:tc>
          <w:tcPr>
            <w:tcW w:w="3572" w:type="dxa"/>
          </w:tcPr>
          <w:p w14:paraId="762551C2" w14:textId="77777777" w:rsidR="00380CD2" w:rsidRDefault="00000000" w:rsidP="002E6F86">
            <w:r>
              <w:rPr>
                <w:sz w:val="17"/>
              </w:rPr>
              <w:t>Staff assign or accept responsibility for a request.</w:t>
            </w:r>
          </w:p>
        </w:tc>
        <w:tc>
          <w:tcPr>
            <w:tcW w:w="1701" w:type="dxa"/>
          </w:tcPr>
          <w:p w14:paraId="10BE6B27" w14:textId="77777777" w:rsidR="00380CD2" w:rsidRDefault="00000000" w:rsidP="002E6F86">
            <w:r>
              <w:rPr>
                <w:sz w:val="17"/>
              </w:rPr>
              <w:t>Service Handler</w:t>
            </w:r>
          </w:p>
        </w:tc>
        <w:tc>
          <w:tcPr>
            <w:tcW w:w="850" w:type="dxa"/>
          </w:tcPr>
          <w:p w14:paraId="74216B64" w14:textId="77777777" w:rsidR="00380CD2" w:rsidRDefault="00000000" w:rsidP="002E6F86">
            <w:r>
              <w:rPr>
                <w:sz w:val="17"/>
              </w:rPr>
              <w:t>Must</w:t>
            </w:r>
          </w:p>
        </w:tc>
        <w:tc>
          <w:tcPr>
            <w:tcW w:w="4762" w:type="dxa"/>
          </w:tcPr>
          <w:p w14:paraId="4121CC52" w14:textId="77777777" w:rsidR="00380CD2" w:rsidRDefault="00000000">
            <w:r>
              <w:rPr>
                <w:sz w:val="17"/>
              </w:rPr>
              <w:t>Request marked assigned to that staff member with a timestamp; when two handlers accept at the same time, exactly one succeeds and the other receives a message that the request is already assigned.</w:t>
            </w:r>
          </w:p>
        </w:tc>
        <w:tc>
          <w:tcPr>
            <w:tcW w:w="1587" w:type="dxa"/>
          </w:tcPr>
          <w:p w14:paraId="48A83C55" w14:textId="77777777" w:rsidR="00F944AF" w:rsidRDefault="00000000">
            <w:del w:id="900034" w:author="Claude (AI draft)" w:date="2026-10-15T08:00:00Z">
              <w:r>
                <w:rPr>
                  <w:sz w:val="17"/>
                </w:rPr>
                <w:delText>Changed (CR-007) - Not Yet Implemented</w:delText>
              </w:r>
            </w:del>
            <w:ins w:id="900035" w:author="Claude (AI draft)" w:date="2026-10-15T08:00:00Z">
              <w:r>
                <w:rPr>
                  <w:sz w:val="17"/>
                  <w:szCs w:val="17"/>
                </w:rPr>
                <w:t xml:space="preserve">Implemented and verified (M3) - see Table 3</w:t>
              </w:r>
            </w:ins>
          </w:p>
        </w:tc>
        <w:tc>
          <w:tcPr>
            <w:tcW w:w="1814" w:type="dxa"/>
          </w:tcPr>
          <w:p w14:paraId="791F5AD9" w14:textId="77777777" w:rsidR="00F944AF" w:rsidRDefault="00000000">
            <w:r>
              <w:rPr>
                <w:sz w:val="17"/>
              </w:rPr>
              <w:t>CR-007, DEC-006</w:t>
            </w:r>
          </w:p>
        </w:tc>
      </w:tr>
      <w:tr w:rsidR="002E6F86" w14:paraId="4ADF9786" w14:textId="77777777">
        <w:trPr>
          <w:cantSplit/>
        </w:trPr>
        <w:tc>
          <w:tcPr>
            <w:tcW w:w="850" w:type="dxa"/>
          </w:tcPr>
          <w:p w14:paraId="1FC178E6" w14:textId="77777777" w:rsidR="00380CD2" w:rsidRDefault="00000000" w:rsidP="002E6F86">
            <w:r>
              <w:rPr>
                <w:b/>
                <w:sz w:val="17"/>
              </w:rPr>
              <w:t>FR-009</w:t>
            </w:r>
          </w:p>
        </w:tc>
        <w:tc>
          <w:tcPr>
            <w:tcW w:w="3572" w:type="dxa"/>
          </w:tcPr>
          <w:p w14:paraId="5C47E3C6" w14:textId="77777777" w:rsidR="00380CD2" w:rsidRDefault="00000000" w:rsidP="002E6F86">
            <w:r>
              <w:rPr>
                <w:sz w:val="17"/>
              </w:rPr>
              <w:t>Staff update request status through controlled transitions.</w:t>
            </w:r>
          </w:p>
        </w:tc>
        <w:tc>
          <w:tcPr>
            <w:tcW w:w="1701" w:type="dxa"/>
          </w:tcPr>
          <w:p w14:paraId="4CFA0310" w14:textId="77777777" w:rsidR="00380CD2" w:rsidRDefault="00000000" w:rsidP="002E6F86">
            <w:r>
              <w:rPr>
                <w:sz w:val="17"/>
              </w:rPr>
              <w:t>Service Handler</w:t>
            </w:r>
          </w:p>
        </w:tc>
        <w:tc>
          <w:tcPr>
            <w:tcW w:w="850" w:type="dxa"/>
          </w:tcPr>
          <w:p w14:paraId="2E545860" w14:textId="77777777" w:rsidR="00380CD2" w:rsidRDefault="00000000" w:rsidP="002E6F86">
            <w:r>
              <w:rPr>
                <w:sz w:val="17"/>
              </w:rPr>
              <w:t>Must</w:t>
            </w:r>
          </w:p>
        </w:tc>
        <w:tc>
          <w:tcPr>
            <w:tcW w:w="4762" w:type="dxa"/>
          </w:tcPr>
          <w:p w14:paraId="74CF335D" w14:textId="77777777" w:rsidR="00380CD2" w:rsidRDefault="00000000" w:rsidP="002E6F86">
            <w:r>
              <w:rPr>
                <w:sz w:val="17"/>
              </w:rPr>
              <w:t>Transition outside New - Assigned - In Progress - Resolved - Closed (New/Assigned - Rejected) is rejected with an explanatory message.</w:t>
            </w:r>
          </w:p>
        </w:tc>
        <w:tc>
          <w:tcPr>
            <w:tcW w:w="1587" w:type="dxa"/>
          </w:tcPr>
          <w:p w14:paraId="4BF2647B" w14:textId="77777777" w:rsidR="00380CD2" w:rsidRDefault="00000000" w:rsidP="002E6F86">
            <w:del w:id="900036" w:author="Claude (AI draft)" w:date="2026-10-15T08:00:00Z">
              <w:r>
                <w:rPr>
                  <w:sz w:val="17"/>
                </w:rPr>
                <w:delText>Approved - Not Yet Implemented</w:delText>
              </w:r>
            </w:del>
            <w:ins w:id="900037" w:author="Claude (AI draft)" w:date="2026-10-15T08:00:00Z">
              <w:r>
                <w:rPr>
                  <w:sz w:val="17"/>
                  <w:szCs w:val="17"/>
                </w:rPr>
                <w:t xml:space="preserve">Implemented and verified (M3) - see Table 3</w:t>
              </w:r>
            </w:ins>
          </w:p>
        </w:tc>
        <w:tc>
          <w:tcPr>
            <w:tcW w:w="1814" w:type="dxa"/>
          </w:tcPr>
          <w:p w14:paraId="2D059987" w14:textId="77777777" w:rsidR="00F944AF" w:rsidRDefault="00000000">
            <w:r>
              <w:rPr>
                <w:sz w:val="17"/>
              </w:rPr>
              <w:t>ARC-02, DEC-006, DEC-011</w:t>
            </w:r>
          </w:p>
        </w:tc>
      </w:tr>
      <w:tr w:rsidR="002E6F86" w14:paraId="5F53BF3C" w14:textId="77777777">
        <w:trPr>
          <w:cantSplit/>
        </w:trPr>
        <w:tc>
          <w:tcPr>
            <w:tcW w:w="850" w:type="dxa"/>
          </w:tcPr>
          <w:p w14:paraId="7EC4D474" w14:textId="77777777" w:rsidR="00380CD2" w:rsidRDefault="00000000" w:rsidP="002E6F86">
            <w:r>
              <w:rPr>
                <w:b/>
                <w:sz w:val="17"/>
              </w:rPr>
              <w:lastRenderedPageBreak/>
              <w:t>FR-010</w:t>
            </w:r>
          </w:p>
        </w:tc>
        <w:tc>
          <w:tcPr>
            <w:tcW w:w="3572" w:type="dxa"/>
          </w:tcPr>
          <w:p w14:paraId="6017721B" w14:textId="77777777" w:rsidR="00380CD2" w:rsidRDefault="00000000" w:rsidP="002E6F86">
            <w:r>
              <w:rPr>
                <w:sz w:val="17"/>
              </w:rPr>
              <w:t>Staff record comments/resolution notes against a request (append-only).</w:t>
            </w:r>
          </w:p>
        </w:tc>
        <w:tc>
          <w:tcPr>
            <w:tcW w:w="1701" w:type="dxa"/>
          </w:tcPr>
          <w:p w14:paraId="7E815B55" w14:textId="77777777" w:rsidR="00380CD2" w:rsidRDefault="00000000" w:rsidP="002E6F86">
            <w:r>
              <w:rPr>
                <w:sz w:val="17"/>
              </w:rPr>
              <w:t>Service Handler</w:t>
            </w:r>
          </w:p>
        </w:tc>
        <w:tc>
          <w:tcPr>
            <w:tcW w:w="850" w:type="dxa"/>
          </w:tcPr>
          <w:p w14:paraId="4399D0CD" w14:textId="77777777" w:rsidR="00380CD2" w:rsidRDefault="00000000" w:rsidP="002E6F86">
            <w:r>
              <w:rPr>
                <w:sz w:val="17"/>
              </w:rPr>
              <w:t>Must</w:t>
            </w:r>
          </w:p>
        </w:tc>
        <w:tc>
          <w:tcPr>
            <w:tcW w:w="4762" w:type="dxa"/>
          </w:tcPr>
          <w:p w14:paraId="7EEC2B4D" w14:textId="77777777" w:rsidR="00380CD2" w:rsidRDefault="00000000" w:rsidP="002E6F86">
            <w:r>
              <w:rPr>
                <w:sz w:val="17"/>
              </w:rPr>
              <w:t>Comment stored with author and timestamp; cannot be edited or deleted.</w:t>
            </w:r>
          </w:p>
        </w:tc>
        <w:tc>
          <w:tcPr>
            <w:tcW w:w="1587" w:type="dxa"/>
          </w:tcPr>
          <w:p w14:paraId="45461937" w14:textId="77777777" w:rsidR="00380CD2" w:rsidRDefault="00000000" w:rsidP="002E6F86">
            <w:del w:id="900038" w:author="Claude (AI draft)" w:date="2026-10-15T08:00:00Z">
              <w:r>
                <w:rPr>
                  <w:sz w:val="17"/>
                </w:rPr>
                <w:delText>Approved - Not Yet Implemented</w:delText>
              </w:r>
            </w:del>
            <w:ins w:id="900039" w:author="Claude (AI draft)" w:date="2026-10-15T08:00:00Z">
              <w:r>
                <w:rPr>
                  <w:sz w:val="17"/>
                  <w:szCs w:val="17"/>
                </w:rPr>
                <w:t xml:space="preserve">Implemented and verified (M3) - see Table 3</w:t>
              </w:r>
            </w:ins>
          </w:p>
        </w:tc>
        <w:tc>
          <w:tcPr>
            <w:tcW w:w="1814" w:type="dxa"/>
          </w:tcPr>
          <w:p w14:paraId="2D4230B8" w14:textId="77777777" w:rsidR="00380CD2" w:rsidRDefault="00000000" w:rsidP="002E6F86">
            <w:r>
              <w:rPr>
                <w:sz w:val="17"/>
              </w:rPr>
              <w:t>DEC-007</w:t>
            </w:r>
          </w:p>
        </w:tc>
      </w:tr>
      <w:tr w:rsidR="002E6F86" w14:paraId="27366FF0" w14:textId="77777777">
        <w:trPr>
          <w:cantSplit/>
        </w:trPr>
        <w:tc>
          <w:tcPr>
            <w:tcW w:w="850" w:type="dxa"/>
          </w:tcPr>
          <w:p w14:paraId="2ADC4A13" w14:textId="77777777" w:rsidR="00380CD2" w:rsidRDefault="00000000" w:rsidP="002E6F86">
            <w:r>
              <w:rPr>
                <w:b/>
                <w:sz w:val="17"/>
              </w:rPr>
              <w:t>FR-011</w:t>
            </w:r>
          </w:p>
        </w:tc>
        <w:tc>
          <w:tcPr>
            <w:tcW w:w="3572" w:type="dxa"/>
          </w:tcPr>
          <w:p w14:paraId="6012763E" w14:textId="77777777" w:rsidR="00380CD2" w:rsidRDefault="00000000" w:rsidP="002E6F86">
            <w:r>
              <w:rPr>
                <w:sz w:val="17"/>
              </w:rPr>
              <w:t>Staff resolve or close authorised requests.</w:t>
            </w:r>
          </w:p>
        </w:tc>
        <w:tc>
          <w:tcPr>
            <w:tcW w:w="1701" w:type="dxa"/>
          </w:tcPr>
          <w:p w14:paraId="3F4F2355" w14:textId="77777777" w:rsidR="00380CD2" w:rsidRDefault="00000000" w:rsidP="002E6F86">
            <w:r>
              <w:rPr>
                <w:sz w:val="17"/>
              </w:rPr>
              <w:t>Service Handler</w:t>
            </w:r>
          </w:p>
        </w:tc>
        <w:tc>
          <w:tcPr>
            <w:tcW w:w="850" w:type="dxa"/>
          </w:tcPr>
          <w:p w14:paraId="5A0B428D" w14:textId="77777777" w:rsidR="00380CD2" w:rsidRDefault="00000000" w:rsidP="002E6F86">
            <w:r>
              <w:rPr>
                <w:sz w:val="17"/>
              </w:rPr>
              <w:t>Must</w:t>
            </w:r>
          </w:p>
        </w:tc>
        <w:tc>
          <w:tcPr>
            <w:tcW w:w="4762" w:type="dxa"/>
          </w:tcPr>
          <w:p w14:paraId="7D0510C8" w14:textId="77777777" w:rsidR="00380CD2" w:rsidRDefault="00000000" w:rsidP="002E6F86">
            <w:r>
              <w:rPr>
                <w:sz w:val="17"/>
              </w:rPr>
              <w:t>Closed request becomes read-only; no further status changes accepted.</w:t>
            </w:r>
          </w:p>
        </w:tc>
        <w:tc>
          <w:tcPr>
            <w:tcW w:w="1587" w:type="dxa"/>
          </w:tcPr>
          <w:p w14:paraId="4661C8A2" w14:textId="77777777" w:rsidR="00380CD2" w:rsidRDefault="00000000" w:rsidP="002E6F86">
            <w:del w:id="900040" w:author="Claude (AI draft)" w:date="2026-10-15T08:00:00Z">
              <w:r>
                <w:rPr>
                  <w:sz w:val="17"/>
                </w:rPr>
                <w:delText>Approved - Not Yet Implemented</w:delText>
              </w:r>
            </w:del>
            <w:ins w:id="900041" w:author="Claude (AI draft)" w:date="2026-10-15T08:00:00Z">
              <w:r>
                <w:rPr>
                  <w:sz w:val="17"/>
                  <w:szCs w:val="17"/>
                </w:rPr>
                <w:t xml:space="preserve">Implemented and verified (M3) - see Table 3</w:t>
              </w:r>
            </w:ins>
          </w:p>
        </w:tc>
        <w:tc>
          <w:tcPr>
            <w:tcW w:w="1814" w:type="dxa"/>
          </w:tcPr>
          <w:p w14:paraId="305AD1FC" w14:textId="77777777" w:rsidR="00380CD2" w:rsidRDefault="00000000" w:rsidP="002E6F86">
            <w:r>
              <w:rPr>
                <w:sz w:val="17"/>
              </w:rPr>
              <w:t>DEC-006</w:t>
            </w:r>
          </w:p>
        </w:tc>
      </w:tr>
      <w:tr w:rsidR="002E6F86" w14:paraId="1D6D760E" w14:textId="77777777">
        <w:trPr>
          <w:cantSplit/>
        </w:trPr>
        <w:tc>
          <w:tcPr>
            <w:tcW w:w="850" w:type="dxa"/>
          </w:tcPr>
          <w:p w14:paraId="6E711749" w14:textId="77777777" w:rsidR="00380CD2" w:rsidRDefault="00000000" w:rsidP="002E6F86">
            <w:r>
              <w:rPr>
                <w:b/>
                <w:sz w:val="17"/>
              </w:rPr>
              <w:t>FR-012</w:t>
            </w:r>
          </w:p>
        </w:tc>
        <w:tc>
          <w:tcPr>
            <w:tcW w:w="3572" w:type="dxa"/>
          </w:tcPr>
          <w:p w14:paraId="03974834" w14:textId="77777777" w:rsidR="00380CD2" w:rsidRDefault="00000000" w:rsidP="002E6F86">
            <w:r>
              <w:rPr>
                <w:sz w:val="17"/>
              </w:rPr>
              <w:t>Management view aggregate service activity (open, overdue, resolved, closed).</w:t>
            </w:r>
          </w:p>
        </w:tc>
        <w:tc>
          <w:tcPr>
            <w:tcW w:w="1701" w:type="dxa"/>
          </w:tcPr>
          <w:p w14:paraId="5DB9AFF5" w14:textId="77777777" w:rsidR="00380CD2" w:rsidRDefault="00000000" w:rsidP="002E6F86">
            <w:r>
              <w:rPr>
                <w:sz w:val="17"/>
              </w:rPr>
              <w:t>CivicConnect Management</w:t>
            </w:r>
          </w:p>
        </w:tc>
        <w:tc>
          <w:tcPr>
            <w:tcW w:w="850" w:type="dxa"/>
          </w:tcPr>
          <w:p w14:paraId="37A02544" w14:textId="77777777" w:rsidR="00380CD2" w:rsidRDefault="00000000" w:rsidP="002E6F86">
            <w:r>
              <w:rPr>
                <w:sz w:val="17"/>
              </w:rPr>
              <w:t>Should</w:t>
            </w:r>
          </w:p>
        </w:tc>
        <w:tc>
          <w:tcPr>
            <w:tcW w:w="4762" w:type="dxa"/>
          </w:tcPr>
          <w:p w14:paraId="15C284B0" w14:textId="77777777" w:rsidR="00380CD2" w:rsidRDefault="00000000" w:rsidP="002E6F86">
            <w:r>
              <w:rPr>
                <w:sz w:val="17"/>
              </w:rPr>
              <w:t>Counts displayed as of last refresh; overdue = not Resolved/Closed/Rejected within 7 calendar days of CreatedAt.</w:t>
            </w:r>
          </w:p>
        </w:tc>
        <w:tc>
          <w:tcPr>
            <w:tcW w:w="1587" w:type="dxa"/>
          </w:tcPr>
          <w:p w14:paraId="62690563" w14:textId="77777777" w:rsidR="00380CD2" w:rsidRDefault="00000000" w:rsidP="002E6F86">
            <w:del w:id="900042" w:author="Claude (AI draft)" w:date="2026-10-15T08:00:00Z">
              <w:r>
                <w:rPr>
                  <w:sz w:val="17"/>
                </w:rPr>
                <w:delText>Changed (CR-004) - Not Yet Implemented</w:delText>
              </w:r>
            </w:del>
            <w:ins w:id="900043" w:author="Claude (AI draft)" w:date="2026-10-15T08:00:00Z">
              <w:r>
                <w:rPr>
                  <w:sz w:val="17"/>
                  <w:szCs w:val="17"/>
                </w:rPr>
                <w:t xml:space="preserve">Implemented and verified (M3) - see Table 3</w:t>
              </w:r>
            </w:ins>
          </w:p>
        </w:tc>
        <w:tc>
          <w:tcPr>
            <w:tcW w:w="1814" w:type="dxa"/>
          </w:tcPr>
          <w:p w14:paraId="7200A2AB" w14:textId="77777777" w:rsidR="00380CD2" w:rsidRDefault="00000000" w:rsidP="002E6F86">
            <w:r>
              <w:rPr>
                <w:sz w:val="17"/>
              </w:rPr>
              <w:t>CR-004</w:t>
            </w:r>
          </w:p>
        </w:tc>
      </w:tr>
      <w:tr w:rsidR="002E6F86" w14:paraId="7AAC53E2" w14:textId="77777777">
        <w:trPr>
          <w:cantSplit/>
        </w:trPr>
        <w:tc>
          <w:tcPr>
            <w:tcW w:w="850" w:type="dxa"/>
          </w:tcPr>
          <w:p w14:paraId="0B56BB59" w14:textId="77777777" w:rsidR="00380CD2" w:rsidRDefault="00000000" w:rsidP="002E6F86">
            <w:r>
              <w:rPr>
                <w:b/>
                <w:sz w:val="17"/>
              </w:rPr>
              <w:t>FR-013</w:t>
            </w:r>
          </w:p>
        </w:tc>
        <w:tc>
          <w:tcPr>
            <w:tcW w:w="3572" w:type="dxa"/>
          </w:tcPr>
          <w:p w14:paraId="195E0B05" w14:textId="77777777" w:rsidR="00380CD2" w:rsidRDefault="00000000" w:rsidP="002E6F86">
            <w:r>
              <w:rPr>
                <w:sz w:val="17"/>
              </w:rPr>
              <w:t>Management filter activity by category, status and date range.</w:t>
            </w:r>
          </w:p>
        </w:tc>
        <w:tc>
          <w:tcPr>
            <w:tcW w:w="1701" w:type="dxa"/>
          </w:tcPr>
          <w:p w14:paraId="47D96F72" w14:textId="77777777" w:rsidR="00380CD2" w:rsidRDefault="00000000" w:rsidP="002E6F86">
            <w:r>
              <w:rPr>
                <w:sz w:val="17"/>
              </w:rPr>
              <w:t>CivicConnect Management</w:t>
            </w:r>
          </w:p>
        </w:tc>
        <w:tc>
          <w:tcPr>
            <w:tcW w:w="850" w:type="dxa"/>
          </w:tcPr>
          <w:p w14:paraId="7B953DD4" w14:textId="77777777" w:rsidR="00380CD2" w:rsidRDefault="00000000" w:rsidP="002E6F86">
            <w:r>
              <w:rPr>
                <w:sz w:val="17"/>
              </w:rPr>
              <w:t>Should</w:t>
            </w:r>
          </w:p>
        </w:tc>
        <w:tc>
          <w:tcPr>
            <w:tcW w:w="4762" w:type="dxa"/>
          </w:tcPr>
          <w:p w14:paraId="2771F0EB" w14:textId="77777777" w:rsidR="00380CD2" w:rsidRDefault="00000000" w:rsidP="002E6F86">
            <w:r>
              <w:rPr>
                <w:sz w:val="17"/>
              </w:rPr>
              <w:t>Counts and lists recalculate to match the selected criteria.</w:t>
            </w:r>
          </w:p>
        </w:tc>
        <w:tc>
          <w:tcPr>
            <w:tcW w:w="1587" w:type="dxa"/>
          </w:tcPr>
          <w:p w14:paraId="5934276F" w14:textId="77777777" w:rsidR="00380CD2" w:rsidRDefault="00000000" w:rsidP="002E6F86">
            <w:del w:id="900044" w:author="Claude (AI draft)" w:date="2026-10-15T08:00:00Z">
              <w:r>
                <w:rPr>
                  <w:sz w:val="17"/>
                </w:rPr>
                <w:delText>Approved - Not Yet Implemented</w:delText>
              </w:r>
            </w:del>
            <w:ins w:id="900045" w:author="Claude (AI draft)" w:date="2026-10-15T08:00:00Z">
              <w:r>
                <w:rPr>
                  <w:sz w:val="17"/>
                  <w:szCs w:val="17"/>
                </w:rPr>
                <w:t xml:space="preserve">Implemented and verified (M3) - see Table 3</w:t>
              </w:r>
            </w:ins>
          </w:p>
        </w:tc>
        <w:tc>
          <w:tcPr>
            <w:tcW w:w="1814" w:type="dxa"/>
          </w:tcPr>
          <w:p w14:paraId="40D9B2C7" w14:textId="77777777" w:rsidR="00380CD2" w:rsidRDefault="00000000" w:rsidP="002E6F86">
            <w:r>
              <w:rPr>
                <w:sz w:val="17"/>
              </w:rPr>
              <w:t>ASR-004</w:t>
            </w:r>
          </w:p>
        </w:tc>
      </w:tr>
      <w:tr w:rsidR="002E6F86" w14:paraId="3208B1E0" w14:textId="77777777">
        <w:trPr>
          <w:cantSplit/>
        </w:trPr>
        <w:tc>
          <w:tcPr>
            <w:tcW w:w="850" w:type="dxa"/>
          </w:tcPr>
          <w:p w14:paraId="401AEBE7" w14:textId="77777777" w:rsidR="00380CD2" w:rsidRDefault="00000000" w:rsidP="002E6F86">
            <w:r>
              <w:rPr>
                <w:b/>
                <w:sz w:val="17"/>
              </w:rPr>
              <w:t>FR-014</w:t>
            </w:r>
          </w:p>
        </w:tc>
        <w:tc>
          <w:tcPr>
            <w:tcW w:w="3572" w:type="dxa"/>
          </w:tcPr>
          <w:p w14:paraId="63D8DED9" w14:textId="77777777" w:rsidR="00380CD2" w:rsidRDefault="00000000" w:rsidP="002E6F86">
            <w:r>
              <w:rPr>
                <w:sz w:val="17"/>
              </w:rPr>
              <w:t xml:space="preserve">System enforces role-based access control on all functionality.</w:t>
            </w:r>
          </w:p>
        </w:tc>
        <w:tc>
          <w:tcPr>
            <w:tcW w:w="1701" w:type="dxa"/>
          </w:tcPr>
          <w:p w14:paraId="11EA142F" w14:textId="77777777" w:rsidR="00380CD2" w:rsidRDefault="00000000">
            <w:r>
              <w:rPr>
                <w:sz w:val="17"/>
              </w:rPr>
              <w:t>Platform / Security constraint (POPIA)</w:t>
            </w:r>
          </w:p>
        </w:tc>
        <w:tc>
          <w:tcPr>
            <w:tcW w:w="850" w:type="dxa"/>
          </w:tcPr>
          <w:p w14:paraId="5C151162" w14:textId="77777777" w:rsidR="00380CD2" w:rsidRDefault="00000000" w:rsidP="002E6F86">
            <w:r>
              <w:rPr>
                <w:sz w:val="17"/>
              </w:rPr>
              <w:t>Must</w:t>
            </w:r>
          </w:p>
        </w:tc>
        <w:tc>
          <w:tcPr>
            <w:tcW w:w="4762" w:type="dxa"/>
          </w:tcPr>
          <w:p w14:paraId="2F48D34A" w14:textId="77777777" w:rsidR="00380CD2" w:rsidRDefault="00000000" w:rsidP="002E6F86">
            <w:r>
              <w:rPr>
                <w:sz w:val="17"/>
              </w:rPr>
              <w:t>Unauthenticated or wrongly-roled direct URL/API access is denied without exposing data.</w:t>
            </w:r>
          </w:p>
        </w:tc>
        <w:tc>
          <w:tcPr>
            <w:tcW w:w="1587" w:type="dxa"/>
          </w:tcPr>
          <w:p w14:paraId="17DE8CEF" w14:textId="77777777" w:rsidR="00380CD2" w:rsidRDefault="00000000" w:rsidP="002E6F86">
            <w:del w:id="900046" w:author="Claude (AI draft)" w:date="2026-10-15T08:00:00Z">
              <w:r>
                <w:rPr>
                  <w:sz w:val="17"/>
                </w:rPr>
                <w:delText>Approved - Not Yet Implemented</w:delText>
              </w:r>
            </w:del>
            <w:ins w:id="900047" w:author="Claude (AI draft)" w:date="2026-10-15T08:00:00Z">
              <w:r>
                <w:rPr>
                  <w:sz w:val="17"/>
                  <w:szCs w:val="17"/>
                </w:rPr>
                <w:t xml:space="preserve">Implemented and verified (M3) - see Table 3</w:t>
              </w:r>
            </w:ins>
          </w:p>
        </w:tc>
        <w:tc>
          <w:tcPr>
            <w:tcW w:w="1814" w:type="dxa"/>
          </w:tcPr>
          <w:p w14:paraId="4FD17880" w14:textId="77777777" w:rsidR="00F944AF" w:rsidRDefault="00000000">
            <w:r>
              <w:rPr>
                <w:sz w:val="17"/>
              </w:rPr>
              <w:t>DEC-002, DEC-004, DEC-010</w:t>
            </w:r>
          </w:p>
        </w:tc>
      </w:tr>
      <w:tr w:rsidR="002E6F86" w14:paraId="38EA0FD5" w14:textId="77777777">
        <w:trPr>
          <w:cantSplit/>
        </w:trPr>
        <w:tc>
          <w:tcPr>
            <w:tcW w:w="850" w:type="dxa"/>
          </w:tcPr>
          <w:p w14:paraId="129C9D05" w14:textId="77777777" w:rsidR="00380CD2" w:rsidRDefault="00000000" w:rsidP="002E6F86">
            <w:r>
              <w:rPr>
                <w:b/>
                <w:sz w:val="17"/>
              </w:rPr>
              <w:t>FR-015</w:t>
            </w:r>
          </w:p>
        </w:tc>
        <w:tc>
          <w:tcPr>
            <w:tcW w:w="3572" w:type="dxa"/>
          </w:tcPr>
          <w:p w14:paraId="1D40769A" w14:textId="77777777" w:rsidR="00380CD2" w:rsidRDefault="00000000" w:rsidP="002E6F86">
            <w:r>
              <w:rPr>
                <w:sz w:val="17"/>
              </w:rPr>
              <w:t>System maintains a controlled, Management-defined category schema.</w:t>
            </w:r>
          </w:p>
        </w:tc>
        <w:tc>
          <w:tcPr>
            <w:tcW w:w="1701" w:type="dxa"/>
          </w:tcPr>
          <w:p w14:paraId="4D12A4BF" w14:textId="77777777" w:rsidR="00380CD2" w:rsidRDefault="00000000" w:rsidP="002E6F86">
            <w:r>
              <w:rPr>
                <w:sz w:val="17"/>
              </w:rPr>
              <w:t>Platform / Scope Baseline</w:t>
            </w:r>
          </w:p>
        </w:tc>
        <w:tc>
          <w:tcPr>
            <w:tcW w:w="850" w:type="dxa"/>
          </w:tcPr>
          <w:p w14:paraId="5F471312" w14:textId="77777777" w:rsidR="00380CD2" w:rsidRDefault="00000000" w:rsidP="002E6F86">
            <w:r>
              <w:rPr>
                <w:sz w:val="17"/>
              </w:rPr>
              <w:t>Must</w:t>
            </w:r>
          </w:p>
        </w:tc>
        <w:tc>
          <w:tcPr>
            <w:tcW w:w="4762" w:type="dxa"/>
          </w:tcPr>
          <w:p w14:paraId="44B371A8" w14:textId="77777777" w:rsidR="00380CD2" w:rsidRDefault="00000000" w:rsidP="002E6F86">
            <w:r>
              <w:rPr>
                <w:sz w:val="17"/>
              </w:rPr>
              <w:t>Category chosen from a list maintained by Management; no free-text category.</w:t>
            </w:r>
          </w:p>
        </w:tc>
        <w:tc>
          <w:tcPr>
            <w:tcW w:w="1587" w:type="dxa"/>
          </w:tcPr>
          <w:p w14:paraId="331C04E3" w14:textId="77777777" w:rsidR="00380CD2" w:rsidRDefault="00000000" w:rsidP="002E6F86">
            <w:del w:id="900048" w:author="Claude (AI draft)" w:date="2026-10-15T08:00:00Z">
              <w:r>
                <w:rPr>
                  <w:sz w:val="17"/>
                </w:rPr>
                <w:delText>Changed (CR-001) - Prototyped</w:delText>
              </w:r>
            </w:del>
            <w:ins w:id="900049" w:author="Claude (AI draft)" w:date="2026-10-15T08:00:00Z">
              <w:r>
                <w:rPr>
                  <w:sz w:val="17"/>
                  <w:szCs w:val="17"/>
                </w:rPr>
                <w:t xml:space="preserve">Implemented and verified (M3) - see Table 3</w:t>
              </w:r>
            </w:ins>
          </w:p>
        </w:tc>
        <w:tc>
          <w:tcPr>
            <w:tcW w:w="1814" w:type="dxa"/>
          </w:tcPr>
          <w:p w14:paraId="54F43D8C" w14:textId="77777777" w:rsidR="00380CD2" w:rsidRDefault="00000000" w:rsidP="002E6F86">
            <w:r>
              <w:rPr>
                <w:sz w:val="17"/>
              </w:rPr>
              <w:t>CR-001, DEC-008</w:t>
            </w:r>
          </w:p>
        </w:tc>
      </w:tr>
      <w:tr w:rsidR="002E6F86" w14:paraId="0F4E9514" w14:textId="77777777">
        <w:trPr>
          <w:cantSplit/>
        </w:trPr>
        <w:tc>
          <w:tcPr>
            <w:tcW w:w="850" w:type="dxa"/>
          </w:tcPr>
          <w:p w14:paraId="066E2E68" w14:textId="77777777" w:rsidR="00380CD2" w:rsidRDefault="00000000" w:rsidP="002E6F86">
            <w:r>
              <w:rPr>
                <w:b/>
                <w:sz w:val="17"/>
              </w:rPr>
              <w:t>FR-016</w:t>
            </w:r>
          </w:p>
        </w:tc>
        <w:tc>
          <w:tcPr>
            <w:tcW w:w="3572" w:type="dxa"/>
          </w:tcPr>
          <w:p w14:paraId="4BF6FEF5" w14:textId="77777777" w:rsidR="00380CD2" w:rsidRDefault="00000000" w:rsidP="002E6F86">
            <w:r>
              <w:rPr>
                <w:sz w:val="17"/>
              </w:rPr>
              <w:t>Management set the priority of a request (Low / Medium / High).</w:t>
            </w:r>
          </w:p>
        </w:tc>
        <w:tc>
          <w:tcPr>
            <w:tcW w:w="1701" w:type="dxa"/>
          </w:tcPr>
          <w:p w14:paraId="5D9FD92A" w14:textId="77777777" w:rsidR="00380CD2" w:rsidRDefault="00000000" w:rsidP="002E6F86">
            <w:r>
              <w:rPr>
                <w:sz w:val="17"/>
              </w:rPr>
              <w:t>CivicConnect Management (DEC-003)</w:t>
            </w:r>
          </w:p>
        </w:tc>
        <w:tc>
          <w:tcPr>
            <w:tcW w:w="850" w:type="dxa"/>
          </w:tcPr>
          <w:p w14:paraId="585B0A21" w14:textId="77777777" w:rsidR="00380CD2" w:rsidRDefault="00000000" w:rsidP="002E6F86">
            <w:r>
              <w:rPr>
                <w:sz w:val="17"/>
              </w:rPr>
              <w:t>Should</w:t>
            </w:r>
          </w:p>
        </w:tc>
        <w:tc>
          <w:tcPr>
            <w:tcW w:w="4762" w:type="dxa"/>
          </w:tcPr>
          <w:p w14:paraId="37A08714" w14:textId="77777777" w:rsidR="00380CD2" w:rsidRDefault="00000000" w:rsidP="002E6F86">
            <w:r>
              <w:rPr>
                <w:sz w:val="17"/>
              </w:rPr>
              <w:t>Priority saved, shown to staff in the request list and recorded in the audit trail; staff and requesters cannot change it.</w:t>
            </w:r>
          </w:p>
        </w:tc>
        <w:tc>
          <w:tcPr>
            <w:tcW w:w="1587" w:type="dxa"/>
          </w:tcPr>
          <w:p w14:paraId="246AE41B" w14:textId="77777777" w:rsidR="00380CD2" w:rsidRDefault="00000000" w:rsidP="002E6F86">
            <w:del w:id="900050" w:author="Claude (AI draft)" w:date="2026-10-15T08:00:00Z">
              <w:r>
                <w:rPr>
                  <w:sz w:val="17"/>
                </w:rPr>
                <w:delText>New (CR-003) - Planned</w:delText>
              </w:r>
            </w:del>
            <w:ins w:id="900051" w:author="Claude (AI draft)" w:date="2026-10-15T08:00:00Z">
              <w:r>
                <w:rPr>
                  <w:sz w:val="17"/>
                  <w:szCs w:val="17"/>
                </w:rPr>
                <w:t xml:space="preserve">Implemented and verified (M3) - see Table 3</w:t>
              </w:r>
            </w:ins>
          </w:p>
        </w:tc>
        <w:tc>
          <w:tcPr>
            <w:tcW w:w="1814" w:type="dxa"/>
          </w:tcPr>
          <w:p w14:paraId="33BDB17B" w14:textId="77777777" w:rsidR="00380CD2" w:rsidRDefault="00000000">
            <w:r>
              <w:rPr>
                <w:sz w:val="17"/>
              </w:rPr>
              <w:t>CR-003, DEC-003, DEC-012</w:t>
            </w:r>
          </w:p>
        </w:tc>
      </w:tr>
      <w:tr w:rsidR="002E6F86" w14:paraId="109679EE" w14:textId="77777777">
        <w:trPr>
          <w:cantSplit/>
        </w:trPr>
        <w:tc>
          <w:tcPr>
            <w:tcW w:w="850" w:type="dxa"/>
          </w:tcPr>
          <w:p w14:paraId="54B9C820" w14:textId="77777777" w:rsidR="00380CD2" w:rsidRDefault="00000000" w:rsidP="002E6F86">
            <w:r>
              <w:rPr>
                <w:b/>
                <w:sz w:val="17"/>
              </w:rPr>
              <w:t>NFR-001</w:t>
            </w:r>
          </w:p>
        </w:tc>
        <w:tc>
          <w:tcPr>
            <w:tcW w:w="3572" w:type="dxa"/>
          </w:tcPr>
          <w:p w14:paraId="763F65BD" w14:textId="77777777" w:rsidR="00380CD2" w:rsidRDefault="00000000" w:rsidP="002E6F86">
            <w:r>
              <w:rPr>
                <w:sz w:val="17"/>
              </w:rPr>
              <w:t>Standard pages respond promptly under normal project load.</w:t>
            </w:r>
          </w:p>
        </w:tc>
        <w:tc>
          <w:tcPr>
            <w:tcW w:w="1701" w:type="dxa"/>
          </w:tcPr>
          <w:p w14:paraId="792EF5FF" w14:textId="77777777" w:rsidR="00380CD2" w:rsidRDefault="00000000" w:rsidP="002E6F86">
            <w:r>
              <w:rPr>
                <w:sz w:val="17"/>
              </w:rPr>
              <w:t>Quality constraint</w:t>
            </w:r>
          </w:p>
        </w:tc>
        <w:tc>
          <w:tcPr>
            <w:tcW w:w="850" w:type="dxa"/>
          </w:tcPr>
          <w:p w14:paraId="19A03F09" w14:textId="77777777" w:rsidR="00380CD2" w:rsidRDefault="00000000" w:rsidP="002E6F86">
            <w:r>
              <w:rPr>
                <w:sz w:val="17"/>
              </w:rPr>
              <w:t>Should</w:t>
            </w:r>
          </w:p>
        </w:tc>
        <w:tc>
          <w:tcPr>
            <w:tcW w:w="4762" w:type="dxa"/>
          </w:tcPr>
          <w:p w14:paraId="339EF870" w14:textId="77777777" w:rsidR="00380CD2" w:rsidRDefault="00000000" w:rsidP="002E6F86">
            <w:r>
              <w:rPr>
                <w:sz w:val="17"/>
              </w:rPr>
              <w:t>95th-percentile response 3 seconds or less at up to 20 concurrent users.</w:t>
            </w:r>
          </w:p>
        </w:tc>
        <w:tc>
          <w:tcPr>
            <w:tcW w:w="1587" w:type="dxa"/>
          </w:tcPr>
          <w:p w14:paraId="74ADB50E" w14:textId="77777777" w:rsidR="00380CD2" w:rsidRDefault="00000000" w:rsidP="002E6F86">
            <w:del w:id="900052" w:author="Claude (AI draft)" w:date="2026-10-15T08:00:00Z">
              <w:r>
                <w:rPr>
                  <w:sz w:val="17"/>
                </w:rPr>
                <w:delText>Approved - Not Yet Measured</w:delText>
              </w:r>
            </w:del>
            <w:ins w:id="900053" w:author="Claude (AI draft)" w:date="2026-10-15T08:00:00Z">
              <w:r>
                <w:rPr>
                  <w:sz w:val="17"/>
                  <w:szCs w:val="17"/>
                </w:rPr>
                <w:t xml:space="preserve">Measured (M3) - local run passed; staging run open</w:t>
              </w:r>
            </w:ins>
          </w:p>
        </w:tc>
        <w:tc>
          <w:tcPr>
            <w:tcW w:w="1814" w:type="dxa"/>
          </w:tcPr>
          <w:p w14:paraId="4707C828" w14:textId="77777777" w:rsidR="00380CD2" w:rsidRDefault="00000000" w:rsidP="002E6F86">
            <w:r>
              <w:rPr>
                <w:sz w:val="17"/>
              </w:rPr>
              <w:t>ASR-004</w:t>
            </w:r>
          </w:p>
        </w:tc>
      </w:tr>
      <w:tr w:rsidR="002E6F86" w14:paraId="1439B877" w14:textId="77777777">
        <w:trPr>
          <w:cantSplit/>
        </w:trPr>
        <w:tc>
          <w:tcPr>
            <w:tcW w:w="850" w:type="dxa"/>
          </w:tcPr>
          <w:p w14:paraId="77D0594D" w14:textId="77777777" w:rsidR="00380CD2" w:rsidRDefault="00000000" w:rsidP="002E6F86">
            <w:r>
              <w:rPr>
                <w:b/>
                <w:sz w:val="17"/>
              </w:rPr>
              <w:t>NFR-002</w:t>
            </w:r>
          </w:p>
        </w:tc>
        <w:tc>
          <w:tcPr>
            <w:tcW w:w="3572" w:type="dxa"/>
          </w:tcPr>
          <w:p w14:paraId="0EFEE7DF" w14:textId="77777777" w:rsidR="00380CD2" w:rsidRDefault="00000000" w:rsidP="002E6F86">
            <w:r>
              <w:rPr>
                <w:sz w:val="17"/>
              </w:rPr>
              <w:t>All users authenticate; credentials never stored/transmitted in plain text.</w:t>
            </w:r>
          </w:p>
        </w:tc>
        <w:tc>
          <w:tcPr>
            <w:tcW w:w="1701" w:type="dxa"/>
          </w:tcPr>
          <w:p w14:paraId="64120417" w14:textId="77777777" w:rsidR="00380CD2" w:rsidRDefault="00000000" w:rsidP="002E6F86">
            <w:r>
              <w:rPr>
                <w:sz w:val="17"/>
              </w:rPr>
              <w:t>Government (POPIA) / Security</w:t>
            </w:r>
          </w:p>
        </w:tc>
        <w:tc>
          <w:tcPr>
            <w:tcW w:w="850" w:type="dxa"/>
          </w:tcPr>
          <w:p w14:paraId="2233DB65" w14:textId="77777777" w:rsidR="00380CD2" w:rsidRDefault="00000000" w:rsidP="002E6F86">
            <w:r>
              <w:rPr>
                <w:sz w:val="17"/>
              </w:rPr>
              <w:t>Must</w:t>
            </w:r>
          </w:p>
        </w:tc>
        <w:tc>
          <w:tcPr>
            <w:tcW w:w="4762" w:type="dxa"/>
          </w:tcPr>
          <w:p w14:paraId="3A7480E4" w14:textId="77777777" w:rsidR="00380CD2" w:rsidRDefault="00000000" w:rsidP="002E6F86">
            <w:r>
              <w:rPr>
                <w:sz w:val="17"/>
              </w:rPr>
              <w:t>Passwords hashed with BCrypt (Spring Security) and stored only in PasswordHash; verified by code review.</w:t>
            </w:r>
          </w:p>
        </w:tc>
        <w:tc>
          <w:tcPr>
            <w:tcW w:w="1587" w:type="dxa"/>
          </w:tcPr>
          <w:p w14:paraId="22818472" w14:textId="77777777" w:rsidR="00380CD2" w:rsidRDefault="00000000" w:rsidP="002E6F86">
            <w:del w:id="900054" w:author="Claude (AI draft)" w:date="2026-10-15T08:00:00Z">
              <w:r>
                <w:rPr>
                  <w:sz w:val="17"/>
                </w:rPr>
                <w:delText>Changed (CR-006) - Not Yet Implemented</w:delText>
              </w:r>
            </w:del>
            <w:ins w:id="900055" w:author="Claude (AI draft)" w:date="2026-10-15T08:00:00Z">
              <w:r>
                <w:rPr>
                  <w:sz w:val="17"/>
                  <w:szCs w:val="17"/>
                </w:rPr>
                <w:t xml:space="preserve">Implemented and verified (M3) - see Table 3</w:t>
              </w:r>
            </w:ins>
          </w:p>
        </w:tc>
        <w:tc>
          <w:tcPr>
            <w:tcW w:w="1814" w:type="dxa"/>
          </w:tcPr>
          <w:p w14:paraId="5DC2C62E" w14:textId="77777777" w:rsidR="00F944AF" w:rsidRDefault="00000000">
            <w:r>
              <w:rPr>
                <w:sz w:val="17"/>
              </w:rPr>
              <w:t>CR-006, DEC-004, DEC-010</w:t>
            </w:r>
          </w:p>
        </w:tc>
      </w:tr>
      <w:tr w:rsidR="002E6F86" w14:paraId="019EFB09" w14:textId="77777777">
        <w:trPr>
          <w:cantSplit/>
        </w:trPr>
        <w:tc>
          <w:tcPr>
            <w:tcW w:w="850" w:type="dxa"/>
          </w:tcPr>
          <w:p w14:paraId="05667A56" w14:textId="77777777" w:rsidR="00380CD2" w:rsidRDefault="00000000" w:rsidP="002E6F86">
            <w:r>
              <w:rPr>
                <w:b/>
                <w:sz w:val="17"/>
              </w:rPr>
              <w:t>NFR-003</w:t>
            </w:r>
          </w:p>
        </w:tc>
        <w:tc>
          <w:tcPr>
            <w:tcW w:w="3572" w:type="dxa"/>
          </w:tcPr>
          <w:p w14:paraId="476FE532" w14:textId="77777777" w:rsidR="00380CD2" w:rsidRDefault="00000000" w:rsidP="002E6F86">
            <w:r>
              <w:rPr>
                <w:sz w:val="17"/>
              </w:rPr>
              <w:t>RBAC enforced at interface and server/API layer, not UI alone.</w:t>
            </w:r>
          </w:p>
        </w:tc>
        <w:tc>
          <w:tcPr>
            <w:tcW w:w="1701" w:type="dxa"/>
          </w:tcPr>
          <w:p w14:paraId="2AB89298" w14:textId="77777777" w:rsidR="00380CD2" w:rsidRDefault="00000000" w:rsidP="002E6F86">
            <w:r>
              <w:rPr>
                <w:sz w:val="17"/>
              </w:rPr>
              <w:t>Security constraint</w:t>
            </w:r>
          </w:p>
        </w:tc>
        <w:tc>
          <w:tcPr>
            <w:tcW w:w="850" w:type="dxa"/>
          </w:tcPr>
          <w:p w14:paraId="05DCAC7C" w14:textId="77777777" w:rsidR="00380CD2" w:rsidRDefault="00000000" w:rsidP="002E6F86">
            <w:r>
              <w:rPr>
                <w:sz w:val="17"/>
              </w:rPr>
              <w:t>Must</w:t>
            </w:r>
          </w:p>
        </w:tc>
        <w:tc>
          <w:tcPr>
            <w:tcW w:w="4762" w:type="dxa"/>
          </w:tcPr>
          <w:p w14:paraId="7DD1CDA9" w14:textId="77777777" w:rsidR="00380CD2" w:rsidRDefault="00000000" w:rsidP="002E6F86">
            <w:r>
              <w:rPr>
                <w:sz w:val="17"/>
              </w:rPr>
              <w:t>Direct staff/management endpoint call with a requester-role token returns 403 and no data.</w:t>
            </w:r>
          </w:p>
        </w:tc>
        <w:tc>
          <w:tcPr>
            <w:tcW w:w="1587" w:type="dxa"/>
          </w:tcPr>
          <w:p w14:paraId="74CBCA92" w14:textId="77777777" w:rsidR="00380CD2" w:rsidRDefault="00000000" w:rsidP="002E6F86">
            <w:del w:id="900056" w:author="Claude (AI draft)" w:date="2026-10-15T08:00:00Z">
              <w:r>
                <w:rPr>
                  <w:sz w:val="17"/>
                </w:rPr>
                <w:delText>Approved - Not Yet Implemented</w:delText>
              </w:r>
            </w:del>
            <w:ins w:id="900057" w:author="Claude (AI draft)" w:date="2026-10-15T08:00:00Z">
              <w:r>
                <w:rPr>
                  <w:sz w:val="17"/>
                  <w:szCs w:val="17"/>
                </w:rPr>
                <w:t xml:space="preserve">Implemented and verified (M3) - see Table 3</w:t>
              </w:r>
            </w:ins>
          </w:p>
        </w:tc>
        <w:tc>
          <w:tcPr>
            <w:tcW w:w="1814" w:type="dxa"/>
          </w:tcPr>
          <w:p w14:paraId="49273EBF" w14:textId="77777777" w:rsidR="00380CD2" w:rsidRDefault="00000000" w:rsidP="002E6F86">
            <w:r>
              <w:rPr>
                <w:sz w:val="17"/>
              </w:rPr>
              <w:t>ARC-01</w:t>
            </w:r>
          </w:p>
        </w:tc>
      </w:tr>
      <w:tr w:rsidR="002E6F86" w14:paraId="448B815F" w14:textId="77777777">
        <w:trPr>
          <w:cantSplit/>
        </w:trPr>
        <w:tc>
          <w:tcPr>
            <w:tcW w:w="850" w:type="dxa"/>
          </w:tcPr>
          <w:p w14:paraId="4B112CFC" w14:textId="77777777" w:rsidR="00380CD2" w:rsidRDefault="00000000" w:rsidP="002E6F86">
            <w:r>
              <w:rPr>
                <w:b/>
                <w:sz w:val="17"/>
              </w:rPr>
              <w:t>NFR-004</w:t>
            </w:r>
          </w:p>
        </w:tc>
        <w:tc>
          <w:tcPr>
            <w:tcW w:w="3572" w:type="dxa"/>
          </w:tcPr>
          <w:p w14:paraId="6CF79989" w14:textId="77777777" w:rsidR="00380CD2" w:rsidRDefault="00000000" w:rsidP="002E6F86">
            <w:r>
              <w:rPr>
                <w:sz w:val="17"/>
              </w:rPr>
              <w:t>First-time requester can submit a request without external instructions.</w:t>
            </w:r>
          </w:p>
        </w:tc>
        <w:tc>
          <w:tcPr>
            <w:tcW w:w="1701" w:type="dxa"/>
          </w:tcPr>
          <w:p w14:paraId="71CA07D7" w14:textId="77777777" w:rsidR="00380CD2" w:rsidRDefault="00000000" w:rsidP="002E6F86">
            <w:r>
              <w:rPr>
                <w:sz w:val="17"/>
              </w:rPr>
              <w:t>Service Requester</w:t>
            </w:r>
          </w:p>
        </w:tc>
        <w:tc>
          <w:tcPr>
            <w:tcW w:w="850" w:type="dxa"/>
          </w:tcPr>
          <w:p w14:paraId="6E9BB2AC" w14:textId="77777777" w:rsidR="00380CD2" w:rsidRDefault="00000000" w:rsidP="002E6F86">
            <w:r>
              <w:rPr>
                <w:sz w:val="17"/>
              </w:rPr>
              <w:t>Should</w:t>
            </w:r>
          </w:p>
        </w:tc>
        <w:tc>
          <w:tcPr>
            <w:tcW w:w="4762" w:type="dxa"/>
          </w:tcPr>
          <w:p w14:paraId="66225C28" w14:textId="77777777" w:rsidR="00380CD2" w:rsidRDefault="00000000" w:rsidP="002E6F86">
            <w:r>
              <w:rPr>
                <w:sz w:val="17"/>
              </w:rPr>
              <w:t xml:space="preserve">2 of 3 non-team users complete submission unaided within 5 minutes.</w:t>
            </w:r>
          </w:p>
        </w:tc>
        <w:tc>
          <w:tcPr>
            <w:tcW w:w="1587" w:type="dxa"/>
          </w:tcPr>
          <w:p w14:paraId="4F36451E" w14:textId="77777777" w:rsidR="00380CD2" w:rsidRDefault="00000000" w:rsidP="002E6F86">
            <w:del w:id="900058" w:author="Claude (AI draft)" w:date="2026-10-15T08:00:00Z">
              <w:r>
                <w:rPr>
                  <w:sz w:val="17"/>
                </w:rPr>
                <w:delText>Approved - Not Yet Tested</w:delText>
              </w:r>
            </w:del>
            <w:ins w:id="900059" w:author="Claude (AI draft)" w:date="2026-10-15T08:00:00Z">
              <w:r>
                <w:rPr>
                  <w:sz w:val="17"/>
                  <w:szCs w:val="17"/>
                </w:rPr>
                <w:t xml:space="preserve">Not yet tested (M3) - informal 3-user test still to run</w:t>
              </w:r>
            </w:ins>
          </w:p>
        </w:tc>
        <w:tc>
          <w:tcPr>
            <w:tcW w:w="1814" w:type="dxa"/>
          </w:tcPr>
          <w:p w14:paraId="700680E3" w14:textId="77777777" w:rsidR="00380CD2" w:rsidRDefault="00000000" w:rsidP="002E6F86">
            <w:r>
              <w:rPr>
                <w:sz w:val="17"/>
              </w:rPr>
              <w:t>-</w:t>
            </w:r>
          </w:p>
        </w:tc>
      </w:tr>
      <w:tr w:rsidR="002E6F86" w14:paraId="314A6987" w14:textId="77777777">
        <w:trPr>
          <w:cantSplit/>
        </w:trPr>
        <w:tc>
          <w:tcPr>
            <w:tcW w:w="850" w:type="dxa"/>
          </w:tcPr>
          <w:p w14:paraId="36EEEB8F" w14:textId="77777777" w:rsidR="00380CD2" w:rsidRDefault="00000000" w:rsidP="002E6F86">
            <w:r>
              <w:rPr>
                <w:b/>
                <w:sz w:val="17"/>
              </w:rPr>
              <w:t>NFR-005</w:t>
            </w:r>
          </w:p>
        </w:tc>
        <w:tc>
          <w:tcPr>
            <w:tcW w:w="3572" w:type="dxa"/>
          </w:tcPr>
          <w:p w14:paraId="06CFA2D2" w14:textId="77777777" w:rsidR="00380CD2" w:rsidRDefault="00000000" w:rsidP="002E6F86">
            <w:r>
              <w:rPr>
                <w:sz w:val="17"/>
              </w:rPr>
              <w:t>System available without unplanned downtime during demonstrations.</w:t>
            </w:r>
          </w:p>
        </w:tc>
        <w:tc>
          <w:tcPr>
            <w:tcW w:w="1701" w:type="dxa"/>
          </w:tcPr>
          <w:p w14:paraId="66A60BE8" w14:textId="77777777" w:rsidR="00380CD2" w:rsidRDefault="00000000" w:rsidP="002E6F86">
            <w:r>
              <w:rPr>
                <w:sz w:val="17"/>
              </w:rPr>
              <w:t>Milestone/presentation constraint</w:t>
            </w:r>
          </w:p>
        </w:tc>
        <w:tc>
          <w:tcPr>
            <w:tcW w:w="850" w:type="dxa"/>
          </w:tcPr>
          <w:p w14:paraId="0B23B746" w14:textId="77777777" w:rsidR="00380CD2" w:rsidRDefault="00000000" w:rsidP="002E6F86">
            <w:r>
              <w:rPr>
                <w:sz w:val="17"/>
              </w:rPr>
              <w:t>Should</w:t>
            </w:r>
          </w:p>
        </w:tc>
        <w:tc>
          <w:tcPr>
            <w:tcW w:w="4762" w:type="dxa"/>
          </w:tcPr>
          <w:p w14:paraId="743AB2CC" w14:textId="77777777" w:rsidR="00380CD2" w:rsidRDefault="00000000" w:rsidP="002E6F86">
            <w:r>
              <w:rPr>
                <w:sz w:val="17"/>
              </w:rPr>
              <w:t>No unplanned outage during rehearsal/live windows; database and app health-checked the day before each.</w:t>
            </w:r>
          </w:p>
        </w:tc>
        <w:tc>
          <w:tcPr>
            <w:tcW w:w="1587" w:type="dxa"/>
          </w:tcPr>
          <w:p w14:paraId="0AEA290F" w14:textId="77777777" w:rsidR="00380CD2" w:rsidRDefault="00000000" w:rsidP="002E6F86">
            <w:del w:id="900060" w:author="Claude (AI draft)" w:date="2026-10-15T08:00:00Z">
              <w:r>
                <w:rPr>
                  <w:sz w:val="17"/>
                </w:rPr>
                <w:delText>Changed (CR-006) - Not Yet Evidenced</w:delText>
              </w:r>
            </w:del>
            <w:ins w:id="900061" w:author="Claude (AI draft)" w:date="2026-10-15T08:00:00Z">
              <w:r>
                <w:rPr>
                  <w:sz w:val="17"/>
                  <w:szCs w:val="17"/>
                </w:rPr>
                <w:t xml:space="preserve">Partly implemented (M3) - 503 handling done; health check is a team step</w:t>
              </w:r>
            </w:ins>
          </w:p>
        </w:tc>
        <w:tc>
          <w:tcPr>
            <w:tcW w:w="1814" w:type="dxa"/>
          </w:tcPr>
          <w:p w14:paraId="5435DC1F" w14:textId="77777777" w:rsidR="00F944AF" w:rsidRDefault="00000000">
            <w:r>
              <w:rPr>
                <w:sz w:val="17"/>
              </w:rPr>
              <w:t>CR-006, ARC-03, R-14</w:t>
            </w:r>
          </w:p>
        </w:tc>
      </w:tr>
      <w:tr w:rsidR="002E6F86" w14:paraId="1AA13606" w14:textId="77777777">
        <w:trPr>
          <w:cantSplit/>
        </w:trPr>
        <w:tc>
          <w:tcPr>
            <w:tcW w:w="850" w:type="dxa"/>
          </w:tcPr>
          <w:p w14:paraId="0EBF38D6" w14:textId="77777777" w:rsidR="00380CD2" w:rsidRDefault="00000000" w:rsidP="002E6F86">
            <w:r>
              <w:rPr>
                <w:b/>
                <w:sz w:val="17"/>
              </w:rPr>
              <w:t>NFR-006</w:t>
            </w:r>
          </w:p>
        </w:tc>
        <w:tc>
          <w:tcPr>
            <w:tcW w:w="3572" w:type="dxa"/>
          </w:tcPr>
          <w:p w14:paraId="58F42695" w14:textId="77777777" w:rsidR="00380CD2" w:rsidRDefault="00000000" w:rsidP="002E6F86">
            <w:r>
              <w:rPr>
                <w:sz w:val="17"/>
              </w:rPr>
              <w:t>Every submission, status change, assignment and resolution action is logged with actor, timestamp and before/after state.</w:t>
            </w:r>
          </w:p>
        </w:tc>
        <w:tc>
          <w:tcPr>
            <w:tcW w:w="1701" w:type="dxa"/>
          </w:tcPr>
          <w:p w14:paraId="29790EDA" w14:textId="77777777" w:rsidR="00380CD2" w:rsidRDefault="00000000" w:rsidP="002E6F86">
            <w:r>
              <w:rPr>
                <w:sz w:val="17"/>
              </w:rPr>
              <w:t>CivicConnect Management</w:t>
            </w:r>
          </w:p>
        </w:tc>
        <w:tc>
          <w:tcPr>
            <w:tcW w:w="850" w:type="dxa"/>
          </w:tcPr>
          <w:p w14:paraId="243B8A2D" w14:textId="77777777" w:rsidR="00380CD2" w:rsidRDefault="00000000" w:rsidP="002E6F86">
            <w:r>
              <w:rPr>
                <w:sz w:val="17"/>
              </w:rPr>
              <w:t>Must</w:t>
            </w:r>
          </w:p>
        </w:tc>
        <w:tc>
          <w:tcPr>
            <w:tcW w:w="4762" w:type="dxa"/>
          </w:tcPr>
          <w:p w14:paraId="1B30B70B" w14:textId="77777777" w:rsidR="00380CD2" w:rsidRDefault="00000000" w:rsidP="002E6F86">
            <w:r>
              <w:rPr>
                <w:sz w:val="17"/>
              </w:rPr>
              <w:t>Audit log for a sample request rebuilds its full lifecycle without gaps.</w:t>
            </w:r>
          </w:p>
        </w:tc>
        <w:tc>
          <w:tcPr>
            <w:tcW w:w="1587" w:type="dxa"/>
          </w:tcPr>
          <w:p w14:paraId="36EADA8B" w14:textId="77777777" w:rsidR="00380CD2" w:rsidRDefault="00000000" w:rsidP="002E6F86">
            <w:del w:id="900062" w:author="Claude (AI draft)" w:date="2026-10-15T08:00:00Z">
              <w:r>
                <w:rPr>
                  <w:sz w:val="17"/>
                </w:rPr>
                <w:delText>Changed (CR-006) - Not Yet Implemented</w:delText>
              </w:r>
            </w:del>
            <w:ins w:id="900063" w:author="Claude (AI draft)" w:date="2026-10-15T08:00:00Z">
              <w:r>
                <w:rPr>
                  <w:sz w:val="17"/>
                  <w:szCs w:val="17"/>
                </w:rPr>
                <w:t xml:space="preserve">Implemented and verified (M3) - see Table 3</w:t>
              </w:r>
            </w:ins>
          </w:p>
        </w:tc>
        <w:tc>
          <w:tcPr>
            <w:tcW w:w="1814" w:type="dxa"/>
          </w:tcPr>
          <w:p w14:paraId="6ACECD27" w14:textId="77777777" w:rsidR="00F944AF" w:rsidRDefault="00000000">
            <w:r>
              <w:rPr>
                <w:sz w:val="17"/>
              </w:rPr>
              <w:t>CR-006, DEC-007, DEC-012</w:t>
            </w:r>
          </w:p>
        </w:tc>
      </w:tr>
      <w:tr w:rsidR="002E6F86" w14:paraId="6ED9CECE" w14:textId="77777777">
        <w:trPr>
          <w:cantSplit/>
        </w:trPr>
        <w:tc>
          <w:tcPr>
            <w:tcW w:w="850" w:type="dxa"/>
          </w:tcPr>
          <w:p w14:paraId="35A24A8A" w14:textId="77777777" w:rsidR="00380CD2" w:rsidRDefault="00000000" w:rsidP="002E6F86">
            <w:r>
              <w:rPr>
                <w:b/>
                <w:sz w:val="17"/>
              </w:rPr>
              <w:t>NFR-007</w:t>
            </w:r>
          </w:p>
        </w:tc>
        <w:tc>
          <w:tcPr>
            <w:tcW w:w="3572" w:type="dxa"/>
          </w:tcPr>
          <w:p w14:paraId="2E12591D" w14:textId="77777777" w:rsidR="00380CD2" w:rsidRDefault="00000000" w:rsidP="002E6F86">
            <w:r>
              <w:rPr>
                <w:sz w:val="17"/>
              </w:rPr>
              <w:t>A request record cannot be altered outside a controlled transition without an audit entry.</w:t>
            </w:r>
          </w:p>
        </w:tc>
        <w:tc>
          <w:tcPr>
            <w:tcW w:w="1701" w:type="dxa"/>
          </w:tcPr>
          <w:p w14:paraId="10F1843B" w14:textId="77777777" w:rsidR="00380CD2" w:rsidRDefault="00000000" w:rsidP="002E6F86">
            <w:r>
              <w:rPr>
                <w:sz w:val="17"/>
              </w:rPr>
              <w:t>Security / Quality constraint</w:t>
            </w:r>
          </w:p>
        </w:tc>
        <w:tc>
          <w:tcPr>
            <w:tcW w:w="850" w:type="dxa"/>
          </w:tcPr>
          <w:p w14:paraId="1C6A84FB" w14:textId="77777777" w:rsidR="00380CD2" w:rsidRDefault="00000000" w:rsidP="002E6F86">
            <w:r>
              <w:rPr>
                <w:sz w:val="17"/>
              </w:rPr>
              <w:t>Must</w:t>
            </w:r>
          </w:p>
        </w:tc>
        <w:tc>
          <w:tcPr>
            <w:tcW w:w="4762" w:type="dxa"/>
          </w:tcPr>
          <w:p w14:paraId="3D7C57D7" w14:textId="77777777" w:rsidR="00380CD2" w:rsidRDefault="00000000" w:rsidP="002E6F86">
            <w:r>
              <w:rPr>
                <w:sz w:val="17"/>
              </w:rPr>
              <w:t>Out-of-workflow change is blocked or logged.</w:t>
            </w:r>
          </w:p>
        </w:tc>
        <w:tc>
          <w:tcPr>
            <w:tcW w:w="1587" w:type="dxa"/>
          </w:tcPr>
          <w:p w14:paraId="6642B7F5" w14:textId="77777777" w:rsidR="00380CD2" w:rsidRDefault="00000000" w:rsidP="002E6F86">
            <w:del w:id="900064" w:author="Claude (AI draft)" w:date="2026-10-15T08:00:00Z">
              <w:r>
                <w:rPr>
                  <w:sz w:val="17"/>
                </w:rPr>
                <w:delText>Approved - Not Yet Implemented</w:delText>
              </w:r>
            </w:del>
            <w:ins w:id="900065" w:author="Claude (AI draft)" w:date="2026-10-15T08:00:00Z">
              <w:r>
                <w:rPr>
                  <w:sz w:val="17"/>
                  <w:szCs w:val="17"/>
                </w:rPr>
                <w:t xml:space="preserve">Implemented and verified (M3) - see Table 3</w:t>
              </w:r>
            </w:ins>
          </w:p>
        </w:tc>
        <w:tc>
          <w:tcPr>
            <w:tcW w:w="1814" w:type="dxa"/>
          </w:tcPr>
          <w:p w14:paraId="28981E94" w14:textId="77777777" w:rsidR="00380CD2" w:rsidRDefault="00000000" w:rsidP="002E6F86">
            <w:r>
              <w:rPr>
                <w:sz w:val="17"/>
              </w:rPr>
              <w:t>DEC-006, DEC-007</w:t>
            </w:r>
          </w:p>
        </w:tc>
      </w:tr>
      <w:tr w:rsidR="002E6F86" w14:paraId="4366CC4D" w14:textId="77777777">
        <w:trPr>
          <w:cantSplit/>
        </w:trPr>
        <w:tc>
          <w:tcPr>
            <w:tcW w:w="850" w:type="dxa"/>
          </w:tcPr>
          <w:p w14:paraId="34DFBA22" w14:textId="77777777" w:rsidR="00380CD2" w:rsidRDefault="00000000" w:rsidP="002E6F86">
            <w:r>
              <w:rPr>
                <w:b/>
                <w:sz w:val="17"/>
              </w:rPr>
              <w:t>NFR-008</w:t>
            </w:r>
          </w:p>
        </w:tc>
        <w:tc>
          <w:tcPr>
            <w:tcW w:w="3572" w:type="dxa"/>
          </w:tcPr>
          <w:p w14:paraId="05F48997" w14:textId="77777777" w:rsidR="00380CD2" w:rsidRDefault="00000000" w:rsidP="002E6F86">
            <w:r>
              <w:rPr>
                <w:sz w:val="17"/>
              </w:rPr>
              <w:t>Codebase follows a documented, consistent structure a new contributor can navigate.</w:t>
            </w:r>
          </w:p>
        </w:tc>
        <w:tc>
          <w:tcPr>
            <w:tcW w:w="1701" w:type="dxa"/>
          </w:tcPr>
          <w:p w14:paraId="114F142A" w14:textId="77777777" w:rsidR="00380CD2" w:rsidRDefault="00000000" w:rsidP="002E6F86">
            <w:r>
              <w:rPr>
                <w:sz w:val="17"/>
              </w:rPr>
              <w:t>Team capability constraint</w:t>
            </w:r>
          </w:p>
        </w:tc>
        <w:tc>
          <w:tcPr>
            <w:tcW w:w="850" w:type="dxa"/>
          </w:tcPr>
          <w:p w14:paraId="21C54C7A" w14:textId="77777777" w:rsidR="00380CD2" w:rsidRDefault="00000000" w:rsidP="002E6F86">
            <w:r>
              <w:rPr>
                <w:sz w:val="17"/>
              </w:rPr>
              <w:t>Could</w:t>
            </w:r>
          </w:p>
        </w:tc>
        <w:tc>
          <w:tcPr>
            <w:tcW w:w="4762" w:type="dxa"/>
          </w:tcPr>
          <w:p w14:paraId="2913A728" w14:textId="77777777" w:rsidR="00380CD2" w:rsidRDefault="00000000" w:rsidP="002E6F86">
            <w:r>
              <w:rPr>
                <w:sz w:val="17"/>
              </w:rPr>
              <w:t xml:space="preserve">README documents structure; module code can be located within an agreed time.</w:t>
            </w:r>
          </w:p>
        </w:tc>
        <w:tc>
          <w:tcPr>
            <w:tcW w:w="1587" w:type="dxa"/>
          </w:tcPr>
          <w:p w14:paraId="72008444" w14:textId="77777777" w:rsidR="00380CD2" w:rsidRDefault="00000000">
            <w:del w:id="900066" w:author="Claude (AI draft)" w:date="2026-10-15T08:00:00Z">
              <w:r>
                <w:rPr>
                  <w:sz w:val="17"/>
                </w:rPr>
                <w:delText>In Development - repository structure exists; module packaging planned (Known Gaps)</w:delText>
              </w:r>
            </w:del>
            <w:ins w:id="900067" w:author="Claude (AI draft)" w:date="2026-10-15T08:00:00Z">
              <w:r>
                <w:rPr>
                  <w:sz w:val="17"/>
                  <w:szCs w:val="17"/>
                </w:rPr>
                <w:t xml:space="preserve">Open (M3) - README needs updating (TD-09)</w:t>
              </w:r>
            </w:ins>
          </w:p>
        </w:tc>
        <w:tc>
          <w:tcPr>
            <w:tcW w:w="1814" w:type="dxa"/>
          </w:tcPr>
          <w:p w14:paraId="18DF23A2" w14:textId="77777777" w:rsidR="00380CD2" w:rsidRDefault="00000000" w:rsidP="002E6F86">
            <w:r>
              <w:rPr>
                <w:sz w:val="17"/>
              </w:rPr>
              <w:t>ARC-02</w:t>
            </w:r>
          </w:p>
        </w:tc>
      </w:tr>
      <w:tr w:rsidR="002E6F86" w14:paraId="68A32540" w14:textId="77777777">
        <w:trPr>
          <w:cantSplit/>
        </w:trPr>
        <w:tc>
          <w:tcPr>
            <w:tcW w:w="850" w:type="dxa"/>
          </w:tcPr>
          <w:p w14:paraId="59B886A1" w14:textId="77777777" w:rsidR="00380CD2" w:rsidRDefault="00000000" w:rsidP="002E6F86">
            <w:r>
              <w:rPr>
                <w:b/>
                <w:sz w:val="17"/>
              </w:rPr>
              <w:lastRenderedPageBreak/>
              <w:t>NFR-009</w:t>
            </w:r>
          </w:p>
        </w:tc>
        <w:tc>
          <w:tcPr>
            <w:tcW w:w="3572" w:type="dxa"/>
          </w:tcPr>
          <w:p w14:paraId="1711B478" w14:textId="77777777" w:rsidR="00380CD2" w:rsidRDefault="00000000" w:rsidP="002E6F86">
            <w:r>
              <w:rPr>
                <w:sz w:val="17"/>
              </w:rPr>
              <w:t xml:space="preserve">Data model anticipates growth beyond the pilot dataset.</w:t>
            </w:r>
          </w:p>
        </w:tc>
        <w:tc>
          <w:tcPr>
            <w:tcW w:w="1701" w:type="dxa"/>
          </w:tcPr>
          <w:p w14:paraId="1D451B3D" w14:textId="77777777" w:rsidR="00380CD2" w:rsidRDefault="00000000" w:rsidP="002E6F86">
            <w:r>
              <w:rPr>
                <w:sz w:val="17"/>
              </w:rPr>
              <w:t>CivicConnect Management</w:t>
            </w:r>
          </w:p>
        </w:tc>
        <w:tc>
          <w:tcPr>
            <w:tcW w:w="850" w:type="dxa"/>
          </w:tcPr>
          <w:p w14:paraId="7F32BD1C" w14:textId="77777777" w:rsidR="00380CD2" w:rsidRDefault="00000000" w:rsidP="002E6F86">
            <w:r>
              <w:rPr>
                <w:sz w:val="17"/>
              </w:rPr>
              <w:t>Could</w:t>
            </w:r>
          </w:p>
        </w:tc>
        <w:tc>
          <w:tcPr>
            <w:tcW w:w="4762" w:type="dxa"/>
          </w:tcPr>
          <w:p w14:paraId="588DE616" w14:textId="77777777" w:rsidR="00F944AF" w:rsidRDefault="00000000">
            <w:r>
              <w:rPr>
                <w:sz w:val="17"/>
              </w:rPr>
              <w:t>No hard-coded limits, categories Management-configurable, lists paged, database size monitored against the Supabase 500 MB limit.</w:t>
            </w:r>
          </w:p>
        </w:tc>
        <w:tc>
          <w:tcPr>
            <w:tcW w:w="1587" w:type="dxa"/>
          </w:tcPr>
          <w:p w14:paraId="56C0D134" w14:textId="77777777" w:rsidR="00380CD2" w:rsidRDefault="00000000">
            <w:del w:id="900068" w:author="Claude (AI draft)" w:date="2026-10-15T08:00:00Z">
              <w:r>
                <w:rPr>
                  <w:sz w:val="17"/>
                </w:rPr>
                <w:delText>Changed (CR-006) - Confirmed at M2 Architecture Review (30/09/2026); Not Yet Implemented</w:delText>
              </w:r>
            </w:del>
            <w:ins w:id="900069" w:author="Claude (AI draft)" w:date="2026-10-15T08:00:00Z">
              <w:r>
                <w:rPr>
                  <w:sz w:val="17"/>
                  <w:szCs w:val="17"/>
                </w:rPr>
                <w:t xml:space="preserve">Implemented and verified (M3) - see Table 3</w:t>
              </w:r>
            </w:ins>
          </w:p>
        </w:tc>
        <w:tc>
          <w:tcPr>
            <w:tcW w:w="1814" w:type="dxa"/>
          </w:tcPr>
          <w:p w14:paraId="3E26915B" w14:textId="77777777" w:rsidR="00F944AF" w:rsidRDefault="00000000">
            <w:r>
              <w:rPr>
                <w:sz w:val="17"/>
              </w:rPr>
              <w:t>CR-001, CR-006, DEC-005</w:t>
            </w:r>
          </w:p>
        </w:tc>
      </w:tr>
    </w:tbl>
    <w:p w14:paraId="55D8F63E" w14:textId="77777777" w:rsidR="00F944AF" w:rsidRDefault="00F944AF"/>
    <w:p w14:paraId="7F6B9B3C" w14:textId="77777777" w:rsidR="00F944AF" w:rsidRDefault="00000000">
      <w:pPr>
        <w:pStyle w:val="Heading2"/>
      </w:pPr>
      <w:bookmarkStart w:id="25" w:name="_Toc241703323"/>
      <w:r>
        <w:t>Table 2 - Engineering evidence</w:t>
      </w:r>
      <w:bookmarkEnd w:id="25"/>
    </w:p>
    <w:tbl>
      <w:tblPr>
        <w:tblStyle w:val="TableGrid"/>
        <w:tblW w:w="0" w:type="auto"/>
        <w:tblLayout w:type="fixed"/>
        <w:tblLook w:val="04A0" w:firstRow="1" w:lastRow="0" w:firstColumn="1" w:lastColumn="0" w:noHBand="0" w:noVBand="1"/>
      </w:tblPr>
      <w:tblGrid>
        <w:gridCol w:w="794"/>
        <w:gridCol w:w="964"/>
        <w:gridCol w:w="1474"/>
        <w:gridCol w:w="2381"/>
        <w:gridCol w:w="2438"/>
        <w:gridCol w:w="1531"/>
        <w:gridCol w:w="1928"/>
        <w:gridCol w:w="1871"/>
        <w:gridCol w:w="1757"/>
      </w:tblGrid>
      <w:tr w:rsidR="00A7163C" w14:paraId="0798DD95" w14:textId="77777777">
        <w:trPr>
          <w:tblHeader/>
        </w:trPr>
        <w:tc>
          <w:tcPr>
            <w:tcW w:w="794" w:type="dxa"/>
            <w:shd w:val="clear" w:color="auto" w:fill="002060"/>
          </w:tcPr>
          <w:p w14:paraId="5E2F5085" w14:textId="77777777" w:rsidR="00380CD2" w:rsidRDefault="00000000">
            <w:r>
              <w:rPr>
                <w:b/>
                <w:color w:val="FFFFFF"/>
                <w:sz w:val="18"/>
              </w:rPr>
              <w:t>Req ID</w:t>
            </w:r>
          </w:p>
        </w:tc>
        <w:tc>
          <w:tcPr>
            <w:tcW w:w="964" w:type="dxa"/>
            <w:shd w:val="clear" w:color="auto" w:fill="002060"/>
          </w:tcPr>
          <w:p w14:paraId="5830E4BE" w14:textId="77777777" w:rsidR="00380CD2" w:rsidRDefault="00000000">
            <w:r>
              <w:rPr>
                <w:b/>
                <w:color w:val="FFFFFF"/>
                <w:sz w:val="18"/>
              </w:rPr>
              <w:t>ASR link</w:t>
            </w:r>
          </w:p>
        </w:tc>
        <w:tc>
          <w:tcPr>
            <w:tcW w:w="1474" w:type="dxa"/>
            <w:shd w:val="clear" w:color="auto" w:fill="002060"/>
          </w:tcPr>
          <w:p w14:paraId="66C43279" w14:textId="77777777" w:rsidR="00380CD2" w:rsidRDefault="00000000">
            <w:r>
              <w:rPr>
                <w:b/>
                <w:color w:val="FFFFFF"/>
                <w:sz w:val="18"/>
              </w:rPr>
              <w:t>Architecture / module</w:t>
            </w:r>
          </w:p>
        </w:tc>
        <w:tc>
          <w:tcPr>
            <w:tcW w:w="2381" w:type="dxa"/>
            <w:shd w:val="clear" w:color="auto" w:fill="002060"/>
          </w:tcPr>
          <w:p w14:paraId="0FD149EA" w14:textId="77777777" w:rsidR="00380CD2" w:rsidRDefault="00000000">
            <w:r>
              <w:rPr>
                <w:b/>
                <w:color w:val="FFFFFF"/>
                <w:sz w:val="18"/>
              </w:rPr>
              <w:t>Data / persistence impact</w:t>
            </w:r>
          </w:p>
        </w:tc>
        <w:tc>
          <w:tcPr>
            <w:tcW w:w="2438" w:type="dxa"/>
            <w:shd w:val="clear" w:color="auto" w:fill="002060"/>
          </w:tcPr>
          <w:p w14:paraId="6B0D5672" w14:textId="77777777" w:rsidR="00380CD2" w:rsidRDefault="00000000">
            <w:r>
              <w:rPr>
                <w:b/>
                <w:color w:val="FFFFFF"/>
                <w:sz w:val="18"/>
              </w:rPr>
              <w:t>Design / interface decision</w:t>
            </w:r>
          </w:p>
        </w:tc>
        <w:tc>
          <w:tcPr>
            <w:tcW w:w="1531" w:type="dxa"/>
            <w:shd w:val="clear" w:color="auto" w:fill="002060"/>
          </w:tcPr>
          <w:p w14:paraId="79BA3558" w14:textId="77777777" w:rsidR="00380CD2" w:rsidRDefault="00000000">
            <w:r>
              <w:rPr>
                <w:b/>
                <w:color w:val="FFFFFF"/>
                <w:sz w:val="18"/>
              </w:rPr>
              <w:t>Technology decision</w:t>
            </w:r>
          </w:p>
        </w:tc>
        <w:tc>
          <w:tcPr>
            <w:tcW w:w="1928" w:type="dxa"/>
            <w:shd w:val="clear" w:color="auto" w:fill="002060"/>
          </w:tcPr>
          <w:p w14:paraId="779D5A64" w14:textId="77777777" w:rsidR="00380CD2" w:rsidRDefault="00000000">
            <w:r>
              <w:rPr>
                <w:b/>
                <w:color w:val="FFFFFF"/>
                <w:sz w:val="18"/>
              </w:rPr>
              <w:t>Implementation evidence</w:t>
            </w:r>
          </w:p>
        </w:tc>
        <w:tc>
          <w:tcPr>
            <w:tcW w:w="1871" w:type="dxa"/>
            <w:shd w:val="clear" w:color="auto" w:fill="002060"/>
          </w:tcPr>
          <w:p w14:paraId="6AA19E0B" w14:textId="77777777" w:rsidR="00380CD2" w:rsidRDefault="00000000">
            <w:r>
              <w:rPr>
                <w:b/>
                <w:color w:val="FFFFFF"/>
                <w:sz w:val="18"/>
              </w:rPr>
              <w:t>Verification evidence</w:t>
            </w:r>
          </w:p>
        </w:tc>
        <w:tc>
          <w:tcPr>
            <w:tcW w:w="1757" w:type="dxa"/>
            <w:shd w:val="clear" w:color="auto" w:fill="002060"/>
          </w:tcPr>
          <w:p w14:paraId="5539059B" w14:textId="77777777" w:rsidR="00380CD2" w:rsidRDefault="00000000">
            <w:r>
              <w:rPr>
                <w:b/>
                <w:color w:val="FFFFFF"/>
                <w:sz w:val="18"/>
              </w:rPr>
              <w:t>ADR / risk ref</w:t>
            </w:r>
          </w:p>
        </w:tc>
      </w:tr>
      <w:tr w:rsidR="00660B2E" w14:paraId="57EA7851" w14:textId="77777777">
        <w:trPr>
          <w:cantSplit/>
        </w:trPr>
        <w:tc>
          <w:tcPr>
            <w:tcW w:w="794" w:type="dxa"/>
          </w:tcPr>
          <w:p w14:paraId="0E79618B" w14:textId="77777777" w:rsidR="00380CD2" w:rsidRDefault="00000000" w:rsidP="00660B2E">
            <w:r>
              <w:rPr>
                <w:b/>
                <w:sz w:val="17"/>
              </w:rPr>
              <w:t>FR-001</w:t>
            </w:r>
          </w:p>
        </w:tc>
        <w:tc>
          <w:tcPr>
            <w:tcW w:w="964" w:type="dxa"/>
          </w:tcPr>
          <w:p w14:paraId="619FBEC0" w14:textId="77777777" w:rsidR="00380CD2" w:rsidRDefault="00000000" w:rsidP="00660B2E">
            <w:r>
              <w:rPr>
                <w:sz w:val="17"/>
              </w:rPr>
              <w:t>ASR-002, ASR-005</w:t>
            </w:r>
          </w:p>
        </w:tc>
        <w:tc>
          <w:tcPr>
            <w:tcW w:w="1474" w:type="dxa"/>
          </w:tcPr>
          <w:p w14:paraId="4865C0DD" w14:textId="77777777" w:rsidR="00380CD2" w:rsidRDefault="00000000" w:rsidP="00660B2E">
            <w:r>
              <w:rPr>
                <w:sz w:val="17"/>
              </w:rPr>
              <w:t>Requests (RequestController, RequestService)</w:t>
            </w:r>
          </w:p>
        </w:tc>
        <w:tc>
          <w:tcPr>
            <w:tcW w:w="2381" w:type="dxa"/>
          </w:tcPr>
          <w:p w14:paraId="02A4B475" w14:textId="77777777" w:rsidR="00380CD2" w:rsidRDefault="00000000" w:rsidP="00660B2E">
            <w:r>
              <w:rPr>
                <w:sz w:val="17"/>
              </w:rPr>
              <w:t>Insert Request (Status New, RefNum unique, CatId and RequesterId FKs) and AuditEntry CREATED (ClientId) in one transaction.</w:t>
            </w:r>
          </w:p>
        </w:tc>
        <w:tc>
          <w:tcPr>
            <w:tcW w:w="2438" w:type="dxa"/>
          </w:tcPr>
          <w:p w14:paraId="03AB9BA3" w14:textId="77777777" w:rsidR="00F944AF" w:rsidRDefault="00000000">
            <w:r>
              <w:rPr>
                <w:sz w:val="17"/>
              </w:rPr>
              <w:t>API-04 POST /api/v1/requests (DEC-009); DTO validated server-side; RefNum generated by the service.</w:t>
            </w:r>
          </w:p>
        </w:tc>
        <w:tc>
          <w:tcPr>
            <w:tcW w:w="1531" w:type="dxa"/>
          </w:tcPr>
          <w:p w14:paraId="697E795B" w14:textId="77777777" w:rsidR="00380CD2" w:rsidRDefault="00000000" w:rsidP="00660B2E">
            <w:r>
              <w:rPr>
                <w:sz w:val="17"/>
              </w:rPr>
              <w:t>Spring Web, Spring Data JPA, Bean Validation, PostgreSQL (DEC-004, DEC-005)</w:t>
            </w:r>
          </w:p>
        </w:tc>
        <w:tc>
          <w:tcPr>
            <w:tcW w:w="1928" w:type="dxa"/>
          </w:tcPr>
          <w:p w14:paraId="34029149" w14:textId="77777777" w:rsidR="00380CD2" w:rsidRDefault="00000000" w:rsidP="00660B2E">
            <w:del w:id="900070" w:author="Claude (AI draft)" w:date="2026-10-15T08:00:00Z">
              <w:r>
                <w:rPr>
                  <w:sz w:val="17"/>
                </w:rPr>
                <w:delText>Not Yet Implemented</w:delText>
              </w:r>
            </w:del>
            <w:ins w:id="900071" w:author="Claude (AI draft)" w:date="2026-10-15T08:00:00Z">
              <w:r>
                <w:rPr>
                  <w:sz w:val="17"/>
                  <w:szCs w:val="17"/>
                </w:rPr>
                <w:t xml:space="preserve">Implemented (M3) - see Table 3</w:t>
              </w:r>
            </w:ins>
          </w:p>
        </w:tc>
        <w:tc>
          <w:tcPr>
            <w:tcW w:w="1871" w:type="dxa"/>
          </w:tcPr>
          <w:p w14:paraId="618C6406" w14:textId="77777777" w:rsidR="00380CD2" w:rsidRDefault="00000000" w:rsidP="00660B2E">
            <w:del w:id="900072" w:author="Claude (AI draft)" w:date="2026-10-15T08:00:00Z">
              <w:r>
                <w:rPr>
                  <w:sz w:val="17"/>
                </w:rPr>
                <w:delText>Planned: integration test - valid submit returns 201 + ref number</w:delText>
              </w:r>
            </w:del>
            <w:ins w:id="900073" w:author="Claude (AI draft)" w:date="2026-10-15T08:00:00Z">
              <w:r>
                <w:rPr>
                  <w:sz w:val="17"/>
                  <w:szCs w:val="17"/>
                </w:rPr>
                <w:t xml:space="preserve">See Table 3</w:t>
              </w:r>
            </w:ins>
          </w:p>
        </w:tc>
        <w:tc>
          <w:tcPr>
            <w:tcW w:w="1757" w:type="dxa"/>
          </w:tcPr>
          <w:p w14:paraId="61E63775" w14:textId="77777777" w:rsidR="00F944AF" w:rsidRDefault="00000000">
            <w:r>
              <w:rPr>
                <w:sz w:val="17"/>
              </w:rPr>
              <w:t>DEC-005, DEC-006, DEC-008, DEC-009, R-22</w:t>
            </w:r>
          </w:p>
        </w:tc>
      </w:tr>
      <w:tr w:rsidR="00660B2E" w14:paraId="5A1F9658" w14:textId="77777777">
        <w:trPr>
          <w:cantSplit/>
        </w:trPr>
        <w:tc>
          <w:tcPr>
            <w:tcW w:w="794" w:type="dxa"/>
          </w:tcPr>
          <w:p w14:paraId="59169C15" w14:textId="77777777" w:rsidR="00380CD2" w:rsidRDefault="00000000" w:rsidP="00660B2E">
            <w:r>
              <w:rPr>
                <w:b/>
                <w:sz w:val="17"/>
              </w:rPr>
              <w:t>FR-002</w:t>
            </w:r>
          </w:p>
        </w:tc>
        <w:tc>
          <w:tcPr>
            <w:tcW w:w="964" w:type="dxa"/>
          </w:tcPr>
          <w:p w14:paraId="536EB79B" w14:textId="77777777" w:rsidR="00380CD2" w:rsidRDefault="00000000" w:rsidP="00660B2E">
            <w:r>
              <w:rPr>
                <w:sz w:val="17"/>
              </w:rPr>
              <w:t>ASR-001</w:t>
            </w:r>
          </w:p>
        </w:tc>
        <w:tc>
          <w:tcPr>
            <w:tcW w:w="1474" w:type="dxa"/>
          </w:tcPr>
          <w:p w14:paraId="59869750" w14:textId="77777777" w:rsidR="00380CD2" w:rsidRDefault="00000000" w:rsidP="00660B2E">
            <w:r>
              <w:rPr>
                <w:sz w:val="17"/>
              </w:rPr>
              <w:t>Requests</w:t>
            </w:r>
          </w:p>
        </w:tc>
        <w:tc>
          <w:tcPr>
            <w:tcW w:w="2381" w:type="dxa"/>
          </w:tcPr>
          <w:p w14:paraId="1B67C862" w14:textId="77777777" w:rsidR="00380CD2" w:rsidRDefault="00000000" w:rsidP="00660B2E">
            <w:r>
              <w:rPr>
                <w:sz w:val="17"/>
              </w:rPr>
              <w:t>Read Request by id where RequesterId = logged-in client.</w:t>
            </w:r>
          </w:p>
        </w:tc>
        <w:tc>
          <w:tcPr>
            <w:tcW w:w="2438" w:type="dxa"/>
          </w:tcPr>
          <w:p w14:paraId="777F15CA" w14:textId="77777777" w:rsidR="00F944AF" w:rsidRDefault="00000000">
            <w:r>
              <w:rPr>
                <w:sz w:val="17"/>
              </w:rPr>
              <w:t>API-06 GET /api/v1/requests/{id} with ownership check; another client's request returns 404 (DEC-009).</w:t>
            </w:r>
          </w:p>
        </w:tc>
        <w:tc>
          <w:tcPr>
            <w:tcW w:w="1531" w:type="dxa"/>
          </w:tcPr>
          <w:p w14:paraId="6173DD71" w14:textId="77777777" w:rsidR="00380CD2" w:rsidRDefault="00000000" w:rsidP="00660B2E">
            <w:r>
              <w:rPr>
                <w:sz w:val="17"/>
              </w:rPr>
              <w:t>Spring Web, JPA</w:t>
            </w:r>
          </w:p>
        </w:tc>
        <w:tc>
          <w:tcPr>
            <w:tcW w:w="1928" w:type="dxa"/>
          </w:tcPr>
          <w:p w14:paraId="35032A05" w14:textId="77777777" w:rsidR="00380CD2" w:rsidRDefault="00000000" w:rsidP="00660B2E">
            <w:del w:id="900074" w:author="Claude (AI draft)" w:date="2026-10-15T08:00:00Z">
              <w:r>
                <w:rPr>
                  <w:sz w:val="17"/>
                </w:rPr>
                <w:delText>Not Yet Implemented</w:delText>
              </w:r>
            </w:del>
            <w:ins w:id="900075" w:author="Claude (AI draft)" w:date="2026-10-15T08:00:00Z">
              <w:r>
                <w:rPr>
                  <w:sz w:val="17"/>
                  <w:szCs w:val="17"/>
                </w:rPr>
                <w:t xml:space="preserve">Implemented (M3) - see Table 3</w:t>
              </w:r>
            </w:ins>
          </w:p>
        </w:tc>
        <w:tc>
          <w:tcPr>
            <w:tcW w:w="1871" w:type="dxa"/>
          </w:tcPr>
          <w:p w14:paraId="556FBFDB" w14:textId="77777777" w:rsidR="00380CD2" w:rsidRDefault="00000000" w:rsidP="00660B2E">
            <w:del w:id="900076" w:author="Claude (AI draft)" w:date="2026-10-15T08:00:00Z">
              <w:r>
                <w:rPr>
                  <w:sz w:val="17"/>
                </w:rPr>
                <w:delText>Planned</w:delText>
              </w:r>
            </w:del>
            <w:ins w:id="900077" w:author="Claude (AI draft)" w:date="2026-10-15T08:00:00Z">
              <w:r>
                <w:rPr>
                  <w:sz w:val="17"/>
                  <w:szCs w:val="17"/>
                </w:rPr>
                <w:t xml:space="preserve">See Table 3</w:t>
              </w:r>
            </w:ins>
          </w:p>
        </w:tc>
        <w:tc>
          <w:tcPr>
            <w:tcW w:w="1757" w:type="dxa"/>
          </w:tcPr>
          <w:p w14:paraId="3B201DAF" w14:textId="77777777" w:rsidR="00F944AF" w:rsidRDefault="00000000">
            <w:r>
              <w:rPr>
                <w:sz w:val="17"/>
              </w:rPr>
              <w:t>ARC-01, DEC-002, DEC-009, DEC-010, R-10</w:t>
            </w:r>
          </w:p>
        </w:tc>
      </w:tr>
      <w:tr w:rsidR="00660B2E" w14:paraId="010D3095" w14:textId="77777777">
        <w:trPr>
          <w:cantSplit/>
        </w:trPr>
        <w:tc>
          <w:tcPr>
            <w:tcW w:w="794" w:type="dxa"/>
          </w:tcPr>
          <w:p w14:paraId="08D78AA9" w14:textId="77777777" w:rsidR="00380CD2" w:rsidRDefault="00000000" w:rsidP="00660B2E">
            <w:r>
              <w:rPr>
                <w:b/>
                <w:sz w:val="17"/>
              </w:rPr>
              <w:t>FR-003</w:t>
            </w:r>
          </w:p>
        </w:tc>
        <w:tc>
          <w:tcPr>
            <w:tcW w:w="964" w:type="dxa"/>
          </w:tcPr>
          <w:p w14:paraId="4FEF1CF5" w14:textId="77777777" w:rsidR="00380CD2" w:rsidRDefault="00000000" w:rsidP="00660B2E">
            <w:r>
              <w:rPr>
                <w:sz w:val="17"/>
              </w:rPr>
              <w:t>ASR-001, ASR-004</w:t>
            </w:r>
          </w:p>
        </w:tc>
        <w:tc>
          <w:tcPr>
            <w:tcW w:w="1474" w:type="dxa"/>
          </w:tcPr>
          <w:p w14:paraId="2336B940" w14:textId="77777777" w:rsidR="00380CD2" w:rsidRDefault="00000000" w:rsidP="00660B2E">
            <w:r>
              <w:rPr>
                <w:sz w:val="17"/>
              </w:rPr>
              <w:t>Requests</w:t>
            </w:r>
          </w:p>
        </w:tc>
        <w:tc>
          <w:tcPr>
            <w:tcW w:w="2381" w:type="dxa"/>
          </w:tcPr>
          <w:p w14:paraId="056D825A" w14:textId="77777777" w:rsidR="00380CD2" w:rsidRDefault="00000000" w:rsidP="00660B2E">
            <w:r>
              <w:rPr>
                <w:sz w:val="17"/>
              </w:rPr>
              <w:t>Index on (RequesterId, CreatedAt); paged in the database.</w:t>
            </w:r>
          </w:p>
        </w:tc>
        <w:tc>
          <w:tcPr>
            <w:tcW w:w="2438" w:type="dxa"/>
          </w:tcPr>
          <w:p w14:paraId="552E6FB7" w14:textId="77777777" w:rsidR="00F944AF" w:rsidRDefault="00000000">
            <w:r>
              <w:rPr>
                <w:sz w:val="17"/>
              </w:rPr>
              <w:t>API-05 GET /api/v1/requests/mine?page=&amp;size= (DEC-009).</w:t>
            </w:r>
          </w:p>
        </w:tc>
        <w:tc>
          <w:tcPr>
            <w:tcW w:w="1531" w:type="dxa"/>
          </w:tcPr>
          <w:p w14:paraId="7180A215" w14:textId="77777777" w:rsidR="00380CD2" w:rsidRDefault="00000000" w:rsidP="00660B2E">
            <w:r>
              <w:rPr>
                <w:sz w:val="17"/>
              </w:rPr>
              <w:t>Spring Data Pageable</w:t>
            </w:r>
          </w:p>
        </w:tc>
        <w:tc>
          <w:tcPr>
            <w:tcW w:w="1928" w:type="dxa"/>
          </w:tcPr>
          <w:p w14:paraId="6ED70154" w14:textId="77777777" w:rsidR="00380CD2" w:rsidRDefault="00000000" w:rsidP="00660B2E">
            <w:del w:id="900078" w:author="Claude (AI draft)" w:date="2026-10-15T08:00:00Z">
              <w:r>
                <w:rPr>
                  <w:sz w:val="17"/>
                </w:rPr>
                <w:delText>Not Yet Implemented</w:delText>
              </w:r>
            </w:del>
            <w:ins w:id="900079" w:author="Claude (AI draft)" w:date="2026-10-15T08:00:00Z">
              <w:r>
                <w:rPr>
                  <w:sz w:val="17"/>
                  <w:szCs w:val="17"/>
                </w:rPr>
                <w:t xml:space="preserve">Implemented (M3) - see Table 3</w:t>
              </w:r>
            </w:ins>
          </w:p>
        </w:tc>
        <w:tc>
          <w:tcPr>
            <w:tcW w:w="1871" w:type="dxa"/>
          </w:tcPr>
          <w:p w14:paraId="495ADD8A" w14:textId="77777777" w:rsidR="00380CD2" w:rsidRDefault="00000000" w:rsidP="00660B2E">
            <w:del w:id="900080" w:author="Claude (AI draft)" w:date="2026-10-15T08:00:00Z">
              <w:r>
                <w:rPr>
                  <w:sz w:val="17"/>
                </w:rPr>
                <w:delText>Planned</w:delText>
              </w:r>
            </w:del>
            <w:ins w:id="900081" w:author="Claude (AI draft)" w:date="2026-10-15T08:00:00Z">
              <w:r>
                <w:rPr>
                  <w:sz w:val="17"/>
                  <w:szCs w:val="17"/>
                </w:rPr>
                <w:t xml:space="preserve">See Table 3</w:t>
              </w:r>
            </w:ins>
          </w:p>
        </w:tc>
        <w:tc>
          <w:tcPr>
            <w:tcW w:w="1757" w:type="dxa"/>
          </w:tcPr>
          <w:p w14:paraId="3DF1D1DF" w14:textId="77777777" w:rsidR="00F944AF" w:rsidRDefault="00000000">
            <w:r>
              <w:rPr>
                <w:sz w:val="17"/>
              </w:rPr>
              <w:t>DEC-005, DEC-009</w:t>
            </w:r>
          </w:p>
        </w:tc>
      </w:tr>
      <w:tr w:rsidR="00660B2E" w14:paraId="31017375" w14:textId="77777777">
        <w:trPr>
          <w:cantSplit/>
        </w:trPr>
        <w:tc>
          <w:tcPr>
            <w:tcW w:w="794" w:type="dxa"/>
          </w:tcPr>
          <w:p w14:paraId="720D6C10" w14:textId="77777777" w:rsidR="00380CD2" w:rsidRDefault="00000000" w:rsidP="00660B2E">
            <w:r>
              <w:rPr>
                <w:b/>
                <w:sz w:val="17"/>
              </w:rPr>
              <w:t>FR-004</w:t>
            </w:r>
          </w:p>
        </w:tc>
        <w:tc>
          <w:tcPr>
            <w:tcW w:w="964" w:type="dxa"/>
          </w:tcPr>
          <w:p w14:paraId="07F79AE7" w14:textId="77777777" w:rsidR="00380CD2" w:rsidRDefault="00000000" w:rsidP="00660B2E">
            <w:r>
              <w:rPr>
                <w:sz w:val="17"/>
              </w:rPr>
              <w:t>ASR-006</w:t>
            </w:r>
          </w:p>
        </w:tc>
        <w:tc>
          <w:tcPr>
            <w:tcW w:w="1474" w:type="dxa"/>
          </w:tcPr>
          <w:p w14:paraId="40FE3CF3" w14:textId="77777777" w:rsidR="00380CD2" w:rsidRDefault="00000000" w:rsidP="00660B2E">
            <w:r>
              <w:rPr>
                <w:sz w:val="17"/>
              </w:rPr>
              <w:t>Requests + Angular request-detail view</w:t>
            </w:r>
          </w:p>
        </w:tc>
        <w:tc>
          <w:tcPr>
            <w:tcW w:w="2381" w:type="dxa"/>
          </w:tcPr>
          <w:p w14:paraId="7475167B" w14:textId="77777777" w:rsidR="00380CD2" w:rsidRDefault="00000000" w:rsidP="00660B2E">
            <w:r>
              <w:rPr>
                <w:sz w:val="17"/>
              </w:rPr>
              <w:t>Reads Request.Status and AuditEntry.</w:t>
            </w:r>
          </w:p>
        </w:tc>
        <w:tc>
          <w:tcPr>
            <w:tcW w:w="2438" w:type="dxa"/>
          </w:tcPr>
          <w:p w14:paraId="4AEC7594" w14:textId="77777777" w:rsidR="00F944AF" w:rsidRDefault="00000000">
            <w:r>
              <w:rPr>
                <w:sz w:val="17"/>
              </w:rPr>
              <w:t>API-06 shows status and requester-visible comments on the next view (no push - out of scope). RequestStatusChangedEvent is the extension point for later notifications (DEC-012).</w:t>
            </w:r>
          </w:p>
        </w:tc>
        <w:tc>
          <w:tcPr>
            <w:tcW w:w="1531" w:type="dxa"/>
          </w:tcPr>
          <w:p w14:paraId="6C678335" w14:textId="77777777" w:rsidR="00380CD2" w:rsidRDefault="00000000" w:rsidP="00660B2E">
            <w:r>
              <w:rPr>
                <w:sz w:val="17"/>
              </w:rPr>
              <w:t>Angular</w:t>
            </w:r>
          </w:p>
        </w:tc>
        <w:tc>
          <w:tcPr>
            <w:tcW w:w="1928" w:type="dxa"/>
          </w:tcPr>
          <w:p w14:paraId="5A217D4A" w14:textId="77777777" w:rsidR="00380CD2" w:rsidRDefault="00000000" w:rsidP="00660B2E">
            <w:del w:id="900082" w:author="Claude (AI draft)" w:date="2026-10-15T08:00:00Z">
              <w:r>
                <w:rPr>
                  <w:sz w:val="17"/>
                </w:rPr>
                <w:delText>Not Yet Implemented</w:delText>
              </w:r>
            </w:del>
            <w:ins w:id="900083" w:author="Claude (AI draft)" w:date="2026-10-15T08:00:00Z">
              <w:r>
                <w:rPr>
                  <w:sz w:val="17"/>
                  <w:szCs w:val="17"/>
                </w:rPr>
                <w:t xml:space="preserve">Implemented (M3) - see Table 3</w:t>
              </w:r>
            </w:ins>
          </w:p>
        </w:tc>
        <w:tc>
          <w:tcPr>
            <w:tcW w:w="1871" w:type="dxa"/>
          </w:tcPr>
          <w:p w14:paraId="51D07598" w14:textId="77777777" w:rsidR="00380CD2" w:rsidRDefault="00000000" w:rsidP="00660B2E">
            <w:del w:id="900084" w:author="Claude (AI draft)" w:date="2026-10-15T08:00:00Z">
              <w:r>
                <w:rPr>
                  <w:sz w:val="17"/>
                </w:rPr>
                <w:delText>Planned</w:delText>
              </w:r>
            </w:del>
            <w:ins w:id="900085" w:author="Claude (AI draft)" w:date="2026-10-15T08:00:00Z">
              <w:r>
                <w:rPr>
                  <w:sz w:val="17"/>
                  <w:szCs w:val="17"/>
                </w:rPr>
                <w:t xml:space="preserve">See Table 3</w:t>
              </w:r>
            </w:ins>
          </w:p>
        </w:tc>
        <w:tc>
          <w:tcPr>
            <w:tcW w:w="1757" w:type="dxa"/>
          </w:tcPr>
          <w:p w14:paraId="453C2FC5" w14:textId="77777777" w:rsidR="00F944AF" w:rsidRDefault="00000000">
            <w:r>
              <w:rPr>
                <w:sz w:val="17"/>
              </w:rPr>
              <w:t>DEC-001 M2 update, DEC-012, CR-005</w:t>
            </w:r>
          </w:p>
        </w:tc>
      </w:tr>
      <w:tr w:rsidR="00660B2E" w14:paraId="43AF1DC8" w14:textId="77777777">
        <w:trPr>
          <w:cantSplit/>
        </w:trPr>
        <w:tc>
          <w:tcPr>
            <w:tcW w:w="794" w:type="dxa"/>
          </w:tcPr>
          <w:p w14:paraId="1FB70FA5" w14:textId="77777777" w:rsidR="00380CD2" w:rsidRDefault="00000000" w:rsidP="00660B2E">
            <w:r>
              <w:rPr>
                <w:b/>
                <w:sz w:val="17"/>
              </w:rPr>
              <w:lastRenderedPageBreak/>
              <w:t>FR-005</w:t>
            </w:r>
          </w:p>
        </w:tc>
        <w:tc>
          <w:tcPr>
            <w:tcW w:w="964" w:type="dxa"/>
          </w:tcPr>
          <w:p w14:paraId="4CDFF300" w14:textId="77777777" w:rsidR="00380CD2" w:rsidRDefault="00000000" w:rsidP="00660B2E">
            <w:r>
              <w:rPr>
                <w:sz w:val="17"/>
              </w:rPr>
              <w:t>ASR-001</w:t>
            </w:r>
          </w:p>
        </w:tc>
        <w:tc>
          <w:tcPr>
            <w:tcW w:w="1474" w:type="dxa"/>
          </w:tcPr>
          <w:p w14:paraId="467A1A78" w14:textId="77777777" w:rsidR="00380CD2" w:rsidRDefault="00000000" w:rsidP="00660B2E">
            <w:r>
              <w:rPr>
                <w:sz w:val="17"/>
              </w:rPr>
              <w:t>Access + Requests</w:t>
            </w:r>
          </w:p>
        </w:tc>
        <w:tc>
          <w:tcPr>
            <w:tcW w:w="2381" w:type="dxa"/>
          </w:tcPr>
          <w:p w14:paraId="555654C5" w14:textId="77777777" w:rsidR="00380CD2" w:rsidRDefault="00000000" w:rsidP="00660B2E">
            <w:r>
              <w:rPr>
                <w:sz w:val="17"/>
              </w:rPr>
              <w:t>EmployeeCategory junction table; list queries filter CatId in the handler's categories.</w:t>
            </w:r>
          </w:p>
        </w:tc>
        <w:tc>
          <w:tcPr>
            <w:tcW w:w="2438" w:type="dxa"/>
          </w:tcPr>
          <w:p w14:paraId="6BFEE7F9" w14:textId="77777777" w:rsidR="00F944AF" w:rsidRDefault="00000000">
            <w:r>
              <w:rPr>
                <w:sz w:val="17"/>
              </w:rPr>
              <w:t xml:space="preserve">API-07 GET /api/v1/requests limited to the handler's categories; API-16 GET/PUT /api/v1/employees/{id}/categories (Management). Requests calls the Access module service to check category scope; never reads Access tables directly.</w:t>
            </w:r>
          </w:p>
        </w:tc>
        <w:tc>
          <w:tcPr>
            <w:tcW w:w="1531" w:type="dxa"/>
          </w:tcPr>
          <w:p w14:paraId="2D163691" w14:textId="77777777" w:rsidR="00380CD2" w:rsidRDefault="00000000" w:rsidP="00660B2E">
            <w:r>
              <w:rPr>
                <w:sz w:val="17"/>
              </w:rPr>
              <w:t>Spring Security, JPA</w:t>
            </w:r>
          </w:p>
        </w:tc>
        <w:tc>
          <w:tcPr>
            <w:tcW w:w="1928" w:type="dxa"/>
          </w:tcPr>
          <w:p w14:paraId="48381CEF" w14:textId="77777777" w:rsidR="00380CD2" w:rsidRDefault="00000000" w:rsidP="00660B2E">
            <w:del w:id="900086" w:author="Claude (AI draft)" w:date="2026-10-15T08:00:00Z">
              <w:r>
                <w:rPr>
                  <w:sz w:val="17"/>
                </w:rPr>
                <w:delText>Not Yet Implemented</w:delText>
              </w:r>
            </w:del>
            <w:ins w:id="900087" w:author="Claude (AI draft)" w:date="2026-10-15T08:00:00Z">
              <w:r>
                <w:rPr>
                  <w:sz w:val="17"/>
                  <w:szCs w:val="17"/>
                </w:rPr>
                <w:t xml:space="preserve">Implemented (M3) - see Table 3</w:t>
              </w:r>
            </w:ins>
          </w:p>
        </w:tc>
        <w:tc>
          <w:tcPr>
            <w:tcW w:w="1871" w:type="dxa"/>
          </w:tcPr>
          <w:p w14:paraId="2BBAE8DF" w14:textId="77777777" w:rsidR="00380CD2" w:rsidRDefault="00000000" w:rsidP="00660B2E">
            <w:del w:id="900088" w:author="Claude (AI draft)" w:date="2026-10-15T08:00:00Z">
              <w:r>
                <w:rPr>
                  <w:sz w:val="17"/>
                </w:rPr>
                <w:delText>Planned: handler of category A gets 403 on a request in category B</w:delText>
              </w:r>
            </w:del>
            <w:ins w:id="900089" w:author="Claude (AI draft)" w:date="2026-10-15T08:00:00Z">
              <w:r>
                <w:rPr>
                  <w:sz w:val="17"/>
                  <w:szCs w:val="17"/>
                </w:rPr>
                <w:t xml:space="preserve">See Table 3</w:t>
              </w:r>
            </w:ins>
          </w:p>
        </w:tc>
        <w:tc>
          <w:tcPr>
            <w:tcW w:w="1757" w:type="dxa"/>
          </w:tcPr>
          <w:p w14:paraId="3C848A01" w14:textId="77777777" w:rsidR="00F944AF" w:rsidRDefault="00000000">
            <w:r>
              <w:rPr>
                <w:sz w:val="17"/>
              </w:rPr>
              <w:t>DEC-002, DEC-009, DEC-010, ARC-01, ARC-02, CR-002, R-10</w:t>
            </w:r>
          </w:p>
        </w:tc>
      </w:tr>
      <w:tr w:rsidR="00660B2E" w14:paraId="3D4094B2" w14:textId="77777777">
        <w:trPr>
          <w:cantSplit/>
        </w:trPr>
        <w:tc>
          <w:tcPr>
            <w:tcW w:w="794" w:type="dxa"/>
          </w:tcPr>
          <w:p w14:paraId="30165E32" w14:textId="77777777" w:rsidR="00380CD2" w:rsidRDefault="00000000" w:rsidP="00660B2E">
            <w:r>
              <w:rPr>
                <w:b/>
                <w:sz w:val="17"/>
              </w:rPr>
              <w:t>FR-006</w:t>
            </w:r>
          </w:p>
        </w:tc>
        <w:tc>
          <w:tcPr>
            <w:tcW w:w="964" w:type="dxa"/>
          </w:tcPr>
          <w:p w14:paraId="65286427" w14:textId="77777777" w:rsidR="00380CD2" w:rsidRDefault="00000000" w:rsidP="00660B2E">
            <w:r>
              <w:rPr>
                <w:sz w:val="17"/>
              </w:rPr>
              <w:t>ASR-004</w:t>
            </w:r>
          </w:p>
        </w:tc>
        <w:tc>
          <w:tcPr>
            <w:tcW w:w="1474" w:type="dxa"/>
          </w:tcPr>
          <w:p w14:paraId="59970AA7" w14:textId="77777777" w:rsidR="00380CD2" w:rsidRDefault="00000000" w:rsidP="00660B2E">
            <w:r>
              <w:rPr>
                <w:sz w:val="17"/>
              </w:rPr>
              <w:t>Requests</w:t>
            </w:r>
          </w:p>
        </w:tc>
        <w:tc>
          <w:tcPr>
            <w:tcW w:w="2381" w:type="dxa"/>
          </w:tcPr>
          <w:p w14:paraId="12808462" w14:textId="77777777" w:rsidR="00380CD2" w:rsidRDefault="00000000" w:rsidP="00660B2E">
            <w:r>
              <w:rPr>
                <w:sz w:val="17"/>
              </w:rPr>
              <w:t>Composite index (CatId, Status, CreatedAt); paging in the database.</w:t>
            </w:r>
          </w:p>
        </w:tc>
        <w:tc>
          <w:tcPr>
            <w:tcW w:w="2438" w:type="dxa"/>
          </w:tcPr>
          <w:p w14:paraId="676363AA" w14:textId="77777777" w:rsidR="00F944AF" w:rsidRDefault="00000000">
            <w:r>
              <w:rPr>
                <w:sz w:val="17"/>
              </w:rPr>
              <w:t>API-07 GET /api/v1/requests?status=&amp;categoryId=&amp;from=&amp;to=&amp;page=&amp;size=&amp;sort= (DEC-009).</w:t>
            </w:r>
          </w:p>
        </w:tc>
        <w:tc>
          <w:tcPr>
            <w:tcW w:w="1531" w:type="dxa"/>
          </w:tcPr>
          <w:p w14:paraId="6AF35635" w14:textId="77777777" w:rsidR="00380CD2" w:rsidRDefault="00000000" w:rsidP="00660B2E">
            <w:r>
              <w:rPr>
                <w:sz w:val="17"/>
              </w:rPr>
              <w:t>Spring Data Pageable</w:t>
            </w:r>
          </w:p>
        </w:tc>
        <w:tc>
          <w:tcPr>
            <w:tcW w:w="1928" w:type="dxa"/>
          </w:tcPr>
          <w:p w14:paraId="143F2D36" w14:textId="77777777" w:rsidR="00380CD2" w:rsidRDefault="00000000" w:rsidP="00660B2E">
            <w:del w:id="900090" w:author="Claude (AI draft)" w:date="2026-10-15T08:00:00Z">
              <w:r>
                <w:rPr>
                  <w:sz w:val="17"/>
                </w:rPr>
                <w:delText>Not Yet Implemented</w:delText>
              </w:r>
            </w:del>
            <w:ins w:id="900091" w:author="Claude (AI draft)" w:date="2026-10-15T08:00:00Z">
              <w:r>
                <w:rPr>
                  <w:sz w:val="17"/>
                  <w:szCs w:val="17"/>
                </w:rPr>
                <w:t xml:space="preserve">Implemented (M3) - see Table 3</w:t>
              </w:r>
            </w:ins>
          </w:p>
        </w:tc>
        <w:tc>
          <w:tcPr>
            <w:tcW w:w="1871" w:type="dxa"/>
          </w:tcPr>
          <w:p w14:paraId="56B63121" w14:textId="77777777" w:rsidR="00380CD2" w:rsidRDefault="00000000" w:rsidP="00660B2E">
            <w:del w:id="900092" w:author="Claude (AI draft)" w:date="2026-10-15T08:00:00Z">
              <w:r>
                <w:rPr>
                  <w:sz w:val="17"/>
                </w:rPr>
                <w:delText>Planned: timing check 2 s or less</w:delText>
              </w:r>
            </w:del>
            <w:ins w:id="900093" w:author="Claude (AI draft)" w:date="2026-10-15T08:00:00Z">
              <w:r>
                <w:rPr>
                  <w:sz w:val="17"/>
                  <w:szCs w:val="17"/>
                </w:rPr>
                <w:t xml:space="preserve">See Table 3</w:t>
              </w:r>
            </w:ins>
          </w:p>
        </w:tc>
        <w:tc>
          <w:tcPr>
            <w:tcW w:w="1757" w:type="dxa"/>
          </w:tcPr>
          <w:p w14:paraId="2687A7E4" w14:textId="77777777" w:rsidR="00F944AF" w:rsidRDefault="00000000">
            <w:r>
              <w:rPr>
                <w:sz w:val="17"/>
              </w:rPr>
              <w:t>DEC-005, DEC-008, DEC-009</w:t>
            </w:r>
          </w:p>
        </w:tc>
      </w:tr>
      <w:tr w:rsidR="00660B2E" w14:paraId="56BE281E" w14:textId="77777777">
        <w:trPr>
          <w:cantSplit/>
        </w:trPr>
        <w:tc>
          <w:tcPr>
            <w:tcW w:w="794" w:type="dxa"/>
          </w:tcPr>
          <w:p w14:paraId="71953359" w14:textId="77777777" w:rsidR="00380CD2" w:rsidRDefault="00000000" w:rsidP="00660B2E">
            <w:r>
              <w:rPr>
                <w:b/>
                <w:sz w:val="17"/>
              </w:rPr>
              <w:t>FR-007</w:t>
            </w:r>
          </w:p>
        </w:tc>
        <w:tc>
          <w:tcPr>
            <w:tcW w:w="964" w:type="dxa"/>
          </w:tcPr>
          <w:p w14:paraId="03DFD080" w14:textId="77777777" w:rsidR="00380CD2" w:rsidRDefault="00000000" w:rsidP="00660B2E">
            <w:r>
              <w:rPr>
                <w:sz w:val="17"/>
              </w:rPr>
              <w:t>ASR-003</w:t>
            </w:r>
          </w:p>
        </w:tc>
        <w:tc>
          <w:tcPr>
            <w:tcW w:w="1474" w:type="dxa"/>
          </w:tcPr>
          <w:p w14:paraId="3C4E7905" w14:textId="77777777" w:rsidR="00380CD2" w:rsidRDefault="00000000" w:rsidP="00660B2E">
            <w:r>
              <w:rPr>
                <w:sz w:val="17"/>
              </w:rPr>
              <w:t>Requests</w:t>
            </w:r>
          </w:p>
        </w:tc>
        <w:tc>
          <w:tcPr>
            <w:tcW w:w="2381" w:type="dxa"/>
          </w:tcPr>
          <w:p w14:paraId="29858956" w14:textId="77777777" w:rsidR="00380CD2" w:rsidRDefault="00000000" w:rsidP="00660B2E">
            <w:r>
              <w:rPr>
                <w:sz w:val="17"/>
              </w:rPr>
              <w:t>AuditEntry read by index (ReqId, CreatedAt).</w:t>
            </w:r>
          </w:p>
        </w:tc>
        <w:tc>
          <w:tcPr>
            <w:tcW w:w="2438" w:type="dxa"/>
          </w:tcPr>
          <w:p w14:paraId="02F27DE4" w14:textId="77777777" w:rsidR="00F944AF" w:rsidRDefault="00000000">
            <w:r>
              <w:rPr>
                <w:sz w:val="17"/>
              </w:rPr>
              <w:t>API-06 request detail plus API-11 GET /api/v1/requests/{id}/audit.</w:t>
            </w:r>
          </w:p>
        </w:tc>
        <w:tc>
          <w:tcPr>
            <w:tcW w:w="1531" w:type="dxa"/>
          </w:tcPr>
          <w:p w14:paraId="2BD4388B" w14:textId="77777777" w:rsidR="00380CD2" w:rsidRDefault="00000000" w:rsidP="00660B2E">
            <w:r>
              <w:rPr>
                <w:sz w:val="17"/>
              </w:rPr>
              <w:t>JPA</w:t>
            </w:r>
          </w:p>
        </w:tc>
        <w:tc>
          <w:tcPr>
            <w:tcW w:w="1928" w:type="dxa"/>
          </w:tcPr>
          <w:p w14:paraId="078A067E" w14:textId="77777777" w:rsidR="00380CD2" w:rsidRDefault="00000000" w:rsidP="00660B2E">
            <w:del w:id="900094" w:author="Claude (AI draft)" w:date="2026-10-15T08:00:00Z">
              <w:r>
                <w:rPr>
                  <w:sz w:val="17"/>
                </w:rPr>
                <w:delText>Not Yet Implemented</w:delText>
              </w:r>
            </w:del>
            <w:ins w:id="900095" w:author="Claude (AI draft)" w:date="2026-10-15T08:00:00Z">
              <w:r>
                <w:rPr>
                  <w:sz w:val="17"/>
                  <w:szCs w:val="17"/>
                </w:rPr>
                <w:t xml:space="preserve">Implemented (M3) - see Table 3</w:t>
              </w:r>
            </w:ins>
          </w:p>
        </w:tc>
        <w:tc>
          <w:tcPr>
            <w:tcW w:w="1871" w:type="dxa"/>
          </w:tcPr>
          <w:p w14:paraId="5527B9A8" w14:textId="77777777" w:rsidR="00380CD2" w:rsidRDefault="00000000" w:rsidP="00660B2E">
            <w:del w:id="900096" w:author="Claude (AI draft)" w:date="2026-10-15T08:00:00Z">
              <w:r>
                <w:rPr>
                  <w:sz w:val="17"/>
                </w:rPr>
                <w:delText>Planned</w:delText>
              </w:r>
            </w:del>
            <w:ins w:id="900097" w:author="Claude (AI draft)" w:date="2026-10-15T08:00:00Z">
              <w:r>
                <w:rPr>
                  <w:sz w:val="17"/>
                  <w:szCs w:val="17"/>
                </w:rPr>
                <w:t xml:space="preserve">See Table 3</w:t>
              </w:r>
            </w:ins>
          </w:p>
        </w:tc>
        <w:tc>
          <w:tcPr>
            <w:tcW w:w="1757" w:type="dxa"/>
          </w:tcPr>
          <w:p w14:paraId="700A5079" w14:textId="77777777" w:rsidR="00F944AF" w:rsidRDefault="00000000">
            <w:r>
              <w:rPr>
                <w:sz w:val="17"/>
              </w:rPr>
              <w:t>DEC-007, DEC-009, DEC-012</w:t>
            </w:r>
          </w:p>
        </w:tc>
      </w:tr>
      <w:tr w:rsidR="00660B2E" w14:paraId="309BBE0C" w14:textId="77777777">
        <w:trPr>
          <w:cantSplit/>
        </w:trPr>
        <w:tc>
          <w:tcPr>
            <w:tcW w:w="794" w:type="dxa"/>
          </w:tcPr>
          <w:p w14:paraId="5815F1F8" w14:textId="77777777" w:rsidR="00380CD2" w:rsidRDefault="00000000" w:rsidP="00660B2E">
            <w:r>
              <w:rPr>
                <w:b/>
                <w:sz w:val="17"/>
              </w:rPr>
              <w:t>FR-008</w:t>
            </w:r>
          </w:p>
        </w:tc>
        <w:tc>
          <w:tcPr>
            <w:tcW w:w="964" w:type="dxa"/>
          </w:tcPr>
          <w:p w14:paraId="5CF0A696" w14:textId="77777777" w:rsidR="00380CD2" w:rsidRDefault="00000000" w:rsidP="00660B2E">
            <w:r>
              <w:rPr>
                <w:sz w:val="17"/>
              </w:rPr>
              <w:t>ASR-002</w:t>
            </w:r>
          </w:p>
        </w:tc>
        <w:tc>
          <w:tcPr>
            <w:tcW w:w="1474" w:type="dxa"/>
          </w:tcPr>
          <w:p w14:paraId="1733AD20" w14:textId="77777777" w:rsidR="00380CD2" w:rsidRDefault="00000000" w:rsidP="00660B2E">
            <w:r>
              <w:rPr>
                <w:sz w:val="17"/>
              </w:rPr>
              <w:t>Requests</w:t>
            </w:r>
          </w:p>
        </w:tc>
        <w:tc>
          <w:tcPr>
            <w:tcW w:w="2381" w:type="dxa"/>
          </w:tcPr>
          <w:p w14:paraId="348555EE" w14:textId="77777777" w:rsidR="00380CD2" w:rsidRDefault="00000000" w:rsidP="00660B2E">
            <w:r>
              <w:rPr>
                <w:sz w:val="17"/>
              </w:rPr>
              <w:t>RequestHandler row; partial unique index (one active handler); Request.Version.</w:t>
            </w:r>
          </w:p>
        </w:tc>
        <w:tc>
          <w:tcPr>
            <w:tcW w:w="2438" w:type="dxa"/>
          </w:tcPr>
          <w:p w14:paraId="7A3E52DD" w14:textId="77777777" w:rsidR="00380CD2" w:rsidRDefault="00000000">
            <w:r>
              <w:rPr>
                <w:sz w:val="17"/>
              </w:rPr>
              <w:t>API-08 POST /api/v1/requests/{id}/assignment with {version}; stale version returns 409 VERSION_CONFLICT, an existing active handler returns 409 ALREADY_ASSIGNED. Publishes RequestAssignedEvent (DEC-012).</w:t>
            </w:r>
          </w:p>
        </w:tc>
        <w:tc>
          <w:tcPr>
            <w:tcW w:w="1531" w:type="dxa"/>
          </w:tcPr>
          <w:p w14:paraId="43FDEC75" w14:textId="77777777" w:rsidR="00380CD2" w:rsidRDefault="00000000" w:rsidP="00660B2E">
            <w:r>
              <w:rPr>
                <w:sz w:val="17"/>
              </w:rPr>
              <w:t>JPA @Version, @Transactional</w:t>
            </w:r>
          </w:p>
        </w:tc>
        <w:tc>
          <w:tcPr>
            <w:tcW w:w="1928" w:type="dxa"/>
          </w:tcPr>
          <w:p w14:paraId="7F652E39" w14:textId="77777777" w:rsidR="00380CD2" w:rsidRDefault="00000000" w:rsidP="00660B2E">
            <w:del w:id="900098" w:author="Claude (AI draft)" w:date="2026-10-15T08:00:00Z">
              <w:r>
                <w:rPr>
                  <w:sz w:val="17"/>
                </w:rPr>
                <w:delText>Not Yet Implemented</w:delText>
              </w:r>
            </w:del>
            <w:ins w:id="900099" w:author="Claude (AI draft)" w:date="2026-10-15T08:00:00Z">
              <w:r>
                <w:rPr>
                  <w:sz w:val="17"/>
                  <w:szCs w:val="17"/>
                </w:rPr>
                <w:t xml:space="preserve">Implemented (M3) - see Table 3</w:t>
              </w:r>
            </w:ins>
          </w:p>
        </w:tc>
        <w:tc>
          <w:tcPr>
            <w:tcW w:w="1871" w:type="dxa"/>
          </w:tcPr>
          <w:p w14:paraId="67AB4C39" w14:textId="77777777" w:rsidR="00380CD2" w:rsidRDefault="00000000" w:rsidP="00660B2E">
            <w:del w:id="900100" w:author="Claude (AI draft)" w:date="2026-10-15T08:00:00Z">
              <w:r>
                <w:rPr>
                  <w:sz w:val="17"/>
                </w:rPr>
                <w:delText>Planned: concurrent-accept test gives one assignment</w:delText>
              </w:r>
            </w:del>
            <w:ins w:id="900101" w:author="Claude (AI draft)" w:date="2026-10-15T08:00:00Z">
              <w:r>
                <w:rPr>
                  <w:sz w:val="17"/>
                  <w:szCs w:val="17"/>
                </w:rPr>
                <w:t xml:space="preserve">See Table 3</w:t>
              </w:r>
            </w:ins>
          </w:p>
        </w:tc>
        <w:tc>
          <w:tcPr>
            <w:tcW w:w="1757" w:type="dxa"/>
          </w:tcPr>
          <w:p w14:paraId="319808F0" w14:textId="77777777" w:rsidR="00F944AF" w:rsidRDefault="00000000">
            <w:r>
              <w:rPr>
                <w:sz w:val="17"/>
              </w:rPr>
              <w:t>DEC-006, DEC-012, CR-007, R-17</w:t>
            </w:r>
          </w:p>
        </w:tc>
      </w:tr>
      <w:tr w:rsidR="00660B2E" w14:paraId="435CF67D" w14:textId="77777777">
        <w:trPr>
          <w:cantSplit/>
        </w:trPr>
        <w:tc>
          <w:tcPr>
            <w:tcW w:w="794" w:type="dxa"/>
          </w:tcPr>
          <w:p w14:paraId="61D6AA8C" w14:textId="77777777" w:rsidR="00380CD2" w:rsidRDefault="00000000" w:rsidP="00660B2E">
            <w:r>
              <w:rPr>
                <w:b/>
                <w:sz w:val="17"/>
              </w:rPr>
              <w:t>FR-009</w:t>
            </w:r>
          </w:p>
        </w:tc>
        <w:tc>
          <w:tcPr>
            <w:tcW w:w="964" w:type="dxa"/>
          </w:tcPr>
          <w:p w14:paraId="0359B50C" w14:textId="77777777" w:rsidR="00380CD2" w:rsidRDefault="00000000" w:rsidP="00660B2E">
            <w:r>
              <w:rPr>
                <w:sz w:val="17"/>
              </w:rPr>
              <w:t>ASR-002, ASR-003</w:t>
            </w:r>
          </w:p>
        </w:tc>
        <w:tc>
          <w:tcPr>
            <w:tcW w:w="1474" w:type="dxa"/>
          </w:tcPr>
          <w:p w14:paraId="23834E53" w14:textId="77777777" w:rsidR="00380CD2" w:rsidRDefault="00000000" w:rsidP="00660B2E">
            <w:r>
              <w:rPr>
                <w:sz w:val="17"/>
              </w:rPr>
              <w:t>Requests (state machine in RequestService)</w:t>
            </w:r>
          </w:p>
        </w:tc>
        <w:tc>
          <w:tcPr>
            <w:tcW w:w="2381" w:type="dxa"/>
          </w:tcPr>
          <w:p w14:paraId="7F608C22" w14:textId="77777777" w:rsidR="00380CD2" w:rsidRDefault="00000000" w:rsidP="00660B2E">
            <w:r>
              <w:rPr>
                <w:sz w:val="17"/>
              </w:rPr>
              <w:t>CHECK on Request.Status; Version; AuditEntry with FromStatus/ToStatus written in the same transaction.</w:t>
            </w:r>
          </w:p>
        </w:tc>
        <w:tc>
          <w:tcPr>
            <w:tcW w:w="2438" w:type="dxa"/>
          </w:tcPr>
          <w:p w14:paraId="35ECE738" w14:textId="77777777" w:rsidR="00380CD2" w:rsidRDefault="00000000">
            <w:r>
              <w:rPr>
                <w:sz w:val="17"/>
              </w:rPr>
              <w:t xml:space="preserve">TransitionPolicy - table-driven transition map (DEC-011), which also supplies allowedTransitions to API-06. API-09 PATCH /api/v1/requests/{id}/status; invalid transition 422, conflict 409.</w:t>
            </w:r>
          </w:p>
        </w:tc>
        <w:tc>
          <w:tcPr>
            <w:tcW w:w="1531" w:type="dxa"/>
          </w:tcPr>
          <w:p w14:paraId="5C6F145A" w14:textId="77777777" w:rsidR="00380CD2" w:rsidRDefault="00000000" w:rsidP="00660B2E">
            <w:r>
              <w:rPr>
                <w:sz w:val="17"/>
              </w:rPr>
              <w:t>Spring Boot, JPA, PostgreSQL</w:t>
            </w:r>
          </w:p>
        </w:tc>
        <w:tc>
          <w:tcPr>
            <w:tcW w:w="1928" w:type="dxa"/>
          </w:tcPr>
          <w:p w14:paraId="2C6CA5B3" w14:textId="77777777" w:rsidR="00380CD2" w:rsidRDefault="00000000">
            <w:del w:id="900102" w:author="Claude (AI draft)" w:date="2026-10-15T08:00:00Z">
              <w:r>
                <w:rPr>
                  <w:sz w:val="17"/>
                </w:rPr>
                <w:delText>Schema only: Status values and CHECK constraint in V1__init_schema.sql; TransitionPolicy planned</w:delText>
              </w:r>
            </w:del>
            <w:ins w:id="900103" w:author="Claude (AI draft)" w:date="2026-10-15T08:00:00Z">
              <w:r>
                <w:rPr>
                  <w:sz w:val="17"/>
                  <w:szCs w:val="17"/>
                </w:rPr>
                <w:t xml:space="preserve">Implemented (M3) - see Table 3</w:t>
              </w:r>
            </w:ins>
          </w:p>
        </w:tc>
        <w:tc>
          <w:tcPr>
            <w:tcW w:w="1871" w:type="dxa"/>
          </w:tcPr>
          <w:p w14:paraId="5F1D982C" w14:textId="77777777" w:rsidR="00380CD2" w:rsidRDefault="00000000" w:rsidP="00660B2E">
            <w:del w:id="900104" w:author="Claude (AI draft)" w:date="2026-10-15T08:00:00Z">
              <w:r>
                <w:rPr>
                  <w:sz w:val="17"/>
                </w:rPr>
                <w:delText>Planned: unit test where invalid transition is rejected</w:delText>
              </w:r>
            </w:del>
            <w:ins w:id="900105" w:author="Claude (AI draft)" w:date="2026-10-15T08:00:00Z">
              <w:r>
                <w:rPr>
                  <w:sz w:val="17"/>
                  <w:szCs w:val="17"/>
                </w:rPr>
                <w:t xml:space="preserve">See Table 3</w:t>
              </w:r>
            </w:ins>
          </w:p>
        </w:tc>
        <w:tc>
          <w:tcPr>
            <w:tcW w:w="1757" w:type="dxa"/>
          </w:tcPr>
          <w:p w14:paraId="0D63A927" w14:textId="77777777" w:rsidR="00F944AF" w:rsidRDefault="00000000">
            <w:r>
              <w:rPr>
                <w:sz w:val="17"/>
              </w:rPr>
              <w:t>ARC-02, DEC-006, DEC-007, DEC-011, DEC-012, R-16, R-17, R-18</w:t>
            </w:r>
          </w:p>
        </w:tc>
      </w:tr>
      <w:tr w:rsidR="00660B2E" w14:paraId="00180C33" w14:textId="77777777">
        <w:trPr>
          <w:cantSplit/>
        </w:trPr>
        <w:tc>
          <w:tcPr>
            <w:tcW w:w="794" w:type="dxa"/>
          </w:tcPr>
          <w:p w14:paraId="6068F186" w14:textId="77777777" w:rsidR="00380CD2" w:rsidRDefault="00000000" w:rsidP="00660B2E">
            <w:r>
              <w:rPr>
                <w:b/>
                <w:sz w:val="17"/>
              </w:rPr>
              <w:t>FR-010</w:t>
            </w:r>
          </w:p>
        </w:tc>
        <w:tc>
          <w:tcPr>
            <w:tcW w:w="964" w:type="dxa"/>
          </w:tcPr>
          <w:p w14:paraId="350692E6" w14:textId="77777777" w:rsidR="00380CD2" w:rsidRDefault="00000000" w:rsidP="00660B2E">
            <w:r>
              <w:rPr>
                <w:sz w:val="17"/>
              </w:rPr>
              <w:t>ASR-003</w:t>
            </w:r>
          </w:p>
        </w:tc>
        <w:tc>
          <w:tcPr>
            <w:tcW w:w="1474" w:type="dxa"/>
          </w:tcPr>
          <w:p w14:paraId="583E46A3" w14:textId="77777777" w:rsidR="00380CD2" w:rsidRDefault="00000000" w:rsidP="00660B2E">
            <w:r>
              <w:rPr>
                <w:sz w:val="17"/>
              </w:rPr>
              <w:t>Requests</w:t>
            </w:r>
          </w:p>
        </w:tc>
        <w:tc>
          <w:tcPr>
            <w:tcW w:w="2381" w:type="dxa"/>
          </w:tcPr>
          <w:p w14:paraId="6828C72F" w14:textId="77777777" w:rsidR="00380CD2" w:rsidRDefault="00000000" w:rsidP="00660B2E">
            <w:r>
              <w:rPr>
                <w:sz w:val="17"/>
              </w:rPr>
              <w:t>AuditEntry type COMMENT, insert only; trigger blocks UPDATE/DELETE.</w:t>
            </w:r>
          </w:p>
        </w:tc>
        <w:tc>
          <w:tcPr>
            <w:tcW w:w="2438" w:type="dxa"/>
          </w:tcPr>
          <w:p w14:paraId="7F6E4C75" w14:textId="77777777" w:rsidR="00F944AF" w:rsidRDefault="00000000">
            <w:r>
              <w:rPr>
                <w:sz w:val="17"/>
              </w:rPr>
              <w:t>API-10 POST /api/v1/requests/{id}/comments; no edit/delete endpoint.</w:t>
            </w:r>
          </w:p>
        </w:tc>
        <w:tc>
          <w:tcPr>
            <w:tcW w:w="1531" w:type="dxa"/>
          </w:tcPr>
          <w:p w14:paraId="45782468" w14:textId="77777777" w:rsidR="00380CD2" w:rsidRDefault="00000000" w:rsidP="00660B2E">
            <w:r>
              <w:rPr>
                <w:sz w:val="17"/>
              </w:rPr>
              <w:t>JPA @Immutable, Flyway trigger</w:t>
            </w:r>
          </w:p>
        </w:tc>
        <w:tc>
          <w:tcPr>
            <w:tcW w:w="1928" w:type="dxa"/>
          </w:tcPr>
          <w:p w14:paraId="2D198605" w14:textId="77777777" w:rsidR="00380CD2" w:rsidRDefault="00000000" w:rsidP="00660B2E">
            <w:del w:id="900106" w:author="Claude (AI draft)" w:date="2026-10-15T08:00:00Z">
              <w:r>
                <w:rPr>
                  <w:sz w:val="17"/>
                </w:rPr>
                <w:delText>Not Yet Implemented</w:delText>
              </w:r>
            </w:del>
            <w:ins w:id="900107" w:author="Claude (AI draft)" w:date="2026-10-15T08:00:00Z">
              <w:r>
                <w:rPr>
                  <w:sz w:val="17"/>
                  <w:szCs w:val="17"/>
                </w:rPr>
                <w:t xml:space="preserve">Implemented (M3) - see Table 3</w:t>
              </w:r>
            </w:ins>
          </w:p>
        </w:tc>
        <w:tc>
          <w:tcPr>
            <w:tcW w:w="1871" w:type="dxa"/>
          </w:tcPr>
          <w:p w14:paraId="4737384C" w14:textId="77777777" w:rsidR="00380CD2" w:rsidRDefault="00000000" w:rsidP="00660B2E">
            <w:del w:id="900108" w:author="Claude (AI draft)" w:date="2026-10-15T08:00:00Z">
              <w:r>
                <w:rPr>
                  <w:sz w:val="17"/>
                </w:rPr>
                <w:delText>Planned: UPDATE on audit_entry fails</w:delText>
              </w:r>
            </w:del>
            <w:ins w:id="900109" w:author="Claude (AI draft)" w:date="2026-10-15T08:00:00Z">
              <w:r>
                <w:rPr>
                  <w:sz w:val="17"/>
                  <w:szCs w:val="17"/>
                </w:rPr>
                <w:t xml:space="preserve">See Table 3</w:t>
              </w:r>
            </w:ins>
          </w:p>
        </w:tc>
        <w:tc>
          <w:tcPr>
            <w:tcW w:w="1757" w:type="dxa"/>
          </w:tcPr>
          <w:p w14:paraId="2C778437" w14:textId="77777777" w:rsidR="00F944AF" w:rsidRDefault="00000000">
            <w:r>
              <w:rPr>
                <w:sz w:val="17"/>
              </w:rPr>
              <w:t>DEC-007, DEC-009</w:t>
            </w:r>
          </w:p>
        </w:tc>
      </w:tr>
      <w:tr w:rsidR="00660B2E" w14:paraId="6BD49F48" w14:textId="77777777">
        <w:trPr>
          <w:cantSplit/>
        </w:trPr>
        <w:tc>
          <w:tcPr>
            <w:tcW w:w="794" w:type="dxa"/>
          </w:tcPr>
          <w:p w14:paraId="3598A851" w14:textId="77777777" w:rsidR="00380CD2" w:rsidRDefault="00000000" w:rsidP="00660B2E">
            <w:r>
              <w:rPr>
                <w:b/>
                <w:sz w:val="17"/>
              </w:rPr>
              <w:t>FR-011</w:t>
            </w:r>
          </w:p>
        </w:tc>
        <w:tc>
          <w:tcPr>
            <w:tcW w:w="964" w:type="dxa"/>
          </w:tcPr>
          <w:p w14:paraId="3C7DF036" w14:textId="77777777" w:rsidR="00380CD2" w:rsidRDefault="00000000" w:rsidP="00660B2E">
            <w:r>
              <w:rPr>
                <w:sz w:val="17"/>
              </w:rPr>
              <w:t>ASR-002</w:t>
            </w:r>
          </w:p>
        </w:tc>
        <w:tc>
          <w:tcPr>
            <w:tcW w:w="1474" w:type="dxa"/>
          </w:tcPr>
          <w:p w14:paraId="4675255A" w14:textId="77777777" w:rsidR="00380CD2" w:rsidRDefault="00000000" w:rsidP="00660B2E">
            <w:r>
              <w:rPr>
                <w:sz w:val="17"/>
              </w:rPr>
              <w:t>Requests</w:t>
            </w:r>
          </w:p>
        </w:tc>
        <w:tc>
          <w:tcPr>
            <w:tcW w:w="2381" w:type="dxa"/>
          </w:tcPr>
          <w:p w14:paraId="1726D074" w14:textId="77777777" w:rsidR="00380CD2" w:rsidRDefault="00000000" w:rsidP="00660B2E">
            <w:r>
              <w:rPr>
                <w:sz w:val="17"/>
              </w:rPr>
              <w:t>ClosedAt set; service rejects changes when Closed/Rejected.</w:t>
            </w:r>
          </w:p>
        </w:tc>
        <w:tc>
          <w:tcPr>
            <w:tcW w:w="2438" w:type="dxa"/>
          </w:tcPr>
          <w:p w14:paraId="4717B50D" w14:textId="77777777" w:rsidR="00F944AF" w:rsidRDefault="00000000">
            <w:r>
              <w:rPr>
                <w:sz w:val="17"/>
              </w:rPr>
              <w:t>API-09 PATCH /api/v1/requests/{id}/status (MANAGER or authorised HANDLER); Closed and Rejected are terminal in TransitionPolicy (DEC-011).</w:t>
            </w:r>
          </w:p>
        </w:tc>
        <w:tc>
          <w:tcPr>
            <w:tcW w:w="1531" w:type="dxa"/>
          </w:tcPr>
          <w:p w14:paraId="7389956D" w14:textId="77777777" w:rsidR="00380CD2" w:rsidRDefault="00000000" w:rsidP="00660B2E">
            <w:r>
              <w:rPr>
                <w:sz w:val="17"/>
              </w:rPr>
              <w:t>JPA</w:t>
            </w:r>
          </w:p>
        </w:tc>
        <w:tc>
          <w:tcPr>
            <w:tcW w:w="1928" w:type="dxa"/>
          </w:tcPr>
          <w:p w14:paraId="00367169" w14:textId="77777777" w:rsidR="00380CD2" w:rsidRDefault="00000000" w:rsidP="00660B2E">
            <w:del w:id="900110" w:author="Claude (AI draft)" w:date="2026-10-15T08:00:00Z">
              <w:r>
                <w:rPr>
                  <w:sz w:val="17"/>
                </w:rPr>
                <w:delText>Not Yet Implemented</w:delText>
              </w:r>
            </w:del>
            <w:ins w:id="900111" w:author="Claude (AI draft)" w:date="2026-10-15T08:00:00Z">
              <w:r>
                <w:rPr>
                  <w:sz w:val="17"/>
                  <w:szCs w:val="17"/>
                </w:rPr>
                <w:t xml:space="preserve">Implemented (M3) - see Table 3</w:t>
              </w:r>
            </w:ins>
          </w:p>
        </w:tc>
        <w:tc>
          <w:tcPr>
            <w:tcW w:w="1871" w:type="dxa"/>
          </w:tcPr>
          <w:p w14:paraId="43A97188" w14:textId="77777777" w:rsidR="00380CD2" w:rsidRDefault="00000000" w:rsidP="00660B2E">
            <w:del w:id="900112" w:author="Claude (AI draft)" w:date="2026-10-15T08:00:00Z">
              <w:r>
                <w:rPr>
                  <w:sz w:val="17"/>
                </w:rPr>
                <w:delText>Planned</w:delText>
              </w:r>
            </w:del>
            <w:ins w:id="900113" w:author="Claude (AI draft)" w:date="2026-10-15T08:00:00Z">
              <w:r>
                <w:rPr>
                  <w:sz w:val="17"/>
                  <w:szCs w:val="17"/>
                </w:rPr>
                <w:t xml:space="preserve">See Table 3</w:t>
              </w:r>
            </w:ins>
          </w:p>
        </w:tc>
        <w:tc>
          <w:tcPr>
            <w:tcW w:w="1757" w:type="dxa"/>
          </w:tcPr>
          <w:p w14:paraId="56754493" w14:textId="77777777" w:rsidR="00F944AF" w:rsidRDefault="00000000">
            <w:r>
              <w:rPr>
                <w:sz w:val="17"/>
              </w:rPr>
              <w:t>DEC-006, DEC-011</w:t>
            </w:r>
          </w:p>
        </w:tc>
      </w:tr>
      <w:tr w:rsidR="00660B2E" w14:paraId="542EF217" w14:textId="77777777">
        <w:trPr>
          <w:cantSplit/>
        </w:trPr>
        <w:tc>
          <w:tcPr>
            <w:tcW w:w="794" w:type="dxa"/>
          </w:tcPr>
          <w:p w14:paraId="56EF6BDD" w14:textId="77777777" w:rsidR="00380CD2" w:rsidRDefault="00000000" w:rsidP="00660B2E">
            <w:r>
              <w:rPr>
                <w:b/>
                <w:sz w:val="17"/>
              </w:rPr>
              <w:lastRenderedPageBreak/>
              <w:t>FR-012</w:t>
            </w:r>
          </w:p>
        </w:tc>
        <w:tc>
          <w:tcPr>
            <w:tcW w:w="964" w:type="dxa"/>
          </w:tcPr>
          <w:p w14:paraId="3A09EDE7" w14:textId="77777777" w:rsidR="00380CD2" w:rsidRDefault="00000000" w:rsidP="00660B2E">
            <w:r>
              <w:rPr>
                <w:sz w:val="17"/>
              </w:rPr>
              <w:t>ASR-004, ASR-005</w:t>
            </w:r>
          </w:p>
        </w:tc>
        <w:tc>
          <w:tcPr>
            <w:tcW w:w="1474" w:type="dxa"/>
          </w:tcPr>
          <w:p w14:paraId="29F890FC" w14:textId="77777777" w:rsidR="00380CD2" w:rsidRDefault="00000000" w:rsidP="00660B2E">
            <w:r>
              <w:rPr>
                <w:sz w:val="17"/>
              </w:rPr>
              <w:t>Reporting (read-only)</w:t>
            </w:r>
          </w:p>
        </w:tc>
        <w:tc>
          <w:tcPr>
            <w:tcW w:w="2381" w:type="dxa"/>
          </w:tcPr>
          <w:p w14:paraId="3FDED3C3" w14:textId="77777777" w:rsidR="00380CD2" w:rsidRDefault="00000000" w:rsidP="00660B2E">
            <w:r>
              <w:rPr>
                <w:sz w:val="17"/>
              </w:rPr>
              <w:t>Aggregate counts only, no personal fields; index (Status, CreatedAt).</w:t>
            </w:r>
          </w:p>
        </w:tc>
        <w:tc>
          <w:tcPr>
            <w:tcW w:w="2438" w:type="dxa"/>
          </w:tcPr>
          <w:p w14:paraId="626EACDD" w14:textId="77777777" w:rsidR="00F944AF" w:rsidRDefault="00000000">
            <w:r>
              <w:rPr>
                <w:sz w:val="17"/>
              </w:rPr>
              <w:t>API-17 GET /api/v1/reports/activity (counts only).</w:t>
            </w:r>
          </w:p>
        </w:tc>
        <w:tc>
          <w:tcPr>
            <w:tcW w:w="1531" w:type="dxa"/>
          </w:tcPr>
          <w:p w14:paraId="4AEA8FFF" w14:textId="77777777" w:rsidR="00380CD2" w:rsidRDefault="00000000" w:rsidP="00660B2E">
            <w:r>
              <w:rPr>
                <w:sz w:val="17"/>
              </w:rPr>
              <w:t>JPA queries</w:t>
            </w:r>
          </w:p>
        </w:tc>
        <w:tc>
          <w:tcPr>
            <w:tcW w:w="1928" w:type="dxa"/>
          </w:tcPr>
          <w:p w14:paraId="23A31131" w14:textId="77777777" w:rsidR="00380CD2" w:rsidRDefault="00000000" w:rsidP="00660B2E">
            <w:del w:id="900114" w:author="Claude (AI draft)" w:date="2026-10-15T08:00:00Z">
              <w:r>
                <w:rPr>
                  <w:sz w:val="17"/>
                </w:rPr>
                <w:delText>Not Yet Implemented</w:delText>
              </w:r>
            </w:del>
            <w:ins w:id="900115" w:author="Claude (AI draft)" w:date="2026-10-15T08:00:00Z">
              <w:r>
                <w:rPr>
                  <w:sz w:val="17"/>
                  <w:szCs w:val="17"/>
                </w:rPr>
                <w:t xml:space="preserve">Implemented (M3) - see Table 3</w:t>
              </w:r>
            </w:ins>
          </w:p>
        </w:tc>
        <w:tc>
          <w:tcPr>
            <w:tcW w:w="1871" w:type="dxa"/>
          </w:tcPr>
          <w:p w14:paraId="41D73953" w14:textId="77777777" w:rsidR="00380CD2" w:rsidRDefault="00000000" w:rsidP="00660B2E">
            <w:del w:id="900116" w:author="Claude (AI draft)" w:date="2026-10-15T08:00:00Z">
              <w:r>
                <w:rPr>
                  <w:sz w:val="17"/>
                </w:rPr>
                <w:delText>Planned</w:delText>
              </w:r>
            </w:del>
            <w:ins w:id="900117" w:author="Claude (AI draft)" w:date="2026-10-15T08:00:00Z">
              <w:r>
                <w:rPr>
                  <w:sz w:val="17"/>
                  <w:szCs w:val="17"/>
                </w:rPr>
                <w:t xml:space="preserve">See Table 3</w:t>
              </w:r>
            </w:ins>
          </w:p>
        </w:tc>
        <w:tc>
          <w:tcPr>
            <w:tcW w:w="1757" w:type="dxa"/>
          </w:tcPr>
          <w:p w14:paraId="78BF0BA7" w14:textId="77777777" w:rsidR="00F944AF" w:rsidRDefault="00000000">
            <w:r>
              <w:rPr>
                <w:sz w:val="17"/>
              </w:rPr>
              <w:t>DEC-009, R-03, CR-004</w:t>
            </w:r>
          </w:p>
        </w:tc>
      </w:tr>
      <w:tr w:rsidR="00660B2E" w14:paraId="22CF6328" w14:textId="77777777">
        <w:trPr>
          <w:cantSplit/>
        </w:trPr>
        <w:tc>
          <w:tcPr>
            <w:tcW w:w="794" w:type="dxa"/>
          </w:tcPr>
          <w:p w14:paraId="280A2FE7" w14:textId="77777777" w:rsidR="00380CD2" w:rsidRDefault="00000000" w:rsidP="00660B2E">
            <w:r>
              <w:rPr>
                <w:b/>
                <w:sz w:val="17"/>
              </w:rPr>
              <w:t>FR-013</w:t>
            </w:r>
          </w:p>
        </w:tc>
        <w:tc>
          <w:tcPr>
            <w:tcW w:w="964" w:type="dxa"/>
          </w:tcPr>
          <w:p w14:paraId="29DC78B3" w14:textId="77777777" w:rsidR="00380CD2" w:rsidRDefault="00000000" w:rsidP="00660B2E">
            <w:r>
              <w:rPr>
                <w:sz w:val="17"/>
              </w:rPr>
              <w:t>ASR-004</w:t>
            </w:r>
          </w:p>
        </w:tc>
        <w:tc>
          <w:tcPr>
            <w:tcW w:w="1474" w:type="dxa"/>
          </w:tcPr>
          <w:p w14:paraId="0A0F4552" w14:textId="77777777" w:rsidR="00380CD2" w:rsidRDefault="00000000" w:rsidP="00660B2E">
            <w:r>
              <w:rPr>
                <w:sz w:val="17"/>
              </w:rPr>
              <w:t>Reporting (read-only)</w:t>
            </w:r>
          </w:p>
        </w:tc>
        <w:tc>
          <w:tcPr>
            <w:tcW w:w="2381" w:type="dxa"/>
          </w:tcPr>
          <w:p w14:paraId="06E3098C" w14:textId="77777777" w:rsidR="00380CD2" w:rsidRDefault="00000000" w:rsidP="00660B2E">
            <w:r>
              <w:rPr>
                <w:sz w:val="17"/>
              </w:rPr>
              <w:t>Same aggregate queries with filters.</w:t>
            </w:r>
          </w:p>
        </w:tc>
        <w:tc>
          <w:tcPr>
            <w:tcW w:w="2438" w:type="dxa"/>
          </w:tcPr>
          <w:p w14:paraId="4EF20086" w14:textId="77777777" w:rsidR="00F944AF" w:rsidRDefault="00000000">
            <w:r>
              <w:rPr>
                <w:sz w:val="17"/>
              </w:rPr>
              <w:t>API-17 GET /api/v1/reports/activity?from=&amp;to=&amp;categoryId=&amp;status=</w:t>
            </w:r>
          </w:p>
        </w:tc>
        <w:tc>
          <w:tcPr>
            <w:tcW w:w="1531" w:type="dxa"/>
          </w:tcPr>
          <w:p w14:paraId="350AE527" w14:textId="77777777" w:rsidR="00380CD2" w:rsidRDefault="00000000" w:rsidP="00660B2E">
            <w:r>
              <w:rPr>
                <w:sz w:val="17"/>
              </w:rPr>
              <w:t>JPA queries</w:t>
            </w:r>
          </w:p>
        </w:tc>
        <w:tc>
          <w:tcPr>
            <w:tcW w:w="1928" w:type="dxa"/>
          </w:tcPr>
          <w:p w14:paraId="7E05E627" w14:textId="77777777" w:rsidR="00380CD2" w:rsidRDefault="00000000" w:rsidP="00660B2E">
            <w:del w:id="900118" w:author="Claude (AI draft)" w:date="2026-10-15T08:00:00Z">
              <w:r>
                <w:rPr>
                  <w:sz w:val="17"/>
                </w:rPr>
                <w:delText>Not Yet Implemented</w:delText>
              </w:r>
            </w:del>
            <w:ins w:id="900119" w:author="Claude (AI draft)" w:date="2026-10-15T08:00:00Z">
              <w:r>
                <w:rPr>
                  <w:sz w:val="17"/>
                  <w:szCs w:val="17"/>
                </w:rPr>
                <w:t xml:space="preserve">Implemented (M3) - see Table 3</w:t>
              </w:r>
            </w:ins>
          </w:p>
        </w:tc>
        <w:tc>
          <w:tcPr>
            <w:tcW w:w="1871" w:type="dxa"/>
          </w:tcPr>
          <w:p w14:paraId="435B4FF8" w14:textId="77777777" w:rsidR="00380CD2" w:rsidRDefault="00000000" w:rsidP="00660B2E">
            <w:del w:id="900120" w:author="Claude (AI draft)" w:date="2026-10-15T08:00:00Z">
              <w:r>
                <w:rPr>
                  <w:sz w:val="17"/>
                </w:rPr>
                <w:delText>Planned</w:delText>
              </w:r>
            </w:del>
            <w:ins w:id="900121" w:author="Claude (AI draft)" w:date="2026-10-15T08:00:00Z">
              <w:r>
                <w:rPr>
                  <w:sz w:val="17"/>
                  <w:szCs w:val="17"/>
                </w:rPr>
                <w:t xml:space="preserve">See Table 3</w:t>
              </w:r>
            </w:ins>
          </w:p>
        </w:tc>
        <w:tc>
          <w:tcPr>
            <w:tcW w:w="1757" w:type="dxa"/>
          </w:tcPr>
          <w:p w14:paraId="2117A2DB" w14:textId="77777777" w:rsidR="00F944AF" w:rsidRDefault="00000000">
            <w:r>
              <w:rPr>
                <w:sz w:val="17"/>
              </w:rPr>
              <w:t>DEC-009, ASR-004</w:t>
            </w:r>
          </w:p>
        </w:tc>
      </w:tr>
      <w:tr w:rsidR="00660B2E" w14:paraId="541375AD" w14:textId="77777777">
        <w:trPr>
          <w:cantSplit/>
        </w:trPr>
        <w:tc>
          <w:tcPr>
            <w:tcW w:w="794" w:type="dxa"/>
          </w:tcPr>
          <w:p w14:paraId="091BC6D5" w14:textId="77777777" w:rsidR="00380CD2" w:rsidRDefault="00000000" w:rsidP="00660B2E">
            <w:r>
              <w:rPr>
                <w:b/>
                <w:sz w:val="17"/>
              </w:rPr>
              <w:t>FR-014</w:t>
            </w:r>
          </w:p>
        </w:tc>
        <w:tc>
          <w:tcPr>
            <w:tcW w:w="964" w:type="dxa"/>
          </w:tcPr>
          <w:p w14:paraId="09A78FEE" w14:textId="77777777" w:rsidR="00380CD2" w:rsidRDefault="00000000" w:rsidP="00660B2E">
            <w:r>
              <w:rPr>
                <w:sz w:val="17"/>
              </w:rPr>
              <w:t>ASR-001</w:t>
            </w:r>
          </w:p>
        </w:tc>
        <w:tc>
          <w:tcPr>
            <w:tcW w:w="1474" w:type="dxa"/>
          </w:tcPr>
          <w:p w14:paraId="7C4959ED" w14:textId="77777777" w:rsidR="00380CD2" w:rsidRDefault="00000000" w:rsidP="00660B2E">
            <w:r>
              <w:rPr>
                <w:sz w:val="17"/>
              </w:rPr>
              <w:t>Access (Spring Security filter chain)</w:t>
            </w:r>
          </w:p>
        </w:tc>
        <w:tc>
          <w:tcPr>
            <w:tcW w:w="2381" w:type="dxa"/>
          </w:tcPr>
          <w:p w14:paraId="250BC958" w14:textId="77777777" w:rsidR="00380CD2" w:rsidRDefault="00000000" w:rsidP="00660B2E">
            <w:r>
              <w:rPr>
                <w:sz w:val="17"/>
              </w:rPr>
              <w:t>Employee.Role; clients are REQUESTER.</w:t>
            </w:r>
          </w:p>
        </w:tc>
        <w:tc>
          <w:tcPr>
            <w:tcW w:w="2438" w:type="dxa"/>
          </w:tcPr>
          <w:p w14:paraId="5037EC57" w14:textId="77777777" w:rsidR="00F944AF" w:rsidRDefault="00000000">
            <w:r>
              <w:rPr>
                <w:sz w:val="17"/>
              </w:rPr>
              <w:t>API-02 POST /api/v1/auth/login and API-03 GET /api/v1/auth/me; JWT bearer token validated on every call (DEC-010); role rules per path; Angular route guards are UI only.</w:t>
            </w:r>
          </w:p>
        </w:tc>
        <w:tc>
          <w:tcPr>
            <w:tcW w:w="1531" w:type="dxa"/>
          </w:tcPr>
          <w:p w14:paraId="0C72A85D" w14:textId="77777777" w:rsidR="00F944AF" w:rsidRDefault="00000000">
            <w:r>
              <w:rPr>
                <w:sz w:val="17"/>
              </w:rPr>
              <w:t>Spring Security, OAuth2 Resource Server (JWT)</w:t>
            </w:r>
          </w:p>
        </w:tc>
        <w:tc>
          <w:tcPr>
            <w:tcW w:w="1928" w:type="dxa"/>
          </w:tcPr>
          <w:p w14:paraId="25B1BAB3" w14:textId="77777777" w:rsidR="00380CD2" w:rsidRDefault="00000000" w:rsidP="00660B2E">
            <w:del w:id="900122" w:author="Claude (AI draft)" w:date="2026-10-15T08:00:00Z">
              <w:r>
                <w:rPr>
                  <w:sz w:val="17"/>
                </w:rPr>
                <w:delText>Not Yet Implemented</w:delText>
              </w:r>
            </w:del>
            <w:ins w:id="900123" w:author="Claude (AI draft)" w:date="2026-10-15T08:00:00Z">
              <w:r>
                <w:rPr>
                  <w:sz w:val="17"/>
                  <w:szCs w:val="17"/>
                </w:rPr>
                <w:t xml:space="preserve">Implemented (M3) - see Table 3</w:t>
              </w:r>
            </w:ins>
          </w:p>
        </w:tc>
        <w:tc>
          <w:tcPr>
            <w:tcW w:w="1871" w:type="dxa"/>
          </w:tcPr>
          <w:p w14:paraId="2E54205F" w14:textId="77777777" w:rsidR="00380CD2" w:rsidRDefault="00000000" w:rsidP="00660B2E">
            <w:del w:id="900124" w:author="Claude (AI draft)" w:date="2026-10-15T08:00:00Z">
              <w:r>
                <w:rPr>
                  <w:sz w:val="17"/>
                </w:rPr>
                <w:delText>Planned: requester token gets 403 on staff endpoints</w:delText>
              </w:r>
            </w:del>
            <w:ins w:id="900125" w:author="Claude (AI draft)" w:date="2026-10-15T08:00:00Z">
              <w:r>
                <w:rPr>
                  <w:sz w:val="17"/>
                  <w:szCs w:val="17"/>
                </w:rPr>
                <w:t xml:space="preserve">See Table 3</w:t>
              </w:r>
            </w:ins>
          </w:p>
        </w:tc>
        <w:tc>
          <w:tcPr>
            <w:tcW w:w="1757" w:type="dxa"/>
          </w:tcPr>
          <w:p w14:paraId="6C6AB0F4" w14:textId="77777777" w:rsidR="00F944AF" w:rsidRDefault="00000000">
            <w:r>
              <w:rPr>
                <w:sz w:val="17"/>
              </w:rPr>
              <w:t>ARC-01, DEC-002, DEC-004, DEC-010, R-10, R-11</w:t>
            </w:r>
          </w:p>
        </w:tc>
      </w:tr>
      <w:tr w:rsidR="00660B2E" w14:paraId="3B04F677" w14:textId="77777777">
        <w:trPr>
          <w:cantSplit/>
        </w:trPr>
        <w:tc>
          <w:tcPr>
            <w:tcW w:w="794" w:type="dxa"/>
          </w:tcPr>
          <w:p w14:paraId="09966390" w14:textId="77777777" w:rsidR="00380CD2" w:rsidRDefault="00000000" w:rsidP="00660B2E">
            <w:r>
              <w:rPr>
                <w:b/>
                <w:sz w:val="17"/>
              </w:rPr>
              <w:t>FR-015</w:t>
            </w:r>
          </w:p>
        </w:tc>
        <w:tc>
          <w:tcPr>
            <w:tcW w:w="964" w:type="dxa"/>
          </w:tcPr>
          <w:p w14:paraId="69764C7F" w14:textId="77777777" w:rsidR="00380CD2" w:rsidRDefault="00000000" w:rsidP="00660B2E">
            <w:r>
              <w:rPr>
                <w:sz w:val="17"/>
              </w:rPr>
              <w:t>ASR-002</w:t>
            </w:r>
          </w:p>
        </w:tc>
        <w:tc>
          <w:tcPr>
            <w:tcW w:w="1474" w:type="dxa"/>
          </w:tcPr>
          <w:p w14:paraId="7A61A563" w14:textId="77777777" w:rsidR="00380CD2" w:rsidRDefault="00000000" w:rsidP="00660B2E">
            <w:r>
              <w:rPr>
                <w:sz w:val="17"/>
              </w:rPr>
              <w:t>Requests (reference data)</w:t>
            </w:r>
          </w:p>
        </w:tc>
        <w:tc>
          <w:tcPr>
            <w:tcW w:w="2381" w:type="dxa"/>
          </w:tcPr>
          <w:p w14:paraId="0F12AD78" w14:textId="77777777" w:rsidR="00380CD2" w:rsidRDefault="00000000" w:rsidP="00660B2E">
            <w:r>
              <w:rPr>
                <w:sz w:val="17"/>
              </w:rPr>
              <w:t>Category table, Active flag, CatName unique, FK from Request; seeded by Flyway.</w:t>
            </w:r>
          </w:p>
        </w:tc>
        <w:tc>
          <w:tcPr>
            <w:tcW w:w="2438" w:type="dxa"/>
          </w:tcPr>
          <w:p w14:paraId="5A959AA7" w14:textId="77777777" w:rsidR="00F944AF" w:rsidRDefault="00000000">
            <w:r>
              <w:rPr>
                <w:sz w:val="17"/>
              </w:rPr>
              <w:t>API-13 GET, API-14 POST, API-15 PATCH /api/v1/categories; create/update Management only; no delete - categories are deactivated.</w:t>
            </w:r>
          </w:p>
        </w:tc>
        <w:tc>
          <w:tcPr>
            <w:tcW w:w="1531" w:type="dxa"/>
          </w:tcPr>
          <w:p w14:paraId="385ACC24" w14:textId="77777777" w:rsidR="00380CD2" w:rsidRDefault="00000000" w:rsidP="00660B2E">
            <w:r>
              <w:rPr>
                <w:sz w:val="17"/>
              </w:rPr>
              <w:t>Flyway, JPA</w:t>
            </w:r>
          </w:p>
        </w:tc>
        <w:tc>
          <w:tcPr>
            <w:tcW w:w="1928" w:type="dxa"/>
          </w:tcPr>
          <w:p w14:paraId="0E5641E5" w14:textId="77777777" w:rsidR="00380CD2" w:rsidRDefault="00000000">
            <w:del w:id="900126" w:author="Claude (AI draft)" w:date="2026-10-15T08:00:00Z">
              <w:r>
                <w:rPr>
                  <w:sz w:val="17"/>
                </w:rPr>
                <w:delText xml:space="preserve">CategoryController, CategoryRepository, Category entity, V1__init_schema.sql and Angular category.service.ts (merged to main in PR #3, 30/09/2026)</w:delText>
              </w:r>
            </w:del>
            <w:ins w:id="900127" w:author="Claude (AI draft)" w:date="2026-10-15T08:00:00Z">
              <w:r>
                <w:rPr>
                  <w:sz w:val="17"/>
                  <w:szCs w:val="17"/>
                </w:rPr>
                <w:t xml:space="preserve">Implemented (M3) - see Table 3</w:t>
              </w:r>
            </w:ins>
          </w:p>
        </w:tc>
        <w:tc>
          <w:tcPr>
            <w:tcW w:w="1871" w:type="dxa"/>
          </w:tcPr>
          <w:p w14:paraId="1E2AA63D" w14:textId="77777777" w:rsidR="00380CD2" w:rsidRDefault="00000000" w:rsidP="00660B2E">
            <w:del w:id="900128" w:author="Claude (AI draft)" w:date="2026-10-15T08:00:00Z">
              <w:r>
                <w:rPr>
                  <w:sz w:val="17"/>
                </w:rPr>
                <w:delText>Planned</w:delText>
              </w:r>
            </w:del>
            <w:ins w:id="900129" w:author="Claude (AI draft)" w:date="2026-10-15T08:00:00Z">
              <w:r>
                <w:rPr>
                  <w:sz w:val="17"/>
                  <w:szCs w:val="17"/>
                </w:rPr>
                <w:t xml:space="preserve">See Table 3</w:t>
              </w:r>
            </w:ins>
          </w:p>
        </w:tc>
        <w:tc>
          <w:tcPr>
            <w:tcW w:w="1757" w:type="dxa"/>
          </w:tcPr>
          <w:p w14:paraId="653846E7" w14:textId="77777777" w:rsidR="00F944AF" w:rsidRDefault="00000000">
            <w:r>
              <w:rPr>
                <w:sz w:val="17"/>
              </w:rPr>
              <w:t>DEC-008, DEC-009, CR-001, R-13</w:t>
            </w:r>
          </w:p>
        </w:tc>
      </w:tr>
      <w:tr w:rsidR="00660B2E" w14:paraId="76A735C6" w14:textId="77777777">
        <w:trPr>
          <w:cantSplit/>
        </w:trPr>
        <w:tc>
          <w:tcPr>
            <w:tcW w:w="794" w:type="dxa"/>
          </w:tcPr>
          <w:p w14:paraId="4870184F" w14:textId="77777777" w:rsidR="00380CD2" w:rsidRDefault="00000000" w:rsidP="00660B2E">
            <w:r>
              <w:rPr>
                <w:b/>
                <w:sz w:val="17"/>
              </w:rPr>
              <w:t>FR-016</w:t>
            </w:r>
          </w:p>
        </w:tc>
        <w:tc>
          <w:tcPr>
            <w:tcW w:w="964" w:type="dxa"/>
          </w:tcPr>
          <w:p w14:paraId="0F6169D1" w14:textId="77777777" w:rsidR="00380CD2" w:rsidRDefault="00000000">
            <w:r>
              <w:rPr>
                <w:sz w:val="17"/>
              </w:rPr>
              <w:t>ASR-003</w:t>
            </w:r>
          </w:p>
        </w:tc>
        <w:tc>
          <w:tcPr>
            <w:tcW w:w="1474" w:type="dxa"/>
          </w:tcPr>
          <w:p w14:paraId="2725259C" w14:textId="77777777" w:rsidR="00380CD2" w:rsidRDefault="00000000" w:rsidP="00660B2E">
            <w:r>
              <w:rPr>
                <w:sz w:val="17"/>
              </w:rPr>
              <w:t>Requests</w:t>
            </w:r>
          </w:p>
        </w:tc>
        <w:tc>
          <w:tcPr>
            <w:tcW w:w="2381" w:type="dxa"/>
          </w:tcPr>
          <w:p w14:paraId="57208B5E" w14:textId="77777777" w:rsidR="00380CD2" w:rsidRDefault="00000000">
            <w:r>
              <w:rPr>
                <w:sz w:val="17"/>
              </w:rPr>
              <w:t>Request.Priority; AuditEntry of type PRIORITY_CHANGE written by AuditListener (DEC-012).</w:t>
            </w:r>
          </w:p>
        </w:tc>
        <w:tc>
          <w:tcPr>
            <w:tcW w:w="2438" w:type="dxa"/>
          </w:tcPr>
          <w:p w14:paraId="168F69BF" w14:textId="77777777" w:rsidR="00F944AF" w:rsidRDefault="00000000">
            <w:r>
              <w:rPr>
                <w:sz w:val="17"/>
              </w:rPr>
              <w:t>API-12 PATCH /api/v1/requests/{id}/priority (MANAGER only).</w:t>
            </w:r>
          </w:p>
        </w:tc>
        <w:tc>
          <w:tcPr>
            <w:tcW w:w="1531" w:type="dxa"/>
          </w:tcPr>
          <w:p w14:paraId="16D87AA3" w14:textId="77777777" w:rsidR="00380CD2" w:rsidRDefault="00000000" w:rsidP="00660B2E">
            <w:r>
              <w:rPr>
                <w:sz w:val="17"/>
              </w:rPr>
              <w:t>Spring Security, JPA</w:t>
            </w:r>
          </w:p>
        </w:tc>
        <w:tc>
          <w:tcPr>
            <w:tcW w:w="1928" w:type="dxa"/>
          </w:tcPr>
          <w:p w14:paraId="09E5862D" w14:textId="77777777" w:rsidR="00380CD2" w:rsidRDefault="00000000" w:rsidP="00660B2E">
            <w:del w:id="900130" w:author="Claude (AI draft)" w:date="2026-10-15T08:00:00Z">
              <w:r>
                <w:rPr>
                  <w:sz w:val="17"/>
                </w:rPr>
                <w:delText>Not Yet Implemented</w:delText>
              </w:r>
            </w:del>
            <w:ins w:id="900131" w:author="Claude (AI draft)" w:date="2026-10-15T08:00:00Z">
              <w:r>
                <w:rPr>
                  <w:sz w:val="17"/>
                  <w:szCs w:val="17"/>
                </w:rPr>
                <w:t xml:space="preserve">Implemented (M3) - see Table 3</w:t>
              </w:r>
            </w:ins>
          </w:p>
        </w:tc>
        <w:tc>
          <w:tcPr>
            <w:tcW w:w="1871" w:type="dxa"/>
          </w:tcPr>
          <w:p w14:paraId="45592059" w14:textId="77777777" w:rsidR="00380CD2" w:rsidRDefault="00000000" w:rsidP="00660B2E">
            <w:del w:id="900132" w:author="Claude (AI draft)" w:date="2026-10-15T08:00:00Z">
              <w:r>
                <w:rPr>
                  <w:sz w:val="17"/>
                </w:rPr>
                <w:delText>Planned</w:delText>
              </w:r>
            </w:del>
            <w:ins w:id="900133" w:author="Claude (AI draft)" w:date="2026-10-15T08:00:00Z">
              <w:r>
                <w:rPr>
                  <w:sz w:val="17"/>
                  <w:szCs w:val="17"/>
                </w:rPr>
                <w:t xml:space="preserve">See Table 3</w:t>
              </w:r>
            </w:ins>
          </w:p>
        </w:tc>
        <w:tc>
          <w:tcPr>
            <w:tcW w:w="1757" w:type="dxa"/>
          </w:tcPr>
          <w:p w14:paraId="073AD26C" w14:textId="77777777" w:rsidR="00380CD2" w:rsidRDefault="00000000">
            <w:r>
              <w:rPr>
                <w:sz w:val="17"/>
              </w:rPr>
              <w:t>DEC-003, DEC-009, DEC-012, CR-003</w:t>
            </w:r>
          </w:p>
        </w:tc>
      </w:tr>
      <w:tr w:rsidR="00660B2E" w14:paraId="7283BB34" w14:textId="77777777">
        <w:trPr>
          <w:cantSplit/>
        </w:trPr>
        <w:tc>
          <w:tcPr>
            <w:tcW w:w="794" w:type="dxa"/>
          </w:tcPr>
          <w:p w14:paraId="07C6E425" w14:textId="77777777" w:rsidR="00380CD2" w:rsidRDefault="00000000" w:rsidP="00660B2E">
            <w:r>
              <w:rPr>
                <w:b/>
                <w:sz w:val="17"/>
              </w:rPr>
              <w:t>NFR-001</w:t>
            </w:r>
          </w:p>
        </w:tc>
        <w:tc>
          <w:tcPr>
            <w:tcW w:w="964" w:type="dxa"/>
          </w:tcPr>
          <w:p w14:paraId="742B129D" w14:textId="77777777" w:rsidR="00380CD2" w:rsidRDefault="00000000" w:rsidP="00660B2E">
            <w:r>
              <w:rPr>
                <w:sz w:val="17"/>
              </w:rPr>
              <w:t>ASR-004</w:t>
            </w:r>
          </w:p>
        </w:tc>
        <w:tc>
          <w:tcPr>
            <w:tcW w:w="1474" w:type="dxa"/>
          </w:tcPr>
          <w:p w14:paraId="33761390" w14:textId="77777777" w:rsidR="00380CD2" w:rsidRDefault="00000000" w:rsidP="00660B2E">
            <w:r>
              <w:rPr>
                <w:sz w:val="17"/>
              </w:rPr>
              <w:t>All modules</w:t>
            </w:r>
          </w:p>
        </w:tc>
        <w:tc>
          <w:tcPr>
            <w:tcW w:w="2381" w:type="dxa"/>
          </w:tcPr>
          <w:p w14:paraId="53D93EF9" w14:textId="77777777" w:rsidR="00380CD2" w:rsidRDefault="00000000" w:rsidP="00660B2E">
            <w:r>
              <w:rPr>
                <w:sz w:val="17"/>
              </w:rPr>
              <w:t>Indexes and paging above.</w:t>
            </w:r>
          </w:p>
        </w:tc>
        <w:tc>
          <w:tcPr>
            <w:tcW w:w="2438" w:type="dxa"/>
          </w:tcPr>
          <w:p w14:paraId="5051B11F" w14:textId="77777777" w:rsidR="00F944AF" w:rsidRDefault="00000000">
            <w:r>
              <w:rPr>
                <w:sz w:val="17"/>
              </w:rPr>
              <w:t xml:space="preserve">Paging on all list endpoints (API conventions: maximum page size 100).</w:t>
            </w:r>
          </w:p>
        </w:tc>
        <w:tc>
          <w:tcPr>
            <w:tcW w:w="1531" w:type="dxa"/>
          </w:tcPr>
          <w:p w14:paraId="6904C3DB" w14:textId="77777777" w:rsidR="00380CD2" w:rsidRDefault="00000000" w:rsidP="00660B2E">
            <w:r>
              <w:rPr>
                <w:sz w:val="17"/>
              </w:rPr>
              <w:t>HikariCP, PostgreSQL</w:t>
            </w:r>
          </w:p>
        </w:tc>
        <w:tc>
          <w:tcPr>
            <w:tcW w:w="1928" w:type="dxa"/>
          </w:tcPr>
          <w:p w14:paraId="76DAA157" w14:textId="77777777" w:rsidR="00380CD2" w:rsidRDefault="00000000" w:rsidP="00660B2E">
            <w:del w:id="900134" w:author="Claude (AI draft)" w:date="2026-10-15T08:00:00Z">
              <w:r>
                <w:rPr>
                  <w:sz w:val="17"/>
                </w:rPr>
                <w:delText>Not Yet Implemented</w:delText>
              </w:r>
            </w:del>
            <w:ins w:id="900135" w:author="Claude (AI draft)" w:date="2026-10-15T08:00:00Z">
              <w:r>
                <w:rPr>
                  <w:sz w:val="17"/>
                  <w:szCs w:val="17"/>
                </w:rPr>
                <w:t xml:space="preserve">Implemented (M3) - see Table 3</w:t>
              </w:r>
            </w:ins>
          </w:p>
        </w:tc>
        <w:tc>
          <w:tcPr>
            <w:tcW w:w="1871" w:type="dxa"/>
          </w:tcPr>
          <w:p w14:paraId="3C6C7F51" w14:textId="77777777" w:rsidR="00380CD2" w:rsidRDefault="00000000" w:rsidP="00660B2E">
            <w:del w:id="900136" w:author="Claude (AI draft)" w:date="2026-10-15T08:00:00Z">
              <w:r>
                <w:rPr>
                  <w:sz w:val="17"/>
                </w:rPr>
                <w:delText>Planned: load test at M3</w:delText>
              </w:r>
            </w:del>
            <w:ins w:id="900137" w:author="Claude (AI draft)" w:date="2026-10-15T08:00:00Z">
              <w:r>
                <w:rPr>
                  <w:sz w:val="17"/>
                  <w:szCs w:val="17"/>
                </w:rPr>
                <w:t xml:space="preserve">See Table 3</w:t>
              </w:r>
            </w:ins>
          </w:p>
        </w:tc>
        <w:tc>
          <w:tcPr>
            <w:tcW w:w="1757" w:type="dxa"/>
          </w:tcPr>
          <w:p w14:paraId="295D11E1" w14:textId="77777777" w:rsidR="00F944AF" w:rsidRDefault="00000000">
            <w:r>
              <w:rPr>
                <w:sz w:val="17"/>
              </w:rPr>
              <w:t>ARC-02, DEC-009</w:t>
            </w:r>
          </w:p>
        </w:tc>
      </w:tr>
      <w:tr w:rsidR="00660B2E" w14:paraId="532F750B" w14:textId="77777777">
        <w:trPr>
          <w:cantSplit/>
        </w:trPr>
        <w:tc>
          <w:tcPr>
            <w:tcW w:w="794" w:type="dxa"/>
          </w:tcPr>
          <w:p w14:paraId="42B1AB42" w14:textId="77777777" w:rsidR="00380CD2" w:rsidRDefault="00000000" w:rsidP="00660B2E">
            <w:r>
              <w:rPr>
                <w:b/>
                <w:sz w:val="17"/>
              </w:rPr>
              <w:t>NFR-002</w:t>
            </w:r>
          </w:p>
        </w:tc>
        <w:tc>
          <w:tcPr>
            <w:tcW w:w="964" w:type="dxa"/>
          </w:tcPr>
          <w:p w14:paraId="3503D613" w14:textId="77777777" w:rsidR="00380CD2" w:rsidRDefault="00000000" w:rsidP="00660B2E">
            <w:r>
              <w:rPr>
                <w:sz w:val="17"/>
              </w:rPr>
              <w:t>ASR-001</w:t>
            </w:r>
          </w:p>
        </w:tc>
        <w:tc>
          <w:tcPr>
            <w:tcW w:w="1474" w:type="dxa"/>
          </w:tcPr>
          <w:p w14:paraId="6F385B3C" w14:textId="77777777" w:rsidR="00380CD2" w:rsidRDefault="00000000" w:rsidP="00660B2E">
            <w:r>
              <w:rPr>
                <w:sz w:val="17"/>
              </w:rPr>
              <w:t>Access</w:t>
            </w:r>
          </w:p>
        </w:tc>
        <w:tc>
          <w:tcPr>
            <w:tcW w:w="2381" w:type="dxa"/>
          </w:tcPr>
          <w:p w14:paraId="6010FFCF" w14:textId="77777777" w:rsidR="00380CD2" w:rsidRDefault="00000000" w:rsidP="00660B2E">
            <w:r>
              <w:rPr>
                <w:sz w:val="17"/>
              </w:rPr>
              <w:t>PasswordHash column only.</w:t>
            </w:r>
          </w:p>
        </w:tc>
        <w:tc>
          <w:tcPr>
            <w:tcW w:w="2438" w:type="dxa"/>
          </w:tcPr>
          <w:p w14:paraId="0732A183" w14:textId="77777777" w:rsidR="00F944AF" w:rsidRDefault="00000000">
            <w:r>
              <w:rPr>
                <w:sz w:val="17"/>
              </w:rPr>
              <w:t>API-01 POST /api/v1/auth/register and API-02 POST /api/v1/auth/login; BCrypt hash; signed JWT (DEC-010).</w:t>
            </w:r>
          </w:p>
        </w:tc>
        <w:tc>
          <w:tcPr>
            <w:tcW w:w="1531" w:type="dxa"/>
          </w:tcPr>
          <w:p w14:paraId="3C6AD4FD" w14:textId="77777777" w:rsidR="00F944AF" w:rsidRDefault="00000000">
            <w:r>
              <w:rPr>
                <w:sz w:val="17"/>
              </w:rPr>
              <w:t>Spring Security BCrypt, OAuth2 Resource Server (JWT)</w:t>
            </w:r>
          </w:p>
        </w:tc>
        <w:tc>
          <w:tcPr>
            <w:tcW w:w="1928" w:type="dxa"/>
          </w:tcPr>
          <w:p w14:paraId="6979C2CD" w14:textId="77777777" w:rsidR="00380CD2" w:rsidRDefault="00000000" w:rsidP="00660B2E">
            <w:del w:id="900138" w:author="Claude (AI draft)" w:date="2026-10-15T08:00:00Z">
              <w:r>
                <w:rPr>
                  <w:sz w:val="17"/>
                </w:rPr>
                <w:delText>Not Yet Implemented</w:delText>
              </w:r>
            </w:del>
            <w:ins w:id="900139" w:author="Claude (AI draft)" w:date="2026-10-15T08:00:00Z">
              <w:r>
                <w:rPr>
                  <w:sz w:val="17"/>
                  <w:szCs w:val="17"/>
                </w:rPr>
                <w:t xml:space="preserve">Implemented (M3) - see Table 3</w:t>
              </w:r>
            </w:ins>
          </w:p>
        </w:tc>
        <w:tc>
          <w:tcPr>
            <w:tcW w:w="1871" w:type="dxa"/>
          </w:tcPr>
          <w:p w14:paraId="7F332AF4" w14:textId="77777777" w:rsidR="00380CD2" w:rsidRDefault="00000000" w:rsidP="00660B2E">
            <w:del w:id="900140" w:author="Claude (AI draft)" w:date="2026-10-15T08:00:00Z">
              <w:r>
                <w:rPr>
                  <w:sz w:val="17"/>
                </w:rPr>
                <w:delText>Planned: code review</w:delText>
              </w:r>
            </w:del>
            <w:ins w:id="900141" w:author="Claude (AI draft)" w:date="2026-10-15T08:00:00Z">
              <w:r>
                <w:rPr>
                  <w:sz w:val="17"/>
                  <w:szCs w:val="17"/>
                </w:rPr>
                <w:t xml:space="preserve">See Table 3</w:t>
              </w:r>
            </w:ins>
          </w:p>
        </w:tc>
        <w:tc>
          <w:tcPr>
            <w:tcW w:w="1757" w:type="dxa"/>
          </w:tcPr>
          <w:p w14:paraId="6903D5D6" w14:textId="77777777" w:rsidR="00F944AF" w:rsidRDefault="00000000">
            <w:r>
              <w:rPr>
                <w:sz w:val="17"/>
              </w:rPr>
              <w:t>DEC-004, DEC-010, R-11</w:t>
            </w:r>
          </w:p>
        </w:tc>
      </w:tr>
      <w:tr w:rsidR="00660B2E" w14:paraId="54E9252C" w14:textId="77777777">
        <w:trPr>
          <w:cantSplit/>
        </w:trPr>
        <w:tc>
          <w:tcPr>
            <w:tcW w:w="794" w:type="dxa"/>
          </w:tcPr>
          <w:p w14:paraId="5EA9FBF7" w14:textId="77777777" w:rsidR="00380CD2" w:rsidRDefault="00000000" w:rsidP="00660B2E">
            <w:r>
              <w:rPr>
                <w:b/>
                <w:sz w:val="17"/>
              </w:rPr>
              <w:t>NFR-003</w:t>
            </w:r>
          </w:p>
        </w:tc>
        <w:tc>
          <w:tcPr>
            <w:tcW w:w="964" w:type="dxa"/>
          </w:tcPr>
          <w:p w14:paraId="3A340BD2" w14:textId="77777777" w:rsidR="00380CD2" w:rsidRDefault="00000000" w:rsidP="00660B2E">
            <w:r>
              <w:rPr>
                <w:sz w:val="17"/>
              </w:rPr>
              <w:t>ASR-001</w:t>
            </w:r>
          </w:p>
        </w:tc>
        <w:tc>
          <w:tcPr>
            <w:tcW w:w="1474" w:type="dxa"/>
          </w:tcPr>
          <w:p w14:paraId="79B65000" w14:textId="77777777" w:rsidR="00380CD2" w:rsidRDefault="00000000" w:rsidP="00660B2E">
            <w:r>
              <w:rPr>
                <w:sz w:val="17"/>
              </w:rPr>
              <w:t>Access</w:t>
            </w:r>
          </w:p>
        </w:tc>
        <w:tc>
          <w:tcPr>
            <w:tcW w:w="2381" w:type="dxa"/>
          </w:tcPr>
          <w:p w14:paraId="62281299" w14:textId="77777777" w:rsidR="00380CD2" w:rsidRDefault="00000000" w:rsidP="00660B2E">
            <w:r>
              <w:rPr>
                <w:sz w:val="17"/>
              </w:rPr>
              <w:t>-</w:t>
            </w:r>
          </w:p>
        </w:tc>
        <w:tc>
          <w:tcPr>
            <w:tcW w:w="2438" w:type="dxa"/>
          </w:tcPr>
          <w:p w14:paraId="365E6880" w14:textId="77777777" w:rsidR="00F944AF" w:rsidRDefault="00000000">
            <w:r>
              <w:rPr>
                <w:sz w:val="17"/>
              </w:rPr>
              <w:t>URL/role rules plus @PreAuthorize, and object-level checks in the service layer (API &amp; Integration Design, the "Validation and Security at the Boundary" section).</w:t>
            </w:r>
          </w:p>
        </w:tc>
        <w:tc>
          <w:tcPr>
            <w:tcW w:w="1531" w:type="dxa"/>
          </w:tcPr>
          <w:p w14:paraId="5EDBC613" w14:textId="77777777" w:rsidR="00380CD2" w:rsidRDefault="00000000" w:rsidP="00660B2E">
            <w:r>
              <w:rPr>
                <w:sz w:val="17"/>
              </w:rPr>
              <w:t>Spring Security</w:t>
            </w:r>
          </w:p>
        </w:tc>
        <w:tc>
          <w:tcPr>
            <w:tcW w:w="1928" w:type="dxa"/>
          </w:tcPr>
          <w:p w14:paraId="304A9CFF" w14:textId="77777777" w:rsidR="00380CD2" w:rsidRDefault="00000000" w:rsidP="00660B2E">
            <w:del w:id="900142" w:author="Claude (AI draft)" w:date="2026-10-15T08:00:00Z">
              <w:r>
                <w:rPr>
                  <w:sz w:val="17"/>
                </w:rPr>
                <w:delText>Not Yet Implemented</w:delText>
              </w:r>
            </w:del>
            <w:ins w:id="900143" w:author="Claude (AI draft)" w:date="2026-10-15T08:00:00Z">
              <w:r>
                <w:rPr>
                  <w:sz w:val="17"/>
                  <w:szCs w:val="17"/>
                </w:rPr>
                <w:t xml:space="preserve">Implemented (M3) - see Table 3</w:t>
              </w:r>
            </w:ins>
          </w:p>
        </w:tc>
        <w:tc>
          <w:tcPr>
            <w:tcW w:w="1871" w:type="dxa"/>
          </w:tcPr>
          <w:p w14:paraId="3975B12A" w14:textId="77777777" w:rsidR="00380CD2" w:rsidRDefault="00000000" w:rsidP="00660B2E">
            <w:del w:id="900144" w:author="Claude (AI draft)" w:date="2026-10-15T08:00:00Z">
              <w:r>
                <w:rPr>
                  <w:sz w:val="17"/>
                </w:rPr>
                <w:delText>Planned: 403 access tests</w:delText>
              </w:r>
            </w:del>
            <w:ins w:id="900145" w:author="Claude (AI draft)" w:date="2026-10-15T08:00:00Z">
              <w:r>
                <w:rPr>
                  <w:sz w:val="17"/>
                  <w:szCs w:val="17"/>
                </w:rPr>
                <w:t xml:space="preserve">See Table 3</w:t>
              </w:r>
            </w:ins>
          </w:p>
        </w:tc>
        <w:tc>
          <w:tcPr>
            <w:tcW w:w="1757" w:type="dxa"/>
          </w:tcPr>
          <w:p w14:paraId="731A5984" w14:textId="77777777" w:rsidR="00F944AF" w:rsidRDefault="00000000">
            <w:r>
              <w:rPr>
                <w:sz w:val="17"/>
              </w:rPr>
              <w:t>ARC-01, DEC-010, R-10</w:t>
            </w:r>
          </w:p>
        </w:tc>
      </w:tr>
      <w:tr w:rsidR="00660B2E" w14:paraId="00AB834F" w14:textId="77777777">
        <w:trPr>
          <w:cantSplit/>
        </w:trPr>
        <w:tc>
          <w:tcPr>
            <w:tcW w:w="794" w:type="dxa"/>
          </w:tcPr>
          <w:p w14:paraId="0F43EB85" w14:textId="77777777" w:rsidR="00380CD2" w:rsidRDefault="00000000" w:rsidP="00660B2E">
            <w:r>
              <w:rPr>
                <w:b/>
                <w:sz w:val="17"/>
              </w:rPr>
              <w:t>NFR-004</w:t>
            </w:r>
          </w:p>
        </w:tc>
        <w:tc>
          <w:tcPr>
            <w:tcW w:w="964" w:type="dxa"/>
          </w:tcPr>
          <w:p w14:paraId="3BAEFB53" w14:textId="77777777" w:rsidR="00380CD2" w:rsidRDefault="00000000" w:rsidP="00660B2E">
            <w:r>
              <w:rPr>
                <w:sz w:val="17"/>
              </w:rPr>
              <w:t>-</w:t>
            </w:r>
          </w:p>
        </w:tc>
        <w:tc>
          <w:tcPr>
            <w:tcW w:w="1474" w:type="dxa"/>
          </w:tcPr>
          <w:p w14:paraId="42EC66DC" w14:textId="77777777" w:rsidR="00F944AF" w:rsidRDefault="00000000">
            <w:r>
              <w:rPr>
                <w:sz w:val="17"/>
              </w:rPr>
              <w:t>Angular front end (User Interface Design)</w:t>
            </w:r>
          </w:p>
        </w:tc>
        <w:tc>
          <w:tcPr>
            <w:tcW w:w="2381" w:type="dxa"/>
          </w:tcPr>
          <w:p w14:paraId="0232D93F" w14:textId="77777777" w:rsidR="00380CD2" w:rsidRDefault="00000000" w:rsidP="00660B2E">
            <w:r>
              <w:rPr>
                <w:sz w:val="17"/>
              </w:rPr>
              <w:t>-</w:t>
            </w:r>
          </w:p>
        </w:tc>
        <w:tc>
          <w:tcPr>
            <w:tcW w:w="2438" w:type="dxa"/>
          </w:tcPr>
          <w:p w14:paraId="73C4F8C3" w14:textId="77777777" w:rsidR="00F944AF" w:rsidRDefault="00000000">
            <w:r>
              <w:rPr>
                <w:sz w:val="17"/>
              </w:rPr>
              <w:t>Wireframe 1: one short form, plain labels, inline validation messages (Figure 4).</w:t>
            </w:r>
          </w:p>
        </w:tc>
        <w:tc>
          <w:tcPr>
            <w:tcW w:w="1531" w:type="dxa"/>
          </w:tcPr>
          <w:p w14:paraId="6688377E" w14:textId="77777777" w:rsidR="00380CD2" w:rsidRDefault="00000000" w:rsidP="00660B2E">
            <w:r>
              <w:rPr>
                <w:sz w:val="17"/>
              </w:rPr>
              <w:t>Angular</w:t>
            </w:r>
          </w:p>
        </w:tc>
        <w:tc>
          <w:tcPr>
            <w:tcW w:w="1928" w:type="dxa"/>
          </w:tcPr>
          <w:p w14:paraId="12C5C7D9" w14:textId="77777777" w:rsidR="00380CD2" w:rsidRDefault="00000000" w:rsidP="00660B2E">
            <w:del w:id="900146" w:author="Claude (AI draft)" w:date="2026-10-15T08:00:00Z">
              <w:r>
                <w:rPr>
                  <w:sz w:val="17"/>
                </w:rPr>
                <w:delText>Not Yet Implemented</w:delText>
              </w:r>
            </w:del>
            <w:ins w:id="900147" w:author="Claude (AI draft)" w:date="2026-10-15T08:00:00Z">
              <w:r>
                <w:rPr>
                  <w:sz w:val="17"/>
                  <w:szCs w:val="17"/>
                </w:rPr>
                <w:t xml:space="preserve">Requester screens built (M3)</w:t>
              </w:r>
            </w:ins>
          </w:p>
        </w:tc>
        <w:tc>
          <w:tcPr>
            <w:tcW w:w="1871" w:type="dxa"/>
          </w:tcPr>
          <w:p w14:paraId="489098F6" w14:textId="77777777" w:rsidR="00380CD2" w:rsidRDefault="00000000" w:rsidP="00660B2E">
            <w:del w:id="900148" w:author="Claude (AI draft)" w:date="2026-10-15T08:00:00Z">
              <w:r>
                <w:rPr>
                  <w:sz w:val="17"/>
                </w:rPr>
                <w:delText>Planned: 3-user test</w:delText>
              </w:r>
            </w:del>
            <w:ins w:id="900149" w:author="Claude (AI draft)" w:date="2026-10-15T08:00:00Z">
              <w:r>
                <w:rPr>
                  <w:sz w:val="17"/>
                  <w:szCs w:val="17"/>
                </w:rPr>
                <w:t xml:space="preserve">Informal 3-user test not run yet</w:t>
              </w:r>
            </w:ins>
          </w:p>
        </w:tc>
        <w:tc>
          <w:tcPr>
            <w:tcW w:w="1757" w:type="dxa"/>
          </w:tcPr>
          <w:p w14:paraId="6E48F9FE" w14:textId="77777777" w:rsidR="00F944AF" w:rsidRDefault="00000000">
            <w:r>
              <w:rPr>
                <w:sz w:val="17"/>
              </w:rPr>
              <w:t>User Interface Design, DEC-009</w:t>
            </w:r>
          </w:p>
        </w:tc>
      </w:tr>
      <w:tr w:rsidR="00660B2E" w14:paraId="128E3532" w14:textId="77777777">
        <w:trPr>
          <w:cantSplit/>
        </w:trPr>
        <w:tc>
          <w:tcPr>
            <w:tcW w:w="794" w:type="dxa"/>
          </w:tcPr>
          <w:p w14:paraId="4ED90EE4" w14:textId="77777777" w:rsidR="00380CD2" w:rsidRDefault="00000000" w:rsidP="00660B2E">
            <w:r>
              <w:rPr>
                <w:b/>
                <w:sz w:val="17"/>
              </w:rPr>
              <w:lastRenderedPageBreak/>
              <w:t>NFR-005</w:t>
            </w:r>
          </w:p>
        </w:tc>
        <w:tc>
          <w:tcPr>
            <w:tcW w:w="964" w:type="dxa"/>
          </w:tcPr>
          <w:p w14:paraId="781D2C93" w14:textId="77777777" w:rsidR="00380CD2" w:rsidRDefault="00000000" w:rsidP="00660B2E">
            <w:r>
              <w:rPr>
                <w:sz w:val="17"/>
              </w:rPr>
              <w:t>ASR-007</w:t>
            </w:r>
          </w:p>
        </w:tc>
        <w:tc>
          <w:tcPr>
            <w:tcW w:w="1474" w:type="dxa"/>
          </w:tcPr>
          <w:p w14:paraId="1243F05A" w14:textId="77777777" w:rsidR="00380CD2" w:rsidRDefault="00000000" w:rsidP="00660B2E">
            <w:r>
              <w:rPr>
                <w:sz w:val="17"/>
              </w:rPr>
              <w:t>Deployment (ARC-03)</w:t>
            </w:r>
          </w:p>
        </w:tc>
        <w:tc>
          <w:tcPr>
            <w:tcW w:w="2381" w:type="dxa"/>
          </w:tcPr>
          <w:p w14:paraId="5368645E" w14:textId="77777777" w:rsidR="00380CD2" w:rsidRDefault="00000000" w:rsidP="00660B2E">
            <w:r>
              <w:rPr>
                <w:sz w:val="17"/>
              </w:rPr>
              <w:t xml:space="preserve">Supabase free plan: pauses after 1 week idle; manual pg_dump backups.</w:t>
            </w:r>
          </w:p>
        </w:tc>
        <w:tc>
          <w:tcPr>
            <w:tcW w:w="2438" w:type="dxa"/>
          </w:tcPr>
          <w:p w14:paraId="66DF4269" w14:textId="77777777" w:rsidR="00F944AF" w:rsidRDefault="00000000">
            <w:r>
              <w:rPr>
                <w:sz w:val="17"/>
              </w:rPr>
              <w:t>503 SERVICE_UNAVAILABLE when the database is unreachable (error model).</w:t>
            </w:r>
          </w:p>
        </w:tc>
        <w:tc>
          <w:tcPr>
            <w:tcW w:w="1531" w:type="dxa"/>
          </w:tcPr>
          <w:p w14:paraId="1E03B54D" w14:textId="77777777" w:rsidR="00380CD2" w:rsidRDefault="00000000" w:rsidP="00660B2E">
            <w:r>
              <w:rPr>
                <w:sz w:val="17"/>
              </w:rPr>
              <w:t>Supabase; app host deferred</w:t>
            </w:r>
          </w:p>
        </w:tc>
        <w:tc>
          <w:tcPr>
            <w:tcW w:w="1928" w:type="dxa"/>
          </w:tcPr>
          <w:p w14:paraId="0F4F07D1" w14:textId="77777777" w:rsidR="00380CD2" w:rsidRDefault="00000000" w:rsidP="00660B2E">
            <w:del w:id="900150" w:author="Claude (AI draft)" w:date="2026-10-15T08:00:00Z">
              <w:r>
                <w:rPr>
                  <w:sz w:val="17"/>
                </w:rPr>
                <w:delText>Not Yet Implemented</w:delText>
              </w:r>
            </w:del>
            <w:ins w:id="900151" w:author="Claude (AI draft)" w:date="2026-10-15T08:00:00Z">
              <w:r>
                <w:rPr>
                  <w:sz w:val="17"/>
                  <w:szCs w:val="17"/>
                </w:rPr>
                <w:t xml:space="preserve">Implemented (M3) - see Table 3</w:t>
              </w:r>
            </w:ins>
          </w:p>
        </w:tc>
        <w:tc>
          <w:tcPr>
            <w:tcW w:w="1871" w:type="dxa"/>
          </w:tcPr>
          <w:p w14:paraId="65EBA348" w14:textId="77777777" w:rsidR="00380CD2" w:rsidRDefault="00000000" w:rsidP="00660B2E">
            <w:del w:id="900152" w:author="Claude (AI draft)" w:date="2026-10-15T08:00:00Z">
              <w:r>
                <w:rPr>
                  <w:sz w:val="17"/>
                </w:rPr>
                <w:delText>Planned: health check before each demo</w:delText>
              </w:r>
            </w:del>
            <w:ins w:id="900153" w:author="Claude (AI draft)" w:date="2026-10-15T08:00:00Z">
              <w:r>
                <w:rPr>
                  <w:sz w:val="17"/>
                  <w:szCs w:val="17"/>
                </w:rPr>
                <w:t xml:space="preserve">See Table 3</w:t>
              </w:r>
            </w:ins>
          </w:p>
        </w:tc>
        <w:tc>
          <w:tcPr>
            <w:tcW w:w="1757" w:type="dxa"/>
          </w:tcPr>
          <w:p w14:paraId="1BE3F081" w14:textId="77777777" w:rsidR="00F944AF" w:rsidRDefault="00000000">
            <w:r>
              <w:rPr>
                <w:sz w:val="17"/>
              </w:rPr>
              <w:t>ARC-03, R-14, R-15</w:t>
            </w:r>
          </w:p>
        </w:tc>
      </w:tr>
      <w:tr w:rsidR="00660B2E" w14:paraId="68047813" w14:textId="77777777">
        <w:trPr>
          <w:cantSplit/>
        </w:trPr>
        <w:tc>
          <w:tcPr>
            <w:tcW w:w="794" w:type="dxa"/>
          </w:tcPr>
          <w:p w14:paraId="749B78B5" w14:textId="77777777" w:rsidR="00380CD2" w:rsidRDefault="00000000" w:rsidP="00660B2E">
            <w:r>
              <w:rPr>
                <w:b/>
                <w:sz w:val="17"/>
              </w:rPr>
              <w:t>NFR-006</w:t>
            </w:r>
          </w:p>
        </w:tc>
        <w:tc>
          <w:tcPr>
            <w:tcW w:w="964" w:type="dxa"/>
          </w:tcPr>
          <w:p w14:paraId="0B72A4C7" w14:textId="77777777" w:rsidR="00380CD2" w:rsidRDefault="00000000" w:rsidP="00660B2E">
            <w:r>
              <w:rPr>
                <w:sz w:val="17"/>
              </w:rPr>
              <w:t>ASR-003</w:t>
            </w:r>
          </w:p>
        </w:tc>
        <w:tc>
          <w:tcPr>
            <w:tcW w:w="1474" w:type="dxa"/>
          </w:tcPr>
          <w:p w14:paraId="482824DC" w14:textId="77777777" w:rsidR="00380CD2" w:rsidRDefault="00000000" w:rsidP="00660B2E">
            <w:r>
              <w:rPr>
                <w:sz w:val="17"/>
              </w:rPr>
              <w:t>Requests</w:t>
            </w:r>
          </w:p>
        </w:tc>
        <w:tc>
          <w:tcPr>
            <w:tcW w:w="2381" w:type="dxa"/>
          </w:tcPr>
          <w:p w14:paraId="471AD919" w14:textId="77777777" w:rsidR="00380CD2" w:rsidRDefault="00000000" w:rsidP="00660B2E">
            <w:r>
              <w:rPr>
                <w:sz w:val="17"/>
              </w:rPr>
              <w:t>AuditEntry actor (EmpId or ClientId, CHECK), FromStatus/ToStatus.</w:t>
            </w:r>
          </w:p>
        </w:tc>
        <w:tc>
          <w:tcPr>
            <w:tcW w:w="2438" w:type="dxa"/>
          </w:tcPr>
          <w:p w14:paraId="6C07715E" w14:textId="77777777" w:rsidR="00F944AF" w:rsidRDefault="00000000">
            <w:r>
              <w:rPr>
                <w:sz w:val="17"/>
              </w:rPr>
              <w:t>AuditListener (Observer through Spring application events) writes the audit entry inside the same transaction as the change (DEC-012).</w:t>
            </w:r>
          </w:p>
        </w:tc>
        <w:tc>
          <w:tcPr>
            <w:tcW w:w="1531" w:type="dxa"/>
          </w:tcPr>
          <w:p w14:paraId="74950274" w14:textId="77777777" w:rsidR="00F944AF" w:rsidRDefault="00000000">
            <w:r>
              <w:rPr>
                <w:sz w:val="17"/>
              </w:rPr>
              <w:t>Spring application events, JPA</w:t>
            </w:r>
          </w:p>
        </w:tc>
        <w:tc>
          <w:tcPr>
            <w:tcW w:w="1928" w:type="dxa"/>
          </w:tcPr>
          <w:p w14:paraId="138C1E25" w14:textId="77777777" w:rsidR="00380CD2" w:rsidRDefault="00000000" w:rsidP="00660B2E">
            <w:del w:id="900154" w:author="Claude (AI draft)" w:date="2026-10-15T08:00:00Z">
              <w:r>
                <w:rPr>
                  <w:sz w:val="17"/>
                </w:rPr>
                <w:delText>Not Yet Implemented</w:delText>
              </w:r>
            </w:del>
            <w:ins w:id="900155" w:author="Claude (AI draft)" w:date="2026-10-15T08:00:00Z">
              <w:r>
                <w:rPr>
                  <w:sz w:val="17"/>
                  <w:szCs w:val="17"/>
                </w:rPr>
                <w:t xml:space="preserve">Implemented (M3) - see Table 3</w:t>
              </w:r>
            </w:ins>
          </w:p>
        </w:tc>
        <w:tc>
          <w:tcPr>
            <w:tcW w:w="1871" w:type="dxa"/>
          </w:tcPr>
          <w:p w14:paraId="016D2A9E" w14:textId="77777777" w:rsidR="00380CD2" w:rsidRDefault="00000000" w:rsidP="00660B2E">
            <w:del w:id="900156" w:author="Claude (AI draft)" w:date="2026-10-15T08:00:00Z">
              <w:r>
                <w:rPr>
                  <w:sz w:val="17"/>
                </w:rPr>
                <w:delText>Planned: lifecycle rebuilt for a sample request</w:delText>
              </w:r>
            </w:del>
            <w:ins w:id="900157" w:author="Claude (AI draft)" w:date="2026-10-15T08:00:00Z">
              <w:r>
                <w:rPr>
                  <w:sz w:val="17"/>
                  <w:szCs w:val="17"/>
                </w:rPr>
                <w:t xml:space="preserve">See Table 3</w:t>
              </w:r>
            </w:ins>
          </w:p>
        </w:tc>
        <w:tc>
          <w:tcPr>
            <w:tcW w:w="1757" w:type="dxa"/>
          </w:tcPr>
          <w:p w14:paraId="54089337" w14:textId="77777777" w:rsidR="00F944AF" w:rsidRDefault="00000000">
            <w:r>
              <w:rPr>
                <w:sz w:val="17"/>
              </w:rPr>
              <w:t>DEC-006, DEC-007, DEC-012, R-18</w:t>
            </w:r>
          </w:p>
        </w:tc>
      </w:tr>
      <w:tr w:rsidR="00660B2E" w14:paraId="76963C89" w14:textId="77777777">
        <w:trPr>
          <w:cantSplit/>
        </w:trPr>
        <w:tc>
          <w:tcPr>
            <w:tcW w:w="794" w:type="dxa"/>
          </w:tcPr>
          <w:p w14:paraId="0E7F6711" w14:textId="77777777" w:rsidR="00380CD2" w:rsidRDefault="00000000" w:rsidP="00660B2E">
            <w:r>
              <w:rPr>
                <w:b/>
                <w:sz w:val="17"/>
              </w:rPr>
              <w:t>NFR-007</w:t>
            </w:r>
          </w:p>
        </w:tc>
        <w:tc>
          <w:tcPr>
            <w:tcW w:w="964" w:type="dxa"/>
          </w:tcPr>
          <w:p w14:paraId="48A1BBCF" w14:textId="77777777" w:rsidR="00380CD2" w:rsidRDefault="00000000" w:rsidP="00660B2E">
            <w:r>
              <w:rPr>
                <w:sz w:val="17"/>
              </w:rPr>
              <w:t>ASR-002, ASR-003</w:t>
            </w:r>
          </w:p>
        </w:tc>
        <w:tc>
          <w:tcPr>
            <w:tcW w:w="1474" w:type="dxa"/>
          </w:tcPr>
          <w:p w14:paraId="7FAEDCB8" w14:textId="77777777" w:rsidR="00380CD2" w:rsidRDefault="00000000" w:rsidP="00660B2E">
            <w:r>
              <w:rPr>
                <w:sz w:val="17"/>
              </w:rPr>
              <w:t>Requests</w:t>
            </w:r>
          </w:p>
        </w:tc>
        <w:tc>
          <w:tcPr>
            <w:tcW w:w="2381" w:type="dxa"/>
          </w:tcPr>
          <w:p w14:paraId="72568DF4" w14:textId="77777777" w:rsidR="00380CD2" w:rsidRDefault="00000000" w:rsidP="00660B2E">
            <w:r>
              <w:rPr>
                <w:sz w:val="17"/>
              </w:rPr>
              <w:t>CHECK constraint, audit trigger, Version.</w:t>
            </w:r>
          </w:p>
        </w:tc>
        <w:tc>
          <w:tcPr>
            <w:tcW w:w="2438" w:type="dxa"/>
          </w:tcPr>
          <w:p w14:paraId="7D90C771" w14:textId="77777777" w:rsidR="00F944AF" w:rsidRDefault="00000000">
            <w:r>
              <w:rPr>
                <w:sz w:val="17"/>
              </w:rPr>
              <w:t>All writes only through RequestService; transitions checked by TransitionPolicy (DEC-011).</w:t>
            </w:r>
          </w:p>
        </w:tc>
        <w:tc>
          <w:tcPr>
            <w:tcW w:w="1531" w:type="dxa"/>
          </w:tcPr>
          <w:p w14:paraId="3640395B" w14:textId="77777777" w:rsidR="00380CD2" w:rsidRDefault="00000000" w:rsidP="00660B2E">
            <w:r>
              <w:rPr>
                <w:sz w:val="17"/>
              </w:rPr>
              <w:t>JPA, PostgreSQL</w:t>
            </w:r>
          </w:p>
        </w:tc>
        <w:tc>
          <w:tcPr>
            <w:tcW w:w="1928" w:type="dxa"/>
          </w:tcPr>
          <w:p w14:paraId="58E522E9" w14:textId="77777777" w:rsidR="00380CD2" w:rsidRDefault="00000000" w:rsidP="00660B2E">
            <w:del w:id="900158" w:author="Claude (AI draft)" w:date="2026-10-15T08:00:00Z">
              <w:r>
                <w:rPr>
                  <w:sz w:val="17"/>
                </w:rPr>
                <w:delText>Not Yet Implemented</w:delText>
              </w:r>
            </w:del>
            <w:ins w:id="900159" w:author="Claude (AI draft)" w:date="2026-10-15T08:00:00Z">
              <w:r>
                <w:rPr>
                  <w:sz w:val="17"/>
                  <w:szCs w:val="17"/>
                </w:rPr>
                <w:t xml:space="preserve">Implemented (M3) - see Table 3</w:t>
              </w:r>
            </w:ins>
          </w:p>
        </w:tc>
        <w:tc>
          <w:tcPr>
            <w:tcW w:w="1871" w:type="dxa"/>
          </w:tcPr>
          <w:p w14:paraId="69793017" w14:textId="77777777" w:rsidR="00380CD2" w:rsidRDefault="00000000" w:rsidP="00660B2E">
            <w:del w:id="900160" w:author="Claude (AI draft)" w:date="2026-10-15T08:00:00Z">
              <w:r>
                <w:rPr>
                  <w:sz w:val="17"/>
                </w:rPr>
                <w:delText>Planned</w:delText>
              </w:r>
            </w:del>
            <w:ins w:id="900161" w:author="Claude (AI draft)" w:date="2026-10-15T08:00:00Z">
              <w:r>
                <w:rPr>
                  <w:sz w:val="17"/>
                  <w:szCs w:val="17"/>
                </w:rPr>
                <w:t xml:space="preserve">See Table 3</w:t>
              </w:r>
            </w:ins>
          </w:p>
        </w:tc>
        <w:tc>
          <w:tcPr>
            <w:tcW w:w="1757" w:type="dxa"/>
          </w:tcPr>
          <w:p w14:paraId="6936CE53" w14:textId="77777777" w:rsidR="00F944AF" w:rsidRDefault="00000000">
            <w:r>
              <w:rPr>
                <w:sz w:val="17"/>
              </w:rPr>
              <w:t>DEC-006, DEC-007, DEC-011, R-18</w:t>
            </w:r>
          </w:p>
        </w:tc>
      </w:tr>
      <w:tr w:rsidR="00660B2E" w14:paraId="52DD6573" w14:textId="77777777">
        <w:trPr>
          <w:cantSplit/>
        </w:trPr>
        <w:tc>
          <w:tcPr>
            <w:tcW w:w="794" w:type="dxa"/>
          </w:tcPr>
          <w:p w14:paraId="7C9D53AB" w14:textId="77777777" w:rsidR="00380CD2" w:rsidRDefault="00000000" w:rsidP="00660B2E">
            <w:r>
              <w:rPr>
                <w:b/>
                <w:sz w:val="17"/>
              </w:rPr>
              <w:t>NFR-008</w:t>
            </w:r>
          </w:p>
        </w:tc>
        <w:tc>
          <w:tcPr>
            <w:tcW w:w="964" w:type="dxa"/>
          </w:tcPr>
          <w:p w14:paraId="3A9FC9B9" w14:textId="77777777" w:rsidR="00380CD2" w:rsidRDefault="00000000" w:rsidP="00660B2E">
            <w:r>
              <w:rPr>
                <w:sz w:val="17"/>
              </w:rPr>
              <w:t>-</w:t>
            </w:r>
          </w:p>
        </w:tc>
        <w:tc>
          <w:tcPr>
            <w:tcW w:w="1474" w:type="dxa"/>
          </w:tcPr>
          <w:p w14:paraId="1F0A88C3" w14:textId="77777777" w:rsidR="00380CD2" w:rsidRDefault="00000000" w:rsidP="00660B2E">
            <w:r>
              <w:rPr>
                <w:sz w:val="17"/>
              </w:rPr>
              <w:t>All modules (packages per module)</w:t>
            </w:r>
          </w:p>
        </w:tc>
        <w:tc>
          <w:tcPr>
            <w:tcW w:w="2381" w:type="dxa"/>
          </w:tcPr>
          <w:p w14:paraId="722D7069" w14:textId="77777777" w:rsidR="00380CD2" w:rsidRDefault="00000000" w:rsidP="00660B2E">
            <w:r>
              <w:rPr>
                <w:sz w:val="17"/>
              </w:rPr>
              <w:t>-</w:t>
            </w:r>
          </w:p>
        </w:tc>
        <w:tc>
          <w:tcPr>
            <w:tcW w:w="2438" w:type="dxa"/>
          </w:tcPr>
          <w:p w14:paraId="543E6899" w14:textId="77777777" w:rsidR="00F944AF" w:rsidRDefault="00000000">
            <w:r>
              <w:rPr>
                <w:sz w:val="17"/>
              </w:rPr>
              <w:t>Modules call each other only through public services; CI build check on every PR (DEC-013).</w:t>
            </w:r>
          </w:p>
        </w:tc>
        <w:tc>
          <w:tcPr>
            <w:tcW w:w="1531" w:type="dxa"/>
          </w:tcPr>
          <w:p w14:paraId="793FAA8B" w14:textId="77777777" w:rsidR="00380CD2" w:rsidRDefault="00000000" w:rsidP="00660B2E">
            <w:r>
              <w:rPr>
                <w:sz w:val="17"/>
              </w:rPr>
              <w:t>Maven, README</w:t>
            </w:r>
          </w:p>
        </w:tc>
        <w:tc>
          <w:tcPr>
            <w:tcW w:w="1928" w:type="dxa"/>
          </w:tcPr>
          <w:p w14:paraId="1A7E8518" w14:textId="77777777" w:rsidR="00380CD2" w:rsidRDefault="00000000">
            <w:del w:id="900162" w:author="Claude (AI draft)" w:date="2026-10-15T08:00:00Z">
              <w:r>
                <w:rPr>
                  <w:sz w:val="17"/>
                </w:rPr>
                <w:delText>Repository structure (see Implementation Status); module packages planned</w:delText>
              </w:r>
            </w:del>
            <w:ins w:id="900163" w:author="Claude (AI draft)" w:date="2026-10-15T08:00:00Z">
              <w:r>
                <w:rPr>
                  <w:sz w:val="17"/>
                  <w:szCs w:val="17"/>
                </w:rPr>
                <w:t xml:space="preserve">Implemented (M3) - see Table 3</w:t>
              </w:r>
            </w:ins>
          </w:p>
        </w:tc>
        <w:tc>
          <w:tcPr>
            <w:tcW w:w="1871" w:type="dxa"/>
          </w:tcPr>
          <w:p w14:paraId="02C4A118" w14:textId="77777777" w:rsidR="00380CD2" w:rsidRDefault="00000000" w:rsidP="00660B2E">
            <w:del w:id="900164" w:author="Claude (AI draft)" w:date="2026-10-15T08:00:00Z">
              <w:r>
                <w:rPr>
                  <w:sz w:val="17"/>
                </w:rPr>
                <w:delText>Planned: PR review</w:delText>
              </w:r>
            </w:del>
            <w:ins w:id="900165" w:author="Claude (AI draft)" w:date="2026-10-15T08:00:00Z">
              <w:r>
                <w:rPr>
                  <w:sz w:val="17"/>
                  <w:szCs w:val="17"/>
                </w:rPr>
                <w:t xml:space="preserve">See Table 3</w:t>
              </w:r>
            </w:ins>
          </w:p>
        </w:tc>
        <w:tc>
          <w:tcPr>
            <w:tcW w:w="1757" w:type="dxa"/>
          </w:tcPr>
          <w:p w14:paraId="4C64D21C" w14:textId="77777777" w:rsidR="00F944AF" w:rsidRDefault="00000000">
            <w:r>
              <w:rPr>
                <w:sz w:val="17"/>
              </w:rPr>
              <w:t>ARC-02, DEC-013, R-16</w:t>
            </w:r>
          </w:p>
        </w:tc>
      </w:tr>
      <w:tr w:rsidR="00660B2E" w14:paraId="34C04049" w14:textId="77777777">
        <w:trPr>
          <w:cantSplit/>
        </w:trPr>
        <w:tc>
          <w:tcPr>
            <w:tcW w:w="794" w:type="dxa"/>
          </w:tcPr>
          <w:p w14:paraId="1289BF20" w14:textId="77777777" w:rsidR="00380CD2" w:rsidRDefault="00000000" w:rsidP="00660B2E">
            <w:r>
              <w:rPr>
                <w:b/>
                <w:sz w:val="17"/>
              </w:rPr>
              <w:t>NFR-009</w:t>
            </w:r>
          </w:p>
        </w:tc>
        <w:tc>
          <w:tcPr>
            <w:tcW w:w="964" w:type="dxa"/>
          </w:tcPr>
          <w:p w14:paraId="4975FA01" w14:textId="77777777" w:rsidR="00380CD2" w:rsidRDefault="00000000" w:rsidP="00660B2E">
            <w:r>
              <w:rPr>
                <w:sz w:val="17"/>
              </w:rPr>
              <w:t>ASR-004</w:t>
            </w:r>
          </w:p>
        </w:tc>
        <w:tc>
          <w:tcPr>
            <w:tcW w:w="1474" w:type="dxa"/>
          </w:tcPr>
          <w:p w14:paraId="4E04C7DD" w14:textId="77777777" w:rsidR="00380CD2" w:rsidRDefault="00000000" w:rsidP="00660B2E">
            <w:r>
              <w:rPr>
                <w:sz w:val="17"/>
              </w:rPr>
              <w:t>Requests, Reporting</w:t>
            </w:r>
          </w:p>
        </w:tc>
        <w:tc>
          <w:tcPr>
            <w:tcW w:w="2381" w:type="dxa"/>
          </w:tcPr>
          <w:p w14:paraId="28743869" w14:textId="77777777" w:rsidR="00380CD2" w:rsidRDefault="00000000" w:rsidP="00660B2E">
            <w:r>
              <w:rPr>
                <w:sz w:val="17"/>
              </w:rPr>
              <w:t>No hard-coded limits; Category table; size monitored vs 500 MB.</w:t>
            </w:r>
          </w:p>
        </w:tc>
        <w:tc>
          <w:tcPr>
            <w:tcW w:w="2438" w:type="dxa"/>
          </w:tcPr>
          <w:p w14:paraId="0DA4E6CB" w14:textId="77777777" w:rsidR="00F944AF" w:rsidRDefault="00000000">
            <w:r>
              <w:rPr>
                <w:sz w:val="17"/>
              </w:rPr>
              <w:t xml:space="preserve">Paging on all list endpoints (API conventions).</w:t>
            </w:r>
          </w:p>
        </w:tc>
        <w:tc>
          <w:tcPr>
            <w:tcW w:w="1531" w:type="dxa"/>
          </w:tcPr>
          <w:p w14:paraId="0A36BAA3" w14:textId="77777777" w:rsidR="00380CD2" w:rsidRDefault="00000000" w:rsidP="00660B2E">
            <w:r>
              <w:rPr>
                <w:sz w:val="17"/>
              </w:rPr>
              <w:t>PostgreSQL, Flyway</w:t>
            </w:r>
          </w:p>
        </w:tc>
        <w:tc>
          <w:tcPr>
            <w:tcW w:w="1928" w:type="dxa"/>
          </w:tcPr>
          <w:p w14:paraId="70A2BE3A" w14:textId="77777777" w:rsidR="00380CD2" w:rsidRDefault="00000000" w:rsidP="00660B2E">
            <w:del w:id="900166" w:author="Claude (AI draft)" w:date="2026-10-15T08:00:00Z">
              <w:r>
                <w:rPr>
                  <w:sz w:val="17"/>
                </w:rPr>
                <w:delText>Not Yet Implemented</w:delText>
              </w:r>
            </w:del>
            <w:ins w:id="900167" w:author="Claude (AI draft)" w:date="2026-10-15T08:00:00Z">
              <w:r>
                <w:rPr>
                  <w:sz w:val="17"/>
                  <w:szCs w:val="17"/>
                </w:rPr>
                <w:t xml:space="preserve">Implemented (M3) - see Table 3</w:t>
              </w:r>
            </w:ins>
          </w:p>
        </w:tc>
        <w:tc>
          <w:tcPr>
            <w:tcW w:w="1871" w:type="dxa"/>
          </w:tcPr>
          <w:p w14:paraId="2E68AE0F" w14:textId="77777777" w:rsidR="00380CD2" w:rsidRDefault="00000000" w:rsidP="00660B2E">
            <w:del w:id="900168" w:author="Claude (AI draft)" w:date="2026-10-15T08:00:00Z">
              <w:r>
                <w:rPr>
                  <w:sz w:val="17"/>
                </w:rPr>
                <w:delText>Confirmed at M2 architecture review</w:delText>
              </w:r>
            </w:del>
            <w:ins w:id="900169" w:author="Claude (AI draft)" w:date="2026-10-15T08:00:00Z">
              <w:r>
                <w:rPr>
                  <w:sz w:val="17"/>
                  <w:szCs w:val="17"/>
                </w:rPr>
                <w:t xml:space="preserve">See Table 3</w:t>
              </w:r>
            </w:ins>
          </w:p>
        </w:tc>
        <w:tc>
          <w:tcPr>
            <w:tcW w:w="1757" w:type="dxa"/>
          </w:tcPr>
          <w:p w14:paraId="00EA3A03" w14:textId="77777777" w:rsidR="00380CD2" w:rsidRDefault="00000000">
            <w:r>
              <w:rPr>
                <w:sz w:val="17"/>
              </w:rPr>
              <w:t>DEC-005, DEC-008, M2 Architecture Review</w:t>
            </w:r>
          </w:p>
        </w:tc>
      </w:tr>
    </w:tbl>
    <w:p>
      <w:pPr>
        <w:pStyle w:val="Heading2"/>
        <w:rPr>
          <w:ins w:id="900170" w:author="Claude (AI draft)" w:date="2026-10-15T08:00:00Z"/>
        </w:rPr>
      </w:pPr>
      <w:ins w:id="900171" w:author="Claude (AI draft)" w:date="2026-10-15T08:00:00Z">
        <w:r>
          <w:t xml:space="preserve">Table 3 - M3 implementation and verification (RTM v3.0)</w:t>
        </w:r>
      </w:ins>
    </w:p>
    <w:p>
      <w:pPr>
        <w:spacing w:after="120"/>
        <w:rPr>
          <w:ins w:id="900172" w:author="Claude (AI draft)" w:date="2026-10-15T08:00:00Z"/>
        </w:rPr>
      </w:pPr>
      <w:ins w:id="900173" w:author="Claude (AI draft)" w:date="2026-10-15T08:00:00Z">
        <w:r>
          <w:t xml:space="preserve">Each row continues the requirement in Tables 1 and 2. Test names are JUnit test methods or display names in civicconnect-backend/src/test, Angular specs in civicconnect-frontend/src, and Playwright tests in civicconnect-frontend/e2e (E2E-01 to E2E-03). Defects (D-xx) and technical debt (TD-xx) are in the Milestone 3 Evidence Index (Defects and Quality Interpretation).</w:t>
        </w:r>
      </w:ins>
    </w:p>
    <w:tbl>
      <w:tblPr>
        <w:tblW w:w="1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900"/>
        <w:gridCol w:w="2300"/>
        <w:gridCol w:w="2700"/>
        <w:gridCol w:w="3100"/>
        <w:gridCol w:w="2400"/>
        <w:gridCol w:w="1700"/>
        <w:gridCol w:w="1500"/>
      </w:tblGrid>
      <w:tr>
        <w:trPr>
          <w:cantSplit/>
          <w:tblHeader/>
          <w:ins w:id="900174" w:author="Claude (AI draft)" w:date="2026-10-15T08:00:00Z"/>
        </w:trPr>
        <w:tc>
          <w:tcPr>
            <w:tcW w:w="900" w:type="dxa"/>
            <w:shd w:val="clear" w:color="auto" w:fill="002060"/>
            <w:tcMar>
              <w:top w:w="40" w:type="dxa"/>
              <w:left w:w="90" w:type="dxa"/>
              <w:bottom w:w="40" w:type="dxa"/>
              <w:right w:w="90" w:type="dxa"/>
            </w:tcMar>
          </w:tcPr>
          <w:p>
            <w:pPr>
              <w:spacing w:after="40"/>
              <w:rPr>
                <w:ins w:id="900175" w:author="Claude (AI draft)" w:date="2026-10-15T08:00:00Z"/>
              </w:rPr>
            </w:pPr>
            <w:ins w:id="900176" w:author="Claude (AI draft)" w:date="2026-10-15T08:00:00Z">
              <w:r>
                <w:rPr>
                  <w:b/>
                  <w:bCs/>
                  <w:color w:val="FFFFFF"/>
                  <w:sz w:val="18"/>
                  <w:szCs w:val="18"/>
                </w:rPr>
                <w:t xml:space="preserve">Req ID</w:t>
              </w:r>
            </w:ins>
          </w:p>
        </w:tc>
        <w:tc>
          <w:tcPr>
            <w:tcW w:w="2300" w:type="dxa"/>
            <w:shd w:val="clear" w:color="auto" w:fill="002060"/>
            <w:tcMar>
              <w:top w:w="40" w:type="dxa"/>
              <w:left w:w="90" w:type="dxa"/>
              <w:bottom w:w="40" w:type="dxa"/>
              <w:right w:w="90" w:type="dxa"/>
            </w:tcMar>
          </w:tcPr>
          <w:p>
            <w:pPr>
              <w:spacing w:after="40"/>
              <w:rPr>
                <w:ins w:id="900177" w:author="Claude (AI draft)" w:date="2026-10-15T08:00:00Z"/>
              </w:rPr>
            </w:pPr>
            <w:ins w:id="900178" w:author="Claude (AI draft)" w:date="2026-10-15T08:00:00Z">
              <w:r>
                <w:rPr>
                  <w:b/>
                  <w:bCs/>
                  <w:color w:val="FFFFFF"/>
                  <w:sz w:val="18"/>
                  <w:szCs w:val="18"/>
                </w:rPr>
                <w:t xml:space="preserve">Acceptance criterion (short)</w:t>
              </w:r>
            </w:ins>
          </w:p>
        </w:tc>
        <w:tc>
          <w:tcPr>
            <w:tcW w:w="2700" w:type="dxa"/>
            <w:shd w:val="clear" w:color="auto" w:fill="002060"/>
            <w:tcMar>
              <w:top w:w="40" w:type="dxa"/>
              <w:left w:w="90" w:type="dxa"/>
              <w:bottom w:w="40" w:type="dxa"/>
              <w:right w:w="90" w:type="dxa"/>
            </w:tcMar>
          </w:tcPr>
          <w:p>
            <w:pPr>
              <w:spacing w:after="40"/>
              <w:rPr>
                <w:ins w:id="900179" w:author="Claude (AI draft)" w:date="2026-10-15T08:00:00Z"/>
              </w:rPr>
            </w:pPr>
            <w:ins w:id="900180" w:author="Claude (AI draft)" w:date="2026-10-15T08:00:00Z">
              <w:r>
                <w:rPr>
                  <w:b/>
                  <w:bCs/>
                  <w:color w:val="FFFFFF"/>
                  <w:sz w:val="18"/>
                  <w:szCs w:val="18"/>
                </w:rPr>
                <w:t xml:space="preserve">Implementation / component</w:t>
              </w:r>
            </w:ins>
          </w:p>
        </w:tc>
        <w:tc>
          <w:tcPr>
            <w:tcW w:w="3100" w:type="dxa"/>
            <w:shd w:val="clear" w:color="auto" w:fill="002060"/>
            <w:tcMar>
              <w:top w:w="40" w:type="dxa"/>
              <w:left w:w="90" w:type="dxa"/>
              <w:bottom w:w="40" w:type="dxa"/>
              <w:right w:w="90" w:type="dxa"/>
            </w:tcMar>
          </w:tcPr>
          <w:p>
            <w:pPr>
              <w:spacing w:after="40"/>
              <w:rPr>
                <w:ins w:id="900181" w:author="Claude (AI draft)" w:date="2026-10-15T08:00:00Z"/>
              </w:rPr>
            </w:pPr>
            <w:ins w:id="900182" w:author="Claude (AI draft)" w:date="2026-10-15T08:00:00Z">
              <w:r>
                <w:rPr>
                  <w:b/>
                  <w:bCs/>
                  <w:color w:val="FFFFFF"/>
                  <w:sz w:val="18"/>
                  <w:szCs w:val="18"/>
                </w:rPr>
                <w:t xml:space="preserve">Test case(s)</w:t>
              </w:r>
            </w:ins>
          </w:p>
        </w:tc>
        <w:tc>
          <w:tcPr>
            <w:tcW w:w="2400" w:type="dxa"/>
            <w:shd w:val="clear" w:color="auto" w:fill="002060"/>
            <w:tcMar>
              <w:top w:w="40" w:type="dxa"/>
              <w:left w:w="90" w:type="dxa"/>
              <w:bottom w:w="40" w:type="dxa"/>
              <w:right w:w="90" w:type="dxa"/>
            </w:tcMar>
          </w:tcPr>
          <w:p>
            <w:pPr>
              <w:spacing w:after="40"/>
              <w:rPr>
                <w:ins w:id="900183" w:author="Claude (AI draft)" w:date="2026-10-15T08:00:00Z"/>
              </w:rPr>
            </w:pPr>
            <w:ins w:id="900184" w:author="Claude (AI draft)" w:date="2026-10-15T08:00:00Z">
              <w:r>
                <w:rPr>
                  <w:b/>
                  <w:bCs/>
                  <w:color w:val="FFFFFF"/>
                  <w:sz w:val="18"/>
                  <w:szCs w:val="18"/>
                </w:rPr>
                <w:t xml:space="preserve">Expected result</w:t>
              </w:r>
            </w:ins>
          </w:p>
        </w:tc>
        <w:tc>
          <w:tcPr>
            <w:tcW w:w="1700" w:type="dxa"/>
            <w:shd w:val="clear" w:color="auto" w:fill="002060"/>
            <w:tcMar>
              <w:top w:w="40" w:type="dxa"/>
              <w:left w:w="90" w:type="dxa"/>
              <w:bottom w:w="40" w:type="dxa"/>
              <w:right w:w="90" w:type="dxa"/>
            </w:tcMar>
          </w:tcPr>
          <w:p>
            <w:pPr>
              <w:spacing w:after="40"/>
              <w:rPr>
                <w:ins w:id="900185" w:author="Claude (AI draft)" w:date="2026-10-15T08:00:00Z"/>
              </w:rPr>
            </w:pPr>
            <w:ins w:id="900186" w:author="Claude (AI draft)" w:date="2026-10-15T08:00:00Z">
              <w:r>
                <w:rPr>
                  <w:b/>
                  <w:bCs/>
                  <w:color w:val="FFFFFF"/>
                  <w:sz w:val="18"/>
                  <w:szCs w:val="18"/>
                </w:rPr>
                <w:t xml:space="preserve">Execution evidence</w:t>
              </w:r>
            </w:ins>
          </w:p>
        </w:tc>
        <w:tc>
          <w:tcPr>
            <w:tcW w:w="1500" w:type="dxa"/>
            <w:shd w:val="clear" w:color="auto" w:fill="002060"/>
            <w:tcMar>
              <w:top w:w="40" w:type="dxa"/>
              <w:left w:w="90" w:type="dxa"/>
              <w:bottom w:w="40" w:type="dxa"/>
              <w:right w:w="90" w:type="dxa"/>
            </w:tcMar>
          </w:tcPr>
          <w:p>
            <w:pPr>
              <w:spacing w:after="40"/>
              <w:rPr>
                <w:ins w:id="900187" w:author="Claude (AI draft)" w:date="2026-10-15T08:00:00Z"/>
              </w:rPr>
            </w:pPr>
            <w:ins w:id="900188" w:author="Claude (AI draft)" w:date="2026-10-15T08:00:00Z">
              <w:r>
                <w:rPr>
                  <w:b/>
                  <w:bCs/>
                  <w:color w:val="FFFFFF"/>
                  <w:sz w:val="18"/>
                  <w:szCs w:val="18"/>
                </w:rPr>
                <w:t xml:space="preserve">Status / defect</w:t>
              </w:r>
            </w:ins>
          </w:p>
        </w:tc>
      </w:tr>
      <w:tr>
        <w:trPr>
          <w:cantSplit/>
          <w:ins w:id="900189" w:author="Claude (AI draft)" w:date="2026-10-15T08:00:00Z"/>
        </w:trPr>
        <w:tc>
          <w:tcPr>
            <w:tcW w:w="900" w:type="dxa"/>
            <w:shd w:val="clear" w:color="auto" w:fill="DEEAF6"/>
            <w:tcMar>
              <w:top w:w="40" w:type="dxa"/>
              <w:left w:w="90" w:type="dxa"/>
              <w:bottom w:w="40" w:type="dxa"/>
              <w:right w:w="90" w:type="dxa"/>
            </w:tcMar>
          </w:tcPr>
          <w:p>
            <w:pPr>
              <w:spacing w:after="40"/>
              <w:rPr>
                <w:ins w:id="900190" w:author="Claude (AI draft)" w:date="2026-10-15T08:00:00Z"/>
              </w:rPr>
            </w:pPr>
            <w:ins w:id="900191" w:author="Claude (AI draft)" w:date="2026-10-15T08:00:00Z">
              <w:r>
                <w:rPr>
                  <w:sz w:val="18"/>
                  <w:szCs w:val="18"/>
                </w:rPr>
                <w:t xml:space="preserve">FR-001</w:t>
              </w:r>
            </w:ins>
          </w:p>
        </w:tc>
        <w:tc>
          <w:tcPr>
            <w:tcW w:w="2300" w:type="dxa"/>
            <w:tcMar>
              <w:top w:w="40" w:type="dxa"/>
              <w:left w:w="90" w:type="dxa"/>
              <w:bottom w:w="40" w:type="dxa"/>
              <w:right w:w="90" w:type="dxa"/>
            </w:tcMar>
          </w:tcPr>
          <w:p>
            <w:pPr>
              <w:spacing w:after="40"/>
              <w:rPr>
                <w:ins w:id="900192" w:author="Claude (AI draft)" w:date="2026-10-15T08:00:00Z"/>
              </w:rPr>
            </w:pPr>
            <w:ins w:id="900193" w:author="Claude (AI draft)" w:date="2026-10-15T08:00:00Z">
              <w:r>
                <w:rPr>
                  <w:sz w:val="18"/>
                  <w:szCs w:val="18"/>
                </w:rPr>
                <w:t xml:space="preserve">Request created with unique reference, status New and time; confirmed on screen</w:t>
              </w:r>
            </w:ins>
          </w:p>
        </w:tc>
        <w:tc>
          <w:tcPr>
            <w:tcW w:w="2700" w:type="dxa"/>
            <w:tcMar>
              <w:top w:w="40" w:type="dxa"/>
              <w:left w:w="90" w:type="dxa"/>
              <w:bottom w:w="40" w:type="dxa"/>
              <w:right w:w="90" w:type="dxa"/>
            </w:tcMar>
          </w:tcPr>
          <w:p>
            <w:pPr>
              <w:spacing w:after="40"/>
              <w:rPr>
                <w:ins w:id="900194" w:author="Claude (AI draft)" w:date="2026-10-15T08:00:00Z"/>
              </w:rPr>
            </w:pPr>
            <w:ins w:id="900195" w:author="Claude (AI draft)" w:date="2026-10-15T08:00:00Z">
              <w:r>
                <w:rPr>
                  <w:sz w:val="18"/>
                  <w:szCs w:val="18"/>
                </w:rPr>
                <w:t xml:space="preserve">RequestService.create; requester page</w:t>
              </w:r>
            </w:ins>
          </w:p>
        </w:tc>
        <w:tc>
          <w:tcPr>
            <w:tcW w:w="3100" w:type="dxa"/>
            <w:tcMar>
              <w:top w:w="40" w:type="dxa"/>
              <w:left w:w="90" w:type="dxa"/>
              <w:bottom w:w="40" w:type="dxa"/>
              <w:right w:w="90" w:type="dxa"/>
            </w:tcMar>
          </w:tcPr>
          <w:p>
            <w:pPr>
              <w:spacing w:after="40"/>
              <w:rPr>
                <w:ins w:id="900196" w:author="Claude (AI draft)" w:date="2026-10-15T08:00:00Z"/>
              </w:rPr>
            </w:pPr>
            <w:ins w:id="900197" w:author="Claude (AI draft)" w:date="2026-10-15T08:00:00Z">
              <w:r>
                <w:rPr>
                  <w:sz w:val="18"/>
                  <w:szCs w:val="18"/>
                </w:rPr>
                <w:t xml:space="preserve">RequestServiceTest (submit sets ref, requester, </w:t>
              </w:r>
              <w:r>
                <w:rPr>
                  <w:sz w:val="18"/>
                  <w:szCs w:val="18"/>
                </w:rPr>
                <w:t xml:space="preserve">status); fullLifecycleIsAudited; E2E-01</w:t>
              </w:r>
            </w:ins>
            <w:ins w:id="912304" w:author="Claude (AI draft)" w:date="2026-10-16T16:00:00Z">
              <w:r>
                <w:rPr>
                  <w:sz w:val="18"/>
                  <w:szCs w:val="18"/>
                </w:rPr>
                <w:t xml:space="preserve">; descriptionBoundaries; locationBoundaries</w:t>
              </w:r>
            </w:ins>
          </w:p>
        </w:tc>
        <w:tc>
          <w:tcPr>
            <w:tcW w:w="2400" w:type="dxa"/>
            <w:tcMar>
              <w:top w:w="40" w:type="dxa"/>
              <w:left w:w="90" w:type="dxa"/>
              <w:bottom w:w="40" w:type="dxa"/>
              <w:right w:w="90" w:type="dxa"/>
            </w:tcMar>
          </w:tcPr>
          <w:p>
            <w:pPr>
              <w:spacing w:after="40"/>
              <w:rPr>
                <w:ins w:id="900198" w:author="Claude (AI draft)" w:date="2026-10-15T08:00:00Z"/>
              </w:rPr>
            </w:pPr>
            <w:ins w:id="900199" w:author="Claude (AI draft)" w:date="2026-10-15T08:00:00Z">
              <w:r>
                <w:rPr>
                  <w:sz w:val="18"/>
                  <w:szCs w:val="18"/>
                </w:rPr>
                <w:t xml:space="preserve">Ref CC-yyyy-nnnnnn, status NEW, createdAt in UTC, confirmation shown</w:t>
              </w:r>
            </w:ins>
          </w:p>
        </w:tc>
        <w:tc>
          <w:tcPr>
            <w:tcW w:w="1700" w:type="dxa"/>
            <w:tcMar>
              <w:top w:w="40" w:type="dxa"/>
              <w:left w:w="90" w:type="dxa"/>
              <w:bottom w:w="40" w:type="dxa"/>
              <w:right w:w="90" w:type="dxa"/>
            </w:tcMar>
          </w:tcPr>
          <w:p>
            <w:pPr>
              <w:spacing w:after="40"/>
              <w:rPr>
                <w:ins w:id="900200" w:author="Claude (AI draft)" w:date="2026-10-15T08:00:00Z"/>
              </w:rPr>
            </w:pPr>
            <w:ins w:id="900201" w:author="Claude (AI draft)" w:date="2026-10-15T08:00:00Z">
              <w:r>
                <w:rPr>
                  <w:sz w:val="18"/>
                  <w:szCs w:val="18"/>
                </w:rPr>
                <w:t xml:space="preserve">CI Backend job (surefire + JaCoCo report); CI End-to-end job (Playwright report)</w:t>
              </w:r>
            </w:ins>
          </w:p>
        </w:tc>
        <w:tc>
          <w:tcPr>
            <w:tcW w:w="1500" w:type="dxa"/>
            <w:tcMar>
              <w:top w:w="40" w:type="dxa"/>
              <w:left w:w="90" w:type="dxa"/>
              <w:bottom w:w="40" w:type="dxa"/>
              <w:right w:w="90" w:type="dxa"/>
            </w:tcMar>
          </w:tcPr>
          <w:p>
            <w:pPr>
              <w:spacing w:after="40"/>
              <w:rPr>
                <w:ins w:id="900202" w:author="Claude (AI draft)" w:date="2026-10-15T08:00:00Z"/>
              </w:rPr>
            </w:pPr>
            <w:ins w:id="900203" w:author="Claude (AI draft)" w:date="2026-10-15T08:00:00Z">
              <w:r>
                <w:rPr>
                  <w:sz w:val="18"/>
                  <w:szCs w:val="18"/>
                </w:rPr>
                <w:t xml:space="preserve">Verified</w:t>
              </w:r>
            </w:ins>
          </w:p>
        </w:tc>
      </w:tr>
      <w:tr>
        <w:trPr>
          <w:cantSplit/>
          <w:ins w:id="900204" w:author="Claude (AI draft)" w:date="2026-10-15T08:00:00Z"/>
        </w:trPr>
        <w:tc>
          <w:tcPr>
            <w:tcW w:w="900" w:type="dxa"/>
            <w:shd w:val="clear" w:color="auto" w:fill="DEEAF6"/>
            <w:tcMar>
              <w:top w:w="40" w:type="dxa"/>
              <w:left w:w="90" w:type="dxa"/>
              <w:bottom w:w="40" w:type="dxa"/>
              <w:right w:w="90" w:type="dxa"/>
            </w:tcMar>
          </w:tcPr>
          <w:p>
            <w:pPr>
              <w:spacing w:after="40"/>
              <w:rPr>
                <w:ins w:id="900205" w:author="Claude (AI draft)" w:date="2026-10-15T08:00:00Z"/>
              </w:rPr>
            </w:pPr>
            <w:ins w:id="900206" w:author="Claude (AI draft)" w:date="2026-10-15T08:00:00Z">
              <w:r>
                <w:rPr>
                  <w:sz w:val="18"/>
                  <w:szCs w:val="18"/>
                </w:rPr>
                <w:t xml:space="preserve">FR-002</w:t>
              </w:r>
            </w:ins>
          </w:p>
        </w:tc>
        <w:tc>
          <w:tcPr>
            <w:tcW w:w="2300" w:type="dxa"/>
            <w:tcMar>
              <w:top w:w="40" w:type="dxa"/>
              <w:left w:w="90" w:type="dxa"/>
              <w:bottom w:w="40" w:type="dxa"/>
              <w:right w:w="90" w:type="dxa"/>
            </w:tcMar>
          </w:tcPr>
          <w:p>
            <w:pPr>
              <w:spacing w:after="40"/>
              <w:rPr>
                <w:ins w:id="900207" w:author="Claude (AI draft)" w:date="2026-10-15T08:00:00Z"/>
              </w:rPr>
            </w:pPr>
            <w:ins w:id="900208" w:author="Claude (AI draft)" w:date="2026-10-15T08:00:00Z">
              <w:r>
                <w:rPr>
                  <w:sz w:val="18"/>
                  <w:szCs w:val="18"/>
                </w:rPr>
                <w:t xml:space="preserve">Current status, last updated and staff-visible comments shown</w:t>
              </w:r>
            </w:ins>
          </w:p>
        </w:tc>
        <w:tc>
          <w:tcPr>
            <w:tcW w:w="2700" w:type="dxa"/>
            <w:tcMar>
              <w:top w:w="40" w:type="dxa"/>
              <w:left w:w="90" w:type="dxa"/>
              <w:bottom w:w="40" w:type="dxa"/>
              <w:right w:w="90" w:type="dxa"/>
            </w:tcMar>
          </w:tcPr>
          <w:p>
            <w:pPr>
              <w:spacing w:after="40"/>
              <w:rPr>
                <w:ins w:id="900209" w:author="Claude (AI draft)" w:date="2026-10-15T08:00:00Z"/>
              </w:rPr>
            </w:pPr>
            <w:ins w:id="900210" w:author="Claude (AI draft)" w:date="2026-10-15T08:00:00Z">
              <w:r>
                <w:rPr>
                  <w:sz w:val="18"/>
                  <w:szCs w:val="18"/>
                </w:rPr>
                <w:t xml:space="preserve">RequestService.get; CommentViews</w:t>
              </w:r>
            </w:ins>
          </w:p>
        </w:tc>
        <w:tc>
          <w:tcPr>
            <w:tcW w:w="3100" w:type="dxa"/>
            <w:tcMar>
              <w:top w:w="40" w:type="dxa"/>
              <w:left w:w="90" w:type="dxa"/>
              <w:bottom w:w="40" w:type="dxa"/>
              <w:right w:w="90" w:type="dxa"/>
            </w:tcMar>
          </w:tcPr>
          <w:p>
            <w:pPr>
              <w:spacing w:after="40"/>
              <w:rPr>
                <w:ins w:id="900211" w:author="Claude (AI draft)" w:date="2026-10-15T08:00:00Z"/>
              </w:rPr>
            </w:pPr>
            <w:ins w:id="900212" w:author="Claude (AI draft)" w:date="2026-10-15T08:00:00Z">
              <w:r>
                <w:rPr>
                  <w:sz w:val="18"/>
                  <w:szCs w:val="18"/>
                </w:rPr>
                <w:t xml:space="preserve">RequestServiceTest (requesters only receive visible comments); E2E-01</w:t>
              </w:r>
            </w:ins>
          </w:p>
        </w:tc>
        <w:tc>
          <w:tcPr>
            <w:tcW w:w="2400" w:type="dxa"/>
            <w:tcMar>
              <w:top w:w="40" w:type="dxa"/>
              <w:left w:w="90" w:type="dxa"/>
              <w:bottom w:w="40" w:type="dxa"/>
              <w:right w:w="90" w:type="dxa"/>
            </w:tcMar>
          </w:tcPr>
          <w:p>
            <w:pPr>
              <w:spacing w:after="40"/>
              <w:rPr>
                <w:ins w:id="900213" w:author="Claude (AI draft)" w:date="2026-10-15T08:00:00Z"/>
              </w:rPr>
            </w:pPr>
            <w:ins w:id="900214" w:author="Claude (AI draft)" w:date="2026-10-15T08:00:00Z">
              <w:r>
                <w:rPr>
                  <w:sz w:val="18"/>
                  <w:szCs w:val="18"/>
                </w:rPr>
                <w:t xml:space="preserve">Only comments marked visible; no staff names</w:t>
              </w:r>
            </w:ins>
          </w:p>
        </w:tc>
        <w:tc>
          <w:tcPr>
            <w:tcW w:w="1700" w:type="dxa"/>
            <w:tcMar>
              <w:top w:w="40" w:type="dxa"/>
              <w:left w:w="90" w:type="dxa"/>
              <w:bottom w:w="40" w:type="dxa"/>
              <w:right w:w="90" w:type="dxa"/>
            </w:tcMar>
          </w:tcPr>
          <w:p>
            <w:pPr>
              <w:spacing w:after="40"/>
              <w:rPr>
                <w:ins w:id="900215" w:author="Claude (AI draft)" w:date="2026-10-15T08:00:00Z"/>
              </w:rPr>
            </w:pPr>
            <w:ins w:id="900216" w:author="Claude (AI draft)" w:date="2026-10-15T08:00:00Z">
              <w:r>
                <w:rPr>
                  <w:sz w:val="18"/>
                  <w:szCs w:val="18"/>
                </w:rPr>
                <w:t xml:space="preserve">CI Backend job (surefire + JaCoCo report); CI End-to-end job (Playwright report)</w:t>
              </w:r>
            </w:ins>
          </w:p>
        </w:tc>
        <w:tc>
          <w:tcPr>
            <w:tcW w:w="1500" w:type="dxa"/>
            <w:tcMar>
              <w:top w:w="40" w:type="dxa"/>
              <w:left w:w="90" w:type="dxa"/>
              <w:bottom w:w="40" w:type="dxa"/>
              <w:right w:w="90" w:type="dxa"/>
            </w:tcMar>
          </w:tcPr>
          <w:p>
            <w:pPr>
              <w:spacing w:after="40"/>
              <w:rPr>
                <w:ins w:id="900217" w:author="Claude (AI draft)" w:date="2026-10-15T08:00:00Z"/>
              </w:rPr>
            </w:pPr>
            <w:ins w:id="900218" w:author="Claude (AI draft)" w:date="2026-10-15T08:00:00Z">
              <w:r>
                <w:rPr>
                  <w:sz w:val="18"/>
                  <w:szCs w:val="18"/>
                </w:rPr>
                <w:t xml:space="preserve">Verified</w:t>
              </w:r>
            </w:ins>
          </w:p>
        </w:tc>
      </w:tr>
      <w:tr>
        <w:trPr>
          <w:cantSplit/>
          <w:ins w:id="900219" w:author="Claude (AI draft)" w:date="2026-10-15T08:00:00Z"/>
        </w:trPr>
        <w:tc>
          <w:tcPr>
            <w:tcW w:w="900" w:type="dxa"/>
            <w:shd w:val="clear" w:color="auto" w:fill="DEEAF6"/>
            <w:tcMar>
              <w:top w:w="40" w:type="dxa"/>
              <w:left w:w="90" w:type="dxa"/>
              <w:bottom w:w="40" w:type="dxa"/>
              <w:right w:w="90" w:type="dxa"/>
            </w:tcMar>
          </w:tcPr>
          <w:p>
            <w:pPr>
              <w:spacing w:after="40"/>
              <w:rPr>
                <w:ins w:id="900220" w:author="Claude (AI draft)" w:date="2026-10-15T08:00:00Z"/>
              </w:rPr>
            </w:pPr>
            <w:ins w:id="900221" w:author="Claude (AI draft)" w:date="2026-10-15T08:00:00Z">
              <w:r>
                <w:rPr>
                  <w:sz w:val="18"/>
                  <w:szCs w:val="18"/>
                </w:rPr>
                <w:t xml:space="preserve">FR-003</w:t>
              </w:r>
            </w:ins>
          </w:p>
        </w:tc>
        <w:tc>
          <w:tcPr>
            <w:tcW w:w="2300" w:type="dxa"/>
            <w:tcMar>
              <w:top w:w="40" w:type="dxa"/>
              <w:left w:w="90" w:type="dxa"/>
              <w:bottom w:w="40" w:type="dxa"/>
              <w:right w:w="90" w:type="dxa"/>
            </w:tcMar>
          </w:tcPr>
          <w:p>
            <w:pPr>
              <w:spacing w:after="40"/>
              <w:rPr>
                <w:ins w:id="900222" w:author="Claude (AI draft)" w:date="2026-10-15T08:00:00Z"/>
              </w:rPr>
            </w:pPr>
            <w:ins w:id="900223" w:author="Claude (AI draft)" w:date="2026-10-15T08:00:00Z">
              <w:r>
                <w:rPr>
                  <w:sz w:val="18"/>
                  <w:szCs w:val="18"/>
                </w:rPr>
                <w:t xml:space="preserve">Only own requests, newest first</w:t>
              </w:r>
            </w:ins>
          </w:p>
        </w:tc>
        <w:tc>
          <w:tcPr>
            <w:tcW w:w="2700" w:type="dxa"/>
            <w:tcMar>
              <w:top w:w="40" w:type="dxa"/>
              <w:left w:w="90" w:type="dxa"/>
              <w:bottom w:w="40" w:type="dxa"/>
              <w:right w:w="90" w:type="dxa"/>
            </w:tcMar>
          </w:tcPr>
          <w:p>
            <w:pPr>
              <w:spacing w:after="40"/>
              <w:rPr>
                <w:ins w:id="900224" w:author="Claude (AI draft)" w:date="2026-10-15T08:00:00Z"/>
              </w:rPr>
            </w:pPr>
            <w:ins w:id="900225" w:author="Claude (AI draft)" w:date="2026-10-15T08:00:00Z">
              <w:r>
                <w:rPr>
                  <w:sz w:val="18"/>
                  <w:szCs w:val="18"/>
                </w:rPr>
                <w:t xml:space="preserve">RequestService.mine (paged); requester page with pager</w:t>
              </w:r>
            </w:ins>
          </w:p>
        </w:tc>
        <w:tc>
          <w:tcPr>
            <w:tcW w:w="3100" w:type="dxa"/>
            <w:tcMar>
              <w:top w:w="40" w:type="dxa"/>
              <w:left w:w="90" w:type="dxa"/>
              <w:bottom w:w="40" w:type="dxa"/>
              <w:right w:w="90" w:type="dxa"/>
            </w:tcMar>
          </w:tcPr>
          <w:p>
            <w:pPr>
              <w:spacing w:after="40"/>
              <w:rPr>
                <w:ins w:id="900226" w:author="Claude (AI draft)" w:date="2026-10-15T08:00:00Z"/>
              </w:rPr>
            </w:pPr>
            <w:ins w:id="900227" w:author="Claude (AI draft)" w:date="2026-10-15T08:00:00Z">
              <w:r>
                <w:rPr>
                  <w:sz w:val="18"/>
                  <w:szCs w:val="18"/>
                </w:rPr>
                <w:t xml:space="preserve">requesterSeesOnlyOwnRequests; mineHasNoHandler; E2E-02</w:t>
              </w:r>
            </w:ins>
          </w:p>
        </w:tc>
        <w:tc>
          <w:tcPr>
            <w:tcW w:w="2400" w:type="dxa"/>
            <w:tcMar>
              <w:top w:w="40" w:type="dxa"/>
              <w:left w:w="90" w:type="dxa"/>
              <w:bottom w:w="40" w:type="dxa"/>
              <w:right w:w="90" w:type="dxa"/>
            </w:tcMar>
          </w:tcPr>
          <w:p>
            <w:pPr>
              <w:spacing w:after="40"/>
              <w:rPr>
                <w:ins w:id="900228" w:author="Claude (AI draft)" w:date="2026-10-15T08:00:00Z"/>
              </w:rPr>
            </w:pPr>
            <w:ins w:id="900229" w:author="Claude (AI draft)" w:date="2026-10-15T08:00:00Z">
              <w:r>
                <w:rPr>
                  <w:sz w:val="18"/>
                  <w:szCs w:val="18"/>
                </w:rPr>
                <w:t xml:space="preserve">Another requester's request never listed or opened (404)</w:t>
              </w:r>
            </w:ins>
          </w:p>
        </w:tc>
        <w:tc>
          <w:tcPr>
            <w:tcW w:w="1700" w:type="dxa"/>
            <w:tcMar>
              <w:top w:w="40" w:type="dxa"/>
              <w:left w:w="90" w:type="dxa"/>
              <w:bottom w:w="40" w:type="dxa"/>
              <w:right w:w="90" w:type="dxa"/>
            </w:tcMar>
          </w:tcPr>
          <w:p>
            <w:pPr>
              <w:spacing w:after="40"/>
              <w:rPr>
                <w:ins w:id="900230" w:author="Claude (AI draft)" w:date="2026-10-15T08:00:00Z"/>
              </w:rPr>
            </w:pPr>
            <w:ins w:id="900231" w:author="Claude (AI draft)" w:date="2026-10-15T08:00:00Z">
              <w:r>
                <w:rPr>
                  <w:sz w:val="18"/>
                  <w:szCs w:val="18"/>
                </w:rPr>
                <w:t xml:space="preserve">CI Backend job (surefire + JaCoCo report); CI End-to-end job (Playwright report)</w:t>
              </w:r>
            </w:ins>
          </w:p>
        </w:tc>
        <w:tc>
          <w:tcPr>
            <w:tcW w:w="1500" w:type="dxa"/>
            <w:tcMar>
              <w:top w:w="40" w:type="dxa"/>
              <w:left w:w="90" w:type="dxa"/>
              <w:bottom w:w="40" w:type="dxa"/>
              <w:right w:w="90" w:type="dxa"/>
            </w:tcMar>
          </w:tcPr>
          <w:p>
            <w:pPr>
              <w:spacing w:after="40"/>
              <w:rPr>
                <w:ins w:id="900232" w:author="Claude (AI draft)" w:date="2026-10-15T08:00:00Z"/>
              </w:rPr>
            </w:pPr>
            <w:ins w:id="900233" w:author="Claude (AI draft)" w:date="2026-10-15T08:00:00Z">
              <w:r>
                <w:rPr>
                  <w:sz w:val="18"/>
                  <w:szCs w:val="18"/>
                </w:rPr>
                <w:t xml:space="preserve">Verified</w:t>
              </w:r>
            </w:ins>
          </w:p>
        </w:tc>
      </w:tr>
      <w:tr>
        <w:trPr>
          <w:cantSplit/>
          <w:ins w:id="900234" w:author="Claude (AI draft)" w:date="2026-10-15T08:00:00Z"/>
        </w:trPr>
        <w:tc>
          <w:tcPr>
            <w:tcW w:w="900" w:type="dxa"/>
            <w:shd w:val="clear" w:color="auto" w:fill="DEEAF6"/>
            <w:tcMar>
              <w:top w:w="40" w:type="dxa"/>
              <w:left w:w="90" w:type="dxa"/>
              <w:bottom w:w="40" w:type="dxa"/>
              <w:right w:w="90" w:type="dxa"/>
            </w:tcMar>
          </w:tcPr>
          <w:p>
            <w:pPr>
              <w:spacing w:after="40"/>
              <w:rPr>
                <w:ins w:id="900235" w:author="Claude (AI draft)" w:date="2026-10-15T08:00:00Z"/>
              </w:rPr>
            </w:pPr>
            <w:ins w:id="900236" w:author="Claude (AI draft)" w:date="2026-10-15T08:00:00Z">
              <w:r>
                <w:rPr>
                  <w:sz w:val="18"/>
                  <w:szCs w:val="18"/>
                </w:rPr>
                <w:t xml:space="preserve">FR-004</w:t>
              </w:r>
            </w:ins>
          </w:p>
        </w:tc>
        <w:tc>
          <w:tcPr>
            <w:tcW w:w="2300" w:type="dxa"/>
            <w:tcMar>
              <w:top w:w="40" w:type="dxa"/>
              <w:left w:w="90" w:type="dxa"/>
              <w:bottom w:w="40" w:type="dxa"/>
              <w:right w:w="90" w:type="dxa"/>
            </w:tcMar>
          </w:tcPr>
          <w:p>
            <w:pPr>
              <w:spacing w:after="40"/>
              <w:rPr>
                <w:ins w:id="900237" w:author="Claude (AI draft)" w:date="2026-10-15T08:00:00Z"/>
              </w:rPr>
            </w:pPr>
            <w:ins w:id="900238" w:author="Claude (AI draft)" w:date="2026-10-15T08:00:00Z">
              <w:r>
                <w:rPr>
                  <w:sz w:val="18"/>
                  <w:szCs w:val="18"/>
                </w:rPr>
                <w:t xml:space="preserve">Updated status and resolution note shown on the next view</w:t>
              </w:r>
            </w:ins>
          </w:p>
        </w:tc>
        <w:tc>
          <w:tcPr>
            <w:tcW w:w="2700" w:type="dxa"/>
            <w:tcMar>
              <w:top w:w="40" w:type="dxa"/>
              <w:left w:w="90" w:type="dxa"/>
              <w:bottom w:w="40" w:type="dxa"/>
              <w:right w:w="90" w:type="dxa"/>
            </w:tcMar>
          </w:tcPr>
          <w:p>
            <w:pPr>
              <w:spacing w:after="40"/>
              <w:rPr>
                <w:ins w:id="900239" w:author="Claude (AI draft)" w:date="2026-10-15T08:00:00Z"/>
              </w:rPr>
            </w:pPr>
            <w:ins w:id="900240" w:author="Claude (AI draft)" w:date="2026-10-15T08:00:00Z">
              <w:r>
                <w:rPr>
                  <w:sz w:val="18"/>
                  <w:szCs w:val="18"/>
                </w:rPr>
                <w:t xml:space="preserve">statusHistory from V5 request_status_history; requester updates list</w:t>
              </w:r>
            </w:ins>
          </w:p>
        </w:tc>
        <w:tc>
          <w:tcPr>
            <w:tcW w:w="3100" w:type="dxa"/>
            <w:tcMar>
              <w:top w:w="40" w:type="dxa"/>
              <w:left w:w="90" w:type="dxa"/>
              <w:bottom w:w="40" w:type="dxa"/>
              <w:right w:w="90" w:type="dxa"/>
            </w:tcMar>
          </w:tcPr>
          <w:p>
            <w:pPr>
              <w:spacing w:after="40"/>
              <w:rPr>
                <w:ins w:id="900241" w:author="Claude (AI draft)" w:date="2026-10-15T08:00:00Z"/>
              </w:rPr>
            </w:pPr>
            <w:ins w:id="900242" w:author="Claude (AI draft)" w:date="2026-10-15T08:00:00Z">
              <w:r>
                <w:rPr>
                  <w:sz w:val="18"/>
                  <w:szCs w:val="18"/>
                </w:rPr>
                <w:t xml:space="preserve">statusHistory; statusHistoryAndAllowedTransitions; request-api.service.spec; E2E-01</w:t>
              </w:r>
            </w:ins>
          </w:p>
        </w:tc>
        <w:tc>
          <w:tcPr>
            <w:tcW w:w="2400" w:type="dxa"/>
            <w:tcMar>
              <w:top w:w="40" w:type="dxa"/>
              <w:left w:w="90" w:type="dxa"/>
              <w:bottom w:w="40" w:type="dxa"/>
              <w:right w:w="90" w:type="dxa"/>
            </w:tcMar>
          </w:tcPr>
          <w:p>
            <w:pPr>
              <w:spacing w:after="40"/>
              <w:rPr>
                <w:ins w:id="900243" w:author="Claude (AI draft)" w:date="2026-10-15T08:00:00Z"/>
              </w:rPr>
            </w:pPr>
            <w:ins w:id="900244" w:author="Claude (AI draft)" w:date="2026-10-15T08:00:00Z">
              <w:r>
                <w:rPr>
                  <w:sz w:val="18"/>
                  <w:szCs w:val="18"/>
                </w:rPr>
                <w:t xml:space="preserve">Every status with its time, visible notes, newest first</w:t>
              </w:r>
            </w:ins>
          </w:p>
        </w:tc>
        <w:tc>
          <w:tcPr>
            <w:tcW w:w="1700" w:type="dxa"/>
            <w:tcMar>
              <w:top w:w="40" w:type="dxa"/>
              <w:left w:w="90" w:type="dxa"/>
              <w:bottom w:w="40" w:type="dxa"/>
              <w:right w:w="90" w:type="dxa"/>
            </w:tcMar>
          </w:tcPr>
          <w:p>
            <w:pPr>
              <w:spacing w:after="40"/>
              <w:rPr>
                <w:ins w:id="900245" w:author="Claude (AI draft)" w:date="2026-10-15T08:00:00Z"/>
              </w:rPr>
            </w:pPr>
            <w:ins w:id="900246" w:author="Claude (AI draft)" w:date="2026-10-15T08:00:00Z">
              <w:r>
                <w:rPr>
                  <w:sz w:val="18"/>
                  <w:szCs w:val="18"/>
                </w:rPr>
                <w:t xml:space="preserve">CI Backend job (surefire + JaCoCo report); Frontend job; CI End-to-end job (Playwright report)</w:t>
              </w:r>
            </w:ins>
          </w:p>
        </w:tc>
        <w:tc>
          <w:tcPr>
            <w:tcW w:w="1500" w:type="dxa"/>
            <w:tcMar>
              <w:top w:w="40" w:type="dxa"/>
              <w:left w:w="90" w:type="dxa"/>
              <w:bottom w:w="40" w:type="dxa"/>
              <w:right w:w="90" w:type="dxa"/>
            </w:tcMar>
          </w:tcPr>
          <w:p>
            <w:pPr>
              <w:spacing w:after="40"/>
              <w:rPr>
                <w:ins w:id="900247" w:author="Claude (AI draft)" w:date="2026-10-15T08:00:00Z"/>
              </w:rPr>
            </w:pPr>
            <w:ins w:id="900248" w:author="Claude (AI draft)" w:date="2026-10-15T08:00:00Z">
              <w:r>
                <w:rPr>
                  <w:sz w:val="18"/>
                  <w:szCs w:val="18"/>
                </w:rPr>
                <w:t xml:space="preserve">Verified (D-12 fixed)</w:t>
              </w:r>
            </w:ins>
          </w:p>
        </w:tc>
      </w:tr>
      <w:tr>
        <w:trPr>
          <w:cantSplit/>
          <w:ins w:id="900249" w:author="Claude (AI draft)" w:date="2026-10-15T08:00:00Z"/>
        </w:trPr>
        <w:tc>
          <w:tcPr>
            <w:tcW w:w="900" w:type="dxa"/>
            <w:shd w:val="clear" w:color="auto" w:fill="DEEAF6"/>
            <w:tcMar>
              <w:top w:w="40" w:type="dxa"/>
              <w:left w:w="90" w:type="dxa"/>
              <w:bottom w:w="40" w:type="dxa"/>
              <w:right w:w="90" w:type="dxa"/>
            </w:tcMar>
          </w:tcPr>
          <w:p>
            <w:pPr>
              <w:spacing w:after="40"/>
              <w:rPr>
                <w:ins w:id="900250" w:author="Claude (AI draft)" w:date="2026-10-15T08:00:00Z"/>
              </w:rPr>
            </w:pPr>
            <w:ins w:id="900251" w:author="Claude (AI draft)" w:date="2026-10-15T08:00:00Z">
              <w:r>
                <w:rPr>
                  <w:sz w:val="18"/>
                  <w:szCs w:val="18"/>
                </w:rPr>
                <w:t xml:space="preserve">FR-005</w:t>
              </w:r>
            </w:ins>
          </w:p>
        </w:tc>
        <w:tc>
          <w:tcPr>
            <w:tcW w:w="2300" w:type="dxa"/>
            <w:tcMar>
              <w:top w:w="40" w:type="dxa"/>
              <w:left w:w="90" w:type="dxa"/>
              <w:bottom w:w="40" w:type="dxa"/>
              <w:right w:w="90" w:type="dxa"/>
            </w:tcMar>
          </w:tcPr>
          <w:p>
            <w:pPr>
              <w:spacing w:after="40"/>
              <w:rPr>
                <w:ins w:id="900252" w:author="Claude (AI draft)" w:date="2026-10-15T08:00:00Z"/>
              </w:rPr>
            </w:pPr>
            <w:ins w:id="900253" w:author="Claude (AI draft)" w:date="2026-10-15T08:00:00Z">
              <w:r>
                <w:rPr>
                  <w:sz w:val="18"/>
                  <w:szCs w:val="18"/>
                </w:rPr>
                <w:t xml:space="preserve">Only requests in assigned categories; others not openable through the API</w:t>
              </w:r>
            </w:ins>
          </w:p>
        </w:tc>
        <w:tc>
          <w:tcPr>
            <w:tcW w:w="2700" w:type="dxa"/>
            <w:tcMar>
              <w:top w:w="40" w:type="dxa"/>
              <w:left w:w="90" w:type="dxa"/>
              <w:bottom w:w="40" w:type="dxa"/>
              <w:right w:w="90" w:type="dxa"/>
            </w:tcMar>
          </w:tcPr>
          <w:p>
            <w:pPr>
              <w:spacing w:after="40"/>
              <w:rPr>
                <w:ins w:id="900254" w:author="Claude (AI draft)" w:date="2026-10-15T08:00:00Z"/>
              </w:rPr>
            </w:pPr>
            <w:ins w:id="900255" w:author="Claude (AI draft)" w:date="2026-10-15T08:00:00Z">
              <w:r>
                <w:rPr>
                  <w:sz w:val="18"/>
                  <w:szCs w:val="18"/>
                </w:rPr>
                <w:t xml:space="preserve">RequestAccess.checkStaffScope; category scope in list</w:t>
              </w:r>
            </w:ins>
          </w:p>
        </w:tc>
        <w:tc>
          <w:tcPr>
            <w:tcW w:w="3100" w:type="dxa"/>
            <w:tcMar>
              <w:top w:w="40" w:type="dxa"/>
              <w:left w:w="90" w:type="dxa"/>
              <w:bottom w:w="40" w:type="dxa"/>
              <w:right w:w="90" w:type="dxa"/>
            </w:tcMar>
          </w:tcPr>
          <w:p>
            <w:pPr>
              <w:spacing w:after="40"/>
              <w:rPr>
                <w:ins w:id="900256" w:author="Claude (AI draft)" w:date="2026-10-15T08:00:00Z"/>
              </w:rPr>
            </w:pPr>
            <w:ins w:id="900257" w:author="Claude (AI draft)" w:date="2026-10-15T08:00:00Z">
              <w:r>
                <w:rPr>
                  <w:sz w:val="18"/>
                  <w:szCs w:val="18"/>
                </w:rPr>
                <w:t xml:space="preserve">staffListIsScoped; RequestServiceTest (outside categories); removingCategoryReleasesRequests</w:t>
              </w:r>
            </w:ins>
          </w:p>
        </w:tc>
        <w:tc>
          <w:tcPr>
            <w:tcW w:w="2400" w:type="dxa"/>
            <w:tcMar>
              <w:top w:w="40" w:type="dxa"/>
              <w:left w:w="90" w:type="dxa"/>
              <w:bottom w:w="40" w:type="dxa"/>
              <w:right w:w="90" w:type="dxa"/>
            </w:tcMar>
          </w:tcPr>
          <w:p>
            <w:pPr>
              <w:spacing w:after="40"/>
              <w:rPr>
                <w:ins w:id="900258" w:author="Claude (AI draft)" w:date="2026-10-15T08:00:00Z"/>
              </w:rPr>
            </w:pPr>
            <w:ins w:id="900259" w:author="Claude (AI draft)" w:date="2026-10-15T08:00:00Z">
              <w:r>
                <w:rPr>
                  <w:sz w:val="18"/>
                  <w:szCs w:val="18"/>
                </w:rPr>
                <w:t xml:space="preserve">403 outside scope; list limited to scope</w:t>
              </w:r>
            </w:ins>
          </w:p>
        </w:tc>
        <w:tc>
          <w:tcPr>
            <w:tcW w:w="1700" w:type="dxa"/>
            <w:tcMar>
              <w:top w:w="40" w:type="dxa"/>
              <w:left w:w="90" w:type="dxa"/>
              <w:bottom w:w="40" w:type="dxa"/>
              <w:right w:w="90" w:type="dxa"/>
            </w:tcMar>
          </w:tcPr>
          <w:p>
            <w:pPr>
              <w:spacing w:after="40"/>
              <w:rPr>
                <w:ins w:id="900260" w:author="Claude (AI draft)" w:date="2026-10-15T08:00:00Z"/>
              </w:rPr>
            </w:pPr>
            <w:ins w:id="900261" w:author="Claude (AI draft)" w:date="2026-10-15T08:00:00Z">
              <w:r>
                <w:rPr>
                  <w:sz w:val="18"/>
                  <w:szCs w:val="18"/>
                </w:rPr>
                <w:t xml:space="preserve">CI Backend job (surefire + JaCoCo report)</w:t>
              </w:r>
            </w:ins>
          </w:p>
        </w:tc>
        <w:tc>
          <w:tcPr>
            <w:tcW w:w="1500" w:type="dxa"/>
            <w:tcMar>
              <w:top w:w="40" w:type="dxa"/>
              <w:left w:w="90" w:type="dxa"/>
              <w:bottom w:w="40" w:type="dxa"/>
              <w:right w:w="90" w:type="dxa"/>
            </w:tcMar>
          </w:tcPr>
          <w:p>
            <w:pPr>
              <w:spacing w:after="40"/>
              <w:rPr>
                <w:ins w:id="900262" w:author="Claude (AI draft)" w:date="2026-10-15T08:00:00Z"/>
              </w:rPr>
            </w:pPr>
            <w:ins w:id="900263" w:author="Claude (AI draft)" w:date="2026-10-15T08:00:00Z">
              <w:r>
                <w:rPr>
                  <w:sz w:val="18"/>
                  <w:szCs w:val="18"/>
                </w:rPr>
                <w:t xml:space="preserve">Verified</w:t>
              </w:r>
            </w:ins>
          </w:p>
        </w:tc>
      </w:tr>
      <w:tr>
        <w:trPr>
          <w:cantSplit/>
          <w:ins w:id="900264" w:author="Claude (AI draft)" w:date="2026-10-15T08:00:00Z"/>
        </w:trPr>
        <w:tc>
          <w:tcPr>
            <w:tcW w:w="900" w:type="dxa"/>
            <w:shd w:val="clear" w:color="auto" w:fill="DEEAF6"/>
            <w:tcMar>
              <w:top w:w="40" w:type="dxa"/>
              <w:left w:w="90" w:type="dxa"/>
              <w:bottom w:w="40" w:type="dxa"/>
              <w:right w:w="90" w:type="dxa"/>
            </w:tcMar>
          </w:tcPr>
          <w:p>
            <w:pPr>
              <w:spacing w:after="40"/>
              <w:rPr>
                <w:ins w:id="900265" w:author="Claude (AI draft)" w:date="2026-10-15T08:00:00Z"/>
              </w:rPr>
            </w:pPr>
            <w:ins w:id="900266" w:author="Claude (AI draft)" w:date="2026-10-15T08:00:00Z">
              <w:r>
                <w:rPr>
                  <w:sz w:val="18"/>
                  <w:szCs w:val="18"/>
                </w:rPr>
                <w:t xml:space="preserve">FR-006</w:t>
              </w:r>
            </w:ins>
          </w:p>
        </w:tc>
        <w:tc>
          <w:tcPr>
            <w:tcW w:w="2300" w:type="dxa"/>
            <w:tcMar>
              <w:top w:w="40" w:type="dxa"/>
              <w:left w:w="90" w:type="dxa"/>
              <w:bottom w:w="40" w:type="dxa"/>
              <w:right w:w="90" w:type="dxa"/>
            </w:tcMar>
          </w:tcPr>
          <w:p>
            <w:pPr>
              <w:spacing w:after="40"/>
              <w:rPr>
                <w:ins w:id="900267" w:author="Claude (AI draft)" w:date="2026-10-15T08:00:00Z"/>
              </w:rPr>
            </w:pPr>
            <w:ins w:id="900268" w:author="Claude (AI draft)" w:date="2026-10-15T08:00:00Z">
              <w:r>
                <w:rPr>
                  <w:sz w:val="18"/>
                  <w:szCs w:val="18"/>
                </w:rPr>
                <w:t xml:space="preserve">Filter/sort result within 2 s</w:t>
              </w:r>
            </w:ins>
          </w:p>
        </w:tc>
        <w:tc>
          <w:tcPr>
            <w:tcW w:w="2700" w:type="dxa"/>
            <w:tcMar>
              <w:top w:w="40" w:type="dxa"/>
              <w:left w:w="90" w:type="dxa"/>
              <w:bottom w:w="40" w:type="dxa"/>
              <w:right w:w="90" w:type="dxa"/>
            </w:tcMar>
          </w:tcPr>
          <w:p>
            <w:pPr>
              <w:spacing w:after="40"/>
              <w:rPr>
                <w:ins w:id="900269" w:author="Claude (AI draft)" w:date="2026-10-15T08:00:00Z"/>
              </w:rPr>
            </w:pPr>
            <w:ins w:id="900270" w:author="Claude (AI draft)" w:date="2026-10-15T08:00:00Z">
              <w:r>
                <w:rPr>
                  <w:sz w:val="18"/>
                  <w:szCs w:val="18"/>
                </w:rPr>
                <w:t xml:space="preserve">RequestSpecs (filters, priority order); queue page</w:t>
              </w:r>
            </w:ins>
          </w:p>
        </w:tc>
        <w:tc>
          <w:tcPr>
            <w:tcW w:w="3100" w:type="dxa"/>
            <w:tcMar>
              <w:top w:w="40" w:type="dxa"/>
              <w:left w:w="90" w:type="dxa"/>
              <w:bottom w:w="40" w:type="dxa"/>
              <w:right w:w="90" w:type="dxa"/>
            </w:tcMar>
          </w:tcPr>
          <w:p>
            <w:pPr>
              <w:spacing w:after="40"/>
              <w:rPr>
                <w:ins w:id="900271" w:author="Claude (AI draft)" w:date="2026-10-15T08:00:00Z"/>
              </w:rPr>
            </w:pPr>
            <w:ins w:id="900272" w:author="Claude (AI draft)" w:date="2026-10-15T08:00:00Z">
              <w:r>
                <w:rPr>
                  <w:sz w:val="18"/>
                  <w:szCs w:val="18"/>
                </w:rPr>
                <w:t xml:space="preserve">managerListAppliesFiltersAndNames; prioritySortOrder; openAndUnassignedFilters; k6 pilot run</w:t>
              </w:r>
            </w:ins>
          </w:p>
        </w:tc>
        <w:tc>
          <w:tcPr>
            <w:tcW w:w="2400" w:type="dxa"/>
            <w:tcMar>
              <w:top w:w="40" w:type="dxa"/>
              <w:left w:w="90" w:type="dxa"/>
              <w:bottom w:w="40" w:type="dxa"/>
              <w:right w:w="90" w:type="dxa"/>
            </w:tcMar>
          </w:tcPr>
          <w:p>
            <w:pPr>
              <w:spacing w:after="40"/>
              <w:rPr>
                <w:ins w:id="900273" w:author="Claude (AI draft)" w:date="2026-10-15T08:00:00Z"/>
              </w:rPr>
            </w:pPr>
            <w:ins w:id="900274" w:author="Claude (AI draft)" w:date="2026-10-15T08:00:00Z">
              <w:r>
                <w:rPr>
                  <w:sz w:val="18"/>
                  <w:szCs w:val="18"/>
                </w:rPr>
                <w:t xml:space="preserve">Correct rows and order; p95 under 2 s at 20 users</w:t>
              </w:r>
            </w:ins>
          </w:p>
        </w:tc>
        <w:tc>
          <w:tcPr>
            <w:tcW w:w="1700" w:type="dxa"/>
            <w:tcMar>
              <w:top w:w="40" w:type="dxa"/>
              <w:left w:w="90" w:type="dxa"/>
              <w:bottom w:w="40" w:type="dxa"/>
              <w:right w:w="90" w:type="dxa"/>
            </w:tcMar>
          </w:tcPr>
          <w:p>
            <w:pPr>
              <w:spacing w:after="40"/>
              <w:rPr>
                <w:ins w:id="900275" w:author="Claude (AI draft)" w:date="2026-10-15T08:00:00Z"/>
              </w:rPr>
            </w:pPr>
            <w:ins w:id="900276" w:author="Claude (AI draft)" w:date="2026-10-15T08:00:00Z">
              <w:r>
                <w:rPr>
                  <w:sz w:val="18"/>
                  <w:szCs w:val="18"/>
                </w:rPr>
                <w:t xml:space="preserve">CI Backend job (surefire + JaCoCo report); perf/README.md</w:t>
              </w:r>
            </w:ins>
          </w:p>
        </w:tc>
        <w:tc>
          <w:tcPr>
            <w:tcW w:w="1500" w:type="dxa"/>
            <w:tcMar>
              <w:top w:w="40" w:type="dxa"/>
              <w:left w:w="90" w:type="dxa"/>
              <w:bottom w:w="40" w:type="dxa"/>
              <w:right w:w="90" w:type="dxa"/>
            </w:tcMar>
          </w:tcPr>
          <w:p>
            <w:pPr>
              <w:spacing w:after="40"/>
              <w:rPr>
                <w:ins w:id="900277" w:author="Claude (AI draft)" w:date="2026-10-15T08:00:00Z"/>
              </w:rPr>
            </w:pPr>
            <w:ins w:id="900278" w:author="Claude (AI draft)" w:date="2026-10-15T08:00:00Z">
              <w:r>
                <w:rPr>
                  <w:sz w:val="18"/>
                  <w:szCs w:val="18"/>
                </w:rPr>
                <w:t xml:space="preserve">Verified for filter/sort (D-07 fixed); search open (TD-04)</w:t>
              </w:r>
            </w:ins>
          </w:p>
        </w:tc>
      </w:tr>
      <w:tr>
        <w:trPr>
          <w:cantSplit/>
          <w:ins w:id="900279" w:author="Claude (AI draft)" w:date="2026-10-15T08:00:00Z"/>
        </w:trPr>
        <w:tc>
          <w:tcPr>
            <w:tcW w:w="900" w:type="dxa"/>
            <w:shd w:val="clear" w:color="auto" w:fill="DEEAF6"/>
            <w:tcMar>
              <w:top w:w="40" w:type="dxa"/>
              <w:left w:w="90" w:type="dxa"/>
              <w:bottom w:w="40" w:type="dxa"/>
              <w:right w:w="90" w:type="dxa"/>
            </w:tcMar>
          </w:tcPr>
          <w:p>
            <w:pPr>
              <w:spacing w:after="40"/>
              <w:rPr>
                <w:ins w:id="900280" w:author="Claude (AI draft)" w:date="2026-10-15T08:00:00Z"/>
              </w:rPr>
            </w:pPr>
            <w:ins w:id="900281" w:author="Claude (AI draft)" w:date="2026-10-15T08:00:00Z">
              <w:r>
                <w:rPr>
                  <w:sz w:val="18"/>
                  <w:szCs w:val="18"/>
                </w:rPr>
                <w:t xml:space="preserve">FR-007</w:t>
              </w:r>
            </w:ins>
          </w:p>
        </w:tc>
        <w:tc>
          <w:tcPr>
            <w:tcW w:w="2300" w:type="dxa"/>
            <w:tcMar>
              <w:top w:w="40" w:type="dxa"/>
              <w:left w:w="90" w:type="dxa"/>
              <w:bottom w:w="40" w:type="dxa"/>
              <w:right w:w="90" w:type="dxa"/>
            </w:tcMar>
          </w:tcPr>
          <w:p>
            <w:pPr>
              <w:spacing w:after="40"/>
              <w:rPr>
                <w:ins w:id="900282" w:author="Claude (AI draft)" w:date="2026-10-15T08:00:00Z"/>
              </w:rPr>
            </w:pPr>
            <w:ins w:id="900283" w:author="Claude (AI draft)" w:date="2026-10-15T08:00:00Z">
              <w:r>
                <w:rPr>
                  <w:sz w:val="18"/>
                  <w:szCs w:val="18"/>
                </w:rPr>
                <w:t xml:space="preserve">All fields and a log of prior actions shown</w:t>
              </w:r>
            </w:ins>
          </w:p>
        </w:tc>
        <w:tc>
          <w:tcPr>
            <w:tcW w:w="2700" w:type="dxa"/>
            <w:tcMar>
              <w:top w:w="40" w:type="dxa"/>
              <w:left w:w="90" w:type="dxa"/>
              <w:bottom w:w="40" w:type="dxa"/>
              <w:right w:w="90" w:type="dxa"/>
            </w:tcMar>
          </w:tcPr>
          <w:p>
            <w:pPr>
              <w:spacing w:after="40"/>
              <w:rPr>
                <w:ins w:id="900284" w:author="Claude (AI draft)" w:date="2026-10-15T08:00:00Z"/>
              </w:rPr>
            </w:pPr>
            <w:ins w:id="900285" w:author="Claude (AI draft)" w:date="2026-10-15T08:00:00Z">
              <w:r>
                <w:rPr>
                  <w:sz w:val="18"/>
                  <w:szCs w:val="18"/>
                </w:rPr>
                <w:t xml:space="preserve">AuditService.forRequest (from the audit trigger)</w:t>
              </w:r>
            </w:ins>
          </w:p>
        </w:tc>
        <w:tc>
          <w:tcPr>
            <w:tcW w:w="3100" w:type="dxa"/>
            <w:tcMar>
              <w:top w:w="40" w:type="dxa"/>
              <w:left w:w="90" w:type="dxa"/>
              <w:bottom w:w="40" w:type="dxa"/>
              <w:right w:w="90" w:type="dxa"/>
            </w:tcMar>
          </w:tcPr>
          <w:p>
            <w:pPr>
              <w:spacing w:after="40"/>
              <w:rPr>
                <w:ins w:id="900286" w:author="Claude (AI draft)" w:date="2026-10-15T08:00:00Z"/>
              </w:rPr>
            </w:pPr>
            <w:ins w:id="900287" w:author="Claude (AI draft)" w:date="2026-10-15T08:00:00Z">
              <w:r>
                <w:rPr>
                  <w:sz w:val="18"/>
                  <w:szCs w:val="18"/>
                </w:rPr>
                <w:t xml:space="preserve">priorityAndHistory; fullLifecycleIsAudited; E2E-01</w:t>
              </w:r>
            </w:ins>
          </w:p>
        </w:tc>
        <w:tc>
          <w:tcPr>
            <w:tcW w:w="2400" w:type="dxa"/>
            <w:tcMar>
              <w:top w:w="40" w:type="dxa"/>
              <w:left w:w="90" w:type="dxa"/>
              <w:bottom w:w="40" w:type="dxa"/>
              <w:right w:w="90" w:type="dxa"/>
            </w:tcMar>
          </w:tcPr>
          <w:p>
            <w:pPr>
              <w:spacing w:after="40"/>
              <w:rPr>
                <w:ins w:id="900288" w:author="Claude (AI draft)" w:date="2026-10-15T08:00:00Z"/>
              </w:rPr>
            </w:pPr>
            <w:ins w:id="900289" w:author="Claude (AI draft)" w:date="2026-10-15T08:00:00Z">
              <w:r>
                <w:rPr>
                  <w:sz w:val="18"/>
                  <w:szCs w:val="18"/>
                </w:rPr>
                <w:t xml:space="preserve">Actor, time and before/after status for every step</w:t>
              </w:r>
            </w:ins>
          </w:p>
        </w:tc>
        <w:tc>
          <w:tcPr>
            <w:tcW w:w="1700" w:type="dxa"/>
            <w:tcMar>
              <w:top w:w="40" w:type="dxa"/>
              <w:left w:w="90" w:type="dxa"/>
              <w:bottom w:w="40" w:type="dxa"/>
              <w:right w:w="90" w:type="dxa"/>
            </w:tcMar>
          </w:tcPr>
          <w:p>
            <w:pPr>
              <w:spacing w:after="40"/>
              <w:rPr>
                <w:ins w:id="900290" w:author="Claude (AI draft)" w:date="2026-10-15T08:00:00Z"/>
              </w:rPr>
            </w:pPr>
            <w:ins w:id="900291" w:author="Claude (AI draft)" w:date="2026-10-15T08:00:00Z">
              <w:r>
                <w:rPr>
                  <w:sz w:val="18"/>
                  <w:szCs w:val="18"/>
                </w:rPr>
                <w:t xml:space="preserve">CI Backend job (surefire + JaCoCo report); CI End-to-end job (Playwright report)</w:t>
              </w:r>
            </w:ins>
          </w:p>
        </w:tc>
        <w:tc>
          <w:tcPr>
            <w:tcW w:w="1500" w:type="dxa"/>
            <w:tcMar>
              <w:top w:w="40" w:type="dxa"/>
              <w:left w:w="90" w:type="dxa"/>
              <w:bottom w:w="40" w:type="dxa"/>
              <w:right w:w="90" w:type="dxa"/>
            </w:tcMar>
          </w:tcPr>
          <w:p>
            <w:pPr>
              <w:spacing w:after="40"/>
              <w:rPr>
                <w:ins w:id="900292" w:author="Claude (AI draft)" w:date="2026-10-15T08:00:00Z"/>
              </w:rPr>
            </w:pPr>
            <w:ins w:id="900293" w:author="Claude (AI draft)" w:date="2026-10-15T08:00:00Z">
              <w:r>
                <w:rPr>
                  <w:sz w:val="18"/>
                  <w:szCs w:val="18"/>
                </w:rPr>
                <w:t xml:space="preserve">Verified</w:t>
              </w:r>
            </w:ins>
          </w:p>
        </w:tc>
      </w:tr>
      <w:tr>
        <w:trPr>
          <w:cantSplit/>
          <w:ins w:id="900294" w:author="Claude (AI draft)" w:date="2026-10-15T08:00:00Z"/>
        </w:trPr>
        <w:tc>
          <w:tcPr>
            <w:tcW w:w="900" w:type="dxa"/>
            <w:shd w:val="clear" w:color="auto" w:fill="DEEAF6"/>
            <w:tcMar>
              <w:top w:w="40" w:type="dxa"/>
              <w:left w:w="90" w:type="dxa"/>
              <w:bottom w:w="40" w:type="dxa"/>
              <w:right w:w="90" w:type="dxa"/>
            </w:tcMar>
          </w:tcPr>
          <w:p>
            <w:pPr>
              <w:spacing w:after="40"/>
              <w:rPr>
                <w:ins w:id="900295" w:author="Claude (AI draft)" w:date="2026-10-15T08:00:00Z"/>
              </w:rPr>
            </w:pPr>
            <w:ins w:id="900296" w:author="Claude (AI draft)" w:date="2026-10-15T08:00:00Z">
              <w:r>
                <w:rPr>
                  <w:sz w:val="18"/>
                  <w:szCs w:val="18"/>
                </w:rPr>
                <w:t xml:space="preserve">FR-008</w:t>
              </w:r>
            </w:ins>
          </w:p>
        </w:tc>
        <w:tc>
          <w:tcPr>
            <w:tcW w:w="2300" w:type="dxa"/>
            <w:tcMar>
              <w:top w:w="40" w:type="dxa"/>
              <w:left w:w="90" w:type="dxa"/>
              <w:bottom w:w="40" w:type="dxa"/>
              <w:right w:w="90" w:type="dxa"/>
            </w:tcMar>
          </w:tcPr>
          <w:p>
            <w:pPr>
              <w:spacing w:after="40"/>
              <w:rPr>
                <w:ins w:id="900297" w:author="Claude (AI draft)" w:date="2026-10-15T08:00:00Z"/>
              </w:rPr>
            </w:pPr>
            <w:ins w:id="900298" w:author="Claude (AI draft)" w:date="2026-10-15T08:00:00Z">
              <w:r>
                <w:rPr>
                  <w:sz w:val="18"/>
                  <w:szCs w:val="18"/>
                </w:rPr>
                <w:t xml:space="preserve">Assigned with time; two simultaneous accepts: one succeeds, the other is told</w:t>
              </w:r>
            </w:ins>
          </w:p>
        </w:tc>
        <w:tc>
          <w:tcPr>
            <w:tcW w:w="2700" w:type="dxa"/>
            <w:tcMar>
              <w:top w:w="40" w:type="dxa"/>
              <w:left w:w="90" w:type="dxa"/>
              <w:bottom w:w="40" w:type="dxa"/>
              <w:right w:w="90" w:type="dxa"/>
            </w:tcMar>
          </w:tcPr>
          <w:p>
            <w:pPr>
              <w:spacing w:after="40"/>
              <w:rPr>
                <w:ins w:id="900299" w:author="Claude (AI draft)" w:date="2026-10-15T08:00:00Z"/>
              </w:rPr>
            </w:pPr>
            <w:ins w:id="900300" w:author="Claude (AI draft)" w:date="2026-10-15T08:00:00Z">
              <w:r>
                <w:rPr>
                  <w:sz w:val="18"/>
                  <w:szCs w:val="18"/>
                </w:rPr>
                <w:t xml:space="preserve">RequestService.assign; row lock; partial unique index</w:t>
              </w:r>
            </w:ins>
          </w:p>
        </w:tc>
        <w:tc>
          <w:tcPr>
            <w:tcW w:w="3100" w:type="dxa"/>
            <w:tcMar>
              <w:top w:w="40" w:type="dxa"/>
              <w:left w:w="90" w:type="dxa"/>
              <w:bottom w:w="40" w:type="dxa"/>
              <w:right w:w="90" w:type="dxa"/>
            </w:tcMar>
          </w:tcPr>
          <w:p>
            <w:pPr>
              <w:spacing w:after="40"/>
              <w:rPr>
                <w:ins w:id="900301" w:author="Claude (AI draft)" w:date="2026-10-15T08:00:00Z"/>
              </w:rPr>
            </w:pPr>
            <w:ins w:id="900302" w:author="Claude (AI draft)" w:date="2026-10-15T08:00:00Z">
              <w:r>
                <w:rPr>
                  <w:sz w:val="18"/>
                  <w:szCs w:val="18"/>
                </w:rPr>
                <w:t xml:space="preserve">databaseAllowsOneActiveHandler; RequestServiceTest (already assigned, lost race); E2E-01</w:t>
              </w:r>
            </w:ins>
          </w:p>
        </w:tc>
        <w:tc>
          <w:tcPr>
            <w:tcW w:w="2400" w:type="dxa"/>
            <w:tcMar>
              <w:top w:w="40" w:type="dxa"/>
              <w:left w:w="90" w:type="dxa"/>
              <w:bottom w:w="40" w:type="dxa"/>
              <w:right w:w="90" w:type="dxa"/>
            </w:tcMar>
          </w:tcPr>
          <w:p>
            <w:pPr>
              <w:spacing w:after="40"/>
              <w:rPr>
                <w:ins w:id="900303" w:author="Claude (AI draft)" w:date="2026-10-15T08:00:00Z"/>
              </w:rPr>
            </w:pPr>
            <w:ins w:id="900304" w:author="Claude (AI draft)" w:date="2026-10-15T08:00:00Z">
              <w:r>
                <w:rPr>
                  <w:sz w:val="18"/>
                  <w:szCs w:val="18"/>
                </w:rPr>
                <w:t xml:space="preserve">Second accept gets 409 ALREADY_ASSIGNED</w:t>
              </w:r>
            </w:ins>
          </w:p>
        </w:tc>
        <w:tc>
          <w:tcPr>
            <w:tcW w:w="1700" w:type="dxa"/>
            <w:tcMar>
              <w:top w:w="40" w:type="dxa"/>
              <w:left w:w="90" w:type="dxa"/>
              <w:bottom w:w="40" w:type="dxa"/>
              <w:right w:w="90" w:type="dxa"/>
            </w:tcMar>
          </w:tcPr>
          <w:p>
            <w:pPr>
              <w:spacing w:after="40"/>
              <w:rPr>
                <w:ins w:id="900305" w:author="Claude (AI draft)" w:date="2026-10-15T08:00:00Z"/>
              </w:rPr>
            </w:pPr>
            <w:ins w:id="900306" w:author="Claude (AI draft)" w:date="2026-10-15T08:00:00Z">
              <w:r>
                <w:rPr>
                  <w:sz w:val="18"/>
                  <w:szCs w:val="18"/>
                </w:rPr>
                <w:t xml:space="preserve">CI Backend job (surefire + JaCoCo report); CI End-to-end job (Playwright report)</w:t>
              </w:r>
            </w:ins>
          </w:p>
        </w:tc>
        <w:tc>
          <w:tcPr>
            <w:tcW w:w="1500" w:type="dxa"/>
            <w:tcMar>
              <w:top w:w="40" w:type="dxa"/>
              <w:left w:w="90" w:type="dxa"/>
              <w:bottom w:w="40" w:type="dxa"/>
              <w:right w:w="90" w:type="dxa"/>
            </w:tcMar>
          </w:tcPr>
          <w:p>
            <w:pPr>
              <w:spacing w:after="40"/>
              <w:rPr>
                <w:ins w:id="900307" w:author="Claude (AI draft)" w:date="2026-10-15T08:00:00Z"/>
              </w:rPr>
            </w:pPr>
            <w:ins w:id="900308" w:author="Claude (AI draft)" w:date="2026-10-15T08:00:00Z">
              <w:r>
                <w:rPr>
                  <w:sz w:val="18"/>
                  <w:szCs w:val="18"/>
                </w:rPr>
                <w:t xml:space="preserve">Verified (no multi-thread test - residual risk)</w:t>
              </w:r>
            </w:ins>
          </w:p>
        </w:tc>
      </w:tr>
      <w:tr>
        <w:trPr>
          <w:cantSplit/>
          <w:ins w:id="900309" w:author="Claude (AI draft)" w:date="2026-10-15T08:00:00Z"/>
        </w:trPr>
        <w:tc>
          <w:tcPr>
            <w:tcW w:w="900" w:type="dxa"/>
            <w:shd w:val="clear" w:color="auto" w:fill="DEEAF6"/>
            <w:tcMar>
              <w:top w:w="40" w:type="dxa"/>
              <w:left w:w="90" w:type="dxa"/>
              <w:bottom w:w="40" w:type="dxa"/>
              <w:right w:w="90" w:type="dxa"/>
            </w:tcMar>
          </w:tcPr>
          <w:p>
            <w:pPr>
              <w:spacing w:after="40"/>
              <w:rPr>
                <w:ins w:id="900310" w:author="Claude (AI draft)" w:date="2026-10-15T08:00:00Z"/>
              </w:rPr>
            </w:pPr>
            <w:ins w:id="900311" w:author="Claude (AI draft)" w:date="2026-10-15T08:00:00Z">
              <w:r>
                <w:rPr>
                  <w:sz w:val="18"/>
                  <w:szCs w:val="18"/>
                </w:rPr>
                <w:t xml:space="preserve">FR-009</w:t>
              </w:r>
            </w:ins>
          </w:p>
        </w:tc>
        <w:tc>
          <w:tcPr>
            <w:tcW w:w="2300" w:type="dxa"/>
            <w:tcMar>
              <w:top w:w="40" w:type="dxa"/>
              <w:left w:w="90" w:type="dxa"/>
              <w:bottom w:w="40" w:type="dxa"/>
              <w:right w:w="90" w:type="dxa"/>
            </w:tcMar>
          </w:tcPr>
          <w:p>
            <w:pPr>
              <w:spacing w:after="40"/>
              <w:rPr>
                <w:ins w:id="900312" w:author="Claude (AI draft)" w:date="2026-10-15T08:00:00Z"/>
              </w:rPr>
            </w:pPr>
            <w:ins w:id="900313" w:author="Claude (AI draft)" w:date="2026-10-15T08:00:00Z">
              <w:r>
                <w:rPr>
                  <w:sz w:val="18"/>
                  <w:szCs w:val="18"/>
                </w:rPr>
                <w:t xml:space="preserve">Transitions outside the state machine rejected with a message</w:t>
              </w:r>
            </w:ins>
          </w:p>
        </w:tc>
        <w:tc>
          <w:tcPr>
            <w:tcW w:w="2700" w:type="dxa"/>
            <w:tcMar>
              <w:top w:w="40" w:type="dxa"/>
              <w:left w:w="90" w:type="dxa"/>
              <w:bottom w:w="40" w:type="dxa"/>
              <w:right w:w="90" w:type="dxa"/>
            </w:tcMar>
          </w:tcPr>
          <w:p>
            <w:pPr>
              <w:spacing w:after="40"/>
              <w:rPr>
                <w:ins w:id="900314" w:author="Claude (AI draft)" w:date="2026-10-15T08:00:00Z"/>
              </w:rPr>
            </w:pPr>
            <w:ins w:id="900315" w:author="Claude (AI draft)" w:date="2026-10-15T08:00:00Z">
              <w:r>
                <w:rPr>
                  <w:sz w:val="18"/>
                  <w:szCs w:val="18"/>
                </w:rPr>
                <w:t xml:space="preserve">TransitionPolicy; changeStatus</w:t>
              </w:r>
            </w:ins>
          </w:p>
        </w:tc>
        <w:tc>
          <w:tcPr>
            <w:tcW w:w="3100" w:type="dxa"/>
            <w:tcMar>
              <w:top w:w="40" w:type="dxa"/>
              <w:left w:w="90" w:type="dxa"/>
              <w:bottom w:w="40" w:type="dxa"/>
              <w:right w:w="90" w:type="dxa"/>
            </w:tcMar>
          </w:tcPr>
          <w:p>
            <w:pPr>
              <w:spacing w:after="40"/>
              <w:rPr>
                <w:ins w:id="900316" w:author="Claude (AI draft)" w:date="2026-10-15T08:00:00Z"/>
              </w:rPr>
            </w:pPr>
            <w:ins w:id="900317" w:author="Claude (AI draft)" w:date="2026-10-15T08:00:00Z">
              <w:r>
                <w:rPr>
                  <w:sz w:val="18"/>
                  <w:szCs w:val="18"/>
                </w:rPr>
                <w:t xml:space="preserve">TransitionPolicyTest; RequestServiceTest (cannot skip steps); </w:t>
              </w:r>
              <w:r>
                <w:rPr>
                  <w:sz w:val="18"/>
                  <w:szCs w:val="18"/>
                </w:rPr>
                <w:t xml:space="preserve">allowedTransitionsDependOnTheUser; E2E-01</w:t>
              </w:r>
            </w:ins>
            <w:ins w:id="912305" w:author="Claude (AI draft)" w:date="2026-10-16T16:00:00Z">
              <w:r>
                <w:rPr>
                  <w:sz w:val="18"/>
                  <w:szCs w:val="18"/>
                </w:rPr>
                <w:t xml:space="preserve">; statusChangePartitions</w:t>
              </w:r>
            </w:ins>
          </w:p>
        </w:tc>
        <w:tc>
          <w:tcPr>
            <w:tcW w:w="2400" w:type="dxa"/>
            <w:tcMar>
              <w:top w:w="40" w:type="dxa"/>
              <w:left w:w="90" w:type="dxa"/>
              <w:bottom w:w="40" w:type="dxa"/>
              <w:right w:w="90" w:type="dxa"/>
            </w:tcMar>
          </w:tcPr>
          <w:p>
            <w:pPr>
              <w:spacing w:after="40"/>
              <w:rPr>
                <w:ins w:id="900318" w:author="Claude (AI draft)" w:date="2026-10-15T08:00:00Z"/>
              </w:rPr>
            </w:pPr>
            <w:ins w:id="900319" w:author="Claude (AI draft)" w:date="2026-10-15T08:00:00Z">
              <w:r>
                <w:rPr>
                  <w:sz w:val="18"/>
                  <w:szCs w:val="18"/>
                </w:rPr>
                <w:t xml:space="preserve">422 INVALID_TRANSITION; only allowed statuses offered</w:t>
              </w:r>
            </w:ins>
          </w:p>
        </w:tc>
        <w:tc>
          <w:tcPr>
            <w:tcW w:w="1700" w:type="dxa"/>
            <w:tcMar>
              <w:top w:w="40" w:type="dxa"/>
              <w:left w:w="90" w:type="dxa"/>
              <w:bottom w:w="40" w:type="dxa"/>
              <w:right w:w="90" w:type="dxa"/>
            </w:tcMar>
          </w:tcPr>
          <w:p>
            <w:pPr>
              <w:spacing w:after="40"/>
              <w:rPr>
                <w:ins w:id="900320" w:author="Claude (AI draft)" w:date="2026-10-15T08:00:00Z"/>
              </w:rPr>
            </w:pPr>
            <w:ins w:id="900321" w:author="Claude (AI draft)" w:date="2026-10-15T08:00:00Z">
              <w:r>
                <w:rPr>
                  <w:sz w:val="18"/>
                  <w:szCs w:val="18"/>
                </w:rPr>
                <w:t xml:space="preserve">CI Backend job (surefire + JaCoCo report); CI End-to-end job (Playwright report)</w:t>
              </w:r>
            </w:ins>
          </w:p>
        </w:tc>
        <w:tc>
          <w:tcPr>
            <w:tcW w:w="1500" w:type="dxa"/>
            <w:tcMar>
              <w:top w:w="40" w:type="dxa"/>
              <w:left w:w="90" w:type="dxa"/>
              <w:bottom w:w="40" w:type="dxa"/>
              <w:right w:w="90" w:type="dxa"/>
            </w:tcMar>
          </w:tcPr>
          <w:p>
            <w:pPr>
              <w:spacing w:after="40"/>
              <w:rPr>
                <w:ins w:id="900322" w:author="Claude (AI draft)" w:date="2026-10-15T08:00:00Z"/>
              </w:rPr>
            </w:pPr>
            <w:ins w:id="900323" w:author="Claude (AI draft)" w:date="2026-10-15T08:00:00Z">
              <w:r>
                <w:rPr>
                  <w:sz w:val="18"/>
                  <w:szCs w:val="18"/>
                </w:rPr>
                <w:t xml:space="preserve">Verified (D-08, D-11 fixed)</w:t>
              </w:r>
            </w:ins>
          </w:p>
        </w:tc>
      </w:tr>
      <w:tr>
        <w:trPr>
          <w:cantSplit/>
          <w:ins w:id="900324" w:author="Claude (AI draft)" w:date="2026-10-15T08:00:00Z"/>
        </w:trPr>
        <w:tc>
          <w:tcPr>
            <w:tcW w:w="900" w:type="dxa"/>
            <w:shd w:val="clear" w:color="auto" w:fill="DEEAF6"/>
            <w:tcMar>
              <w:top w:w="40" w:type="dxa"/>
              <w:left w:w="90" w:type="dxa"/>
              <w:bottom w:w="40" w:type="dxa"/>
              <w:right w:w="90" w:type="dxa"/>
            </w:tcMar>
          </w:tcPr>
          <w:p>
            <w:pPr>
              <w:spacing w:after="40"/>
              <w:rPr>
                <w:ins w:id="900325" w:author="Claude (AI draft)" w:date="2026-10-15T08:00:00Z"/>
              </w:rPr>
            </w:pPr>
            <w:ins w:id="900326" w:author="Claude (AI draft)" w:date="2026-10-15T08:00:00Z">
              <w:r>
                <w:rPr>
                  <w:sz w:val="18"/>
                  <w:szCs w:val="18"/>
                </w:rPr>
                <w:t xml:space="preserve">FR-010</w:t>
              </w:r>
            </w:ins>
          </w:p>
        </w:tc>
        <w:tc>
          <w:tcPr>
            <w:tcW w:w="2300" w:type="dxa"/>
            <w:tcMar>
              <w:top w:w="40" w:type="dxa"/>
              <w:left w:w="90" w:type="dxa"/>
              <w:bottom w:w="40" w:type="dxa"/>
              <w:right w:w="90" w:type="dxa"/>
            </w:tcMar>
          </w:tcPr>
          <w:p>
            <w:pPr>
              <w:spacing w:after="40"/>
              <w:rPr>
                <w:ins w:id="900327" w:author="Claude (AI draft)" w:date="2026-10-15T08:00:00Z"/>
              </w:rPr>
            </w:pPr>
            <w:ins w:id="900328" w:author="Claude (AI draft)" w:date="2026-10-15T08:00:00Z">
              <w:r>
                <w:rPr>
                  <w:sz w:val="18"/>
                  <w:szCs w:val="18"/>
                </w:rPr>
                <w:t xml:space="preserve">Comment stored with author and time; cannot be edited or deleted</w:t>
              </w:r>
            </w:ins>
          </w:p>
        </w:tc>
        <w:tc>
          <w:tcPr>
            <w:tcW w:w="2700" w:type="dxa"/>
            <w:tcMar>
              <w:top w:w="40" w:type="dxa"/>
              <w:left w:w="90" w:type="dxa"/>
              <w:bottom w:w="40" w:type="dxa"/>
              <w:right w:w="90" w:type="dxa"/>
            </w:tcMar>
          </w:tcPr>
          <w:p>
            <w:pPr>
              <w:spacing w:after="40"/>
              <w:rPr>
                <w:ins w:id="900329" w:author="Claude (AI draft)" w:date="2026-10-15T08:00:00Z"/>
              </w:rPr>
            </w:pPr>
            <w:ins w:id="900330" w:author="Claude (AI draft)" w:date="2026-10-15T08:00:00Z">
              <w:r>
                <w:rPr>
                  <w:sz w:val="18"/>
                  <w:szCs w:val="18"/>
                </w:rPr>
                <w:t xml:space="preserve">CommentService; append-only trigger</w:t>
              </w:r>
            </w:ins>
          </w:p>
        </w:tc>
        <w:tc>
          <w:tcPr>
            <w:tcW w:w="3100" w:type="dxa"/>
            <w:tcMar>
              <w:top w:w="40" w:type="dxa"/>
              <w:left w:w="90" w:type="dxa"/>
              <w:bottom w:w="40" w:type="dxa"/>
              <w:right w:w="90" w:type="dxa"/>
            </w:tcMar>
          </w:tcPr>
          <w:p>
            <w:pPr>
              <w:spacing w:after="40"/>
              <w:rPr>
                <w:ins w:id="900331" w:author="Claude (AI draft)" w:date="2026-10-15T08:00:00Z"/>
              </w:rPr>
            </w:pPr>
            <w:ins w:id="900332" w:author="Claude (AI draft)" w:date="2026-10-15T08:00:00Z">
              <w:r>
                <w:rPr>
                  <w:sz w:val="18"/>
                  <w:szCs w:val="18"/>
                </w:rPr>
                <w:t xml:space="preserve">CommentServiceTest; fullLifecycleIsAudited; E2E-01</w:t>
              </w:r>
            </w:ins>
          </w:p>
        </w:tc>
        <w:tc>
          <w:tcPr>
            <w:tcW w:w="2400" w:type="dxa"/>
            <w:tcMar>
              <w:top w:w="40" w:type="dxa"/>
              <w:left w:w="90" w:type="dxa"/>
              <w:bottom w:w="40" w:type="dxa"/>
              <w:right w:w="90" w:type="dxa"/>
            </w:tcMar>
          </w:tcPr>
          <w:p>
            <w:pPr>
              <w:spacing w:after="40"/>
              <w:rPr>
                <w:ins w:id="900333" w:author="Claude (AI draft)" w:date="2026-10-15T08:00:00Z"/>
              </w:rPr>
            </w:pPr>
            <w:ins w:id="900334" w:author="Claude (AI draft)" w:date="2026-10-15T08:00:00Z">
              <w:r>
                <w:rPr>
                  <w:sz w:val="18"/>
                  <w:szCs w:val="18"/>
                </w:rPr>
                <w:t xml:space="preserve">Comment saved; UPDATE/DELETE refused by the database</w:t>
              </w:r>
            </w:ins>
          </w:p>
        </w:tc>
        <w:tc>
          <w:tcPr>
            <w:tcW w:w="1700" w:type="dxa"/>
            <w:tcMar>
              <w:top w:w="40" w:type="dxa"/>
              <w:left w:w="90" w:type="dxa"/>
              <w:bottom w:w="40" w:type="dxa"/>
              <w:right w:w="90" w:type="dxa"/>
            </w:tcMar>
          </w:tcPr>
          <w:p>
            <w:pPr>
              <w:spacing w:after="40"/>
              <w:rPr>
                <w:ins w:id="900335" w:author="Claude (AI draft)" w:date="2026-10-15T08:00:00Z"/>
              </w:rPr>
            </w:pPr>
            <w:ins w:id="900336" w:author="Claude (AI draft)" w:date="2026-10-15T08:00:00Z">
              <w:r>
                <w:rPr>
                  <w:sz w:val="18"/>
                  <w:szCs w:val="18"/>
                </w:rPr>
                <w:t xml:space="preserve">CI Backend job (surefire + JaCoCo report); CI End-to-end job (Playwright report)</w:t>
              </w:r>
            </w:ins>
          </w:p>
        </w:tc>
        <w:tc>
          <w:tcPr>
            <w:tcW w:w="1500" w:type="dxa"/>
            <w:tcMar>
              <w:top w:w="40" w:type="dxa"/>
              <w:left w:w="90" w:type="dxa"/>
              <w:bottom w:w="40" w:type="dxa"/>
              <w:right w:w="90" w:type="dxa"/>
            </w:tcMar>
          </w:tcPr>
          <w:p>
            <w:pPr>
              <w:spacing w:after="40"/>
              <w:rPr>
                <w:ins w:id="900337" w:author="Claude (AI draft)" w:date="2026-10-15T08:00:00Z"/>
              </w:rPr>
            </w:pPr>
            <w:ins w:id="900338" w:author="Claude (AI draft)" w:date="2026-10-15T08:00:00Z">
              <w:r>
                <w:rPr>
                  <w:sz w:val="18"/>
                  <w:szCs w:val="18"/>
                </w:rPr>
                <w:t xml:space="preserve">Verified (D-13 fixed)</w:t>
              </w:r>
            </w:ins>
          </w:p>
        </w:tc>
      </w:tr>
      <w:tr>
        <w:trPr>
          <w:cantSplit/>
          <w:ins w:id="900339" w:author="Claude (AI draft)" w:date="2026-10-15T08:00:00Z"/>
        </w:trPr>
        <w:tc>
          <w:tcPr>
            <w:tcW w:w="900" w:type="dxa"/>
            <w:shd w:val="clear" w:color="auto" w:fill="DEEAF6"/>
            <w:tcMar>
              <w:top w:w="40" w:type="dxa"/>
              <w:left w:w="90" w:type="dxa"/>
              <w:bottom w:w="40" w:type="dxa"/>
              <w:right w:w="90" w:type="dxa"/>
            </w:tcMar>
          </w:tcPr>
          <w:p>
            <w:pPr>
              <w:spacing w:after="40"/>
              <w:rPr>
                <w:ins w:id="900340" w:author="Claude (AI draft)" w:date="2026-10-15T08:00:00Z"/>
              </w:rPr>
            </w:pPr>
            <w:ins w:id="900341" w:author="Claude (AI draft)" w:date="2026-10-15T08:00:00Z">
              <w:r>
                <w:rPr>
                  <w:sz w:val="18"/>
                  <w:szCs w:val="18"/>
                </w:rPr>
                <w:t xml:space="preserve">FR-011</w:t>
              </w:r>
            </w:ins>
          </w:p>
        </w:tc>
        <w:tc>
          <w:tcPr>
            <w:tcW w:w="2300" w:type="dxa"/>
            <w:tcMar>
              <w:top w:w="40" w:type="dxa"/>
              <w:left w:w="90" w:type="dxa"/>
              <w:bottom w:w="40" w:type="dxa"/>
              <w:right w:w="90" w:type="dxa"/>
            </w:tcMar>
          </w:tcPr>
          <w:p>
            <w:pPr>
              <w:spacing w:after="40"/>
              <w:rPr>
                <w:ins w:id="900342" w:author="Claude (AI draft)" w:date="2026-10-15T08:00:00Z"/>
              </w:rPr>
            </w:pPr>
            <w:ins w:id="900343" w:author="Claude (AI draft)" w:date="2026-10-15T08:00:00Z">
              <w:r>
                <w:rPr>
                  <w:sz w:val="18"/>
                  <w:szCs w:val="18"/>
                </w:rPr>
                <w:t xml:space="preserve">Closed and rejected requests are read-only</w:t>
              </w:r>
            </w:ins>
          </w:p>
        </w:tc>
        <w:tc>
          <w:tcPr>
            <w:tcW w:w="2700" w:type="dxa"/>
            <w:tcMar>
              <w:top w:w="40" w:type="dxa"/>
              <w:left w:w="90" w:type="dxa"/>
              <w:bottom w:w="40" w:type="dxa"/>
              <w:right w:w="90" w:type="dxa"/>
            </w:tcMar>
          </w:tcPr>
          <w:p>
            <w:pPr>
              <w:spacing w:after="40"/>
              <w:rPr>
                <w:ins w:id="900344" w:author="Claude (AI draft)" w:date="2026-10-15T08:00:00Z"/>
              </w:rPr>
            </w:pPr>
            <w:ins w:id="900345" w:author="Claude (AI draft)" w:date="2026-10-15T08:00:00Z">
              <w:r>
                <w:rPr>
                  <w:sz w:val="18"/>
                  <w:szCs w:val="18"/>
                </w:rPr>
                <w:t xml:space="preserve">Terminal checks in RequestService and CommentService</w:t>
              </w:r>
            </w:ins>
          </w:p>
        </w:tc>
        <w:tc>
          <w:tcPr>
            <w:tcW w:w="3100" w:type="dxa"/>
            <w:tcMar>
              <w:top w:w="40" w:type="dxa"/>
              <w:left w:w="90" w:type="dxa"/>
              <w:bottom w:w="40" w:type="dxa"/>
              <w:right w:w="90" w:type="dxa"/>
            </w:tcMar>
          </w:tcPr>
          <w:p>
            <w:pPr>
              <w:spacing w:after="40"/>
              <w:rPr>
                <w:ins w:id="900346" w:author="Claude (AI draft)" w:date="2026-10-15T08:00:00Z"/>
              </w:rPr>
            </w:pPr>
            <w:ins w:id="900347" w:author="Claude (AI draft)" w:date="2026-10-15T08:00:00Z">
              <w:r>
                <w:rPr>
                  <w:sz w:val="18"/>
                  <w:szCs w:val="18"/>
                </w:rPr>
                <w:t xml:space="preserve">RequestServiceTest (read-only); cannotCommentOnClosedRequest; deactivationTakesEffectImmediately</w:t>
              </w:r>
            </w:ins>
          </w:p>
        </w:tc>
        <w:tc>
          <w:tcPr>
            <w:tcW w:w="2400" w:type="dxa"/>
            <w:tcMar>
              <w:top w:w="40" w:type="dxa"/>
              <w:left w:w="90" w:type="dxa"/>
              <w:bottom w:w="40" w:type="dxa"/>
              <w:right w:w="90" w:type="dxa"/>
            </w:tcMar>
          </w:tcPr>
          <w:p>
            <w:pPr>
              <w:spacing w:after="40"/>
              <w:rPr>
                <w:ins w:id="900348" w:author="Claude (AI draft)" w:date="2026-10-15T08:00:00Z"/>
              </w:rPr>
            </w:pPr>
            <w:ins w:id="900349" w:author="Claude (AI draft)" w:date="2026-10-15T08:00:00Z">
              <w:r>
                <w:rPr>
                  <w:sz w:val="18"/>
                  <w:szCs w:val="18"/>
                </w:rPr>
                <w:t xml:space="preserve">422 REQUEST_CLOSED; handler removal leaves closed requests unchanged</w:t>
              </w:r>
            </w:ins>
          </w:p>
        </w:tc>
        <w:tc>
          <w:tcPr>
            <w:tcW w:w="1700" w:type="dxa"/>
            <w:tcMar>
              <w:top w:w="40" w:type="dxa"/>
              <w:left w:w="90" w:type="dxa"/>
              <w:bottom w:w="40" w:type="dxa"/>
              <w:right w:w="90" w:type="dxa"/>
            </w:tcMar>
          </w:tcPr>
          <w:p>
            <w:pPr>
              <w:spacing w:after="40"/>
              <w:rPr>
                <w:ins w:id="900350" w:author="Claude (AI draft)" w:date="2026-10-15T08:00:00Z"/>
              </w:rPr>
            </w:pPr>
            <w:ins w:id="900351" w:author="Claude (AI draft)" w:date="2026-10-15T08:00:00Z">
              <w:r>
                <w:rPr>
                  <w:sz w:val="18"/>
                  <w:szCs w:val="18"/>
                </w:rPr>
                <w:t xml:space="preserve">CI Backend job (surefire + JaCoCo report)</w:t>
              </w:r>
            </w:ins>
          </w:p>
        </w:tc>
        <w:tc>
          <w:tcPr>
            <w:tcW w:w="1500" w:type="dxa"/>
            <w:tcMar>
              <w:top w:w="40" w:type="dxa"/>
              <w:left w:w="90" w:type="dxa"/>
              <w:bottom w:w="40" w:type="dxa"/>
              <w:right w:w="90" w:type="dxa"/>
            </w:tcMar>
          </w:tcPr>
          <w:p>
            <w:pPr>
              <w:spacing w:after="40"/>
              <w:rPr>
                <w:ins w:id="900352" w:author="Claude (AI draft)" w:date="2026-10-15T08:00:00Z"/>
              </w:rPr>
            </w:pPr>
            <w:ins w:id="900353" w:author="Claude (AI draft)" w:date="2026-10-15T08:00:00Z">
              <w:r>
                <w:rPr>
                  <w:sz w:val="18"/>
                  <w:szCs w:val="18"/>
                </w:rPr>
                <w:t xml:space="preserve">Verified (D-05 fixed)</w:t>
              </w:r>
            </w:ins>
          </w:p>
        </w:tc>
      </w:tr>
      <w:tr>
        <w:trPr>
          <w:cantSplit/>
          <w:ins w:id="900354" w:author="Claude (AI draft)" w:date="2026-10-15T08:00:00Z"/>
        </w:trPr>
        <w:tc>
          <w:tcPr>
            <w:tcW w:w="900" w:type="dxa"/>
            <w:shd w:val="clear" w:color="auto" w:fill="DEEAF6"/>
            <w:tcMar>
              <w:top w:w="40" w:type="dxa"/>
              <w:left w:w="90" w:type="dxa"/>
              <w:bottom w:w="40" w:type="dxa"/>
              <w:right w:w="90" w:type="dxa"/>
            </w:tcMar>
          </w:tcPr>
          <w:p>
            <w:pPr>
              <w:spacing w:after="40"/>
              <w:rPr>
                <w:ins w:id="900355" w:author="Claude (AI draft)" w:date="2026-10-15T08:00:00Z"/>
              </w:rPr>
            </w:pPr>
            <w:ins w:id="900356" w:author="Claude (AI draft)" w:date="2026-10-15T08:00:00Z">
              <w:r>
                <w:rPr>
                  <w:sz w:val="18"/>
                  <w:szCs w:val="18"/>
                </w:rPr>
                <w:t xml:space="preserve">FR-012</w:t>
              </w:r>
            </w:ins>
          </w:p>
        </w:tc>
        <w:tc>
          <w:tcPr>
            <w:tcW w:w="2300" w:type="dxa"/>
            <w:tcMar>
              <w:top w:w="40" w:type="dxa"/>
              <w:left w:w="90" w:type="dxa"/>
              <w:bottom w:w="40" w:type="dxa"/>
              <w:right w:w="90" w:type="dxa"/>
            </w:tcMar>
          </w:tcPr>
          <w:p>
            <w:pPr>
              <w:spacing w:after="40"/>
              <w:rPr>
                <w:ins w:id="900357" w:author="Claude (AI draft)" w:date="2026-10-15T08:00:00Z"/>
              </w:rPr>
            </w:pPr>
            <w:ins w:id="900358" w:author="Claude (AI draft)" w:date="2026-10-15T08:00:00Z">
              <w:r>
                <w:rPr>
                  <w:sz w:val="18"/>
                  <w:szCs w:val="18"/>
                </w:rPr>
                <w:t xml:space="preserve">Open, overdue, resolved, closed counts (overdue = 7 days)</w:t>
              </w:r>
            </w:ins>
          </w:p>
        </w:tc>
        <w:tc>
          <w:tcPr>
            <w:tcW w:w="2700" w:type="dxa"/>
            <w:tcMar>
              <w:top w:w="40" w:type="dxa"/>
              <w:left w:w="90" w:type="dxa"/>
              <w:bottom w:w="40" w:type="dxa"/>
              <w:right w:w="90" w:type="dxa"/>
            </w:tcMar>
          </w:tcPr>
          <w:p>
            <w:pPr>
              <w:spacing w:after="40"/>
              <w:rPr>
                <w:ins w:id="900359" w:author="Claude (AI draft)" w:date="2026-10-15T08:00:00Z"/>
              </w:rPr>
            </w:pPr>
            <w:ins w:id="900360" w:author="Claude (AI draft)" w:date="2026-10-15T08:00:00Z">
              <w:r>
                <w:rPr>
                  <w:sz w:val="18"/>
                  <w:szCs w:val="18"/>
                </w:rPr>
                <w:t xml:space="preserve">ReportService; ReportRepository</w:t>
              </w:r>
            </w:ins>
          </w:p>
        </w:tc>
        <w:tc>
          <w:tcPr>
            <w:tcW w:w="3100" w:type="dxa"/>
            <w:tcMar>
              <w:top w:w="40" w:type="dxa"/>
              <w:left w:w="90" w:type="dxa"/>
              <w:bottom w:w="40" w:type="dxa"/>
              <w:right w:w="90" w:type="dxa"/>
            </w:tcMar>
          </w:tcPr>
          <w:p>
            <w:pPr>
              <w:spacing w:after="40"/>
              <w:rPr>
                <w:ins w:id="900361" w:author="Claude (AI draft)" w:date="2026-10-15T08:00:00Z"/>
              </w:rPr>
            </w:pPr>
            <w:ins w:id="900362" w:author="Claude (AI draft)" w:date="2026-10-15T08:00:00Z">
              <w:r>
                <w:rPr>
                  <w:sz w:val="18"/>
                  <w:szCs w:val="18"/>
                </w:rPr>
                <w:t xml:space="preserve">ReportRepositoryTest; </w:t>
              </w:r>
              <w:r>
                <w:rPr>
                  <w:sz w:val="18"/>
                  <w:szCs w:val="18"/>
                </w:rPr>
                <w:t xml:space="preserve">ReportServiceTest; activityReport</w:t>
              </w:r>
            </w:ins>
            <w:ins w:id="912306" w:author="Claude (AI draft)" w:date="2026-10-16T16:00:00Z">
              <w:r>
                <w:rPr>
                  <w:sz w:val="18"/>
                  <w:szCs w:val="18"/>
                </w:rPr>
                <w:t xml:space="preserve">; overdueBoundary</w:t>
              </w:r>
            </w:ins>
          </w:p>
        </w:tc>
        <w:tc>
          <w:tcPr>
            <w:tcW w:w="2400" w:type="dxa"/>
            <w:tcMar>
              <w:top w:w="40" w:type="dxa"/>
              <w:left w:w="90" w:type="dxa"/>
              <w:bottom w:w="40" w:type="dxa"/>
              <w:right w:w="90" w:type="dxa"/>
            </w:tcMar>
          </w:tcPr>
          <w:p>
            <w:pPr>
              <w:spacing w:after="40"/>
              <w:rPr>
                <w:ins w:id="900363" w:author="Claude (AI draft)" w:date="2026-10-15T08:00:00Z"/>
              </w:rPr>
            </w:pPr>
            <w:ins w:id="900364" w:author="Claude (AI draft)" w:date="2026-10-15T08:00:00Z">
              <w:r>
                <w:rPr>
                  <w:sz w:val="18"/>
                  <w:szCs w:val="18"/>
                </w:rPr>
                <w:t xml:space="preserve">Counts only, no personal fields</w:t>
              </w:r>
            </w:ins>
            <w:ins w:id="912307" w:author="Claude (AI draft)" w:date="2026-10-16T16:00:00Z">
              <w:r>
                <w:rPr>
                  <w:sz w:val="18"/>
                  <w:szCs w:val="18"/>
                </w:rPr>
                <w:t xml:space="preserve">; open exactly 7 days is not overdue, one second later it is</w:t>
              </w:r>
            </w:ins>
          </w:p>
        </w:tc>
        <w:tc>
          <w:tcPr>
            <w:tcW w:w="1700" w:type="dxa"/>
            <w:tcMar>
              <w:top w:w="40" w:type="dxa"/>
              <w:left w:w="90" w:type="dxa"/>
              <w:bottom w:w="40" w:type="dxa"/>
              <w:right w:w="90" w:type="dxa"/>
            </w:tcMar>
          </w:tcPr>
          <w:p>
            <w:pPr>
              <w:spacing w:after="40"/>
              <w:rPr>
                <w:ins w:id="900365" w:author="Claude (AI draft)" w:date="2026-10-15T08:00:00Z"/>
              </w:rPr>
            </w:pPr>
            <w:ins w:id="900366" w:author="Claude (AI draft)" w:date="2026-10-15T08:00:00Z">
              <w:r>
                <w:rPr>
                  <w:sz w:val="18"/>
                  <w:szCs w:val="18"/>
                </w:rPr>
                <w:t xml:space="preserve">CI Backend job (surefire + JaCoCo report)</w:t>
              </w:r>
            </w:ins>
          </w:p>
        </w:tc>
        <w:tc>
          <w:tcPr>
            <w:tcW w:w="1500" w:type="dxa"/>
            <w:tcMar>
              <w:top w:w="40" w:type="dxa"/>
              <w:left w:w="90" w:type="dxa"/>
              <w:bottom w:w="40" w:type="dxa"/>
              <w:right w:w="90" w:type="dxa"/>
            </w:tcMar>
          </w:tcPr>
          <w:p>
            <w:pPr>
              <w:spacing w:after="40"/>
              <w:rPr>
                <w:ins w:id="900367" w:author="Claude (AI draft)" w:date="2026-10-15T08:00:00Z"/>
              </w:rPr>
            </w:pPr>
            <w:ins w:id="900368" w:author="Claude (AI draft)" w:date="2026-10-15T08:00:00Z">
              <w:r>
                <w:rPr>
                  <w:sz w:val="18"/>
                  <w:szCs w:val="18"/>
                </w:rPr>
                <w:t xml:space="preserve">Verified</w:t>
              </w:r>
            </w:ins>
            <w:ins w:id="912308" w:author="Claude (AI draft)" w:date="2026-10-16T16:00:00Z">
              <w:r>
                <w:rPr>
                  <w:sz w:val="18"/>
                  <w:szCs w:val="18"/>
                </w:rPr>
                <w:t xml:space="preserve"> (D-42 found by overdueBoundary and fixed)</w:t>
              </w:r>
            </w:ins>
          </w:p>
        </w:tc>
      </w:tr>
      <w:tr>
        <w:trPr>
          <w:cantSplit/>
          <w:ins w:id="900369" w:author="Claude (AI draft)" w:date="2026-10-15T08:00:00Z"/>
        </w:trPr>
        <w:tc>
          <w:tcPr>
            <w:tcW w:w="900" w:type="dxa"/>
            <w:shd w:val="clear" w:color="auto" w:fill="DEEAF6"/>
            <w:tcMar>
              <w:top w:w="40" w:type="dxa"/>
              <w:left w:w="90" w:type="dxa"/>
              <w:bottom w:w="40" w:type="dxa"/>
              <w:right w:w="90" w:type="dxa"/>
            </w:tcMar>
          </w:tcPr>
          <w:p>
            <w:pPr>
              <w:spacing w:after="40"/>
              <w:rPr>
                <w:ins w:id="900370" w:author="Claude (AI draft)" w:date="2026-10-15T08:00:00Z"/>
              </w:rPr>
            </w:pPr>
            <w:ins w:id="900371" w:author="Claude (AI draft)" w:date="2026-10-15T08:00:00Z">
              <w:r>
                <w:rPr>
                  <w:sz w:val="18"/>
                  <w:szCs w:val="18"/>
                </w:rPr>
                <w:t xml:space="preserve">FR-013</w:t>
              </w:r>
            </w:ins>
          </w:p>
        </w:tc>
        <w:tc>
          <w:tcPr>
            <w:tcW w:w="2300" w:type="dxa"/>
            <w:tcMar>
              <w:top w:w="40" w:type="dxa"/>
              <w:left w:w="90" w:type="dxa"/>
              <w:bottom w:w="40" w:type="dxa"/>
              <w:right w:w="90" w:type="dxa"/>
            </w:tcMar>
          </w:tcPr>
          <w:p>
            <w:pPr>
              <w:spacing w:after="40"/>
              <w:rPr>
                <w:ins w:id="900372" w:author="Claude (AI draft)" w:date="2026-10-15T08:00:00Z"/>
              </w:rPr>
            </w:pPr>
            <w:ins w:id="900373" w:author="Claude (AI draft)" w:date="2026-10-15T08:00:00Z">
              <w:r>
                <w:rPr>
                  <w:sz w:val="18"/>
                  <w:szCs w:val="18"/>
                </w:rPr>
                <w:t xml:space="preserve">Counts and lists follow the selected filters</w:t>
              </w:r>
            </w:ins>
          </w:p>
        </w:tc>
        <w:tc>
          <w:tcPr>
            <w:tcW w:w="2700" w:type="dxa"/>
            <w:tcMar>
              <w:top w:w="40" w:type="dxa"/>
              <w:left w:w="90" w:type="dxa"/>
              <w:bottom w:w="40" w:type="dxa"/>
              <w:right w:w="90" w:type="dxa"/>
            </w:tcMar>
          </w:tcPr>
          <w:p>
            <w:pPr>
              <w:spacing w:after="40"/>
              <w:rPr>
                <w:ins w:id="900374" w:author="Claude (AI draft)" w:date="2026-10-15T08:00:00Z"/>
              </w:rPr>
            </w:pPr>
            <w:ins w:id="900375" w:author="Claude (AI draft)" w:date="2026-10-15T08:00:00Z">
              <w:r>
                <w:rPr>
                  <w:sz w:val="18"/>
                  <w:szCs w:val="18"/>
                </w:rPr>
                <w:t xml:space="preserve">Report filters; activity page lists</w:t>
              </w:r>
            </w:ins>
          </w:p>
        </w:tc>
        <w:tc>
          <w:tcPr>
            <w:tcW w:w="3100" w:type="dxa"/>
            <w:tcMar>
              <w:top w:w="40" w:type="dxa"/>
              <w:left w:w="90" w:type="dxa"/>
              <w:bottom w:w="40" w:type="dxa"/>
              <w:right w:w="90" w:type="dxa"/>
            </w:tcMar>
          </w:tcPr>
          <w:p>
            <w:pPr>
              <w:spacing w:after="40"/>
              <w:rPr>
                <w:ins w:id="900376" w:author="Claude (AI draft)" w:date="2026-10-15T08:00:00Z"/>
              </w:rPr>
            </w:pPr>
            <w:ins w:id="900377" w:author="Claude (AI draft)" w:date="2026-10-15T08:00:00Z">
              <w:r>
                <w:rPr>
                  <w:sz w:val="18"/>
                  <w:szCs w:val="18"/>
                </w:rPr>
                <w:t xml:space="preserve">ReportServiceTest; openAndUnassignedFilters</w:t>
              </w:r>
            </w:ins>
            <w:ins w:id="912309" w:author="Claude (AI draft)" w:date="2026-10-16T16:00:00Z">
              <w:r>
                <w:rPr>
                  <w:sz w:val="18"/>
                  <w:szCs w:val="18"/>
                </w:rPr>
                <w:t xml:space="preserve">; activity-page.spec (status filter)</w:t>
              </w:r>
            </w:ins>
          </w:p>
        </w:tc>
        <w:tc>
          <w:tcPr>
            <w:tcW w:w="2400" w:type="dxa"/>
            <w:tcMar>
              <w:top w:w="40" w:type="dxa"/>
              <w:left w:w="90" w:type="dxa"/>
              <w:bottom w:w="40" w:type="dxa"/>
              <w:right w:w="90" w:type="dxa"/>
            </w:tcMar>
          </w:tcPr>
          <w:p>
            <w:pPr>
              <w:spacing w:after="40"/>
              <w:rPr>
                <w:ins w:id="900378" w:author="Claude (AI draft)" w:date="2026-10-15T08:00:00Z"/>
              </w:rPr>
            </w:pPr>
            <w:ins w:id="900379" w:author="Claude (AI draft)" w:date="2026-10-15T08:00:00Z">
              <w:r>
                <w:rPr>
                  <w:sz w:val="18"/>
                  <w:szCs w:val="18"/>
                </w:rPr>
                <w:t xml:space="preserve">Counts and open-request lists match the filters</w:t>
              </w:r>
            </w:ins>
          </w:p>
        </w:tc>
        <w:tc>
          <w:tcPr>
            <w:tcW w:w="1700" w:type="dxa"/>
            <w:tcMar>
              <w:top w:w="40" w:type="dxa"/>
              <w:left w:w="90" w:type="dxa"/>
              <w:bottom w:w="40" w:type="dxa"/>
              <w:right w:w="90" w:type="dxa"/>
            </w:tcMar>
          </w:tcPr>
          <w:p>
            <w:pPr>
              <w:spacing w:after="40"/>
              <w:rPr>
                <w:ins w:id="900380" w:author="Claude (AI draft)" w:date="2026-10-15T08:00:00Z"/>
              </w:rPr>
            </w:pPr>
            <w:ins w:id="900381" w:author="Claude (AI draft)" w:date="2026-10-15T08:00:00Z">
              <w:r>
                <w:rPr>
                  <w:sz w:val="18"/>
                  <w:szCs w:val="18"/>
                </w:rPr>
                <w:t xml:space="preserve">CI Backend job (surefire + JaCoCo report)</w:t>
              </w:r>
            </w:ins>
            <w:ins w:id="912310" w:author="Claude (AI draft)" w:date="2026-10-16T16:00:00Z">
              <w:r>
                <w:rPr>
                  <w:sz w:val="18"/>
                  <w:szCs w:val="18"/>
                </w:rPr>
                <w:t xml:space="preserve">; Frontend job</w:t>
              </w:r>
            </w:ins>
          </w:p>
        </w:tc>
        <w:tc>
          <w:tcPr>
            <w:tcW w:w="1500" w:type="dxa"/>
            <w:tcMar>
              <w:top w:w="40" w:type="dxa"/>
              <w:left w:w="90" w:type="dxa"/>
              <w:bottom w:w="40" w:type="dxa"/>
              <w:right w:w="90" w:type="dxa"/>
            </w:tcMar>
          </w:tcPr>
          <w:p>
            <w:pPr>
              <w:spacing w:after="40"/>
              <w:rPr>
                <w:ins w:id="900382" w:author="Claude (AI draft)" w:date="2026-10-15T08:00:00Z"/>
              </w:rPr>
            </w:pPr>
            <w:ins w:id="900383" w:author="Claude (AI draft)" w:date="2026-10-15T08:00:00Z">
              <w:r>
                <w:rPr>
                  <w:sz w:val="18"/>
                  <w:szCs w:val="18"/>
                </w:rPr>
                <w:t xml:space="preserve">Verified (</w:t>
              </w:r>
              <w:r>
                <w:rPr>
                  <w:sz w:val="18"/>
                  <w:szCs w:val="18"/>
                </w:rPr>
                <w:t xml:space="preserve">D-10</w:t>
              </w:r>
            </w:ins>
            <w:ins w:id="912311" w:author="Claude (AI draft)" w:date="2026-10-16T16:00:00Z">
              <w:r>
                <w:rPr>
                  <w:sz w:val="18"/>
                  <w:szCs w:val="18"/>
                </w:rPr>
                <w:t xml:space="preserve"> and D-41</w:t>
              </w:r>
            </w:ins>
            <w:ins w:id="912312" w:author="Claude (AI draft)" w:date="2026-10-15T08:00:00Z">
              <w:r>
                <w:rPr>
                  <w:sz w:val="18"/>
                  <w:szCs w:val="18"/>
                </w:rPr>
                <w:t xml:space="preserve"> fixed)</w:t>
              </w:r>
            </w:ins>
          </w:p>
        </w:tc>
      </w:tr>
      <w:tr>
        <w:trPr>
          <w:cantSplit/>
          <w:ins w:id="900384" w:author="Claude (AI draft)" w:date="2026-10-15T08:00:00Z"/>
        </w:trPr>
        <w:tc>
          <w:tcPr>
            <w:tcW w:w="900" w:type="dxa"/>
            <w:shd w:val="clear" w:color="auto" w:fill="DEEAF6"/>
            <w:tcMar>
              <w:top w:w="40" w:type="dxa"/>
              <w:left w:w="90" w:type="dxa"/>
              <w:bottom w:w="40" w:type="dxa"/>
              <w:right w:w="90" w:type="dxa"/>
            </w:tcMar>
          </w:tcPr>
          <w:p>
            <w:pPr>
              <w:spacing w:after="40"/>
              <w:rPr>
                <w:ins w:id="900385" w:author="Claude (AI draft)" w:date="2026-10-15T08:00:00Z"/>
              </w:rPr>
            </w:pPr>
            <w:ins w:id="900386" w:author="Claude (AI draft)" w:date="2026-10-15T08:00:00Z">
              <w:r>
                <w:rPr>
                  <w:sz w:val="18"/>
                  <w:szCs w:val="18"/>
                </w:rPr>
                <w:t xml:space="preserve">FR-014</w:t>
              </w:r>
            </w:ins>
          </w:p>
        </w:tc>
        <w:tc>
          <w:tcPr>
            <w:tcW w:w="2300" w:type="dxa"/>
            <w:tcMar>
              <w:top w:w="40" w:type="dxa"/>
              <w:left w:w="90" w:type="dxa"/>
              <w:bottom w:w="40" w:type="dxa"/>
              <w:right w:w="90" w:type="dxa"/>
            </w:tcMar>
          </w:tcPr>
          <w:p>
            <w:pPr>
              <w:spacing w:after="40"/>
              <w:rPr>
                <w:ins w:id="900387" w:author="Claude (AI draft)" w:date="2026-10-15T08:00:00Z"/>
              </w:rPr>
            </w:pPr>
            <w:ins w:id="900388" w:author="Claude (AI draft)" w:date="2026-10-15T08:00:00Z">
              <w:r>
                <w:rPr>
                  <w:sz w:val="18"/>
                  <w:szCs w:val="18"/>
                </w:rPr>
                <w:t xml:space="preserve">Users log in; each role reaches only its screens</w:t>
              </w:r>
            </w:ins>
          </w:p>
        </w:tc>
        <w:tc>
          <w:tcPr>
            <w:tcW w:w="2700" w:type="dxa"/>
            <w:tcMar>
              <w:top w:w="40" w:type="dxa"/>
              <w:left w:w="90" w:type="dxa"/>
              <w:bottom w:w="40" w:type="dxa"/>
              <w:right w:w="90" w:type="dxa"/>
            </w:tcMar>
          </w:tcPr>
          <w:p>
            <w:pPr>
              <w:spacing w:after="40"/>
              <w:rPr>
                <w:ins w:id="900389" w:author="Claude (AI draft)" w:date="2026-10-15T08:00:00Z"/>
              </w:rPr>
            </w:pPr>
            <w:ins w:id="900390" w:author="Claude (AI draft)" w:date="2026-10-15T08:00:00Z">
              <w:r>
                <w:rPr>
                  <w:sz w:val="18"/>
                  <w:szCs w:val="18"/>
                </w:rPr>
                <w:t xml:space="preserve">AuthService; JwtService; role guard</w:t>
              </w:r>
            </w:ins>
          </w:p>
        </w:tc>
        <w:tc>
          <w:tcPr>
            <w:tcW w:w="3100" w:type="dxa"/>
            <w:tcMar>
              <w:top w:w="40" w:type="dxa"/>
              <w:left w:w="90" w:type="dxa"/>
              <w:bottom w:w="40" w:type="dxa"/>
              <w:right w:w="90" w:type="dxa"/>
            </w:tcMar>
          </w:tcPr>
          <w:p>
            <w:pPr>
              <w:spacing w:after="40"/>
              <w:rPr>
                <w:ins w:id="900391" w:author="Claude (AI draft)" w:date="2026-10-15T08:00:00Z"/>
              </w:rPr>
            </w:pPr>
            <w:ins w:id="900392" w:author="Claude (AI draft)" w:date="2026-10-15T08:00:00Z">
              <w:r>
                <w:rPr>
                  <w:sz w:val="18"/>
                  <w:szCs w:val="18"/>
                </w:rPr>
                <w:t xml:space="preserve">AuthServiceTest; JwtSecurityTest; defaultManagerCanLogIn; E2E-01 to E2E-03</w:t>
              </w:r>
            </w:ins>
          </w:p>
        </w:tc>
        <w:tc>
          <w:tcPr>
            <w:tcW w:w="2400" w:type="dxa"/>
            <w:tcMar>
              <w:top w:w="40" w:type="dxa"/>
              <w:left w:w="90" w:type="dxa"/>
              <w:bottom w:w="40" w:type="dxa"/>
              <w:right w:w="90" w:type="dxa"/>
            </w:tcMar>
          </w:tcPr>
          <w:p>
            <w:pPr>
              <w:spacing w:after="40"/>
              <w:rPr>
                <w:ins w:id="900393" w:author="Claude (AI draft)" w:date="2026-10-15T08:00:00Z"/>
              </w:rPr>
            </w:pPr>
            <w:ins w:id="900394" w:author="Claude (AI draft)" w:date="2026-10-15T08:00:00Z">
              <w:r>
                <w:rPr>
                  <w:sz w:val="18"/>
                  <w:szCs w:val="18"/>
                </w:rPr>
                <w:t xml:space="preserve">Token with role; wrong role 403</w:t>
              </w:r>
            </w:ins>
          </w:p>
        </w:tc>
        <w:tc>
          <w:tcPr>
            <w:tcW w:w="1700" w:type="dxa"/>
            <w:tcMar>
              <w:top w:w="40" w:type="dxa"/>
              <w:left w:w="90" w:type="dxa"/>
              <w:bottom w:w="40" w:type="dxa"/>
              <w:right w:w="90" w:type="dxa"/>
            </w:tcMar>
          </w:tcPr>
          <w:p>
            <w:pPr>
              <w:spacing w:after="40"/>
              <w:rPr>
                <w:ins w:id="900395" w:author="Claude (AI draft)" w:date="2026-10-15T08:00:00Z"/>
              </w:rPr>
            </w:pPr>
            <w:ins w:id="900396" w:author="Claude (AI draft)" w:date="2026-10-15T08:00:00Z">
              <w:r>
                <w:rPr>
                  <w:sz w:val="18"/>
                  <w:szCs w:val="18"/>
                </w:rPr>
                <w:t xml:space="preserve">CI Backend job (surefire + JaCoCo report); CI End-to-end job (Playwright report)</w:t>
              </w:r>
            </w:ins>
          </w:p>
        </w:tc>
        <w:tc>
          <w:tcPr>
            <w:tcW w:w="1500" w:type="dxa"/>
            <w:tcMar>
              <w:top w:w="40" w:type="dxa"/>
              <w:left w:w="90" w:type="dxa"/>
              <w:bottom w:w="40" w:type="dxa"/>
              <w:right w:w="90" w:type="dxa"/>
            </w:tcMar>
          </w:tcPr>
          <w:p>
            <w:pPr>
              <w:spacing w:after="40"/>
              <w:rPr>
                <w:ins w:id="900397" w:author="Claude (AI draft)" w:date="2026-10-15T08:00:00Z"/>
              </w:rPr>
            </w:pPr>
            <w:ins w:id="900398" w:author="Claude (AI draft)" w:date="2026-10-15T08:00:00Z">
              <w:r>
                <w:rPr>
                  <w:sz w:val="18"/>
                  <w:szCs w:val="18"/>
                </w:rPr>
                <w:t xml:space="preserve">Verified</w:t>
              </w:r>
            </w:ins>
          </w:p>
        </w:tc>
      </w:tr>
      <w:tr>
        <w:trPr>
          <w:cantSplit/>
          <w:ins w:id="900399" w:author="Claude (AI draft)" w:date="2026-10-15T08:00:00Z"/>
        </w:trPr>
        <w:tc>
          <w:tcPr>
            <w:tcW w:w="900" w:type="dxa"/>
            <w:shd w:val="clear" w:color="auto" w:fill="DEEAF6"/>
            <w:tcMar>
              <w:top w:w="40" w:type="dxa"/>
              <w:left w:w="90" w:type="dxa"/>
              <w:bottom w:w="40" w:type="dxa"/>
              <w:right w:w="90" w:type="dxa"/>
            </w:tcMar>
          </w:tcPr>
          <w:p>
            <w:pPr>
              <w:spacing w:after="40"/>
              <w:rPr>
                <w:ins w:id="900400" w:author="Claude (AI draft)" w:date="2026-10-15T08:00:00Z"/>
              </w:rPr>
            </w:pPr>
            <w:ins w:id="900401" w:author="Claude (AI draft)" w:date="2026-10-15T08:00:00Z">
              <w:r>
                <w:rPr>
                  <w:sz w:val="18"/>
                  <w:szCs w:val="18"/>
                </w:rPr>
                <w:t xml:space="preserve">FR-015</w:t>
              </w:r>
            </w:ins>
          </w:p>
        </w:tc>
        <w:tc>
          <w:tcPr>
            <w:tcW w:w="2300" w:type="dxa"/>
            <w:tcMar>
              <w:top w:w="40" w:type="dxa"/>
              <w:left w:w="90" w:type="dxa"/>
              <w:bottom w:w="40" w:type="dxa"/>
              <w:right w:w="90" w:type="dxa"/>
            </w:tcMar>
          </w:tcPr>
          <w:p>
            <w:pPr>
              <w:spacing w:after="40"/>
              <w:rPr>
                <w:ins w:id="900402" w:author="Claude (AI draft)" w:date="2026-10-15T08:00:00Z"/>
              </w:rPr>
            </w:pPr>
            <w:ins w:id="900403" w:author="Claude (AI draft)" w:date="2026-10-15T08:00:00Z">
              <w:r>
                <w:rPr>
                  <w:sz w:val="18"/>
                  <w:szCs w:val="18"/>
                </w:rPr>
                <w:t xml:space="preserve">Management-controlled category list; inactive hidden from requesters</w:t>
              </w:r>
            </w:ins>
          </w:p>
        </w:tc>
        <w:tc>
          <w:tcPr>
            <w:tcW w:w="2700" w:type="dxa"/>
            <w:tcMar>
              <w:top w:w="40" w:type="dxa"/>
              <w:left w:w="90" w:type="dxa"/>
              <w:bottom w:w="40" w:type="dxa"/>
              <w:right w:w="90" w:type="dxa"/>
            </w:tcMar>
          </w:tcPr>
          <w:p>
            <w:pPr>
              <w:spacing w:after="40"/>
              <w:rPr>
                <w:ins w:id="900404" w:author="Claude (AI draft)" w:date="2026-10-15T08:00:00Z"/>
              </w:rPr>
            </w:pPr>
            <w:ins w:id="900405" w:author="Claude (AI draft)" w:date="2026-10-15T08:00:00Z">
              <w:r>
                <w:rPr>
                  <w:sz w:val="18"/>
                  <w:szCs w:val="18"/>
                </w:rPr>
                <w:t xml:space="preserve">CategoryService; categories page</w:t>
              </w:r>
            </w:ins>
          </w:p>
        </w:tc>
        <w:tc>
          <w:tcPr>
            <w:tcW w:w="3100" w:type="dxa"/>
            <w:tcMar>
              <w:top w:w="40" w:type="dxa"/>
              <w:left w:w="90" w:type="dxa"/>
              <w:bottom w:w="40" w:type="dxa"/>
              <w:right w:w="90" w:type="dxa"/>
            </w:tcMar>
          </w:tcPr>
          <w:p>
            <w:pPr>
              <w:spacing w:after="40"/>
              <w:rPr>
                <w:ins w:id="900406" w:author="Claude (AI draft)" w:date="2026-10-15T08:00:00Z"/>
              </w:rPr>
            </w:pPr>
            <w:ins w:id="900407" w:author="Claude (AI draft)" w:date="2026-10-15T08:00:00Z">
              <w:r>
                <w:rPr>
                  <w:sz w:val="18"/>
                  <w:szCs w:val="18"/>
                </w:rPr>
                <w:t xml:space="preserve">CategoryServiceTest; inactiveCategoryHidden</w:t>
              </w:r>
            </w:ins>
            <w:ins w:id="912313" w:author="Claude (AI draft)" w:date="2026-10-16T16:00:00Z">
              <w:r>
                <w:rPr>
                  <w:sz w:val="18"/>
                  <w:szCs w:val="18"/>
                </w:rPr>
                <w:t xml:space="preserve">; categoryPartitions</w:t>
              </w:r>
            </w:ins>
          </w:p>
        </w:tc>
        <w:tc>
          <w:tcPr>
            <w:tcW w:w="2400" w:type="dxa"/>
            <w:tcMar>
              <w:top w:w="40" w:type="dxa"/>
              <w:left w:w="90" w:type="dxa"/>
              <w:bottom w:w="40" w:type="dxa"/>
              <w:right w:w="90" w:type="dxa"/>
            </w:tcMar>
          </w:tcPr>
          <w:p>
            <w:pPr>
              <w:spacing w:after="40"/>
              <w:rPr>
                <w:ins w:id="900408" w:author="Claude (AI draft)" w:date="2026-10-15T08:00:00Z"/>
              </w:rPr>
            </w:pPr>
            <w:ins w:id="900409" w:author="Claude (AI draft)" w:date="2026-10-15T08:00:00Z">
              <w:r>
                <w:rPr>
                  <w:sz w:val="18"/>
                  <w:szCs w:val="18"/>
                </w:rPr>
                <w:t xml:space="preserve">Inactive categories not offered and not openable by requesters</w:t>
              </w:r>
            </w:ins>
          </w:p>
        </w:tc>
        <w:tc>
          <w:tcPr>
            <w:tcW w:w="1700" w:type="dxa"/>
            <w:tcMar>
              <w:top w:w="40" w:type="dxa"/>
              <w:left w:w="90" w:type="dxa"/>
              <w:bottom w:w="40" w:type="dxa"/>
              <w:right w:w="90" w:type="dxa"/>
            </w:tcMar>
          </w:tcPr>
          <w:p>
            <w:pPr>
              <w:spacing w:after="40"/>
              <w:rPr>
                <w:ins w:id="900410" w:author="Claude (AI draft)" w:date="2026-10-15T08:00:00Z"/>
              </w:rPr>
            </w:pPr>
            <w:ins w:id="900411" w:author="Claude (AI draft)" w:date="2026-10-15T08:00:00Z">
              <w:r>
                <w:rPr>
                  <w:sz w:val="18"/>
                  <w:szCs w:val="18"/>
                </w:rPr>
                <w:t xml:space="preserve">CI Backend job (surefire + JaCoCo report)</w:t>
              </w:r>
            </w:ins>
          </w:p>
        </w:tc>
        <w:tc>
          <w:tcPr>
            <w:tcW w:w="1500" w:type="dxa"/>
            <w:tcMar>
              <w:top w:w="40" w:type="dxa"/>
              <w:left w:w="90" w:type="dxa"/>
              <w:bottom w:w="40" w:type="dxa"/>
              <w:right w:w="90" w:type="dxa"/>
            </w:tcMar>
          </w:tcPr>
          <w:p>
            <w:pPr>
              <w:spacing w:after="40"/>
              <w:rPr>
                <w:ins w:id="900412" w:author="Claude (AI draft)" w:date="2026-10-15T08:00:00Z"/>
              </w:rPr>
            </w:pPr>
            <w:ins w:id="900413" w:author="Claude (AI draft)" w:date="2026-10-15T08:00:00Z">
              <w:r>
                <w:rPr>
                  <w:sz w:val="18"/>
                  <w:szCs w:val="18"/>
                </w:rPr>
                <w:t xml:space="preserve">Verified</w:t>
              </w:r>
            </w:ins>
          </w:p>
        </w:tc>
      </w:tr>
      <w:tr>
        <w:trPr>
          <w:cantSplit/>
          <w:ins w:id="900414" w:author="Claude (AI draft)" w:date="2026-10-15T08:00:00Z"/>
        </w:trPr>
        <w:tc>
          <w:tcPr>
            <w:tcW w:w="900" w:type="dxa"/>
            <w:shd w:val="clear" w:color="auto" w:fill="DEEAF6"/>
            <w:tcMar>
              <w:top w:w="40" w:type="dxa"/>
              <w:left w:w="90" w:type="dxa"/>
              <w:bottom w:w="40" w:type="dxa"/>
              <w:right w:w="90" w:type="dxa"/>
            </w:tcMar>
          </w:tcPr>
          <w:p>
            <w:pPr>
              <w:spacing w:after="40"/>
              <w:rPr>
                <w:ins w:id="900415" w:author="Claude (AI draft)" w:date="2026-10-15T08:00:00Z"/>
              </w:rPr>
            </w:pPr>
            <w:ins w:id="900416" w:author="Claude (AI draft)" w:date="2026-10-15T08:00:00Z">
              <w:r>
                <w:rPr>
                  <w:sz w:val="18"/>
                  <w:szCs w:val="18"/>
                </w:rPr>
                <w:t xml:space="preserve">FR-016</w:t>
              </w:r>
            </w:ins>
          </w:p>
        </w:tc>
        <w:tc>
          <w:tcPr>
            <w:tcW w:w="2300" w:type="dxa"/>
            <w:tcMar>
              <w:top w:w="40" w:type="dxa"/>
              <w:left w:w="90" w:type="dxa"/>
              <w:bottom w:w="40" w:type="dxa"/>
              <w:right w:w="90" w:type="dxa"/>
            </w:tcMar>
          </w:tcPr>
          <w:p>
            <w:pPr>
              <w:spacing w:after="40"/>
              <w:rPr>
                <w:ins w:id="900417" w:author="Claude (AI draft)" w:date="2026-10-15T08:00:00Z"/>
              </w:rPr>
            </w:pPr>
            <w:ins w:id="900418" w:author="Claude (AI draft)" w:date="2026-10-15T08:00:00Z">
              <w:r>
                <w:rPr>
                  <w:sz w:val="18"/>
                  <w:szCs w:val="18"/>
                </w:rPr>
                <w:t xml:space="preserve">Priority set by Management only, shown in lists, audited</w:t>
              </w:r>
            </w:ins>
          </w:p>
        </w:tc>
        <w:tc>
          <w:tcPr>
            <w:tcW w:w="2700" w:type="dxa"/>
            <w:tcMar>
              <w:top w:w="40" w:type="dxa"/>
              <w:left w:w="90" w:type="dxa"/>
              <w:bottom w:w="40" w:type="dxa"/>
              <w:right w:w="90" w:type="dxa"/>
            </w:tcMar>
          </w:tcPr>
          <w:p>
            <w:pPr>
              <w:spacing w:after="40"/>
              <w:rPr>
                <w:ins w:id="900419" w:author="Claude (AI draft)" w:date="2026-10-15T08:00:00Z"/>
              </w:rPr>
            </w:pPr>
            <w:ins w:id="900420" w:author="Claude (AI draft)" w:date="2026-10-15T08:00:00Z">
              <w:r>
                <w:rPr>
                  <w:sz w:val="18"/>
                  <w:szCs w:val="18"/>
                </w:rPr>
                <w:t xml:space="preserve">RequestService.setPriority; V4 migration</w:t>
              </w:r>
            </w:ins>
          </w:p>
        </w:tc>
        <w:tc>
          <w:tcPr>
            <w:tcW w:w="3100" w:type="dxa"/>
            <w:tcMar>
              <w:top w:w="40" w:type="dxa"/>
              <w:left w:w="90" w:type="dxa"/>
              <w:bottom w:w="40" w:type="dxa"/>
              <w:right w:w="90" w:type="dxa"/>
            </w:tcMar>
          </w:tcPr>
          <w:p>
            <w:pPr>
              <w:spacing w:after="40"/>
              <w:rPr>
                <w:ins w:id="900421" w:author="Claude (AI draft)" w:date="2026-10-15T08:00:00Z"/>
              </w:rPr>
            </w:pPr>
            <w:ins w:id="900422" w:author="Claude (AI draft)" w:date="2026-10-15T08:00:00Z">
              <w:r>
                <w:rPr>
                  <w:sz w:val="18"/>
                  <w:szCs w:val="18"/>
                </w:rPr>
                <w:t xml:space="preserve">priorityAndHistory; prioritySortOrder</w:t>
              </w:r>
            </w:ins>
            <w:ins w:id="912314" w:author="Claude (AI draft)" w:date="2026-10-16T16:00:00Z">
              <w:r>
                <w:rPr>
                  <w:sz w:val="18"/>
                  <w:szCs w:val="18"/>
                </w:rPr>
                <w:t xml:space="preserve">; priorityPartitions</w:t>
              </w:r>
            </w:ins>
          </w:p>
        </w:tc>
        <w:tc>
          <w:tcPr>
            <w:tcW w:w="2400" w:type="dxa"/>
            <w:tcMar>
              <w:top w:w="40" w:type="dxa"/>
              <w:left w:w="90" w:type="dxa"/>
              <w:bottom w:w="40" w:type="dxa"/>
              <w:right w:w="90" w:type="dxa"/>
            </w:tcMar>
          </w:tcPr>
          <w:p>
            <w:pPr>
              <w:spacing w:after="40"/>
              <w:rPr>
                <w:ins w:id="900423" w:author="Claude (AI draft)" w:date="2026-10-15T08:00:00Z"/>
              </w:rPr>
            </w:pPr>
            <w:ins w:id="900424" w:author="Claude (AI draft)" w:date="2026-10-15T08:00:00Z">
              <w:r>
                <w:rPr>
                  <w:sz w:val="18"/>
                  <w:szCs w:val="18"/>
                </w:rPr>
                <w:t xml:space="preserve">Staff get 403; history shows who set it</w:t>
              </w:r>
            </w:ins>
          </w:p>
        </w:tc>
        <w:tc>
          <w:tcPr>
            <w:tcW w:w="1700" w:type="dxa"/>
            <w:tcMar>
              <w:top w:w="40" w:type="dxa"/>
              <w:left w:w="90" w:type="dxa"/>
              <w:bottom w:w="40" w:type="dxa"/>
              <w:right w:w="90" w:type="dxa"/>
            </w:tcMar>
          </w:tcPr>
          <w:p>
            <w:pPr>
              <w:spacing w:after="40"/>
              <w:rPr>
                <w:ins w:id="900425" w:author="Claude (AI draft)" w:date="2026-10-15T08:00:00Z"/>
              </w:rPr>
            </w:pPr>
            <w:ins w:id="900426" w:author="Claude (AI draft)" w:date="2026-10-15T08:00:00Z">
              <w:r>
                <w:rPr>
                  <w:sz w:val="18"/>
                  <w:szCs w:val="18"/>
                </w:rPr>
                <w:t xml:space="preserve">CI Backend job (surefire + JaCoCo report)</w:t>
              </w:r>
            </w:ins>
          </w:p>
        </w:tc>
        <w:tc>
          <w:tcPr>
            <w:tcW w:w="1500" w:type="dxa"/>
            <w:tcMar>
              <w:top w:w="40" w:type="dxa"/>
              <w:left w:w="90" w:type="dxa"/>
              <w:bottom w:w="40" w:type="dxa"/>
              <w:right w:w="90" w:type="dxa"/>
            </w:tcMar>
          </w:tcPr>
          <w:p>
            <w:pPr>
              <w:spacing w:after="40"/>
              <w:rPr>
                <w:ins w:id="900427" w:author="Claude (AI draft)" w:date="2026-10-15T08:00:00Z"/>
              </w:rPr>
            </w:pPr>
            <w:ins w:id="900428" w:author="Claude (AI draft)" w:date="2026-10-15T08:00:00Z">
              <w:r>
                <w:rPr>
                  <w:sz w:val="18"/>
                  <w:szCs w:val="18"/>
                </w:rPr>
                <w:t xml:space="preserve">Verified</w:t>
              </w:r>
            </w:ins>
          </w:p>
        </w:tc>
      </w:tr>
      <w:tr>
        <w:trPr>
          <w:cantSplit/>
          <w:ins w:id="900429" w:author="Claude (AI draft)" w:date="2026-10-15T08:00:00Z"/>
        </w:trPr>
        <w:tc>
          <w:tcPr>
            <w:tcW w:w="900" w:type="dxa"/>
            <w:shd w:val="clear" w:color="auto" w:fill="DEEAF6"/>
            <w:tcMar>
              <w:top w:w="40" w:type="dxa"/>
              <w:left w:w="90" w:type="dxa"/>
              <w:bottom w:w="40" w:type="dxa"/>
              <w:right w:w="90" w:type="dxa"/>
            </w:tcMar>
          </w:tcPr>
          <w:p>
            <w:pPr>
              <w:spacing w:after="40"/>
              <w:rPr>
                <w:ins w:id="900430" w:author="Claude (AI draft)" w:date="2026-10-15T08:00:00Z"/>
              </w:rPr>
            </w:pPr>
            <w:ins w:id="900431" w:author="Claude (AI draft)" w:date="2026-10-15T08:00:00Z">
              <w:r>
                <w:rPr>
                  <w:sz w:val="18"/>
                  <w:szCs w:val="18"/>
                </w:rPr>
                <w:t xml:space="preserve">NFR-001</w:t>
              </w:r>
            </w:ins>
          </w:p>
        </w:tc>
        <w:tc>
          <w:tcPr>
            <w:tcW w:w="2300" w:type="dxa"/>
            <w:tcMar>
              <w:top w:w="40" w:type="dxa"/>
              <w:left w:w="90" w:type="dxa"/>
              <w:bottom w:w="40" w:type="dxa"/>
              <w:right w:w="90" w:type="dxa"/>
            </w:tcMar>
          </w:tcPr>
          <w:p>
            <w:pPr>
              <w:spacing w:after="40"/>
              <w:rPr>
                <w:ins w:id="900432" w:author="Claude (AI draft)" w:date="2026-10-15T08:00:00Z"/>
              </w:rPr>
            </w:pPr>
            <w:ins w:id="900433" w:author="Claude (AI draft)" w:date="2026-10-15T08:00:00Z">
              <w:r>
                <w:rPr>
                  <w:sz w:val="18"/>
                  <w:szCs w:val="18"/>
                </w:rPr>
                <w:t xml:space="preserve">p95 at most 3 s at up to 20 users</w:t>
              </w:r>
            </w:ins>
          </w:p>
        </w:tc>
        <w:tc>
          <w:tcPr>
            <w:tcW w:w="2700" w:type="dxa"/>
            <w:tcMar>
              <w:top w:w="40" w:type="dxa"/>
              <w:left w:w="90" w:type="dxa"/>
              <w:bottom w:w="40" w:type="dxa"/>
              <w:right w:w="90" w:type="dxa"/>
            </w:tcMar>
          </w:tcPr>
          <w:p>
            <w:pPr>
              <w:spacing w:after="40"/>
              <w:rPr>
                <w:ins w:id="900434" w:author="Claude (AI draft)" w:date="2026-10-15T08:00:00Z"/>
              </w:rPr>
            </w:pPr>
            <w:ins w:id="900435" w:author="Claude (AI draft)" w:date="2026-10-15T08:00:00Z">
              <w:r>
                <w:rPr>
                  <w:sz w:val="18"/>
                  <w:szCs w:val="18"/>
                </w:rPr>
                <w:t xml:space="preserve">Paging in the database; (cat_id, status, created_at) index</w:t>
              </w:r>
            </w:ins>
          </w:p>
        </w:tc>
        <w:tc>
          <w:tcPr>
            <w:tcW w:w="3100" w:type="dxa"/>
            <w:tcMar>
              <w:top w:w="40" w:type="dxa"/>
              <w:left w:w="90" w:type="dxa"/>
              <w:bottom w:w="40" w:type="dxa"/>
              <w:right w:w="90" w:type="dxa"/>
            </w:tcMar>
          </w:tcPr>
          <w:p>
            <w:pPr>
              <w:spacing w:after="40"/>
              <w:rPr>
                <w:ins w:id="900436" w:author="Claude (AI draft)" w:date="2026-10-15T08:00:00Z"/>
              </w:rPr>
            </w:pPr>
            <w:ins w:id="900437" w:author="Claude (AI draft)" w:date="2026-10-15T08:00:00Z">
              <w:r>
                <w:rPr>
                  <w:sz w:val="18"/>
                  <w:szCs w:val="18"/>
                </w:rPr>
                <w:t xml:space="preserve">k6 request-list pilot run</w:t>
              </w:r>
            </w:ins>
          </w:p>
        </w:tc>
        <w:tc>
          <w:tcPr>
            <w:tcW w:w="2400" w:type="dxa"/>
            <w:tcMar>
              <w:top w:w="40" w:type="dxa"/>
              <w:left w:w="90" w:type="dxa"/>
              <w:bottom w:w="40" w:type="dxa"/>
              <w:right w:w="90" w:type="dxa"/>
            </w:tcMar>
          </w:tcPr>
          <w:p>
            <w:pPr>
              <w:spacing w:after="40"/>
              <w:rPr>
                <w:ins w:id="900438" w:author="Claude (AI draft)" w:date="2026-10-15T08:00:00Z"/>
              </w:rPr>
            </w:pPr>
            <w:ins w:id="900439" w:author="Claude (AI draft)" w:date="2026-10-15T08:00:00Z">
              <w:r>
                <w:rPr>
                  <w:sz w:val="18"/>
                  <w:szCs w:val="18"/>
                </w:rPr>
                <w:t xml:space="preserve">p95 below 2 s (stricter FR-006 target)</w:t>
              </w:r>
            </w:ins>
          </w:p>
        </w:tc>
        <w:tc>
          <w:tcPr>
            <w:tcW w:w="1700" w:type="dxa"/>
            <w:tcMar>
              <w:top w:w="40" w:type="dxa"/>
              <w:left w:w="90" w:type="dxa"/>
              <w:bottom w:w="40" w:type="dxa"/>
              <w:right w:w="90" w:type="dxa"/>
            </w:tcMar>
          </w:tcPr>
          <w:p>
            <w:pPr>
              <w:spacing w:after="40"/>
              <w:rPr>
                <w:ins w:id="900440" w:author="Claude (AI draft)" w:date="2026-10-15T08:00:00Z"/>
              </w:rPr>
            </w:pPr>
            <w:ins w:id="900441" w:author="Claude (AI draft)" w:date="2026-10-15T08:00:00Z">
              <w:r>
                <w:rPr>
                  <w:sz w:val="18"/>
                  <w:szCs w:val="18"/>
                </w:rPr>
                <w:t xml:space="preserve">perf/results/*.json; perf/README.md</w:t>
              </w:r>
            </w:ins>
          </w:p>
        </w:tc>
        <w:tc>
          <w:tcPr>
            <w:tcW w:w="1500" w:type="dxa"/>
            <w:tcMar>
              <w:top w:w="40" w:type="dxa"/>
              <w:left w:w="90" w:type="dxa"/>
              <w:bottom w:w="40" w:type="dxa"/>
              <w:right w:w="90" w:type="dxa"/>
            </w:tcMar>
          </w:tcPr>
          <w:p>
            <w:pPr>
              <w:spacing w:after="40"/>
              <w:rPr>
                <w:ins w:id="900442" w:author="Claude (AI draft)" w:date="2026-10-15T08:00:00Z"/>
              </w:rPr>
            </w:pPr>
            <w:ins w:id="900443" w:author="Claude (AI draft)" w:date="2026-10-15T08:00:00Z">
              <w:r>
                <w:rPr>
                  <w:sz w:val="18"/>
                  <w:szCs w:val="18"/>
                </w:rPr>
                <w:t xml:space="preserve">Met locally (p95 29.8 ms, repeated on a second machine); staging run open (R-26)</w:t>
              </w:r>
            </w:ins>
          </w:p>
        </w:tc>
      </w:tr>
      <w:tr>
        <w:trPr>
          <w:cantSplit/>
          <w:ins w:id="900444" w:author="Claude (AI draft)" w:date="2026-10-15T08:00:00Z"/>
        </w:trPr>
        <w:tc>
          <w:tcPr>
            <w:tcW w:w="900" w:type="dxa"/>
            <w:shd w:val="clear" w:color="auto" w:fill="DEEAF6"/>
            <w:tcMar>
              <w:top w:w="40" w:type="dxa"/>
              <w:left w:w="90" w:type="dxa"/>
              <w:bottom w:w="40" w:type="dxa"/>
              <w:right w:w="90" w:type="dxa"/>
            </w:tcMar>
          </w:tcPr>
          <w:p>
            <w:pPr>
              <w:spacing w:after="40"/>
              <w:rPr>
                <w:ins w:id="900445" w:author="Claude (AI draft)" w:date="2026-10-15T08:00:00Z"/>
              </w:rPr>
            </w:pPr>
            <w:ins w:id="900446" w:author="Claude (AI draft)" w:date="2026-10-15T08:00:00Z">
              <w:r>
                <w:rPr>
                  <w:sz w:val="18"/>
                  <w:szCs w:val="18"/>
                </w:rPr>
                <w:t xml:space="preserve">NFR-002</w:t>
              </w:r>
            </w:ins>
          </w:p>
        </w:tc>
        <w:tc>
          <w:tcPr>
            <w:tcW w:w="2300" w:type="dxa"/>
            <w:tcMar>
              <w:top w:w="40" w:type="dxa"/>
              <w:left w:w="90" w:type="dxa"/>
              <w:bottom w:w="40" w:type="dxa"/>
              <w:right w:w="90" w:type="dxa"/>
            </w:tcMar>
          </w:tcPr>
          <w:p>
            <w:pPr>
              <w:spacing w:after="40"/>
              <w:rPr>
                <w:ins w:id="900447" w:author="Claude (AI draft)" w:date="2026-10-15T08:00:00Z"/>
              </w:rPr>
            </w:pPr>
            <w:ins w:id="900448" w:author="Claude (AI draft)" w:date="2026-10-15T08:00:00Z">
              <w:r>
                <w:rPr>
                  <w:sz w:val="18"/>
                  <w:szCs w:val="18"/>
                </w:rPr>
                <w:t xml:space="preserve">Passwords hashed with BCrypt, never returned</w:t>
              </w:r>
            </w:ins>
          </w:p>
        </w:tc>
        <w:tc>
          <w:tcPr>
            <w:tcW w:w="2700" w:type="dxa"/>
            <w:tcMar>
              <w:top w:w="40" w:type="dxa"/>
              <w:left w:w="90" w:type="dxa"/>
              <w:bottom w:w="40" w:type="dxa"/>
              <w:right w:w="90" w:type="dxa"/>
            </w:tcMar>
          </w:tcPr>
          <w:p>
            <w:pPr>
              <w:spacing w:after="40"/>
              <w:rPr>
                <w:ins w:id="900449" w:author="Claude (AI draft)" w:date="2026-10-15T08:00:00Z"/>
              </w:rPr>
            </w:pPr>
            <w:ins w:id="900450" w:author="Claude (AI draft)" w:date="2026-10-15T08:00:00Z">
              <w:r>
                <w:rPr>
                  <w:sz w:val="18"/>
                  <w:szCs w:val="18"/>
                </w:rPr>
                <w:t xml:space="preserve">BCryptPasswordEncoder; @MaxBytes(72)</w:t>
              </w:r>
            </w:ins>
          </w:p>
        </w:tc>
        <w:tc>
          <w:tcPr>
            <w:tcW w:w="3100" w:type="dxa"/>
            <w:tcMar>
              <w:top w:w="40" w:type="dxa"/>
              <w:left w:w="90" w:type="dxa"/>
              <w:bottom w:w="40" w:type="dxa"/>
              <w:right w:w="90" w:type="dxa"/>
            </w:tcMar>
          </w:tcPr>
          <w:p>
            <w:pPr>
              <w:spacing w:after="40"/>
              <w:rPr>
                <w:ins w:id="900451" w:author="Claude (AI draft)" w:date="2026-10-15T08:00:00Z"/>
              </w:rPr>
            </w:pPr>
            <w:ins w:id="900452" w:author="Claude (AI draft)" w:date="2026-10-15T08:00:00Z">
              <w:r>
                <w:rPr>
                  <w:sz w:val="18"/>
                  <w:szCs w:val="18"/>
                </w:rPr>
                <w:t xml:space="preserve">AuthServiceTest; registrationNeverLeaksPassword; ResponsesNeverContainPasswordsTest; MaxBytesValidatorTest</w:t>
              </w:r>
            </w:ins>
          </w:p>
        </w:tc>
        <w:tc>
          <w:tcPr>
            <w:tcW w:w="2400" w:type="dxa"/>
            <w:tcMar>
              <w:top w:w="40" w:type="dxa"/>
              <w:left w:w="90" w:type="dxa"/>
              <w:bottom w:w="40" w:type="dxa"/>
              <w:right w:w="90" w:type="dxa"/>
            </w:tcMar>
          </w:tcPr>
          <w:p>
            <w:pPr>
              <w:spacing w:after="40"/>
              <w:rPr>
                <w:ins w:id="900453" w:author="Claude (AI draft)" w:date="2026-10-15T08:00:00Z"/>
              </w:rPr>
            </w:pPr>
            <w:ins w:id="900454" w:author="Claude (AI draft)" w:date="2026-10-15T08:00:00Z">
              <w:r>
                <w:rPr>
                  <w:sz w:val="18"/>
                  <w:szCs w:val="18"/>
                </w:rPr>
                <w:t xml:space="preserve">Hash stored; no password in any response or audit row</w:t>
              </w:r>
            </w:ins>
          </w:p>
        </w:tc>
        <w:tc>
          <w:tcPr>
            <w:tcW w:w="1700" w:type="dxa"/>
            <w:tcMar>
              <w:top w:w="40" w:type="dxa"/>
              <w:left w:w="90" w:type="dxa"/>
              <w:bottom w:w="40" w:type="dxa"/>
              <w:right w:w="90" w:type="dxa"/>
            </w:tcMar>
          </w:tcPr>
          <w:p>
            <w:pPr>
              <w:spacing w:after="40"/>
              <w:rPr>
                <w:ins w:id="900455" w:author="Claude (AI draft)" w:date="2026-10-15T08:00:00Z"/>
              </w:rPr>
            </w:pPr>
            <w:ins w:id="900456" w:author="Claude (AI draft)" w:date="2026-10-15T08:00:00Z">
              <w:r>
                <w:rPr>
                  <w:sz w:val="18"/>
                  <w:szCs w:val="18"/>
                </w:rPr>
                <w:t xml:space="preserve">CI Backend job (surefire + JaCoCo report)</w:t>
              </w:r>
            </w:ins>
          </w:p>
        </w:tc>
        <w:tc>
          <w:tcPr>
            <w:tcW w:w="1500" w:type="dxa"/>
            <w:tcMar>
              <w:top w:w="40" w:type="dxa"/>
              <w:left w:w="90" w:type="dxa"/>
              <w:bottom w:w="40" w:type="dxa"/>
              <w:right w:w="90" w:type="dxa"/>
            </w:tcMar>
          </w:tcPr>
          <w:p>
            <w:pPr>
              <w:spacing w:after="40"/>
              <w:rPr>
                <w:ins w:id="900457" w:author="Claude (AI draft)" w:date="2026-10-15T08:00:00Z"/>
              </w:rPr>
            </w:pPr>
            <w:ins w:id="900458" w:author="Claude (AI draft)" w:date="2026-10-15T08:00:00Z">
              <w:r>
                <w:rPr>
                  <w:sz w:val="18"/>
                  <w:szCs w:val="18"/>
                </w:rPr>
                <w:t xml:space="preserve">Verified</w:t>
              </w:r>
            </w:ins>
          </w:p>
        </w:tc>
      </w:tr>
      <w:tr>
        <w:trPr>
          <w:cantSplit/>
          <w:ins w:id="900459" w:author="Claude (AI draft)" w:date="2026-10-15T08:00:00Z"/>
        </w:trPr>
        <w:tc>
          <w:tcPr>
            <w:tcW w:w="900" w:type="dxa"/>
            <w:shd w:val="clear" w:color="auto" w:fill="DEEAF6"/>
            <w:tcMar>
              <w:top w:w="40" w:type="dxa"/>
              <w:left w:w="90" w:type="dxa"/>
              <w:bottom w:w="40" w:type="dxa"/>
              <w:right w:w="90" w:type="dxa"/>
            </w:tcMar>
          </w:tcPr>
          <w:p>
            <w:pPr>
              <w:spacing w:after="40"/>
              <w:rPr>
                <w:ins w:id="900460" w:author="Claude (AI draft)" w:date="2026-10-15T08:00:00Z"/>
              </w:rPr>
            </w:pPr>
            <w:ins w:id="900461" w:author="Claude (AI draft)" w:date="2026-10-15T08:00:00Z">
              <w:r>
                <w:rPr>
                  <w:sz w:val="18"/>
                  <w:szCs w:val="18"/>
                </w:rPr>
                <w:t xml:space="preserve">NFR-003</w:t>
              </w:r>
            </w:ins>
          </w:p>
        </w:tc>
        <w:tc>
          <w:tcPr>
            <w:tcW w:w="2300" w:type="dxa"/>
            <w:tcMar>
              <w:top w:w="40" w:type="dxa"/>
              <w:left w:w="90" w:type="dxa"/>
              <w:bottom w:w="40" w:type="dxa"/>
              <w:right w:w="90" w:type="dxa"/>
            </w:tcMar>
          </w:tcPr>
          <w:p>
            <w:pPr>
              <w:spacing w:after="40"/>
              <w:rPr>
                <w:ins w:id="900462" w:author="Claude (AI draft)" w:date="2026-10-15T08:00:00Z"/>
              </w:rPr>
            </w:pPr>
            <w:ins w:id="900463" w:author="Claude (AI draft)" w:date="2026-10-15T08:00:00Z">
              <w:r>
                <w:rPr>
                  <w:sz w:val="18"/>
                  <w:szCs w:val="18"/>
                </w:rPr>
                <w:t xml:space="preserve">A requester calling a staff endpoint gets 403, not data</w:t>
              </w:r>
            </w:ins>
          </w:p>
        </w:tc>
        <w:tc>
          <w:tcPr>
            <w:tcW w:w="2700" w:type="dxa"/>
            <w:tcMar>
              <w:top w:w="40" w:type="dxa"/>
              <w:left w:w="90" w:type="dxa"/>
              <w:bottom w:w="40" w:type="dxa"/>
              <w:right w:w="90" w:type="dxa"/>
            </w:tcMar>
          </w:tcPr>
          <w:p>
            <w:pPr>
              <w:spacing w:after="40"/>
              <w:rPr>
                <w:ins w:id="900464" w:author="Claude (AI draft)" w:date="2026-10-15T08:00:00Z"/>
              </w:rPr>
            </w:pPr>
            <w:ins w:id="900465" w:author="Claude (AI draft)" w:date="2026-10-15T08:00:00Z">
              <w:r>
                <w:rPr>
                  <w:sz w:val="18"/>
                  <w:szCs w:val="18"/>
                </w:rPr>
                <w:t xml:space="preserve">@PreAuthorize; database roles (C-03)</w:t>
              </w:r>
            </w:ins>
          </w:p>
        </w:tc>
        <w:tc>
          <w:tcPr>
            <w:tcW w:w="3100" w:type="dxa"/>
            <w:tcMar>
              <w:top w:w="40" w:type="dxa"/>
              <w:left w:w="90" w:type="dxa"/>
              <w:bottom w:w="40" w:type="dxa"/>
              <w:right w:w="90" w:type="dxa"/>
            </w:tcMar>
          </w:tcPr>
          <w:p>
            <w:pPr>
              <w:spacing w:after="40"/>
              <w:rPr>
                <w:ins w:id="900466" w:author="Claude (AI draft)" w:date="2026-10-15T08:00:00Z"/>
              </w:rPr>
            </w:pPr>
            <w:ins w:id="900467" w:author="Claude (AI draft)" w:date="2026-10-15T08:00:00Z">
              <w:r>
                <w:rPr>
                  <w:sz w:val="18"/>
                  <w:szCs w:val="18"/>
                </w:rPr>
                <w:t xml:space="preserve">requesterCannotUseStaffEndpoints; databaseRoleBlocksRequester; E2E-02</w:t>
              </w:r>
            </w:ins>
          </w:p>
        </w:tc>
        <w:tc>
          <w:tcPr>
            <w:tcW w:w="2400" w:type="dxa"/>
            <w:tcMar>
              <w:top w:w="40" w:type="dxa"/>
              <w:left w:w="90" w:type="dxa"/>
              <w:bottom w:w="40" w:type="dxa"/>
              <w:right w:w="90" w:type="dxa"/>
            </w:tcMar>
          </w:tcPr>
          <w:p>
            <w:pPr>
              <w:spacing w:after="40"/>
              <w:rPr>
                <w:ins w:id="900468" w:author="Claude (AI draft)" w:date="2026-10-15T08:00:00Z"/>
              </w:rPr>
            </w:pPr>
            <w:ins w:id="900469" w:author="Claude (AI draft)" w:date="2026-10-15T08:00:00Z">
              <w:r>
                <w:rPr>
                  <w:sz w:val="18"/>
                  <w:szCs w:val="18"/>
                </w:rPr>
                <w:t xml:space="preserve">403 FORBIDDEN; database refuses too</w:t>
              </w:r>
            </w:ins>
          </w:p>
        </w:tc>
        <w:tc>
          <w:tcPr>
            <w:tcW w:w="1700" w:type="dxa"/>
            <w:tcMar>
              <w:top w:w="40" w:type="dxa"/>
              <w:left w:w="90" w:type="dxa"/>
              <w:bottom w:w="40" w:type="dxa"/>
              <w:right w:w="90" w:type="dxa"/>
            </w:tcMar>
          </w:tcPr>
          <w:p>
            <w:pPr>
              <w:spacing w:after="40"/>
              <w:rPr>
                <w:ins w:id="900470" w:author="Claude (AI draft)" w:date="2026-10-15T08:00:00Z"/>
              </w:rPr>
            </w:pPr>
            <w:ins w:id="900471" w:author="Claude (AI draft)" w:date="2026-10-15T08:00:00Z">
              <w:r>
                <w:rPr>
                  <w:sz w:val="18"/>
                  <w:szCs w:val="18"/>
                </w:rPr>
                <w:t xml:space="preserve">CI Backend job (surefire + JaCoCo report); CI End-to-end job (Playwright report)</w:t>
              </w:r>
            </w:ins>
          </w:p>
        </w:tc>
        <w:tc>
          <w:tcPr>
            <w:tcW w:w="1500" w:type="dxa"/>
            <w:tcMar>
              <w:top w:w="40" w:type="dxa"/>
              <w:left w:w="90" w:type="dxa"/>
              <w:bottom w:w="40" w:type="dxa"/>
              <w:right w:w="90" w:type="dxa"/>
            </w:tcMar>
          </w:tcPr>
          <w:p>
            <w:pPr>
              <w:spacing w:after="40"/>
              <w:rPr>
                <w:ins w:id="900472" w:author="Claude (AI draft)" w:date="2026-10-15T08:00:00Z"/>
              </w:rPr>
            </w:pPr>
            <w:ins w:id="900473" w:author="Claude (AI draft)" w:date="2026-10-15T08:00:00Z">
              <w:r>
                <w:rPr>
                  <w:sz w:val="18"/>
                  <w:szCs w:val="18"/>
                </w:rPr>
                <w:t xml:space="preserve">Verified</w:t>
              </w:r>
            </w:ins>
          </w:p>
        </w:tc>
      </w:tr>
      <w:tr>
        <w:trPr>
          <w:cantSplit/>
          <w:ins w:id="900474" w:author="Claude (AI draft)" w:date="2026-10-15T08:00:00Z"/>
        </w:trPr>
        <w:tc>
          <w:tcPr>
            <w:tcW w:w="900" w:type="dxa"/>
            <w:shd w:val="clear" w:color="auto" w:fill="DEEAF6"/>
            <w:tcMar>
              <w:top w:w="40" w:type="dxa"/>
              <w:left w:w="90" w:type="dxa"/>
              <w:bottom w:w="40" w:type="dxa"/>
              <w:right w:w="90" w:type="dxa"/>
            </w:tcMar>
          </w:tcPr>
          <w:p>
            <w:pPr>
              <w:spacing w:after="40"/>
              <w:rPr>
                <w:ins w:id="900475" w:author="Claude (AI draft)" w:date="2026-10-15T08:00:00Z"/>
              </w:rPr>
            </w:pPr>
            <w:ins w:id="900476" w:author="Claude (AI draft)" w:date="2026-10-15T08:00:00Z">
              <w:r>
                <w:rPr>
                  <w:sz w:val="18"/>
                  <w:szCs w:val="18"/>
                </w:rPr>
                <w:t xml:space="preserve">NFR-004</w:t>
              </w:r>
            </w:ins>
          </w:p>
        </w:tc>
        <w:tc>
          <w:tcPr>
            <w:tcW w:w="2300" w:type="dxa"/>
            <w:tcMar>
              <w:top w:w="40" w:type="dxa"/>
              <w:left w:w="90" w:type="dxa"/>
              <w:bottom w:w="40" w:type="dxa"/>
              <w:right w:w="90" w:type="dxa"/>
            </w:tcMar>
          </w:tcPr>
          <w:p>
            <w:pPr>
              <w:spacing w:after="40"/>
              <w:rPr>
                <w:ins w:id="900477" w:author="Claude (AI draft)" w:date="2026-10-15T08:00:00Z"/>
              </w:rPr>
            </w:pPr>
            <w:ins w:id="900478" w:author="Claude (AI draft)" w:date="2026-10-15T08:00:00Z">
              <w:r>
                <w:rPr>
                  <w:sz w:val="18"/>
                  <w:szCs w:val="18"/>
                </w:rPr>
                <w:t xml:space="preserve">2 of 3 first-time users submit unaided within 5 minutes</w:t>
              </w:r>
            </w:ins>
          </w:p>
        </w:tc>
        <w:tc>
          <w:tcPr>
            <w:tcW w:w="2700" w:type="dxa"/>
            <w:tcMar>
              <w:top w:w="40" w:type="dxa"/>
              <w:left w:w="90" w:type="dxa"/>
              <w:bottom w:w="40" w:type="dxa"/>
              <w:right w:w="90" w:type="dxa"/>
            </w:tcMar>
          </w:tcPr>
          <w:p>
            <w:pPr>
              <w:spacing w:after="40"/>
              <w:rPr>
                <w:ins w:id="900479" w:author="Claude (AI draft)" w:date="2026-10-15T08:00:00Z"/>
              </w:rPr>
            </w:pPr>
            <w:ins w:id="900480" w:author="Claude (AI draft)" w:date="2026-10-15T08:00:00Z">
              <w:r>
                <w:rPr>
                  <w:sz w:val="18"/>
                  <w:szCs w:val="18"/>
                </w:rPr>
                <w:t xml:space="preserve">Requester page (one short form)</w:t>
              </w:r>
            </w:ins>
          </w:p>
        </w:tc>
        <w:tc>
          <w:tcPr>
            <w:tcW w:w="3100" w:type="dxa"/>
            <w:tcMar>
              <w:top w:w="40" w:type="dxa"/>
              <w:left w:w="90" w:type="dxa"/>
              <w:bottom w:w="40" w:type="dxa"/>
              <w:right w:w="90" w:type="dxa"/>
            </w:tcMar>
          </w:tcPr>
          <w:p>
            <w:pPr>
              <w:spacing w:after="40"/>
              <w:rPr>
                <w:ins w:id="900481" w:author="Claude (AI draft)" w:date="2026-10-15T08:00:00Z"/>
              </w:rPr>
            </w:pPr>
            <w:ins w:id="900482" w:author="Claude (AI draft)" w:date="2026-10-15T08:00:00Z">
              <w:del w:id="913567" w:author="Claude (AI draft)" w:date="2026-10-16T19:00:00Z">
                <w:r>
                  <w:rPr>
                    <w:sz w:val="18"/>
                    <w:szCs w:val="18"/>
                  </w:rPr>
                  <w:delText xml:space="preserve">-</w:delText>
                </w:r>
              </w:del>
            </w:ins>
            <w:ins w:id="913566" w:author="Claude (AI draft)" w:date="2026-10-16T19:00:00Z">
              <w:r>
                <w:rPr>
                  <w:sz w:val="18"/>
                  <w:szCs w:val="18"/>
                </w:rPr>
                <w:t xml:space="preserve">MT-33 in the manual test log</w:t>
              </w:r>
            </w:ins>
          </w:p>
        </w:tc>
        <w:tc>
          <w:tcPr>
            <w:tcW w:w="2400" w:type="dxa"/>
            <w:tcMar>
              <w:top w:w="40" w:type="dxa"/>
              <w:left w:w="90" w:type="dxa"/>
              <w:bottom w:w="40" w:type="dxa"/>
              <w:right w:w="90" w:type="dxa"/>
            </w:tcMar>
          </w:tcPr>
          <w:p>
            <w:pPr>
              <w:spacing w:after="40"/>
              <w:rPr>
                <w:ins w:id="900483" w:author="Claude (AI draft)" w:date="2026-10-15T08:00:00Z"/>
              </w:rPr>
            </w:pPr>
            <w:ins w:id="900484" w:author="Claude (AI draft)" w:date="2026-10-15T08:00:00Z">
              <w:r>
                <w:rPr>
                  <w:sz w:val="18"/>
                  <w:szCs w:val="18"/>
                </w:rPr>
                <w:t xml:space="preserve">-</w:t>
              </w:r>
            </w:ins>
          </w:p>
        </w:tc>
        <w:tc>
          <w:tcPr>
            <w:tcW w:w="1700" w:type="dxa"/>
            <w:tcMar>
              <w:top w:w="40" w:type="dxa"/>
              <w:left w:w="90" w:type="dxa"/>
              <w:bottom w:w="40" w:type="dxa"/>
              <w:right w:w="90" w:type="dxa"/>
            </w:tcMar>
          </w:tcPr>
          <w:p>
            <w:pPr>
              <w:spacing w:after="40"/>
              <w:rPr>
                <w:ins w:id="900485" w:author="Claude (AI draft)" w:date="2026-10-15T08:00:00Z"/>
              </w:rPr>
            </w:pPr>
            <w:ins w:id="900486" w:author="Claude (AI draft)" w:date="2026-10-15T08:00:00Z">
              <w:r>
                <w:rPr>
                  <w:sz w:val="18"/>
                  <w:szCs w:val="18"/>
                </w:rPr>
                <w:t xml:space="preserve">-</w:t>
              </w:r>
            </w:ins>
          </w:p>
        </w:tc>
        <w:tc>
          <w:tcPr>
            <w:tcW w:w="1500" w:type="dxa"/>
            <w:tcMar>
              <w:top w:w="40" w:type="dxa"/>
              <w:left w:w="90" w:type="dxa"/>
              <w:bottom w:w="40" w:type="dxa"/>
              <w:right w:w="90" w:type="dxa"/>
            </w:tcMar>
          </w:tcPr>
          <w:p>
            <w:pPr>
              <w:spacing w:after="40"/>
              <w:rPr>
                <w:ins w:id="900487" w:author="Claude (AI draft)" w:date="2026-10-15T08:00:00Z"/>
              </w:rPr>
            </w:pPr>
            <w:ins w:id="900488" w:author="Claude (AI draft)" w:date="2026-10-15T08:00:00Z">
              <w:r>
                <w:rPr>
                  <w:sz w:val="18"/>
                  <w:szCs w:val="18"/>
                </w:rPr>
                <w:t xml:space="preserve">Open - informal test not run</w:t>
              </w:r>
            </w:ins>
            <w:ins w:id="913568" w:author="Claude (AI draft)" w:date="2026-10-16T19:00:00Z">
              <w:r>
                <w:rPr>
                  <w:sz w:val="18"/>
                  <w:szCs w:val="18"/>
                </w:rPr>
                <w:t xml:space="preserve"> (MT-33 defines it; record the result there)</w:t>
              </w:r>
            </w:ins>
            <w:ins w:id="913569" w:author="Claude (AI draft)" w:date="2026-10-15T08:00:00Z">
              <w:r>
                <w:rPr>
                  <w:sz w:val="18"/>
                  <w:szCs w:val="18"/>
                </w:rPr>
                <w:t xml:space="preserve"> </w:t>
              </w:r>
              <w:r>
                <w:rPr>
                  <w:b/>
                  <w:bCs/>
                  <w:i/>
                  <w:iCs/>
                  <w:color w:val="C00000"/>
                  <w:sz w:val="18"/>
                  <w:szCs w:val="18"/>
                </w:rPr>
                <w:t xml:space="preserve">[Team to complete]</w:t>
              </w:r>
            </w:ins>
          </w:p>
        </w:tc>
      </w:tr>
      <w:tr>
        <w:trPr>
          <w:cantSplit/>
          <w:ins w:id="900489" w:author="Claude (AI draft)" w:date="2026-10-15T08:00:00Z"/>
        </w:trPr>
        <w:tc>
          <w:tcPr>
            <w:tcW w:w="900" w:type="dxa"/>
            <w:shd w:val="clear" w:color="auto" w:fill="DEEAF6"/>
            <w:tcMar>
              <w:top w:w="40" w:type="dxa"/>
              <w:left w:w="90" w:type="dxa"/>
              <w:bottom w:w="40" w:type="dxa"/>
              <w:right w:w="90" w:type="dxa"/>
            </w:tcMar>
          </w:tcPr>
          <w:p>
            <w:pPr>
              <w:spacing w:after="40"/>
              <w:rPr>
                <w:ins w:id="900490" w:author="Claude (AI draft)" w:date="2026-10-15T08:00:00Z"/>
              </w:rPr>
            </w:pPr>
            <w:ins w:id="900491" w:author="Claude (AI draft)" w:date="2026-10-15T08:00:00Z">
              <w:r>
                <w:rPr>
                  <w:sz w:val="18"/>
                  <w:szCs w:val="18"/>
                </w:rPr>
                <w:t xml:space="preserve">NFR-005</w:t>
              </w:r>
            </w:ins>
          </w:p>
        </w:tc>
        <w:tc>
          <w:tcPr>
            <w:tcW w:w="2300" w:type="dxa"/>
            <w:tcMar>
              <w:top w:w="40" w:type="dxa"/>
              <w:left w:w="90" w:type="dxa"/>
              <w:bottom w:w="40" w:type="dxa"/>
              <w:right w:w="90" w:type="dxa"/>
            </w:tcMar>
          </w:tcPr>
          <w:p>
            <w:pPr>
              <w:spacing w:after="40"/>
              <w:rPr>
                <w:ins w:id="900492" w:author="Claude (AI draft)" w:date="2026-10-15T08:00:00Z"/>
              </w:rPr>
            </w:pPr>
            <w:ins w:id="900493" w:author="Claude (AI draft)" w:date="2026-10-15T08:00:00Z">
              <w:r>
                <w:rPr>
                  <w:sz w:val="18"/>
                  <w:szCs w:val="18"/>
                </w:rPr>
                <w:t xml:space="preserve">No unplanned outage during demos</w:t>
              </w:r>
            </w:ins>
          </w:p>
        </w:tc>
        <w:tc>
          <w:tcPr>
            <w:tcW w:w="2700" w:type="dxa"/>
            <w:tcMar>
              <w:top w:w="40" w:type="dxa"/>
              <w:left w:w="90" w:type="dxa"/>
              <w:bottom w:w="40" w:type="dxa"/>
              <w:right w:w="90" w:type="dxa"/>
            </w:tcMar>
          </w:tcPr>
          <w:p>
            <w:pPr>
              <w:spacing w:after="40"/>
              <w:rPr>
                <w:ins w:id="900494" w:author="Claude (AI draft)" w:date="2026-10-15T08:00:00Z"/>
              </w:rPr>
            </w:pPr>
            <w:ins w:id="900495" w:author="Claude (AI draft)" w:date="2026-10-15T08:00:00Z">
              <w:r>
                <w:rPr>
                  <w:sz w:val="18"/>
                  <w:szCs w:val="18"/>
                </w:rPr>
                <w:t xml:space="preserve">503 for database outages (D-06); health check</w:t>
              </w:r>
            </w:ins>
          </w:p>
        </w:tc>
        <w:tc>
          <w:tcPr>
            <w:tcW w:w="3100" w:type="dxa"/>
            <w:tcMar>
              <w:top w:w="40" w:type="dxa"/>
              <w:left w:w="90" w:type="dxa"/>
              <w:bottom w:w="40" w:type="dxa"/>
              <w:right w:w="90" w:type="dxa"/>
            </w:tcMar>
          </w:tcPr>
          <w:p>
            <w:pPr>
              <w:spacing w:after="40"/>
              <w:rPr>
                <w:ins w:id="900496" w:author="Claude (AI draft)" w:date="2026-10-15T08:00:00Z"/>
              </w:rPr>
            </w:pPr>
            <w:ins w:id="900497" w:author="Claude (AI draft)" w:date="2026-10-15T08:00:00Z">
              <w:r>
                <w:rPr>
                  <w:sz w:val="18"/>
                  <w:szCs w:val="18"/>
                </w:rPr>
                <w:t xml:space="preserve">FilterErrorHandlerTest; ErrorHandlingTest</w:t>
              </w:r>
            </w:ins>
          </w:p>
        </w:tc>
        <w:tc>
          <w:tcPr>
            <w:tcW w:w="2400" w:type="dxa"/>
            <w:tcMar>
              <w:top w:w="40" w:type="dxa"/>
              <w:left w:w="90" w:type="dxa"/>
              <w:bottom w:w="40" w:type="dxa"/>
              <w:right w:w="90" w:type="dxa"/>
            </w:tcMar>
          </w:tcPr>
          <w:p>
            <w:pPr>
              <w:spacing w:after="40"/>
              <w:rPr>
                <w:ins w:id="900498" w:author="Claude (AI draft)" w:date="2026-10-15T08:00:00Z"/>
              </w:rPr>
            </w:pPr>
            <w:ins w:id="900499" w:author="Claude (AI draft)" w:date="2026-10-15T08:00:00Z">
              <w:r>
                <w:rPr>
                  <w:sz w:val="18"/>
                  <w:szCs w:val="18"/>
                </w:rPr>
                <w:t xml:space="preserve">503 SERVICE_UNAVAILABLE instead of 500</w:t>
              </w:r>
            </w:ins>
          </w:p>
        </w:tc>
        <w:tc>
          <w:tcPr>
            <w:tcW w:w="1700" w:type="dxa"/>
            <w:tcMar>
              <w:top w:w="40" w:type="dxa"/>
              <w:left w:w="90" w:type="dxa"/>
              <w:bottom w:w="40" w:type="dxa"/>
              <w:right w:w="90" w:type="dxa"/>
            </w:tcMar>
          </w:tcPr>
          <w:p>
            <w:pPr>
              <w:spacing w:after="40"/>
              <w:rPr>
                <w:ins w:id="900500" w:author="Claude (AI draft)" w:date="2026-10-15T08:00:00Z"/>
              </w:rPr>
            </w:pPr>
            <w:ins w:id="900501" w:author="Claude (AI draft)" w:date="2026-10-15T08:00:00Z">
              <w:r>
                <w:rPr>
                  <w:sz w:val="18"/>
                  <w:szCs w:val="18"/>
                </w:rPr>
                <w:t xml:space="preserve">CI Backend job (surefire + JaCoCo report)</w:t>
              </w:r>
            </w:ins>
          </w:p>
        </w:tc>
        <w:tc>
          <w:tcPr>
            <w:tcW w:w="1500" w:type="dxa"/>
            <w:tcMar>
              <w:top w:w="40" w:type="dxa"/>
              <w:left w:w="90" w:type="dxa"/>
              <w:bottom w:w="40" w:type="dxa"/>
              <w:right w:w="90" w:type="dxa"/>
            </w:tcMar>
          </w:tcPr>
          <w:p>
            <w:pPr>
              <w:spacing w:after="40"/>
              <w:rPr>
                <w:ins w:id="900502" w:author="Claude (AI draft)" w:date="2026-10-15T08:00:00Z"/>
              </w:rPr>
            </w:pPr>
            <w:ins w:id="900503" w:author="Claude (AI draft)" w:date="2026-10-15T08:00:00Z">
              <w:r>
                <w:rPr>
                  <w:sz w:val="18"/>
                  <w:szCs w:val="18"/>
                </w:rPr>
                <w:t xml:space="preserve">Partly - health-check log </w:t>
              </w:r>
              <w:r>
                <w:rPr>
                  <w:b/>
                  <w:bCs/>
                  <w:i/>
                  <w:iCs/>
                  <w:color w:val="C00000"/>
                  <w:sz w:val="18"/>
                  <w:szCs w:val="18"/>
                </w:rPr>
                <w:t xml:space="preserve">[Team to complete]</w:t>
              </w:r>
            </w:ins>
          </w:p>
        </w:tc>
      </w:tr>
      <w:tr>
        <w:trPr>
          <w:cantSplit/>
          <w:ins w:id="900504" w:author="Claude (AI draft)" w:date="2026-10-15T08:00:00Z"/>
        </w:trPr>
        <w:tc>
          <w:tcPr>
            <w:tcW w:w="900" w:type="dxa"/>
            <w:shd w:val="clear" w:color="auto" w:fill="DEEAF6"/>
            <w:tcMar>
              <w:top w:w="40" w:type="dxa"/>
              <w:left w:w="90" w:type="dxa"/>
              <w:bottom w:w="40" w:type="dxa"/>
              <w:right w:w="90" w:type="dxa"/>
            </w:tcMar>
          </w:tcPr>
          <w:p>
            <w:pPr>
              <w:spacing w:after="40"/>
              <w:rPr>
                <w:ins w:id="900505" w:author="Claude (AI draft)" w:date="2026-10-15T08:00:00Z"/>
              </w:rPr>
            </w:pPr>
            <w:ins w:id="900506" w:author="Claude (AI draft)" w:date="2026-10-15T08:00:00Z">
              <w:r>
                <w:rPr>
                  <w:sz w:val="18"/>
                  <w:szCs w:val="18"/>
                </w:rPr>
                <w:t xml:space="preserve">NFR-006</w:t>
              </w:r>
            </w:ins>
          </w:p>
        </w:tc>
        <w:tc>
          <w:tcPr>
            <w:tcW w:w="2300" w:type="dxa"/>
            <w:tcMar>
              <w:top w:w="40" w:type="dxa"/>
              <w:left w:w="90" w:type="dxa"/>
              <w:bottom w:w="40" w:type="dxa"/>
              <w:right w:w="90" w:type="dxa"/>
            </w:tcMar>
          </w:tcPr>
          <w:p>
            <w:pPr>
              <w:spacing w:after="40"/>
              <w:rPr>
                <w:ins w:id="900507" w:author="Claude (AI draft)" w:date="2026-10-15T08:00:00Z"/>
              </w:rPr>
            </w:pPr>
            <w:ins w:id="900508" w:author="Claude (AI draft)" w:date="2026-10-15T08:00:00Z">
              <w:r>
                <w:rPr>
                  <w:sz w:val="18"/>
                  <w:szCs w:val="18"/>
                </w:rPr>
                <w:t xml:space="preserve">The audit log rebuilds a request's full lifecycle</w:t>
              </w:r>
            </w:ins>
          </w:p>
        </w:tc>
        <w:tc>
          <w:tcPr>
            <w:tcW w:w="2700" w:type="dxa"/>
            <w:tcMar>
              <w:top w:w="40" w:type="dxa"/>
              <w:left w:w="90" w:type="dxa"/>
              <w:bottom w:w="40" w:type="dxa"/>
              <w:right w:w="90" w:type="dxa"/>
            </w:tcMar>
          </w:tcPr>
          <w:p>
            <w:pPr>
              <w:spacing w:after="40"/>
              <w:rPr>
                <w:ins w:id="900509" w:author="Claude (AI draft)" w:date="2026-10-15T08:00:00Z"/>
              </w:rPr>
            </w:pPr>
            <w:ins w:id="900510" w:author="Claude (AI draft)" w:date="2026-10-15T08:00:00Z">
              <w:r>
                <w:rPr>
                  <w:sz w:val="18"/>
                  <w:szCs w:val="18"/>
                </w:rPr>
                <w:t xml:space="preserve">Audit trigger (C-02); AuditService</w:t>
              </w:r>
            </w:ins>
          </w:p>
        </w:tc>
        <w:tc>
          <w:tcPr>
            <w:tcW w:w="3100" w:type="dxa"/>
            <w:tcMar>
              <w:top w:w="40" w:type="dxa"/>
              <w:left w:w="90" w:type="dxa"/>
              <w:bottom w:w="40" w:type="dxa"/>
              <w:right w:w="90" w:type="dxa"/>
            </w:tcMar>
          </w:tcPr>
          <w:p>
            <w:pPr>
              <w:spacing w:after="40"/>
              <w:rPr>
                <w:ins w:id="900511" w:author="Claude (AI draft)" w:date="2026-10-15T08:00:00Z"/>
              </w:rPr>
            </w:pPr>
            <w:ins w:id="900512" w:author="Claude (AI draft)" w:date="2026-10-15T08:00:00Z">
              <w:r>
                <w:rPr>
                  <w:sz w:val="18"/>
                  <w:szCs w:val="18"/>
                </w:rPr>
                <w:t xml:space="preserve">fullLifecycleIsAudited; priorityAndHistory; statusHistory</w:t>
              </w:r>
            </w:ins>
          </w:p>
        </w:tc>
        <w:tc>
          <w:tcPr>
            <w:tcW w:w="2400" w:type="dxa"/>
            <w:tcMar>
              <w:top w:w="40" w:type="dxa"/>
              <w:left w:w="90" w:type="dxa"/>
              <w:bottom w:w="40" w:type="dxa"/>
              <w:right w:w="90" w:type="dxa"/>
            </w:tcMar>
          </w:tcPr>
          <w:p>
            <w:pPr>
              <w:spacing w:after="40"/>
              <w:rPr>
                <w:ins w:id="900513" w:author="Claude (AI draft)" w:date="2026-10-15T08:00:00Z"/>
              </w:rPr>
            </w:pPr>
            <w:ins w:id="900514" w:author="Claude (AI draft)" w:date="2026-10-15T08:00:00Z">
              <w:r>
                <w:rPr>
                  <w:sz w:val="18"/>
                  <w:szCs w:val="18"/>
                </w:rPr>
                <w:t xml:space="preserve">Every step with actor and time</w:t>
              </w:r>
            </w:ins>
          </w:p>
        </w:tc>
        <w:tc>
          <w:tcPr>
            <w:tcW w:w="1700" w:type="dxa"/>
            <w:tcMar>
              <w:top w:w="40" w:type="dxa"/>
              <w:left w:w="90" w:type="dxa"/>
              <w:bottom w:w="40" w:type="dxa"/>
              <w:right w:w="90" w:type="dxa"/>
            </w:tcMar>
          </w:tcPr>
          <w:p>
            <w:pPr>
              <w:spacing w:after="40"/>
              <w:rPr>
                <w:ins w:id="900515" w:author="Claude (AI draft)" w:date="2026-10-15T08:00:00Z"/>
              </w:rPr>
            </w:pPr>
            <w:ins w:id="900516" w:author="Claude (AI draft)" w:date="2026-10-15T08:00:00Z">
              <w:r>
                <w:rPr>
                  <w:sz w:val="18"/>
                  <w:szCs w:val="18"/>
                </w:rPr>
                <w:t xml:space="preserve">CI Backend job (surefire + JaCoCo report)</w:t>
              </w:r>
            </w:ins>
          </w:p>
        </w:tc>
        <w:tc>
          <w:tcPr>
            <w:tcW w:w="1500" w:type="dxa"/>
            <w:tcMar>
              <w:top w:w="40" w:type="dxa"/>
              <w:left w:w="90" w:type="dxa"/>
              <w:bottom w:w="40" w:type="dxa"/>
              <w:right w:w="90" w:type="dxa"/>
            </w:tcMar>
          </w:tcPr>
          <w:p>
            <w:pPr>
              <w:spacing w:after="40"/>
              <w:rPr>
                <w:ins w:id="900517" w:author="Claude (AI draft)" w:date="2026-10-15T08:00:00Z"/>
              </w:rPr>
            </w:pPr>
            <w:ins w:id="900518" w:author="Claude (AI draft)" w:date="2026-10-15T08:00:00Z">
              <w:r>
                <w:rPr>
                  <w:sz w:val="18"/>
                  <w:szCs w:val="18"/>
                </w:rPr>
                <w:t xml:space="preserve">Verified</w:t>
              </w:r>
            </w:ins>
          </w:p>
        </w:tc>
      </w:tr>
      <w:tr>
        <w:trPr>
          <w:cantSplit/>
          <w:ins w:id="900519" w:author="Claude (AI draft)" w:date="2026-10-15T08:00:00Z"/>
        </w:trPr>
        <w:tc>
          <w:tcPr>
            <w:tcW w:w="900" w:type="dxa"/>
            <w:shd w:val="clear" w:color="auto" w:fill="DEEAF6"/>
            <w:tcMar>
              <w:top w:w="40" w:type="dxa"/>
              <w:left w:w="90" w:type="dxa"/>
              <w:bottom w:w="40" w:type="dxa"/>
              <w:right w:w="90" w:type="dxa"/>
            </w:tcMar>
          </w:tcPr>
          <w:p>
            <w:pPr>
              <w:spacing w:after="40"/>
              <w:rPr>
                <w:ins w:id="900520" w:author="Claude (AI draft)" w:date="2026-10-15T08:00:00Z"/>
              </w:rPr>
            </w:pPr>
            <w:ins w:id="900521" w:author="Claude (AI draft)" w:date="2026-10-15T08:00:00Z">
              <w:r>
                <w:rPr>
                  <w:sz w:val="18"/>
                  <w:szCs w:val="18"/>
                </w:rPr>
                <w:t xml:space="preserve">NFR-007</w:t>
              </w:r>
            </w:ins>
          </w:p>
        </w:tc>
        <w:tc>
          <w:tcPr>
            <w:tcW w:w="2300" w:type="dxa"/>
            <w:tcMar>
              <w:top w:w="40" w:type="dxa"/>
              <w:left w:w="90" w:type="dxa"/>
              <w:bottom w:w="40" w:type="dxa"/>
              <w:right w:w="90" w:type="dxa"/>
            </w:tcMar>
          </w:tcPr>
          <w:p>
            <w:pPr>
              <w:spacing w:after="40"/>
              <w:rPr>
                <w:ins w:id="900522" w:author="Claude (AI draft)" w:date="2026-10-15T08:00:00Z"/>
              </w:rPr>
            </w:pPr>
            <w:ins w:id="900523" w:author="Claude (AI draft)" w:date="2026-10-15T08:00:00Z">
              <w:r>
                <w:rPr>
                  <w:sz w:val="18"/>
                  <w:szCs w:val="18"/>
                </w:rPr>
                <w:t xml:space="preserve">Changes outside the workflow are blocked or logged</w:t>
              </w:r>
            </w:ins>
          </w:p>
        </w:tc>
        <w:tc>
          <w:tcPr>
            <w:tcW w:w="2700" w:type="dxa"/>
            <w:tcMar>
              <w:top w:w="40" w:type="dxa"/>
              <w:left w:w="90" w:type="dxa"/>
              <w:bottom w:w="40" w:type="dxa"/>
              <w:right w:w="90" w:type="dxa"/>
            </w:tcMar>
          </w:tcPr>
          <w:p>
            <w:pPr>
              <w:spacing w:after="40"/>
              <w:rPr>
                <w:ins w:id="900524" w:author="Claude (AI draft)" w:date="2026-10-15T08:00:00Z"/>
              </w:rPr>
            </w:pPr>
            <w:ins w:id="900525" w:author="Claude (AI draft)" w:date="2026-10-15T08:00:00Z">
              <w:r>
                <w:rPr>
                  <w:sz w:val="18"/>
                  <w:szCs w:val="18"/>
                </w:rPr>
                <w:t xml:space="preserve">Append-only triggers; state machine; row lock</w:t>
              </w:r>
            </w:ins>
          </w:p>
        </w:tc>
        <w:tc>
          <w:tcPr>
            <w:tcW w:w="3100" w:type="dxa"/>
            <w:tcMar>
              <w:top w:w="40" w:type="dxa"/>
              <w:left w:w="90" w:type="dxa"/>
              <w:bottom w:w="40" w:type="dxa"/>
              <w:right w:w="90" w:type="dxa"/>
            </w:tcMar>
          </w:tcPr>
          <w:p>
            <w:pPr>
              <w:spacing w:after="40"/>
              <w:rPr>
                <w:ins w:id="900526" w:author="Claude (AI draft)" w:date="2026-10-15T08:00:00Z"/>
              </w:rPr>
            </w:pPr>
            <w:ins w:id="900527" w:author="Claude (AI draft)" w:date="2026-10-15T08:00:00Z">
              <w:r>
                <w:rPr>
                  <w:sz w:val="18"/>
                  <w:szCs w:val="18"/>
                </w:rPr>
                <w:t xml:space="preserve">auditTrailIsAppendOnly; TransitionPolicyTest; databaseRoleBlocksRequester</w:t>
              </w:r>
            </w:ins>
          </w:p>
        </w:tc>
        <w:tc>
          <w:tcPr>
            <w:tcW w:w="2400" w:type="dxa"/>
            <w:tcMar>
              <w:top w:w="40" w:type="dxa"/>
              <w:left w:w="90" w:type="dxa"/>
              <w:bottom w:w="40" w:type="dxa"/>
              <w:right w:w="90" w:type="dxa"/>
            </w:tcMar>
          </w:tcPr>
          <w:p>
            <w:pPr>
              <w:spacing w:after="40"/>
              <w:rPr>
                <w:ins w:id="900528" w:author="Claude (AI draft)" w:date="2026-10-15T08:00:00Z"/>
              </w:rPr>
            </w:pPr>
            <w:ins w:id="900529" w:author="Claude (AI draft)" w:date="2026-10-15T08:00:00Z">
              <w:r>
                <w:rPr>
                  <w:sz w:val="18"/>
                  <w:szCs w:val="18"/>
                </w:rPr>
                <w:t xml:space="preserve">Database refuses UPDATE/DELETE of audit rows</w:t>
              </w:r>
            </w:ins>
          </w:p>
        </w:tc>
        <w:tc>
          <w:tcPr>
            <w:tcW w:w="1700" w:type="dxa"/>
            <w:tcMar>
              <w:top w:w="40" w:type="dxa"/>
              <w:left w:w="90" w:type="dxa"/>
              <w:bottom w:w="40" w:type="dxa"/>
              <w:right w:w="90" w:type="dxa"/>
            </w:tcMar>
          </w:tcPr>
          <w:p>
            <w:pPr>
              <w:spacing w:after="40"/>
              <w:rPr>
                <w:ins w:id="900530" w:author="Claude (AI draft)" w:date="2026-10-15T08:00:00Z"/>
              </w:rPr>
            </w:pPr>
            <w:ins w:id="900531" w:author="Claude (AI draft)" w:date="2026-10-15T08:00:00Z">
              <w:r>
                <w:rPr>
                  <w:sz w:val="18"/>
                  <w:szCs w:val="18"/>
                </w:rPr>
                <w:t xml:space="preserve">CI Backend job (surefire + JaCoCo report)</w:t>
              </w:r>
            </w:ins>
          </w:p>
        </w:tc>
        <w:tc>
          <w:tcPr>
            <w:tcW w:w="1500" w:type="dxa"/>
            <w:tcMar>
              <w:top w:w="40" w:type="dxa"/>
              <w:left w:w="90" w:type="dxa"/>
              <w:bottom w:w="40" w:type="dxa"/>
              <w:right w:w="90" w:type="dxa"/>
            </w:tcMar>
          </w:tcPr>
          <w:p>
            <w:pPr>
              <w:spacing w:after="40"/>
              <w:rPr>
                <w:ins w:id="900532" w:author="Claude (AI draft)" w:date="2026-10-15T08:00:00Z"/>
              </w:rPr>
            </w:pPr>
            <w:ins w:id="900533" w:author="Claude (AI draft)" w:date="2026-10-15T08:00:00Z">
              <w:r>
                <w:rPr>
                  <w:sz w:val="18"/>
                  <w:szCs w:val="18"/>
                </w:rPr>
                <w:t xml:space="preserve">Verified</w:t>
              </w:r>
            </w:ins>
          </w:p>
        </w:tc>
      </w:tr>
      <w:tr>
        <w:trPr>
          <w:cantSplit/>
          <w:ins w:id="900534" w:author="Claude (AI draft)" w:date="2026-10-15T08:00:00Z"/>
        </w:trPr>
        <w:tc>
          <w:tcPr>
            <w:tcW w:w="900" w:type="dxa"/>
            <w:shd w:val="clear" w:color="auto" w:fill="DEEAF6"/>
            <w:tcMar>
              <w:top w:w="40" w:type="dxa"/>
              <w:left w:w="90" w:type="dxa"/>
              <w:bottom w:w="40" w:type="dxa"/>
              <w:right w:w="90" w:type="dxa"/>
            </w:tcMar>
          </w:tcPr>
          <w:p>
            <w:pPr>
              <w:spacing w:after="40"/>
              <w:rPr>
                <w:ins w:id="900535" w:author="Claude (AI draft)" w:date="2026-10-15T08:00:00Z"/>
              </w:rPr>
            </w:pPr>
            <w:ins w:id="900536" w:author="Claude (AI draft)" w:date="2026-10-15T08:00:00Z">
              <w:r>
                <w:rPr>
                  <w:sz w:val="18"/>
                  <w:szCs w:val="18"/>
                </w:rPr>
                <w:t xml:space="preserve">NFR-008</w:t>
              </w:r>
            </w:ins>
          </w:p>
        </w:tc>
        <w:tc>
          <w:tcPr>
            <w:tcW w:w="2300" w:type="dxa"/>
            <w:tcMar>
              <w:top w:w="40" w:type="dxa"/>
              <w:left w:w="90" w:type="dxa"/>
              <w:bottom w:w="40" w:type="dxa"/>
              <w:right w:w="90" w:type="dxa"/>
            </w:tcMar>
          </w:tcPr>
          <w:p>
            <w:pPr>
              <w:spacing w:after="40"/>
              <w:rPr>
                <w:ins w:id="900537" w:author="Claude (AI draft)" w:date="2026-10-15T08:00:00Z"/>
              </w:rPr>
            </w:pPr>
            <w:ins w:id="900538" w:author="Claude (AI draft)" w:date="2026-10-15T08:00:00Z">
              <w:r>
                <w:rPr>
                  <w:sz w:val="18"/>
                  <w:szCs w:val="18"/>
                </w:rPr>
                <w:t xml:space="preserve">README documents the structure</w:t>
              </w:r>
            </w:ins>
          </w:p>
        </w:tc>
        <w:tc>
          <w:tcPr>
            <w:tcW w:w="2700" w:type="dxa"/>
            <w:tcMar>
              <w:top w:w="40" w:type="dxa"/>
              <w:left w:w="90" w:type="dxa"/>
              <w:bottom w:w="40" w:type="dxa"/>
              <w:right w:w="90" w:type="dxa"/>
            </w:tcMar>
          </w:tcPr>
          <w:p>
            <w:pPr>
              <w:spacing w:after="40"/>
              <w:rPr>
                <w:ins w:id="900539" w:author="Claude (AI draft)" w:date="2026-10-15T08:00:00Z"/>
              </w:rPr>
            </w:pPr>
            <w:ins w:id="900540" w:author="Claude (AI draft)" w:date="2026-10-15T08:00:00Z">
              <w:r>
                <w:rPr>
                  <w:sz w:val="18"/>
                  <w:szCs w:val="18"/>
                </w:rPr>
                <w:t xml:space="preserve">Module packages (access, requests, reporting, common)</w:t>
              </w:r>
            </w:ins>
          </w:p>
        </w:tc>
        <w:tc>
          <w:tcPr>
            <w:tcW w:w="3100" w:type="dxa"/>
            <w:tcMar>
              <w:top w:w="40" w:type="dxa"/>
              <w:left w:w="90" w:type="dxa"/>
              <w:bottom w:w="40" w:type="dxa"/>
              <w:right w:w="90" w:type="dxa"/>
            </w:tcMar>
          </w:tcPr>
          <w:p>
            <w:pPr>
              <w:spacing w:after="40"/>
              <w:rPr>
                <w:ins w:id="900541" w:author="Claude (AI draft)" w:date="2026-10-15T08:00:00Z"/>
              </w:rPr>
            </w:pPr>
            <w:ins w:id="900542" w:author="Claude (AI draft)" w:date="2026-10-15T08:00:00Z">
              <w:del w:id="912316" w:author="Claude (AI draft)" w:date="2026-10-16T16:00:00Z">
                <w:r>
                  <w:rPr>
                    <w:sz w:val="18"/>
                    <w:szCs w:val="18"/>
                  </w:rPr>
                  <w:delText xml:space="preserve">-</w:delText>
                </w:r>
              </w:del>
            </w:ins>
            <w:ins w:id="912315" w:author="Claude (AI draft)" w:date="2026-10-16T16:00:00Z">
              <w:r>
                <w:rPr>
                  <w:sz w:val="18"/>
                  <w:szCs w:val="18"/>
                </w:rPr>
                <w:t xml:space="preserve">README.md checked against the repository (16/10/2026)</w:t>
              </w:r>
            </w:ins>
          </w:p>
        </w:tc>
        <w:tc>
          <w:tcPr>
            <w:tcW w:w="2400" w:type="dxa"/>
            <w:tcMar>
              <w:top w:w="40" w:type="dxa"/>
              <w:left w:w="90" w:type="dxa"/>
              <w:bottom w:w="40" w:type="dxa"/>
              <w:right w:w="90" w:type="dxa"/>
            </w:tcMar>
          </w:tcPr>
          <w:p>
            <w:pPr>
              <w:spacing w:after="40"/>
              <w:rPr>
                <w:ins w:id="900543" w:author="Claude (AI draft)" w:date="2026-10-15T08:00:00Z"/>
              </w:rPr>
            </w:pPr>
            <w:ins w:id="900544" w:author="Claude (AI draft)" w:date="2026-10-15T08:00:00Z">
              <w:del w:id="912318" w:author="Claude (AI draft)" w:date="2026-10-16T16:00:00Z">
                <w:r>
                  <w:rPr>
                    <w:sz w:val="18"/>
                    <w:szCs w:val="18"/>
                  </w:rPr>
                  <w:delText xml:space="preserve">-</w:delText>
                </w:r>
              </w:del>
            </w:ins>
            <w:ins w:id="912317" w:author="Claude (AI draft)" w:date="2026-10-16T16:00:00Z">
              <w:r>
                <w:rPr>
                  <w:sz w:val="18"/>
                  <w:szCs w:val="18"/>
                </w:rPr>
                <w:t xml:space="preserve">README describes the structure, setup, tests, CI and release flow of the code</w:t>
              </w:r>
            </w:ins>
          </w:p>
        </w:tc>
        <w:tc>
          <w:tcPr>
            <w:tcW w:w="1700" w:type="dxa"/>
            <w:tcMar>
              <w:top w:w="40" w:type="dxa"/>
              <w:left w:w="90" w:type="dxa"/>
              <w:bottom w:w="40" w:type="dxa"/>
              <w:right w:w="90" w:type="dxa"/>
            </w:tcMar>
          </w:tcPr>
          <w:p>
            <w:pPr>
              <w:spacing w:after="40"/>
              <w:rPr>
                <w:ins w:id="900545" w:author="Claude (AI draft)" w:date="2026-10-15T08:00:00Z"/>
              </w:rPr>
            </w:pPr>
            <w:ins w:id="900546" w:author="Claude (AI draft)" w:date="2026-10-15T08:00:00Z">
              <w:del w:id="912320" w:author="Claude (AI draft)" w:date="2026-10-16T16:00:00Z">
                <w:r>
                  <w:rPr>
                    <w:sz w:val="18"/>
                    <w:szCs w:val="18"/>
                  </w:rPr>
                  <w:delText xml:space="preserve">-</w:delText>
                </w:r>
              </w:del>
            </w:ins>
            <w:ins w:id="912319" w:author="Claude (AI draft)" w:date="2026-10-16T16:00:00Z">
              <w:r>
                <w:rPr>
                  <w:sz w:val="18"/>
                  <w:szCs w:val="18"/>
                </w:rPr>
                <w:t xml:space="preserve">README.md</w:t>
              </w:r>
            </w:ins>
          </w:p>
        </w:tc>
        <w:tc>
          <w:tcPr>
            <w:tcW w:w="1500" w:type="dxa"/>
            <w:tcMar>
              <w:top w:w="40" w:type="dxa"/>
              <w:left w:w="90" w:type="dxa"/>
              <w:bottom w:w="40" w:type="dxa"/>
              <w:right w:w="90" w:type="dxa"/>
            </w:tcMar>
          </w:tcPr>
          <w:p>
            <w:pPr>
              <w:spacing w:after="40"/>
              <w:rPr>
                <w:ins w:id="900547" w:author="Claude (AI draft)" w:date="2026-10-15T08:00:00Z"/>
              </w:rPr>
            </w:pPr>
            <w:ins w:id="900548" w:author="Claude (AI draft)" w:date="2026-10-15T08:00:00Z">
              <w:del w:id="912322" w:author="Claude (AI draft)" w:date="2026-10-16T16:00:00Z">
                <w:r>
                  <w:rPr>
                    <w:sz w:val="18"/>
                    <w:szCs w:val="18"/>
                  </w:rPr>
                  <w:delText xml:space="preserve">Open - README outdated (TD-09)</w:delText>
                </w:r>
              </w:del>
            </w:ins>
            <w:ins w:id="912321" w:author="Claude (AI draft)" w:date="2026-10-16T16:00:00Z">
              <w:r>
                <w:rPr>
                  <w:sz w:val="18"/>
                  <w:szCs w:val="18"/>
                </w:rPr>
                <w:t xml:space="preserve">Implemented - README rewritten (TD-09)</w:t>
              </w:r>
            </w:ins>
          </w:p>
        </w:tc>
      </w:tr>
      <w:tr>
        <w:trPr>
          <w:cantSplit/>
          <w:ins w:id="900549" w:author="Claude (AI draft)" w:date="2026-10-15T08:00:00Z"/>
        </w:trPr>
        <w:tc>
          <w:tcPr>
            <w:tcW w:w="900" w:type="dxa"/>
            <w:shd w:val="clear" w:color="auto" w:fill="DEEAF6"/>
            <w:tcMar>
              <w:top w:w="40" w:type="dxa"/>
              <w:left w:w="90" w:type="dxa"/>
              <w:bottom w:w="40" w:type="dxa"/>
              <w:right w:w="90" w:type="dxa"/>
            </w:tcMar>
          </w:tcPr>
          <w:p>
            <w:pPr>
              <w:spacing w:after="40"/>
              <w:rPr>
                <w:ins w:id="900550" w:author="Claude (AI draft)" w:date="2026-10-15T08:00:00Z"/>
              </w:rPr>
            </w:pPr>
            <w:ins w:id="900551" w:author="Claude (AI draft)" w:date="2026-10-15T08:00:00Z">
              <w:r>
                <w:rPr>
                  <w:sz w:val="18"/>
                  <w:szCs w:val="18"/>
                </w:rPr>
                <w:t xml:space="preserve">NFR-009</w:t>
              </w:r>
            </w:ins>
          </w:p>
        </w:tc>
        <w:tc>
          <w:tcPr>
            <w:tcW w:w="2300" w:type="dxa"/>
            <w:tcMar>
              <w:top w:w="40" w:type="dxa"/>
              <w:left w:w="90" w:type="dxa"/>
              <w:bottom w:w="40" w:type="dxa"/>
              <w:right w:w="90" w:type="dxa"/>
            </w:tcMar>
          </w:tcPr>
          <w:p>
            <w:pPr>
              <w:spacing w:after="40"/>
              <w:rPr>
                <w:ins w:id="900552" w:author="Claude (AI draft)" w:date="2026-10-15T08:00:00Z"/>
              </w:rPr>
            </w:pPr>
            <w:ins w:id="900553" w:author="Claude (AI draft)" w:date="2026-10-15T08:00:00Z">
              <w:r>
                <w:rPr>
                  <w:sz w:val="18"/>
                  <w:szCs w:val="18"/>
                </w:rPr>
                <w:t xml:space="preserve">No hard-coded limits; lists paged</w:t>
              </w:r>
            </w:ins>
          </w:p>
        </w:tc>
        <w:tc>
          <w:tcPr>
            <w:tcW w:w="2700" w:type="dxa"/>
            <w:tcMar>
              <w:top w:w="40" w:type="dxa"/>
              <w:left w:w="90" w:type="dxa"/>
              <w:bottom w:w="40" w:type="dxa"/>
              <w:right w:w="90" w:type="dxa"/>
            </w:tcMar>
          </w:tcPr>
          <w:p>
            <w:pPr>
              <w:spacing w:after="40"/>
              <w:rPr>
                <w:ins w:id="900554" w:author="Claude (AI draft)" w:date="2026-10-15T08:00:00Z"/>
              </w:rPr>
            </w:pPr>
            <w:ins w:id="900555" w:author="Claude (AI draft)" w:date="2026-10-15T08:00:00Z">
              <w:r>
                <w:rPr>
                  <w:sz w:val="18"/>
                  <w:szCs w:val="18"/>
                </w:rPr>
                <w:t xml:space="preserve">Paging on every list (max 100); categories as data</w:t>
              </w:r>
            </w:ins>
          </w:p>
        </w:tc>
        <w:tc>
          <w:tcPr>
            <w:tcW w:w="3100" w:type="dxa"/>
            <w:tcMar>
              <w:top w:w="40" w:type="dxa"/>
              <w:left w:w="90" w:type="dxa"/>
              <w:bottom w:w="40" w:type="dxa"/>
              <w:right w:w="90" w:type="dxa"/>
            </w:tcMar>
          </w:tcPr>
          <w:p>
            <w:pPr>
              <w:spacing w:after="40"/>
              <w:rPr>
                <w:ins w:id="900556" w:author="Claude (AI draft)" w:date="2026-10-15T08:00:00Z"/>
              </w:rPr>
            </w:pPr>
            <w:ins w:id="900557" w:author="Claude (AI draft)" w:date="2026-10-15T08:00:00Z">
              <w:r>
                <w:rPr>
                  <w:sz w:val="18"/>
                  <w:szCs w:val="18"/>
                </w:rPr>
                <w:t xml:space="preserve">SortGuardTest; k6 run with 10,000 requests</w:t>
              </w:r>
            </w:ins>
            <w:ins w:id="912323" w:author="Claude (AI draft)" w:date="2026-10-16T16:00:00Z">
              <w:r>
                <w:rPr>
                  <w:sz w:val="18"/>
                  <w:szCs w:val="18"/>
                </w:rPr>
                <w:t xml:space="preserve">; pageSizeCap</w:t>
              </w:r>
            </w:ins>
          </w:p>
        </w:tc>
        <w:tc>
          <w:tcPr>
            <w:tcW w:w="2400" w:type="dxa"/>
            <w:tcMar>
              <w:top w:w="40" w:type="dxa"/>
              <w:left w:w="90" w:type="dxa"/>
              <w:bottom w:w="40" w:type="dxa"/>
              <w:right w:w="90" w:type="dxa"/>
            </w:tcMar>
          </w:tcPr>
          <w:p>
            <w:pPr>
              <w:spacing w:after="40"/>
              <w:rPr>
                <w:ins w:id="900558" w:author="Claude (AI draft)" w:date="2026-10-15T08:00:00Z"/>
              </w:rPr>
            </w:pPr>
            <w:ins w:id="900559" w:author="Claude (AI draft)" w:date="2026-10-15T08:00:00Z">
              <w:r>
                <w:rPr>
                  <w:sz w:val="18"/>
                  <w:szCs w:val="18"/>
                </w:rPr>
                <w:t xml:space="preserve">Paged responses; no size limits in code</w:t>
              </w:r>
            </w:ins>
          </w:p>
        </w:tc>
        <w:tc>
          <w:tcPr>
            <w:tcW w:w="1700" w:type="dxa"/>
            <w:tcMar>
              <w:top w:w="40" w:type="dxa"/>
              <w:left w:w="90" w:type="dxa"/>
              <w:bottom w:w="40" w:type="dxa"/>
              <w:right w:w="90" w:type="dxa"/>
            </w:tcMar>
          </w:tcPr>
          <w:p>
            <w:pPr>
              <w:spacing w:after="40"/>
              <w:rPr>
                <w:ins w:id="900560" w:author="Claude (AI draft)" w:date="2026-10-15T08:00:00Z"/>
              </w:rPr>
            </w:pPr>
            <w:ins w:id="900561" w:author="Claude (AI draft)" w:date="2026-10-15T08:00:00Z">
              <w:r>
                <w:rPr>
                  <w:sz w:val="18"/>
                  <w:szCs w:val="18"/>
                </w:rPr>
                <w:t xml:space="preserve">CI Backend job (surefire + JaCoCo report); perf/README.md</w:t>
              </w:r>
            </w:ins>
          </w:p>
        </w:tc>
        <w:tc>
          <w:tcPr>
            <w:tcW w:w="1500" w:type="dxa"/>
            <w:tcMar>
              <w:top w:w="40" w:type="dxa"/>
              <w:left w:w="90" w:type="dxa"/>
              <w:bottom w:w="40" w:type="dxa"/>
              <w:right w:w="90" w:type="dxa"/>
            </w:tcMar>
          </w:tcPr>
          <w:p>
            <w:pPr>
              <w:spacing w:after="40"/>
              <w:rPr>
                <w:ins w:id="900562" w:author="Claude (AI draft)" w:date="2026-10-15T08:00:00Z"/>
              </w:rPr>
            </w:pPr>
            <w:ins w:id="900563" w:author="Claude (AI draft)" w:date="2026-10-15T08:00:00Z">
              <w:r>
                <w:rPr>
                  <w:sz w:val="18"/>
                  <w:szCs w:val="18"/>
                </w:rPr>
                <w:t xml:space="preserve">Verified</w:t>
              </w:r>
            </w:ins>
          </w:p>
        </w:tc>
      </w:tr>
    </w:tbl>
    <w:p>
      <w:pPr>
        <w:spacing w:after="60"/>
        <w:rPr>
          <w:ins w:id="900564" w:author="Claude (AI draft)" w:date="2026-10-15T08:00:00Z"/>
        </w:rPr>
      </w:pPr>
      <w:ins w:id="900565" w:author="Claude (AI draft)" w:date="2026-10-15T08:00:00Z"/>
    </w:p>
    <w:p w14:paraId="4E6EF707" w14:textId="77777777" w:rsidR="00F944AF" w:rsidRDefault="00F944AF">
      <w:pPr>
        <w:sectPr w:rsidR="00F944AF">
          <w:footerReference w:type="default" r:id="rId11"/>
          <w:pgSz w:w="16838" w:h="11906" w:orient="landscape"/>
          <w:pgMar w:top="1134" w:right="850" w:bottom="1134" w:left="850" w:header="708" w:footer="708" w:gutter="0"/>
          <w:cols w:space="708"/>
          <w:docGrid w:linePitch="360"/>
        </w:sectPr>
      </w:pPr>
    </w:p>
    <w:p w14:paraId="1207A9F7" w14:textId="77777777" w:rsidR="004F5689" w:rsidRDefault="004F5689" w:rsidP="6E3CE5E4">
      <w:pPr>
        <w:pStyle w:val="Heading1"/>
      </w:pPr>
      <w:bookmarkStart w:id="26" w:name="_Toc241703324"/>
      <w:r>
        <w:lastRenderedPageBreak/>
        <w:t>End-to-End Traces</w:t>
      </w:r>
      <w:bookmarkEnd w:id="26"/>
    </w:p>
    <w:p w14:paraId="4B101F6E" w14:textId="77777777" w:rsidR="004F5689" w:rsidRDefault="004F5689" w:rsidP="004F5689">
      <w:r>
        <w:t xml:space="preserve">The M2 brief requires at least one trace from requirement to implementation and verification. We show three so that each team member can present one, and so that they cover the three most important behaviours: changing status, submitting a request and keeping the audit trail. Only steps marked Done are claimed as evidence. </w:t>
      </w:r>
    </w:p>
    <w:p w14:paraId="4492895D" w14:textId="77777777" w:rsidR="004F5689" w:rsidRPr="004F5689" w:rsidRDefault="004F5689" w:rsidP="004F5689">
      <w:pPr>
        <w:rPr>
          <w:b/>
          <w:bCs/>
        </w:rPr>
      </w:pPr>
    </w:p>
    <w:p w14:paraId="44AC9CC9" w14:textId="77777777" w:rsidR="004F5689" w:rsidRDefault="004F5689" w:rsidP="004F5689">
      <w:pPr>
        <w:rPr>
          <w:bCs/>
        </w:rPr>
      </w:pPr>
      <w:r>
        <w:rPr>
          <w:bCs/>
        </w:rPr>
        <w:t>Trace 1: FR-009 controlled status transitions</w:t>
      </w:r>
    </w:p>
    <w:tbl>
      <w:tblPr>
        <w:tblStyle w:val="TableGrid"/>
        <w:tblW w:w="0" w:type="auto"/>
        <w:tblLook w:val="04A0" w:firstRow="1" w:lastRow="0" w:firstColumn="1" w:lastColumn="0" w:noHBand="0" w:noVBand="1"/>
      </w:tblPr>
      <w:tblGrid>
        <w:gridCol w:w="2122"/>
        <w:gridCol w:w="4961"/>
        <w:gridCol w:w="1933"/>
      </w:tblGrid>
      <w:tr w:rsidR="004F5689" w14:paraId="27562011" w14:textId="77777777" w:rsidTr="004F5689">
        <w:tc>
          <w:tcPr>
            <w:tcW w:w="2122" w:type="dxa"/>
            <w:shd w:val="clear" w:color="auto" w:fill="002060"/>
          </w:tcPr>
          <w:p w14:paraId="2D07A95B" w14:textId="77777777" w:rsidR="004F5689" w:rsidRPr="00335C5D" w:rsidRDefault="004F5689" w:rsidP="004F5689">
            <w:pPr>
              <w:rPr>
                <w:bCs/>
                <w:sz w:val="18"/>
                <w:szCs w:val="18"/>
              </w:rPr>
            </w:pPr>
            <w:r>
              <w:rPr>
                <w:bCs/>
                <w:sz w:val="18"/>
                <w:szCs w:val="18"/>
              </w:rPr>
              <w:t>Step</w:t>
            </w:r>
          </w:p>
        </w:tc>
        <w:tc>
          <w:tcPr>
            <w:tcW w:w="4961" w:type="dxa"/>
            <w:shd w:val="clear" w:color="auto" w:fill="002060"/>
          </w:tcPr>
          <w:p w14:paraId="19F8D5D6" w14:textId="77777777" w:rsidR="004F5689" w:rsidRPr="00335C5D" w:rsidRDefault="004F5689" w:rsidP="004F5689">
            <w:pPr>
              <w:rPr>
                <w:bCs/>
                <w:sz w:val="18"/>
                <w:szCs w:val="18"/>
              </w:rPr>
            </w:pPr>
            <w:r>
              <w:rPr>
                <w:bCs/>
                <w:sz w:val="18"/>
                <w:szCs w:val="18"/>
              </w:rPr>
              <w:t>Evidence</w:t>
            </w:r>
          </w:p>
        </w:tc>
        <w:tc>
          <w:tcPr>
            <w:tcW w:w="1933" w:type="dxa"/>
            <w:shd w:val="clear" w:color="auto" w:fill="002060"/>
          </w:tcPr>
          <w:p w14:paraId="7A303B0B" w14:textId="77777777" w:rsidR="004F5689" w:rsidRPr="00335C5D" w:rsidRDefault="004F5689" w:rsidP="004F5689">
            <w:pPr>
              <w:rPr>
                <w:bCs/>
                <w:sz w:val="18"/>
                <w:szCs w:val="18"/>
              </w:rPr>
            </w:pPr>
            <w:r>
              <w:rPr>
                <w:bCs/>
                <w:sz w:val="18"/>
                <w:szCs w:val="18"/>
              </w:rPr>
              <w:t xml:space="preserve">Status </w:t>
            </w:r>
          </w:p>
        </w:tc>
      </w:tr>
      <w:tr w:rsidR="004F5689" w14:paraId="291D1ED7" w14:textId="77777777" w:rsidTr="004F5689">
        <w:tc>
          <w:tcPr>
            <w:tcW w:w="2122" w:type="dxa"/>
          </w:tcPr>
          <w:p w14:paraId="2E18E473" w14:textId="77777777" w:rsidR="004F5689" w:rsidRPr="00335C5D" w:rsidRDefault="004F5689" w:rsidP="004F5689">
            <w:pPr>
              <w:rPr>
                <w:bCs/>
                <w:sz w:val="18"/>
                <w:szCs w:val="18"/>
              </w:rPr>
            </w:pPr>
            <w:r>
              <w:rPr>
                <w:sz w:val="18"/>
                <w:szCs w:val="18"/>
              </w:rPr>
              <w:t>Requirement</w:t>
            </w:r>
          </w:p>
        </w:tc>
        <w:tc>
          <w:tcPr>
            <w:tcW w:w="4961" w:type="dxa"/>
          </w:tcPr>
          <w:p w14:paraId="0C00D311" w14:textId="77777777" w:rsidR="004F5689" w:rsidRPr="00335C5D" w:rsidRDefault="004F5689" w:rsidP="004F5689">
            <w:pPr>
              <w:rPr>
                <w:bCs/>
                <w:sz w:val="18"/>
                <w:szCs w:val="18"/>
              </w:rPr>
            </w:pPr>
            <w:r>
              <w:rPr>
                <w:sz w:val="18"/>
                <w:szCs w:val="18"/>
              </w:rPr>
              <w:t>FR-009 (Requirements table)</w:t>
            </w:r>
          </w:p>
        </w:tc>
        <w:tc>
          <w:tcPr>
            <w:tcW w:w="1933" w:type="dxa"/>
          </w:tcPr>
          <w:p w14:paraId="16ADEB00" w14:textId="77777777" w:rsidR="004F5689" w:rsidRPr="00335C5D" w:rsidRDefault="004F5689" w:rsidP="004F5689">
            <w:pPr>
              <w:rPr>
                <w:bCs/>
                <w:sz w:val="18"/>
                <w:szCs w:val="18"/>
              </w:rPr>
            </w:pPr>
            <w:r>
              <w:rPr>
                <w:sz w:val="18"/>
                <w:szCs w:val="18"/>
              </w:rPr>
              <w:t>Done</w:t>
            </w:r>
          </w:p>
        </w:tc>
      </w:tr>
      <w:tr w:rsidR="004F5689" w14:paraId="256A4A30" w14:textId="77777777" w:rsidTr="004F5689">
        <w:tc>
          <w:tcPr>
            <w:tcW w:w="2122" w:type="dxa"/>
          </w:tcPr>
          <w:p w14:paraId="5D34EEA7" w14:textId="77777777" w:rsidR="004F5689" w:rsidRPr="00335C5D" w:rsidRDefault="004F5689" w:rsidP="004F5689">
            <w:pPr>
              <w:rPr>
                <w:bCs/>
                <w:sz w:val="18"/>
                <w:szCs w:val="18"/>
              </w:rPr>
            </w:pPr>
            <w:r>
              <w:rPr>
                <w:sz w:val="18"/>
                <w:szCs w:val="18"/>
              </w:rPr>
              <w:t>ASR / constraint</w:t>
            </w:r>
          </w:p>
        </w:tc>
        <w:tc>
          <w:tcPr>
            <w:tcW w:w="4961" w:type="dxa"/>
          </w:tcPr>
          <w:p w14:paraId="52B4609F" w14:textId="77777777" w:rsidR="004F5689" w:rsidRPr="00335C5D" w:rsidRDefault="004F5689" w:rsidP="004F5689">
            <w:pPr>
              <w:rPr>
                <w:bCs/>
                <w:sz w:val="18"/>
                <w:szCs w:val="18"/>
              </w:rPr>
            </w:pPr>
            <w:r>
              <w:rPr>
                <w:sz w:val="18"/>
                <w:szCs w:val="18"/>
              </w:rPr>
              <w:t>ASR-002 integrity of state, ASR-003 auditability</w:t>
            </w:r>
          </w:p>
        </w:tc>
        <w:tc>
          <w:tcPr>
            <w:tcW w:w="1933" w:type="dxa"/>
          </w:tcPr>
          <w:p w14:paraId="6CEB9970" w14:textId="77777777" w:rsidR="004F5689" w:rsidRPr="00335C5D" w:rsidRDefault="004F5689" w:rsidP="004F5689">
            <w:pPr>
              <w:rPr>
                <w:bCs/>
                <w:sz w:val="18"/>
                <w:szCs w:val="18"/>
              </w:rPr>
            </w:pPr>
            <w:r>
              <w:rPr>
                <w:sz w:val="18"/>
                <w:szCs w:val="18"/>
              </w:rPr>
              <w:t>Done</w:t>
            </w:r>
          </w:p>
        </w:tc>
      </w:tr>
      <w:tr w:rsidR="004F5689" w14:paraId="373A2F9C" w14:textId="77777777" w:rsidTr="004F5689">
        <w:tc>
          <w:tcPr>
            <w:tcW w:w="2122" w:type="dxa"/>
          </w:tcPr>
          <w:p w14:paraId="79ACC782" w14:textId="77777777" w:rsidR="004F5689" w:rsidRPr="00335C5D" w:rsidRDefault="004F5689" w:rsidP="004F5689">
            <w:pPr>
              <w:rPr>
                <w:bCs/>
                <w:sz w:val="18"/>
                <w:szCs w:val="18"/>
              </w:rPr>
            </w:pPr>
            <w:r>
              <w:rPr>
                <w:sz w:val="18"/>
                <w:szCs w:val="18"/>
              </w:rPr>
              <w:t>Architecture responsibility</w:t>
            </w:r>
          </w:p>
        </w:tc>
        <w:tc>
          <w:tcPr>
            <w:tcW w:w="4961" w:type="dxa"/>
          </w:tcPr>
          <w:p w14:paraId="746ECFA4" w14:textId="77777777" w:rsidR="004F5689" w:rsidRPr="00335C5D" w:rsidRDefault="004F5689" w:rsidP="004F5689">
            <w:pPr>
              <w:rPr>
                <w:bCs/>
                <w:sz w:val="18"/>
                <w:szCs w:val="18"/>
              </w:rPr>
            </w:pPr>
            <w:r>
              <w:rPr>
                <w:sz w:val="18"/>
                <w:szCs w:val="18"/>
              </w:rPr>
              <w:t>Requests module service layer owns all status changes (ARC-02)</w:t>
            </w:r>
          </w:p>
        </w:tc>
        <w:tc>
          <w:tcPr>
            <w:tcW w:w="1933" w:type="dxa"/>
          </w:tcPr>
          <w:p w14:paraId="5A20CBE0" w14:textId="77777777" w:rsidR="004F5689" w:rsidRPr="00335C5D" w:rsidRDefault="004F5689" w:rsidP="004F5689">
            <w:pPr>
              <w:rPr>
                <w:bCs/>
                <w:sz w:val="18"/>
                <w:szCs w:val="18"/>
              </w:rPr>
            </w:pPr>
            <w:r>
              <w:rPr>
                <w:sz w:val="18"/>
                <w:szCs w:val="18"/>
              </w:rPr>
              <w:t>Done</w:t>
            </w:r>
          </w:p>
        </w:tc>
      </w:tr>
      <w:tr w:rsidR="004F5689" w14:paraId="0569792C" w14:textId="77777777" w:rsidTr="004F5689">
        <w:tc>
          <w:tcPr>
            <w:tcW w:w="2122" w:type="dxa"/>
          </w:tcPr>
          <w:p w14:paraId="4E414857" w14:textId="77777777" w:rsidR="004F5689" w:rsidRPr="00335C5D" w:rsidRDefault="004F5689" w:rsidP="004F5689">
            <w:pPr>
              <w:rPr>
                <w:bCs/>
                <w:sz w:val="18"/>
                <w:szCs w:val="18"/>
              </w:rPr>
            </w:pPr>
            <w:r>
              <w:rPr>
                <w:sz w:val="18"/>
                <w:szCs w:val="18"/>
              </w:rPr>
              <w:t>Data decision</w:t>
            </w:r>
          </w:p>
        </w:tc>
        <w:tc>
          <w:tcPr>
            <w:tcW w:w="4961" w:type="dxa"/>
          </w:tcPr>
          <w:p w14:paraId="39811530" w14:textId="77777777" w:rsidR="004F5689" w:rsidRPr="00335C5D" w:rsidRDefault="004F5689" w:rsidP="004F5689">
            <w:pPr>
              <w:rPr>
                <w:bCs/>
                <w:sz w:val="18"/>
                <w:szCs w:val="18"/>
              </w:rPr>
            </w:pPr>
            <w:r>
              <w:rPr>
                <w:sz w:val="18"/>
                <w:szCs w:val="18"/>
              </w:rPr>
              <w:t>Status CHECK constraint (V1), one transaction per state change with Version check (DEC-006)</w:t>
            </w:r>
          </w:p>
        </w:tc>
        <w:tc>
          <w:tcPr>
            <w:tcW w:w="1933" w:type="dxa"/>
          </w:tcPr>
          <w:p w14:paraId="28169546" w14:textId="77777777" w:rsidR="00F944AF" w:rsidRDefault="00000000">
            <w:pPr>
              <w:rPr>
                <w:bCs/>
                <w:sz w:val="18"/>
                <w:szCs w:val="18"/>
              </w:rPr>
            </w:pPr>
            <w:r>
              <w:rPr>
                <w:sz w:val="18"/>
                <w:szCs w:val="18"/>
              </w:rPr>
              <w:t>Done (design), V2 migration Planned</w:t>
            </w:r>
          </w:p>
        </w:tc>
      </w:tr>
      <w:tr w:rsidR="004F5689" w14:paraId="6D7D5A75" w14:textId="77777777" w:rsidTr="004F5689">
        <w:tc>
          <w:tcPr>
            <w:tcW w:w="2122" w:type="dxa"/>
          </w:tcPr>
          <w:p w14:paraId="3A5A3F30" w14:textId="77777777" w:rsidR="004F5689" w:rsidRPr="00335C5D" w:rsidRDefault="004F5689" w:rsidP="004F5689">
            <w:pPr>
              <w:rPr>
                <w:bCs/>
                <w:sz w:val="18"/>
                <w:szCs w:val="18"/>
              </w:rPr>
            </w:pPr>
            <w:r>
              <w:rPr>
                <w:sz w:val="18"/>
                <w:szCs w:val="18"/>
              </w:rPr>
              <w:t>Design / interface decision</w:t>
            </w:r>
          </w:p>
        </w:tc>
        <w:tc>
          <w:tcPr>
            <w:tcW w:w="4961" w:type="dxa"/>
          </w:tcPr>
          <w:p w14:paraId="3336E2BD" w14:textId="77777777" w:rsidR="004F5689" w:rsidRPr="00335C5D" w:rsidRDefault="004F5689" w:rsidP="004F5689">
            <w:pPr>
              <w:rPr>
                <w:bCs/>
                <w:sz w:val="18"/>
                <w:szCs w:val="18"/>
              </w:rPr>
            </w:pPr>
            <w:r>
              <w:rPr>
                <w:sz w:val="18"/>
                <w:szCs w:val="18"/>
              </w:rPr>
              <w:t xml:space="preserve">Table-driven TransitionPolicy (DEC-011). PATCH /api/v1/requests/{id}/status (API-09) returns 422 on an illegal move (DEC-009)</w:t>
            </w:r>
          </w:p>
        </w:tc>
        <w:tc>
          <w:tcPr>
            <w:tcW w:w="1933" w:type="dxa"/>
          </w:tcPr>
          <w:p w14:paraId="5BA53F61" w14:textId="77777777" w:rsidR="00F944AF" w:rsidRDefault="00000000">
            <w:pPr>
              <w:rPr>
                <w:bCs/>
                <w:sz w:val="18"/>
                <w:szCs w:val="18"/>
              </w:rPr>
            </w:pPr>
            <w:r>
              <w:rPr>
                <w:sz w:val="18"/>
                <w:szCs w:val="18"/>
              </w:rPr>
              <w:t>Done (design), code Planned</w:t>
            </w:r>
          </w:p>
        </w:tc>
      </w:tr>
      <w:tr w:rsidR="004F5689" w14:paraId="7EC1190B" w14:textId="77777777" w:rsidTr="004F5689">
        <w:tc>
          <w:tcPr>
            <w:tcW w:w="2122" w:type="dxa"/>
          </w:tcPr>
          <w:p w14:paraId="7D041BC2" w14:textId="77777777" w:rsidR="004F5689" w:rsidRPr="00335C5D" w:rsidRDefault="004F5689" w:rsidP="004F5689">
            <w:pPr>
              <w:rPr>
                <w:bCs/>
                <w:sz w:val="18"/>
                <w:szCs w:val="18"/>
              </w:rPr>
            </w:pPr>
            <w:r>
              <w:rPr>
                <w:sz w:val="18"/>
                <w:szCs w:val="18"/>
              </w:rPr>
              <w:t>Technology</w:t>
            </w:r>
          </w:p>
        </w:tc>
        <w:tc>
          <w:tcPr>
            <w:tcW w:w="4961" w:type="dxa"/>
          </w:tcPr>
          <w:p w14:paraId="21A9D8FD" w14:textId="77777777" w:rsidR="004F5689" w:rsidRPr="00335C5D" w:rsidRDefault="004F5689" w:rsidP="004F5689">
            <w:pPr>
              <w:rPr>
                <w:bCs/>
                <w:sz w:val="18"/>
                <w:szCs w:val="18"/>
              </w:rPr>
            </w:pPr>
            <w:r>
              <w:rPr>
                <w:sz w:val="18"/>
                <w:szCs w:val="18"/>
              </w:rPr>
              <w:t>Java 21, Spring Boot 4.1.1, Spring Data JPA, PostgreSQL (DEC-004, DEC-005)</w:t>
            </w:r>
          </w:p>
        </w:tc>
        <w:tc>
          <w:tcPr>
            <w:tcW w:w="1933" w:type="dxa"/>
          </w:tcPr>
          <w:p w14:paraId="0BF630F7" w14:textId="77777777" w:rsidR="004F5689" w:rsidRPr="00335C5D" w:rsidRDefault="004F5689" w:rsidP="004F5689">
            <w:pPr>
              <w:rPr>
                <w:bCs/>
                <w:sz w:val="18"/>
                <w:szCs w:val="18"/>
              </w:rPr>
            </w:pPr>
            <w:r>
              <w:rPr>
                <w:sz w:val="18"/>
                <w:szCs w:val="18"/>
              </w:rPr>
              <w:t>Done</w:t>
            </w:r>
          </w:p>
        </w:tc>
      </w:tr>
      <w:tr w:rsidR="004F5689" w14:paraId="55730D1E" w14:textId="77777777" w:rsidTr="004F5689">
        <w:tc>
          <w:tcPr>
            <w:tcW w:w="2122" w:type="dxa"/>
          </w:tcPr>
          <w:p w14:paraId="50EAA65E" w14:textId="77777777" w:rsidR="004F5689" w:rsidRPr="00335C5D" w:rsidRDefault="004F5689" w:rsidP="004F5689">
            <w:pPr>
              <w:rPr>
                <w:bCs/>
                <w:sz w:val="18"/>
                <w:szCs w:val="18"/>
              </w:rPr>
            </w:pPr>
            <w:r>
              <w:rPr>
                <w:sz w:val="18"/>
                <w:szCs w:val="18"/>
              </w:rPr>
              <w:t>Application artefact</w:t>
            </w:r>
          </w:p>
        </w:tc>
        <w:tc>
          <w:tcPr>
            <w:tcW w:w="4961" w:type="dxa"/>
          </w:tcPr>
          <w:p w14:paraId="54FD493A" w14:textId="77777777" w:rsidR="004F5689" w:rsidRPr="00335C5D" w:rsidRDefault="004F5689" w:rsidP="004F5689">
            <w:pPr>
              <w:rPr>
                <w:bCs/>
                <w:sz w:val="18"/>
                <w:szCs w:val="18"/>
              </w:rPr>
            </w:pPr>
            <w:r>
              <w:rPr>
                <w:sz w:val="18"/>
                <w:szCs w:val="18"/>
              </w:rPr>
              <w:t>ServiceRequest.Status enum, V1__init_schema.sql, TransitionPolicy.java (planned)</w:t>
            </w:r>
          </w:p>
        </w:tc>
        <w:tc>
          <w:tcPr>
            <w:tcW w:w="1933" w:type="dxa"/>
          </w:tcPr>
          <w:p w14:paraId="13EF1130" w14:textId="77777777" w:rsidR="00380CD2" w:rsidRDefault="00000000">
            <w:pPr>
              <w:rPr>
                <w:bCs/>
                <w:sz w:val="18"/>
                <w:szCs w:val="18"/>
              </w:rPr>
            </w:pPr>
            <w:r>
              <w:rPr>
                <w:sz w:val="18"/>
                <w:szCs w:val="18"/>
              </w:rPr>
              <w:t>Schema only: Status enum and V1 CHECK constraint Done; TransitionPolicy Planned</w:t>
            </w:r>
          </w:p>
        </w:tc>
      </w:tr>
      <w:tr w:rsidR="004F5689" w14:paraId="29853D1F" w14:textId="77777777" w:rsidTr="004F5689">
        <w:tc>
          <w:tcPr>
            <w:tcW w:w="2122" w:type="dxa"/>
          </w:tcPr>
          <w:p w14:paraId="39CB17F5" w14:textId="77777777" w:rsidR="004F5689" w:rsidRPr="00335C5D" w:rsidRDefault="004F5689" w:rsidP="004F5689">
            <w:pPr>
              <w:rPr>
                <w:bCs/>
                <w:sz w:val="18"/>
                <w:szCs w:val="18"/>
              </w:rPr>
            </w:pPr>
            <w:r>
              <w:rPr>
                <w:sz w:val="18"/>
                <w:szCs w:val="18"/>
              </w:rPr>
              <w:t>Initial verification</w:t>
            </w:r>
          </w:p>
        </w:tc>
        <w:tc>
          <w:tcPr>
            <w:tcW w:w="4961" w:type="dxa"/>
          </w:tcPr>
          <w:p w14:paraId="3F62E699" w14:textId="77777777" w:rsidR="004F5689" w:rsidRPr="00335C5D" w:rsidRDefault="004F5689" w:rsidP="004F5689">
            <w:pPr>
              <w:rPr>
                <w:bCs/>
                <w:sz w:val="18"/>
                <w:szCs w:val="18"/>
              </w:rPr>
            </w:pPr>
            <w:r>
              <w:rPr>
                <w:sz w:val="18"/>
                <w:szCs w:val="18"/>
              </w:rPr>
              <w:t>TransitionPolicyTest covering every from/to pair (planned)</w:t>
            </w:r>
          </w:p>
        </w:tc>
        <w:tc>
          <w:tcPr>
            <w:tcW w:w="1933" w:type="dxa"/>
          </w:tcPr>
          <w:p w14:paraId="50355831" w14:textId="77777777" w:rsidR="00F944AF" w:rsidRDefault="00000000">
            <w:pPr>
              <w:rPr>
                <w:bCs/>
                <w:sz w:val="18"/>
                <w:szCs w:val="18"/>
              </w:rPr>
            </w:pPr>
            <w:r>
              <w:rPr>
                <w:sz w:val="18"/>
                <w:szCs w:val="18"/>
              </w:rPr>
              <w:t>Planned</w:t>
            </w:r>
          </w:p>
        </w:tc>
      </w:tr>
    </w:tbl>
    <w:p w14:paraId="7786A89F" w14:textId="77777777" w:rsidR="004F5689" w:rsidRDefault="004F5689" w:rsidP="004F5689">
      <w:pPr>
        <w:rPr>
          <w:bCs/>
        </w:rPr>
      </w:pPr>
    </w:p>
    <w:p w14:paraId="03FFDE37" w14:textId="77777777" w:rsidR="004F5689" w:rsidRPr="004F5689" w:rsidRDefault="004F5689" w:rsidP="004F5689">
      <w:pPr>
        <w:rPr>
          <w:bCs/>
        </w:rPr>
      </w:pPr>
      <w:r>
        <w:rPr>
          <w:bCs/>
        </w:rPr>
        <w:t>Trace 2: FR-001 submit a service request</w:t>
      </w:r>
    </w:p>
    <w:tbl>
      <w:tblPr>
        <w:tblStyle w:val="TableGrid"/>
        <w:tblW w:w="0" w:type="auto"/>
        <w:tblLook w:val="04A0" w:firstRow="1" w:lastRow="0" w:firstColumn="1" w:lastColumn="0" w:noHBand="0" w:noVBand="1"/>
      </w:tblPr>
      <w:tblGrid>
        <w:gridCol w:w="2122"/>
        <w:gridCol w:w="4961"/>
        <w:gridCol w:w="1933"/>
      </w:tblGrid>
      <w:tr w:rsidR="004F5689" w14:paraId="423CD19F" w14:textId="77777777" w:rsidTr="007262AE">
        <w:tc>
          <w:tcPr>
            <w:tcW w:w="2122" w:type="dxa"/>
            <w:shd w:val="clear" w:color="auto" w:fill="002060"/>
          </w:tcPr>
          <w:p w14:paraId="09FCA09A" w14:textId="77777777" w:rsidR="004F5689" w:rsidRPr="00335C5D" w:rsidRDefault="004F5689" w:rsidP="007262AE">
            <w:pPr>
              <w:rPr>
                <w:bCs/>
                <w:sz w:val="18"/>
                <w:szCs w:val="18"/>
              </w:rPr>
            </w:pPr>
            <w:r>
              <w:rPr>
                <w:bCs/>
                <w:sz w:val="18"/>
                <w:szCs w:val="18"/>
              </w:rPr>
              <w:t>Step</w:t>
            </w:r>
          </w:p>
        </w:tc>
        <w:tc>
          <w:tcPr>
            <w:tcW w:w="4961" w:type="dxa"/>
            <w:shd w:val="clear" w:color="auto" w:fill="002060"/>
          </w:tcPr>
          <w:p w14:paraId="3BA9E566" w14:textId="77777777" w:rsidR="004F5689" w:rsidRPr="00335C5D" w:rsidRDefault="004F5689" w:rsidP="007262AE">
            <w:pPr>
              <w:rPr>
                <w:bCs/>
                <w:sz w:val="18"/>
                <w:szCs w:val="18"/>
              </w:rPr>
            </w:pPr>
            <w:r>
              <w:rPr>
                <w:bCs/>
                <w:sz w:val="18"/>
                <w:szCs w:val="18"/>
              </w:rPr>
              <w:t>Evidence</w:t>
            </w:r>
          </w:p>
        </w:tc>
        <w:tc>
          <w:tcPr>
            <w:tcW w:w="1933" w:type="dxa"/>
            <w:shd w:val="clear" w:color="auto" w:fill="002060"/>
          </w:tcPr>
          <w:p w14:paraId="7FD24F65" w14:textId="77777777" w:rsidR="004F5689" w:rsidRPr="00335C5D" w:rsidRDefault="004F5689" w:rsidP="007262AE">
            <w:pPr>
              <w:rPr>
                <w:bCs/>
                <w:sz w:val="18"/>
                <w:szCs w:val="18"/>
              </w:rPr>
            </w:pPr>
            <w:r>
              <w:rPr>
                <w:bCs/>
                <w:sz w:val="18"/>
                <w:szCs w:val="18"/>
              </w:rPr>
              <w:t xml:space="preserve">Status </w:t>
            </w:r>
          </w:p>
        </w:tc>
      </w:tr>
      <w:tr w:rsidR="004F5689" w14:paraId="61F6BE07" w14:textId="77777777" w:rsidTr="007262AE">
        <w:tc>
          <w:tcPr>
            <w:tcW w:w="2122" w:type="dxa"/>
          </w:tcPr>
          <w:p w14:paraId="3242AB63" w14:textId="77777777" w:rsidR="004F5689" w:rsidRPr="00335C5D" w:rsidRDefault="004F5689" w:rsidP="004F5689">
            <w:pPr>
              <w:rPr>
                <w:bCs/>
                <w:sz w:val="18"/>
                <w:szCs w:val="18"/>
              </w:rPr>
            </w:pPr>
            <w:r>
              <w:rPr>
                <w:sz w:val="18"/>
                <w:szCs w:val="18"/>
              </w:rPr>
              <w:t>Requirement</w:t>
            </w:r>
          </w:p>
        </w:tc>
        <w:tc>
          <w:tcPr>
            <w:tcW w:w="4961" w:type="dxa"/>
          </w:tcPr>
          <w:p w14:paraId="42B5BAA6" w14:textId="77777777" w:rsidR="004F5689" w:rsidRPr="00335C5D" w:rsidRDefault="004F5689" w:rsidP="004F5689">
            <w:pPr>
              <w:rPr>
                <w:bCs/>
                <w:sz w:val="18"/>
                <w:szCs w:val="18"/>
              </w:rPr>
            </w:pPr>
            <w:r>
              <w:rPr>
                <w:sz w:val="18"/>
                <w:szCs w:val="18"/>
              </w:rPr>
              <w:t>FR-001</w:t>
            </w:r>
          </w:p>
        </w:tc>
        <w:tc>
          <w:tcPr>
            <w:tcW w:w="1933" w:type="dxa"/>
          </w:tcPr>
          <w:p w14:paraId="50C6494C" w14:textId="77777777" w:rsidR="004F5689" w:rsidRPr="00335C5D" w:rsidRDefault="004F5689" w:rsidP="004F5689">
            <w:pPr>
              <w:rPr>
                <w:bCs/>
                <w:sz w:val="18"/>
                <w:szCs w:val="18"/>
              </w:rPr>
            </w:pPr>
            <w:r>
              <w:rPr>
                <w:sz w:val="18"/>
                <w:szCs w:val="18"/>
              </w:rPr>
              <w:t>Done</w:t>
            </w:r>
          </w:p>
        </w:tc>
      </w:tr>
      <w:tr w:rsidR="004F5689" w14:paraId="2BD3B0D1" w14:textId="77777777" w:rsidTr="007262AE">
        <w:tc>
          <w:tcPr>
            <w:tcW w:w="2122" w:type="dxa"/>
          </w:tcPr>
          <w:p w14:paraId="51E4EF14" w14:textId="77777777" w:rsidR="004F5689" w:rsidRPr="00335C5D" w:rsidRDefault="004F5689" w:rsidP="004F5689">
            <w:pPr>
              <w:rPr>
                <w:bCs/>
                <w:sz w:val="18"/>
                <w:szCs w:val="18"/>
              </w:rPr>
            </w:pPr>
            <w:r>
              <w:rPr>
                <w:sz w:val="18"/>
                <w:szCs w:val="18"/>
              </w:rPr>
              <w:t>ASR / constraint</w:t>
            </w:r>
          </w:p>
        </w:tc>
        <w:tc>
          <w:tcPr>
            <w:tcW w:w="4961" w:type="dxa"/>
          </w:tcPr>
          <w:p w14:paraId="56B4B89E" w14:textId="77777777" w:rsidR="004F5689" w:rsidRPr="00335C5D" w:rsidRDefault="004F5689" w:rsidP="004F5689">
            <w:pPr>
              <w:rPr>
                <w:bCs/>
                <w:sz w:val="18"/>
                <w:szCs w:val="18"/>
              </w:rPr>
            </w:pPr>
            <w:r>
              <w:rPr>
                <w:sz w:val="18"/>
                <w:szCs w:val="18"/>
              </w:rPr>
              <w:t>ASR-001 access control, ASR-005 POPIA (only needed fields stored)</w:t>
            </w:r>
          </w:p>
        </w:tc>
        <w:tc>
          <w:tcPr>
            <w:tcW w:w="1933" w:type="dxa"/>
          </w:tcPr>
          <w:p w14:paraId="6E1B63E1" w14:textId="77777777" w:rsidR="004F5689" w:rsidRPr="00335C5D" w:rsidRDefault="004F5689" w:rsidP="004F5689">
            <w:pPr>
              <w:rPr>
                <w:bCs/>
                <w:sz w:val="18"/>
                <w:szCs w:val="18"/>
              </w:rPr>
            </w:pPr>
            <w:r>
              <w:rPr>
                <w:sz w:val="18"/>
                <w:szCs w:val="18"/>
              </w:rPr>
              <w:t>Done</w:t>
            </w:r>
          </w:p>
        </w:tc>
      </w:tr>
      <w:tr w:rsidR="004F5689" w14:paraId="27E3E06B" w14:textId="77777777" w:rsidTr="007262AE">
        <w:tc>
          <w:tcPr>
            <w:tcW w:w="2122" w:type="dxa"/>
          </w:tcPr>
          <w:p w14:paraId="733301FD" w14:textId="77777777" w:rsidR="004F5689" w:rsidRPr="00335C5D" w:rsidRDefault="004F5689" w:rsidP="004F5689">
            <w:pPr>
              <w:rPr>
                <w:bCs/>
                <w:sz w:val="18"/>
                <w:szCs w:val="18"/>
              </w:rPr>
            </w:pPr>
            <w:r>
              <w:rPr>
                <w:sz w:val="18"/>
                <w:szCs w:val="18"/>
              </w:rPr>
              <w:t>Architecture responsibility</w:t>
            </w:r>
          </w:p>
        </w:tc>
        <w:tc>
          <w:tcPr>
            <w:tcW w:w="4961" w:type="dxa"/>
          </w:tcPr>
          <w:p w14:paraId="06E02C5E" w14:textId="77777777" w:rsidR="004F5689" w:rsidRPr="00335C5D" w:rsidRDefault="004F5689" w:rsidP="004F5689">
            <w:pPr>
              <w:rPr>
                <w:bCs/>
                <w:sz w:val="18"/>
                <w:szCs w:val="18"/>
              </w:rPr>
            </w:pPr>
            <w:r>
              <w:rPr>
                <w:sz w:val="18"/>
                <w:szCs w:val="18"/>
              </w:rPr>
              <w:t>Requests module controller and service (ARC-02)</w:t>
            </w:r>
          </w:p>
        </w:tc>
        <w:tc>
          <w:tcPr>
            <w:tcW w:w="1933" w:type="dxa"/>
          </w:tcPr>
          <w:p w14:paraId="6112C386" w14:textId="77777777" w:rsidR="004F5689" w:rsidRPr="00335C5D" w:rsidRDefault="004F5689" w:rsidP="004F5689">
            <w:pPr>
              <w:rPr>
                <w:bCs/>
                <w:sz w:val="18"/>
                <w:szCs w:val="18"/>
              </w:rPr>
            </w:pPr>
            <w:r>
              <w:rPr>
                <w:sz w:val="18"/>
                <w:szCs w:val="18"/>
              </w:rPr>
              <w:t>Done</w:t>
            </w:r>
          </w:p>
        </w:tc>
      </w:tr>
      <w:tr w:rsidR="004F5689" w14:paraId="0C6F18D4" w14:textId="77777777" w:rsidTr="007262AE">
        <w:tc>
          <w:tcPr>
            <w:tcW w:w="2122" w:type="dxa"/>
          </w:tcPr>
          <w:p w14:paraId="6C25428F" w14:textId="77777777" w:rsidR="004F5689" w:rsidRPr="00335C5D" w:rsidRDefault="004F5689" w:rsidP="004F5689">
            <w:pPr>
              <w:rPr>
                <w:bCs/>
                <w:sz w:val="18"/>
                <w:szCs w:val="18"/>
              </w:rPr>
            </w:pPr>
            <w:r>
              <w:rPr>
                <w:sz w:val="18"/>
                <w:szCs w:val="18"/>
              </w:rPr>
              <w:t>Data decision</w:t>
            </w:r>
          </w:p>
        </w:tc>
        <w:tc>
          <w:tcPr>
            <w:tcW w:w="4961" w:type="dxa"/>
          </w:tcPr>
          <w:p w14:paraId="6C77520C" w14:textId="77777777" w:rsidR="004F5689" w:rsidRPr="00335C5D" w:rsidRDefault="004F5689" w:rsidP="004F5689">
            <w:pPr>
              <w:rPr>
                <w:bCs/>
                <w:sz w:val="18"/>
                <w:szCs w:val="18"/>
              </w:rPr>
            </w:pPr>
            <w:r>
              <w:rPr>
                <w:sz w:val="18"/>
                <w:szCs w:val="18"/>
              </w:rPr>
              <w:t>Request table with RefNum UNIQUE, NOT NULL fields, FK to active Category (DEC-005, integrity rules 6 to 8)</w:t>
            </w:r>
          </w:p>
        </w:tc>
        <w:tc>
          <w:tcPr>
            <w:tcW w:w="1933" w:type="dxa"/>
          </w:tcPr>
          <w:p w14:paraId="389377FE" w14:textId="77777777" w:rsidR="004F5689" w:rsidRPr="00335C5D" w:rsidRDefault="004F5689" w:rsidP="004F5689">
            <w:pPr>
              <w:rPr>
                <w:bCs/>
                <w:sz w:val="18"/>
                <w:szCs w:val="18"/>
              </w:rPr>
            </w:pPr>
            <w:r>
              <w:rPr>
                <w:sz w:val="18"/>
                <w:szCs w:val="18"/>
              </w:rPr>
              <w:t>Done (V1)</w:t>
            </w:r>
          </w:p>
        </w:tc>
      </w:tr>
      <w:tr w:rsidR="004F5689" w14:paraId="2A164DDC" w14:textId="77777777" w:rsidTr="007262AE">
        <w:tc>
          <w:tcPr>
            <w:tcW w:w="2122" w:type="dxa"/>
          </w:tcPr>
          <w:p w14:paraId="1D18306B" w14:textId="77777777" w:rsidR="004F5689" w:rsidRPr="00335C5D" w:rsidRDefault="004F5689" w:rsidP="004F5689">
            <w:pPr>
              <w:rPr>
                <w:bCs/>
                <w:sz w:val="18"/>
                <w:szCs w:val="18"/>
              </w:rPr>
            </w:pPr>
            <w:r>
              <w:rPr>
                <w:sz w:val="18"/>
                <w:szCs w:val="18"/>
              </w:rPr>
              <w:t>Design / interface decision</w:t>
            </w:r>
          </w:p>
        </w:tc>
        <w:tc>
          <w:tcPr>
            <w:tcW w:w="4961" w:type="dxa"/>
          </w:tcPr>
          <w:p w14:paraId="44064393" w14:textId="77777777" w:rsidR="004F5689" w:rsidRPr="00335C5D" w:rsidRDefault="00A47D4C" w:rsidP="004F5689">
            <w:pPr>
              <w:rPr>
                <w:bCs/>
                <w:sz w:val="18"/>
                <w:szCs w:val="18"/>
              </w:rPr>
            </w:pPr>
            <w:r>
              <w:rPr>
                <w:sz w:val="18"/>
                <w:szCs w:val="18"/>
              </w:rPr>
              <w:t>POST /api/v1/requests (API-04), DEC-009</w:t>
            </w:r>
          </w:p>
        </w:tc>
        <w:tc>
          <w:tcPr>
            <w:tcW w:w="1933" w:type="dxa"/>
          </w:tcPr>
          <w:p w14:paraId="3F5B3BEA" w14:textId="77777777" w:rsidR="00F944AF" w:rsidRDefault="00000000">
            <w:pPr>
              <w:rPr>
                <w:bCs/>
                <w:sz w:val="18"/>
                <w:szCs w:val="18"/>
              </w:rPr>
            </w:pPr>
            <w:r>
              <w:rPr>
                <w:sz w:val="18"/>
                <w:szCs w:val="18"/>
              </w:rPr>
              <w:t>Done (design), endpoint Planned</w:t>
            </w:r>
          </w:p>
        </w:tc>
      </w:tr>
      <w:tr w:rsidR="004F5689" w14:paraId="55D35CD1" w14:textId="77777777" w:rsidTr="007262AE">
        <w:tc>
          <w:tcPr>
            <w:tcW w:w="2122" w:type="dxa"/>
          </w:tcPr>
          <w:p w14:paraId="34B5C032" w14:textId="77777777" w:rsidR="004F5689" w:rsidRPr="00335C5D" w:rsidRDefault="004F5689" w:rsidP="004F5689">
            <w:pPr>
              <w:rPr>
                <w:bCs/>
                <w:sz w:val="18"/>
                <w:szCs w:val="18"/>
              </w:rPr>
            </w:pPr>
            <w:r>
              <w:rPr>
                <w:sz w:val="18"/>
                <w:szCs w:val="18"/>
              </w:rPr>
              <w:t>Technology</w:t>
            </w:r>
          </w:p>
        </w:tc>
        <w:tc>
          <w:tcPr>
            <w:tcW w:w="4961" w:type="dxa"/>
          </w:tcPr>
          <w:p w14:paraId="3B9B1EBF" w14:textId="77777777" w:rsidR="004F5689" w:rsidRPr="00335C5D" w:rsidRDefault="004F5689" w:rsidP="004F5689">
            <w:pPr>
              <w:rPr>
                <w:bCs/>
                <w:sz w:val="18"/>
                <w:szCs w:val="18"/>
              </w:rPr>
            </w:pPr>
            <w:r>
              <w:rPr>
                <w:sz w:val="18"/>
                <w:szCs w:val="18"/>
              </w:rPr>
              <w:t>Spring Web, Bean Validation, Spring Data JPA, Flyway (DEC-004, DEC-008)</w:t>
            </w:r>
          </w:p>
        </w:tc>
        <w:tc>
          <w:tcPr>
            <w:tcW w:w="1933" w:type="dxa"/>
          </w:tcPr>
          <w:p w14:paraId="48F76465" w14:textId="77777777" w:rsidR="004F5689" w:rsidRPr="00335C5D" w:rsidRDefault="004F5689" w:rsidP="004F5689">
            <w:pPr>
              <w:rPr>
                <w:bCs/>
                <w:sz w:val="18"/>
                <w:szCs w:val="18"/>
              </w:rPr>
            </w:pPr>
            <w:r>
              <w:rPr>
                <w:sz w:val="18"/>
                <w:szCs w:val="18"/>
              </w:rPr>
              <w:t>Done / Validation to add</w:t>
            </w:r>
          </w:p>
        </w:tc>
      </w:tr>
      <w:tr w:rsidR="004F5689" w14:paraId="0B49BE3F" w14:textId="77777777" w:rsidTr="007262AE">
        <w:tc>
          <w:tcPr>
            <w:tcW w:w="2122" w:type="dxa"/>
          </w:tcPr>
          <w:p w14:paraId="289CADDF" w14:textId="77777777" w:rsidR="004F5689" w:rsidRPr="00335C5D" w:rsidRDefault="004F5689" w:rsidP="004F5689">
            <w:pPr>
              <w:rPr>
                <w:bCs/>
                <w:sz w:val="18"/>
                <w:szCs w:val="18"/>
              </w:rPr>
            </w:pPr>
            <w:r>
              <w:rPr>
                <w:sz w:val="18"/>
                <w:szCs w:val="18"/>
              </w:rPr>
              <w:t>Application artefact</w:t>
            </w:r>
          </w:p>
        </w:tc>
        <w:tc>
          <w:tcPr>
            <w:tcW w:w="4961" w:type="dxa"/>
          </w:tcPr>
          <w:p w14:paraId="1DC705BA" w14:textId="77777777" w:rsidR="004F5689" w:rsidRPr="00335C5D" w:rsidRDefault="004F5689" w:rsidP="004F5689">
            <w:pPr>
              <w:rPr>
                <w:bCs/>
                <w:sz w:val="18"/>
                <w:szCs w:val="18"/>
              </w:rPr>
            </w:pPr>
            <w:r>
              <w:rPr>
                <w:sz w:val="18"/>
                <w:szCs w:val="18"/>
              </w:rPr>
              <w:t>ServiceRequest.java, Category.java, Client.java, V1__init_schema.sql, RequestController (planned)</w:t>
            </w:r>
          </w:p>
        </w:tc>
        <w:tc>
          <w:tcPr>
            <w:tcW w:w="1933" w:type="dxa"/>
          </w:tcPr>
          <w:p w14:paraId="77336F82" w14:textId="77777777" w:rsidR="00F944AF" w:rsidRDefault="00000000">
            <w:pPr>
              <w:rPr>
                <w:bCs/>
                <w:sz w:val="18"/>
                <w:szCs w:val="18"/>
              </w:rPr>
            </w:pPr>
            <w:r>
              <w:rPr>
                <w:sz w:val="18"/>
                <w:szCs w:val="18"/>
              </w:rPr>
              <w:t>Entities and schema Done, controller Planned</w:t>
            </w:r>
          </w:p>
        </w:tc>
      </w:tr>
      <w:tr w:rsidR="004F5689" w14:paraId="49FAB100" w14:textId="77777777" w:rsidTr="007262AE">
        <w:tc>
          <w:tcPr>
            <w:tcW w:w="2122" w:type="dxa"/>
          </w:tcPr>
          <w:p w14:paraId="27143FA5" w14:textId="77777777" w:rsidR="004F5689" w:rsidRPr="00A47D4C" w:rsidRDefault="004F5689" w:rsidP="004F5689">
            <w:pPr>
              <w:rPr>
                <w:bCs/>
                <w:sz w:val="18"/>
              </w:rPr>
            </w:pPr>
            <w:r>
              <w:rPr>
                <w:sz w:val="18"/>
              </w:rPr>
              <w:t>Initial verification</w:t>
            </w:r>
          </w:p>
        </w:tc>
        <w:tc>
          <w:tcPr>
            <w:tcW w:w="4961" w:type="dxa"/>
          </w:tcPr>
          <w:p w14:paraId="4EDA5EBA" w14:textId="77777777" w:rsidR="004F5689" w:rsidRPr="00A47D4C" w:rsidRDefault="004F5689" w:rsidP="004F5689">
            <w:pPr>
              <w:rPr>
                <w:bCs/>
                <w:sz w:val="18"/>
              </w:rPr>
            </w:pPr>
            <w:r>
              <w:rPr>
                <w:sz w:val="18"/>
              </w:rPr>
              <w:t>contextLoads with Flyway and ddl-auto=validate (proves entities match the schema). Submission integration test (planned)</w:t>
            </w:r>
          </w:p>
        </w:tc>
        <w:tc>
          <w:tcPr>
            <w:tcW w:w="1933" w:type="dxa"/>
          </w:tcPr>
          <w:p w14:paraId="2A70F1D8" w14:textId="77777777" w:rsidR="00380CD2" w:rsidRDefault="00000000">
            <w:pPr>
              <w:rPr>
                <w:bCs/>
                <w:sz w:val="18"/>
              </w:rPr>
            </w:pPr>
            <w:r>
              <w:rPr>
                <w:sz w:val="18"/>
              </w:rPr>
              <w:t xml:space="preserve">contextLoads exists (not run in CI); submission test Planned</w:t>
            </w:r>
          </w:p>
        </w:tc>
      </w:tr>
    </w:tbl>
    <w:p w14:paraId="31653C6B" w14:textId="77777777" w:rsidR="004F5689" w:rsidRDefault="004F5689" w:rsidP="004F5689">
      <w:pPr>
        <w:rPr>
          <w:bCs/>
        </w:rPr>
      </w:pPr>
    </w:p>
    <w:p w14:paraId="13CBB289" w14:textId="77777777" w:rsidR="004F5689" w:rsidRDefault="004F5689" w:rsidP="004F5689">
      <w:pPr>
        <w:rPr>
          <w:bCs/>
        </w:rPr>
      </w:pPr>
      <w:r>
        <w:rPr>
          <w:bCs/>
        </w:rPr>
        <w:t>Trace 3: NFR-006 audit of every change</w:t>
      </w:r>
    </w:p>
    <w:tbl>
      <w:tblPr>
        <w:tblStyle w:val="TableGrid"/>
        <w:tblW w:w="0" w:type="auto"/>
        <w:tblLook w:val="04A0" w:firstRow="1" w:lastRow="0" w:firstColumn="1" w:lastColumn="0" w:noHBand="0" w:noVBand="1"/>
      </w:tblPr>
      <w:tblGrid>
        <w:gridCol w:w="2122"/>
        <w:gridCol w:w="4961"/>
        <w:gridCol w:w="1933"/>
      </w:tblGrid>
      <w:tr w:rsidR="004F5689" w14:paraId="50B4131A" w14:textId="77777777" w:rsidTr="007262AE">
        <w:tc>
          <w:tcPr>
            <w:tcW w:w="2122" w:type="dxa"/>
            <w:shd w:val="clear" w:color="auto" w:fill="002060"/>
          </w:tcPr>
          <w:p w14:paraId="088CE732" w14:textId="77777777" w:rsidR="004F5689" w:rsidRPr="00335C5D" w:rsidRDefault="004F5689" w:rsidP="007262AE">
            <w:pPr>
              <w:rPr>
                <w:bCs/>
                <w:sz w:val="18"/>
                <w:szCs w:val="18"/>
              </w:rPr>
            </w:pPr>
            <w:r>
              <w:rPr>
                <w:bCs/>
                <w:sz w:val="18"/>
                <w:szCs w:val="18"/>
              </w:rPr>
              <w:t>Step</w:t>
            </w:r>
          </w:p>
        </w:tc>
        <w:tc>
          <w:tcPr>
            <w:tcW w:w="4961" w:type="dxa"/>
            <w:shd w:val="clear" w:color="auto" w:fill="002060"/>
          </w:tcPr>
          <w:p w14:paraId="208E3033" w14:textId="77777777" w:rsidR="004F5689" w:rsidRPr="00335C5D" w:rsidRDefault="004F5689" w:rsidP="007262AE">
            <w:pPr>
              <w:rPr>
                <w:bCs/>
                <w:sz w:val="18"/>
                <w:szCs w:val="18"/>
              </w:rPr>
            </w:pPr>
            <w:r>
              <w:rPr>
                <w:bCs/>
                <w:sz w:val="18"/>
                <w:szCs w:val="18"/>
              </w:rPr>
              <w:t>Evidence</w:t>
            </w:r>
          </w:p>
        </w:tc>
        <w:tc>
          <w:tcPr>
            <w:tcW w:w="1933" w:type="dxa"/>
            <w:shd w:val="clear" w:color="auto" w:fill="002060"/>
          </w:tcPr>
          <w:p w14:paraId="09DBCF80" w14:textId="77777777" w:rsidR="004F5689" w:rsidRPr="00335C5D" w:rsidRDefault="004F5689" w:rsidP="007262AE">
            <w:pPr>
              <w:rPr>
                <w:bCs/>
                <w:sz w:val="18"/>
                <w:szCs w:val="18"/>
              </w:rPr>
            </w:pPr>
            <w:r>
              <w:rPr>
                <w:bCs/>
                <w:sz w:val="18"/>
                <w:szCs w:val="18"/>
              </w:rPr>
              <w:t xml:space="preserve">Status </w:t>
            </w:r>
          </w:p>
        </w:tc>
      </w:tr>
      <w:tr w:rsidR="004F5689" w14:paraId="5E54FC93" w14:textId="77777777" w:rsidTr="007262AE">
        <w:tc>
          <w:tcPr>
            <w:tcW w:w="2122" w:type="dxa"/>
          </w:tcPr>
          <w:p w14:paraId="274DAFBA" w14:textId="77777777" w:rsidR="004F5689" w:rsidRPr="00335C5D" w:rsidRDefault="004F5689" w:rsidP="004F5689">
            <w:pPr>
              <w:rPr>
                <w:bCs/>
                <w:sz w:val="18"/>
                <w:szCs w:val="18"/>
              </w:rPr>
            </w:pPr>
            <w:r>
              <w:rPr>
                <w:sz w:val="18"/>
                <w:szCs w:val="18"/>
              </w:rPr>
              <w:lastRenderedPageBreak/>
              <w:t>Requirement</w:t>
            </w:r>
          </w:p>
        </w:tc>
        <w:tc>
          <w:tcPr>
            <w:tcW w:w="4961" w:type="dxa"/>
          </w:tcPr>
          <w:p w14:paraId="6A5B3FE5" w14:textId="77777777" w:rsidR="004F5689" w:rsidRPr="00335C5D" w:rsidRDefault="004F5689" w:rsidP="004F5689">
            <w:pPr>
              <w:rPr>
                <w:bCs/>
                <w:sz w:val="18"/>
                <w:szCs w:val="18"/>
              </w:rPr>
            </w:pPr>
            <w:r>
              <w:rPr>
                <w:sz w:val="18"/>
                <w:szCs w:val="18"/>
              </w:rPr>
              <w:t>NFR-006, with FR-010 and NFR-007</w:t>
            </w:r>
          </w:p>
        </w:tc>
        <w:tc>
          <w:tcPr>
            <w:tcW w:w="1933" w:type="dxa"/>
          </w:tcPr>
          <w:p w14:paraId="49AF1F6A" w14:textId="77777777" w:rsidR="004F5689" w:rsidRPr="00335C5D" w:rsidRDefault="004F5689" w:rsidP="004F5689">
            <w:pPr>
              <w:rPr>
                <w:bCs/>
                <w:sz w:val="18"/>
                <w:szCs w:val="18"/>
              </w:rPr>
            </w:pPr>
            <w:r>
              <w:rPr>
                <w:sz w:val="18"/>
                <w:szCs w:val="18"/>
              </w:rPr>
              <w:t>Done</w:t>
            </w:r>
          </w:p>
        </w:tc>
      </w:tr>
      <w:tr w:rsidR="004F5689" w14:paraId="50D674C8" w14:textId="77777777" w:rsidTr="007262AE">
        <w:tc>
          <w:tcPr>
            <w:tcW w:w="2122" w:type="dxa"/>
          </w:tcPr>
          <w:p w14:paraId="7D6A6FC9" w14:textId="77777777" w:rsidR="004F5689" w:rsidRPr="00335C5D" w:rsidRDefault="004F5689" w:rsidP="004F5689">
            <w:pPr>
              <w:rPr>
                <w:bCs/>
                <w:sz w:val="18"/>
                <w:szCs w:val="18"/>
              </w:rPr>
            </w:pPr>
            <w:r>
              <w:rPr>
                <w:sz w:val="18"/>
                <w:szCs w:val="18"/>
              </w:rPr>
              <w:t>ASR / constraint</w:t>
            </w:r>
          </w:p>
        </w:tc>
        <w:tc>
          <w:tcPr>
            <w:tcW w:w="4961" w:type="dxa"/>
          </w:tcPr>
          <w:p w14:paraId="774F70CC" w14:textId="77777777" w:rsidR="004F5689" w:rsidRPr="00335C5D" w:rsidRDefault="004F5689" w:rsidP="004F5689">
            <w:pPr>
              <w:rPr>
                <w:bCs/>
                <w:sz w:val="18"/>
                <w:szCs w:val="18"/>
              </w:rPr>
            </w:pPr>
            <w:r>
              <w:rPr>
                <w:sz w:val="18"/>
                <w:szCs w:val="18"/>
              </w:rPr>
              <w:t>ASR-003 auditability</w:t>
            </w:r>
          </w:p>
        </w:tc>
        <w:tc>
          <w:tcPr>
            <w:tcW w:w="1933" w:type="dxa"/>
          </w:tcPr>
          <w:p w14:paraId="3DA728D6" w14:textId="77777777" w:rsidR="004F5689" w:rsidRPr="00335C5D" w:rsidRDefault="004F5689" w:rsidP="004F5689">
            <w:pPr>
              <w:rPr>
                <w:bCs/>
                <w:sz w:val="18"/>
                <w:szCs w:val="18"/>
              </w:rPr>
            </w:pPr>
            <w:r>
              <w:rPr>
                <w:sz w:val="18"/>
                <w:szCs w:val="18"/>
              </w:rPr>
              <w:t>Done</w:t>
            </w:r>
          </w:p>
        </w:tc>
      </w:tr>
      <w:tr w:rsidR="004F5689" w14:paraId="07171440" w14:textId="77777777" w:rsidTr="007262AE">
        <w:tc>
          <w:tcPr>
            <w:tcW w:w="2122" w:type="dxa"/>
          </w:tcPr>
          <w:p w14:paraId="4E4AEABB" w14:textId="77777777" w:rsidR="004F5689" w:rsidRPr="00335C5D" w:rsidRDefault="004F5689" w:rsidP="004F5689">
            <w:pPr>
              <w:rPr>
                <w:bCs/>
                <w:sz w:val="18"/>
                <w:szCs w:val="18"/>
              </w:rPr>
            </w:pPr>
            <w:r>
              <w:rPr>
                <w:sz w:val="18"/>
                <w:szCs w:val="18"/>
              </w:rPr>
              <w:t>Architecture responsibility</w:t>
            </w:r>
          </w:p>
        </w:tc>
        <w:tc>
          <w:tcPr>
            <w:tcW w:w="4961" w:type="dxa"/>
          </w:tcPr>
          <w:p w14:paraId="2B1BEC1D" w14:textId="77777777" w:rsidR="004F5689" w:rsidRPr="00335C5D" w:rsidRDefault="004F5689" w:rsidP="004F5689">
            <w:pPr>
              <w:rPr>
                <w:bCs/>
                <w:sz w:val="18"/>
                <w:szCs w:val="18"/>
              </w:rPr>
            </w:pPr>
            <w:r>
              <w:rPr>
                <w:sz w:val="18"/>
                <w:szCs w:val="18"/>
              </w:rPr>
              <w:t>Requests module owns AuditEntry as part of the Request aggregate (ARC-02)</w:t>
            </w:r>
          </w:p>
        </w:tc>
        <w:tc>
          <w:tcPr>
            <w:tcW w:w="1933" w:type="dxa"/>
          </w:tcPr>
          <w:p w14:paraId="693DE8C1" w14:textId="77777777" w:rsidR="004F5689" w:rsidRPr="00335C5D" w:rsidRDefault="004F5689" w:rsidP="004F5689">
            <w:pPr>
              <w:rPr>
                <w:bCs/>
                <w:sz w:val="18"/>
                <w:szCs w:val="18"/>
              </w:rPr>
            </w:pPr>
            <w:r>
              <w:rPr>
                <w:sz w:val="18"/>
                <w:szCs w:val="18"/>
              </w:rPr>
              <w:t>Done</w:t>
            </w:r>
          </w:p>
        </w:tc>
      </w:tr>
      <w:tr w:rsidR="004F5689" w14:paraId="760A89E5" w14:textId="77777777" w:rsidTr="007262AE">
        <w:tc>
          <w:tcPr>
            <w:tcW w:w="2122" w:type="dxa"/>
          </w:tcPr>
          <w:p w14:paraId="1B709074" w14:textId="77777777" w:rsidR="004F5689" w:rsidRPr="00335C5D" w:rsidRDefault="004F5689" w:rsidP="004F5689">
            <w:pPr>
              <w:rPr>
                <w:bCs/>
                <w:sz w:val="18"/>
                <w:szCs w:val="18"/>
              </w:rPr>
            </w:pPr>
            <w:r>
              <w:rPr>
                <w:sz w:val="18"/>
                <w:szCs w:val="18"/>
              </w:rPr>
              <w:t>Data decision</w:t>
            </w:r>
          </w:p>
        </w:tc>
        <w:tc>
          <w:tcPr>
            <w:tcW w:w="4961" w:type="dxa"/>
          </w:tcPr>
          <w:p w14:paraId="48626444" w14:textId="77777777" w:rsidR="004F5689" w:rsidRPr="00335C5D" w:rsidRDefault="004F5689" w:rsidP="004F5689">
            <w:pPr>
              <w:rPr>
                <w:bCs/>
                <w:sz w:val="18"/>
                <w:szCs w:val="18"/>
              </w:rPr>
            </w:pPr>
            <w:r>
              <w:rPr>
                <w:sz w:val="18"/>
                <w:szCs w:val="18"/>
              </w:rPr>
              <w:t>AuditEntry with FromStatus, ToStatus and one actor (ERD v2). Trigger blocks UPDATE and DELETE (DEC-007)</w:t>
            </w:r>
          </w:p>
        </w:tc>
        <w:tc>
          <w:tcPr>
            <w:tcW w:w="1933" w:type="dxa"/>
          </w:tcPr>
          <w:p w14:paraId="01AD7267" w14:textId="77777777" w:rsidR="00F944AF" w:rsidRDefault="00000000">
            <w:pPr>
              <w:rPr>
                <w:bCs/>
                <w:sz w:val="18"/>
                <w:szCs w:val="18"/>
              </w:rPr>
            </w:pPr>
            <w:r>
              <w:rPr>
                <w:sz w:val="18"/>
                <w:szCs w:val="18"/>
              </w:rPr>
              <w:t>V1 table Done, V2 columns and trigger Planned</w:t>
            </w:r>
          </w:p>
        </w:tc>
      </w:tr>
      <w:tr w:rsidR="004F5689" w14:paraId="68573838" w14:textId="77777777" w:rsidTr="007262AE">
        <w:tc>
          <w:tcPr>
            <w:tcW w:w="2122" w:type="dxa"/>
          </w:tcPr>
          <w:p w14:paraId="0D59040B" w14:textId="77777777" w:rsidR="004F5689" w:rsidRPr="00335C5D" w:rsidRDefault="004F5689" w:rsidP="004F5689">
            <w:pPr>
              <w:rPr>
                <w:bCs/>
                <w:sz w:val="18"/>
                <w:szCs w:val="18"/>
              </w:rPr>
            </w:pPr>
            <w:r>
              <w:rPr>
                <w:sz w:val="18"/>
                <w:szCs w:val="18"/>
              </w:rPr>
              <w:t>Design / interface decision</w:t>
            </w:r>
          </w:p>
        </w:tc>
        <w:tc>
          <w:tcPr>
            <w:tcW w:w="4961" w:type="dxa"/>
          </w:tcPr>
          <w:p w14:paraId="2AFCC921" w14:textId="77777777" w:rsidR="004F5689" w:rsidRPr="00335C5D" w:rsidRDefault="004F5689" w:rsidP="004F5689">
            <w:pPr>
              <w:rPr>
                <w:bCs/>
                <w:sz w:val="18"/>
                <w:szCs w:val="18"/>
              </w:rPr>
            </w:pPr>
            <w:r>
              <w:rPr>
                <w:sz w:val="18"/>
                <w:szCs w:val="18"/>
              </w:rPr>
              <w:t>Observer: AuditListener writes the entry inside the same transaction as the status change (DEC-012)</w:t>
            </w:r>
          </w:p>
        </w:tc>
        <w:tc>
          <w:tcPr>
            <w:tcW w:w="1933" w:type="dxa"/>
          </w:tcPr>
          <w:p w14:paraId="3EBCB421" w14:textId="77777777" w:rsidR="00F944AF" w:rsidRDefault="00000000">
            <w:pPr>
              <w:rPr>
                <w:bCs/>
                <w:sz w:val="18"/>
                <w:szCs w:val="18"/>
              </w:rPr>
            </w:pPr>
            <w:r>
              <w:rPr>
                <w:sz w:val="18"/>
                <w:szCs w:val="18"/>
              </w:rPr>
              <w:t>Done (design), code Planned</w:t>
            </w:r>
          </w:p>
        </w:tc>
      </w:tr>
      <w:tr w:rsidR="004F5689" w14:paraId="0EA1BFFA" w14:textId="77777777" w:rsidTr="007262AE">
        <w:tc>
          <w:tcPr>
            <w:tcW w:w="2122" w:type="dxa"/>
          </w:tcPr>
          <w:p w14:paraId="75149B33" w14:textId="77777777" w:rsidR="004F5689" w:rsidRPr="00335C5D" w:rsidRDefault="004F5689" w:rsidP="004F5689">
            <w:pPr>
              <w:rPr>
                <w:bCs/>
                <w:sz w:val="18"/>
                <w:szCs w:val="18"/>
              </w:rPr>
            </w:pPr>
            <w:r>
              <w:rPr>
                <w:sz w:val="18"/>
                <w:szCs w:val="18"/>
              </w:rPr>
              <w:t>Technology</w:t>
            </w:r>
          </w:p>
        </w:tc>
        <w:tc>
          <w:tcPr>
            <w:tcW w:w="4961" w:type="dxa"/>
          </w:tcPr>
          <w:p w14:paraId="3292F215" w14:textId="77777777" w:rsidR="004F5689" w:rsidRPr="00335C5D" w:rsidRDefault="004F5689" w:rsidP="004F5689">
            <w:pPr>
              <w:rPr>
                <w:bCs/>
                <w:sz w:val="18"/>
                <w:szCs w:val="18"/>
              </w:rPr>
            </w:pPr>
            <w:r>
              <w:rPr>
                <w:sz w:val="18"/>
                <w:szCs w:val="18"/>
              </w:rPr>
              <w:t>Spring application events, Spring Data JPA, PostgreSQL trigger</w:t>
            </w:r>
          </w:p>
        </w:tc>
        <w:tc>
          <w:tcPr>
            <w:tcW w:w="1933" w:type="dxa"/>
          </w:tcPr>
          <w:p w14:paraId="4A5DE186" w14:textId="77777777" w:rsidR="004F5689" w:rsidRPr="00335C5D" w:rsidRDefault="004F5689" w:rsidP="004F5689">
            <w:pPr>
              <w:rPr>
                <w:bCs/>
                <w:sz w:val="18"/>
                <w:szCs w:val="18"/>
              </w:rPr>
            </w:pPr>
            <w:r>
              <w:rPr>
                <w:sz w:val="18"/>
                <w:szCs w:val="18"/>
              </w:rPr>
              <w:t>Done (design)</w:t>
            </w:r>
          </w:p>
        </w:tc>
      </w:tr>
      <w:tr w:rsidR="004F5689" w14:paraId="5AFF44C1" w14:textId="77777777" w:rsidTr="007262AE">
        <w:tc>
          <w:tcPr>
            <w:tcW w:w="2122" w:type="dxa"/>
          </w:tcPr>
          <w:p w14:paraId="6E4E9BAE" w14:textId="77777777" w:rsidR="004F5689" w:rsidRPr="00335C5D" w:rsidRDefault="004F5689" w:rsidP="004F5689">
            <w:pPr>
              <w:rPr>
                <w:bCs/>
                <w:sz w:val="18"/>
                <w:szCs w:val="18"/>
              </w:rPr>
            </w:pPr>
            <w:r>
              <w:rPr>
                <w:sz w:val="18"/>
                <w:szCs w:val="18"/>
              </w:rPr>
              <w:t>Application artefact</w:t>
            </w:r>
          </w:p>
        </w:tc>
        <w:tc>
          <w:tcPr>
            <w:tcW w:w="4961" w:type="dxa"/>
          </w:tcPr>
          <w:p w14:paraId="58B75573" w14:textId="77777777" w:rsidR="004F5689" w:rsidRPr="00335C5D" w:rsidRDefault="004F5689" w:rsidP="004F5689">
            <w:pPr>
              <w:rPr>
                <w:bCs/>
                <w:sz w:val="18"/>
                <w:szCs w:val="18"/>
              </w:rPr>
            </w:pPr>
            <w:r>
              <w:rPr>
                <w:sz w:val="18"/>
                <w:szCs w:val="18"/>
              </w:rPr>
              <w:t>AuditEntry.java, V1__init_schema.sql, AuditListener.java (planned), V3__audit_append_only.sql (planned)</w:t>
            </w:r>
          </w:p>
        </w:tc>
        <w:tc>
          <w:tcPr>
            <w:tcW w:w="1933" w:type="dxa"/>
          </w:tcPr>
          <w:p w14:paraId="0C5604B5" w14:textId="77777777" w:rsidR="00F944AF" w:rsidRDefault="00000000">
            <w:pPr>
              <w:rPr>
                <w:bCs/>
                <w:sz w:val="18"/>
                <w:szCs w:val="18"/>
              </w:rPr>
            </w:pPr>
            <w:r>
              <w:rPr>
                <w:sz w:val="18"/>
                <w:szCs w:val="18"/>
              </w:rPr>
              <w:t>AuditEntry.java and V1 Done, listener and trigger Planned</w:t>
            </w:r>
          </w:p>
        </w:tc>
      </w:tr>
      <w:tr w:rsidR="004F5689" w14:paraId="528A6FB0" w14:textId="77777777" w:rsidTr="007262AE">
        <w:tc>
          <w:tcPr>
            <w:tcW w:w="2122" w:type="dxa"/>
          </w:tcPr>
          <w:p w14:paraId="0DFD9860" w14:textId="77777777" w:rsidR="004F5689" w:rsidRPr="00335C5D" w:rsidRDefault="004F5689" w:rsidP="004F5689">
            <w:pPr>
              <w:rPr>
                <w:bCs/>
                <w:sz w:val="18"/>
                <w:szCs w:val="18"/>
              </w:rPr>
            </w:pPr>
            <w:r>
              <w:rPr>
                <w:sz w:val="18"/>
                <w:szCs w:val="18"/>
              </w:rPr>
              <w:t>Initial verification</w:t>
            </w:r>
          </w:p>
        </w:tc>
        <w:tc>
          <w:tcPr>
            <w:tcW w:w="4961" w:type="dxa"/>
          </w:tcPr>
          <w:p w14:paraId="54CB62CE" w14:textId="77777777" w:rsidR="004F5689" w:rsidRPr="00335C5D" w:rsidRDefault="004F5689" w:rsidP="004F5689">
            <w:pPr>
              <w:rPr>
                <w:bCs/>
                <w:sz w:val="18"/>
                <w:szCs w:val="18"/>
              </w:rPr>
            </w:pPr>
            <w:r>
              <w:rPr>
                <w:sz w:val="18"/>
                <w:szCs w:val="18"/>
              </w:rPr>
              <w:t>Integration test: forced audit failure rolls back the status change. SQL check: UPDATE on audit_entry fails</w:t>
            </w:r>
          </w:p>
        </w:tc>
        <w:tc>
          <w:tcPr>
            <w:tcW w:w="1933" w:type="dxa"/>
          </w:tcPr>
          <w:p w14:paraId="199A6110" w14:textId="77777777" w:rsidR="00F944AF" w:rsidRDefault="00000000">
            <w:pPr>
              <w:rPr>
                <w:bCs/>
                <w:sz w:val="18"/>
                <w:szCs w:val="18"/>
              </w:rPr>
            </w:pPr>
            <w:r>
              <w:rPr>
                <w:sz w:val="18"/>
                <w:szCs w:val="18"/>
              </w:rPr>
              <w:t>Planned</w:t>
            </w:r>
          </w:p>
        </w:tc>
      </w:tr>
    </w:tbl>
    <w:p w14:paraId="23EB9AB7" w14:textId="77777777" w:rsidR="004F5689" w:rsidRPr="004F5689" w:rsidRDefault="004F5689" w:rsidP="004F5689">
      <w:pPr>
        <w:rPr>
          <w:bCs/>
        </w:rPr>
      </w:pPr>
    </w:p>
    <w:p w14:paraId="209B27EA" w14:textId="77777777" w:rsidR="00A45751" w:rsidRDefault="00A45751" w:rsidP="6E3CE5E4">
      <w:pPr>
        <w:pStyle w:val="Heading1"/>
      </w:pPr>
      <w:bookmarkStart w:id="27" w:name="_Toc241703325"/>
      <w:r>
        <w:t>Architecturally Significant Requirements</w:t>
      </w:r>
      <w:bookmarkEnd w:id="27"/>
    </w:p>
    <w:p w14:paraId="7B56EFC8" w14:textId="77777777" w:rsidR="00284DEA" w:rsidRDefault="00000000">
      <w:r>
        <w:t xml:space="preserve">The following table identifies the requirements and quality attributes that influence CivicConnect's architecture the most. We only listed drivers that actually change how the system is structured. Quality attributes that do not change an architecture decision at our scale are listed separately below with the reason they were left out. Every driver has a measurable target so it can be tested and traced in the RTM, and every driver links to the ADRs it shaped.</w:t>
      </w:r>
    </w:p>
    <w:tbl>
      <w:tblPr>
        <w:tblStyle w:val="TableGrid"/>
        <w:tblW w:w="9016" w:type="dxa"/>
        <w:tblLayout w:type="fixed"/>
        <w:tblLook w:val="04A0" w:firstRow="1" w:lastRow="0" w:firstColumn="1" w:lastColumn="0" w:noHBand="0" w:noVBand="1"/>
      </w:tblPr>
      <w:tblGrid>
        <w:gridCol w:w="850"/>
        <w:gridCol w:w="1950"/>
        <w:gridCol w:w="1000"/>
        <w:gridCol w:w="1150"/>
        <w:gridCol w:w="2166"/>
        <w:gridCol w:w="1050"/>
        <w:gridCol w:w="850"/>
      </w:tblGrid>
      <w:tr w:rsidR="00284DEA" w14:paraId="778118E8" w14:textId="77777777" w:rsidTr="00335C5D">
        <w:trPr>
          <w:cantSplit/>
          <w:tblHeader/>
        </w:trPr>
        <w:tc>
          <w:tcPr>
            <w:tcW w:w="850" w:type="dxa"/>
            <w:shd w:val="clear" w:color="auto" w:fill="002060"/>
          </w:tcPr>
          <w:p w14:paraId="5139B933" w14:textId="77777777" w:rsidR="00284DEA" w:rsidRDefault="00000000">
            <w:pPr>
              <w:spacing w:after="40"/>
              <w:rPr>
                <w:sz w:val="18"/>
                <w:szCs w:val="18"/>
              </w:rPr>
            </w:pPr>
            <w:r>
              <w:rPr>
                <w:b/>
                <w:bCs/>
                <w:color w:val="FFFFFF"/>
                <w:sz w:val="18"/>
                <w:szCs w:val="18"/>
              </w:rPr>
              <w:lastRenderedPageBreak/>
              <w:t>Driver ID</w:t>
            </w:r>
          </w:p>
        </w:tc>
        <w:tc>
          <w:tcPr>
            <w:tcW w:w="1950" w:type="dxa"/>
            <w:shd w:val="clear" w:color="auto" w:fill="002060"/>
          </w:tcPr>
          <w:p w14:paraId="2E82C8F2" w14:textId="77777777" w:rsidR="00284DEA" w:rsidRDefault="00000000">
            <w:pPr>
              <w:spacing w:after="40"/>
              <w:rPr>
                <w:sz w:val="18"/>
                <w:szCs w:val="18"/>
              </w:rPr>
            </w:pPr>
            <w:r>
              <w:rPr>
                <w:b/>
                <w:bCs/>
                <w:color w:val="FFFFFF"/>
                <w:sz w:val="18"/>
                <w:szCs w:val="18"/>
              </w:rPr>
              <w:t>Driver and measurable target</w:t>
            </w:r>
          </w:p>
        </w:tc>
        <w:tc>
          <w:tcPr>
            <w:tcW w:w="1000" w:type="dxa"/>
            <w:shd w:val="clear" w:color="auto" w:fill="002060"/>
          </w:tcPr>
          <w:p w14:paraId="6A63C992" w14:textId="77777777" w:rsidR="00284DEA" w:rsidRDefault="00000000">
            <w:pPr>
              <w:spacing w:after="40"/>
              <w:rPr>
                <w:sz w:val="18"/>
                <w:szCs w:val="18"/>
              </w:rPr>
            </w:pPr>
            <w:r>
              <w:rPr>
                <w:b/>
                <w:bCs/>
                <w:color w:val="FFFFFF"/>
                <w:sz w:val="18"/>
                <w:szCs w:val="18"/>
              </w:rPr>
              <w:t>Source / Evidence</w:t>
            </w:r>
          </w:p>
        </w:tc>
        <w:tc>
          <w:tcPr>
            <w:tcW w:w="1150" w:type="dxa"/>
            <w:shd w:val="clear" w:color="auto" w:fill="002060"/>
          </w:tcPr>
          <w:p w14:paraId="1138E831" w14:textId="77777777" w:rsidR="00284DEA" w:rsidRDefault="00000000">
            <w:pPr>
              <w:spacing w:after="40"/>
              <w:rPr>
                <w:sz w:val="18"/>
                <w:szCs w:val="18"/>
              </w:rPr>
            </w:pPr>
            <w:r>
              <w:rPr>
                <w:b/>
                <w:bCs/>
                <w:color w:val="FFFFFF"/>
                <w:sz w:val="18"/>
                <w:szCs w:val="18"/>
              </w:rPr>
              <w:t>Quality Attribute</w:t>
            </w:r>
          </w:p>
        </w:tc>
        <w:tc>
          <w:tcPr>
            <w:tcW w:w="2166" w:type="dxa"/>
            <w:shd w:val="clear" w:color="auto" w:fill="002060"/>
          </w:tcPr>
          <w:p w14:paraId="4F3066D5" w14:textId="77777777" w:rsidR="00284DEA" w:rsidRDefault="00000000">
            <w:pPr>
              <w:spacing w:after="40"/>
              <w:rPr>
                <w:sz w:val="18"/>
                <w:szCs w:val="18"/>
              </w:rPr>
            </w:pPr>
            <w:r>
              <w:rPr>
                <w:b/>
                <w:bCs/>
                <w:color w:val="FFFFFF"/>
                <w:sz w:val="18"/>
                <w:szCs w:val="18"/>
              </w:rPr>
              <w:t>Why it Drives Architecture</w:t>
            </w:r>
          </w:p>
        </w:tc>
        <w:tc>
          <w:tcPr>
            <w:tcW w:w="1050" w:type="dxa"/>
            <w:shd w:val="clear" w:color="auto" w:fill="002060"/>
          </w:tcPr>
          <w:p w14:paraId="0EE5DAB7" w14:textId="77777777" w:rsidR="00284DEA" w:rsidRDefault="00000000">
            <w:pPr>
              <w:spacing w:after="40"/>
              <w:rPr>
                <w:sz w:val="18"/>
                <w:szCs w:val="18"/>
              </w:rPr>
            </w:pPr>
            <w:r>
              <w:rPr>
                <w:b/>
                <w:bCs/>
                <w:color w:val="FFFFFF"/>
                <w:sz w:val="18"/>
                <w:szCs w:val="18"/>
              </w:rPr>
              <w:t>Decisions influenced</w:t>
            </w:r>
          </w:p>
        </w:tc>
        <w:tc>
          <w:tcPr>
            <w:tcW w:w="850" w:type="dxa"/>
            <w:shd w:val="clear" w:color="auto" w:fill="002060"/>
          </w:tcPr>
          <w:p w14:paraId="23045016" w14:textId="77777777" w:rsidR="00284DEA" w:rsidRDefault="00000000">
            <w:pPr>
              <w:spacing w:after="40"/>
              <w:rPr>
                <w:sz w:val="18"/>
                <w:szCs w:val="18"/>
              </w:rPr>
            </w:pPr>
            <w:r>
              <w:rPr>
                <w:b/>
                <w:bCs/>
                <w:color w:val="FFFFFF"/>
                <w:sz w:val="18"/>
                <w:szCs w:val="18"/>
              </w:rPr>
              <w:t>Priority</w:t>
            </w:r>
          </w:p>
        </w:tc>
      </w:tr>
      <w:tr w:rsidR="00284DEA" w14:paraId="524C7D69" w14:textId="77777777" w:rsidTr="00335C5D">
        <w:trPr>
          <w:cantSplit/>
          <w:tblHeader/>
        </w:trPr>
        <w:tc>
          <w:tcPr>
            <w:tcW w:w="850" w:type="dxa"/>
          </w:tcPr>
          <w:p w14:paraId="2EA56FF9" w14:textId="77777777" w:rsidR="00284DEA" w:rsidRDefault="00000000">
            <w:pPr>
              <w:spacing w:after="40"/>
              <w:rPr>
                <w:sz w:val="18"/>
                <w:szCs w:val="18"/>
              </w:rPr>
            </w:pPr>
            <w:r>
              <w:rPr>
                <w:sz w:val="18"/>
                <w:szCs w:val="18"/>
              </w:rPr>
              <w:t>ASR-001</w:t>
            </w:r>
          </w:p>
        </w:tc>
        <w:tc>
          <w:tcPr>
            <w:tcW w:w="1950" w:type="dxa"/>
          </w:tcPr>
          <w:p w14:paraId="1BC56852" w14:textId="77777777" w:rsidR="00284DEA" w:rsidRDefault="00000000">
            <w:pPr>
              <w:spacing w:after="40"/>
              <w:rPr>
                <w:sz w:val="18"/>
                <w:szCs w:val="18"/>
              </w:rPr>
            </w:pPr>
            <w:r>
              <w:rPr>
                <w:sz w:val="18"/>
                <w:szCs w:val="18"/>
              </w:rPr>
              <w:t>Every page, URL and API endpoint must be restricted to the correct role, and staff may only see requests in their assigned categories.</w:t>
            </w:r>
          </w:p>
          <w:p w14:paraId="7F3FC27D" w14:textId="77777777" w:rsidR="00284DEA" w:rsidRDefault="00000000">
            <w:pPr>
              <w:spacing w:after="40"/>
              <w:rPr>
                <w:sz w:val="18"/>
                <w:szCs w:val="18"/>
              </w:rPr>
            </w:pPr>
            <w:r>
              <w:rPr>
                <w:b/>
                <w:bCs/>
                <w:sz w:val="18"/>
                <w:szCs w:val="18"/>
              </w:rPr>
              <w:t>Target:</w:t>
            </w:r>
            <w:r>
              <w:rPr>
                <w:sz w:val="18"/>
                <w:szCs w:val="18"/>
              </w:rPr>
              <w:t xml:space="preserve"> 100% of staff/management endpoints return 403 to a requester-role token in the access tests, with no data returned.</w:t>
            </w:r>
          </w:p>
        </w:tc>
        <w:tc>
          <w:tcPr>
            <w:tcW w:w="1000" w:type="dxa"/>
          </w:tcPr>
          <w:p w14:paraId="4C153829" w14:textId="77777777" w:rsidR="00284DEA" w:rsidRDefault="00000000">
            <w:pPr>
              <w:spacing w:after="40"/>
              <w:rPr>
                <w:sz w:val="18"/>
                <w:szCs w:val="18"/>
              </w:rPr>
            </w:pPr>
            <w:r>
              <w:rPr>
                <w:sz w:val="18"/>
                <w:szCs w:val="18"/>
              </w:rPr>
              <w:t>FR-005, FR-014, NFR-002, NFR-003, Security constraint, R-03</w:t>
            </w:r>
          </w:p>
        </w:tc>
        <w:tc>
          <w:tcPr>
            <w:tcW w:w="1150" w:type="dxa"/>
          </w:tcPr>
          <w:p w14:paraId="65185562" w14:textId="77777777" w:rsidR="00284DEA" w:rsidRDefault="00000000">
            <w:pPr>
              <w:spacing w:after="40"/>
              <w:rPr>
                <w:sz w:val="18"/>
                <w:szCs w:val="18"/>
              </w:rPr>
            </w:pPr>
            <w:r>
              <w:rPr>
                <w:sz w:val="18"/>
                <w:szCs w:val="18"/>
              </w:rPr>
              <w:t>Security (authorisation)</w:t>
            </w:r>
          </w:p>
        </w:tc>
        <w:tc>
          <w:tcPr>
            <w:tcW w:w="2166" w:type="dxa"/>
          </w:tcPr>
          <w:p w14:paraId="71907E4B" w14:textId="77777777" w:rsidR="00284DEA" w:rsidRDefault="00000000">
            <w:pPr>
              <w:spacing w:after="40"/>
              <w:rPr>
                <w:sz w:val="18"/>
                <w:szCs w:val="18"/>
              </w:rPr>
            </w:pPr>
            <w:r>
              <w:rPr>
                <w:sz w:val="18"/>
                <w:szCs w:val="18"/>
              </w:rPr>
              <w:t>Access control cannot only live in the Angular UI, since anyone can call the API directly. It requires one server-side access-control layer that every request passes through. This is much easier to enforce inside one deployable than across several.</w:t>
            </w:r>
          </w:p>
        </w:tc>
        <w:tc>
          <w:tcPr>
            <w:tcW w:w="1050" w:type="dxa"/>
          </w:tcPr>
          <w:p w14:paraId="4F4A0073" w14:textId="77777777" w:rsidR="00284DEA" w:rsidRDefault="00000000">
            <w:pPr>
              <w:spacing w:after="40"/>
              <w:rPr>
                <w:sz w:val="18"/>
                <w:szCs w:val="18"/>
              </w:rPr>
            </w:pPr>
            <w:r>
              <w:rPr>
                <w:sz w:val="18"/>
                <w:szCs w:val="18"/>
              </w:rPr>
              <w:t>ARC-01, ARC-02, DEC-002, DEC-004, DEC-010</w:t>
            </w:r>
          </w:p>
        </w:tc>
        <w:tc>
          <w:tcPr>
            <w:tcW w:w="850" w:type="dxa"/>
          </w:tcPr>
          <w:p w14:paraId="650029B2" w14:textId="77777777" w:rsidR="00284DEA" w:rsidRDefault="00000000">
            <w:pPr>
              <w:spacing w:after="40"/>
              <w:rPr>
                <w:sz w:val="18"/>
                <w:szCs w:val="18"/>
              </w:rPr>
            </w:pPr>
            <w:r>
              <w:rPr>
                <w:sz w:val="18"/>
                <w:szCs w:val="18"/>
              </w:rPr>
              <w:t>High</w:t>
            </w:r>
          </w:p>
        </w:tc>
      </w:tr>
      <w:tr w:rsidR="00284DEA" w14:paraId="2FC2504A" w14:textId="77777777" w:rsidTr="00335C5D">
        <w:trPr>
          <w:cantSplit/>
          <w:tblHeader/>
        </w:trPr>
        <w:tc>
          <w:tcPr>
            <w:tcW w:w="850" w:type="dxa"/>
          </w:tcPr>
          <w:p w14:paraId="5B7406A0" w14:textId="77777777" w:rsidR="00284DEA" w:rsidRDefault="00000000">
            <w:pPr>
              <w:spacing w:after="40"/>
              <w:rPr>
                <w:sz w:val="18"/>
                <w:szCs w:val="18"/>
              </w:rPr>
            </w:pPr>
            <w:r>
              <w:rPr>
                <w:sz w:val="18"/>
                <w:szCs w:val="18"/>
              </w:rPr>
              <w:t>ASR-002</w:t>
            </w:r>
          </w:p>
        </w:tc>
        <w:tc>
          <w:tcPr>
            <w:tcW w:w="1950" w:type="dxa"/>
          </w:tcPr>
          <w:p w14:paraId="0D2F0E08" w14:textId="77777777" w:rsidR="00284DEA" w:rsidRDefault="00000000">
            <w:pPr>
              <w:spacing w:after="40"/>
              <w:rPr>
                <w:sz w:val="18"/>
                <w:szCs w:val="18"/>
              </w:rPr>
            </w:pPr>
            <w:r>
              <w:rPr>
                <w:sz w:val="18"/>
                <w:szCs w:val="18"/>
              </w:rPr>
              <w:t>A request's status may only change through the defined state machine (New - Assigned - In Progress - Resolved - Closed; New/Assigned - Rejected), and two staff members may not accept the same request at the same time.</w:t>
            </w:r>
          </w:p>
          <w:p w14:paraId="6139FD94" w14:textId="77777777" w:rsidR="00284DEA" w:rsidRDefault="00000000">
            <w:pPr>
              <w:spacing w:after="40"/>
              <w:rPr>
                <w:sz w:val="18"/>
                <w:szCs w:val="18"/>
              </w:rPr>
            </w:pPr>
            <w:r>
              <w:rPr>
                <w:b/>
                <w:bCs/>
                <w:sz w:val="18"/>
                <w:szCs w:val="18"/>
              </w:rPr>
              <w:t>Target:</w:t>
            </w:r>
            <w:r>
              <w:rPr>
                <w:sz w:val="18"/>
                <w:szCs w:val="18"/>
              </w:rPr>
              <w:t xml:space="preserve"> 100% of invalid transitions are rejected with a message. A concurrent-accept test results in exactly one assignment.</w:t>
            </w:r>
          </w:p>
        </w:tc>
        <w:tc>
          <w:tcPr>
            <w:tcW w:w="1000" w:type="dxa"/>
          </w:tcPr>
          <w:p w14:paraId="08C20B35" w14:textId="77777777" w:rsidR="00284DEA" w:rsidRDefault="00000000">
            <w:pPr>
              <w:spacing w:after="40"/>
              <w:rPr>
                <w:sz w:val="18"/>
                <w:szCs w:val="18"/>
              </w:rPr>
            </w:pPr>
            <w:r>
              <w:rPr>
                <w:sz w:val="18"/>
                <w:szCs w:val="18"/>
              </w:rPr>
              <w:t>FR-008, FR-009, FR-011, NFR-007</w:t>
            </w:r>
          </w:p>
        </w:tc>
        <w:tc>
          <w:tcPr>
            <w:tcW w:w="1150" w:type="dxa"/>
          </w:tcPr>
          <w:p w14:paraId="1734AE13" w14:textId="77777777" w:rsidR="00284DEA" w:rsidRDefault="00000000">
            <w:pPr>
              <w:spacing w:after="40"/>
              <w:rPr>
                <w:sz w:val="18"/>
                <w:szCs w:val="18"/>
              </w:rPr>
            </w:pPr>
            <w:r>
              <w:rPr>
                <w:sz w:val="18"/>
                <w:szCs w:val="18"/>
              </w:rPr>
              <w:t>Integrity and consistency of data and state</w:t>
            </w:r>
          </w:p>
        </w:tc>
        <w:tc>
          <w:tcPr>
            <w:tcW w:w="2166" w:type="dxa"/>
          </w:tcPr>
          <w:p w14:paraId="5B06BCC2" w14:textId="77777777" w:rsidR="00284DEA" w:rsidRDefault="00000000">
            <w:pPr>
              <w:spacing w:after="40"/>
              <w:rPr>
                <w:sz w:val="18"/>
                <w:szCs w:val="18"/>
              </w:rPr>
            </w:pPr>
            <w:r>
              <w:rPr>
                <w:sz w:val="18"/>
                <w:szCs w:val="18"/>
              </w:rPr>
              <w:t>The state transition logic must live in one place (the Requests module service layer), and the status update and its audit entry must be saved in one database transaction. This points to one strongly consistent relational store rather than data split across services.</w:t>
            </w:r>
          </w:p>
        </w:tc>
        <w:tc>
          <w:tcPr>
            <w:tcW w:w="1050" w:type="dxa"/>
          </w:tcPr>
          <w:p w14:paraId="2C843E9C" w14:textId="77777777" w:rsidR="00284DEA" w:rsidRDefault="00000000">
            <w:pPr>
              <w:spacing w:after="40"/>
              <w:rPr>
                <w:sz w:val="18"/>
                <w:szCs w:val="18"/>
              </w:rPr>
            </w:pPr>
            <w:r>
              <w:rPr>
                <w:sz w:val="18"/>
                <w:szCs w:val="18"/>
              </w:rPr>
              <w:t>ARC-02, DEC-005, DEC-006</w:t>
            </w:r>
          </w:p>
        </w:tc>
        <w:tc>
          <w:tcPr>
            <w:tcW w:w="850" w:type="dxa"/>
          </w:tcPr>
          <w:p w14:paraId="6862C23B" w14:textId="77777777" w:rsidR="00284DEA" w:rsidRDefault="00000000">
            <w:pPr>
              <w:spacing w:after="40"/>
              <w:rPr>
                <w:sz w:val="18"/>
                <w:szCs w:val="18"/>
              </w:rPr>
            </w:pPr>
            <w:r>
              <w:rPr>
                <w:sz w:val="18"/>
                <w:szCs w:val="18"/>
              </w:rPr>
              <w:t>High</w:t>
            </w:r>
          </w:p>
        </w:tc>
      </w:tr>
      <w:tr w:rsidR="00284DEA" w14:paraId="624598B5" w14:textId="77777777" w:rsidTr="00335C5D">
        <w:trPr>
          <w:cantSplit/>
          <w:tblHeader/>
        </w:trPr>
        <w:tc>
          <w:tcPr>
            <w:tcW w:w="850" w:type="dxa"/>
          </w:tcPr>
          <w:p w14:paraId="4C8EEE37" w14:textId="77777777" w:rsidR="00284DEA" w:rsidRDefault="00000000">
            <w:pPr>
              <w:spacing w:after="40"/>
              <w:rPr>
                <w:sz w:val="18"/>
                <w:szCs w:val="18"/>
              </w:rPr>
            </w:pPr>
            <w:r>
              <w:rPr>
                <w:sz w:val="18"/>
                <w:szCs w:val="18"/>
              </w:rPr>
              <w:t>ASR-003</w:t>
            </w:r>
          </w:p>
        </w:tc>
        <w:tc>
          <w:tcPr>
            <w:tcW w:w="1950" w:type="dxa"/>
          </w:tcPr>
          <w:p w14:paraId="22558AD3" w14:textId="77777777" w:rsidR="00284DEA" w:rsidRDefault="00000000">
            <w:pPr>
              <w:spacing w:after="40"/>
              <w:rPr>
                <w:sz w:val="18"/>
                <w:szCs w:val="18"/>
              </w:rPr>
            </w:pPr>
            <w:r>
              <w:rPr>
                <w:sz w:val="18"/>
                <w:szCs w:val="18"/>
              </w:rPr>
              <w:t>Every status change, assignment and comment is recorded with the actor, timestamp and before/after state, and can never be edited or deleted.</w:t>
            </w:r>
          </w:p>
          <w:p w14:paraId="46BB8822" w14:textId="77777777" w:rsidR="00284DEA" w:rsidRDefault="00000000">
            <w:pPr>
              <w:spacing w:after="40"/>
              <w:rPr>
                <w:sz w:val="18"/>
                <w:szCs w:val="18"/>
              </w:rPr>
            </w:pPr>
            <w:r>
              <w:rPr>
                <w:b/>
                <w:bCs/>
                <w:sz w:val="18"/>
                <w:szCs w:val="18"/>
              </w:rPr>
              <w:t>Target:</w:t>
            </w:r>
            <w:r>
              <w:rPr>
                <w:sz w:val="18"/>
                <w:szCs w:val="18"/>
              </w:rPr>
              <w:t xml:space="preserve"> for a sample request the audit log rebuilds the full lifecycle without gaps, and an UPDATE or DELETE on the audit table fails.</w:t>
            </w:r>
          </w:p>
        </w:tc>
        <w:tc>
          <w:tcPr>
            <w:tcW w:w="1000" w:type="dxa"/>
          </w:tcPr>
          <w:p w14:paraId="23626522" w14:textId="77777777" w:rsidR="00284DEA" w:rsidRDefault="00000000">
            <w:pPr>
              <w:spacing w:after="40"/>
              <w:rPr>
                <w:sz w:val="18"/>
                <w:szCs w:val="18"/>
              </w:rPr>
            </w:pPr>
            <w:r>
              <w:rPr>
                <w:sz w:val="18"/>
                <w:szCs w:val="18"/>
              </w:rPr>
              <w:t>FR-007, FR-010, NFR-006, NFR-007, Management stakeholder</w:t>
            </w:r>
          </w:p>
        </w:tc>
        <w:tc>
          <w:tcPr>
            <w:tcW w:w="1150" w:type="dxa"/>
          </w:tcPr>
          <w:p w14:paraId="10CE8898" w14:textId="77777777" w:rsidR="00284DEA" w:rsidRDefault="00000000">
            <w:pPr>
              <w:spacing w:after="40"/>
              <w:rPr>
                <w:sz w:val="18"/>
                <w:szCs w:val="18"/>
              </w:rPr>
            </w:pPr>
            <w:r>
              <w:rPr>
                <w:sz w:val="18"/>
                <w:szCs w:val="18"/>
              </w:rPr>
              <w:t>Auditability</w:t>
            </w:r>
          </w:p>
        </w:tc>
        <w:tc>
          <w:tcPr>
            <w:tcW w:w="2166" w:type="dxa"/>
          </w:tcPr>
          <w:p w14:paraId="5E5AEE62" w14:textId="77777777" w:rsidR="00284DEA" w:rsidRDefault="00000000">
            <w:pPr>
              <w:spacing w:after="40"/>
              <w:rPr>
                <w:sz w:val="18"/>
                <w:szCs w:val="18"/>
              </w:rPr>
            </w:pPr>
            <w:r>
              <w:rPr>
                <w:sz w:val="18"/>
                <w:szCs w:val="18"/>
              </w:rPr>
              <w:t>Requires the persistence layer, not just the UI, to block updates and deletes on audit data, and the audit write to be part of the same transaction as the change it records.</w:t>
            </w:r>
          </w:p>
        </w:tc>
        <w:tc>
          <w:tcPr>
            <w:tcW w:w="1050" w:type="dxa"/>
          </w:tcPr>
          <w:p w14:paraId="61780429" w14:textId="77777777" w:rsidR="00284DEA" w:rsidRDefault="00000000">
            <w:pPr>
              <w:spacing w:after="40"/>
              <w:rPr>
                <w:sz w:val="18"/>
                <w:szCs w:val="18"/>
              </w:rPr>
            </w:pPr>
            <w:r>
              <w:rPr>
                <w:sz w:val="18"/>
                <w:szCs w:val="18"/>
              </w:rPr>
              <w:t>DEC-006, DEC-007</w:t>
            </w:r>
          </w:p>
        </w:tc>
        <w:tc>
          <w:tcPr>
            <w:tcW w:w="850" w:type="dxa"/>
          </w:tcPr>
          <w:p w14:paraId="54447B93" w14:textId="77777777" w:rsidR="00284DEA" w:rsidRDefault="00000000">
            <w:pPr>
              <w:spacing w:after="40"/>
              <w:rPr>
                <w:sz w:val="18"/>
                <w:szCs w:val="18"/>
              </w:rPr>
            </w:pPr>
            <w:r>
              <w:rPr>
                <w:sz w:val="18"/>
                <w:szCs w:val="18"/>
              </w:rPr>
              <w:t>High</w:t>
            </w:r>
          </w:p>
        </w:tc>
      </w:tr>
      <w:tr w:rsidR="00284DEA" w14:paraId="7AECB48A" w14:textId="77777777" w:rsidTr="00335C5D">
        <w:trPr>
          <w:cantSplit/>
          <w:tblHeader/>
        </w:trPr>
        <w:tc>
          <w:tcPr>
            <w:tcW w:w="850" w:type="dxa"/>
          </w:tcPr>
          <w:p w14:paraId="23003D95" w14:textId="77777777" w:rsidR="00284DEA" w:rsidRDefault="00000000">
            <w:pPr>
              <w:spacing w:after="40"/>
              <w:rPr>
                <w:sz w:val="18"/>
                <w:szCs w:val="18"/>
              </w:rPr>
            </w:pPr>
            <w:r>
              <w:rPr>
                <w:sz w:val="18"/>
                <w:szCs w:val="18"/>
              </w:rPr>
              <w:lastRenderedPageBreak/>
              <w:t>ASR-004</w:t>
            </w:r>
          </w:p>
        </w:tc>
        <w:tc>
          <w:tcPr>
            <w:tcW w:w="1950" w:type="dxa"/>
          </w:tcPr>
          <w:p w14:paraId="5B475132" w14:textId="77777777" w:rsidR="00284DEA" w:rsidRDefault="00000000">
            <w:pPr>
              <w:spacing w:after="40"/>
              <w:rPr>
                <w:sz w:val="18"/>
                <w:szCs w:val="18"/>
              </w:rPr>
            </w:pPr>
            <w:r>
              <w:rPr>
                <w:sz w:val="18"/>
                <w:szCs w:val="18"/>
              </w:rPr>
              <w:t>Staff search, filter and sort must return results quickly under normal project load.</w:t>
            </w:r>
          </w:p>
          <w:p w14:paraId="5A02E3B9" w14:textId="77777777" w:rsidR="00284DEA" w:rsidRDefault="00000000">
            <w:pPr>
              <w:spacing w:after="40"/>
              <w:rPr>
                <w:sz w:val="18"/>
                <w:szCs w:val="18"/>
              </w:rPr>
            </w:pPr>
            <w:r>
              <w:rPr>
                <w:b/>
                <w:bCs/>
                <w:sz w:val="18"/>
                <w:szCs w:val="18"/>
              </w:rPr>
              <w:t>Target:</w:t>
            </w:r>
            <w:r>
              <w:rPr>
                <w:sz w:val="18"/>
                <w:szCs w:val="18"/>
              </w:rPr>
              <w:t xml:space="preserve"> filter/sort results in 2 seconds or less (FR-006) and standard pages in 3 seconds or less at the 95th percentile with up to 20 concurrent users (NFR-001).</w:t>
            </w:r>
          </w:p>
        </w:tc>
        <w:tc>
          <w:tcPr>
            <w:tcW w:w="1000" w:type="dxa"/>
          </w:tcPr>
          <w:p w14:paraId="3BE71403" w14:textId="77777777" w:rsidR="00284DEA" w:rsidRDefault="00000000">
            <w:pPr>
              <w:spacing w:after="40"/>
              <w:rPr>
                <w:sz w:val="18"/>
                <w:szCs w:val="18"/>
              </w:rPr>
            </w:pPr>
            <w:r>
              <w:rPr>
                <w:sz w:val="18"/>
                <w:szCs w:val="18"/>
              </w:rPr>
              <w:t>FR-006, NFR-001</w:t>
            </w:r>
          </w:p>
        </w:tc>
        <w:tc>
          <w:tcPr>
            <w:tcW w:w="1150" w:type="dxa"/>
          </w:tcPr>
          <w:p w14:paraId="2AF78ED5" w14:textId="77777777" w:rsidR="00284DEA" w:rsidRDefault="00000000">
            <w:pPr>
              <w:spacing w:after="40"/>
              <w:rPr>
                <w:sz w:val="18"/>
                <w:szCs w:val="18"/>
              </w:rPr>
            </w:pPr>
            <w:r>
              <w:rPr>
                <w:sz w:val="18"/>
                <w:szCs w:val="18"/>
              </w:rPr>
              <w:t>Performance</w:t>
            </w:r>
          </w:p>
        </w:tc>
        <w:tc>
          <w:tcPr>
            <w:tcW w:w="2166" w:type="dxa"/>
          </w:tcPr>
          <w:p w14:paraId="762F4FC0" w14:textId="77777777" w:rsidR="00284DEA" w:rsidRDefault="00000000">
            <w:pPr>
              <w:spacing w:after="40"/>
              <w:rPr>
                <w:sz w:val="18"/>
                <w:szCs w:val="18"/>
              </w:rPr>
            </w:pPr>
            <w:r>
              <w:rPr>
                <w:sz w:val="18"/>
                <w:szCs w:val="18"/>
              </w:rPr>
              <w:t>Influences data access design (indexes on status, category and date, and paging done in the database rather than in memory) and rules out architectures that add network hops between services for a single page load.</w:t>
            </w:r>
          </w:p>
        </w:tc>
        <w:tc>
          <w:tcPr>
            <w:tcW w:w="1050" w:type="dxa"/>
          </w:tcPr>
          <w:p w14:paraId="101378CE" w14:textId="77777777" w:rsidR="00284DEA" w:rsidRDefault="00000000">
            <w:pPr>
              <w:spacing w:after="40"/>
              <w:rPr>
                <w:sz w:val="18"/>
                <w:szCs w:val="18"/>
              </w:rPr>
            </w:pPr>
            <w:r>
              <w:rPr>
                <w:sz w:val="18"/>
                <w:szCs w:val="18"/>
              </w:rPr>
              <w:t>ARC-02, DEC-005, DEC-008, DEC-009</w:t>
            </w:r>
          </w:p>
        </w:tc>
        <w:tc>
          <w:tcPr>
            <w:tcW w:w="850" w:type="dxa"/>
          </w:tcPr>
          <w:p w14:paraId="560E3AA5" w14:textId="77777777" w:rsidR="00284DEA" w:rsidRDefault="00000000">
            <w:pPr>
              <w:spacing w:after="40"/>
              <w:rPr>
                <w:sz w:val="18"/>
                <w:szCs w:val="18"/>
              </w:rPr>
            </w:pPr>
            <w:r>
              <w:rPr>
                <w:sz w:val="18"/>
                <w:szCs w:val="18"/>
              </w:rPr>
              <w:t>Medium</w:t>
            </w:r>
          </w:p>
        </w:tc>
      </w:tr>
      <w:tr w:rsidR="00284DEA" w14:paraId="16E60DFD" w14:textId="77777777" w:rsidTr="00335C5D">
        <w:trPr>
          <w:cantSplit/>
          <w:tblHeader/>
        </w:trPr>
        <w:tc>
          <w:tcPr>
            <w:tcW w:w="850" w:type="dxa"/>
          </w:tcPr>
          <w:p w14:paraId="65D701D9" w14:textId="77777777" w:rsidR="00284DEA" w:rsidRDefault="00000000">
            <w:pPr>
              <w:spacing w:after="40"/>
              <w:rPr>
                <w:sz w:val="18"/>
                <w:szCs w:val="18"/>
              </w:rPr>
            </w:pPr>
            <w:r>
              <w:rPr>
                <w:sz w:val="18"/>
                <w:szCs w:val="18"/>
              </w:rPr>
              <w:t>ASR-005</w:t>
            </w:r>
          </w:p>
        </w:tc>
        <w:tc>
          <w:tcPr>
            <w:tcW w:w="1950" w:type="dxa"/>
          </w:tcPr>
          <w:p w14:paraId="046EDB72" w14:textId="77777777" w:rsidR="00284DEA" w:rsidRDefault="00000000">
            <w:pPr>
              <w:spacing w:after="40"/>
              <w:rPr>
                <w:sz w:val="18"/>
                <w:szCs w:val="18"/>
              </w:rPr>
            </w:pPr>
            <w:r>
              <w:rPr>
                <w:sz w:val="18"/>
                <w:szCs w:val="18"/>
              </w:rPr>
              <w:t>Requester data and requests must comply with POPIA - personal information is only collected and shown where it is needed.</w:t>
            </w:r>
          </w:p>
          <w:p w14:paraId="2BE55053" w14:textId="77777777" w:rsidR="00284DEA" w:rsidRDefault="00000000">
            <w:pPr>
              <w:spacing w:after="40"/>
              <w:rPr>
                <w:sz w:val="18"/>
                <w:szCs w:val="18"/>
              </w:rPr>
            </w:pPr>
            <w:r>
              <w:rPr>
                <w:b/>
                <w:bCs/>
                <w:sz w:val="18"/>
                <w:szCs w:val="18"/>
              </w:rPr>
              <w:t>Target:</w:t>
            </w:r>
            <w:r>
              <w:rPr>
                <w:sz w:val="18"/>
                <w:szCs w:val="18"/>
              </w:rPr>
              <w:t xml:space="preserve"> management reports contain aggregate counts only (no personal fields), and every personal field in the data model has a stated purpose.</w:t>
            </w:r>
          </w:p>
        </w:tc>
        <w:tc>
          <w:tcPr>
            <w:tcW w:w="1000" w:type="dxa"/>
          </w:tcPr>
          <w:p w14:paraId="17474491" w14:textId="77777777" w:rsidR="00284DEA" w:rsidRDefault="00000000">
            <w:pPr>
              <w:spacing w:after="40"/>
              <w:rPr>
                <w:sz w:val="18"/>
                <w:szCs w:val="18"/>
              </w:rPr>
            </w:pPr>
            <w:r>
              <w:rPr>
                <w:sz w:val="18"/>
                <w:szCs w:val="18"/>
              </w:rPr>
              <w:t>Government stakeholder, Stakeholder Conflicts, FR-012, R-03</w:t>
            </w:r>
          </w:p>
        </w:tc>
        <w:tc>
          <w:tcPr>
            <w:tcW w:w="1150" w:type="dxa"/>
          </w:tcPr>
          <w:p w14:paraId="241E1BEF" w14:textId="77777777" w:rsidR="00284DEA" w:rsidRDefault="00000000">
            <w:pPr>
              <w:spacing w:after="40"/>
              <w:rPr>
                <w:sz w:val="18"/>
                <w:szCs w:val="18"/>
              </w:rPr>
            </w:pPr>
            <w:r>
              <w:rPr>
                <w:sz w:val="18"/>
                <w:szCs w:val="18"/>
              </w:rPr>
              <w:t>Privacy and compliance</w:t>
            </w:r>
          </w:p>
        </w:tc>
        <w:tc>
          <w:tcPr>
            <w:tcW w:w="2166" w:type="dxa"/>
          </w:tcPr>
          <w:p w14:paraId="32226E93" w14:textId="77777777" w:rsidR="00284DEA" w:rsidRDefault="00000000">
            <w:pPr>
              <w:spacing w:after="40"/>
              <w:rPr>
                <w:sz w:val="18"/>
                <w:szCs w:val="18"/>
              </w:rPr>
            </w:pPr>
            <w:r>
              <w:rPr>
                <w:sz w:val="18"/>
                <w:szCs w:val="18"/>
              </w:rPr>
              <w:t xml:space="preserve">Influences what the data model stores and who can access it. Keeps reports on aggregate queries inside the Reporting module, and means passwords are only ever stored as hashes. It led to removing date of birth and home address fields in ERD v2.</w:t>
            </w:r>
          </w:p>
        </w:tc>
        <w:tc>
          <w:tcPr>
            <w:tcW w:w="1050" w:type="dxa"/>
          </w:tcPr>
          <w:p w14:paraId="6DF8D391" w14:textId="77777777" w:rsidR="00284DEA" w:rsidRDefault="00000000">
            <w:pPr>
              <w:spacing w:after="40"/>
              <w:rPr>
                <w:sz w:val="18"/>
                <w:szCs w:val="18"/>
              </w:rPr>
            </w:pPr>
            <w:r>
              <w:rPr>
                <w:sz w:val="18"/>
                <w:szCs w:val="18"/>
              </w:rPr>
              <w:t>DEC-005, Data Sensitivity &amp; POPIA</w:t>
            </w:r>
          </w:p>
        </w:tc>
        <w:tc>
          <w:tcPr>
            <w:tcW w:w="850" w:type="dxa"/>
          </w:tcPr>
          <w:p w14:paraId="7DD95D87" w14:textId="77777777" w:rsidR="00284DEA" w:rsidRDefault="00000000">
            <w:pPr>
              <w:spacing w:after="40"/>
              <w:rPr>
                <w:sz w:val="18"/>
                <w:szCs w:val="18"/>
              </w:rPr>
            </w:pPr>
            <w:r>
              <w:rPr>
                <w:sz w:val="18"/>
                <w:szCs w:val="18"/>
              </w:rPr>
              <w:t>High</w:t>
            </w:r>
          </w:p>
        </w:tc>
      </w:tr>
      <w:tr w:rsidR="00284DEA" w14:paraId="21E66AE9" w14:textId="77777777" w:rsidTr="00335C5D">
        <w:trPr>
          <w:cantSplit/>
          <w:tblHeader/>
        </w:trPr>
        <w:tc>
          <w:tcPr>
            <w:tcW w:w="850" w:type="dxa"/>
          </w:tcPr>
          <w:p w14:paraId="12B365D3" w14:textId="77777777" w:rsidR="00284DEA" w:rsidRDefault="00000000">
            <w:pPr>
              <w:spacing w:after="40"/>
              <w:rPr>
                <w:sz w:val="18"/>
                <w:szCs w:val="18"/>
              </w:rPr>
            </w:pPr>
            <w:r>
              <w:rPr>
                <w:sz w:val="18"/>
                <w:szCs w:val="18"/>
              </w:rPr>
              <w:t>ASR-006</w:t>
            </w:r>
          </w:p>
        </w:tc>
        <w:tc>
          <w:tcPr>
            <w:tcW w:w="1950" w:type="dxa"/>
          </w:tcPr>
          <w:p w14:paraId="07560B00" w14:textId="77777777" w:rsidR="00284DEA" w:rsidRDefault="00000000">
            <w:pPr>
              <w:spacing w:after="40"/>
              <w:rPr>
                <w:sz w:val="18"/>
                <w:szCs w:val="18"/>
              </w:rPr>
            </w:pPr>
            <w:r>
              <w:rPr>
                <w:sz w:val="18"/>
                <w:szCs w:val="18"/>
              </w:rPr>
              <w:t>The client cannot yet confirm the final platform form (website, mobile app and/or desktop app).</w:t>
            </w:r>
          </w:p>
          <w:p w14:paraId="0AF0AD16" w14:textId="77777777" w:rsidR="00284DEA" w:rsidRDefault="00000000">
            <w:pPr>
              <w:spacing w:after="40"/>
              <w:rPr>
                <w:sz w:val="18"/>
                <w:szCs w:val="18"/>
              </w:rPr>
            </w:pPr>
            <w:r>
              <w:rPr>
                <w:b/>
                <w:bCs/>
                <w:sz w:val="18"/>
                <w:szCs w:val="18"/>
              </w:rPr>
              <w:t>Target:</w:t>
            </w:r>
            <w:r>
              <w:rPr>
                <w:sz w:val="18"/>
                <w:szCs w:val="18"/>
              </w:rPr>
              <w:t xml:space="preserve"> all business rules are reachable through the REST API only, with no business logic in Angular components, so a second client (e.g. mobile) could be added without changing the backend.</w:t>
            </w:r>
          </w:p>
        </w:tc>
        <w:tc>
          <w:tcPr>
            <w:tcW w:w="1000" w:type="dxa"/>
          </w:tcPr>
          <w:p w14:paraId="4E2CCD4E" w14:textId="77777777" w:rsidR="00284DEA" w:rsidRDefault="00000000">
            <w:pPr>
              <w:spacing w:after="40"/>
              <w:rPr>
                <w:sz w:val="18"/>
                <w:szCs w:val="18"/>
              </w:rPr>
            </w:pPr>
            <w:r>
              <w:rPr>
                <w:sz w:val="18"/>
                <w:szCs w:val="18"/>
              </w:rPr>
              <w:t>DEC-001, Forward Engineering: Definition of Digital Platform</w:t>
            </w:r>
          </w:p>
        </w:tc>
        <w:tc>
          <w:tcPr>
            <w:tcW w:w="1150" w:type="dxa"/>
          </w:tcPr>
          <w:p w14:paraId="27CCF889" w14:textId="77777777" w:rsidR="00284DEA" w:rsidRDefault="00000000">
            <w:pPr>
              <w:spacing w:after="40"/>
              <w:rPr>
                <w:sz w:val="18"/>
                <w:szCs w:val="18"/>
              </w:rPr>
            </w:pPr>
            <w:r>
              <w:rPr>
                <w:sz w:val="18"/>
                <w:szCs w:val="18"/>
              </w:rPr>
              <w:t>Modifiability and reusability</w:t>
            </w:r>
          </w:p>
        </w:tc>
        <w:tc>
          <w:tcPr>
            <w:tcW w:w="2166" w:type="dxa"/>
          </w:tcPr>
          <w:p w14:paraId="7D677961" w14:textId="77777777" w:rsidR="00284DEA" w:rsidRDefault="00000000">
            <w:pPr>
              <w:spacing w:after="40"/>
              <w:rPr>
                <w:sz w:val="18"/>
                <w:szCs w:val="18"/>
              </w:rPr>
            </w:pPr>
            <w:r>
              <w:rPr>
                <w:sz w:val="18"/>
                <w:szCs w:val="18"/>
              </w:rPr>
              <w:t>Pushes to an architecture that separates the presentation layer (Angular SPA) from the business logic (Spring Boot REST API), so a future platform change needs minimal changes to existing code.</w:t>
            </w:r>
          </w:p>
        </w:tc>
        <w:tc>
          <w:tcPr>
            <w:tcW w:w="1050" w:type="dxa"/>
          </w:tcPr>
          <w:p w14:paraId="05A887BC" w14:textId="77777777" w:rsidR="00284DEA" w:rsidRDefault="00000000">
            <w:pPr>
              <w:spacing w:after="40"/>
              <w:rPr>
                <w:sz w:val="18"/>
                <w:szCs w:val="18"/>
              </w:rPr>
            </w:pPr>
            <w:r>
              <w:rPr>
                <w:sz w:val="18"/>
                <w:szCs w:val="18"/>
              </w:rPr>
              <w:t>ARC-01, ARC-03, DEC-004, DEC-010</w:t>
            </w:r>
          </w:p>
        </w:tc>
        <w:tc>
          <w:tcPr>
            <w:tcW w:w="850" w:type="dxa"/>
          </w:tcPr>
          <w:p w14:paraId="2D6BF6C3" w14:textId="77777777" w:rsidR="00284DEA" w:rsidRDefault="00000000">
            <w:pPr>
              <w:spacing w:after="40"/>
              <w:rPr>
                <w:sz w:val="18"/>
                <w:szCs w:val="18"/>
              </w:rPr>
            </w:pPr>
            <w:r>
              <w:rPr>
                <w:sz w:val="18"/>
                <w:szCs w:val="18"/>
              </w:rPr>
              <w:t>Medium</w:t>
            </w:r>
          </w:p>
        </w:tc>
      </w:tr>
      <w:tr w:rsidR="00284DEA" w14:paraId="5D682907" w14:textId="77777777" w:rsidTr="00335C5D">
        <w:trPr>
          <w:cantSplit/>
          <w:tblHeader/>
        </w:trPr>
        <w:tc>
          <w:tcPr>
            <w:tcW w:w="850" w:type="dxa"/>
          </w:tcPr>
          <w:p w14:paraId="1FA03ED8" w14:textId="77777777" w:rsidR="00284DEA" w:rsidRDefault="00000000">
            <w:pPr>
              <w:spacing w:after="40"/>
              <w:rPr>
                <w:sz w:val="18"/>
                <w:szCs w:val="18"/>
              </w:rPr>
            </w:pPr>
            <w:r>
              <w:rPr>
                <w:sz w:val="18"/>
                <w:szCs w:val="18"/>
              </w:rPr>
              <w:t>ASR-007 (constraint)</w:t>
            </w:r>
          </w:p>
        </w:tc>
        <w:tc>
          <w:tcPr>
            <w:tcW w:w="1950" w:type="dxa"/>
          </w:tcPr>
          <w:p w14:paraId="6197A1E9" w14:textId="77777777" w:rsidR="00284DEA" w:rsidRDefault="00000000">
            <w:pPr>
              <w:spacing w:after="40"/>
              <w:rPr>
                <w:sz w:val="18"/>
                <w:szCs w:val="18"/>
              </w:rPr>
            </w:pPr>
            <w:r>
              <w:rPr>
                <w:sz w:val="18"/>
                <w:szCs w:val="18"/>
              </w:rPr>
              <w:t xml:space="preserve">The system must run on free/open-source software and free-tier hosting, and be built and maintained by 3 students in under 3 weeks after M2.</w:t>
            </w:r>
          </w:p>
          <w:p w14:paraId="112B3F64" w14:textId="77777777" w:rsidR="00284DEA" w:rsidRDefault="00000000">
            <w:pPr>
              <w:spacing w:after="40"/>
              <w:rPr>
                <w:sz w:val="18"/>
                <w:szCs w:val="18"/>
              </w:rPr>
            </w:pPr>
            <w:r>
              <w:rPr>
                <w:b/>
                <w:bCs/>
                <w:sz w:val="18"/>
                <w:szCs w:val="18"/>
              </w:rPr>
              <w:t>Target:</w:t>
            </w:r>
            <w:r>
              <w:rPr>
                <w:sz w:val="18"/>
                <w:szCs w:val="18"/>
              </w:rPr>
              <w:t xml:space="preserve"> R0 licensing and hosting cost. One application deployable plus one database to run and support.</w:t>
            </w:r>
          </w:p>
        </w:tc>
        <w:tc>
          <w:tcPr>
            <w:tcW w:w="1000" w:type="dxa"/>
          </w:tcPr>
          <w:p w14:paraId="432B8757" w14:textId="77777777" w:rsidR="00284DEA" w:rsidRDefault="00000000">
            <w:pPr>
              <w:spacing w:after="40"/>
              <w:rPr>
                <w:sz w:val="18"/>
                <w:szCs w:val="18"/>
              </w:rPr>
            </w:pPr>
            <w:r>
              <w:rPr>
                <w:sz w:val="18"/>
                <w:szCs w:val="18"/>
              </w:rPr>
              <w:t>Cost/Resources, Time and Team capability constraints, R-02, R-08</w:t>
            </w:r>
          </w:p>
        </w:tc>
        <w:tc>
          <w:tcPr>
            <w:tcW w:w="1150" w:type="dxa"/>
          </w:tcPr>
          <w:p w14:paraId="77F3EE4B" w14:textId="77777777" w:rsidR="00284DEA" w:rsidRDefault="00000000">
            <w:pPr>
              <w:spacing w:after="40"/>
              <w:rPr>
                <w:sz w:val="18"/>
                <w:szCs w:val="18"/>
              </w:rPr>
            </w:pPr>
            <w:r>
              <w:rPr>
                <w:sz w:val="18"/>
                <w:szCs w:val="18"/>
              </w:rPr>
              <w:t>Deployability and cost</w:t>
            </w:r>
          </w:p>
        </w:tc>
        <w:tc>
          <w:tcPr>
            <w:tcW w:w="2166" w:type="dxa"/>
          </w:tcPr>
          <w:p w14:paraId="64099D58" w14:textId="77777777" w:rsidR="00284DEA" w:rsidRDefault="00000000">
            <w:pPr>
              <w:spacing w:after="40"/>
              <w:rPr>
                <w:sz w:val="18"/>
                <w:szCs w:val="18"/>
              </w:rPr>
            </w:pPr>
            <w:r>
              <w:rPr>
                <w:sz w:val="18"/>
                <w:szCs w:val="18"/>
              </w:rPr>
              <w:t>Every extra deployable adds hosting cost, configuration, secrets and failure points. This favours one application and one managed database over several services.</w:t>
            </w:r>
          </w:p>
        </w:tc>
        <w:tc>
          <w:tcPr>
            <w:tcW w:w="1050" w:type="dxa"/>
          </w:tcPr>
          <w:p w14:paraId="5FE61A99" w14:textId="77777777" w:rsidR="00284DEA" w:rsidRDefault="00000000">
            <w:pPr>
              <w:spacing w:after="40"/>
              <w:rPr>
                <w:sz w:val="18"/>
                <w:szCs w:val="18"/>
              </w:rPr>
            </w:pPr>
            <w:r>
              <w:rPr>
                <w:sz w:val="18"/>
                <w:szCs w:val="18"/>
              </w:rPr>
              <w:t>ARC-01, ARC-02, ARC-03, DEC-004</w:t>
            </w:r>
          </w:p>
        </w:tc>
        <w:tc>
          <w:tcPr>
            <w:tcW w:w="850" w:type="dxa"/>
          </w:tcPr>
          <w:p w14:paraId="1997536D" w14:textId="77777777" w:rsidR="00284DEA" w:rsidRDefault="00000000">
            <w:pPr>
              <w:spacing w:after="40"/>
              <w:rPr>
                <w:sz w:val="18"/>
                <w:szCs w:val="18"/>
              </w:rPr>
            </w:pPr>
            <w:r>
              <w:rPr>
                <w:sz w:val="18"/>
                <w:szCs w:val="18"/>
              </w:rPr>
              <w:t>High</w:t>
            </w:r>
          </w:p>
        </w:tc>
      </w:tr>
    </w:tbl>
    <w:p w14:paraId="7FFAE6BA" w14:textId="77777777" w:rsidR="00284DEA" w:rsidRDefault="00284DEA">
      <w:pPr>
        <w:spacing w:after="0"/>
      </w:pPr>
    </w:p>
    <w:p w14:paraId="57727112" w14:textId="77777777" w:rsidR="00284DEA" w:rsidRDefault="00000000">
      <w:pPr>
        <w:pStyle w:val="Heading2"/>
      </w:pPr>
      <w:bookmarkStart w:id="28" w:name="_Toc241703326"/>
      <w:r>
        <w:t>Most Influential Drivers</w:t>
      </w:r>
      <w:bookmarkEnd w:id="28"/>
    </w:p>
    <w:p w14:paraId="5C6890FC" w14:textId="77777777" w:rsidR="00284DEA" w:rsidRDefault="00000000">
      <w:r>
        <w:t xml:space="preserve">ASR-001 and ASR-002 influenced the architecture the most. ASR-001 is the main reason we chose one application with one shared, server-side access-control layer (ARC-01) </w:t>
        <w:lastRenderedPageBreak/>
        <w:t>instead of separate public and staff applications. ASR-002, together with ASR-003, is the main reason we chose one relational database with transactions (DEC-005, DEC-006) instead of splitting data across independently deployed services, where keeping a status change and its audit entry consistent would need distributed transactions. ASR-007 then kept the solution proportionate - it is the reason we did not add more moving parts than the requirements need.</w:t>
      </w:r>
    </w:p>
    <w:p w14:paraId="328EFE65" w14:textId="77777777" w:rsidR="00284DEA" w:rsidRDefault="00000000">
      <w:pPr>
        <w:pStyle w:val="Heading2"/>
      </w:pPr>
      <w:bookmarkStart w:id="29" w:name="_Toc241703327"/>
      <w:r>
        <w:t>Quality Attributes Considered but Not Treated as ASRs</w:t>
      </w:r>
      <w:bookmarkEnd w:id="29"/>
    </w:p>
    <w:p w14:paraId="32C24348" w14:textId="77777777" w:rsidR="00284DEA" w:rsidRDefault="00000000">
      <w:r>
        <w:t>To avoid a generic list of every quality attribute, the following were considered and deliberately not treated as architecture drivers at this stage:</w:t>
      </w:r>
    </w:p>
    <w:tbl>
      <w:tblPr>
        <w:tblStyle w:val="TableGrid"/>
        <w:tblW w:w="9016" w:type="dxa"/>
        <w:tblLayout w:type="fixed"/>
        <w:tblLook w:val="04A0" w:firstRow="1" w:lastRow="0" w:firstColumn="1" w:lastColumn="0" w:noHBand="0" w:noVBand="1"/>
      </w:tblPr>
      <w:tblGrid>
        <w:gridCol w:w="2300"/>
        <w:gridCol w:w="4216"/>
        <w:gridCol w:w="2500"/>
      </w:tblGrid>
      <w:tr w:rsidR="00284DEA" w14:paraId="50F9C16B" w14:textId="77777777">
        <w:trPr>
          <w:cantSplit/>
          <w:tblHeader/>
        </w:trPr>
        <w:tc>
          <w:tcPr>
            <w:tcW w:w="2300" w:type="dxa"/>
            <w:shd w:val="clear" w:color="auto" w:fill="002060"/>
          </w:tcPr>
          <w:p w14:paraId="619BEBC8" w14:textId="77777777" w:rsidR="00284DEA" w:rsidRDefault="00000000">
            <w:pPr>
              <w:spacing w:after="40"/>
              <w:rPr>
                <w:sz w:val="18"/>
                <w:szCs w:val="18"/>
              </w:rPr>
            </w:pPr>
            <w:r>
              <w:rPr>
                <w:b/>
                <w:bCs/>
                <w:color w:val="FFFFFF"/>
                <w:sz w:val="18"/>
                <w:szCs w:val="18"/>
              </w:rPr>
              <w:t>Quality attribute</w:t>
            </w:r>
          </w:p>
        </w:tc>
        <w:tc>
          <w:tcPr>
            <w:tcW w:w="4216" w:type="dxa"/>
            <w:shd w:val="clear" w:color="auto" w:fill="002060"/>
          </w:tcPr>
          <w:p w14:paraId="35B15490" w14:textId="77777777" w:rsidR="00284DEA" w:rsidRDefault="00000000">
            <w:pPr>
              <w:spacing w:after="40"/>
              <w:rPr>
                <w:sz w:val="18"/>
                <w:szCs w:val="18"/>
              </w:rPr>
            </w:pPr>
            <w:r>
              <w:rPr>
                <w:b/>
                <w:bCs/>
                <w:color w:val="FFFFFF"/>
                <w:sz w:val="18"/>
                <w:szCs w:val="18"/>
              </w:rPr>
              <w:t>Why it is not an ASR now</w:t>
            </w:r>
          </w:p>
        </w:tc>
        <w:tc>
          <w:tcPr>
            <w:tcW w:w="2500" w:type="dxa"/>
            <w:shd w:val="clear" w:color="auto" w:fill="002060"/>
          </w:tcPr>
          <w:p w14:paraId="6F05EA48" w14:textId="77777777" w:rsidR="00284DEA" w:rsidRDefault="00000000">
            <w:pPr>
              <w:spacing w:after="40"/>
              <w:rPr>
                <w:sz w:val="18"/>
                <w:szCs w:val="18"/>
              </w:rPr>
            </w:pPr>
            <w:r>
              <w:rPr>
                <w:b/>
                <w:bCs/>
                <w:color w:val="FFFFFF"/>
                <w:sz w:val="18"/>
                <w:szCs w:val="18"/>
              </w:rPr>
              <w:t>When we would revisit it</w:t>
            </w:r>
          </w:p>
        </w:tc>
      </w:tr>
      <w:tr w:rsidR="00284DEA" w14:paraId="528EA623" w14:textId="77777777">
        <w:trPr>
          <w:cantSplit/>
        </w:trPr>
        <w:tc>
          <w:tcPr>
            <w:tcW w:w="2300" w:type="dxa"/>
          </w:tcPr>
          <w:p w14:paraId="187E0A0E" w14:textId="77777777" w:rsidR="00284DEA" w:rsidRDefault="00000000">
            <w:pPr>
              <w:spacing w:after="40"/>
              <w:rPr>
                <w:sz w:val="18"/>
                <w:szCs w:val="18"/>
              </w:rPr>
            </w:pPr>
            <w:r>
              <w:rPr>
                <w:sz w:val="18"/>
                <w:szCs w:val="18"/>
              </w:rPr>
              <w:t>High availability / redundancy</w:t>
            </w:r>
          </w:p>
        </w:tc>
        <w:tc>
          <w:tcPr>
            <w:tcW w:w="4216" w:type="dxa"/>
          </w:tcPr>
          <w:p w14:paraId="365468F1" w14:textId="77777777" w:rsidR="00284DEA" w:rsidRDefault="00000000">
            <w:pPr>
              <w:spacing w:after="40"/>
              <w:rPr>
                <w:sz w:val="18"/>
                <w:szCs w:val="18"/>
              </w:rPr>
            </w:pPr>
            <w:r>
              <w:rPr>
                <w:sz w:val="18"/>
                <w:szCs w:val="18"/>
              </w:rPr>
              <w:t>NFR-005 only requires the system to be up during demonstrations and presentations, with up to 20 users. Redundant servers or database replicas would cost money with no requirement behind them.</w:t>
            </w:r>
          </w:p>
        </w:tc>
        <w:tc>
          <w:tcPr>
            <w:tcW w:w="2500" w:type="dxa"/>
          </w:tcPr>
          <w:p w14:paraId="5F4AC5AF" w14:textId="77777777" w:rsidR="00284DEA" w:rsidRDefault="00000000">
            <w:pPr>
              <w:spacing w:after="40"/>
              <w:rPr>
                <w:sz w:val="18"/>
                <w:szCs w:val="18"/>
              </w:rPr>
            </w:pPr>
            <w:r>
              <w:rPr>
                <w:sz w:val="18"/>
                <w:szCs w:val="18"/>
              </w:rPr>
              <w:t>If CivicConnect confirms real uptime targets or traffic figures (Forward Engineering: Scalability and Concurrency).</w:t>
            </w:r>
          </w:p>
        </w:tc>
      </w:tr>
      <w:tr w:rsidR="00284DEA" w14:paraId="35A288BA" w14:textId="77777777">
        <w:trPr>
          <w:cantSplit/>
        </w:trPr>
        <w:tc>
          <w:tcPr>
            <w:tcW w:w="2300" w:type="dxa"/>
          </w:tcPr>
          <w:p w14:paraId="45886535" w14:textId="77777777" w:rsidR="00284DEA" w:rsidRDefault="00000000">
            <w:pPr>
              <w:spacing w:after="40"/>
              <w:rPr>
                <w:sz w:val="18"/>
                <w:szCs w:val="18"/>
              </w:rPr>
            </w:pPr>
            <w:r>
              <w:rPr>
                <w:sz w:val="18"/>
                <w:szCs w:val="18"/>
              </w:rPr>
              <w:t>Independent / elastic scalability</w:t>
            </w:r>
          </w:p>
        </w:tc>
        <w:tc>
          <w:tcPr>
            <w:tcW w:w="4216" w:type="dxa"/>
          </w:tcPr>
          <w:p w14:paraId="1C9F6997" w14:textId="77777777" w:rsidR="00284DEA" w:rsidRDefault="00000000">
            <w:pPr>
              <w:spacing w:after="40"/>
              <w:rPr>
                <w:sz w:val="18"/>
                <w:szCs w:val="18"/>
              </w:rPr>
            </w:pPr>
            <w:r>
              <w:rPr>
                <w:sz w:val="18"/>
                <w:szCs w:val="18"/>
              </w:rPr>
              <w:t>There is no evidence that one module (e.g. Reporting) needs to scale separately from the rest. This is also why microservices were rejected in ARC-02.</w:t>
            </w:r>
          </w:p>
        </w:tc>
        <w:tc>
          <w:tcPr>
            <w:tcW w:w="2500" w:type="dxa"/>
          </w:tcPr>
          <w:p w14:paraId="2AA27656" w14:textId="77777777" w:rsidR="00284DEA" w:rsidRDefault="00000000">
            <w:pPr>
              <w:spacing w:after="40"/>
              <w:rPr>
                <w:sz w:val="18"/>
                <w:szCs w:val="18"/>
              </w:rPr>
            </w:pPr>
            <w:r>
              <w:rPr>
                <w:sz w:val="18"/>
                <w:szCs w:val="18"/>
              </w:rPr>
              <w:t>If load testing at M3 shows one module slowing down the others.</w:t>
            </w:r>
          </w:p>
        </w:tc>
      </w:tr>
      <w:tr w:rsidR="00284DEA" w14:paraId="63AC4070" w14:textId="77777777">
        <w:trPr>
          <w:cantSplit/>
        </w:trPr>
        <w:tc>
          <w:tcPr>
            <w:tcW w:w="2300" w:type="dxa"/>
          </w:tcPr>
          <w:p w14:paraId="376405FD" w14:textId="77777777" w:rsidR="00284DEA" w:rsidRDefault="00000000">
            <w:pPr>
              <w:spacing w:after="40"/>
              <w:rPr>
                <w:sz w:val="18"/>
                <w:szCs w:val="18"/>
              </w:rPr>
            </w:pPr>
            <w:r>
              <w:rPr>
                <w:sz w:val="18"/>
                <w:szCs w:val="18"/>
              </w:rPr>
              <w:t>Interoperability / public API</w:t>
            </w:r>
          </w:p>
        </w:tc>
        <w:tc>
          <w:tcPr>
            <w:tcW w:w="4216" w:type="dxa"/>
          </w:tcPr>
          <w:p w14:paraId="13467A27" w14:textId="77777777" w:rsidR="00284DEA" w:rsidRDefault="00000000">
            <w:pPr>
              <w:spacing w:after="40"/>
              <w:rPr>
                <w:sz w:val="18"/>
                <w:szCs w:val="18"/>
              </w:rPr>
            </w:pPr>
            <w:r>
              <w:rPr>
                <w:sz w:val="18"/>
                <w:szCs w:val="18"/>
              </w:rPr>
              <w:t>A public API for third parties is out of scope for v1.</w:t>
            </w:r>
          </w:p>
        </w:tc>
        <w:tc>
          <w:tcPr>
            <w:tcW w:w="2500" w:type="dxa"/>
          </w:tcPr>
          <w:p w14:paraId="11C8E956" w14:textId="77777777" w:rsidR="00284DEA" w:rsidRDefault="00000000">
            <w:pPr>
              <w:spacing w:after="40"/>
              <w:rPr>
                <w:sz w:val="18"/>
                <w:szCs w:val="18"/>
              </w:rPr>
            </w:pPr>
            <w:r>
              <w:rPr>
                <w:sz w:val="18"/>
                <w:szCs w:val="18"/>
              </w:rPr>
              <w:t xml:space="preserve">Through change control if integration becomes a requirement.</w:t>
            </w:r>
          </w:p>
        </w:tc>
      </w:tr>
      <w:tr w:rsidR="00284DEA" w14:paraId="008D182B" w14:textId="77777777">
        <w:trPr>
          <w:cantSplit/>
        </w:trPr>
        <w:tc>
          <w:tcPr>
            <w:tcW w:w="2300" w:type="dxa"/>
          </w:tcPr>
          <w:p w14:paraId="6230EB5E" w14:textId="77777777" w:rsidR="00284DEA" w:rsidRDefault="00000000">
            <w:pPr>
              <w:spacing w:after="40"/>
              <w:rPr>
                <w:sz w:val="18"/>
                <w:szCs w:val="18"/>
              </w:rPr>
            </w:pPr>
            <w:r>
              <w:rPr>
                <w:sz w:val="18"/>
                <w:szCs w:val="18"/>
              </w:rPr>
              <w:t>Real-time responsiveness (push)</w:t>
            </w:r>
          </w:p>
        </w:tc>
        <w:tc>
          <w:tcPr>
            <w:tcW w:w="4216" w:type="dxa"/>
          </w:tcPr>
          <w:p w14:paraId="09C25775" w14:textId="77777777" w:rsidR="00284DEA" w:rsidRDefault="00000000">
            <w:pPr>
              <w:spacing w:after="40"/>
              <w:rPr>
                <w:sz w:val="18"/>
                <w:szCs w:val="18"/>
              </w:rPr>
            </w:pPr>
            <w:r>
              <w:rPr>
                <w:sz w:val="18"/>
                <w:szCs w:val="18"/>
              </w:rPr>
              <w:t>Real-time chat and push/SMS notifications are out of scope. FR-004 only needs in-app feedback the next time the requester views the request.</w:t>
            </w:r>
          </w:p>
        </w:tc>
        <w:tc>
          <w:tcPr>
            <w:tcW w:w="2500" w:type="dxa"/>
          </w:tcPr>
          <w:p w14:paraId="7FA1E2F7" w14:textId="77777777" w:rsidR="00284DEA" w:rsidRDefault="00000000">
            <w:pPr>
              <w:spacing w:after="40"/>
              <w:rPr>
                <w:sz w:val="18"/>
                <w:szCs w:val="18"/>
              </w:rPr>
            </w:pPr>
            <w:r>
              <w:rPr>
                <w:sz w:val="18"/>
                <w:szCs w:val="18"/>
              </w:rPr>
              <w:t>When the deferred notification channel is picked up.</w:t>
            </w:r>
          </w:p>
        </w:tc>
      </w:tr>
    </w:tbl>
    <w:p w14:paraId="3FE4D59B" w14:textId="77777777" w:rsidR="00284DEA" w:rsidRDefault="00284DEA">
      <w:pPr>
        <w:spacing w:after="0"/>
      </w:pPr>
    </w:p>
    <w:p w14:paraId="48E366B0" w14:textId="77777777" w:rsidR="005F2AF2" w:rsidRPr="00A45751" w:rsidRDefault="005F2AF2" w:rsidP="00A45751"/>
    <w:p w14:paraId="56E748E6" w14:textId="77777777" w:rsidR="00380CD2" w:rsidRDefault="00000000">
      <w:pPr>
        <w:pStyle w:val="Heading2"/>
      </w:pPr>
      <w:bookmarkStart w:id="30" w:name="_Toc241703328"/>
      <w:r>
        <w:t>M2 Architecture Review</w:t>
      </w:r>
      <w:bookmarkEnd w:id="30"/>
    </w:p>
    <w:p w14:paraId="01E48D07" w14:textId="77777777" w:rsidR="00380CD2" w:rsidRDefault="00000000">
      <w:r>
        <w:t>Held on 30/09/2026 with Chanri Du Randt, Clarissa Bierman and Eduard Herman. The team reviewed the ASRs, ARC-01 to ARC-03, the technology stack (DEC-004) and the data model (ERD v2, DEC-005 to DEC-008). Outcome: all accepted for the M2 baseline. NFR-009 was confirmed: no hard-coded limits, categories stored as data, paging on all list endpoints, and the database size monitored against the Supabase 500 MB limit. Open items were recorded as deferred decisions (application host, attachment storage, retention period).</w:t>
      </w:r>
    </w:p>
    <w:p w14:paraId="3803077B" w14:textId="77777777" w:rsidR="001D59A9" w:rsidRDefault="6E3CE5E4" w:rsidP="6E3CE5E4">
      <w:pPr>
        <w:pStyle w:val="Heading1"/>
      </w:pPr>
      <w:bookmarkStart w:id="31" w:name="_Toc241703329"/>
      <w:r>
        <w:t>Risk Register</w:t>
      </w:r>
      <w:bookmarkEnd w:id="31"/>
    </w:p>
    <w:tbl>
      <w:tblPr>
        <w:tblStyle w:val="TableGrid"/>
        <w:tblW w:w="0" w:type="auto"/>
        <w:tblLook w:val="06A0" w:firstRow="1" w:lastRow="0" w:firstColumn="1" w:lastColumn="0" w:noHBand="1" w:noVBand="1"/>
      </w:tblPr>
      <w:tblGrid>
        <w:gridCol w:w="488"/>
        <w:gridCol w:w="1070"/>
        <w:gridCol w:w="1484"/>
        <w:gridCol w:w="874"/>
        <w:gridCol w:w="671"/>
        <w:gridCol w:w="671"/>
        <w:gridCol w:w="1089"/>
        <w:gridCol w:w="1049"/>
        <w:gridCol w:w="672"/>
        <w:gridCol w:w="948"/>
      </w:tblGrid>
      <w:tr w:rsidR="6E3CE5E4" w14:paraId="4E8F7BA0" w14:textId="77777777" w:rsidTr="00AA16D8">
        <w:trPr>
          <w:trHeight w:val="300"/>
        </w:trPr>
        <w:tc>
          <w:tcPr>
            <w:tcW w:w="500" w:type="dxa"/>
            <w:shd w:val="clear" w:color="auto" w:fill="002060"/>
          </w:tcPr>
          <w:p w14:paraId="6742CD87" w14:textId="77777777" w:rsidR="6E3CE5E4" w:rsidRDefault="6E3CE5E4" w:rsidP="6E3CE5E4">
            <w:pPr>
              <w:rPr>
                <w:sz w:val="20"/>
                <w:szCs w:val="20"/>
              </w:rPr>
            </w:pPr>
            <w:r>
              <w:rPr>
                <w:sz w:val="20"/>
                <w:szCs w:val="20"/>
              </w:rPr>
              <w:t>Risk ID</w:t>
            </w:r>
          </w:p>
        </w:tc>
        <w:tc>
          <w:tcPr>
            <w:tcW w:w="1108" w:type="dxa"/>
            <w:shd w:val="clear" w:color="auto" w:fill="002060"/>
          </w:tcPr>
          <w:p w14:paraId="08D3AEB4" w14:textId="77777777" w:rsidR="6E3CE5E4" w:rsidRDefault="6E3CE5E4" w:rsidP="6E3CE5E4">
            <w:pPr>
              <w:rPr>
                <w:sz w:val="20"/>
                <w:szCs w:val="20"/>
              </w:rPr>
            </w:pPr>
            <w:r>
              <w:rPr>
                <w:sz w:val="20"/>
                <w:szCs w:val="20"/>
              </w:rPr>
              <w:t>Description</w:t>
            </w:r>
          </w:p>
        </w:tc>
        <w:tc>
          <w:tcPr>
            <w:tcW w:w="1540" w:type="dxa"/>
            <w:shd w:val="clear" w:color="auto" w:fill="002060"/>
          </w:tcPr>
          <w:p w14:paraId="3BE1F021" w14:textId="77777777" w:rsidR="6E3CE5E4" w:rsidRDefault="6E3CE5E4" w:rsidP="6E3CE5E4">
            <w:pPr>
              <w:rPr>
                <w:sz w:val="20"/>
                <w:szCs w:val="20"/>
              </w:rPr>
            </w:pPr>
            <w:r>
              <w:rPr>
                <w:sz w:val="20"/>
                <w:szCs w:val="20"/>
              </w:rPr>
              <w:t>Cause</w:t>
            </w:r>
          </w:p>
        </w:tc>
        <w:tc>
          <w:tcPr>
            <w:tcW w:w="903" w:type="dxa"/>
            <w:shd w:val="clear" w:color="auto" w:fill="002060"/>
          </w:tcPr>
          <w:p w14:paraId="65C5F96D" w14:textId="77777777" w:rsidR="6E3CE5E4" w:rsidRDefault="6E3CE5E4" w:rsidP="6E3CE5E4">
            <w:pPr>
              <w:rPr>
                <w:sz w:val="20"/>
                <w:szCs w:val="20"/>
              </w:rPr>
            </w:pPr>
            <w:r>
              <w:rPr>
                <w:sz w:val="20"/>
                <w:szCs w:val="20"/>
              </w:rPr>
              <w:t>Probability</w:t>
            </w:r>
          </w:p>
        </w:tc>
        <w:tc>
          <w:tcPr>
            <w:tcW w:w="691" w:type="dxa"/>
            <w:shd w:val="clear" w:color="auto" w:fill="002060"/>
          </w:tcPr>
          <w:p w14:paraId="76FEC9D3" w14:textId="77777777" w:rsidR="6E3CE5E4" w:rsidRDefault="6E3CE5E4" w:rsidP="6E3CE5E4">
            <w:pPr>
              <w:rPr>
                <w:sz w:val="20"/>
                <w:szCs w:val="20"/>
              </w:rPr>
            </w:pPr>
            <w:r>
              <w:rPr>
                <w:sz w:val="20"/>
                <w:szCs w:val="20"/>
              </w:rPr>
              <w:t>Impact</w:t>
            </w:r>
          </w:p>
        </w:tc>
        <w:tc>
          <w:tcPr>
            <w:tcW w:w="737" w:type="dxa"/>
            <w:shd w:val="clear" w:color="auto" w:fill="002060"/>
          </w:tcPr>
          <w:p w14:paraId="27918DD4" w14:textId="77777777" w:rsidR="6E3CE5E4" w:rsidRDefault="6E3CE5E4" w:rsidP="6E3CE5E4">
            <w:pPr>
              <w:rPr>
                <w:sz w:val="20"/>
                <w:szCs w:val="20"/>
              </w:rPr>
            </w:pPr>
            <w:r>
              <w:rPr>
                <w:sz w:val="20"/>
                <w:szCs w:val="20"/>
              </w:rPr>
              <w:t>Priority</w:t>
            </w:r>
          </w:p>
        </w:tc>
        <w:tc>
          <w:tcPr>
            <w:tcW w:w="1128" w:type="dxa"/>
            <w:shd w:val="clear" w:color="auto" w:fill="002060"/>
          </w:tcPr>
          <w:p w14:paraId="15FAC054" w14:textId="77777777" w:rsidR="6E3CE5E4" w:rsidRDefault="6E3CE5E4" w:rsidP="6E3CE5E4">
            <w:pPr>
              <w:rPr>
                <w:sz w:val="20"/>
                <w:szCs w:val="20"/>
              </w:rPr>
            </w:pPr>
            <w:r>
              <w:rPr>
                <w:sz w:val="20"/>
                <w:szCs w:val="20"/>
              </w:rPr>
              <w:t>Mitigation</w:t>
            </w:r>
          </w:p>
        </w:tc>
        <w:tc>
          <w:tcPr>
            <w:tcW w:w="1086" w:type="dxa"/>
            <w:shd w:val="clear" w:color="auto" w:fill="002060"/>
          </w:tcPr>
          <w:p w14:paraId="4FB126D7" w14:textId="77777777" w:rsidR="6E3CE5E4" w:rsidRDefault="6E3CE5E4" w:rsidP="6E3CE5E4">
            <w:pPr>
              <w:rPr>
                <w:sz w:val="20"/>
                <w:szCs w:val="20"/>
              </w:rPr>
            </w:pPr>
            <w:r>
              <w:rPr>
                <w:sz w:val="20"/>
                <w:szCs w:val="20"/>
              </w:rPr>
              <w:t>Contingency</w:t>
            </w:r>
          </w:p>
        </w:tc>
        <w:tc>
          <w:tcPr>
            <w:tcW w:w="692" w:type="dxa"/>
            <w:shd w:val="clear" w:color="auto" w:fill="002060"/>
          </w:tcPr>
          <w:p w14:paraId="5A2BD527" w14:textId="77777777" w:rsidR="6E3CE5E4" w:rsidRDefault="6E3CE5E4" w:rsidP="6E3CE5E4">
            <w:pPr>
              <w:rPr>
                <w:sz w:val="20"/>
                <w:szCs w:val="20"/>
              </w:rPr>
            </w:pPr>
            <w:r>
              <w:rPr>
                <w:sz w:val="20"/>
                <w:szCs w:val="20"/>
              </w:rPr>
              <w:t>Owner</w:t>
            </w:r>
          </w:p>
        </w:tc>
        <w:tc>
          <w:tcPr>
            <w:tcW w:w="631" w:type="dxa"/>
            <w:shd w:val="clear" w:color="auto" w:fill="002060"/>
          </w:tcPr>
          <w:p w14:paraId="5E9D2B35" w14:textId="77777777" w:rsidR="6E3CE5E4" w:rsidRDefault="6E3CE5E4" w:rsidP="6E3CE5E4">
            <w:pPr>
              <w:rPr>
                <w:sz w:val="20"/>
                <w:szCs w:val="20"/>
              </w:rPr>
            </w:pPr>
            <w:r>
              <w:rPr>
                <w:sz w:val="20"/>
                <w:szCs w:val="20"/>
              </w:rPr>
              <w:t>Status</w:t>
            </w:r>
          </w:p>
        </w:tc>
      </w:tr>
      <w:tr w:rsidR="6E3CE5E4" w14:paraId="4E30AB51" w14:textId="77777777" w:rsidTr="00AA16D8">
        <w:trPr>
          <w:trHeight w:val="300"/>
        </w:trPr>
        <w:tc>
          <w:tcPr>
            <w:tcW w:w="500" w:type="dxa"/>
          </w:tcPr>
          <w:p w14:paraId="71868E20" w14:textId="77777777" w:rsidR="6E3CE5E4" w:rsidRDefault="6E3CE5E4" w:rsidP="6E3CE5E4">
            <w:pPr>
              <w:rPr>
                <w:sz w:val="18"/>
                <w:szCs w:val="18"/>
              </w:rPr>
            </w:pPr>
            <w:r>
              <w:rPr>
                <w:sz w:val="18"/>
                <w:szCs w:val="18"/>
              </w:rPr>
              <w:t>R-01</w:t>
            </w:r>
          </w:p>
        </w:tc>
        <w:tc>
          <w:tcPr>
            <w:tcW w:w="1108" w:type="dxa"/>
          </w:tcPr>
          <w:p w14:paraId="52075C22" w14:textId="77777777" w:rsidR="6E3CE5E4" w:rsidRDefault="6E3CE5E4" w:rsidP="6E3CE5E4">
            <w:pPr>
              <w:rPr>
                <w:rFonts w:ascii="Aptos" w:eastAsia="Aptos" w:hAnsi="Aptos" w:cs="Aptos"/>
                <w:sz w:val="18"/>
                <w:szCs w:val="18"/>
              </w:rPr>
            </w:pPr>
            <w:r>
              <w:rPr>
                <w:rFonts w:ascii="Aptos" w:eastAsia="Aptos" w:hAnsi="Aptos" w:cs="Aptos"/>
                <w:sz w:val="18"/>
                <w:szCs w:val="18"/>
              </w:rPr>
              <w:t xml:space="preserve">CivicConnect management requests a </w:t>
              <w:lastRenderedPageBreak/>
              <w:t>major new feature after the baseline is signed off, without the deadline moving.</w:t>
            </w:r>
          </w:p>
        </w:tc>
        <w:tc>
          <w:tcPr>
            <w:tcW w:w="1540" w:type="dxa"/>
          </w:tcPr>
          <w:p w14:paraId="7F665D96" w14:textId="77777777" w:rsidR="6E3CE5E4" w:rsidRDefault="6E3CE5E4" w:rsidP="6E3CE5E4">
            <w:pPr>
              <w:rPr>
                <w:rFonts w:ascii="Aptos" w:eastAsia="Aptos" w:hAnsi="Aptos" w:cs="Aptos"/>
                <w:sz w:val="18"/>
                <w:szCs w:val="18"/>
              </w:rPr>
            </w:pPr>
            <w:r>
              <w:rPr>
                <w:rFonts w:ascii="Aptos" w:eastAsia="Aptos" w:hAnsi="Aptos" w:cs="Aptos"/>
                <w:sz w:val="18"/>
                <w:szCs w:val="18"/>
              </w:rPr>
              <w:lastRenderedPageBreak/>
              <w:t xml:space="preserve">Stakeholder pressure combined with no formal change-control </w:t>
              <w:lastRenderedPageBreak/>
              <w:t>process agreed yet.</w:t>
            </w:r>
          </w:p>
        </w:tc>
        <w:tc>
          <w:tcPr>
            <w:tcW w:w="903" w:type="dxa"/>
          </w:tcPr>
          <w:p w14:paraId="15215083" w14:textId="77777777" w:rsidR="6E3CE5E4" w:rsidRDefault="6E3CE5E4" w:rsidP="6E3CE5E4">
            <w:pPr>
              <w:rPr>
                <w:sz w:val="18"/>
                <w:szCs w:val="18"/>
              </w:rPr>
            </w:pPr>
            <w:r>
              <w:rPr>
                <w:sz w:val="18"/>
                <w:szCs w:val="18"/>
              </w:rPr>
              <w:lastRenderedPageBreak/>
              <w:t>Medium</w:t>
            </w:r>
          </w:p>
        </w:tc>
        <w:tc>
          <w:tcPr>
            <w:tcW w:w="691" w:type="dxa"/>
          </w:tcPr>
          <w:p w14:paraId="3A1A5F5F" w14:textId="77777777" w:rsidR="6E3CE5E4" w:rsidRDefault="6E3CE5E4" w:rsidP="6E3CE5E4">
            <w:pPr>
              <w:rPr>
                <w:sz w:val="18"/>
                <w:szCs w:val="18"/>
              </w:rPr>
            </w:pPr>
            <w:r>
              <w:rPr>
                <w:sz w:val="18"/>
                <w:szCs w:val="18"/>
              </w:rPr>
              <w:t>High</w:t>
            </w:r>
          </w:p>
        </w:tc>
        <w:tc>
          <w:tcPr>
            <w:tcW w:w="737" w:type="dxa"/>
          </w:tcPr>
          <w:p w14:paraId="20C998AE" w14:textId="77777777" w:rsidR="6E3CE5E4" w:rsidRDefault="6E3CE5E4" w:rsidP="6E3CE5E4">
            <w:pPr>
              <w:rPr>
                <w:sz w:val="18"/>
                <w:szCs w:val="18"/>
              </w:rPr>
            </w:pPr>
            <w:r>
              <w:rPr>
                <w:sz w:val="18"/>
                <w:szCs w:val="18"/>
              </w:rPr>
              <w:t>High</w:t>
            </w:r>
          </w:p>
        </w:tc>
        <w:tc>
          <w:tcPr>
            <w:tcW w:w="1128" w:type="dxa"/>
          </w:tcPr>
          <w:p w14:paraId="70F30487" w14:textId="77777777" w:rsidR="6E3CE5E4" w:rsidRDefault="6E3CE5E4" w:rsidP="6E3CE5E4">
            <w:pPr>
              <w:rPr>
                <w:rFonts w:ascii="Aptos" w:eastAsia="Aptos" w:hAnsi="Aptos" w:cs="Aptos"/>
                <w:sz w:val="18"/>
                <w:szCs w:val="18"/>
              </w:rPr>
            </w:pPr>
            <w:r>
              <w:rPr>
                <w:rFonts w:ascii="Aptos" w:eastAsia="Aptos" w:hAnsi="Aptos" w:cs="Aptos"/>
                <w:sz w:val="18"/>
                <w:szCs w:val="18"/>
              </w:rPr>
              <w:t xml:space="preserve">Formal change-request process logged </w:t>
              <w:lastRenderedPageBreak/>
              <w:t>through the Engineering Decision Log; scope baseline explicitly signed off before M2 starts.</w:t>
            </w:r>
          </w:p>
        </w:tc>
        <w:tc>
          <w:tcPr>
            <w:tcW w:w="1086" w:type="dxa"/>
          </w:tcPr>
          <w:p w14:paraId="3601AD86" w14:textId="77777777" w:rsidR="6E3CE5E4" w:rsidRDefault="6E3CE5E4" w:rsidP="6E3CE5E4">
            <w:pPr>
              <w:rPr>
                <w:rFonts w:ascii="Aptos" w:eastAsia="Aptos" w:hAnsi="Aptos" w:cs="Aptos"/>
                <w:sz w:val="18"/>
                <w:szCs w:val="18"/>
              </w:rPr>
            </w:pPr>
            <w:r>
              <w:rPr>
                <w:rFonts w:ascii="Aptos" w:eastAsia="Aptos" w:hAnsi="Aptos" w:cs="Aptos"/>
                <w:sz w:val="18"/>
                <w:szCs w:val="18"/>
              </w:rPr>
              <w:lastRenderedPageBreak/>
              <w:t xml:space="preserve">Defer non-critical additions to future scope; </w:t>
              <w:lastRenderedPageBreak/>
              <w:t>only pull forward if team capacity allows.</w:t>
            </w:r>
          </w:p>
        </w:tc>
        <w:tc>
          <w:tcPr>
            <w:tcW w:w="692" w:type="dxa"/>
          </w:tcPr>
          <w:p w14:paraId="796AB888" w14:textId="77777777" w:rsidR="6E3CE5E4" w:rsidRDefault="6E3CE5E4" w:rsidP="6E3CE5E4">
            <w:pPr>
              <w:rPr>
                <w:sz w:val="18"/>
                <w:szCs w:val="18"/>
              </w:rPr>
            </w:pPr>
            <w:r>
              <w:rPr>
                <w:sz w:val="18"/>
                <w:szCs w:val="18"/>
              </w:rPr>
              <w:lastRenderedPageBreak/>
              <w:t>Team</w:t>
            </w:r>
          </w:p>
        </w:tc>
        <w:tc>
          <w:tcPr>
            <w:tcW w:w="631" w:type="dxa"/>
          </w:tcPr>
          <w:p w14:paraId="0E3624DB" w14:textId="77777777" w:rsidR="6E3CE5E4" w:rsidRDefault="6E3CE5E4" w:rsidP="6E3CE5E4">
            <w:pPr>
              <w:rPr>
                <w:sz w:val="18"/>
                <w:szCs w:val="18"/>
              </w:rPr>
            </w:pPr>
            <w:r>
              <w:rPr>
                <w:sz w:val="18"/>
                <w:szCs w:val="18"/>
              </w:rPr>
              <w:t>Open</w:t>
            </w:r>
          </w:p>
        </w:tc>
      </w:tr>
      <w:tr w:rsidR="6E3CE5E4" w14:paraId="5FBC8E10" w14:textId="77777777" w:rsidTr="00AA16D8">
        <w:trPr>
          <w:trHeight w:val="300"/>
        </w:trPr>
        <w:tc>
          <w:tcPr>
            <w:tcW w:w="500" w:type="dxa"/>
          </w:tcPr>
          <w:p w14:paraId="3C292063" w14:textId="77777777" w:rsidR="6E3CE5E4" w:rsidRDefault="6E3CE5E4" w:rsidP="6E3CE5E4">
            <w:pPr>
              <w:rPr>
                <w:sz w:val="18"/>
                <w:szCs w:val="18"/>
              </w:rPr>
            </w:pPr>
            <w:r>
              <w:rPr>
                <w:sz w:val="18"/>
                <w:szCs w:val="18"/>
              </w:rPr>
              <w:t>R-02</w:t>
            </w:r>
          </w:p>
        </w:tc>
        <w:tc>
          <w:tcPr>
            <w:tcW w:w="1108" w:type="dxa"/>
          </w:tcPr>
          <w:p w14:paraId="10CC4744" w14:textId="77777777" w:rsidR="6E3CE5E4" w:rsidRDefault="6E3CE5E4" w:rsidP="6E3CE5E4">
            <w:pPr>
              <w:rPr>
                <w:sz w:val="18"/>
                <w:szCs w:val="18"/>
              </w:rPr>
            </w:pPr>
            <w:r>
              <w:rPr>
                <w:sz w:val="18"/>
                <w:szCs w:val="18"/>
              </w:rPr>
              <w:t xml:space="preserve">Only 3 team members are covering the full SE lifecycle workload ( analysis, requirements, governance, later architecture and build).</w:t>
            </w:r>
          </w:p>
        </w:tc>
        <w:tc>
          <w:tcPr>
            <w:tcW w:w="1540" w:type="dxa"/>
          </w:tcPr>
          <w:p w14:paraId="07D6B241" w14:textId="77777777" w:rsidR="6E3CE5E4" w:rsidRDefault="6E3CE5E4" w:rsidP="6E3CE5E4">
            <w:pPr>
              <w:rPr>
                <w:sz w:val="18"/>
                <w:szCs w:val="18"/>
              </w:rPr>
            </w:pPr>
            <w:r>
              <w:rPr>
                <w:sz w:val="18"/>
                <w:szCs w:val="18"/>
              </w:rPr>
              <w:t xml:space="preserve">Small team as size is fixed by module rules.</w:t>
            </w:r>
          </w:p>
        </w:tc>
        <w:tc>
          <w:tcPr>
            <w:tcW w:w="903" w:type="dxa"/>
          </w:tcPr>
          <w:p w14:paraId="52812414" w14:textId="77777777" w:rsidR="6E3CE5E4" w:rsidRDefault="6E3CE5E4" w:rsidP="6E3CE5E4">
            <w:pPr>
              <w:rPr>
                <w:sz w:val="18"/>
                <w:szCs w:val="18"/>
              </w:rPr>
            </w:pPr>
            <w:r>
              <w:rPr>
                <w:sz w:val="18"/>
                <w:szCs w:val="18"/>
              </w:rPr>
              <w:t>Medium</w:t>
            </w:r>
          </w:p>
        </w:tc>
        <w:tc>
          <w:tcPr>
            <w:tcW w:w="691" w:type="dxa"/>
          </w:tcPr>
          <w:p w14:paraId="3F520382" w14:textId="77777777" w:rsidR="6E3CE5E4" w:rsidRDefault="6E3CE5E4" w:rsidP="6E3CE5E4">
            <w:pPr>
              <w:rPr>
                <w:sz w:val="18"/>
                <w:szCs w:val="18"/>
              </w:rPr>
            </w:pPr>
            <w:r>
              <w:rPr>
                <w:sz w:val="18"/>
                <w:szCs w:val="18"/>
              </w:rPr>
              <w:t>High</w:t>
            </w:r>
          </w:p>
        </w:tc>
        <w:tc>
          <w:tcPr>
            <w:tcW w:w="737" w:type="dxa"/>
          </w:tcPr>
          <w:p w14:paraId="485D6FD0" w14:textId="77777777" w:rsidR="6E3CE5E4" w:rsidRDefault="6E3CE5E4" w:rsidP="6E3CE5E4">
            <w:pPr>
              <w:rPr>
                <w:sz w:val="18"/>
                <w:szCs w:val="18"/>
              </w:rPr>
            </w:pPr>
            <w:r>
              <w:rPr>
                <w:sz w:val="18"/>
                <w:szCs w:val="18"/>
              </w:rPr>
              <w:t>High</w:t>
            </w:r>
          </w:p>
        </w:tc>
        <w:tc>
          <w:tcPr>
            <w:tcW w:w="1128" w:type="dxa"/>
          </w:tcPr>
          <w:p w14:paraId="43975362" w14:textId="77777777" w:rsidR="6E3CE5E4" w:rsidRDefault="6E3CE5E4" w:rsidP="6E3CE5E4">
            <w:r>
              <w:rPr>
                <w:sz w:val="18"/>
                <w:szCs w:val="18"/>
              </w:rPr>
              <w:t xml:space="preserve">With weekly check-ins, task ownership tracked visibly through GitHub Issues, so gaps are caught early.</w:t>
            </w:r>
          </w:p>
        </w:tc>
        <w:tc>
          <w:tcPr>
            <w:tcW w:w="1086" w:type="dxa"/>
          </w:tcPr>
          <w:p w14:paraId="1F66A1C2" w14:textId="77777777" w:rsidR="6E3CE5E4" w:rsidRDefault="6E3CE5E4" w:rsidP="6E3CE5E4">
            <w:r>
              <w:rPr>
                <w:sz w:val="18"/>
                <w:szCs w:val="18"/>
              </w:rPr>
              <w:t>Redistribute tasks between members. Escalate to the lecturer if a member becomes consistently unavailable.</w:t>
            </w:r>
          </w:p>
        </w:tc>
        <w:tc>
          <w:tcPr>
            <w:tcW w:w="692" w:type="dxa"/>
          </w:tcPr>
          <w:p w14:paraId="3F584A12" w14:textId="77777777" w:rsidR="6E3CE5E4" w:rsidRDefault="6E3CE5E4" w:rsidP="6E3CE5E4">
            <w:r>
              <w:rPr>
                <w:sz w:val="18"/>
                <w:szCs w:val="18"/>
              </w:rPr>
              <w:t>Team</w:t>
            </w:r>
          </w:p>
        </w:tc>
        <w:tc>
          <w:tcPr>
            <w:tcW w:w="631" w:type="dxa"/>
          </w:tcPr>
          <w:p w14:paraId="391E7007" w14:textId="77777777" w:rsidR="6E3CE5E4" w:rsidRDefault="6E3CE5E4" w:rsidP="6E3CE5E4">
            <w:r>
              <w:rPr>
                <w:sz w:val="18"/>
                <w:szCs w:val="18"/>
              </w:rPr>
              <w:t>Open</w:t>
            </w:r>
          </w:p>
        </w:tc>
      </w:tr>
      <w:tr w:rsidR="6E3CE5E4" w14:paraId="2BF7F648" w14:textId="77777777" w:rsidTr="00AA16D8">
        <w:trPr>
          <w:trHeight w:val="300"/>
        </w:trPr>
        <w:tc>
          <w:tcPr>
            <w:tcW w:w="500" w:type="dxa"/>
          </w:tcPr>
          <w:p w14:paraId="5FA2EDA1" w14:textId="77777777" w:rsidR="6E3CE5E4" w:rsidRDefault="6E3CE5E4" w:rsidP="6E3CE5E4">
            <w:pPr>
              <w:rPr>
                <w:sz w:val="18"/>
                <w:szCs w:val="18"/>
              </w:rPr>
            </w:pPr>
            <w:r>
              <w:rPr>
                <w:sz w:val="18"/>
                <w:szCs w:val="18"/>
              </w:rPr>
              <w:t>R-03</w:t>
            </w:r>
          </w:p>
        </w:tc>
        <w:tc>
          <w:tcPr>
            <w:tcW w:w="1108" w:type="dxa"/>
          </w:tcPr>
          <w:p w14:paraId="08830FF6" w14:textId="77777777" w:rsidR="6E3CE5E4" w:rsidRDefault="6E3CE5E4">
            <w:r>
              <w:rPr>
                <w:rFonts w:ascii="Aptos" w:eastAsia="Aptos" w:hAnsi="Aptos" w:cs="Aptos"/>
                <w:sz w:val="18"/>
                <w:szCs w:val="18"/>
              </w:rPr>
              <w:t xml:space="preserve">Reports generated for management could end up including more personal information about clients than POPIA actually allows.</w:t>
            </w:r>
          </w:p>
        </w:tc>
        <w:tc>
          <w:tcPr>
            <w:tcW w:w="1540" w:type="dxa"/>
          </w:tcPr>
          <w:p w14:paraId="2707F502" w14:textId="77777777" w:rsidR="6E3CE5E4" w:rsidRDefault="6E3CE5E4" w:rsidP="6E3CE5E4">
            <w:r>
              <w:rPr>
                <w:rFonts w:ascii="Aptos" w:eastAsia="Aptos" w:hAnsi="Aptos" w:cs="Aptos"/>
                <w:sz w:val="18"/>
                <w:szCs w:val="18"/>
              </w:rPr>
              <w:t>Management wants full, detailed reporting, which works against POPIA's requirement to keep personal data use to a minimum.</w:t>
            </w:r>
          </w:p>
        </w:tc>
        <w:tc>
          <w:tcPr>
            <w:tcW w:w="903" w:type="dxa"/>
          </w:tcPr>
          <w:p w14:paraId="774F20BE" w14:textId="77777777" w:rsidR="6E3CE5E4" w:rsidRDefault="6E3CE5E4" w:rsidP="6E3CE5E4">
            <w:r>
              <w:rPr>
                <w:rFonts w:ascii="Aptos" w:eastAsia="Aptos" w:hAnsi="Aptos" w:cs="Aptos"/>
                <w:sz w:val="18"/>
                <w:szCs w:val="18"/>
              </w:rPr>
              <w:t>Low</w:t>
            </w:r>
          </w:p>
        </w:tc>
        <w:tc>
          <w:tcPr>
            <w:tcW w:w="691" w:type="dxa"/>
          </w:tcPr>
          <w:p w14:paraId="31A8231E" w14:textId="77777777" w:rsidR="6E3CE5E4" w:rsidRDefault="6E3CE5E4" w:rsidP="6E3CE5E4">
            <w:r>
              <w:rPr>
                <w:rFonts w:ascii="Aptos" w:eastAsia="Aptos" w:hAnsi="Aptos" w:cs="Aptos"/>
                <w:sz w:val="18"/>
                <w:szCs w:val="18"/>
              </w:rPr>
              <w:t>High</w:t>
            </w:r>
          </w:p>
        </w:tc>
        <w:tc>
          <w:tcPr>
            <w:tcW w:w="737" w:type="dxa"/>
          </w:tcPr>
          <w:p w14:paraId="1A5806C0" w14:textId="77777777" w:rsidR="00380CD2" w:rsidRDefault="00000000">
            <w:r>
              <w:rPr>
                <w:rFonts w:ascii="Aptos" w:eastAsia="Aptos" w:hAnsi="Aptos" w:cs="Aptos"/>
                <w:sz w:val="18"/>
                <w:szCs w:val="18"/>
              </w:rPr>
              <w:t>Medium</w:t>
            </w:r>
          </w:p>
        </w:tc>
        <w:tc>
          <w:tcPr>
            <w:tcW w:w="1128" w:type="dxa"/>
          </w:tcPr>
          <w:p w14:paraId="3E07A6DA" w14:textId="77777777" w:rsidR="6E3CE5E4" w:rsidRDefault="6E3CE5E4" w:rsidP="6E3CE5E4">
            <w:r>
              <w:rPr>
                <w:rFonts w:ascii="Aptos" w:eastAsia="Aptos" w:hAnsi="Aptos" w:cs="Aptos"/>
                <w:sz w:val="18"/>
                <w:szCs w:val="18"/>
              </w:rPr>
              <w:t xml:space="preserve">Reports will only pull the fields that are actually needed, and who can see the rest will depend on their role.</w:t>
            </w:r>
          </w:p>
        </w:tc>
        <w:tc>
          <w:tcPr>
            <w:tcW w:w="1086" w:type="dxa"/>
          </w:tcPr>
          <w:p w14:paraId="4698CE64" w14:textId="77777777" w:rsidR="6E3CE5E4" w:rsidRDefault="6E3CE5E4" w:rsidP="6E3CE5E4">
            <w:r>
              <w:rPr>
                <w:rFonts w:ascii="Aptos" w:eastAsia="Aptos" w:hAnsi="Aptos" w:cs="Aptos"/>
                <w:sz w:val="18"/>
                <w:szCs w:val="18"/>
              </w:rPr>
              <w:t>Check the report fields against POPIA before design work starts for M2.</w:t>
            </w:r>
          </w:p>
        </w:tc>
        <w:tc>
          <w:tcPr>
            <w:tcW w:w="692" w:type="dxa"/>
          </w:tcPr>
          <w:p w14:paraId="6F3299F5" w14:textId="77777777" w:rsidR="6E3CE5E4" w:rsidRDefault="6E3CE5E4" w:rsidP="6E3CE5E4">
            <w:r>
              <w:rPr>
                <w:sz w:val="18"/>
                <w:szCs w:val="18"/>
              </w:rPr>
              <w:t>Team</w:t>
            </w:r>
          </w:p>
        </w:tc>
        <w:tc>
          <w:tcPr>
            <w:tcW w:w="631" w:type="dxa"/>
          </w:tcPr>
          <w:p w14:paraId="03493EB9" w14:textId="77777777" w:rsidR="6E3CE5E4" w:rsidRDefault="6E3CE5E4" w:rsidP="6E3CE5E4">
            <w:r>
              <w:rPr>
                <w:sz w:val="18"/>
                <w:szCs w:val="18"/>
              </w:rPr>
              <w:t>Open</w:t>
            </w:r>
          </w:p>
        </w:tc>
      </w:tr>
      <w:tr w:rsidR="6E3CE5E4" w14:paraId="2744B908" w14:textId="77777777" w:rsidTr="00AA16D8">
        <w:trPr>
          <w:trHeight w:val="300"/>
        </w:trPr>
        <w:tc>
          <w:tcPr>
            <w:tcW w:w="500" w:type="dxa"/>
          </w:tcPr>
          <w:p w14:paraId="62AFEF0A" w14:textId="77777777" w:rsidR="6E3CE5E4" w:rsidRDefault="6E3CE5E4" w:rsidP="6E3CE5E4">
            <w:pPr>
              <w:rPr>
                <w:sz w:val="18"/>
                <w:szCs w:val="18"/>
              </w:rPr>
            </w:pPr>
            <w:r>
              <w:rPr>
                <w:sz w:val="18"/>
                <w:szCs w:val="18"/>
              </w:rPr>
              <w:t>R-04</w:t>
            </w:r>
          </w:p>
        </w:tc>
        <w:tc>
          <w:tcPr>
            <w:tcW w:w="1108" w:type="dxa"/>
          </w:tcPr>
          <w:p w14:paraId="12723D09" w14:textId="77777777" w:rsidR="6E3CE5E4" w:rsidRDefault="6E3CE5E4" w:rsidP="6E3CE5E4">
            <w:r>
              <w:rPr>
                <w:rFonts w:ascii="Aptos" w:eastAsia="Aptos" w:hAnsi="Aptos" w:cs="Aptos"/>
                <w:sz w:val="18"/>
                <w:szCs w:val="18"/>
              </w:rPr>
              <w:t>The conflict between handlers wanting autonomy and management wanting oversight could resurface once requirements are locked in.</w:t>
            </w:r>
          </w:p>
        </w:tc>
        <w:tc>
          <w:tcPr>
            <w:tcW w:w="1540" w:type="dxa"/>
          </w:tcPr>
          <w:p w14:paraId="439C330C" w14:textId="77777777" w:rsidR="6E3CE5E4" w:rsidRDefault="6E3CE5E4" w:rsidP="6E3CE5E4">
            <w:r>
              <w:rPr>
                <w:rFonts w:ascii="Aptos" w:eastAsia="Aptos" w:hAnsi="Aptos" w:cs="Aptos"/>
                <w:sz w:val="18"/>
                <w:szCs w:val="18"/>
              </w:rPr>
              <w:t>The two groups want different things, and the stakeholder analysis only partly worked through it.</w:t>
            </w:r>
          </w:p>
        </w:tc>
        <w:tc>
          <w:tcPr>
            <w:tcW w:w="903" w:type="dxa"/>
          </w:tcPr>
          <w:p w14:paraId="5A5F36B7" w14:textId="77777777" w:rsidR="6E3CE5E4" w:rsidRDefault="6E3CE5E4" w:rsidP="6E3CE5E4">
            <w:r>
              <w:rPr>
                <w:rFonts w:ascii="Aptos" w:eastAsia="Aptos" w:hAnsi="Aptos" w:cs="Aptos"/>
                <w:sz w:val="18"/>
                <w:szCs w:val="18"/>
              </w:rPr>
              <w:t>Medium</w:t>
            </w:r>
          </w:p>
        </w:tc>
        <w:tc>
          <w:tcPr>
            <w:tcW w:w="691" w:type="dxa"/>
          </w:tcPr>
          <w:p w14:paraId="11C2DEC7" w14:textId="77777777" w:rsidR="6E3CE5E4" w:rsidRDefault="6E3CE5E4" w:rsidP="6E3CE5E4">
            <w:r>
              <w:rPr>
                <w:rFonts w:ascii="Aptos" w:eastAsia="Aptos" w:hAnsi="Aptos" w:cs="Aptos"/>
                <w:sz w:val="18"/>
                <w:szCs w:val="18"/>
              </w:rPr>
              <w:t>Medium</w:t>
            </w:r>
          </w:p>
        </w:tc>
        <w:tc>
          <w:tcPr>
            <w:tcW w:w="737" w:type="dxa"/>
          </w:tcPr>
          <w:p w14:paraId="7BE93907" w14:textId="77777777" w:rsidR="6E3CE5E4" w:rsidRDefault="6E3CE5E4" w:rsidP="6E3CE5E4">
            <w:r>
              <w:rPr>
                <w:rFonts w:ascii="Aptos" w:eastAsia="Aptos" w:hAnsi="Aptos" w:cs="Aptos"/>
                <w:sz w:val="18"/>
                <w:szCs w:val="18"/>
              </w:rPr>
              <w:t>Medium</w:t>
            </w:r>
          </w:p>
        </w:tc>
        <w:tc>
          <w:tcPr>
            <w:tcW w:w="1128" w:type="dxa"/>
          </w:tcPr>
          <w:p w14:paraId="3D3DBF59" w14:textId="77777777" w:rsidR="6E3CE5E4" w:rsidRDefault="6E3CE5E4" w:rsidP="6E3CE5E4">
            <w:r>
              <w:rPr>
                <w:rFonts w:ascii="Aptos" w:eastAsia="Aptos" w:hAnsi="Aptos" w:cs="Aptos"/>
                <w:sz w:val="18"/>
                <w:szCs w:val="18"/>
              </w:rPr>
              <w:t xml:space="preserve">We've written down how we're resolving it in the Stakeholder Analysis, and prioritized the requirements with a reason attached.</w:t>
            </w:r>
          </w:p>
        </w:tc>
        <w:tc>
          <w:tcPr>
            <w:tcW w:w="1086" w:type="dxa"/>
          </w:tcPr>
          <w:p w14:paraId="04E29247" w14:textId="77777777" w:rsidR="6E3CE5E4" w:rsidRDefault="6E3CE5E4" w:rsidP="6E3CE5E4">
            <w:r>
              <w:rPr>
                <w:rFonts w:ascii="Aptos" w:eastAsia="Aptos" w:hAnsi="Aptos" w:cs="Aptos"/>
                <w:sz w:val="18"/>
                <w:szCs w:val="18"/>
              </w:rPr>
              <w:t>If it comes up again, go back and re-baseline whichever requirements are affected.</w:t>
            </w:r>
          </w:p>
        </w:tc>
        <w:tc>
          <w:tcPr>
            <w:tcW w:w="692" w:type="dxa"/>
          </w:tcPr>
          <w:p w14:paraId="03125236" w14:textId="77777777" w:rsidR="6E3CE5E4" w:rsidRDefault="6E3CE5E4" w:rsidP="6E3CE5E4">
            <w:r>
              <w:rPr>
                <w:sz w:val="18"/>
                <w:szCs w:val="18"/>
              </w:rPr>
              <w:t>Team</w:t>
            </w:r>
          </w:p>
        </w:tc>
        <w:tc>
          <w:tcPr>
            <w:tcW w:w="631" w:type="dxa"/>
          </w:tcPr>
          <w:p w14:paraId="70E89FBB" w14:textId="77777777" w:rsidR="6E3CE5E4" w:rsidRDefault="6E3CE5E4" w:rsidP="6E3CE5E4">
            <w:r>
              <w:rPr>
                <w:sz w:val="18"/>
                <w:szCs w:val="18"/>
              </w:rPr>
              <w:t>Open</w:t>
            </w:r>
          </w:p>
        </w:tc>
      </w:tr>
      <w:tr w:rsidR="6E3CE5E4" w14:paraId="336DBAF5" w14:textId="77777777" w:rsidTr="00AA16D8">
        <w:trPr>
          <w:trHeight w:val="300"/>
        </w:trPr>
        <w:tc>
          <w:tcPr>
            <w:tcW w:w="500" w:type="dxa"/>
          </w:tcPr>
          <w:p w14:paraId="127B2846" w14:textId="77777777" w:rsidR="6E3CE5E4" w:rsidRDefault="6E3CE5E4" w:rsidP="6E3CE5E4">
            <w:pPr>
              <w:rPr>
                <w:sz w:val="18"/>
                <w:szCs w:val="18"/>
              </w:rPr>
            </w:pPr>
            <w:r>
              <w:rPr>
                <w:sz w:val="18"/>
                <w:szCs w:val="18"/>
              </w:rPr>
              <w:t>R-05</w:t>
            </w:r>
          </w:p>
        </w:tc>
        <w:tc>
          <w:tcPr>
            <w:tcW w:w="1108" w:type="dxa"/>
          </w:tcPr>
          <w:p w14:paraId="19C4BA08" w14:textId="77777777" w:rsidR="6E3CE5E4" w:rsidRDefault="6E3CE5E4" w:rsidP="6E3CE5E4">
            <w:r>
              <w:rPr>
                <w:rFonts w:ascii="Aptos" w:eastAsia="Aptos" w:hAnsi="Aptos" w:cs="Aptos"/>
                <w:sz w:val="18"/>
                <w:szCs w:val="18"/>
              </w:rPr>
              <w:t xml:space="preserve">Under deadline pressure, someone </w:t>
              <w:lastRenderedPageBreak/>
              <w:t>might be tempted to skip the branch protection or review process.</w:t>
            </w:r>
          </w:p>
        </w:tc>
        <w:tc>
          <w:tcPr>
            <w:tcW w:w="1540" w:type="dxa"/>
          </w:tcPr>
          <w:p w14:paraId="2B218C04" w14:textId="77777777" w:rsidR="6E3CE5E4" w:rsidRDefault="6E3CE5E4" w:rsidP="6E3CE5E4">
            <w:r>
              <w:rPr>
                <w:rFonts w:ascii="Aptos" w:eastAsia="Aptos" w:hAnsi="Aptos" w:cs="Aptos"/>
                <w:sz w:val="18"/>
                <w:szCs w:val="18"/>
              </w:rPr>
              <w:lastRenderedPageBreak/>
              <w:t xml:space="preserve">Time pressure close to the deadline makes </w:t>
              <w:lastRenderedPageBreak/>
              <w:t>shortcuts tempting.</w:t>
            </w:r>
          </w:p>
        </w:tc>
        <w:tc>
          <w:tcPr>
            <w:tcW w:w="903" w:type="dxa"/>
          </w:tcPr>
          <w:p w14:paraId="41053764" w14:textId="77777777" w:rsidR="6E3CE5E4" w:rsidRDefault="6E3CE5E4" w:rsidP="6E3CE5E4">
            <w:r>
              <w:rPr>
                <w:rFonts w:ascii="Aptos" w:eastAsia="Aptos" w:hAnsi="Aptos" w:cs="Aptos"/>
                <w:sz w:val="18"/>
                <w:szCs w:val="18"/>
              </w:rPr>
              <w:lastRenderedPageBreak/>
              <w:t>Medium</w:t>
            </w:r>
          </w:p>
        </w:tc>
        <w:tc>
          <w:tcPr>
            <w:tcW w:w="691" w:type="dxa"/>
          </w:tcPr>
          <w:p w14:paraId="002ACB2D" w14:textId="77777777" w:rsidR="6E3CE5E4" w:rsidRDefault="6E3CE5E4" w:rsidP="6E3CE5E4">
            <w:r>
              <w:rPr>
                <w:rFonts w:ascii="Aptos" w:eastAsia="Aptos" w:hAnsi="Aptos" w:cs="Aptos"/>
                <w:sz w:val="18"/>
                <w:szCs w:val="18"/>
              </w:rPr>
              <w:t>Medium</w:t>
            </w:r>
          </w:p>
        </w:tc>
        <w:tc>
          <w:tcPr>
            <w:tcW w:w="737" w:type="dxa"/>
          </w:tcPr>
          <w:p w14:paraId="04C13AA5" w14:textId="77777777" w:rsidR="6E3CE5E4" w:rsidRDefault="6E3CE5E4" w:rsidP="6E3CE5E4">
            <w:r>
              <w:rPr>
                <w:rFonts w:ascii="Aptos" w:eastAsia="Aptos" w:hAnsi="Aptos" w:cs="Aptos"/>
                <w:sz w:val="18"/>
                <w:szCs w:val="18"/>
              </w:rPr>
              <w:t>Medium</w:t>
            </w:r>
          </w:p>
        </w:tc>
        <w:tc>
          <w:tcPr>
            <w:tcW w:w="1128" w:type="dxa"/>
          </w:tcPr>
          <w:p w14:paraId="03F36F63" w14:textId="77777777" w:rsidR="6E3CE5E4" w:rsidRDefault="6E3CE5E4" w:rsidP="6E3CE5E4">
            <w:r>
              <w:rPr>
                <w:rFonts w:ascii="Aptos" w:eastAsia="Aptos" w:hAnsi="Aptos" w:cs="Aptos"/>
                <w:sz w:val="18"/>
                <w:szCs w:val="18"/>
              </w:rPr>
              <w:t xml:space="preserve">The rule is enforced through the actual </w:t>
              <w:lastRenderedPageBreak/>
              <w:t>repository settings, not just something we agreed to follow, so it can't be skipped even by accident.</w:t>
            </w:r>
          </w:p>
        </w:tc>
        <w:tc>
          <w:tcPr>
            <w:tcW w:w="1086" w:type="dxa"/>
          </w:tcPr>
          <w:p w14:paraId="2D04E798" w14:textId="77777777" w:rsidR="6E3CE5E4" w:rsidRDefault="6E3CE5E4" w:rsidP="6E3CE5E4">
            <w:r>
              <w:rPr>
                <w:rFonts w:ascii="Aptos" w:eastAsia="Aptos" w:hAnsi="Aptos" w:cs="Aptos"/>
                <w:sz w:val="18"/>
                <w:szCs w:val="18"/>
              </w:rPr>
              <w:lastRenderedPageBreak/>
              <w:t xml:space="preserve">Any bypass gets picked up </w:t>
              <w:lastRenderedPageBreak/>
              <w:t>and logged in the Decision Log afterward.</w:t>
            </w:r>
          </w:p>
        </w:tc>
        <w:tc>
          <w:tcPr>
            <w:tcW w:w="692" w:type="dxa"/>
          </w:tcPr>
          <w:p w14:paraId="30356F7B" w14:textId="77777777" w:rsidR="6E3CE5E4" w:rsidRDefault="6E3CE5E4" w:rsidP="6E3CE5E4">
            <w:r>
              <w:rPr>
                <w:sz w:val="18"/>
                <w:szCs w:val="18"/>
              </w:rPr>
              <w:lastRenderedPageBreak/>
              <w:t>Clarissa</w:t>
            </w:r>
          </w:p>
        </w:tc>
        <w:tc>
          <w:tcPr>
            <w:tcW w:w="631" w:type="dxa"/>
          </w:tcPr>
          <w:p w14:paraId="0D027C78" w14:textId="77777777" w:rsidR="6E3CE5E4" w:rsidRDefault="6E3CE5E4" w:rsidP="6E3CE5E4">
            <w:r>
              <w:rPr>
                <w:sz w:val="18"/>
                <w:szCs w:val="18"/>
              </w:rPr>
              <w:t>Open</w:t>
            </w:r>
          </w:p>
        </w:tc>
      </w:tr>
      <w:tr w:rsidR="6E3CE5E4" w14:paraId="77B0F0AF" w14:textId="77777777" w:rsidTr="00AA16D8">
        <w:trPr>
          <w:trHeight w:val="300"/>
        </w:trPr>
        <w:tc>
          <w:tcPr>
            <w:tcW w:w="500" w:type="dxa"/>
          </w:tcPr>
          <w:p w14:paraId="13AA2368" w14:textId="77777777" w:rsidR="6E3CE5E4" w:rsidRDefault="6E3CE5E4" w:rsidP="6E3CE5E4">
            <w:pPr>
              <w:rPr>
                <w:sz w:val="18"/>
                <w:szCs w:val="18"/>
              </w:rPr>
            </w:pPr>
            <w:r>
              <w:rPr>
                <w:sz w:val="18"/>
                <w:szCs w:val="18"/>
              </w:rPr>
              <w:t>R-06</w:t>
            </w:r>
          </w:p>
        </w:tc>
        <w:tc>
          <w:tcPr>
            <w:tcW w:w="1108" w:type="dxa"/>
          </w:tcPr>
          <w:p w14:paraId="011D192D" w14:textId="77777777" w:rsidR="6E3CE5E4" w:rsidRDefault="6E3CE5E4" w:rsidP="6E3CE5E4">
            <w:r>
              <w:rPr>
                <w:rFonts w:ascii="Aptos" w:eastAsia="Aptos" w:hAnsi="Aptos" w:cs="Aptos"/>
                <w:sz w:val="18"/>
                <w:szCs w:val="18"/>
              </w:rPr>
              <w:t>Requirement or trace IDs in the RTM could end up inconsistent since none of us have built one of these before.</w:t>
            </w:r>
          </w:p>
        </w:tc>
        <w:tc>
          <w:tcPr>
            <w:tcW w:w="1540" w:type="dxa"/>
          </w:tcPr>
          <w:p w14:paraId="545B7AA6" w14:textId="77777777" w:rsidR="6E3CE5E4" w:rsidRDefault="6E3CE5E4" w:rsidP="6E3CE5E4">
            <w:r>
              <w:rPr>
                <w:rFonts w:ascii="Aptos" w:eastAsia="Aptos" w:hAnsi="Aptos" w:cs="Aptos"/>
                <w:sz w:val="18"/>
                <w:szCs w:val="18"/>
              </w:rPr>
              <w:t>No prior experience with formal traceability matrices.</w:t>
            </w:r>
          </w:p>
        </w:tc>
        <w:tc>
          <w:tcPr>
            <w:tcW w:w="903" w:type="dxa"/>
          </w:tcPr>
          <w:p w14:paraId="547D0357" w14:textId="77777777" w:rsidR="6E3CE5E4" w:rsidRDefault="6E3CE5E4" w:rsidP="6E3CE5E4">
            <w:r>
              <w:rPr>
                <w:rFonts w:ascii="Aptos" w:eastAsia="Aptos" w:hAnsi="Aptos" w:cs="Aptos"/>
                <w:sz w:val="18"/>
                <w:szCs w:val="18"/>
              </w:rPr>
              <w:t>Medium</w:t>
            </w:r>
          </w:p>
        </w:tc>
        <w:tc>
          <w:tcPr>
            <w:tcW w:w="691" w:type="dxa"/>
          </w:tcPr>
          <w:p w14:paraId="5AF603CF" w14:textId="77777777" w:rsidR="6E3CE5E4" w:rsidRDefault="6E3CE5E4" w:rsidP="6E3CE5E4">
            <w:r>
              <w:rPr>
                <w:rFonts w:ascii="Aptos" w:eastAsia="Aptos" w:hAnsi="Aptos" w:cs="Aptos"/>
                <w:sz w:val="18"/>
                <w:szCs w:val="18"/>
              </w:rPr>
              <w:t>Medium</w:t>
            </w:r>
          </w:p>
        </w:tc>
        <w:tc>
          <w:tcPr>
            <w:tcW w:w="737" w:type="dxa"/>
          </w:tcPr>
          <w:p w14:paraId="2AFD08EC" w14:textId="77777777" w:rsidR="6E3CE5E4" w:rsidRDefault="6E3CE5E4" w:rsidP="6E3CE5E4">
            <w:r>
              <w:rPr>
                <w:rFonts w:ascii="Aptos" w:eastAsia="Aptos" w:hAnsi="Aptos" w:cs="Aptos"/>
                <w:sz w:val="18"/>
                <w:szCs w:val="18"/>
              </w:rPr>
              <w:t>Medium</w:t>
            </w:r>
          </w:p>
        </w:tc>
        <w:tc>
          <w:tcPr>
            <w:tcW w:w="1128" w:type="dxa"/>
          </w:tcPr>
          <w:p w14:paraId="484C0EB7" w14:textId="77777777" w:rsidR="6E3CE5E4" w:rsidRDefault="6E3CE5E4" w:rsidP="6E3CE5E4">
            <w:r>
              <w:rPr>
                <w:rFonts w:ascii="Aptos" w:eastAsia="Aptos" w:hAnsi="Aptos" w:cs="Aptos"/>
                <w:sz w:val="18"/>
                <w:szCs w:val="18"/>
              </w:rPr>
              <w:t>Agreed on one ID format upfront (FR-0xx, NFR-0xx), with one person responsible for keeping the RTM consistent.</w:t>
            </w:r>
          </w:p>
        </w:tc>
        <w:tc>
          <w:tcPr>
            <w:tcW w:w="1086" w:type="dxa"/>
          </w:tcPr>
          <w:p w14:paraId="28DD592D" w14:textId="77777777" w:rsidR="6E3CE5E4" w:rsidRDefault="6E3CE5E4" w:rsidP="6E3CE5E4">
            <w:r>
              <w:rPr>
                <w:rFonts w:ascii="Aptos" w:eastAsia="Aptos" w:hAnsi="Aptos" w:cs="Aptos"/>
                <w:sz w:val="18"/>
                <w:szCs w:val="18"/>
              </w:rPr>
              <w:t>Proper check of it before each milestone gate to catch anything that doesn't line up.</w:t>
            </w:r>
          </w:p>
        </w:tc>
        <w:tc>
          <w:tcPr>
            <w:tcW w:w="692" w:type="dxa"/>
          </w:tcPr>
          <w:p w14:paraId="4EB2CCE4" w14:textId="77777777" w:rsidR="6E3CE5E4" w:rsidRDefault="6E3CE5E4" w:rsidP="6E3CE5E4">
            <w:r>
              <w:rPr>
                <w:sz w:val="18"/>
                <w:szCs w:val="18"/>
              </w:rPr>
              <w:t>Clarissa</w:t>
            </w:r>
          </w:p>
        </w:tc>
        <w:tc>
          <w:tcPr>
            <w:tcW w:w="631" w:type="dxa"/>
          </w:tcPr>
          <w:p w14:paraId="3C6B33D9" w14:textId="77777777" w:rsidR="6E3CE5E4" w:rsidRDefault="6E3CE5E4" w:rsidP="6E3CE5E4">
            <w:r>
              <w:rPr>
                <w:sz w:val="18"/>
                <w:szCs w:val="18"/>
              </w:rPr>
              <w:t>Open</w:t>
            </w:r>
          </w:p>
        </w:tc>
      </w:tr>
      <w:tr w:rsidR="6E3CE5E4" w14:paraId="26DB8461" w14:textId="77777777" w:rsidTr="00AA16D8">
        <w:trPr>
          <w:trHeight w:val="300"/>
        </w:trPr>
        <w:tc>
          <w:tcPr>
            <w:tcW w:w="500" w:type="dxa"/>
          </w:tcPr>
          <w:p w14:paraId="5A0E5625" w14:textId="77777777" w:rsidR="6E3CE5E4" w:rsidRDefault="6E3CE5E4" w:rsidP="6E3CE5E4">
            <w:pPr>
              <w:rPr>
                <w:sz w:val="18"/>
                <w:szCs w:val="18"/>
              </w:rPr>
            </w:pPr>
            <w:r>
              <w:rPr>
                <w:sz w:val="18"/>
                <w:szCs w:val="18"/>
              </w:rPr>
              <w:t>R-07</w:t>
            </w:r>
          </w:p>
        </w:tc>
        <w:tc>
          <w:tcPr>
            <w:tcW w:w="1108" w:type="dxa"/>
          </w:tcPr>
          <w:p w14:paraId="730BAAEC" w14:textId="77777777" w:rsidR="6E3CE5E4" w:rsidRDefault="6E3CE5E4">
            <w:r>
              <w:rPr>
                <w:rFonts w:ascii="Aptos" w:eastAsia="Aptos" w:hAnsi="Aptos" w:cs="Aptos"/>
                <w:sz w:val="18"/>
                <w:szCs w:val="18"/>
              </w:rPr>
              <w:t>AI-assisted drafting could be submitted without being properly checked first.</w:t>
            </w:r>
          </w:p>
        </w:tc>
        <w:tc>
          <w:tcPr>
            <w:tcW w:w="1540" w:type="dxa"/>
          </w:tcPr>
          <w:p w14:paraId="21A905A4" w14:textId="77777777" w:rsidR="6E3CE5E4" w:rsidRDefault="6E3CE5E4" w:rsidP="6E3CE5E4">
            <w:r>
              <w:rPr>
                <w:rFonts w:ascii="Aptos" w:eastAsia="Aptos" w:hAnsi="Aptos" w:cs="Aptos"/>
                <w:sz w:val="18"/>
                <w:szCs w:val="18"/>
              </w:rPr>
              <w:t>Time pressure makes it tempting to accept AI output without verifying it.</w:t>
            </w:r>
          </w:p>
        </w:tc>
        <w:tc>
          <w:tcPr>
            <w:tcW w:w="903" w:type="dxa"/>
          </w:tcPr>
          <w:p w14:paraId="6C4A1940" w14:textId="77777777" w:rsidR="6E3CE5E4" w:rsidRDefault="6E3CE5E4" w:rsidP="6E3CE5E4">
            <w:r>
              <w:rPr>
                <w:rFonts w:ascii="Aptos" w:eastAsia="Aptos" w:hAnsi="Aptos" w:cs="Aptos"/>
                <w:sz w:val="18"/>
                <w:szCs w:val="18"/>
              </w:rPr>
              <w:t>Low</w:t>
            </w:r>
          </w:p>
        </w:tc>
        <w:tc>
          <w:tcPr>
            <w:tcW w:w="691" w:type="dxa"/>
          </w:tcPr>
          <w:p w14:paraId="71B7A0B0" w14:textId="77777777" w:rsidR="6E3CE5E4" w:rsidRDefault="6E3CE5E4" w:rsidP="6E3CE5E4">
            <w:r>
              <w:rPr>
                <w:rFonts w:ascii="Aptos" w:eastAsia="Aptos" w:hAnsi="Aptos" w:cs="Aptos"/>
                <w:sz w:val="18"/>
                <w:szCs w:val="18"/>
              </w:rPr>
              <w:t>High</w:t>
            </w:r>
          </w:p>
        </w:tc>
        <w:tc>
          <w:tcPr>
            <w:tcW w:w="737" w:type="dxa"/>
          </w:tcPr>
          <w:p w14:paraId="2C9C6445" w14:textId="77777777" w:rsidR="6E3CE5E4" w:rsidRDefault="6E3CE5E4" w:rsidP="6E3CE5E4">
            <w:r>
              <w:rPr>
                <w:rFonts w:ascii="Aptos" w:eastAsia="Aptos" w:hAnsi="Aptos" w:cs="Aptos"/>
                <w:sz w:val="18"/>
                <w:szCs w:val="18"/>
              </w:rPr>
              <w:t>Medium</w:t>
            </w:r>
          </w:p>
        </w:tc>
        <w:tc>
          <w:tcPr>
            <w:tcW w:w="1128" w:type="dxa"/>
          </w:tcPr>
          <w:p w14:paraId="06BF66F0" w14:textId="77777777" w:rsidR="6E3CE5E4" w:rsidRDefault="6E3CE5E4" w:rsidP="6E3CE5E4">
            <w:r>
              <w:rPr>
                <w:rFonts w:ascii="Aptos" w:eastAsia="Aptos" w:hAnsi="Aptos" w:cs="Aptos"/>
                <w:sz w:val="18"/>
                <w:szCs w:val="18"/>
              </w:rPr>
              <w:t>The AI Usage Register requires us to record what was checked, changed, or rejected for anything AI helped with.</w:t>
            </w:r>
          </w:p>
        </w:tc>
        <w:tc>
          <w:tcPr>
            <w:tcW w:w="1086" w:type="dxa"/>
          </w:tcPr>
          <w:p w14:paraId="77DCBDAE" w14:textId="77777777" w:rsidR="6E3CE5E4" w:rsidRDefault="6E3CE5E4" w:rsidP="6E3CE5E4">
            <w:r>
              <w:rPr>
                <w:rFonts w:ascii="Aptos" w:eastAsia="Aptos" w:hAnsi="Aptos" w:cs="Aptos"/>
                <w:sz w:val="18"/>
                <w:szCs w:val="18"/>
              </w:rPr>
              <w:t>Spot-check AI-assisted sections against the brief standards before each submission.</w:t>
            </w:r>
          </w:p>
        </w:tc>
        <w:tc>
          <w:tcPr>
            <w:tcW w:w="692" w:type="dxa"/>
          </w:tcPr>
          <w:p w14:paraId="6A65BAC3" w14:textId="77777777" w:rsidR="6E3CE5E4" w:rsidRDefault="6E3CE5E4" w:rsidP="6E3CE5E4">
            <w:r>
              <w:rPr>
                <w:sz w:val="18"/>
                <w:szCs w:val="18"/>
              </w:rPr>
              <w:t>Team</w:t>
            </w:r>
          </w:p>
        </w:tc>
        <w:tc>
          <w:tcPr>
            <w:tcW w:w="631" w:type="dxa"/>
          </w:tcPr>
          <w:p w14:paraId="5BBAC319" w14:textId="77777777" w:rsidR="6E3CE5E4" w:rsidRDefault="6E3CE5E4" w:rsidP="6E3CE5E4">
            <w:r>
              <w:rPr>
                <w:sz w:val="18"/>
                <w:szCs w:val="18"/>
              </w:rPr>
              <w:t>Open</w:t>
            </w:r>
          </w:p>
        </w:tc>
      </w:tr>
      <w:tr w:rsidR="6E3CE5E4" w14:paraId="11E49C06" w14:textId="77777777" w:rsidTr="00AA16D8">
        <w:trPr>
          <w:trHeight w:val="300"/>
        </w:trPr>
        <w:tc>
          <w:tcPr>
            <w:tcW w:w="500" w:type="dxa"/>
          </w:tcPr>
          <w:p w14:paraId="4E723F1A" w14:textId="77777777" w:rsidR="6E3CE5E4" w:rsidRDefault="6E3CE5E4" w:rsidP="6E3CE5E4">
            <w:pPr>
              <w:rPr>
                <w:sz w:val="18"/>
                <w:szCs w:val="18"/>
              </w:rPr>
            </w:pPr>
            <w:r>
              <w:rPr>
                <w:sz w:val="18"/>
                <w:szCs w:val="18"/>
              </w:rPr>
              <w:t>R-08</w:t>
            </w:r>
          </w:p>
        </w:tc>
        <w:tc>
          <w:tcPr>
            <w:tcW w:w="1108" w:type="dxa"/>
          </w:tcPr>
          <w:p w14:paraId="0FEB9553" w14:textId="77777777" w:rsidR="6E3CE5E4" w:rsidRDefault="6E3CE5E4" w:rsidP="6E3CE5E4">
            <w:r>
              <w:rPr>
                <w:rFonts w:ascii="Aptos" w:eastAsia="Aptos" w:hAnsi="Aptos" w:cs="Aptos"/>
                <w:sz w:val="18"/>
                <w:szCs w:val="18"/>
              </w:rPr>
              <w:t xml:space="preserve">This milestone deadline overlaps with deadlines from other modules, cutting into the time we actually have.</w:t>
            </w:r>
          </w:p>
        </w:tc>
        <w:tc>
          <w:tcPr>
            <w:tcW w:w="1540" w:type="dxa"/>
          </w:tcPr>
          <w:p w14:paraId="5BCC5290" w14:textId="77777777" w:rsidR="6E3CE5E4" w:rsidRDefault="6E3CE5E4" w:rsidP="6E3CE5E4">
            <w:r>
              <w:rPr>
                <w:rFonts w:ascii="Aptos" w:eastAsia="Aptos" w:hAnsi="Aptos" w:cs="Aptos"/>
                <w:sz w:val="18"/>
                <w:szCs w:val="18"/>
              </w:rPr>
              <w:t>Academic calendar, not something the team controls.</w:t>
            </w:r>
          </w:p>
        </w:tc>
        <w:tc>
          <w:tcPr>
            <w:tcW w:w="903" w:type="dxa"/>
          </w:tcPr>
          <w:p w14:paraId="48884E1B" w14:textId="77777777" w:rsidR="6E3CE5E4" w:rsidRDefault="6E3CE5E4" w:rsidP="6E3CE5E4">
            <w:r>
              <w:rPr>
                <w:rFonts w:ascii="Aptos" w:eastAsia="Aptos" w:hAnsi="Aptos" w:cs="Aptos"/>
                <w:sz w:val="18"/>
                <w:szCs w:val="18"/>
              </w:rPr>
              <w:t>Medium</w:t>
            </w:r>
          </w:p>
        </w:tc>
        <w:tc>
          <w:tcPr>
            <w:tcW w:w="691" w:type="dxa"/>
          </w:tcPr>
          <w:p w14:paraId="30293BF3" w14:textId="77777777" w:rsidR="6E3CE5E4" w:rsidRDefault="6E3CE5E4" w:rsidP="6E3CE5E4">
            <w:r>
              <w:rPr>
                <w:rFonts w:ascii="Aptos" w:eastAsia="Aptos" w:hAnsi="Aptos" w:cs="Aptos"/>
                <w:sz w:val="18"/>
                <w:szCs w:val="18"/>
              </w:rPr>
              <w:t>Low</w:t>
            </w:r>
          </w:p>
        </w:tc>
        <w:tc>
          <w:tcPr>
            <w:tcW w:w="737" w:type="dxa"/>
          </w:tcPr>
          <w:p w14:paraId="38EDA076" w14:textId="77777777" w:rsidR="6E3CE5E4" w:rsidRDefault="6E3CE5E4" w:rsidP="6E3CE5E4">
            <w:r>
              <w:rPr>
                <w:rFonts w:ascii="Aptos" w:eastAsia="Aptos" w:hAnsi="Aptos" w:cs="Aptos"/>
                <w:sz w:val="18"/>
                <w:szCs w:val="18"/>
              </w:rPr>
              <w:t>Low</w:t>
            </w:r>
          </w:p>
        </w:tc>
        <w:tc>
          <w:tcPr>
            <w:tcW w:w="1128" w:type="dxa"/>
          </w:tcPr>
          <w:p w14:paraId="0F3197C7" w14:textId="77777777" w:rsidR="6E3CE5E4" w:rsidRDefault="6E3CE5E4" w:rsidP="6E3CE5E4">
            <w:r>
              <w:rPr>
                <w:rFonts w:ascii="Aptos" w:eastAsia="Aptos" w:hAnsi="Aptos" w:cs="Aptos"/>
                <w:sz w:val="18"/>
                <w:szCs w:val="18"/>
              </w:rPr>
              <w:t xml:space="preserve">Draft sections early instead of leaving them for the last week, and use GitHub Issues to see what's actually falling behind.</w:t>
            </w:r>
          </w:p>
        </w:tc>
        <w:tc>
          <w:tcPr>
            <w:tcW w:w="1086" w:type="dxa"/>
          </w:tcPr>
          <w:p w14:paraId="7C9856A6" w14:textId="77777777" w:rsidR="6E3CE5E4" w:rsidRDefault="6E3CE5E4" w:rsidP="6E3CE5E4">
            <w:r>
              <w:rPr>
                <w:rFonts w:ascii="Aptos" w:eastAsia="Aptos" w:hAnsi="Aptos" w:cs="Aptos"/>
                <w:sz w:val="18"/>
                <w:szCs w:val="18"/>
              </w:rPr>
              <w:t xml:space="preserve">If time runs short, decide which sections get the most attention and let the rest be good enough.</w:t>
            </w:r>
          </w:p>
        </w:tc>
        <w:tc>
          <w:tcPr>
            <w:tcW w:w="692" w:type="dxa"/>
          </w:tcPr>
          <w:p w14:paraId="7B4128B2" w14:textId="77777777" w:rsidR="6E3CE5E4" w:rsidRDefault="6E3CE5E4" w:rsidP="6E3CE5E4">
            <w:r>
              <w:rPr>
                <w:sz w:val="18"/>
                <w:szCs w:val="18"/>
              </w:rPr>
              <w:t>Team</w:t>
            </w:r>
          </w:p>
        </w:tc>
        <w:tc>
          <w:tcPr>
            <w:tcW w:w="631" w:type="dxa"/>
          </w:tcPr>
          <w:p w14:paraId="0DC32163" w14:textId="77777777" w:rsidR="6E3CE5E4" w:rsidRDefault="6E3CE5E4" w:rsidP="6E3CE5E4">
            <w:r>
              <w:rPr>
                <w:sz w:val="18"/>
                <w:szCs w:val="18"/>
              </w:rPr>
              <w:t>Open</w:t>
            </w:r>
          </w:p>
        </w:tc>
      </w:tr>
      <w:tr w:rsidR="6E3CE5E4" w14:paraId="3CEB100E" w14:textId="77777777" w:rsidTr="00AA16D8">
        <w:trPr>
          <w:trHeight w:val="300"/>
        </w:trPr>
        <w:tc>
          <w:tcPr>
            <w:tcW w:w="500" w:type="dxa"/>
          </w:tcPr>
          <w:p w14:paraId="0A42497B" w14:textId="77777777" w:rsidR="6E3CE5E4" w:rsidRDefault="6E3CE5E4" w:rsidP="6E3CE5E4">
            <w:pPr>
              <w:rPr>
                <w:sz w:val="18"/>
                <w:szCs w:val="18"/>
              </w:rPr>
            </w:pPr>
            <w:r>
              <w:rPr>
                <w:sz w:val="18"/>
                <w:szCs w:val="18"/>
              </w:rPr>
              <w:t>R-09</w:t>
            </w:r>
          </w:p>
        </w:tc>
        <w:tc>
          <w:tcPr>
            <w:tcW w:w="1108" w:type="dxa"/>
          </w:tcPr>
          <w:p w14:paraId="2C09A91C" w14:textId="77777777" w:rsidR="6E3CE5E4" w:rsidRDefault="6E3CE5E4" w:rsidP="6E3CE5E4">
            <w:r>
              <w:rPr>
                <w:rFonts w:ascii="Aptos" w:eastAsia="Aptos" w:hAnsi="Aptos" w:cs="Aptos"/>
                <w:sz w:val="18"/>
                <w:szCs w:val="18"/>
              </w:rPr>
              <w:t xml:space="preserve">Requirements and assumptions can't be checked with an actual CivicConnect stakeholder, since this is a </w:t>
              <w:lastRenderedPageBreak/>
              <w:t>coursework scenario rather than a real client.</w:t>
            </w:r>
          </w:p>
        </w:tc>
        <w:tc>
          <w:tcPr>
            <w:tcW w:w="1540" w:type="dxa"/>
          </w:tcPr>
          <w:p w14:paraId="09A95E35" w14:textId="77777777" w:rsidR="6E3CE5E4" w:rsidRDefault="6E3CE5E4" w:rsidP="6E3CE5E4">
            <w:r>
              <w:rPr>
                <w:rFonts w:ascii="Aptos" w:eastAsia="Aptos" w:hAnsi="Aptos" w:cs="Aptos"/>
                <w:sz w:val="18"/>
                <w:szCs w:val="18"/>
              </w:rPr>
              <w:lastRenderedPageBreak/>
              <w:t>Academic project structure, no real organization to go back to for clarification.</w:t>
            </w:r>
          </w:p>
        </w:tc>
        <w:tc>
          <w:tcPr>
            <w:tcW w:w="903" w:type="dxa"/>
          </w:tcPr>
          <w:p w14:paraId="418FD239" w14:textId="77777777" w:rsidR="6E3CE5E4" w:rsidRDefault="6E3CE5E4" w:rsidP="6E3CE5E4">
            <w:r>
              <w:rPr>
                <w:rFonts w:ascii="Aptos" w:eastAsia="Aptos" w:hAnsi="Aptos" w:cs="Aptos"/>
                <w:sz w:val="18"/>
                <w:szCs w:val="18"/>
              </w:rPr>
              <w:t>High</w:t>
            </w:r>
          </w:p>
        </w:tc>
        <w:tc>
          <w:tcPr>
            <w:tcW w:w="691" w:type="dxa"/>
          </w:tcPr>
          <w:p w14:paraId="4580ACAC" w14:textId="77777777" w:rsidR="6E3CE5E4" w:rsidRDefault="6E3CE5E4" w:rsidP="6E3CE5E4">
            <w:r>
              <w:rPr>
                <w:rFonts w:ascii="Aptos" w:eastAsia="Aptos" w:hAnsi="Aptos" w:cs="Aptos"/>
                <w:sz w:val="18"/>
                <w:szCs w:val="18"/>
              </w:rPr>
              <w:t>Medium</w:t>
            </w:r>
          </w:p>
        </w:tc>
        <w:tc>
          <w:tcPr>
            <w:tcW w:w="737" w:type="dxa"/>
          </w:tcPr>
          <w:p w14:paraId="746D25C3" w14:textId="77777777" w:rsidR="6E3CE5E4" w:rsidRDefault="6E3CE5E4" w:rsidP="6E3CE5E4">
            <w:r>
              <w:rPr>
                <w:rFonts w:ascii="Aptos" w:eastAsia="Aptos" w:hAnsi="Aptos" w:cs="Aptos"/>
                <w:sz w:val="18"/>
                <w:szCs w:val="18"/>
              </w:rPr>
              <w:t>Medium</w:t>
            </w:r>
          </w:p>
        </w:tc>
        <w:tc>
          <w:tcPr>
            <w:tcW w:w="1128" w:type="dxa"/>
          </w:tcPr>
          <w:p w14:paraId="1A4E9D88" w14:textId="77777777" w:rsidR="6E3CE5E4" w:rsidRDefault="6E3CE5E4" w:rsidP="6E3CE5E4">
            <w:r>
              <w:rPr>
                <w:rFonts w:ascii="Aptos" w:eastAsia="Aptos" w:hAnsi="Aptos" w:cs="Aptos"/>
                <w:sz w:val="18"/>
                <w:szCs w:val="18"/>
              </w:rPr>
              <w:t xml:space="preserve">Base requirements directly on what the brief states, and document assumptions clearly wherever it doesn't </w:t>
              <w:lastRenderedPageBreak/>
              <w:t>say enough.</w:t>
            </w:r>
          </w:p>
        </w:tc>
        <w:tc>
          <w:tcPr>
            <w:tcW w:w="1086" w:type="dxa"/>
          </w:tcPr>
          <w:p w14:paraId="54FE2F44" w14:textId="77777777" w:rsidR="6E3CE5E4" w:rsidRDefault="6E3CE5E4" w:rsidP="6E3CE5E4">
            <w:r>
              <w:rPr>
                <w:rFonts w:ascii="Aptos" w:eastAsia="Aptos" w:hAnsi="Aptos" w:cs="Aptos"/>
                <w:sz w:val="18"/>
                <w:szCs w:val="18"/>
              </w:rPr>
              <w:lastRenderedPageBreak/>
              <w:t xml:space="preserve">Mark assumption-based requirements in the RTM so they can be revisited if anything gets </w:t>
              <w:lastRenderedPageBreak/>
              <w:t>clarified later</w:t>
            </w:r>
          </w:p>
        </w:tc>
        <w:tc>
          <w:tcPr>
            <w:tcW w:w="692" w:type="dxa"/>
          </w:tcPr>
          <w:p w14:paraId="36681AC5" w14:textId="77777777" w:rsidR="6E3CE5E4" w:rsidRDefault="6E3CE5E4" w:rsidP="6E3CE5E4">
            <w:r>
              <w:rPr>
                <w:sz w:val="18"/>
                <w:szCs w:val="18"/>
              </w:rPr>
              <w:lastRenderedPageBreak/>
              <w:t>Team</w:t>
            </w:r>
          </w:p>
        </w:tc>
        <w:tc>
          <w:tcPr>
            <w:tcW w:w="631" w:type="dxa"/>
          </w:tcPr>
          <w:p w14:paraId="52D7D3F4" w14:textId="77777777" w:rsidR="6E3CE5E4" w:rsidRDefault="6E3CE5E4" w:rsidP="6E3CE5E4">
            <w:r>
              <w:rPr>
                <w:sz w:val="18"/>
                <w:szCs w:val="18"/>
              </w:rPr>
              <w:t>Open</w:t>
            </w:r>
          </w:p>
        </w:tc>
      </w:tr>
      <w:tr w:rsidR="005F16F0" w14:paraId="06E1F84C" w14:textId="77777777" w:rsidTr="00AA16D8">
        <w:trPr>
          <w:trHeight w:val="300"/>
        </w:trPr>
        <w:tc>
          <w:tcPr>
            <w:tcW w:w="500" w:type="dxa"/>
          </w:tcPr>
          <w:p w14:paraId="20D3CFD1" w14:textId="77777777" w:rsidR="005F16F0" w:rsidRPr="005F16F0" w:rsidRDefault="005F16F0" w:rsidP="005F16F0">
            <w:pPr>
              <w:rPr>
                <w:sz w:val="18"/>
                <w:szCs w:val="18"/>
              </w:rPr>
            </w:pPr>
            <w:r>
              <w:rPr>
                <w:sz w:val="18"/>
                <w:szCs w:val="18"/>
              </w:rPr>
              <w:t>R-10</w:t>
            </w:r>
          </w:p>
        </w:tc>
        <w:tc>
          <w:tcPr>
            <w:tcW w:w="1108" w:type="dxa"/>
          </w:tcPr>
          <w:p w14:paraId="78D83986" w14:textId="77777777" w:rsidR="005F16F0" w:rsidRPr="005F16F0" w:rsidRDefault="005F16F0" w:rsidP="005F16F0">
            <w:pPr>
              <w:rPr>
                <w:rFonts w:eastAsia="Aptos" w:cs="Aptos"/>
                <w:sz w:val="18"/>
                <w:szCs w:val="18"/>
              </w:rPr>
            </w:pPr>
            <w:r>
              <w:rPr>
                <w:sz w:val="18"/>
                <w:szCs w:val="18"/>
              </w:rPr>
              <w:t>A requester reads or changes another client's request by changing the id in the URL</w:t>
            </w:r>
          </w:p>
        </w:tc>
        <w:tc>
          <w:tcPr>
            <w:tcW w:w="1540" w:type="dxa"/>
          </w:tcPr>
          <w:p w14:paraId="1A23B727" w14:textId="77777777" w:rsidR="005F16F0" w:rsidRPr="005F16F0" w:rsidRDefault="005F16F0" w:rsidP="005F16F0">
            <w:pPr>
              <w:rPr>
                <w:rFonts w:eastAsia="Aptos" w:cs="Aptos"/>
                <w:sz w:val="18"/>
                <w:szCs w:val="18"/>
              </w:rPr>
            </w:pPr>
            <w:r>
              <w:rPr>
                <w:sz w:val="18"/>
                <w:szCs w:val="18"/>
              </w:rPr>
              <w:t>Role checks without object-level checks</w:t>
            </w:r>
          </w:p>
        </w:tc>
        <w:tc>
          <w:tcPr>
            <w:tcW w:w="903" w:type="dxa"/>
          </w:tcPr>
          <w:p w14:paraId="6736152D" w14:textId="77777777" w:rsidR="00380CD2" w:rsidRDefault="00000000">
            <w:pPr>
              <w:rPr>
                <w:rFonts w:eastAsia="Aptos" w:cs="Aptos"/>
                <w:sz w:val="18"/>
                <w:szCs w:val="18"/>
              </w:rPr>
            </w:pPr>
            <w:r>
              <w:rPr>
                <w:sz w:val="18"/>
                <w:szCs w:val="18"/>
              </w:rPr>
              <w:t>Medium</w:t>
            </w:r>
          </w:p>
        </w:tc>
        <w:tc>
          <w:tcPr>
            <w:tcW w:w="691" w:type="dxa"/>
          </w:tcPr>
          <w:p w14:paraId="20D76087" w14:textId="77777777" w:rsidR="005F16F0" w:rsidRPr="005F16F0" w:rsidRDefault="005F16F0" w:rsidP="005F16F0">
            <w:pPr>
              <w:rPr>
                <w:rFonts w:eastAsia="Aptos" w:cs="Aptos"/>
                <w:sz w:val="18"/>
                <w:szCs w:val="18"/>
              </w:rPr>
            </w:pPr>
            <w:r>
              <w:rPr>
                <w:sz w:val="18"/>
                <w:szCs w:val="18"/>
              </w:rPr>
              <w:t>High</w:t>
            </w:r>
          </w:p>
        </w:tc>
        <w:tc>
          <w:tcPr>
            <w:tcW w:w="737" w:type="dxa"/>
          </w:tcPr>
          <w:p w14:paraId="019ED438" w14:textId="77777777" w:rsidR="005F16F0" w:rsidRPr="005F16F0" w:rsidRDefault="005F16F0" w:rsidP="005F16F0">
            <w:pPr>
              <w:rPr>
                <w:rFonts w:eastAsia="Aptos" w:cs="Aptos"/>
                <w:sz w:val="18"/>
                <w:szCs w:val="18"/>
              </w:rPr>
            </w:pPr>
            <w:r>
              <w:rPr>
                <w:sz w:val="18"/>
                <w:szCs w:val="18"/>
              </w:rPr>
              <w:t>High</w:t>
            </w:r>
          </w:p>
        </w:tc>
        <w:tc>
          <w:tcPr>
            <w:tcW w:w="1128" w:type="dxa"/>
          </w:tcPr>
          <w:p w14:paraId="45400C29" w14:textId="77777777" w:rsidR="005F16F0" w:rsidRPr="005F16F0" w:rsidRDefault="005F16F0" w:rsidP="005F16F0">
            <w:pPr>
              <w:rPr>
                <w:rFonts w:eastAsia="Aptos" w:cs="Aptos"/>
                <w:sz w:val="18"/>
                <w:szCs w:val="18"/>
              </w:rPr>
            </w:pPr>
            <w:r>
              <w:rPr>
                <w:sz w:val="18"/>
                <w:szCs w:val="18"/>
              </w:rPr>
              <w:t>Ownership / category-scope checks in the service layer; access tests (ASR-001)</w:t>
            </w:r>
          </w:p>
        </w:tc>
        <w:tc>
          <w:tcPr>
            <w:tcW w:w="1086" w:type="dxa"/>
          </w:tcPr>
          <w:p w14:paraId="451F53FE" w14:textId="77777777" w:rsidR="005F16F0" w:rsidRPr="005F16F0" w:rsidRDefault="005F16F0" w:rsidP="005F16F0">
            <w:pPr>
              <w:rPr>
                <w:rFonts w:eastAsia="Aptos" w:cs="Aptos"/>
                <w:sz w:val="18"/>
                <w:szCs w:val="18"/>
              </w:rPr>
            </w:pPr>
            <w:r>
              <w:rPr>
                <w:sz w:val="18"/>
                <w:szCs w:val="18"/>
              </w:rPr>
              <w:t>Fix before M3; log as security defect</w:t>
            </w:r>
          </w:p>
        </w:tc>
        <w:tc>
          <w:tcPr>
            <w:tcW w:w="692" w:type="dxa"/>
          </w:tcPr>
          <w:p w14:paraId="5DE60712" w14:textId="77777777" w:rsidR="005F16F0" w:rsidRPr="005F16F0" w:rsidRDefault="005F16F0" w:rsidP="005F16F0">
            <w:pPr>
              <w:rPr>
                <w:sz w:val="18"/>
                <w:szCs w:val="18"/>
              </w:rPr>
            </w:pPr>
            <w:r>
              <w:rPr>
                <w:sz w:val="18"/>
                <w:szCs w:val="18"/>
              </w:rPr>
              <w:t>Team</w:t>
            </w:r>
          </w:p>
        </w:tc>
        <w:tc>
          <w:tcPr>
            <w:tcW w:w="631" w:type="dxa"/>
          </w:tcPr>
          <w:p w14:paraId="5CAA2889" w14:textId="77777777" w:rsidR="005F16F0" w:rsidRPr="005F16F0" w:rsidRDefault="005F16F0" w:rsidP="005F16F0">
            <w:pPr>
              <w:rPr>
                <w:sz w:val="18"/>
                <w:szCs w:val="18"/>
              </w:rPr>
            </w:pPr>
            <w:r>
              <w:rPr>
                <w:sz w:val="18"/>
                <w:szCs w:val="18"/>
              </w:rPr>
              <w:t>Open</w:t>
            </w:r>
          </w:p>
        </w:tc>
      </w:tr>
      <w:tr w:rsidR="005F16F0" w:rsidRPr="005F16F0" w14:paraId="5A9A8473" w14:textId="77777777" w:rsidTr="00AA16D8">
        <w:trPr>
          <w:trHeight w:val="300"/>
        </w:trPr>
        <w:tc>
          <w:tcPr>
            <w:tcW w:w="500" w:type="dxa"/>
          </w:tcPr>
          <w:p w14:paraId="25FF3DFF" w14:textId="77777777" w:rsidR="005F16F0" w:rsidRPr="005F16F0" w:rsidRDefault="005F16F0" w:rsidP="005F16F0">
            <w:pPr>
              <w:rPr>
                <w:sz w:val="18"/>
                <w:szCs w:val="18"/>
              </w:rPr>
            </w:pPr>
            <w:r>
              <w:rPr>
                <w:sz w:val="18"/>
                <w:szCs w:val="18"/>
              </w:rPr>
              <w:t>R-11</w:t>
            </w:r>
          </w:p>
        </w:tc>
        <w:tc>
          <w:tcPr>
            <w:tcW w:w="1108" w:type="dxa"/>
          </w:tcPr>
          <w:p w14:paraId="4BFA36EE" w14:textId="77777777" w:rsidR="005F16F0" w:rsidRPr="005F16F0" w:rsidRDefault="005F16F0" w:rsidP="005F16F0">
            <w:pPr>
              <w:rPr>
                <w:sz w:val="18"/>
                <w:szCs w:val="18"/>
              </w:rPr>
            </w:pPr>
            <w:r>
              <w:rPr>
                <w:sz w:val="18"/>
                <w:szCs w:val="18"/>
              </w:rPr>
              <w:t>JWT or signing secret stolen</w:t>
            </w:r>
          </w:p>
        </w:tc>
        <w:tc>
          <w:tcPr>
            <w:tcW w:w="1540" w:type="dxa"/>
          </w:tcPr>
          <w:p w14:paraId="591A1363" w14:textId="77777777" w:rsidR="005F16F0" w:rsidRPr="005F16F0" w:rsidRDefault="005F16F0" w:rsidP="005F16F0">
            <w:pPr>
              <w:rPr>
                <w:sz w:val="18"/>
                <w:szCs w:val="18"/>
              </w:rPr>
            </w:pPr>
            <w:r>
              <w:rPr>
                <w:sz w:val="18"/>
                <w:szCs w:val="18"/>
              </w:rPr>
              <w:t>XSS, or secret committed / logged</w:t>
            </w:r>
          </w:p>
        </w:tc>
        <w:tc>
          <w:tcPr>
            <w:tcW w:w="903" w:type="dxa"/>
          </w:tcPr>
          <w:p w14:paraId="5866AF61" w14:textId="77777777" w:rsidR="005F16F0" w:rsidRPr="005F16F0" w:rsidRDefault="005F16F0" w:rsidP="005F16F0">
            <w:pPr>
              <w:rPr>
                <w:sz w:val="18"/>
                <w:szCs w:val="18"/>
              </w:rPr>
            </w:pPr>
            <w:r>
              <w:rPr>
                <w:sz w:val="18"/>
                <w:szCs w:val="18"/>
              </w:rPr>
              <w:t>Low</w:t>
            </w:r>
          </w:p>
        </w:tc>
        <w:tc>
          <w:tcPr>
            <w:tcW w:w="691" w:type="dxa"/>
          </w:tcPr>
          <w:p w14:paraId="76630416" w14:textId="77777777" w:rsidR="005F16F0" w:rsidRPr="005F16F0" w:rsidRDefault="005F16F0" w:rsidP="005F16F0">
            <w:pPr>
              <w:rPr>
                <w:sz w:val="18"/>
                <w:szCs w:val="18"/>
              </w:rPr>
            </w:pPr>
            <w:r>
              <w:rPr>
                <w:sz w:val="18"/>
                <w:szCs w:val="18"/>
              </w:rPr>
              <w:t>High</w:t>
            </w:r>
          </w:p>
        </w:tc>
        <w:tc>
          <w:tcPr>
            <w:tcW w:w="737" w:type="dxa"/>
          </w:tcPr>
          <w:p w14:paraId="4FA0B6C1" w14:textId="77777777" w:rsidR="005F16F0" w:rsidRPr="005F16F0" w:rsidRDefault="005F16F0" w:rsidP="005F16F0">
            <w:pPr>
              <w:rPr>
                <w:sz w:val="18"/>
                <w:szCs w:val="18"/>
              </w:rPr>
            </w:pPr>
            <w:r>
              <w:rPr>
                <w:sz w:val="18"/>
                <w:szCs w:val="18"/>
              </w:rPr>
              <w:t>Medium</w:t>
            </w:r>
          </w:p>
        </w:tc>
        <w:tc>
          <w:tcPr>
            <w:tcW w:w="1128" w:type="dxa"/>
          </w:tcPr>
          <w:p w14:paraId="638FE034" w14:textId="77777777" w:rsidR="005F16F0" w:rsidRPr="005F16F0" w:rsidRDefault="005F16F0" w:rsidP="005F16F0">
            <w:pPr>
              <w:rPr>
                <w:sz w:val="18"/>
                <w:szCs w:val="18"/>
              </w:rPr>
            </w:pPr>
            <w:r>
              <w:rPr>
                <w:sz w:val="18"/>
                <w:szCs w:val="18"/>
              </w:rPr>
              <w:t>Env-var secret, 60-min expiry, Angular escaping, HTTPS</w:t>
            </w:r>
          </w:p>
        </w:tc>
        <w:tc>
          <w:tcPr>
            <w:tcW w:w="1086" w:type="dxa"/>
          </w:tcPr>
          <w:p w14:paraId="21991FC8" w14:textId="77777777" w:rsidR="005F16F0" w:rsidRPr="005F16F0" w:rsidRDefault="005F16F0" w:rsidP="005F16F0">
            <w:pPr>
              <w:rPr>
                <w:sz w:val="18"/>
                <w:szCs w:val="18"/>
              </w:rPr>
            </w:pPr>
            <w:r>
              <w:rPr>
                <w:sz w:val="18"/>
                <w:szCs w:val="18"/>
              </w:rPr>
              <w:t>Rotate the secret (invalidates all tokens)</w:t>
            </w:r>
          </w:p>
        </w:tc>
        <w:tc>
          <w:tcPr>
            <w:tcW w:w="692" w:type="dxa"/>
          </w:tcPr>
          <w:p w14:paraId="0A64FCEC" w14:textId="77777777" w:rsidR="005F16F0" w:rsidRPr="005F16F0" w:rsidRDefault="005F16F0" w:rsidP="005F16F0">
            <w:pPr>
              <w:rPr>
                <w:sz w:val="18"/>
                <w:szCs w:val="18"/>
              </w:rPr>
            </w:pPr>
            <w:r>
              <w:rPr>
                <w:sz w:val="18"/>
                <w:szCs w:val="18"/>
              </w:rPr>
              <w:t>Team</w:t>
            </w:r>
          </w:p>
        </w:tc>
        <w:tc>
          <w:tcPr>
            <w:tcW w:w="631" w:type="dxa"/>
          </w:tcPr>
          <w:p w14:paraId="5F47A53A" w14:textId="77777777" w:rsidR="005F16F0" w:rsidRPr="005F16F0" w:rsidRDefault="005F16F0" w:rsidP="005F16F0">
            <w:pPr>
              <w:rPr>
                <w:sz w:val="18"/>
                <w:szCs w:val="18"/>
              </w:rPr>
            </w:pPr>
            <w:r>
              <w:rPr>
                <w:sz w:val="18"/>
                <w:szCs w:val="18"/>
              </w:rPr>
              <w:t>Open</w:t>
            </w:r>
          </w:p>
        </w:tc>
      </w:tr>
      <w:tr w:rsidR="005F16F0" w:rsidRPr="005F16F0" w14:paraId="20B255E7" w14:textId="77777777" w:rsidTr="00AA16D8">
        <w:trPr>
          <w:trHeight w:val="300"/>
        </w:trPr>
        <w:tc>
          <w:tcPr>
            <w:tcW w:w="500" w:type="dxa"/>
          </w:tcPr>
          <w:p w14:paraId="74D81C92" w14:textId="77777777" w:rsidR="005F16F0" w:rsidRPr="005F16F0" w:rsidRDefault="005F16F0" w:rsidP="005F16F0">
            <w:pPr>
              <w:rPr>
                <w:sz w:val="18"/>
                <w:szCs w:val="18"/>
              </w:rPr>
            </w:pPr>
            <w:r>
              <w:rPr>
                <w:sz w:val="18"/>
                <w:szCs w:val="18"/>
              </w:rPr>
              <w:t>R-12</w:t>
            </w:r>
          </w:p>
        </w:tc>
        <w:tc>
          <w:tcPr>
            <w:tcW w:w="1108" w:type="dxa"/>
          </w:tcPr>
          <w:p w14:paraId="21CD035A" w14:textId="77777777" w:rsidR="005F16F0" w:rsidRPr="005F16F0" w:rsidRDefault="005F16F0" w:rsidP="005F16F0">
            <w:pPr>
              <w:rPr>
                <w:sz w:val="18"/>
                <w:szCs w:val="18"/>
              </w:rPr>
            </w:pPr>
            <w:r>
              <w:rPr>
                <w:sz w:val="18"/>
                <w:szCs w:val="18"/>
              </w:rPr>
              <w:t>Angular and API contract drift apart</w:t>
            </w:r>
          </w:p>
        </w:tc>
        <w:tc>
          <w:tcPr>
            <w:tcW w:w="1540" w:type="dxa"/>
          </w:tcPr>
          <w:p w14:paraId="51066657" w14:textId="77777777" w:rsidR="005F16F0" w:rsidRPr="005F16F0" w:rsidRDefault="005F16F0" w:rsidP="005F16F0">
            <w:pPr>
              <w:rPr>
                <w:sz w:val="18"/>
                <w:szCs w:val="18"/>
              </w:rPr>
            </w:pPr>
            <w:r>
              <w:rPr>
                <w:sz w:val="18"/>
                <w:szCs w:val="18"/>
              </w:rPr>
              <w:t>Endpoints changed without updating the contract</w:t>
            </w:r>
          </w:p>
        </w:tc>
        <w:tc>
          <w:tcPr>
            <w:tcW w:w="903" w:type="dxa"/>
          </w:tcPr>
          <w:p w14:paraId="7D90FEDA" w14:textId="77777777" w:rsidR="00380CD2" w:rsidRDefault="00000000">
            <w:pPr>
              <w:rPr>
                <w:sz w:val="18"/>
                <w:szCs w:val="18"/>
              </w:rPr>
            </w:pPr>
            <w:r>
              <w:rPr>
                <w:sz w:val="18"/>
                <w:szCs w:val="18"/>
              </w:rPr>
              <w:t>Medium</w:t>
            </w:r>
          </w:p>
        </w:tc>
        <w:tc>
          <w:tcPr>
            <w:tcW w:w="691" w:type="dxa"/>
          </w:tcPr>
          <w:p w14:paraId="3E8DFCF0" w14:textId="77777777" w:rsidR="00380CD2" w:rsidRDefault="00000000">
            <w:pPr>
              <w:rPr>
                <w:sz w:val="18"/>
                <w:szCs w:val="18"/>
              </w:rPr>
            </w:pPr>
            <w:r>
              <w:rPr>
                <w:sz w:val="18"/>
                <w:szCs w:val="18"/>
              </w:rPr>
              <w:t>Medium</w:t>
            </w:r>
          </w:p>
        </w:tc>
        <w:tc>
          <w:tcPr>
            <w:tcW w:w="737" w:type="dxa"/>
          </w:tcPr>
          <w:p w14:paraId="682D53E2" w14:textId="77777777" w:rsidR="005F16F0" w:rsidRPr="005F16F0" w:rsidRDefault="005F16F0" w:rsidP="005F16F0">
            <w:pPr>
              <w:rPr>
                <w:sz w:val="18"/>
                <w:szCs w:val="18"/>
              </w:rPr>
            </w:pPr>
            <w:r>
              <w:rPr>
                <w:sz w:val="18"/>
                <w:szCs w:val="18"/>
              </w:rPr>
              <w:t>Medium</w:t>
            </w:r>
          </w:p>
        </w:tc>
        <w:tc>
          <w:tcPr>
            <w:tcW w:w="1128" w:type="dxa"/>
          </w:tcPr>
          <w:p w14:paraId="2DF7F6FE" w14:textId="77777777" w:rsidR="005F16F0" w:rsidRPr="005F16F0" w:rsidRDefault="005F16F0" w:rsidP="005F16F0">
            <w:pPr>
              <w:rPr>
                <w:sz w:val="18"/>
                <w:szCs w:val="18"/>
              </w:rPr>
            </w:pPr>
            <w:r>
              <w:rPr>
                <w:sz w:val="18"/>
                <w:szCs w:val="18"/>
              </w:rPr>
              <w:t>Contract table updated in the same PR; one jar deploys both</w:t>
            </w:r>
          </w:p>
        </w:tc>
        <w:tc>
          <w:tcPr>
            <w:tcW w:w="1086" w:type="dxa"/>
          </w:tcPr>
          <w:p w14:paraId="1CCB4BB6" w14:textId="77777777" w:rsidR="005F16F0" w:rsidRPr="005F16F0" w:rsidRDefault="005F16F0" w:rsidP="005F16F0">
            <w:pPr>
              <w:rPr>
                <w:sz w:val="18"/>
                <w:szCs w:val="18"/>
              </w:rPr>
            </w:pPr>
            <w:r>
              <w:rPr>
                <w:sz w:val="18"/>
                <w:szCs w:val="18"/>
              </w:rPr>
              <w:t>Fix via PR; add contract tests at M3</w:t>
            </w:r>
          </w:p>
        </w:tc>
        <w:tc>
          <w:tcPr>
            <w:tcW w:w="692" w:type="dxa"/>
          </w:tcPr>
          <w:p w14:paraId="3E244C00" w14:textId="77777777" w:rsidR="005F16F0" w:rsidRPr="005F16F0" w:rsidRDefault="005F16F0" w:rsidP="005F16F0">
            <w:pPr>
              <w:rPr>
                <w:sz w:val="18"/>
                <w:szCs w:val="18"/>
              </w:rPr>
            </w:pPr>
            <w:r>
              <w:rPr>
                <w:sz w:val="18"/>
                <w:szCs w:val="18"/>
              </w:rPr>
              <w:t>Team</w:t>
            </w:r>
          </w:p>
        </w:tc>
        <w:tc>
          <w:tcPr>
            <w:tcW w:w="631" w:type="dxa"/>
          </w:tcPr>
          <w:p w14:paraId="11846F66" w14:textId="77777777" w:rsidR="005F16F0" w:rsidRPr="005F16F0" w:rsidRDefault="005F16F0" w:rsidP="005F16F0">
            <w:pPr>
              <w:rPr>
                <w:sz w:val="18"/>
                <w:szCs w:val="18"/>
              </w:rPr>
            </w:pPr>
            <w:r>
              <w:rPr>
                <w:sz w:val="18"/>
                <w:szCs w:val="18"/>
              </w:rPr>
              <w:t>Open</w:t>
            </w:r>
          </w:p>
        </w:tc>
      </w:tr>
      <w:tr w:rsidR="005F16F0" w:rsidRPr="005F16F0" w14:paraId="5309F592" w14:textId="77777777" w:rsidTr="00AA16D8">
        <w:trPr>
          <w:trHeight w:val="300"/>
        </w:trPr>
        <w:tc>
          <w:tcPr>
            <w:tcW w:w="500" w:type="dxa"/>
          </w:tcPr>
          <w:p w14:paraId="74963B15" w14:textId="77777777" w:rsidR="005F16F0" w:rsidRPr="005F16F0" w:rsidRDefault="005F16F0" w:rsidP="005F16F0">
            <w:pPr>
              <w:rPr>
                <w:sz w:val="18"/>
                <w:szCs w:val="18"/>
              </w:rPr>
            </w:pPr>
            <w:r>
              <w:rPr>
                <w:sz w:val="18"/>
                <w:szCs w:val="18"/>
              </w:rPr>
              <w:t>R-13</w:t>
            </w:r>
          </w:p>
        </w:tc>
        <w:tc>
          <w:tcPr>
            <w:tcW w:w="1108" w:type="dxa"/>
          </w:tcPr>
          <w:p w14:paraId="42658F5D" w14:textId="77777777" w:rsidR="005F16F0" w:rsidRPr="005F16F0" w:rsidRDefault="005F16F0" w:rsidP="005F16F0">
            <w:pPr>
              <w:rPr>
                <w:sz w:val="18"/>
                <w:szCs w:val="18"/>
              </w:rPr>
            </w:pPr>
            <w:r>
              <w:rPr>
                <w:sz w:val="18"/>
                <w:szCs w:val="18"/>
              </w:rPr>
              <w:t>Unsecured prototype endpoints reach a deployed environment</w:t>
            </w:r>
          </w:p>
        </w:tc>
        <w:tc>
          <w:tcPr>
            <w:tcW w:w="1540" w:type="dxa"/>
          </w:tcPr>
          <w:p w14:paraId="4D39AAA4" w14:textId="77777777" w:rsidR="005F16F0" w:rsidRPr="005F16F0" w:rsidRDefault="005F16F0" w:rsidP="005F16F0">
            <w:pPr>
              <w:rPr>
                <w:sz w:val="18"/>
                <w:szCs w:val="18"/>
              </w:rPr>
            </w:pPr>
            <w:r>
              <w:rPr>
                <w:sz w:val="18"/>
                <w:szCs w:val="18"/>
              </w:rPr>
              <w:t>Security not added before first deployment</w:t>
            </w:r>
          </w:p>
        </w:tc>
        <w:tc>
          <w:tcPr>
            <w:tcW w:w="903" w:type="dxa"/>
          </w:tcPr>
          <w:p w14:paraId="385436D6" w14:textId="77777777" w:rsidR="00380CD2" w:rsidRDefault="00000000">
            <w:pPr>
              <w:rPr>
                <w:sz w:val="18"/>
                <w:szCs w:val="18"/>
              </w:rPr>
            </w:pPr>
            <w:r>
              <w:rPr>
                <w:sz w:val="18"/>
                <w:szCs w:val="18"/>
              </w:rPr>
              <w:t>Medium</w:t>
            </w:r>
          </w:p>
        </w:tc>
        <w:tc>
          <w:tcPr>
            <w:tcW w:w="691" w:type="dxa"/>
          </w:tcPr>
          <w:p w14:paraId="11C880BE" w14:textId="77777777" w:rsidR="005F16F0" w:rsidRPr="005F16F0" w:rsidRDefault="005F16F0" w:rsidP="005F16F0">
            <w:pPr>
              <w:rPr>
                <w:sz w:val="18"/>
                <w:szCs w:val="18"/>
              </w:rPr>
            </w:pPr>
            <w:r>
              <w:rPr>
                <w:sz w:val="18"/>
                <w:szCs w:val="18"/>
              </w:rPr>
              <w:t>High</w:t>
            </w:r>
          </w:p>
        </w:tc>
        <w:tc>
          <w:tcPr>
            <w:tcW w:w="737" w:type="dxa"/>
          </w:tcPr>
          <w:p w14:paraId="53FFBA0F" w14:textId="77777777" w:rsidR="005F16F0" w:rsidRPr="005F16F0" w:rsidRDefault="005F16F0" w:rsidP="005F16F0">
            <w:pPr>
              <w:rPr>
                <w:sz w:val="18"/>
                <w:szCs w:val="18"/>
              </w:rPr>
            </w:pPr>
            <w:r>
              <w:rPr>
                <w:sz w:val="18"/>
                <w:szCs w:val="18"/>
              </w:rPr>
              <w:t>High</w:t>
            </w:r>
          </w:p>
        </w:tc>
        <w:tc>
          <w:tcPr>
            <w:tcW w:w="1128" w:type="dxa"/>
          </w:tcPr>
          <w:p w14:paraId="1491C4C4" w14:textId="77777777" w:rsidR="005F16F0" w:rsidRPr="005F16F0" w:rsidRDefault="005F16F0" w:rsidP="005F16F0">
            <w:pPr>
              <w:rPr>
                <w:sz w:val="18"/>
                <w:szCs w:val="18"/>
              </w:rPr>
            </w:pPr>
            <w:r>
              <w:rPr>
                <w:sz w:val="18"/>
                <w:szCs w:val="18"/>
              </w:rPr>
              <w:t>Prototype gap table tracked; security added before any deployment</w:t>
            </w:r>
          </w:p>
        </w:tc>
        <w:tc>
          <w:tcPr>
            <w:tcW w:w="1086" w:type="dxa"/>
          </w:tcPr>
          <w:p w14:paraId="37365B96" w14:textId="77777777" w:rsidR="005F16F0" w:rsidRPr="005F16F0" w:rsidRDefault="005F16F0" w:rsidP="005F16F0">
            <w:pPr>
              <w:rPr>
                <w:sz w:val="18"/>
                <w:szCs w:val="18"/>
              </w:rPr>
            </w:pPr>
            <w:r>
              <w:rPr>
                <w:sz w:val="18"/>
                <w:szCs w:val="18"/>
              </w:rPr>
              <w:t>Take the deployment down</w:t>
            </w:r>
          </w:p>
        </w:tc>
        <w:tc>
          <w:tcPr>
            <w:tcW w:w="692" w:type="dxa"/>
          </w:tcPr>
          <w:p w14:paraId="3B644ECD" w14:textId="77777777" w:rsidR="005F16F0" w:rsidRPr="005F16F0" w:rsidRDefault="005F16F0" w:rsidP="005F16F0">
            <w:pPr>
              <w:rPr>
                <w:sz w:val="18"/>
                <w:szCs w:val="18"/>
              </w:rPr>
            </w:pPr>
            <w:r>
              <w:rPr>
                <w:sz w:val="18"/>
                <w:szCs w:val="18"/>
              </w:rPr>
              <w:t>Team</w:t>
            </w:r>
          </w:p>
        </w:tc>
        <w:tc>
          <w:tcPr>
            <w:tcW w:w="631" w:type="dxa"/>
          </w:tcPr>
          <w:p w14:paraId="122FE8FD" w14:textId="77777777" w:rsidR="005F16F0" w:rsidRPr="005F16F0" w:rsidRDefault="005F16F0" w:rsidP="005F16F0">
            <w:pPr>
              <w:rPr>
                <w:sz w:val="18"/>
                <w:szCs w:val="18"/>
              </w:rPr>
            </w:pPr>
            <w:r>
              <w:rPr>
                <w:sz w:val="18"/>
                <w:szCs w:val="18"/>
              </w:rPr>
              <w:t>Open</w:t>
            </w:r>
          </w:p>
        </w:tc>
      </w:tr>
      <w:tr w:rsidR="00C5227A" w:rsidRPr="005F16F0" w14:paraId="6961C030" w14:textId="77777777" w:rsidTr="00AA16D8">
        <w:trPr>
          <w:trHeight w:val="300"/>
        </w:trPr>
        <w:tc>
          <w:tcPr>
            <w:tcW w:w="500" w:type="dxa"/>
          </w:tcPr>
          <w:p w14:paraId="401EBCB4" w14:textId="77777777" w:rsidR="00C5227A" w:rsidRPr="00C5227A" w:rsidRDefault="00C5227A" w:rsidP="00C5227A">
            <w:pPr>
              <w:rPr>
                <w:sz w:val="18"/>
                <w:szCs w:val="18"/>
              </w:rPr>
            </w:pPr>
            <w:r>
              <w:rPr>
                <w:sz w:val="18"/>
                <w:szCs w:val="18"/>
              </w:rPr>
              <w:t>R-14</w:t>
            </w:r>
          </w:p>
        </w:tc>
        <w:tc>
          <w:tcPr>
            <w:tcW w:w="1108" w:type="dxa"/>
          </w:tcPr>
          <w:p w14:paraId="763A16FC" w14:textId="77777777" w:rsidR="00C5227A" w:rsidRPr="00C5227A" w:rsidRDefault="00C5227A" w:rsidP="00C5227A">
            <w:pPr>
              <w:rPr>
                <w:sz w:val="18"/>
                <w:szCs w:val="18"/>
              </w:rPr>
            </w:pPr>
            <w:r>
              <w:rPr>
                <w:sz w:val="18"/>
                <w:szCs w:val="18"/>
              </w:rPr>
              <w:t xml:space="preserve">The Supabase database is paused or data is lost right before a demo.</w:t>
            </w:r>
          </w:p>
        </w:tc>
        <w:tc>
          <w:tcPr>
            <w:tcW w:w="1540" w:type="dxa"/>
          </w:tcPr>
          <w:p w14:paraId="2D90BA55" w14:textId="77777777" w:rsidR="00C5227A" w:rsidRPr="00C5227A" w:rsidRDefault="00C5227A" w:rsidP="00C5227A">
            <w:pPr>
              <w:rPr>
                <w:sz w:val="18"/>
                <w:szCs w:val="18"/>
              </w:rPr>
            </w:pPr>
            <w:r>
              <w:rPr>
                <w:sz w:val="18"/>
                <w:szCs w:val="18"/>
              </w:rPr>
              <w:t>Free plan pauses after 1 week of inactivity and has no automatic backups (Supabase, 2026a).</w:t>
            </w:r>
          </w:p>
        </w:tc>
        <w:tc>
          <w:tcPr>
            <w:tcW w:w="903" w:type="dxa"/>
          </w:tcPr>
          <w:p w14:paraId="2449213A" w14:textId="77777777" w:rsidR="00C5227A" w:rsidRPr="00C5227A" w:rsidRDefault="00C5227A" w:rsidP="00C5227A">
            <w:pPr>
              <w:rPr>
                <w:sz w:val="18"/>
                <w:szCs w:val="18"/>
              </w:rPr>
            </w:pPr>
            <w:r>
              <w:rPr>
                <w:sz w:val="18"/>
                <w:szCs w:val="18"/>
              </w:rPr>
              <w:t>Medium</w:t>
            </w:r>
          </w:p>
        </w:tc>
        <w:tc>
          <w:tcPr>
            <w:tcW w:w="691" w:type="dxa"/>
          </w:tcPr>
          <w:p w14:paraId="248C7973" w14:textId="77777777" w:rsidR="00C5227A" w:rsidRPr="00C5227A" w:rsidRDefault="00C5227A" w:rsidP="00C5227A">
            <w:pPr>
              <w:rPr>
                <w:sz w:val="18"/>
                <w:szCs w:val="18"/>
              </w:rPr>
            </w:pPr>
            <w:r>
              <w:rPr>
                <w:sz w:val="18"/>
                <w:szCs w:val="18"/>
              </w:rPr>
              <w:t>High</w:t>
            </w:r>
          </w:p>
        </w:tc>
        <w:tc>
          <w:tcPr>
            <w:tcW w:w="737" w:type="dxa"/>
          </w:tcPr>
          <w:p w14:paraId="3C1C0047" w14:textId="77777777" w:rsidR="00C5227A" w:rsidRPr="00C5227A" w:rsidRDefault="00C5227A" w:rsidP="00C5227A">
            <w:pPr>
              <w:rPr>
                <w:sz w:val="18"/>
                <w:szCs w:val="18"/>
              </w:rPr>
            </w:pPr>
            <w:r>
              <w:rPr>
                <w:sz w:val="18"/>
                <w:szCs w:val="18"/>
              </w:rPr>
              <w:t>High</w:t>
            </w:r>
          </w:p>
        </w:tc>
        <w:tc>
          <w:tcPr>
            <w:tcW w:w="1128" w:type="dxa"/>
          </w:tcPr>
          <w:p w14:paraId="194372EC" w14:textId="77777777" w:rsidR="00C5227A" w:rsidRPr="00C5227A" w:rsidRDefault="00C5227A" w:rsidP="00C5227A">
            <w:pPr>
              <w:rPr>
                <w:sz w:val="18"/>
                <w:szCs w:val="18"/>
              </w:rPr>
            </w:pPr>
            <w:r>
              <w:rPr>
                <w:sz w:val="18"/>
                <w:szCs w:val="18"/>
              </w:rPr>
              <w:t xml:space="preserve">Health check the day before each demo. Manual pg_dump before each milestone and before any migration.</w:t>
            </w:r>
          </w:p>
        </w:tc>
        <w:tc>
          <w:tcPr>
            <w:tcW w:w="1086" w:type="dxa"/>
          </w:tcPr>
          <w:p w14:paraId="4B9C7404" w14:textId="77777777" w:rsidR="00C5227A" w:rsidRPr="00C5227A" w:rsidRDefault="00C5227A" w:rsidP="00C5227A">
            <w:pPr>
              <w:rPr>
                <w:sz w:val="18"/>
                <w:szCs w:val="18"/>
              </w:rPr>
            </w:pPr>
            <w:r>
              <w:rPr>
                <w:sz w:val="18"/>
                <w:szCs w:val="18"/>
              </w:rPr>
              <w:t>Run the demo against a local PostgreSQL restored from the backup.</w:t>
            </w:r>
          </w:p>
        </w:tc>
        <w:tc>
          <w:tcPr>
            <w:tcW w:w="692" w:type="dxa"/>
          </w:tcPr>
          <w:p w14:paraId="4C1BA4B4" w14:textId="77777777" w:rsidR="00C5227A" w:rsidRPr="00C5227A" w:rsidRDefault="00C5227A" w:rsidP="00C5227A">
            <w:pPr>
              <w:rPr>
                <w:sz w:val="18"/>
                <w:szCs w:val="18"/>
              </w:rPr>
            </w:pPr>
            <w:r>
              <w:rPr>
                <w:sz w:val="18"/>
                <w:szCs w:val="18"/>
              </w:rPr>
              <w:t>Team</w:t>
            </w:r>
          </w:p>
        </w:tc>
        <w:tc>
          <w:tcPr>
            <w:tcW w:w="631" w:type="dxa"/>
          </w:tcPr>
          <w:p w14:paraId="5B8A72C4" w14:textId="77777777" w:rsidR="00C5227A" w:rsidRPr="00C5227A" w:rsidRDefault="00C5227A" w:rsidP="00C5227A">
            <w:pPr>
              <w:rPr>
                <w:sz w:val="18"/>
                <w:szCs w:val="18"/>
              </w:rPr>
            </w:pPr>
            <w:r>
              <w:rPr>
                <w:sz w:val="18"/>
                <w:szCs w:val="18"/>
              </w:rPr>
              <w:t>Open</w:t>
            </w:r>
          </w:p>
        </w:tc>
      </w:tr>
      <w:tr w:rsidR="00C5227A" w:rsidRPr="005F16F0" w14:paraId="72810227" w14:textId="77777777" w:rsidTr="00AA16D8">
        <w:trPr>
          <w:trHeight w:val="300"/>
        </w:trPr>
        <w:tc>
          <w:tcPr>
            <w:tcW w:w="500" w:type="dxa"/>
          </w:tcPr>
          <w:p w14:paraId="6616DC5C" w14:textId="77777777" w:rsidR="00C5227A" w:rsidRPr="00C5227A" w:rsidRDefault="00C5227A" w:rsidP="00C5227A">
            <w:pPr>
              <w:rPr>
                <w:sz w:val="18"/>
                <w:szCs w:val="18"/>
              </w:rPr>
            </w:pPr>
            <w:r>
              <w:rPr>
                <w:sz w:val="18"/>
                <w:szCs w:val="18"/>
              </w:rPr>
              <w:t>R-15</w:t>
            </w:r>
          </w:p>
        </w:tc>
        <w:tc>
          <w:tcPr>
            <w:tcW w:w="1108" w:type="dxa"/>
          </w:tcPr>
          <w:p w14:paraId="161096FB" w14:textId="77777777" w:rsidR="00C5227A" w:rsidRPr="00C5227A" w:rsidRDefault="00C5227A" w:rsidP="00C5227A">
            <w:pPr>
              <w:rPr>
                <w:sz w:val="18"/>
                <w:szCs w:val="18"/>
              </w:rPr>
            </w:pPr>
            <w:r>
              <w:rPr>
                <w:sz w:val="18"/>
                <w:szCs w:val="18"/>
              </w:rPr>
              <w:t>No free host runs the Spring Boot jar reliably.</w:t>
            </w:r>
          </w:p>
        </w:tc>
        <w:tc>
          <w:tcPr>
            <w:tcW w:w="1540" w:type="dxa"/>
          </w:tcPr>
          <w:p w14:paraId="157CE1B2" w14:textId="77777777" w:rsidR="00C5227A" w:rsidRPr="00C5227A" w:rsidRDefault="00C5227A" w:rsidP="00C5227A">
            <w:pPr>
              <w:rPr>
                <w:sz w:val="18"/>
                <w:szCs w:val="18"/>
              </w:rPr>
            </w:pPr>
            <w:r>
              <w:rPr>
                <w:sz w:val="18"/>
                <w:szCs w:val="18"/>
              </w:rPr>
              <w:t>Memory limits, IPv4/IPv6 support and cold starts on free hosts.</w:t>
            </w:r>
          </w:p>
        </w:tc>
        <w:tc>
          <w:tcPr>
            <w:tcW w:w="903" w:type="dxa"/>
          </w:tcPr>
          <w:p w14:paraId="72EB1A37" w14:textId="77777777" w:rsidR="00C5227A" w:rsidRPr="00C5227A" w:rsidRDefault="00C5227A" w:rsidP="00C5227A">
            <w:pPr>
              <w:rPr>
                <w:sz w:val="18"/>
                <w:szCs w:val="18"/>
              </w:rPr>
            </w:pPr>
            <w:r>
              <w:rPr>
                <w:sz w:val="18"/>
                <w:szCs w:val="18"/>
              </w:rPr>
              <w:t>Medium</w:t>
            </w:r>
          </w:p>
        </w:tc>
        <w:tc>
          <w:tcPr>
            <w:tcW w:w="691" w:type="dxa"/>
          </w:tcPr>
          <w:p w14:paraId="4059A4CB" w14:textId="77777777" w:rsidR="00C5227A" w:rsidRPr="00C5227A" w:rsidRDefault="00C5227A" w:rsidP="00C5227A">
            <w:pPr>
              <w:rPr>
                <w:sz w:val="18"/>
                <w:szCs w:val="18"/>
              </w:rPr>
            </w:pPr>
            <w:r>
              <w:rPr>
                <w:sz w:val="18"/>
                <w:szCs w:val="18"/>
              </w:rPr>
              <w:t>High</w:t>
            </w:r>
          </w:p>
        </w:tc>
        <w:tc>
          <w:tcPr>
            <w:tcW w:w="737" w:type="dxa"/>
          </w:tcPr>
          <w:p w14:paraId="4A13E07A" w14:textId="77777777" w:rsidR="00C5227A" w:rsidRPr="00C5227A" w:rsidRDefault="00C5227A" w:rsidP="00C5227A">
            <w:pPr>
              <w:rPr>
                <w:sz w:val="18"/>
                <w:szCs w:val="18"/>
              </w:rPr>
            </w:pPr>
            <w:r>
              <w:rPr>
                <w:sz w:val="18"/>
                <w:szCs w:val="18"/>
              </w:rPr>
              <w:t>High</w:t>
            </w:r>
          </w:p>
        </w:tc>
        <w:tc>
          <w:tcPr>
            <w:tcW w:w="1128" w:type="dxa"/>
          </w:tcPr>
          <w:p w14:paraId="77979543" w14:textId="77777777" w:rsidR="00C5227A" w:rsidRPr="00C5227A" w:rsidRDefault="00C5227A" w:rsidP="00C5227A">
            <w:pPr>
              <w:rPr>
                <w:sz w:val="18"/>
                <w:szCs w:val="18"/>
              </w:rPr>
            </w:pPr>
            <w:r>
              <w:rPr>
                <w:sz w:val="18"/>
                <w:szCs w:val="18"/>
              </w:rPr>
              <w:t>Check host limits against the ARC-03 criteria before choosing. Use the Supavisor session pooler.</w:t>
            </w:r>
          </w:p>
        </w:tc>
        <w:tc>
          <w:tcPr>
            <w:tcW w:w="1086" w:type="dxa"/>
          </w:tcPr>
          <w:p w14:paraId="0D462F97" w14:textId="77777777" w:rsidR="00C5227A" w:rsidRPr="00C5227A" w:rsidRDefault="00C5227A" w:rsidP="00C5227A">
            <w:pPr>
              <w:rPr>
                <w:sz w:val="18"/>
                <w:szCs w:val="18"/>
              </w:rPr>
            </w:pPr>
            <w:r>
              <w:rPr>
                <w:sz w:val="18"/>
                <w:szCs w:val="18"/>
              </w:rPr>
              <w:t>Demo from a team laptop. Reconsider separate Angular hosting (ARC-03 Alternative 2).</w:t>
            </w:r>
          </w:p>
        </w:tc>
        <w:tc>
          <w:tcPr>
            <w:tcW w:w="692" w:type="dxa"/>
          </w:tcPr>
          <w:p w14:paraId="589C7E42" w14:textId="77777777" w:rsidR="00C5227A" w:rsidRPr="00C5227A" w:rsidRDefault="00C5227A" w:rsidP="00C5227A">
            <w:pPr>
              <w:rPr>
                <w:sz w:val="18"/>
                <w:szCs w:val="18"/>
              </w:rPr>
            </w:pPr>
            <w:r>
              <w:rPr>
                <w:sz w:val="18"/>
                <w:szCs w:val="18"/>
              </w:rPr>
              <w:t>Team</w:t>
            </w:r>
          </w:p>
        </w:tc>
        <w:tc>
          <w:tcPr>
            <w:tcW w:w="631" w:type="dxa"/>
          </w:tcPr>
          <w:p w14:paraId="06A491FB" w14:textId="77777777" w:rsidR="00C5227A" w:rsidRPr="00C5227A" w:rsidRDefault="00C5227A" w:rsidP="00C5227A">
            <w:pPr>
              <w:rPr>
                <w:sz w:val="18"/>
                <w:szCs w:val="18"/>
              </w:rPr>
            </w:pPr>
            <w:r>
              <w:rPr>
                <w:sz w:val="18"/>
                <w:szCs w:val="18"/>
              </w:rPr>
              <w:t>Open</w:t>
            </w:r>
          </w:p>
        </w:tc>
      </w:tr>
      <w:tr w:rsidR="00C5227A" w:rsidRPr="005F16F0" w14:paraId="50401FD6" w14:textId="77777777" w:rsidTr="00AA16D8">
        <w:trPr>
          <w:trHeight w:val="300"/>
        </w:trPr>
        <w:tc>
          <w:tcPr>
            <w:tcW w:w="500" w:type="dxa"/>
          </w:tcPr>
          <w:p w14:paraId="5A3C864E" w14:textId="77777777" w:rsidR="00C5227A" w:rsidRPr="00C5227A" w:rsidRDefault="00C5227A" w:rsidP="00C5227A">
            <w:pPr>
              <w:rPr>
                <w:sz w:val="18"/>
                <w:szCs w:val="18"/>
              </w:rPr>
            </w:pPr>
            <w:r>
              <w:rPr>
                <w:sz w:val="18"/>
                <w:szCs w:val="18"/>
              </w:rPr>
              <w:t>R-16</w:t>
            </w:r>
          </w:p>
        </w:tc>
        <w:tc>
          <w:tcPr>
            <w:tcW w:w="1108" w:type="dxa"/>
          </w:tcPr>
          <w:p w14:paraId="5EF94D27" w14:textId="77777777" w:rsidR="00C5227A" w:rsidRPr="00C5227A" w:rsidRDefault="00C5227A" w:rsidP="00C5227A">
            <w:pPr>
              <w:rPr>
                <w:sz w:val="18"/>
                <w:szCs w:val="18"/>
              </w:rPr>
            </w:pPr>
            <w:r>
              <w:rPr>
                <w:sz w:val="18"/>
                <w:szCs w:val="18"/>
              </w:rPr>
              <w:t xml:space="preserve">Module boundaries erode </w:t>
              <w:lastRenderedPageBreak/>
              <w:t>(for example Reporting reading Requests entities directly).</w:t>
            </w:r>
          </w:p>
        </w:tc>
        <w:tc>
          <w:tcPr>
            <w:tcW w:w="1540" w:type="dxa"/>
          </w:tcPr>
          <w:p w14:paraId="1D11C3D0" w14:textId="77777777" w:rsidR="00C5227A" w:rsidRPr="00C5227A" w:rsidRDefault="00C5227A" w:rsidP="00C5227A">
            <w:pPr>
              <w:rPr>
                <w:sz w:val="18"/>
                <w:szCs w:val="18"/>
              </w:rPr>
            </w:pPr>
            <w:r>
              <w:rPr>
                <w:sz w:val="18"/>
                <w:szCs w:val="18"/>
              </w:rPr>
              <w:lastRenderedPageBreak/>
              <w:t xml:space="preserve">Boundaries are only enforced </w:t>
              <w:lastRenderedPageBreak/>
              <w:t>by discipline and review.</w:t>
            </w:r>
          </w:p>
        </w:tc>
        <w:tc>
          <w:tcPr>
            <w:tcW w:w="903" w:type="dxa"/>
          </w:tcPr>
          <w:p w14:paraId="4D91B297" w14:textId="77777777" w:rsidR="00C5227A" w:rsidRPr="00C5227A" w:rsidRDefault="00C5227A" w:rsidP="00C5227A">
            <w:pPr>
              <w:rPr>
                <w:sz w:val="18"/>
                <w:szCs w:val="18"/>
              </w:rPr>
            </w:pPr>
            <w:r>
              <w:rPr>
                <w:sz w:val="18"/>
                <w:szCs w:val="18"/>
              </w:rPr>
              <w:lastRenderedPageBreak/>
              <w:t>Medium</w:t>
            </w:r>
          </w:p>
        </w:tc>
        <w:tc>
          <w:tcPr>
            <w:tcW w:w="691" w:type="dxa"/>
          </w:tcPr>
          <w:p w14:paraId="697D3540" w14:textId="77777777" w:rsidR="00C5227A" w:rsidRPr="00C5227A" w:rsidRDefault="00C5227A" w:rsidP="00C5227A">
            <w:pPr>
              <w:rPr>
                <w:sz w:val="18"/>
                <w:szCs w:val="18"/>
              </w:rPr>
            </w:pPr>
            <w:r>
              <w:rPr>
                <w:sz w:val="18"/>
                <w:szCs w:val="18"/>
              </w:rPr>
              <w:t>Medium</w:t>
            </w:r>
          </w:p>
        </w:tc>
        <w:tc>
          <w:tcPr>
            <w:tcW w:w="737" w:type="dxa"/>
          </w:tcPr>
          <w:p w14:paraId="0370D5C2" w14:textId="77777777" w:rsidR="00C5227A" w:rsidRPr="00C5227A" w:rsidRDefault="00C5227A" w:rsidP="00C5227A">
            <w:pPr>
              <w:rPr>
                <w:sz w:val="18"/>
                <w:szCs w:val="18"/>
              </w:rPr>
            </w:pPr>
            <w:r>
              <w:rPr>
                <w:sz w:val="18"/>
                <w:szCs w:val="18"/>
              </w:rPr>
              <w:t>Medium</w:t>
            </w:r>
          </w:p>
        </w:tc>
        <w:tc>
          <w:tcPr>
            <w:tcW w:w="1128" w:type="dxa"/>
          </w:tcPr>
          <w:p w14:paraId="1AC53079" w14:textId="77777777" w:rsidR="00C5227A" w:rsidRPr="00C5227A" w:rsidRDefault="00C5227A" w:rsidP="00C5227A">
            <w:pPr>
              <w:rPr>
                <w:sz w:val="18"/>
                <w:szCs w:val="18"/>
              </w:rPr>
            </w:pPr>
            <w:r>
              <w:rPr>
                <w:sz w:val="18"/>
                <w:szCs w:val="18"/>
              </w:rPr>
              <w:t xml:space="preserve">Module rule checked in </w:t>
              <w:lastRenderedPageBreak/>
              <w:t>every PR review.</w:t>
            </w:r>
          </w:p>
        </w:tc>
        <w:tc>
          <w:tcPr>
            <w:tcW w:w="1086" w:type="dxa"/>
          </w:tcPr>
          <w:p w14:paraId="19E13FE4" w14:textId="77777777" w:rsidR="00C5227A" w:rsidRPr="00C5227A" w:rsidRDefault="00C5227A" w:rsidP="00C5227A">
            <w:pPr>
              <w:rPr>
                <w:sz w:val="18"/>
                <w:szCs w:val="18"/>
              </w:rPr>
            </w:pPr>
            <w:r>
              <w:rPr>
                <w:sz w:val="18"/>
                <w:szCs w:val="18"/>
              </w:rPr>
              <w:lastRenderedPageBreak/>
              <w:t xml:space="preserve">Refactor in M3. Add an </w:t>
              <w:lastRenderedPageBreak/>
              <w:t>ArchUnit test (Forward Engineering).</w:t>
            </w:r>
          </w:p>
        </w:tc>
        <w:tc>
          <w:tcPr>
            <w:tcW w:w="692" w:type="dxa"/>
          </w:tcPr>
          <w:p w14:paraId="715CCE90" w14:textId="77777777" w:rsidR="00C5227A" w:rsidRPr="00C5227A" w:rsidRDefault="00C5227A" w:rsidP="00C5227A">
            <w:pPr>
              <w:rPr>
                <w:sz w:val="18"/>
                <w:szCs w:val="18"/>
              </w:rPr>
            </w:pPr>
            <w:r>
              <w:rPr>
                <w:sz w:val="18"/>
                <w:szCs w:val="18"/>
              </w:rPr>
              <w:lastRenderedPageBreak/>
              <w:t>Team</w:t>
            </w:r>
          </w:p>
        </w:tc>
        <w:tc>
          <w:tcPr>
            <w:tcW w:w="631" w:type="dxa"/>
          </w:tcPr>
          <w:p w14:paraId="106D681F" w14:textId="77777777" w:rsidR="00C5227A" w:rsidRPr="00C5227A" w:rsidRDefault="00C5227A" w:rsidP="00C5227A">
            <w:pPr>
              <w:rPr>
                <w:sz w:val="18"/>
                <w:szCs w:val="18"/>
              </w:rPr>
            </w:pPr>
            <w:r>
              <w:rPr>
                <w:sz w:val="18"/>
                <w:szCs w:val="18"/>
              </w:rPr>
              <w:t>Open</w:t>
            </w:r>
          </w:p>
        </w:tc>
      </w:tr>
      <w:tr w:rsidR="00C5227A" w:rsidRPr="005F16F0" w14:paraId="1028F5DD" w14:textId="77777777" w:rsidTr="00AA16D8">
        <w:trPr>
          <w:trHeight w:val="300"/>
        </w:trPr>
        <w:tc>
          <w:tcPr>
            <w:tcW w:w="500" w:type="dxa"/>
          </w:tcPr>
          <w:p w14:paraId="471245E2" w14:textId="77777777" w:rsidR="00C5227A" w:rsidRPr="00C5227A" w:rsidRDefault="00C5227A" w:rsidP="00C5227A">
            <w:pPr>
              <w:rPr>
                <w:sz w:val="18"/>
                <w:szCs w:val="18"/>
              </w:rPr>
            </w:pPr>
            <w:r>
              <w:rPr>
                <w:sz w:val="18"/>
                <w:szCs w:val="18"/>
              </w:rPr>
              <w:t>R-17</w:t>
            </w:r>
          </w:p>
        </w:tc>
        <w:tc>
          <w:tcPr>
            <w:tcW w:w="1108" w:type="dxa"/>
          </w:tcPr>
          <w:p w14:paraId="230FD395" w14:textId="77777777" w:rsidR="00C5227A" w:rsidRPr="00C5227A" w:rsidRDefault="00C5227A" w:rsidP="00C5227A">
            <w:pPr>
              <w:rPr>
                <w:sz w:val="18"/>
                <w:szCs w:val="18"/>
              </w:rPr>
            </w:pPr>
            <w:r>
              <w:rPr>
                <w:sz w:val="18"/>
                <w:szCs w:val="18"/>
              </w:rPr>
              <w:t>Users hit optimistic-lock conflicts, or a missing Version check allows a lost update.</w:t>
            </w:r>
          </w:p>
        </w:tc>
        <w:tc>
          <w:tcPr>
            <w:tcW w:w="1540" w:type="dxa"/>
          </w:tcPr>
          <w:p w14:paraId="3134C4DC" w14:textId="77777777" w:rsidR="00C5227A" w:rsidRPr="00C5227A" w:rsidRDefault="00C5227A" w:rsidP="00C5227A">
            <w:pPr>
              <w:rPr>
                <w:sz w:val="18"/>
                <w:szCs w:val="18"/>
              </w:rPr>
            </w:pPr>
            <w:r>
              <w:rPr>
                <w:sz w:val="18"/>
                <w:szCs w:val="18"/>
              </w:rPr>
              <w:t>Optimistic locking (DEC-006).</w:t>
            </w:r>
          </w:p>
        </w:tc>
        <w:tc>
          <w:tcPr>
            <w:tcW w:w="903" w:type="dxa"/>
          </w:tcPr>
          <w:p w14:paraId="5070FB92" w14:textId="77777777" w:rsidR="00C5227A" w:rsidRPr="00C5227A" w:rsidRDefault="00C5227A" w:rsidP="00C5227A">
            <w:pPr>
              <w:rPr>
                <w:sz w:val="18"/>
                <w:szCs w:val="18"/>
              </w:rPr>
            </w:pPr>
            <w:r>
              <w:rPr>
                <w:sz w:val="18"/>
                <w:szCs w:val="18"/>
              </w:rPr>
              <w:t>Low</w:t>
            </w:r>
          </w:p>
        </w:tc>
        <w:tc>
          <w:tcPr>
            <w:tcW w:w="691" w:type="dxa"/>
          </w:tcPr>
          <w:p w14:paraId="196FED1A" w14:textId="77777777" w:rsidR="00C5227A" w:rsidRPr="00C5227A" w:rsidRDefault="00C5227A" w:rsidP="00C5227A">
            <w:pPr>
              <w:rPr>
                <w:sz w:val="18"/>
                <w:szCs w:val="18"/>
              </w:rPr>
            </w:pPr>
            <w:r>
              <w:rPr>
                <w:sz w:val="18"/>
                <w:szCs w:val="18"/>
              </w:rPr>
              <w:t>Medium</w:t>
            </w:r>
          </w:p>
        </w:tc>
        <w:tc>
          <w:tcPr>
            <w:tcW w:w="737" w:type="dxa"/>
          </w:tcPr>
          <w:p w14:paraId="75E7C8D9" w14:textId="77777777" w:rsidR="00C5227A" w:rsidRPr="00C5227A" w:rsidRDefault="00C5227A" w:rsidP="00C5227A">
            <w:pPr>
              <w:rPr>
                <w:sz w:val="18"/>
                <w:szCs w:val="18"/>
              </w:rPr>
            </w:pPr>
            <w:r>
              <w:rPr>
                <w:sz w:val="18"/>
                <w:szCs w:val="18"/>
              </w:rPr>
              <w:t>Low</w:t>
            </w:r>
          </w:p>
        </w:tc>
        <w:tc>
          <w:tcPr>
            <w:tcW w:w="1128" w:type="dxa"/>
          </w:tcPr>
          <w:p w14:paraId="581114D5" w14:textId="77777777" w:rsidR="00C5227A" w:rsidRPr="00C5227A" w:rsidRDefault="00C5227A" w:rsidP="00C5227A">
            <w:pPr>
              <w:rPr>
                <w:sz w:val="18"/>
                <w:szCs w:val="18"/>
              </w:rPr>
            </w:pPr>
            <w:r>
              <w:rPr>
                <w:sz w:val="18"/>
                <w:szCs w:val="18"/>
              </w:rPr>
              <w:t xml:space="preserve">Global exception handler returns a clear 409. Concurrent-accept test.</w:t>
            </w:r>
          </w:p>
        </w:tc>
        <w:tc>
          <w:tcPr>
            <w:tcW w:w="1086" w:type="dxa"/>
          </w:tcPr>
          <w:p w14:paraId="22590DB7" w14:textId="77777777" w:rsidR="00C5227A" w:rsidRPr="00C5227A" w:rsidRDefault="00C5227A" w:rsidP="00C5227A">
            <w:pPr>
              <w:rPr>
                <w:sz w:val="18"/>
                <w:szCs w:val="18"/>
              </w:rPr>
            </w:pPr>
            <w:r>
              <w:rPr>
                <w:sz w:val="18"/>
                <w:szCs w:val="18"/>
              </w:rPr>
              <w:t xml:space="preserve">Pessimistic lock for the assignment step only (DEC-006 later consequence).</w:t>
            </w:r>
          </w:p>
        </w:tc>
        <w:tc>
          <w:tcPr>
            <w:tcW w:w="692" w:type="dxa"/>
          </w:tcPr>
          <w:p w14:paraId="4D6FF341" w14:textId="77777777" w:rsidR="00C5227A" w:rsidRPr="00C5227A" w:rsidRDefault="00C5227A" w:rsidP="00C5227A">
            <w:pPr>
              <w:rPr>
                <w:sz w:val="18"/>
                <w:szCs w:val="18"/>
              </w:rPr>
            </w:pPr>
            <w:r>
              <w:rPr>
                <w:sz w:val="18"/>
                <w:szCs w:val="18"/>
              </w:rPr>
              <w:t>Team</w:t>
            </w:r>
          </w:p>
        </w:tc>
        <w:tc>
          <w:tcPr>
            <w:tcW w:w="631" w:type="dxa"/>
          </w:tcPr>
          <w:p w14:paraId="5AD3F348" w14:textId="77777777" w:rsidR="00C5227A" w:rsidRPr="00C5227A" w:rsidRDefault="00C5227A" w:rsidP="00C5227A">
            <w:pPr>
              <w:rPr>
                <w:sz w:val="18"/>
                <w:szCs w:val="18"/>
              </w:rPr>
            </w:pPr>
            <w:r>
              <w:rPr>
                <w:sz w:val="18"/>
                <w:szCs w:val="18"/>
              </w:rPr>
              <w:t>Open</w:t>
            </w:r>
          </w:p>
        </w:tc>
      </w:tr>
      <w:tr w:rsidR="00C5227A" w:rsidRPr="005F16F0" w14:paraId="188E2B8D" w14:textId="77777777" w:rsidTr="00AA16D8">
        <w:trPr>
          <w:trHeight w:val="300"/>
        </w:trPr>
        <w:tc>
          <w:tcPr>
            <w:tcW w:w="500" w:type="dxa"/>
          </w:tcPr>
          <w:p w14:paraId="0E6CD78F" w14:textId="77777777" w:rsidR="00C5227A" w:rsidRPr="00C5227A" w:rsidRDefault="00C5227A" w:rsidP="00C5227A">
            <w:pPr>
              <w:rPr>
                <w:sz w:val="18"/>
                <w:szCs w:val="18"/>
              </w:rPr>
            </w:pPr>
            <w:r>
              <w:rPr>
                <w:sz w:val="18"/>
                <w:szCs w:val="18"/>
              </w:rPr>
              <w:t>R-18</w:t>
            </w:r>
          </w:p>
        </w:tc>
        <w:tc>
          <w:tcPr>
            <w:tcW w:w="1108" w:type="dxa"/>
          </w:tcPr>
          <w:p w14:paraId="00964C3D" w14:textId="77777777" w:rsidR="00C5227A" w:rsidRPr="00C5227A" w:rsidRDefault="00C5227A" w:rsidP="00C5227A">
            <w:pPr>
              <w:rPr>
                <w:sz w:val="18"/>
                <w:szCs w:val="18"/>
              </w:rPr>
            </w:pPr>
            <w:r>
              <w:rPr>
                <w:sz w:val="18"/>
                <w:szCs w:val="18"/>
              </w:rPr>
              <w:t xml:space="preserve">A write method runs outside a transaction and breaks atomicity.</w:t>
            </w:r>
          </w:p>
        </w:tc>
        <w:tc>
          <w:tcPr>
            <w:tcW w:w="1540" w:type="dxa"/>
          </w:tcPr>
          <w:p w14:paraId="20F777FC" w14:textId="77777777" w:rsidR="00C5227A" w:rsidRPr="00C5227A" w:rsidRDefault="00C5227A" w:rsidP="00C5227A">
            <w:pPr>
              <w:rPr>
                <w:sz w:val="18"/>
                <w:szCs w:val="18"/>
              </w:rPr>
            </w:pPr>
            <w:r>
              <w:rPr>
                <w:sz w:val="18"/>
                <w:szCs w:val="18"/>
              </w:rPr>
              <w:t>Missing @Transactional or a call inside the same class that skips the Spring proxy.</w:t>
            </w:r>
          </w:p>
        </w:tc>
        <w:tc>
          <w:tcPr>
            <w:tcW w:w="903" w:type="dxa"/>
          </w:tcPr>
          <w:p w14:paraId="50C2BE63" w14:textId="77777777" w:rsidR="00C5227A" w:rsidRPr="00C5227A" w:rsidRDefault="00C5227A" w:rsidP="00C5227A">
            <w:pPr>
              <w:rPr>
                <w:sz w:val="18"/>
                <w:szCs w:val="18"/>
              </w:rPr>
            </w:pPr>
            <w:r>
              <w:rPr>
                <w:sz w:val="18"/>
                <w:szCs w:val="18"/>
              </w:rPr>
              <w:t>Medium</w:t>
            </w:r>
          </w:p>
        </w:tc>
        <w:tc>
          <w:tcPr>
            <w:tcW w:w="691" w:type="dxa"/>
          </w:tcPr>
          <w:p w14:paraId="5A0EB803" w14:textId="77777777" w:rsidR="00C5227A" w:rsidRPr="00C5227A" w:rsidRDefault="00C5227A" w:rsidP="00C5227A">
            <w:pPr>
              <w:rPr>
                <w:sz w:val="18"/>
                <w:szCs w:val="18"/>
              </w:rPr>
            </w:pPr>
            <w:r>
              <w:rPr>
                <w:sz w:val="18"/>
                <w:szCs w:val="18"/>
              </w:rPr>
              <w:t>High</w:t>
            </w:r>
          </w:p>
        </w:tc>
        <w:tc>
          <w:tcPr>
            <w:tcW w:w="737" w:type="dxa"/>
          </w:tcPr>
          <w:p w14:paraId="01B63DBC" w14:textId="77777777" w:rsidR="00C5227A" w:rsidRPr="00C5227A" w:rsidRDefault="00C5227A" w:rsidP="00C5227A">
            <w:pPr>
              <w:rPr>
                <w:sz w:val="18"/>
                <w:szCs w:val="18"/>
              </w:rPr>
            </w:pPr>
            <w:r>
              <w:rPr>
                <w:sz w:val="18"/>
                <w:szCs w:val="18"/>
              </w:rPr>
              <w:t>High</w:t>
            </w:r>
          </w:p>
        </w:tc>
        <w:tc>
          <w:tcPr>
            <w:tcW w:w="1128" w:type="dxa"/>
          </w:tcPr>
          <w:p w14:paraId="476B0553" w14:textId="77777777" w:rsidR="00C5227A" w:rsidRPr="00C5227A" w:rsidRDefault="00C5227A" w:rsidP="00C5227A">
            <w:pPr>
              <w:rPr>
                <w:sz w:val="18"/>
                <w:szCs w:val="18"/>
              </w:rPr>
            </w:pPr>
            <w:r>
              <w:rPr>
                <w:sz w:val="18"/>
                <w:szCs w:val="18"/>
              </w:rPr>
              <w:t>All writes through public RequestService methods. Rollback integration test.</w:t>
            </w:r>
          </w:p>
        </w:tc>
        <w:tc>
          <w:tcPr>
            <w:tcW w:w="1086" w:type="dxa"/>
          </w:tcPr>
          <w:p w14:paraId="6FB82B8D" w14:textId="77777777" w:rsidR="00C5227A" w:rsidRPr="00C5227A" w:rsidRDefault="00C5227A" w:rsidP="00C5227A">
            <w:pPr>
              <w:rPr>
                <w:sz w:val="18"/>
                <w:szCs w:val="18"/>
              </w:rPr>
            </w:pPr>
            <w:r>
              <w:rPr>
                <w:sz w:val="18"/>
                <w:szCs w:val="18"/>
              </w:rPr>
              <w:t>Fix and add a regression test.</w:t>
            </w:r>
          </w:p>
        </w:tc>
        <w:tc>
          <w:tcPr>
            <w:tcW w:w="692" w:type="dxa"/>
          </w:tcPr>
          <w:p w14:paraId="076BAE5F" w14:textId="77777777" w:rsidR="00C5227A" w:rsidRPr="00C5227A" w:rsidRDefault="00C5227A" w:rsidP="00C5227A">
            <w:pPr>
              <w:rPr>
                <w:sz w:val="18"/>
                <w:szCs w:val="18"/>
              </w:rPr>
            </w:pPr>
            <w:r>
              <w:rPr>
                <w:sz w:val="18"/>
                <w:szCs w:val="18"/>
              </w:rPr>
              <w:t>Team</w:t>
            </w:r>
          </w:p>
        </w:tc>
        <w:tc>
          <w:tcPr>
            <w:tcW w:w="631" w:type="dxa"/>
          </w:tcPr>
          <w:p w14:paraId="490D2696" w14:textId="77777777" w:rsidR="00C5227A" w:rsidRPr="00C5227A" w:rsidRDefault="00C5227A" w:rsidP="00C5227A">
            <w:pPr>
              <w:rPr>
                <w:sz w:val="18"/>
                <w:szCs w:val="18"/>
              </w:rPr>
            </w:pPr>
            <w:r>
              <w:rPr>
                <w:sz w:val="18"/>
                <w:szCs w:val="18"/>
              </w:rPr>
              <w:t>Open</w:t>
            </w:r>
          </w:p>
        </w:tc>
      </w:tr>
      <w:tr w:rsidR="00C5227A" w:rsidRPr="005F16F0" w14:paraId="5A61DDA4" w14:textId="77777777" w:rsidTr="00AA16D8">
        <w:trPr>
          <w:trHeight w:val="300"/>
        </w:trPr>
        <w:tc>
          <w:tcPr>
            <w:tcW w:w="500" w:type="dxa"/>
          </w:tcPr>
          <w:p w14:paraId="212978A5" w14:textId="77777777" w:rsidR="00C5227A" w:rsidRPr="00C5227A" w:rsidRDefault="00C5227A" w:rsidP="00C5227A">
            <w:pPr>
              <w:rPr>
                <w:sz w:val="18"/>
                <w:szCs w:val="18"/>
              </w:rPr>
            </w:pPr>
            <w:r>
              <w:rPr>
                <w:sz w:val="18"/>
                <w:szCs w:val="18"/>
              </w:rPr>
              <w:t>R-19</w:t>
            </w:r>
          </w:p>
        </w:tc>
        <w:tc>
          <w:tcPr>
            <w:tcW w:w="1108" w:type="dxa"/>
          </w:tcPr>
          <w:p w14:paraId="4F06232A" w14:textId="77777777" w:rsidR="00C5227A" w:rsidRPr="00C5227A" w:rsidRDefault="00C5227A" w:rsidP="00C5227A">
            <w:pPr>
              <w:rPr>
                <w:sz w:val="18"/>
                <w:szCs w:val="18"/>
              </w:rPr>
            </w:pPr>
            <w:r>
              <w:rPr>
                <w:sz w:val="18"/>
                <w:szCs w:val="18"/>
              </w:rPr>
              <w:t>Spring Boot 4 configuration errors from Spring Boot 3 tutorials.</w:t>
            </w:r>
          </w:p>
        </w:tc>
        <w:tc>
          <w:tcPr>
            <w:tcW w:w="1540" w:type="dxa"/>
          </w:tcPr>
          <w:p w14:paraId="397FD834" w14:textId="77777777" w:rsidR="00C5227A" w:rsidRPr="00C5227A" w:rsidRDefault="00C5227A" w:rsidP="00C5227A">
            <w:pPr>
              <w:rPr>
                <w:sz w:val="18"/>
                <w:szCs w:val="18"/>
              </w:rPr>
            </w:pPr>
            <w:r>
              <w:rPr>
                <w:sz w:val="18"/>
                <w:szCs w:val="18"/>
              </w:rPr>
              <w:t>Spring Boot 4 is a recent major version.</w:t>
            </w:r>
          </w:p>
        </w:tc>
        <w:tc>
          <w:tcPr>
            <w:tcW w:w="903" w:type="dxa"/>
          </w:tcPr>
          <w:p w14:paraId="7896037A" w14:textId="77777777" w:rsidR="00C5227A" w:rsidRPr="00C5227A" w:rsidRDefault="00C5227A" w:rsidP="00C5227A">
            <w:pPr>
              <w:rPr>
                <w:sz w:val="18"/>
                <w:szCs w:val="18"/>
              </w:rPr>
            </w:pPr>
            <w:r>
              <w:rPr>
                <w:sz w:val="18"/>
                <w:szCs w:val="18"/>
              </w:rPr>
              <w:t>Medium</w:t>
            </w:r>
          </w:p>
        </w:tc>
        <w:tc>
          <w:tcPr>
            <w:tcW w:w="691" w:type="dxa"/>
          </w:tcPr>
          <w:p w14:paraId="2E104F31" w14:textId="77777777" w:rsidR="00C5227A" w:rsidRPr="00C5227A" w:rsidRDefault="00C5227A" w:rsidP="00C5227A">
            <w:pPr>
              <w:rPr>
                <w:sz w:val="18"/>
                <w:szCs w:val="18"/>
              </w:rPr>
            </w:pPr>
            <w:r>
              <w:rPr>
                <w:sz w:val="18"/>
                <w:szCs w:val="18"/>
              </w:rPr>
              <w:t>Medium</w:t>
            </w:r>
          </w:p>
        </w:tc>
        <w:tc>
          <w:tcPr>
            <w:tcW w:w="737" w:type="dxa"/>
          </w:tcPr>
          <w:p w14:paraId="42BAC59F" w14:textId="77777777" w:rsidR="00C5227A" w:rsidRPr="00C5227A" w:rsidRDefault="00C5227A" w:rsidP="00C5227A">
            <w:pPr>
              <w:rPr>
                <w:sz w:val="18"/>
                <w:szCs w:val="18"/>
              </w:rPr>
            </w:pPr>
            <w:r>
              <w:rPr>
                <w:sz w:val="18"/>
                <w:szCs w:val="18"/>
              </w:rPr>
              <w:t>Medium</w:t>
            </w:r>
          </w:p>
        </w:tc>
        <w:tc>
          <w:tcPr>
            <w:tcW w:w="1128" w:type="dxa"/>
          </w:tcPr>
          <w:p w14:paraId="123C2ECB" w14:textId="77777777" w:rsidR="00C5227A" w:rsidRPr="00C5227A" w:rsidRDefault="00C5227A" w:rsidP="00C5227A">
            <w:pPr>
              <w:rPr>
                <w:sz w:val="18"/>
                <w:szCs w:val="18"/>
              </w:rPr>
            </w:pPr>
            <w:r>
              <w:rPr>
                <w:sz w:val="18"/>
                <w:szCs w:val="18"/>
              </w:rPr>
              <w:t>Use the official Spring Boot 4.1 documentation first (D-02).</w:t>
            </w:r>
          </w:p>
        </w:tc>
        <w:tc>
          <w:tcPr>
            <w:tcW w:w="1086" w:type="dxa"/>
          </w:tcPr>
          <w:p w14:paraId="29DBE6E8" w14:textId="77777777" w:rsidR="00C5227A" w:rsidRPr="00C5227A" w:rsidRDefault="00C5227A" w:rsidP="00C5227A">
            <w:pPr>
              <w:rPr>
                <w:sz w:val="18"/>
                <w:szCs w:val="18"/>
              </w:rPr>
            </w:pPr>
            <w:r>
              <w:rPr>
                <w:sz w:val="18"/>
                <w:szCs w:val="18"/>
              </w:rPr>
              <w:t>Pin an earlier 4.x patch release.</w:t>
            </w:r>
          </w:p>
        </w:tc>
        <w:tc>
          <w:tcPr>
            <w:tcW w:w="692" w:type="dxa"/>
          </w:tcPr>
          <w:p w14:paraId="74361EDB" w14:textId="77777777" w:rsidR="00C5227A" w:rsidRPr="00C5227A" w:rsidRDefault="00C5227A" w:rsidP="00C5227A">
            <w:pPr>
              <w:rPr>
                <w:sz w:val="18"/>
                <w:szCs w:val="18"/>
              </w:rPr>
            </w:pPr>
            <w:r>
              <w:rPr>
                <w:sz w:val="18"/>
                <w:szCs w:val="18"/>
              </w:rPr>
              <w:t>Team</w:t>
            </w:r>
          </w:p>
        </w:tc>
        <w:tc>
          <w:tcPr>
            <w:tcW w:w="631" w:type="dxa"/>
          </w:tcPr>
          <w:p w14:paraId="5B4AA9D3" w14:textId="77777777" w:rsidR="00C5227A" w:rsidRPr="00C5227A" w:rsidRDefault="00C5227A" w:rsidP="00C5227A">
            <w:pPr>
              <w:rPr>
                <w:sz w:val="18"/>
                <w:szCs w:val="18"/>
              </w:rPr>
            </w:pPr>
            <w:r>
              <w:rPr>
                <w:sz w:val="18"/>
                <w:szCs w:val="18"/>
              </w:rPr>
              <w:t>Open</w:t>
            </w:r>
          </w:p>
        </w:tc>
      </w:tr>
      <w:tr w:rsidR="00C5227A" w:rsidRPr="005F16F0" w14:paraId="41F1E562" w14:textId="77777777" w:rsidTr="00AA16D8">
        <w:trPr>
          <w:trHeight w:val="300"/>
        </w:trPr>
        <w:tc>
          <w:tcPr>
            <w:tcW w:w="500" w:type="dxa"/>
          </w:tcPr>
          <w:p w14:paraId="7780BC2F" w14:textId="77777777" w:rsidR="00C5227A" w:rsidRPr="00C5227A" w:rsidRDefault="00C5227A" w:rsidP="00C5227A">
            <w:pPr>
              <w:rPr>
                <w:sz w:val="18"/>
                <w:szCs w:val="18"/>
              </w:rPr>
            </w:pPr>
            <w:r>
              <w:rPr>
                <w:sz w:val="18"/>
                <w:szCs w:val="18"/>
              </w:rPr>
              <w:t>R-20</w:t>
            </w:r>
          </w:p>
        </w:tc>
        <w:tc>
          <w:tcPr>
            <w:tcW w:w="1108" w:type="dxa"/>
          </w:tcPr>
          <w:p w14:paraId="20C04E96" w14:textId="77777777" w:rsidR="00F944AF" w:rsidRDefault="00000000">
            <w:pPr>
              <w:rPr>
                <w:sz w:val="18"/>
                <w:szCs w:val="18"/>
              </w:rPr>
            </w:pPr>
            <w:r>
              <w:rPr>
                <w:sz w:val="18"/>
                <w:szCs w:val="18"/>
              </w:rPr>
              <w:t>No team member has used Spring Boot, Spring Security or Angular before, so the learning curve delays FR-014, NFR-002 and NFR-003.</w:t>
            </w:r>
          </w:p>
        </w:tc>
        <w:tc>
          <w:tcPr>
            <w:tcW w:w="1540" w:type="dxa"/>
          </w:tcPr>
          <w:p w14:paraId="0C939F8C" w14:textId="77777777" w:rsidR="00F944AF" w:rsidRDefault="00000000">
            <w:pPr>
              <w:rPr>
                <w:sz w:val="18"/>
                <w:szCs w:val="18"/>
              </w:rPr>
            </w:pPr>
            <w:del w:id="905003" w:author="Claude (AI draft)" w:date="2026-10-15T17:00:00Z">
              <w:r>
                <w:rPr>
                  <w:sz w:val="18"/>
                  <w:szCs w:val="18"/>
                </w:rPr>
                <w:delText xml:space="preserve">The stack is new</w:delText>
              </w:r>
            </w:del>
            <w:ins w:id="905004" w:author="Claude (AI draft)" w:date="2026-10-15T17:00:00Z">
              <w:r>
                <w:rPr>
                  <w:sz w:val="18"/>
                  <w:szCs w:val="18"/>
                </w:rPr>
                <w:t xml:space="preserve">Spring Boot and Angular are new</w:t>
              </w:r>
            </w:ins>
            <w:r>
              <w:rPr>
                <w:sz w:val="18"/>
                <w:szCs w:val="18"/>
              </w:rPr>
              <w:t xml:space="preserve"> to the whole team (A-03). Security and front end not started yet.</w:t>
            </w:r>
          </w:p>
        </w:tc>
        <w:tc>
          <w:tcPr>
            <w:tcW w:w="903" w:type="dxa"/>
          </w:tcPr>
          <w:p w14:paraId="165C632D" w14:textId="77777777" w:rsidR="00F944AF" w:rsidRDefault="00000000">
            <w:pPr>
              <w:rPr>
                <w:sz w:val="18"/>
                <w:szCs w:val="18"/>
              </w:rPr>
            </w:pPr>
            <w:r>
              <w:rPr>
                <w:sz w:val="18"/>
                <w:szCs w:val="18"/>
              </w:rPr>
              <w:t>High</w:t>
            </w:r>
          </w:p>
        </w:tc>
        <w:tc>
          <w:tcPr>
            <w:tcW w:w="691" w:type="dxa"/>
          </w:tcPr>
          <w:p w14:paraId="71557A5B" w14:textId="77777777" w:rsidR="00F944AF" w:rsidRDefault="00000000">
            <w:pPr>
              <w:rPr>
                <w:sz w:val="18"/>
                <w:szCs w:val="18"/>
              </w:rPr>
            </w:pPr>
            <w:r>
              <w:rPr>
                <w:sz w:val="18"/>
                <w:szCs w:val="18"/>
              </w:rPr>
              <w:t>High</w:t>
            </w:r>
          </w:p>
        </w:tc>
        <w:tc>
          <w:tcPr>
            <w:tcW w:w="737" w:type="dxa"/>
          </w:tcPr>
          <w:p w14:paraId="7743DA0F" w14:textId="77777777" w:rsidR="00F944AF" w:rsidRDefault="00000000">
            <w:pPr>
              <w:rPr>
                <w:sz w:val="18"/>
                <w:szCs w:val="18"/>
              </w:rPr>
            </w:pPr>
            <w:r>
              <w:rPr>
                <w:sz w:val="18"/>
                <w:szCs w:val="18"/>
              </w:rPr>
              <w:t>High</w:t>
            </w:r>
          </w:p>
        </w:tc>
        <w:tc>
          <w:tcPr>
            <w:tcW w:w="1128" w:type="dxa"/>
          </w:tcPr>
          <w:p w14:paraId="01116BF6" w14:textId="77777777" w:rsidR="00C5227A" w:rsidRPr="00C5227A" w:rsidRDefault="00C5227A" w:rsidP="00C5227A">
            <w:pPr>
              <w:rPr>
                <w:sz w:val="18"/>
                <w:szCs w:val="18"/>
              </w:rPr>
            </w:pPr>
            <w:r>
              <w:rPr>
                <w:sz w:val="18"/>
                <w:szCs w:val="18"/>
              </w:rPr>
              <w:t>Add Spring Security early, keep the configuration minimal, pair on it.</w:t>
            </w:r>
          </w:p>
        </w:tc>
        <w:tc>
          <w:tcPr>
            <w:tcW w:w="1086" w:type="dxa"/>
          </w:tcPr>
          <w:p w14:paraId="14676F3F" w14:textId="77777777" w:rsidR="00C5227A" w:rsidRPr="00C5227A" w:rsidRDefault="00C5227A" w:rsidP="00C5227A">
            <w:pPr>
              <w:rPr>
                <w:sz w:val="18"/>
                <w:szCs w:val="18"/>
              </w:rPr>
            </w:pPr>
            <w:r>
              <w:rPr>
                <w:sz w:val="18"/>
                <w:szCs w:val="18"/>
              </w:rPr>
              <w:t>Session-based login with role checks as a fallback.</w:t>
            </w:r>
          </w:p>
        </w:tc>
        <w:tc>
          <w:tcPr>
            <w:tcW w:w="692" w:type="dxa"/>
          </w:tcPr>
          <w:p w14:paraId="5F23842D" w14:textId="77777777" w:rsidR="00F944AF" w:rsidRDefault="00000000">
            <w:pPr>
              <w:rPr>
                <w:sz w:val="18"/>
                <w:szCs w:val="18"/>
              </w:rPr>
            </w:pPr>
            <w:r>
              <w:rPr>
                <w:sz w:val="18"/>
                <w:szCs w:val="18"/>
              </w:rPr>
              <w:t>Team</w:t>
            </w:r>
          </w:p>
        </w:tc>
        <w:tc>
          <w:tcPr>
            <w:tcW w:w="631" w:type="dxa"/>
          </w:tcPr>
          <w:p w14:paraId="709291D7" w14:textId="77777777" w:rsidR="00C5227A" w:rsidRPr="00C5227A" w:rsidRDefault="00C5227A" w:rsidP="00C5227A">
            <w:pPr>
              <w:rPr>
                <w:sz w:val="18"/>
                <w:szCs w:val="18"/>
              </w:rPr>
            </w:pPr>
            <w:r>
              <w:rPr>
                <w:sz w:val="18"/>
                <w:szCs w:val="18"/>
              </w:rPr>
              <w:t>Open</w:t>
            </w:r>
          </w:p>
        </w:tc>
      </w:tr>
      <w:tr w:rsidR="00C5227A" w:rsidRPr="005F16F0" w14:paraId="55A9218D" w14:textId="77777777" w:rsidTr="00AA16D8">
        <w:trPr>
          <w:trHeight w:val="300"/>
        </w:trPr>
        <w:tc>
          <w:tcPr>
            <w:tcW w:w="500" w:type="dxa"/>
          </w:tcPr>
          <w:p w14:paraId="77F9B93D" w14:textId="77777777" w:rsidR="00C5227A" w:rsidRPr="00C5227A" w:rsidRDefault="00C5227A" w:rsidP="00C5227A">
            <w:pPr>
              <w:rPr>
                <w:sz w:val="18"/>
                <w:szCs w:val="18"/>
              </w:rPr>
            </w:pPr>
            <w:r>
              <w:rPr>
                <w:sz w:val="18"/>
                <w:szCs w:val="18"/>
              </w:rPr>
              <w:t>R-21</w:t>
            </w:r>
          </w:p>
        </w:tc>
        <w:tc>
          <w:tcPr>
            <w:tcW w:w="1108" w:type="dxa"/>
          </w:tcPr>
          <w:p w14:paraId="424454CB" w14:textId="77777777" w:rsidR="00C5227A" w:rsidRPr="00C5227A" w:rsidRDefault="00C5227A" w:rsidP="00C5227A">
            <w:pPr>
              <w:rPr>
                <w:sz w:val="18"/>
                <w:szCs w:val="18"/>
              </w:rPr>
            </w:pPr>
            <w:r>
              <w:rPr>
                <w:sz w:val="18"/>
                <w:szCs w:val="18"/>
              </w:rPr>
              <w:t xml:space="preserve">Code and documentation disagree: the prototype still uses the ERD v1.2 schema while the PED </w:t>
              <w:lastRenderedPageBreak/>
              <w:t>describes ERD v2.</w:t>
            </w:r>
          </w:p>
        </w:tc>
        <w:tc>
          <w:tcPr>
            <w:tcW w:w="1540" w:type="dxa"/>
          </w:tcPr>
          <w:p w14:paraId="5275BE7F" w14:textId="77777777" w:rsidR="00C5227A" w:rsidRPr="00C5227A" w:rsidRDefault="00C5227A" w:rsidP="00C5227A">
            <w:pPr>
              <w:rPr>
                <w:sz w:val="18"/>
                <w:szCs w:val="18"/>
              </w:rPr>
            </w:pPr>
            <w:r>
              <w:rPr>
                <w:sz w:val="18"/>
                <w:szCs w:val="18"/>
              </w:rPr>
              <w:lastRenderedPageBreak/>
              <w:t>ERD v2 was designed after V1__init_schema.sql was written.</w:t>
            </w:r>
          </w:p>
        </w:tc>
        <w:tc>
          <w:tcPr>
            <w:tcW w:w="903" w:type="dxa"/>
          </w:tcPr>
          <w:p w14:paraId="0A19E44F" w14:textId="77777777" w:rsidR="00C5227A" w:rsidRPr="00C5227A" w:rsidRDefault="00C5227A" w:rsidP="00C5227A">
            <w:pPr>
              <w:rPr>
                <w:sz w:val="18"/>
                <w:szCs w:val="18"/>
              </w:rPr>
            </w:pPr>
            <w:r>
              <w:rPr>
                <w:sz w:val="18"/>
                <w:szCs w:val="18"/>
              </w:rPr>
              <w:t>High</w:t>
            </w:r>
          </w:p>
        </w:tc>
        <w:tc>
          <w:tcPr>
            <w:tcW w:w="691" w:type="dxa"/>
          </w:tcPr>
          <w:p w14:paraId="1E5859D5" w14:textId="77777777" w:rsidR="00C5227A" w:rsidRPr="00C5227A" w:rsidRDefault="00C5227A" w:rsidP="00C5227A">
            <w:pPr>
              <w:rPr>
                <w:sz w:val="18"/>
                <w:szCs w:val="18"/>
              </w:rPr>
            </w:pPr>
            <w:r>
              <w:rPr>
                <w:sz w:val="18"/>
                <w:szCs w:val="18"/>
              </w:rPr>
              <w:t>Medium</w:t>
            </w:r>
          </w:p>
        </w:tc>
        <w:tc>
          <w:tcPr>
            <w:tcW w:w="737" w:type="dxa"/>
          </w:tcPr>
          <w:p w14:paraId="3E7AFD85" w14:textId="77777777" w:rsidR="00C5227A" w:rsidRPr="00C5227A" w:rsidRDefault="00C5227A" w:rsidP="00C5227A">
            <w:pPr>
              <w:rPr>
                <w:sz w:val="18"/>
                <w:szCs w:val="18"/>
              </w:rPr>
            </w:pPr>
            <w:r>
              <w:rPr>
                <w:sz w:val="18"/>
                <w:szCs w:val="18"/>
              </w:rPr>
              <w:t>Medium</w:t>
            </w:r>
          </w:p>
        </w:tc>
        <w:tc>
          <w:tcPr>
            <w:tcW w:w="1128" w:type="dxa"/>
          </w:tcPr>
          <w:p w14:paraId="0F5CB98D" w14:textId="77777777" w:rsidR="00C5227A" w:rsidRPr="00C5227A" w:rsidRDefault="00C5227A" w:rsidP="00C5227A">
            <w:pPr>
              <w:rPr>
                <w:sz w:val="18"/>
                <w:szCs w:val="18"/>
              </w:rPr>
            </w:pPr>
            <w:r>
              <w:rPr>
                <w:sz w:val="18"/>
                <w:szCs w:val="18"/>
              </w:rPr>
              <w:t>V2 migration and entity updates to match ERD v2. RTM marks V2 items as Planned.</w:t>
            </w:r>
          </w:p>
        </w:tc>
        <w:tc>
          <w:tcPr>
            <w:tcW w:w="1086" w:type="dxa"/>
          </w:tcPr>
          <w:p w14:paraId="73470EB7" w14:textId="77777777" w:rsidR="00C5227A" w:rsidRPr="00C5227A" w:rsidRDefault="00C5227A" w:rsidP="00C5227A">
            <w:pPr>
              <w:rPr>
                <w:sz w:val="18"/>
                <w:szCs w:val="18"/>
              </w:rPr>
            </w:pPr>
            <w:r>
              <w:rPr>
                <w:sz w:val="18"/>
                <w:szCs w:val="18"/>
              </w:rPr>
              <w:t>Present V1 as built and ERD v2 as the approved target.</w:t>
            </w:r>
          </w:p>
        </w:tc>
        <w:tc>
          <w:tcPr>
            <w:tcW w:w="692" w:type="dxa"/>
          </w:tcPr>
          <w:p w14:paraId="080C810A" w14:textId="77777777" w:rsidR="00F944AF" w:rsidRDefault="00000000">
            <w:pPr>
              <w:rPr>
                <w:sz w:val="18"/>
                <w:szCs w:val="18"/>
              </w:rPr>
            </w:pPr>
            <w:r>
              <w:rPr>
                <w:sz w:val="18"/>
                <w:szCs w:val="18"/>
              </w:rPr>
              <w:t>Team</w:t>
            </w:r>
          </w:p>
        </w:tc>
        <w:tc>
          <w:tcPr>
            <w:tcW w:w="631" w:type="dxa"/>
          </w:tcPr>
          <w:p w14:paraId="62BF082A" w14:textId="77777777" w:rsidR="00C5227A" w:rsidRPr="00C5227A" w:rsidRDefault="00C5227A" w:rsidP="00C5227A">
            <w:pPr>
              <w:rPr>
                <w:sz w:val="18"/>
                <w:szCs w:val="18"/>
              </w:rPr>
            </w:pPr>
            <w:r>
              <w:rPr>
                <w:sz w:val="18"/>
                <w:szCs w:val="18"/>
              </w:rPr>
              <w:t>Open</w:t>
            </w:r>
          </w:p>
        </w:tc>
      </w:tr>
      <w:tr w:rsidR="00C5227A" w:rsidRPr="005F16F0" w14:paraId="75BB08F1" w14:textId="77777777" w:rsidTr="00AA16D8">
        <w:trPr>
          <w:trHeight w:val="300"/>
        </w:trPr>
        <w:tc>
          <w:tcPr>
            <w:tcW w:w="500" w:type="dxa"/>
          </w:tcPr>
          <w:p w14:paraId="54790672" w14:textId="77777777" w:rsidR="00C5227A" w:rsidRPr="00C5227A" w:rsidRDefault="00C5227A" w:rsidP="00C5227A">
            <w:pPr>
              <w:rPr>
                <w:sz w:val="18"/>
                <w:szCs w:val="18"/>
              </w:rPr>
            </w:pPr>
            <w:r>
              <w:rPr>
                <w:sz w:val="18"/>
                <w:szCs w:val="18"/>
              </w:rPr>
              <w:t>R-22</w:t>
            </w:r>
          </w:p>
        </w:tc>
        <w:tc>
          <w:tcPr>
            <w:tcW w:w="1108" w:type="dxa"/>
          </w:tcPr>
          <w:p w14:paraId="41F936A7" w14:textId="77777777" w:rsidR="00C5227A" w:rsidRPr="00C5227A" w:rsidRDefault="00C5227A" w:rsidP="00C5227A">
            <w:pPr>
              <w:rPr>
                <w:sz w:val="18"/>
                <w:szCs w:val="18"/>
              </w:rPr>
            </w:pPr>
            <w:r>
              <w:rPr>
                <w:sz w:val="18"/>
                <w:szCs w:val="18"/>
              </w:rPr>
              <w:t>Database credentials committed to the repository.</w:t>
            </w:r>
          </w:p>
        </w:tc>
        <w:tc>
          <w:tcPr>
            <w:tcW w:w="1540" w:type="dxa"/>
          </w:tcPr>
          <w:p w14:paraId="10B28C72" w14:textId="77777777" w:rsidR="00C5227A" w:rsidRPr="00C5227A" w:rsidRDefault="00C5227A" w:rsidP="00C5227A">
            <w:pPr>
              <w:rPr>
                <w:sz w:val="18"/>
                <w:szCs w:val="18"/>
              </w:rPr>
            </w:pPr>
            <w:r>
              <w:rPr>
                <w:sz w:val="18"/>
                <w:szCs w:val="18"/>
              </w:rPr>
              <w:t xml:space="preserve">The prototype had a local password in application.properties.</w:t>
            </w:r>
          </w:p>
        </w:tc>
        <w:tc>
          <w:tcPr>
            <w:tcW w:w="903" w:type="dxa"/>
          </w:tcPr>
          <w:p w14:paraId="2CC2BAD8" w14:textId="77777777" w:rsidR="00C5227A" w:rsidRPr="00C5227A" w:rsidRDefault="00C5227A" w:rsidP="00C5227A">
            <w:pPr>
              <w:rPr>
                <w:sz w:val="18"/>
                <w:szCs w:val="18"/>
              </w:rPr>
            </w:pPr>
            <w:r>
              <w:rPr>
                <w:sz w:val="18"/>
                <w:szCs w:val="18"/>
              </w:rPr>
              <w:t>Realised</w:t>
            </w:r>
          </w:p>
        </w:tc>
        <w:tc>
          <w:tcPr>
            <w:tcW w:w="691" w:type="dxa"/>
          </w:tcPr>
          <w:p w14:paraId="4586CA9C" w14:textId="77777777" w:rsidR="00C5227A" w:rsidRPr="00C5227A" w:rsidRDefault="00C5227A" w:rsidP="00C5227A">
            <w:pPr>
              <w:rPr>
                <w:sz w:val="18"/>
                <w:szCs w:val="18"/>
              </w:rPr>
            </w:pPr>
            <w:r>
              <w:rPr>
                <w:sz w:val="18"/>
                <w:szCs w:val="18"/>
              </w:rPr>
              <w:t>High</w:t>
            </w:r>
          </w:p>
        </w:tc>
        <w:tc>
          <w:tcPr>
            <w:tcW w:w="737" w:type="dxa"/>
          </w:tcPr>
          <w:p w14:paraId="5F1789DA" w14:textId="77777777" w:rsidR="00C5227A" w:rsidRPr="00C5227A" w:rsidRDefault="00C5227A" w:rsidP="00C5227A">
            <w:pPr>
              <w:rPr>
                <w:sz w:val="18"/>
                <w:szCs w:val="18"/>
              </w:rPr>
            </w:pPr>
            <w:r>
              <w:rPr>
                <w:sz w:val="18"/>
                <w:szCs w:val="18"/>
              </w:rPr>
              <w:t>High</w:t>
            </w:r>
          </w:p>
        </w:tc>
        <w:tc>
          <w:tcPr>
            <w:tcW w:w="1128" w:type="dxa"/>
          </w:tcPr>
          <w:p w14:paraId="25105F77" w14:textId="77777777" w:rsidR="00C5227A" w:rsidRPr="00C5227A" w:rsidRDefault="00C5227A" w:rsidP="00C5227A">
            <w:pPr>
              <w:rPr>
                <w:sz w:val="18"/>
                <w:szCs w:val="18"/>
              </w:rPr>
            </w:pPr>
            <w:r>
              <w:rPr>
                <w:sz w:val="18"/>
                <w:szCs w:val="18"/>
              </w:rPr>
              <w:t>Environment variables only (DEC-008). Secrets check in PR reviews.</w:t>
            </w:r>
          </w:p>
        </w:tc>
        <w:tc>
          <w:tcPr>
            <w:tcW w:w="1086" w:type="dxa"/>
          </w:tcPr>
          <w:p w14:paraId="002B27F5" w14:textId="77777777" w:rsidR="00C5227A" w:rsidRPr="00C5227A" w:rsidRDefault="00C5227A" w:rsidP="00C5227A">
            <w:pPr>
              <w:rPr>
                <w:sz w:val="18"/>
                <w:szCs w:val="18"/>
              </w:rPr>
            </w:pPr>
            <w:r>
              <w:rPr>
                <w:sz w:val="18"/>
                <w:szCs w:val="18"/>
              </w:rPr>
              <w:t xml:space="preserve">Change the password and clean the history if a real secret was exposed.</w:t>
            </w:r>
          </w:p>
        </w:tc>
        <w:tc>
          <w:tcPr>
            <w:tcW w:w="692" w:type="dxa"/>
          </w:tcPr>
          <w:p w14:paraId="12A89FAC" w14:textId="77777777" w:rsidR="00C5227A" w:rsidRPr="00C5227A" w:rsidRDefault="00C5227A" w:rsidP="00C5227A">
            <w:pPr>
              <w:rPr>
                <w:sz w:val="18"/>
                <w:szCs w:val="18"/>
              </w:rPr>
            </w:pPr>
            <w:r>
              <w:rPr>
                <w:sz w:val="18"/>
                <w:szCs w:val="18"/>
              </w:rPr>
              <w:t>Clarissa</w:t>
            </w:r>
          </w:p>
        </w:tc>
        <w:tc>
          <w:tcPr>
            <w:tcW w:w="631" w:type="dxa"/>
          </w:tcPr>
          <w:p w14:paraId="6A024FC4" w14:textId="77777777" w:rsidR="00380CD2" w:rsidRDefault="00000000">
            <w:pPr>
              <w:rPr>
                <w:sz w:val="18"/>
                <w:szCs w:val="18"/>
              </w:rPr>
            </w:pPr>
            <w:r>
              <w:rPr>
                <w:sz w:val="18"/>
                <w:szCs w:val="18"/>
              </w:rPr>
              <w:t>Open - realised issue: a local development password was committed. Closes when credentials are moved to environment variables and the password is changed, before any deployment.</w:t>
            </w:r>
          </w:p>
        </w:tc>
      </w:tr>
      <w:tr w:rsidR="00C5227A" w:rsidRPr="005F16F0" w14:paraId="7913241D" w14:textId="77777777" w:rsidTr="00AA16D8">
        <w:trPr>
          <w:trHeight w:val="300"/>
        </w:trPr>
        <w:tc>
          <w:tcPr>
            <w:tcW w:w="500" w:type="dxa"/>
          </w:tcPr>
          <w:p w14:paraId="235309CD" w14:textId="77777777" w:rsidR="00C5227A" w:rsidRPr="00C5227A" w:rsidRDefault="00C5227A" w:rsidP="00C5227A">
            <w:pPr>
              <w:rPr>
                <w:sz w:val="18"/>
                <w:szCs w:val="18"/>
              </w:rPr>
            </w:pPr>
            <w:r>
              <w:rPr>
                <w:sz w:val="18"/>
                <w:szCs w:val="18"/>
              </w:rPr>
              <w:t>R-23</w:t>
            </w:r>
          </w:p>
        </w:tc>
        <w:tc>
          <w:tcPr>
            <w:tcW w:w="1108" w:type="dxa"/>
          </w:tcPr>
          <w:p w14:paraId="43ABC7E0" w14:textId="77777777" w:rsidR="00C5227A" w:rsidRPr="00C5227A" w:rsidRDefault="00C5227A" w:rsidP="00C5227A">
            <w:pPr>
              <w:rPr>
                <w:sz w:val="18"/>
                <w:szCs w:val="18"/>
              </w:rPr>
            </w:pPr>
            <w:r>
              <w:rPr>
                <w:sz w:val="18"/>
                <w:szCs w:val="18"/>
              </w:rPr>
              <w:t>The audit trigger blocks test clean-up, or Flyway clean runs against Supabase.</w:t>
            </w:r>
          </w:p>
        </w:tc>
        <w:tc>
          <w:tcPr>
            <w:tcW w:w="1540" w:type="dxa"/>
          </w:tcPr>
          <w:p w14:paraId="301FC460" w14:textId="77777777" w:rsidR="00C5227A" w:rsidRPr="00C5227A" w:rsidRDefault="00C5227A" w:rsidP="00C5227A">
            <w:pPr>
              <w:rPr>
                <w:sz w:val="18"/>
                <w:szCs w:val="18"/>
              </w:rPr>
            </w:pPr>
            <w:r>
              <w:rPr>
                <w:sz w:val="18"/>
                <w:szCs w:val="18"/>
              </w:rPr>
              <w:t>Append-only trigger (DEC-007).</w:t>
            </w:r>
          </w:p>
        </w:tc>
        <w:tc>
          <w:tcPr>
            <w:tcW w:w="903" w:type="dxa"/>
          </w:tcPr>
          <w:p w14:paraId="4DBD7536" w14:textId="77777777" w:rsidR="00C5227A" w:rsidRPr="00C5227A" w:rsidRDefault="00C5227A" w:rsidP="00C5227A">
            <w:pPr>
              <w:rPr>
                <w:sz w:val="18"/>
                <w:szCs w:val="18"/>
              </w:rPr>
            </w:pPr>
            <w:r>
              <w:rPr>
                <w:sz w:val="18"/>
                <w:szCs w:val="18"/>
              </w:rPr>
              <w:t>Low</w:t>
            </w:r>
          </w:p>
        </w:tc>
        <w:tc>
          <w:tcPr>
            <w:tcW w:w="691" w:type="dxa"/>
          </w:tcPr>
          <w:p w14:paraId="78466664" w14:textId="77777777" w:rsidR="00C5227A" w:rsidRPr="00C5227A" w:rsidRDefault="00C5227A" w:rsidP="00C5227A">
            <w:pPr>
              <w:rPr>
                <w:sz w:val="18"/>
                <w:szCs w:val="18"/>
              </w:rPr>
            </w:pPr>
            <w:r>
              <w:rPr>
                <w:sz w:val="18"/>
                <w:szCs w:val="18"/>
              </w:rPr>
              <w:t>High</w:t>
            </w:r>
          </w:p>
        </w:tc>
        <w:tc>
          <w:tcPr>
            <w:tcW w:w="737" w:type="dxa"/>
          </w:tcPr>
          <w:p w14:paraId="3FD2F8FF" w14:textId="77777777" w:rsidR="00C5227A" w:rsidRPr="00C5227A" w:rsidRDefault="00C5227A" w:rsidP="00C5227A">
            <w:pPr>
              <w:rPr>
                <w:sz w:val="18"/>
                <w:szCs w:val="18"/>
              </w:rPr>
            </w:pPr>
            <w:r>
              <w:rPr>
                <w:sz w:val="18"/>
                <w:szCs w:val="18"/>
              </w:rPr>
              <w:t>Medium</w:t>
            </w:r>
          </w:p>
        </w:tc>
        <w:tc>
          <w:tcPr>
            <w:tcW w:w="1128" w:type="dxa"/>
          </w:tcPr>
          <w:p w14:paraId="1BA7336B" w14:textId="77777777" w:rsidR="00C5227A" w:rsidRPr="00C5227A" w:rsidRDefault="00C5227A" w:rsidP="00C5227A">
            <w:pPr>
              <w:rPr>
                <w:sz w:val="18"/>
                <w:szCs w:val="18"/>
              </w:rPr>
            </w:pPr>
            <w:r>
              <w:rPr>
                <w:sz w:val="18"/>
                <w:szCs w:val="18"/>
              </w:rPr>
              <w:t xml:space="preserve">Flyway clean only enabled on the test profile, never on Supabase.</w:t>
            </w:r>
          </w:p>
        </w:tc>
        <w:tc>
          <w:tcPr>
            <w:tcW w:w="1086" w:type="dxa"/>
          </w:tcPr>
          <w:p w14:paraId="786C4F1C" w14:textId="77777777" w:rsidR="00C5227A" w:rsidRPr="00C5227A" w:rsidRDefault="00C5227A" w:rsidP="00C5227A">
            <w:pPr>
              <w:rPr>
                <w:sz w:val="18"/>
                <w:szCs w:val="18"/>
              </w:rPr>
            </w:pPr>
            <w:r>
              <w:rPr>
                <w:sz w:val="18"/>
                <w:szCs w:val="18"/>
              </w:rPr>
              <w:t>Restore from the latest pg_dump.</w:t>
            </w:r>
          </w:p>
        </w:tc>
        <w:tc>
          <w:tcPr>
            <w:tcW w:w="692" w:type="dxa"/>
          </w:tcPr>
          <w:p w14:paraId="6E23CAB2" w14:textId="77777777" w:rsidR="00C5227A" w:rsidRPr="00C5227A" w:rsidRDefault="00C5227A" w:rsidP="00C5227A">
            <w:pPr>
              <w:rPr>
                <w:sz w:val="18"/>
                <w:szCs w:val="18"/>
              </w:rPr>
            </w:pPr>
            <w:r>
              <w:rPr>
                <w:sz w:val="18"/>
                <w:szCs w:val="18"/>
              </w:rPr>
              <w:t>Team</w:t>
            </w:r>
          </w:p>
        </w:tc>
        <w:tc>
          <w:tcPr>
            <w:tcW w:w="631" w:type="dxa"/>
          </w:tcPr>
          <w:p w14:paraId="6E2413A9" w14:textId="77777777" w:rsidR="00C5227A" w:rsidRPr="00C5227A" w:rsidRDefault="00C5227A" w:rsidP="00C5227A">
            <w:pPr>
              <w:rPr>
                <w:sz w:val="18"/>
                <w:szCs w:val="18"/>
              </w:rPr>
            </w:pPr>
            <w:r>
              <w:rPr>
                <w:sz w:val="18"/>
                <w:szCs w:val="18"/>
              </w:rPr>
              <w:t>Open</w:t>
            </w:r>
          </w:p>
        </w:tc>
      </w:tr>
      <w:tr>
        <w:trPr>
          <w:trHeight w:val="300"/>
          <w:ins w:id="900566" w:author="Claude (AI draft)" w:date="2026-10-15T08:00:00Z"/>
        </w:trPr>
        <w:tc>
          <w:tcPr>
            <w:tcW w:w="500" w:type="dxa"/>
          </w:tcPr>
          <w:p>
            <w:pPr>
              <w:rPr>
                <w:ins w:id="900569" w:author="Claude (AI draft)" w:date="2026-10-15T08:00:00Z"/>
              </w:rPr>
            </w:pPr>
            <w:ins w:id="900568" w:author="Claude (AI draft)" w:date="2026-10-15T08:00:00Z">
              <w:r>
                <w:rPr>
                  <w:sz w:val="18"/>
                  <w:szCs w:val="18"/>
                </w:rPr>
                <w:t xml:space="preserve">R-24</w:t>
              </w:r>
            </w:ins>
          </w:p>
        </w:tc>
        <w:tc>
          <w:tcPr>
            <w:tcW w:w="1108" w:type="dxa"/>
          </w:tcPr>
          <w:p>
            <w:pPr>
              <w:rPr>
                <w:ins w:id="900572" w:author="Claude (AI draft)" w:date="2026-10-15T08:00:00Z"/>
              </w:rPr>
            </w:pPr>
            <w:ins w:id="900571" w:author="Claude (AI draft)" w:date="2026-10-15T08:00:00Z">
              <w:r>
                <w:rPr>
                  <w:sz w:val="18"/>
                  <w:szCs w:val="18"/>
                </w:rPr>
                <w:t xml:space="preserve">Rate-limit and login-lockout counters are reset on restart and only count per instance.</w:t>
              </w:r>
            </w:ins>
          </w:p>
        </w:tc>
        <w:tc>
          <w:tcPr>
            <w:tcW w:w="1540" w:type="dxa"/>
          </w:tcPr>
          <w:p>
            <w:pPr>
              <w:rPr>
                <w:ins w:id="900575" w:author="Claude (AI draft)" w:date="2026-10-15T08:00:00Z"/>
              </w:rPr>
            </w:pPr>
            <w:ins w:id="900574" w:author="Claude (AI draft)" w:date="2026-10-15T08:00:00Z">
              <w:r>
                <w:rPr>
                  <w:sz w:val="18"/>
                  <w:szCs w:val="18"/>
                </w:rPr>
                <w:t xml:space="preserve">Counters are kept in memory (C-04).</w:t>
              </w:r>
            </w:ins>
          </w:p>
        </w:tc>
        <w:tc>
          <w:tcPr>
            <w:tcW w:w="903" w:type="dxa"/>
          </w:tcPr>
          <w:p>
            <w:pPr>
              <w:rPr>
                <w:ins w:id="900578" w:author="Claude (AI draft)" w:date="2026-10-15T08:00:00Z"/>
              </w:rPr>
            </w:pPr>
            <w:ins w:id="900577" w:author="Claude (AI draft)" w:date="2026-10-15T08:00:00Z">
              <w:r>
                <w:rPr>
                  <w:sz w:val="18"/>
                  <w:szCs w:val="18"/>
                </w:rPr>
                <w:t xml:space="preserve">Low</w:t>
              </w:r>
            </w:ins>
          </w:p>
        </w:tc>
        <w:tc>
          <w:tcPr>
            <w:tcW w:w="691" w:type="dxa"/>
          </w:tcPr>
          <w:p>
            <w:pPr>
              <w:rPr>
                <w:ins w:id="900581" w:author="Claude (AI draft)" w:date="2026-10-15T08:00:00Z"/>
              </w:rPr>
            </w:pPr>
            <w:ins w:id="900580" w:author="Claude (AI draft)" w:date="2026-10-15T08:00:00Z">
              <w:r>
                <w:rPr>
                  <w:sz w:val="18"/>
                  <w:szCs w:val="18"/>
                </w:rPr>
                <w:t xml:space="preserve">Medium</w:t>
              </w:r>
            </w:ins>
          </w:p>
        </w:tc>
        <w:tc>
          <w:tcPr>
            <w:tcW w:w="737" w:type="dxa"/>
          </w:tcPr>
          <w:p>
            <w:pPr>
              <w:rPr>
                <w:ins w:id="900584" w:author="Claude (AI draft)" w:date="2026-10-15T08:00:00Z"/>
              </w:rPr>
            </w:pPr>
            <w:ins w:id="900583" w:author="Claude (AI draft)" w:date="2026-10-15T08:00:00Z">
              <w:r>
                <w:rPr>
                  <w:sz w:val="18"/>
                  <w:szCs w:val="18"/>
                </w:rPr>
                <w:t xml:space="preserve">Low</w:t>
              </w:r>
            </w:ins>
          </w:p>
        </w:tc>
        <w:tc>
          <w:tcPr>
            <w:tcW w:w="1128" w:type="dxa"/>
          </w:tcPr>
          <w:p>
            <w:pPr>
              <w:rPr>
                <w:ins w:id="900587" w:author="Claude (AI draft)" w:date="2026-10-15T08:00:00Z"/>
              </w:rPr>
            </w:pPr>
            <w:ins w:id="900586" w:author="Claude (AI draft)" w:date="2026-10-15T08:00:00Z">
              <w:r>
                <w:rPr>
                  <w:sz w:val="18"/>
                  <w:szCs w:val="18"/>
                </w:rPr>
                <w:t xml:space="preserve">One instance only (A-01); recorded as TD-02.</w:t>
              </w:r>
            </w:ins>
          </w:p>
        </w:tc>
        <w:tc>
          <w:tcPr>
            <w:tcW w:w="1086" w:type="dxa"/>
          </w:tcPr>
          <w:p>
            <w:pPr>
              <w:rPr>
                <w:ins w:id="900590" w:author="Claude (AI draft)" w:date="2026-10-15T08:00:00Z"/>
              </w:rPr>
            </w:pPr>
            <w:ins w:id="900589" w:author="Claude (AI draft)" w:date="2026-10-15T08:00:00Z">
              <w:r>
                <w:rPr>
                  <w:sz w:val="18"/>
                  <w:szCs w:val="18"/>
                </w:rPr>
                <w:t xml:space="preserve">Move the counters to a shared store before running more than one instance.</w:t>
              </w:r>
            </w:ins>
          </w:p>
        </w:tc>
        <w:tc>
          <w:tcPr>
            <w:tcW w:w="692" w:type="dxa"/>
          </w:tcPr>
          <w:p>
            <w:pPr>
              <w:rPr>
                <w:ins w:id="900593" w:author="Claude (AI draft)" w:date="2026-10-15T08:00:00Z"/>
              </w:rPr>
            </w:pPr>
            <w:ins w:id="900592" w:author="Claude (AI draft)" w:date="2026-10-15T08:00:00Z">
              <w:r>
                <w:rPr>
                  <w:sz w:val="18"/>
                  <w:szCs w:val="18"/>
                </w:rPr>
                <w:t xml:space="preserve">Team</w:t>
              </w:r>
            </w:ins>
          </w:p>
        </w:tc>
        <w:tc>
          <w:tcPr>
            <w:tcW w:w="631" w:type="dxa"/>
          </w:tcPr>
          <w:p>
            <w:pPr>
              <w:rPr>
                <w:ins w:id="900596" w:author="Claude (AI draft)" w:date="2026-10-15T08:00:00Z"/>
              </w:rPr>
            </w:pPr>
            <w:ins w:id="900595" w:author="Claude (AI draft)" w:date="2026-10-15T08:00:00Z">
              <w:r>
                <w:rPr>
                  <w:sz w:val="18"/>
                  <w:szCs w:val="18"/>
                </w:rPr>
                <w:t xml:space="preserve">Open</w:t>
              </w:r>
            </w:ins>
          </w:p>
        </w:tc>
      </w:tr>
      <w:tr>
        <w:trPr>
          <w:trHeight w:val="300"/>
          <w:ins w:id="900597" w:author="Claude (AI draft)" w:date="2026-10-15T08:00:00Z"/>
        </w:trPr>
        <w:tc>
          <w:tcPr>
            <w:tcW w:w="500" w:type="dxa"/>
          </w:tcPr>
          <w:p>
            <w:pPr>
              <w:rPr>
                <w:ins w:id="900600" w:author="Claude (AI draft)" w:date="2026-10-15T08:00:00Z"/>
              </w:rPr>
            </w:pPr>
            <w:ins w:id="900599" w:author="Claude (AI draft)" w:date="2026-10-15T08:00:00Z">
              <w:r>
                <w:rPr>
                  <w:sz w:val="18"/>
                  <w:szCs w:val="18"/>
                </w:rPr>
                <w:t xml:space="preserve">R-25</w:t>
              </w:r>
            </w:ins>
          </w:p>
        </w:tc>
        <w:tc>
          <w:tcPr>
            <w:tcW w:w="1108" w:type="dxa"/>
          </w:tcPr>
          <w:p>
            <w:pPr>
              <w:rPr>
                <w:ins w:id="900603" w:author="Claude (AI draft)" w:date="2026-10-15T08:00:00Z"/>
              </w:rPr>
            </w:pPr>
            <w:ins w:id="900602" w:author="Claude (AI draft)" w:date="2026-10-15T08:00:00Z">
              <w:r>
                <w:rPr>
                  <w:sz w:val="18"/>
                  <w:szCs w:val="18"/>
                </w:rPr>
                <w:t xml:space="preserve">The default manager password from the build script is used on a shared database.</w:t>
              </w:r>
            </w:ins>
          </w:p>
        </w:tc>
        <w:tc>
          <w:tcPr>
            <w:tcW w:w="1540" w:type="dxa"/>
          </w:tcPr>
          <w:p>
            <w:pPr>
              <w:rPr>
                <w:ins w:id="900606" w:author="Claude (AI draft)" w:date="2026-10-15T08:00:00Z"/>
              </w:rPr>
            </w:pPr>
            <w:ins w:id="900605" w:author="Claude (AI draft)" w:date="2026-10-15T08:00:00Z">
              <w:r>
                <w:rPr>
                  <w:sz w:val="18"/>
                  <w:szCs w:val="18"/>
                </w:rPr>
                <w:t xml:space="preserve">The password is in the repository (C-06).</w:t>
              </w:r>
            </w:ins>
          </w:p>
        </w:tc>
        <w:tc>
          <w:tcPr>
            <w:tcW w:w="903" w:type="dxa"/>
          </w:tcPr>
          <w:p>
            <w:pPr>
              <w:rPr>
                <w:ins w:id="900609" w:author="Claude (AI draft)" w:date="2026-10-15T08:00:00Z"/>
              </w:rPr>
            </w:pPr>
            <w:ins w:id="900608" w:author="Claude (AI draft)" w:date="2026-10-15T08:00:00Z">
              <w:r>
                <w:rPr>
                  <w:sz w:val="18"/>
                  <w:szCs w:val="18"/>
                </w:rPr>
                <w:t xml:space="preserve">Medium</w:t>
              </w:r>
            </w:ins>
          </w:p>
        </w:tc>
        <w:tc>
          <w:tcPr>
            <w:tcW w:w="691" w:type="dxa"/>
          </w:tcPr>
          <w:p>
            <w:pPr>
              <w:rPr>
                <w:ins w:id="900612" w:author="Claude (AI draft)" w:date="2026-10-15T08:00:00Z"/>
              </w:rPr>
            </w:pPr>
            <w:ins w:id="900611" w:author="Claude (AI draft)" w:date="2026-10-15T08:00:00Z">
              <w:r>
                <w:rPr>
                  <w:sz w:val="18"/>
                  <w:szCs w:val="18"/>
                </w:rPr>
                <w:t xml:space="preserve">High</w:t>
              </w:r>
            </w:ins>
          </w:p>
        </w:tc>
        <w:tc>
          <w:tcPr>
            <w:tcW w:w="737" w:type="dxa"/>
          </w:tcPr>
          <w:p>
            <w:pPr>
              <w:rPr>
                <w:ins w:id="900615" w:author="Claude (AI draft)" w:date="2026-10-15T08:00:00Z"/>
              </w:rPr>
            </w:pPr>
            <w:ins w:id="900614" w:author="Claude (AI draft)" w:date="2026-10-15T08:00:00Z">
              <w:r>
                <w:rPr>
                  <w:sz w:val="18"/>
                  <w:szCs w:val="18"/>
                </w:rPr>
                <w:t xml:space="preserve">High</w:t>
              </w:r>
            </w:ins>
          </w:p>
        </w:tc>
        <w:tc>
          <w:tcPr>
            <w:tcW w:w="1128" w:type="dxa"/>
          </w:tcPr>
          <w:p>
            <w:pPr>
              <w:rPr>
                <w:ins w:id="900618" w:author="Claude (AI draft)" w:date="2026-10-15T08:00:00Z"/>
              </w:rPr>
            </w:pPr>
            <w:ins w:id="900617" w:author="Claude (AI draft)" w:date="2026-10-15T08:00:00Z">
              <w:r>
                <w:rPr>
                  <w:sz w:val="18"/>
                  <w:szCs w:val="18"/>
                </w:rPr>
                <w:t xml:space="preserve">Change the password at the first login; the script says so.</w:t>
              </w:r>
            </w:ins>
          </w:p>
        </w:tc>
        <w:tc>
          <w:tcPr>
            <w:tcW w:w="1086" w:type="dxa"/>
          </w:tcPr>
          <w:p>
            <w:pPr>
              <w:rPr>
                <w:ins w:id="900621" w:author="Claude (AI draft)" w:date="2026-10-15T08:00:00Z"/>
              </w:rPr>
            </w:pPr>
            <w:ins w:id="900620" w:author="Claude (AI draft)" w:date="2026-10-15T08:00:00Z">
              <w:r>
                <w:rPr>
                  <w:sz w:val="18"/>
                  <w:szCs w:val="18"/>
                </w:rPr>
                <w:t xml:space="preserve">Deactivate the default account and create a named manager.</w:t>
              </w:r>
            </w:ins>
          </w:p>
        </w:tc>
        <w:tc>
          <w:tcPr>
            <w:tcW w:w="692" w:type="dxa"/>
          </w:tcPr>
          <w:p>
            <w:pPr>
              <w:rPr>
                <w:ins w:id="900624" w:author="Claude (AI draft)" w:date="2026-10-15T08:00:00Z"/>
              </w:rPr>
            </w:pPr>
            <w:ins w:id="900623" w:author="Claude (AI draft)" w:date="2026-10-15T08:00:00Z">
              <w:r>
                <w:rPr>
                  <w:sz w:val="18"/>
                  <w:szCs w:val="18"/>
                </w:rPr>
                <w:t xml:space="preserve">Team</w:t>
              </w:r>
            </w:ins>
          </w:p>
        </w:tc>
        <w:tc>
          <w:tcPr>
            <w:tcW w:w="631" w:type="dxa"/>
          </w:tcPr>
          <w:p>
            <w:pPr>
              <w:rPr>
                <w:ins w:id="900627" w:author="Claude (AI draft)" w:date="2026-10-15T08:00:00Z"/>
              </w:rPr>
            </w:pPr>
            <w:ins w:id="900626" w:author="Claude (AI draft)" w:date="2026-10-15T08:00:00Z">
              <w:r>
                <w:rPr>
                  <w:sz w:val="18"/>
                  <w:szCs w:val="18"/>
                </w:rPr>
                <w:t xml:space="preserve">Open</w:t>
              </w:r>
            </w:ins>
          </w:p>
        </w:tc>
      </w:tr>
      <w:tr>
        <w:trPr>
          <w:trHeight w:val="300"/>
          <w:ins w:id="900628" w:author="Claude (AI draft)" w:date="2026-10-15T08:00:00Z"/>
        </w:trPr>
        <w:tc>
          <w:tcPr>
            <w:tcW w:w="500" w:type="dxa"/>
          </w:tcPr>
          <w:p>
            <w:pPr>
              <w:rPr>
                <w:ins w:id="900631" w:author="Claude (AI draft)" w:date="2026-10-15T08:00:00Z"/>
              </w:rPr>
            </w:pPr>
            <w:ins w:id="900630" w:author="Claude (AI draft)" w:date="2026-10-15T08:00:00Z">
              <w:r>
                <w:rPr>
                  <w:sz w:val="18"/>
                  <w:szCs w:val="18"/>
                </w:rPr>
                <w:t xml:space="preserve">R-26</w:t>
              </w:r>
            </w:ins>
          </w:p>
        </w:tc>
        <w:tc>
          <w:tcPr>
            <w:tcW w:w="1108" w:type="dxa"/>
          </w:tcPr>
          <w:p>
            <w:pPr>
              <w:rPr>
                <w:ins w:id="900634" w:author="Claude (AI draft)" w:date="2026-10-15T08:00:00Z"/>
              </w:rPr>
            </w:pPr>
            <w:ins w:id="900633" w:author="Claude (AI draft)" w:date="2026-10-15T08:00:00Z">
              <w:r>
                <w:rPr>
                  <w:sz w:val="18"/>
                  <w:szCs w:val="18"/>
                </w:rPr>
                <w:t xml:space="preserve">Response times on Supabase are worse than measured locally.</w:t>
              </w:r>
            </w:ins>
          </w:p>
        </w:tc>
        <w:tc>
          <w:tcPr>
            <w:tcW w:w="1540" w:type="dxa"/>
          </w:tcPr>
          <w:p>
            <w:pPr>
              <w:rPr>
                <w:ins w:id="900637" w:author="Claude (AI draft)" w:date="2026-10-15T08:00:00Z"/>
              </w:rPr>
            </w:pPr>
            <w:ins w:id="900636" w:author="Claude (AI draft)" w:date="2026-10-15T08:00:00Z">
              <w:r>
                <w:rPr>
                  <w:sz w:val="18"/>
                  <w:szCs w:val="18"/>
                </w:rPr>
                <w:t xml:space="preserve">The load test ran on one machine without network latency.</w:t>
              </w:r>
            </w:ins>
          </w:p>
        </w:tc>
        <w:tc>
          <w:tcPr>
            <w:tcW w:w="903" w:type="dxa"/>
          </w:tcPr>
          <w:p>
            <w:pPr>
              <w:rPr>
                <w:ins w:id="900640" w:author="Claude (AI draft)" w:date="2026-10-15T08:00:00Z"/>
              </w:rPr>
            </w:pPr>
            <w:ins w:id="900639" w:author="Claude (AI draft)" w:date="2026-10-15T08:00:00Z">
              <w:r>
                <w:rPr>
                  <w:sz w:val="18"/>
                  <w:szCs w:val="18"/>
                </w:rPr>
                <w:t xml:space="preserve">Medium</w:t>
              </w:r>
            </w:ins>
          </w:p>
        </w:tc>
        <w:tc>
          <w:tcPr>
            <w:tcW w:w="691" w:type="dxa"/>
          </w:tcPr>
          <w:p>
            <w:pPr>
              <w:rPr>
                <w:ins w:id="900643" w:author="Claude (AI draft)" w:date="2026-10-15T08:00:00Z"/>
              </w:rPr>
            </w:pPr>
            <w:ins w:id="900642" w:author="Claude (AI draft)" w:date="2026-10-15T08:00:00Z">
              <w:r>
                <w:rPr>
                  <w:sz w:val="18"/>
                  <w:szCs w:val="18"/>
                </w:rPr>
                <w:t xml:space="preserve">Medium</w:t>
              </w:r>
            </w:ins>
          </w:p>
        </w:tc>
        <w:tc>
          <w:tcPr>
            <w:tcW w:w="737" w:type="dxa"/>
          </w:tcPr>
          <w:p>
            <w:pPr>
              <w:rPr>
                <w:ins w:id="900646" w:author="Claude (AI draft)" w:date="2026-10-15T08:00:00Z"/>
              </w:rPr>
            </w:pPr>
            <w:ins w:id="900645" w:author="Claude (AI draft)" w:date="2026-10-15T08:00:00Z">
              <w:r>
                <w:rPr>
                  <w:sz w:val="18"/>
                  <w:szCs w:val="18"/>
                </w:rPr>
                <w:t xml:space="preserve">Medium</w:t>
              </w:r>
            </w:ins>
          </w:p>
        </w:tc>
        <w:tc>
          <w:tcPr>
            <w:tcW w:w="1128" w:type="dxa"/>
          </w:tcPr>
          <w:p>
            <w:pPr>
              <w:rPr>
                <w:ins w:id="900649" w:author="Claude (AI draft)" w:date="2026-10-15T08:00:00Z"/>
              </w:rPr>
            </w:pPr>
            <w:ins w:id="900648" w:author="Claude (AI draft)" w:date="2026-10-15T08:00:00Z">
              <w:r>
                <w:rPr>
                  <w:sz w:val="18"/>
                  <w:szCs w:val="18"/>
                </w:rPr>
                <w:t xml:space="preserve">Large margin locally (p95 29.8 ms against 2 s); paging and indexes.</w:t>
              </w:r>
            </w:ins>
          </w:p>
        </w:tc>
        <w:tc>
          <w:tcPr>
            <w:tcW w:w="1086" w:type="dxa"/>
          </w:tcPr>
          <w:p>
            <w:pPr>
              <w:rPr>
                <w:ins w:id="900652" w:author="Claude (AI draft)" w:date="2026-10-15T08:00:00Z"/>
              </w:rPr>
            </w:pPr>
            <w:ins w:id="900651" w:author="Claude (AI draft)" w:date="2026-10-15T08:00:00Z">
              <w:r>
                <w:rPr>
                  <w:sz w:val="18"/>
                  <w:szCs w:val="18"/>
                </w:rPr>
                <w:t xml:space="preserve">Repeat the k6 test against staging and tune the connection pool.</w:t>
              </w:r>
            </w:ins>
          </w:p>
        </w:tc>
        <w:tc>
          <w:tcPr>
            <w:tcW w:w="692" w:type="dxa"/>
          </w:tcPr>
          <w:p>
            <w:pPr>
              <w:rPr>
                <w:ins w:id="900655" w:author="Claude (AI draft)" w:date="2026-10-15T08:00:00Z"/>
              </w:rPr>
            </w:pPr>
            <w:ins w:id="900654" w:author="Claude (AI draft)" w:date="2026-10-15T08:00:00Z">
              <w:r>
                <w:rPr>
                  <w:sz w:val="18"/>
                  <w:szCs w:val="18"/>
                </w:rPr>
                <w:t xml:space="preserve">Team</w:t>
              </w:r>
            </w:ins>
          </w:p>
        </w:tc>
        <w:tc>
          <w:tcPr>
            <w:tcW w:w="631" w:type="dxa"/>
          </w:tcPr>
          <w:p>
            <w:pPr>
              <w:rPr>
                <w:ins w:id="900658" w:author="Claude (AI draft)" w:date="2026-10-15T08:00:00Z"/>
              </w:rPr>
            </w:pPr>
            <w:ins w:id="900657" w:author="Claude (AI draft)" w:date="2026-10-15T08:00:00Z">
              <w:r>
                <w:rPr>
                  <w:sz w:val="18"/>
                  <w:szCs w:val="18"/>
                </w:rPr>
                <w:t xml:space="preserve">Open</w:t>
              </w:r>
            </w:ins>
          </w:p>
        </w:tc>
      </w:tr>
      <w:tr>
        <w:trPr>
          <w:trHeight w:val="300"/>
          <w:ins w:id="900659" w:author="Claude (AI draft)" w:date="2026-10-15T08:00:00Z"/>
        </w:trPr>
        <w:tc>
          <w:tcPr>
            <w:tcW w:w="500" w:type="dxa"/>
          </w:tcPr>
          <w:p>
            <w:pPr>
              <w:rPr>
                <w:ins w:id="900662" w:author="Claude (AI draft)" w:date="2026-10-15T08:00:00Z"/>
              </w:rPr>
            </w:pPr>
            <w:ins w:id="900661" w:author="Claude (AI draft)" w:date="2026-10-15T08:00:00Z">
              <w:r>
                <w:rPr>
                  <w:sz w:val="18"/>
                  <w:szCs w:val="18"/>
                </w:rPr>
                <w:t xml:space="preserve">R-27</w:t>
              </w:r>
            </w:ins>
          </w:p>
        </w:tc>
        <w:tc>
          <w:tcPr>
            <w:tcW w:w="1108" w:type="dxa"/>
          </w:tcPr>
          <w:p>
            <w:pPr>
              <w:rPr>
                <w:ins w:id="900665" w:author="Claude (AI draft)" w:date="2026-10-15T08:00:00Z"/>
              </w:rPr>
            </w:pPr>
            <w:ins w:id="900664" w:author="Claude (AI draft)" w:date="2026-10-15T08:00:00Z">
              <w:r>
                <w:rPr>
                  <w:sz w:val="18"/>
                  <w:szCs w:val="18"/>
                </w:rPr>
                <w:t xml:space="preserve">Team members cannot explain AI-assisted code or tests at the defence.</w:t>
              </w:r>
            </w:ins>
          </w:p>
        </w:tc>
        <w:tc>
          <w:tcPr>
            <w:tcW w:w="1540" w:type="dxa"/>
          </w:tcPr>
          <w:p>
            <w:pPr>
              <w:rPr>
                <w:ins w:id="900668" w:author="Claude (AI draft)" w:date="2026-10-15T08:00:00Z"/>
              </w:rPr>
            </w:pPr>
            <w:ins w:id="900667" w:author="Claude (AI draft)" w:date="2026-10-15T08:00:00Z">
              <w:r>
                <w:rPr>
                  <w:sz w:val="18"/>
                  <w:szCs w:val="18"/>
                </w:rPr>
                <w:t xml:space="preserve">Large M3 changes were drafted with AI assistance.</w:t>
              </w:r>
            </w:ins>
          </w:p>
        </w:tc>
        <w:tc>
          <w:tcPr>
            <w:tcW w:w="903" w:type="dxa"/>
          </w:tcPr>
          <w:p>
            <w:pPr>
              <w:rPr>
                <w:ins w:id="900671" w:author="Claude (AI draft)" w:date="2026-10-15T08:00:00Z"/>
              </w:rPr>
            </w:pPr>
            <w:ins w:id="900670" w:author="Claude (AI draft)" w:date="2026-10-15T08:00:00Z">
              <w:r>
                <w:rPr>
                  <w:sz w:val="18"/>
                  <w:szCs w:val="18"/>
                </w:rPr>
                <w:t xml:space="preserve">Medium</w:t>
              </w:r>
            </w:ins>
          </w:p>
        </w:tc>
        <w:tc>
          <w:tcPr>
            <w:tcW w:w="691" w:type="dxa"/>
          </w:tcPr>
          <w:p>
            <w:pPr>
              <w:rPr>
                <w:ins w:id="900674" w:author="Claude (AI draft)" w:date="2026-10-15T08:00:00Z"/>
              </w:rPr>
            </w:pPr>
            <w:ins w:id="900673" w:author="Claude (AI draft)" w:date="2026-10-15T08:00:00Z">
              <w:r>
                <w:rPr>
                  <w:sz w:val="18"/>
                  <w:szCs w:val="18"/>
                </w:rPr>
                <w:t xml:space="preserve">High</w:t>
              </w:r>
            </w:ins>
          </w:p>
        </w:tc>
        <w:tc>
          <w:tcPr>
            <w:tcW w:w="737" w:type="dxa"/>
          </w:tcPr>
          <w:p>
            <w:pPr>
              <w:rPr>
                <w:ins w:id="900677" w:author="Claude (AI draft)" w:date="2026-10-15T08:00:00Z"/>
              </w:rPr>
            </w:pPr>
            <w:ins w:id="900676" w:author="Claude (AI draft)" w:date="2026-10-15T08:00:00Z">
              <w:r>
                <w:rPr>
                  <w:sz w:val="18"/>
                  <w:szCs w:val="18"/>
                </w:rPr>
                <w:t xml:space="preserve">High</w:t>
              </w:r>
            </w:ins>
          </w:p>
        </w:tc>
        <w:tc>
          <w:tcPr>
            <w:tcW w:w="1128" w:type="dxa"/>
          </w:tcPr>
          <w:p>
            <w:pPr>
              <w:rPr>
                <w:ins w:id="900680" w:author="Claude (AI draft)" w:date="2026-10-15T08:00:00Z"/>
              </w:rPr>
            </w:pPr>
            <w:ins w:id="900679" w:author="Claude (AI draft)" w:date="2026-10-15T08:00:00Z">
              <w:r>
                <w:rPr>
                  <w:sz w:val="18"/>
                  <w:szCs w:val="18"/>
                </w:rPr>
                <w:t xml:space="preserve">AI Usage Register; every change reviewed in a PR; tests document the behaviour.</w:t>
              </w:r>
            </w:ins>
          </w:p>
        </w:tc>
        <w:tc>
          <w:tcPr>
            <w:tcW w:w="1086" w:type="dxa"/>
          </w:tcPr>
          <w:p>
            <w:pPr>
              <w:rPr>
                <w:ins w:id="900683" w:author="Claude (AI draft)" w:date="2026-10-15T08:00:00Z"/>
              </w:rPr>
            </w:pPr>
            <w:ins w:id="900682" w:author="Claude (AI draft)" w:date="2026-10-15T08:00:00Z">
              <w:r>
                <w:rPr>
                  <w:sz w:val="18"/>
                  <w:szCs w:val="18"/>
                </w:rPr>
                <w:t xml:space="preserve">Walk through each module together before the presentation.</w:t>
              </w:r>
            </w:ins>
          </w:p>
        </w:tc>
        <w:tc>
          <w:tcPr>
            <w:tcW w:w="692" w:type="dxa"/>
          </w:tcPr>
          <w:p>
            <w:pPr>
              <w:rPr>
                <w:ins w:id="900686" w:author="Claude (AI draft)" w:date="2026-10-15T08:00:00Z"/>
              </w:rPr>
            </w:pPr>
            <w:ins w:id="900685" w:author="Claude (AI draft)" w:date="2026-10-15T08:00:00Z">
              <w:r>
                <w:rPr>
                  <w:sz w:val="18"/>
                  <w:szCs w:val="18"/>
                </w:rPr>
                <w:t xml:space="preserve">Team</w:t>
              </w:r>
            </w:ins>
          </w:p>
        </w:tc>
        <w:tc>
          <w:tcPr>
            <w:tcW w:w="631" w:type="dxa"/>
          </w:tcPr>
          <w:p>
            <w:pPr>
              <w:rPr>
                <w:ins w:id="900689" w:author="Claude (AI draft)" w:date="2026-10-15T08:00:00Z"/>
              </w:rPr>
            </w:pPr>
            <w:ins w:id="900688" w:author="Claude (AI draft)" w:date="2026-10-15T08:00:00Z">
              <w:r>
                <w:rPr>
                  <w:sz w:val="18"/>
                  <w:szCs w:val="18"/>
                </w:rPr>
                <w:t xml:space="preserve">Open</w:t>
              </w:r>
            </w:ins>
          </w:p>
        </w:tc>
      </w:tr>
      <w:tr w:rsidR="00C5227A" w:rsidRPr="005F16F0" w14:paraId="7D19D68F" w14:textId="77777777" w:rsidTr="00AA16D8">
        <w:trPr>
          <w:trHeight w:val="300"/>
        </w:trPr>
        <w:tc>
          <w:tcPr>
            <w:tcW w:w="500" w:type="dxa"/>
          </w:tcPr>
          <w:p w14:paraId="6E5D7820" w14:textId="77777777" w:rsidR="00C5227A" w:rsidRPr="00C5227A" w:rsidRDefault="00C5227A" w:rsidP="00C5227A">
            <w:pPr>
              <w:rPr>
                <w:sz w:val="18"/>
                <w:szCs w:val="18"/>
              </w:rPr>
            </w:pPr>
            <w:r>
              <w:rPr>
                <w:sz w:val="18"/>
                <w:szCs w:val="18"/>
              </w:rPr>
              <w:t>Note</w:t>
            </w:r>
          </w:p>
        </w:tc>
        <w:tc>
          <w:tcPr>
            <w:tcW w:w="1108" w:type="dxa"/>
          </w:tcPr>
          <w:p w14:paraId="12D64CC1" w14:textId="77777777" w:rsidR="00C5227A" w:rsidRPr="00C5227A" w:rsidRDefault="00C5227A" w:rsidP="00C5227A">
            <w:pPr>
              <w:rPr>
                <w:sz w:val="18"/>
                <w:szCs w:val="18"/>
              </w:rPr>
            </w:pPr>
            <w:r>
              <w:rPr>
                <w:sz w:val="18"/>
                <w:szCs w:val="18"/>
              </w:rPr>
              <w:t xml:space="preserve">Caching the request status on the write path was considered and declined.</w:t>
            </w:r>
          </w:p>
        </w:tc>
        <w:tc>
          <w:tcPr>
            <w:tcW w:w="1540" w:type="dxa"/>
          </w:tcPr>
          <w:p w14:paraId="424B3598" w14:textId="77777777" w:rsidR="00C5227A" w:rsidRPr="00C5227A" w:rsidRDefault="00C5227A" w:rsidP="00C5227A">
            <w:pPr>
              <w:rPr>
                <w:sz w:val="18"/>
                <w:szCs w:val="18"/>
              </w:rPr>
            </w:pPr>
            <w:r>
              <w:rPr>
                <w:sz w:val="18"/>
                <w:szCs w:val="18"/>
              </w:rPr>
              <w:t xml:space="preserve">A2 Task 2: stale status risk.</w:t>
            </w:r>
          </w:p>
        </w:tc>
        <w:tc>
          <w:tcPr>
            <w:tcW w:w="903" w:type="dxa"/>
          </w:tcPr>
          <w:p w14:paraId="5A53EBDF" w14:textId="77777777" w:rsidR="00C5227A" w:rsidRPr="00C5227A" w:rsidRDefault="00C5227A" w:rsidP="00C5227A">
            <w:pPr>
              <w:rPr>
                <w:sz w:val="18"/>
                <w:szCs w:val="18"/>
              </w:rPr>
            </w:pPr>
            <w:r>
              <w:rPr>
                <w:sz w:val="18"/>
                <w:szCs w:val="18"/>
              </w:rPr>
              <w:t>n/a</w:t>
            </w:r>
          </w:p>
        </w:tc>
        <w:tc>
          <w:tcPr>
            <w:tcW w:w="691" w:type="dxa"/>
          </w:tcPr>
          <w:p w14:paraId="608CBA2D" w14:textId="77777777" w:rsidR="00C5227A" w:rsidRPr="00C5227A" w:rsidRDefault="00C5227A" w:rsidP="00C5227A">
            <w:pPr>
              <w:rPr>
                <w:sz w:val="18"/>
                <w:szCs w:val="18"/>
              </w:rPr>
            </w:pPr>
            <w:r>
              <w:rPr>
                <w:sz w:val="18"/>
                <w:szCs w:val="18"/>
              </w:rPr>
              <w:t>n/a</w:t>
            </w:r>
          </w:p>
        </w:tc>
        <w:tc>
          <w:tcPr>
            <w:tcW w:w="737" w:type="dxa"/>
          </w:tcPr>
          <w:p w14:paraId="11CF4D55" w14:textId="77777777" w:rsidR="00C5227A" w:rsidRPr="00C5227A" w:rsidRDefault="00C5227A" w:rsidP="00C5227A">
            <w:pPr>
              <w:rPr>
                <w:sz w:val="18"/>
                <w:szCs w:val="18"/>
              </w:rPr>
            </w:pPr>
            <w:r>
              <w:rPr>
                <w:sz w:val="18"/>
                <w:szCs w:val="18"/>
              </w:rPr>
              <w:t>n/a</w:t>
            </w:r>
          </w:p>
        </w:tc>
        <w:tc>
          <w:tcPr>
            <w:tcW w:w="1128" w:type="dxa"/>
          </w:tcPr>
          <w:p w14:paraId="58D66874" w14:textId="77777777" w:rsidR="00C5227A" w:rsidRPr="00C5227A" w:rsidRDefault="00C5227A" w:rsidP="00C5227A">
            <w:pPr>
              <w:rPr>
                <w:sz w:val="18"/>
                <w:szCs w:val="18"/>
              </w:rPr>
            </w:pPr>
            <w:r>
              <w:rPr>
                <w:sz w:val="18"/>
                <w:szCs w:val="18"/>
              </w:rPr>
              <w:t>Not adopted by design.</w:t>
            </w:r>
          </w:p>
        </w:tc>
        <w:tc>
          <w:tcPr>
            <w:tcW w:w="1086" w:type="dxa"/>
          </w:tcPr>
          <w:p w14:paraId="34721B49" w14:textId="77777777" w:rsidR="00C5227A" w:rsidRPr="00C5227A" w:rsidRDefault="00C5227A" w:rsidP="00C5227A">
            <w:pPr>
              <w:rPr>
                <w:sz w:val="18"/>
                <w:szCs w:val="18"/>
              </w:rPr>
            </w:pPr>
            <w:r>
              <w:rPr>
                <w:sz w:val="18"/>
                <w:szCs w:val="18"/>
              </w:rPr>
              <w:t>n/a</w:t>
            </w:r>
          </w:p>
        </w:tc>
        <w:tc>
          <w:tcPr>
            <w:tcW w:w="692" w:type="dxa"/>
          </w:tcPr>
          <w:p w14:paraId="188D7DA3" w14:textId="77777777" w:rsidR="00C5227A" w:rsidRPr="00C5227A" w:rsidRDefault="00C5227A" w:rsidP="00C5227A">
            <w:pPr>
              <w:rPr>
                <w:sz w:val="18"/>
                <w:szCs w:val="18"/>
              </w:rPr>
            </w:pPr>
            <w:r>
              <w:rPr>
                <w:sz w:val="18"/>
                <w:szCs w:val="18"/>
              </w:rPr>
              <w:t>Team</w:t>
            </w:r>
          </w:p>
        </w:tc>
        <w:tc>
          <w:tcPr>
            <w:tcW w:w="631" w:type="dxa"/>
          </w:tcPr>
          <w:p w14:paraId="07199FF3" w14:textId="77777777" w:rsidR="00C5227A" w:rsidRPr="00C5227A" w:rsidRDefault="00C5227A" w:rsidP="00C5227A">
            <w:pPr>
              <w:rPr>
                <w:sz w:val="18"/>
                <w:szCs w:val="18"/>
              </w:rPr>
            </w:pPr>
            <w:r>
              <w:rPr>
                <w:sz w:val="18"/>
                <w:szCs w:val="18"/>
              </w:rPr>
              <w:t>Closed</w:t>
            </w:r>
          </w:p>
        </w:tc>
      </w:tr>
    </w:tbl>
    <w:p w14:paraId="63492F5F" w14:textId="77777777" w:rsidR="6E3CE5E4" w:rsidRDefault="00AA16D8" w:rsidP="6E3CE5E4">
      <w:r>
        <w:t xml:space="preserve">Milestone 2 updates to existing risks: R-01 is now controlled through the Change Request Register (for example CR-003 added FR-016 without moving the deadline). R-03 now has a concrete mitigation, because management reports return aggregate counts only (ASR-005). R-05 will gain an automated gate once the CI build check (DEC-013) is added. R-09 still stands, and the traffic figures are an assumption (A-01).</w:t>
      </w:r>
    </w:p>
    <w:p>
      <w:pPr>
        <w:spacing w:after="120"/>
        <w:rPr>
          <w:ins w:id="900690" w:author="Claude (AI draft)" w:date="2026-10-15T08:00:00Z"/>
        </w:rPr>
      </w:pPr>
      <w:ins w:id="900691" w:author="Claude (AI draft)" w:date="2026-10-15T08:00:00Z">
        <w:r>
          <w:rPr>
            <w:b/>
            <w:bCs/>
          </w:rPr>
          <w:t xml:space="preserve">Milestone 3 updates to existing risks:</w:t>
        </w:r>
        <w:r>
          <w:t xml:space="preserve"> R-10 is mitigated and tested (object-level checks, database roles and E2E-02). R-13 is closed: security was added before the Requests module was built. R-14 now has a coded response: a database outage returns 503 SERVICE_UNAVAILABLE (D-06). R-17's contingency was applied: pessimistic row locking replaced optimistic locking (C-01). R-18 is mitigated: every service method runs in a transaction with the user's database role (C-03). R-22: credentials are now environment variables only; </w:t>
        </w:r>
        <w:r>
          <w:rPr>
            <w:b/>
            <w:bCs/>
            <w:i/>
            <w:iCs/>
            <w:color w:val="C00000"/>
          </w:rPr>
          <w:t xml:space="preserve">[Team to complete]</w:t>
        </w:r>
        <w:r>
          <w:t xml:space="preserve"> confirm the password committed in the prototype history was changed before staging.</w:t>
        </w:r>
      </w:ins>
    </w:p>
    <w:p w14:paraId="09AB406F" w14:textId="77777777" w:rsidR="00FA1D3B" w:rsidRDefault="6E3CE5E4" w:rsidP="6E3CE5E4">
      <w:pPr>
        <w:pStyle w:val="Heading1"/>
      </w:pPr>
      <w:bookmarkStart w:id="32" w:name="_Toc241703330"/>
      <w:r>
        <w:t>Forward Engineering Considerations</w:t>
      </w:r>
      <w:bookmarkEnd w:id="32"/>
    </w:p>
    <w:p w14:paraId="09D38B8A" w14:textId="77777777" w:rsidR="6E3CE5E4" w:rsidRDefault="6E3CE5E4" w:rsidP="6E3CE5E4">
      <w:pPr>
        <w:pStyle w:val="Heading2"/>
      </w:pPr>
      <w:bookmarkStart w:id="33" w:name="_Toc241703331"/>
      <w:r>
        <w:t>Auditing, Logging and Traceability of Request Handling</w:t>
      </w:r>
      <w:bookmarkEnd w:id="33"/>
    </w:p>
    <w:p w14:paraId="139CDCDD" w14:textId="77777777" w:rsidR="6E3CE5E4" w:rsidRDefault="6E3CE5E4" w:rsidP="6E3CE5E4">
      <w:r>
        <w:t xml:space="preserve">Management needs to be able to track and manage the entire lifecycle of a request as well as audit a request. The process and states of the request must be detailed ahead of </w:t>
        <w:lastRenderedPageBreak/>
        <w:t>time as refitting audit and tracking features into the system after production has started risks slowing down the project.</w:t>
      </w:r>
    </w:p>
    <w:p w14:paraId="03D1D8D0" w14:textId="77777777" w:rsidR="00A728A6" w:rsidRDefault="00A728A6" w:rsidP="00A728A6">
      <w:r>
        <w:rPr>
          <w:bCs/>
        </w:rPr>
        <w:t>M2 update</w:t>
      </w:r>
      <w:r>
        <w:rPr>
          <w:b/>
        </w:rPr>
        <w:t>:</w:t>
      </w:r>
      <w:r>
        <w:t xml:space="preserve"> addressed by DEC-006, DEC-007 and DEC-012. Every status change, assignment and comment is written to AuditEntry in the same transaction and cannot be changed afterwards. Still open: the audit retention period under POPIA.</w:t>
      </w:r>
    </w:p>
    <w:p w14:paraId="247764D4" w14:textId="77777777" w:rsidR="6E3CE5E4" w:rsidRDefault="6E3CE5E4" w:rsidP="6E3CE5E4">
      <w:pPr>
        <w:pStyle w:val="Heading2"/>
      </w:pPr>
      <w:bookmarkStart w:id="34" w:name="_Toc241703332"/>
      <w:r>
        <w:t>Notification &amp; Communication Between Requester and Handler</w:t>
      </w:r>
      <w:bookmarkEnd w:id="34"/>
    </w:p>
    <w:p w14:paraId="1363D483" w14:textId="77777777" w:rsidR="6E3CE5E4" w:rsidRDefault="6E3CE5E4" w:rsidP="6E3CE5E4">
      <w:r>
        <w:t>The software solution must manage communication. The exact mechanism for communication needs to be decided ahead of time to ensure compatibility with the chosen software architecture and language. Not deciding on this ahead of time may necessitate rework during the project's implementation phase, which could cause severe delays.</w:t>
      </w:r>
    </w:p>
    <w:p w14:paraId="77DC619B" w14:textId="77777777" w:rsidR="00A728A6" w:rsidRDefault="00A728A6" w:rsidP="00A728A6">
      <w:r>
        <w:rPr>
          <w:bCs/>
        </w:rPr>
        <w:t>M2 update:</w:t>
      </w:r>
      <w:r>
        <w:t xml:space="preserve"> FR-004 is met with in-app feedback when the requester views the request. The status-change event in DEC-012 is the extension point for email or SMS later (deferred scope).</w:t>
      </w:r>
    </w:p>
    <w:p w14:paraId="5C99641A" w14:textId="77777777" w:rsidR="6E3CE5E4" w:rsidRDefault="6E3CE5E4" w:rsidP="6E3CE5E4">
      <w:pPr>
        <w:pStyle w:val="Heading2"/>
      </w:pPr>
      <w:bookmarkStart w:id="35" w:name="_Toc241703333"/>
      <w:r>
        <w:t>Request Prioritization &amp; Escalation</w:t>
      </w:r>
      <w:bookmarkEnd w:id="35"/>
    </w:p>
    <w:p w14:paraId="03A22FC3" w14:textId="77777777" w:rsidR="6E3CE5E4" w:rsidRDefault="6E3CE5E4" w:rsidP="6E3CE5E4">
      <w:r>
        <w:t>Currently, CivicConnect struggles to prioritize requests. Request prioritization and escalation are required features. However, there is no logic for determining priority provided by CivicConnect that will inform whether prioritization is manually assigned by management, calculated or rule based. This must be discussed with Stakeholders from CivicConnect. However, if stakeholders are unavailable then industry research will be used to decide prioritization logic.</w:t>
      </w:r>
    </w:p>
    <w:p w14:paraId="000EF80D" w14:textId="77777777" w:rsidR="00A728A6" w:rsidRDefault="00A728A6" w:rsidP="00A728A6">
      <w:r>
        <w:rPr>
          <w:bCs/>
        </w:rPr>
        <w:t>M2 update:</w:t>
      </w:r>
      <w:r>
        <w:t xml:space="preserve"> DEC-003 confirmed and FR-016 added through CR-003. Priority is stored on Request (ERD v2). Automated escalation stays deferred.</w:t>
      </w:r>
    </w:p>
    <w:p w14:paraId="594EC4A4" w14:textId="77777777" w:rsidR="6E3CE5E4" w:rsidRDefault="6E3CE5E4" w:rsidP="6E3CE5E4">
      <w:pPr>
        <w:pStyle w:val="Heading2"/>
      </w:pPr>
      <w:bookmarkStart w:id="36" w:name="_Toc241703334"/>
      <w:r>
        <w:t>Scalability and Concurrency</w:t>
      </w:r>
      <w:bookmarkEnd w:id="36"/>
    </w:p>
    <w:p w14:paraId="3DDAB114" w14:textId="77777777" w:rsidR="6E3CE5E4" w:rsidRDefault="6E3CE5E4" w:rsidP="6E3CE5E4">
      <w:r>
        <w:t>Management wants to handle multiple requests and request handlers simultaneously. Counts of expected user traffic and transactions are needed to inform architecture decisions later. The lack of these estimates may result in architecture decisions that don't allow for the scaling needed.</w:t>
      </w:r>
    </w:p>
    <w:p w14:paraId="09C82A28" w14:textId="77777777" w:rsidR="001933D4" w:rsidRDefault="001933D4" w:rsidP="001933D4">
      <w:r>
        <w:rPr>
          <w:bCs/>
        </w:rPr>
        <w:t>M2 update:</w:t>
      </w:r>
      <w:r>
        <w:t xml:space="preserve"> concurrency handled by DEC-006 (one transaction, optimistic locking) and the partial unique index on RequestHandler (CR-007). Traffic figures are still assumed (A-01). Scaling path: extract a module as a service (ARC-02) or add a read replica for Reporting.</w:t>
      </w:r>
    </w:p>
    <w:p w14:paraId="5F05E47F" w14:textId="77777777" w:rsidR="6E3CE5E4" w:rsidRDefault="6E3CE5E4" w:rsidP="6E3CE5E4">
      <w:pPr>
        <w:pStyle w:val="Heading2"/>
      </w:pPr>
      <w:bookmarkStart w:id="37" w:name="_Toc241703335"/>
      <w:r>
        <w:t>System Integration &amp; Legacy Data</w:t>
      </w:r>
      <w:bookmarkEnd w:id="37"/>
    </w:p>
    <w:p w14:paraId="001BBD2C" w14:textId="77777777" w:rsidR="6E3CE5E4" w:rsidRDefault="6E3CE5E4" w:rsidP="6E3CE5E4">
      <w:r>
        <w:t xml:space="preserve">CivicConnect stakeholders have mentioned that they are using an unorganized manual process for handling requests. It must be negotiated with CivicConnect's stakeholders, </w:t>
        <w:lastRenderedPageBreak/>
        <w:t xml:space="preserve">whether or not development team is responsible for transferring existing request data over to the new system and if so what request data. Not being clear about this can result in CivicConnect losing requests from the move to manual processes to a software supported one.</w:t>
      </w:r>
    </w:p>
    <w:p w14:paraId="4334FD14" w14:textId="77777777" w:rsidR="001933D4" w:rsidRDefault="001933D4" w:rsidP="001933D4">
      <w:r>
        <w:rPr>
          <w:bCs/>
        </w:rPr>
        <w:t>M2 update:</w:t>
      </w:r>
      <w:r>
        <w:t xml:space="preserve"> no change, still deferred. If approved, legacy data would be loaded through a reviewed Flyway migration.</w:t>
      </w:r>
    </w:p>
    <w:p w14:paraId="62DDB5AB" w14:textId="77777777" w:rsidR="6E3CE5E4" w:rsidRDefault="6E3CE5E4" w:rsidP="6E3CE5E4">
      <w:pPr>
        <w:pStyle w:val="Heading2"/>
      </w:pPr>
      <w:bookmarkStart w:id="38" w:name="_Toc241703336"/>
      <w:r>
        <w:t>Definition of Digital Platform</w:t>
      </w:r>
      <w:bookmarkEnd w:id="38"/>
    </w:p>
    <w:p w14:paraId="6E8F3B55" w14:textId="77777777" w:rsidR="6E3CE5E4" w:rsidRDefault="6E3CE5E4" w:rsidP="6E3CE5E4">
      <w:r>
        <w:t xml:space="preserve">Currently, CivicConnect only specifies a digital platform as the description of the software solution they want. For early versions of the software solution, a website will be used to prototype the digital solution and gain feedback from stakeholders. </w:t>
      </w:r>
    </w:p>
    <w:p w14:paraId="07E42065" w14:textId="77777777" w:rsidR="001933D4" w:rsidRDefault="001933D4" w:rsidP="001933D4">
      <w:r>
        <w:rPr>
          <w:bCs/>
        </w:rPr>
        <w:t>M2 update:</w:t>
      </w:r>
      <w:r>
        <w:t xml:space="preserve"> confirmed as a responsive web application (DEC-001, ARC-01, ARC-03). Business logic stays behind the REST API so a mobile client could be added later (ASR-006).</w:t>
      </w:r>
    </w:p>
    <w:p w14:paraId="55BB878D" w14:textId="77777777" w:rsidR="00A84A49" w:rsidRDefault="6E3CE5E4" w:rsidP="009677D4">
      <w:pPr>
        <w:pStyle w:val="Heading1"/>
      </w:pPr>
      <w:bookmarkStart w:id="39" w:name="_Toc241703337"/>
      <w:r>
        <w:t>Engineering Decision Log</w:t>
      </w:r>
      <w:bookmarkEnd w:id="39"/>
    </w:p>
    <w:tbl>
      <w:tblPr>
        <w:tblStyle w:val="TableGrid"/>
        <w:tblW w:w="0" w:type="auto"/>
        <w:tblInd w:w="61" w:type="dxa"/>
        <w:tblLook w:val="0000" w:firstRow="0" w:lastRow="0" w:firstColumn="0" w:lastColumn="0" w:noHBand="0" w:noVBand="0"/>
      </w:tblPr>
      <w:tblGrid>
        <w:gridCol w:w="697"/>
        <w:gridCol w:w="739"/>
        <w:gridCol w:w="1096"/>
        <w:gridCol w:w="873"/>
        <w:gridCol w:w="800"/>
        <w:gridCol w:w="947"/>
        <w:gridCol w:w="923"/>
        <w:gridCol w:w="952"/>
        <w:gridCol w:w="945"/>
        <w:gridCol w:w="983"/>
      </w:tblGrid>
      <w:tr w:rsidR="00476F05" w:rsidRPr="00523FF7" w14:paraId="3DCD6362" w14:textId="77777777" w:rsidTr="00335C5D">
        <w:tc>
          <w:tcPr>
            <w:tcW w:w="697" w:type="dxa"/>
            <w:shd w:val="clear" w:color="auto" w:fill="002060"/>
          </w:tcPr>
          <w:p w14:paraId="164C034B" w14:textId="77777777" w:rsidR="00476F05" w:rsidRPr="00476F05" w:rsidRDefault="00476F05" w:rsidP="001939D2">
            <w:pPr>
              <w:rPr>
                <w:sz w:val="18"/>
                <w:szCs w:val="18"/>
              </w:rPr>
            </w:pPr>
            <w:r>
              <w:rPr>
                <w:sz w:val="18"/>
                <w:szCs w:val="18"/>
              </w:rPr>
              <w:t>Decision</w:t>
            </w:r>
          </w:p>
          <w:p w14:paraId="7D270A44" w14:textId="77777777" w:rsidR="00476F05" w:rsidRPr="00476F05" w:rsidRDefault="00476F05" w:rsidP="001939D2">
            <w:pPr>
              <w:rPr>
                <w:sz w:val="18"/>
                <w:szCs w:val="18"/>
              </w:rPr>
            </w:pPr>
            <w:r>
              <w:rPr>
                <w:sz w:val="18"/>
                <w:szCs w:val="18"/>
              </w:rPr>
              <w:t>ID</w:t>
            </w:r>
          </w:p>
        </w:tc>
        <w:tc>
          <w:tcPr>
            <w:tcW w:w="739" w:type="dxa"/>
            <w:shd w:val="clear" w:color="auto" w:fill="002060"/>
          </w:tcPr>
          <w:p w14:paraId="5DC1D17B" w14:textId="77777777" w:rsidR="00476F05" w:rsidRPr="00476F05" w:rsidRDefault="00476F05" w:rsidP="001939D2">
            <w:pPr>
              <w:rPr>
                <w:sz w:val="18"/>
                <w:szCs w:val="18"/>
              </w:rPr>
            </w:pPr>
            <w:r>
              <w:rPr>
                <w:sz w:val="18"/>
                <w:szCs w:val="18"/>
              </w:rPr>
              <w:t>Context</w:t>
            </w:r>
          </w:p>
        </w:tc>
        <w:tc>
          <w:tcPr>
            <w:tcW w:w="1096" w:type="dxa"/>
            <w:shd w:val="clear" w:color="auto" w:fill="002060"/>
          </w:tcPr>
          <w:p w14:paraId="6F8E4268" w14:textId="77777777" w:rsidR="00476F05" w:rsidRPr="00476F05" w:rsidRDefault="00476F05" w:rsidP="001939D2">
            <w:pPr>
              <w:rPr>
                <w:sz w:val="18"/>
                <w:szCs w:val="18"/>
              </w:rPr>
            </w:pPr>
            <w:r>
              <w:rPr>
                <w:sz w:val="18"/>
                <w:szCs w:val="18"/>
              </w:rPr>
              <w:t>Constraints</w:t>
            </w:r>
          </w:p>
        </w:tc>
        <w:tc>
          <w:tcPr>
            <w:tcW w:w="873" w:type="dxa"/>
            <w:shd w:val="clear" w:color="auto" w:fill="002060"/>
          </w:tcPr>
          <w:p w14:paraId="3F96911C" w14:textId="77777777" w:rsidR="00476F05" w:rsidRPr="00476F05" w:rsidRDefault="00476F05" w:rsidP="001939D2">
            <w:pPr>
              <w:rPr>
                <w:sz w:val="18"/>
                <w:szCs w:val="18"/>
              </w:rPr>
            </w:pPr>
            <w:r>
              <w:rPr>
                <w:sz w:val="18"/>
                <w:szCs w:val="18"/>
              </w:rPr>
              <w:t>Alternatives</w:t>
            </w:r>
          </w:p>
        </w:tc>
        <w:tc>
          <w:tcPr>
            <w:tcW w:w="800" w:type="dxa"/>
            <w:shd w:val="clear" w:color="auto" w:fill="002060"/>
          </w:tcPr>
          <w:p w14:paraId="0E49A66F" w14:textId="77777777" w:rsidR="00476F05" w:rsidRPr="00476F05" w:rsidRDefault="00476F05" w:rsidP="001939D2">
            <w:pPr>
              <w:rPr>
                <w:sz w:val="18"/>
                <w:szCs w:val="18"/>
              </w:rPr>
            </w:pPr>
            <w:r>
              <w:rPr>
                <w:sz w:val="18"/>
                <w:szCs w:val="18"/>
              </w:rPr>
              <w:t>Decision</w:t>
            </w:r>
          </w:p>
        </w:tc>
        <w:tc>
          <w:tcPr>
            <w:tcW w:w="265" w:type="dxa"/>
            <w:shd w:val="clear" w:color="auto" w:fill="002060"/>
          </w:tcPr>
          <w:p w14:paraId="3A8299D6" w14:textId="77777777" w:rsidR="00476F05" w:rsidRPr="00476F05" w:rsidRDefault="00476F05" w:rsidP="001939D2">
            <w:pPr>
              <w:rPr>
                <w:sz w:val="18"/>
                <w:szCs w:val="18"/>
              </w:rPr>
            </w:pPr>
            <w:r>
              <w:rPr>
                <w:sz w:val="18"/>
                <w:szCs w:val="18"/>
              </w:rPr>
              <w:t>Rationale</w:t>
            </w:r>
          </w:p>
        </w:tc>
        <w:tc>
          <w:tcPr>
            <w:tcW w:w="1605" w:type="dxa"/>
            <w:shd w:val="clear" w:color="auto" w:fill="002060"/>
          </w:tcPr>
          <w:p w14:paraId="3F547258" w14:textId="77777777" w:rsidR="00476F05" w:rsidRPr="00476F05" w:rsidRDefault="00476F05" w:rsidP="001939D2">
            <w:pPr>
              <w:rPr>
                <w:sz w:val="18"/>
                <w:szCs w:val="18"/>
              </w:rPr>
            </w:pPr>
            <w:r>
              <w:rPr>
                <w:sz w:val="18"/>
                <w:szCs w:val="18"/>
              </w:rPr>
              <w:t>Trade-offs</w:t>
            </w:r>
          </w:p>
        </w:tc>
        <w:tc>
          <w:tcPr>
            <w:tcW w:w="952" w:type="dxa"/>
            <w:shd w:val="clear" w:color="auto" w:fill="002060"/>
          </w:tcPr>
          <w:p w14:paraId="25B37E60" w14:textId="77777777" w:rsidR="00476F05" w:rsidRPr="00476F05" w:rsidRDefault="00476F05" w:rsidP="001939D2">
            <w:pPr>
              <w:rPr>
                <w:sz w:val="18"/>
                <w:szCs w:val="18"/>
              </w:rPr>
            </w:pPr>
            <w:r>
              <w:rPr>
                <w:sz w:val="18"/>
                <w:szCs w:val="18"/>
              </w:rPr>
              <w:t>Risks</w:t>
            </w:r>
          </w:p>
        </w:tc>
        <w:tc>
          <w:tcPr>
            <w:tcW w:w="945" w:type="dxa"/>
            <w:shd w:val="clear" w:color="auto" w:fill="002060"/>
          </w:tcPr>
          <w:p w14:paraId="7203EBA2" w14:textId="77777777" w:rsidR="00476F05" w:rsidRPr="00476F05" w:rsidRDefault="00476F05" w:rsidP="001939D2">
            <w:pPr>
              <w:rPr>
                <w:sz w:val="18"/>
                <w:szCs w:val="18"/>
              </w:rPr>
            </w:pPr>
            <w:r>
              <w:rPr>
                <w:sz w:val="18"/>
                <w:szCs w:val="18"/>
              </w:rPr>
              <w:t xml:space="preserve">Evidence </w:t>
            </w:r>
          </w:p>
        </w:tc>
        <w:tc>
          <w:tcPr>
            <w:tcW w:w="983" w:type="dxa"/>
            <w:shd w:val="clear" w:color="auto" w:fill="002060"/>
          </w:tcPr>
          <w:p w14:paraId="1B739FFD" w14:textId="77777777" w:rsidR="00476F05" w:rsidRPr="00476F05" w:rsidRDefault="00476F05" w:rsidP="001939D2">
            <w:pPr>
              <w:rPr>
                <w:sz w:val="18"/>
                <w:szCs w:val="18"/>
              </w:rPr>
            </w:pPr>
            <w:r>
              <w:rPr>
                <w:sz w:val="18"/>
                <w:szCs w:val="18"/>
              </w:rPr>
              <w:t>Later Consequence</w:t>
            </w:r>
          </w:p>
        </w:tc>
      </w:tr>
      <w:tr w:rsidR="00476F05" w:rsidRPr="00523FF7" w14:paraId="05510A41" w14:textId="77777777" w:rsidTr="00335C5D">
        <w:tc>
          <w:tcPr>
            <w:tcW w:w="697" w:type="dxa"/>
          </w:tcPr>
          <w:p w14:paraId="0B6A8278" w14:textId="77777777" w:rsidR="00476F05" w:rsidRPr="00476F05" w:rsidRDefault="00476F05" w:rsidP="001939D2">
            <w:pPr>
              <w:rPr>
                <w:sz w:val="18"/>
                <w:szCs w:val="18"/>
              </w:rPr>
            </w:pPr>
            <w:r>
              <w:rPr>
                <w:sz w:val="18"/>
                <w:szCs w:val="18"/>
              </w:rPr>
              <w:t>DEC-001</w:t>
            </w:r>
          </w:p>
        </w:tc>
        <w:tc>
          <w:tcPr>
            <w:tcW w:w="739" w:type="dxa"/>
          </w:tcPr>
          <w:p w14:paraId="101BDD3C" w14:textId="77777777" w:rsidR="00476F05" w:rsidRPr="00476F05" w:rsidRDefault="00476F05" w:rsidP="001939D2">
            <w:pPr>
              <w:rPr>
                <w:sz w:val="18"/>
                <w:szCs w:val="18"/>
              </w:rPr>
            </w:pPr>
            <w:r>
              <w:rPr>
                <w:sz w:val="18"/>
                <w:szCs w:val="18"/>
              </w:rPr>
              <w:t>Client cannot specify final form of digital platform.</w:t>
            </w:r>
          </w:p>
        </w:tc>
        <w:tc>
          <w:tcPr>
            <w:tcW w:w="1096" w:type="dxa"/>
          </w:tcPr>
          <w:p w14:paraId="1802FDA6" w14:textId="77777777" w:rsidR="00476F05" w:rsidRPr="00476F05" w:rsidRDefault="00476F05" w:rsidP="001939D2">
            <w:pPr>
              <w:rPr>
                <w:sz w:val="18"/>
                <w:szCs w:val="18"/>
              </w:rPr>
            </w:pPr>
            <w:r>
              <w:rPr>
                <w:sz w:val="18"/>
                <w:szCs w:val="18"/>
              </w:rPr>
              <w:t>Time, Team Capability and Cost/Resources</w:t>
            </w:r>
          </w:p>
        </w:tc>
        <w:tc>
          <w:tcPr>
            <w:tcW w:w="873" w:type="dxa"/>
          </w:tcPr>
          <w:p w14:paraId="45C97B48" w14:textId="77777777" w:rsidR="00476F05" w:rsidRPr="00476F05" w:rsidRDefault="00476F05" w:rsidP="001939D2">
            <w:pPr>
              <w:rPr>
                <w:sz w:val="18"/>
                <w:szCs w:val="18"/>
              </w:rPr>
            </w:pPr>
            <w:r>
              <w:rPr>
                <w:sz w:val="18"/>
                <w:szCs w:val="18"/>
              </w:rPr>
              <w:t>Commit to a web/ mobile/ desktop app now vs. prototype first.</w:t>
            </w:r>
          </w:p>
        </w:tc>
        <w:tc>
          <w:tcPr>
            <w:tcW w:w="800" w:type="dxa"/>
          </w:tcPr>
          <w:p w14:paraId="5D8B58EA" w14:textId="77777777" w:rsidR="00476F05" w:rsidRPr="00476F05" w:rsidRDefault="00476F05" w:rsidP="001939D2">
            <w:pPr>
              <w:rPr>
                <w:sz w:val="18"/>
                <w:szCs w:val="18"/>
              </w:rPr>
            </w:pPr>
            <w:r>
              <w:rPr>
                <w:sz w:val="18"/>
                <w:szCs w:val="18"/>
              </w:rPr>
              <w:t>Build web prototype for first version of the software.</w:t>
            </w:r>
          </w:p>
        </w:tc>
        <w:tc>
          <w:tcPr>
            <w:tcW w:w="265" w:type="dxa"/>
          </w:tcPr>
          <w:p w14:paraId="45DEE817" w14:textId="77777777" w:rsidR="00476F05" w:rsidRPr="00476F05" w:rsidRDefault="00476F05" w:rsidP="001939D2">
            <w:pPr>
              <w:rPr>
                <w:sz w:val="18"/>
                <w:szCs w:val="18"/>
              </w:rPr>
            </w:pPr>
            <w:r>
              <w:rPr>
                <w:sz w:val="18"/>
                <w:szCs w:val="18"/>
              </w:rPr>
              <w:t>Preserves flexibility while gathering stakeholder feedback to refine features.</w:t>
            </w:r>
          </w:p>
        </w:tc>
        <w:tc>
          <w:tcPr>
            <w:tcW w:w="1605" w:type="dxa"/>
          </w:tcPr>
          <w:p w14:paraId="137AA774" w14:textId="77777777" w:rsidR="00476F05" w:rsidRPr="00476F05" w:rsidRDefault="00476F05" w:rsidP="001939D2">
            <w:pPr>
              <w:rPr>
                <w:sz w:val="18"/>
                <w:szCs w:val="18"/>
              </w:rPr>
            </w:pPr>
            <w:r>
              <w:rPr>
                <w:sz w:val="18"/>
                <w:szCs w:val="18"/>
              </w:rPr>
              <w:t>Some rework will be required if platform changes.</w:t>
            </w:r>
          </w:p>
        </w:tc>
        <w:tc>
          <w:tcPr>
            <w:tcW w:w="952" w:type="dxa"/>
          </w:tcPr>
          <w:p w14:paraId="6376D299" w14:textId="77777777" w:rsidR="00476F05" w:rsidRPr="00476F05" w:rsidRDefault="00476F05" w:rsidP="001939D2">
            <w:pPr>
              <w:rPr>
                <w:sz w:val="18"/>
                <w:szCs w:val="18"/>
              </w:rPr>
            </w:pPr>
            <w:r>
              <w:rPr>
                <w:sz w:val="18"/>
                <w:szCs w:val="18"/>
              </w:rPr>
              <w:t>Wasted prototype effort if client wants a different platform.</w:t>
            </w:r>
          </w:p>
        </w:tc>
        <w:tc>
          <w:tcPr>
            <w:tcW w:w="945" w:type="dxa"/>
          </w:tcPr>
          <w:p w14:paraId="607A2008" w14:textId="77777777" w:rsidR="00476F05" w:rsidRPr="00476F05" w:rsidRDefault="00EC1952" w:rsidP="001939D2">
            <w:pPr>
              <w:rPr>
                <w:sz w:val="18"/>
                <w:szCs w:val="18"/>
              </w:rPr>
            </w:pPr>
            <w:r>
              <w:rPr>
                <w:sz w:val="18"/>
                <w:szCs w:val="18"/>
              </w:rPr>
              <w:t>Client scenario does not specify the digital platform.</w:t>
            </w:r>
          </w:p>
        </w:tc>
        <w:tc>
          <w:tcPr>
            <w:tcW w:w="983" w:type="dxa"/>
          </w:tcPr>
          <w:p w14:paraId="482BB4B0" w14:textId="77777777" w:rsidR="00476F05" w:rsidRPr="00476F05" w:rsidRDefault="00DE5853" w:rsidP="001939D2">
            <w:pPr>
              <w:rPr>
                <w:sz w:val="18"/>
                <w:szCs w:val="18"/>
              </w:rPr>
            </w:pPr>
            <w:r>
              <w:rPr>
                <w:sz w:val="18"/>
                <w:szCs w:val="18"/>
              </w:rPr>
              <w:t>To be confirmed in Milestone 2.</w:t>
            </w:r>
          </w:p>
          <w:p w14:paraId="4FBF9F59" w14:textId="77777777" w:rsidR="00284DEA" w:rsidRDefault="00000000">
            <w:pPr>
              <w:rPr>
                <w:sz w:val="18"/>
                <w:szCs w:val="18"/>
              </w:rPr>
            </w:pPr>
            <w:r>
              <w:rPr>
                <w:b/>
                <w:bCs/>
                <w:sz w:val="18"/>
                <w:szCs w:val="18"/>
              </w:rPr>
              <w:t>M2: see update below.</w:t>
            </w:r>
          </w:p>
        </w:tc>
      </w:tr>
      <w:tr w:rsidR="00476F05" w:rsidRPr="00523FF7" w14:paraId="3B911636" w14:textId="77777777" w:rsidTr="00335C5D">
        <w:tc>
          <w:tcPr>
            <w:tcW w:w="697" w:type="dxa"/>
          </w:tcPr>
          <w:p w14:paraId="110308D4" w14:textId="77777777" w:rsidR="00476F05" w:rsidRPr="00476F05" w:rsidRDefault="00476F05" w:rsidP="001939D2">
            <w:pPr>
              <w:rPr>
                <w:sz w:val="18"/>
                <w:szCs w:val="18"/>
              </w:rPr>
            </w:pPr>
            <w:r>
              <w:rPr>
                <w:sz w:val="18"/>
                <w:szCs w:val="18"/>
              </w:rPr>
              <w:t>DEC-002</w:t>
            </w:r>
          </w:p>
        </w:tc>
        <w:tc>
          <w:tcPr>
            <w:tcW w:w="739" w:type="dxa"/>
          </w:tcPr>
          <w:p w14:paraId="3C765CBF" w14:textId="77777777" w:rsidR="00476F05" w:rsidRPr="00476F05" w:rsidRDefault="00476F05" w:rsidP="001939D2">
            <w:pPr>
              <w:rPr>
                <w:sz w:val="18"/>
                <w:szCs w:val="18"/>
              </w:rPr>
            </w:pPr>
            <w:r>
              <w:rPr>
                <w:sz w:val="18"/>
                <w:szCs w:val="18"/>
              </w:rPr>
              <w:t>Client cannot specify preferred means of securing data (role-based or data based)</w:t>
            </w:r>
          </w:p>
        </w:tc>
        <w:tc>
          <w:tcPr>
            <w:tcW w:w="1096" w:type="dxa"/>
          </w:tcPr>
          <w:p w14:paraId="23D0D9EA" w14:textId="77777777" w:rsidR="00476F05" w:rsidRPr="00476F05" w:rsidRDefault="00476F05" w:rsidP="001939D2">
            <w:pPr>
              <w:rPr>
                <w:sz w:val="18"/>
                <w:szCs w:val="18"/>
              </w:rPr>
            </w:pPr>
            <w:r>
              <w:rPr>
                <w:sz w:val="18"/>
                <w:szCs w:val="18"/>
              </w:rPr>
              <w:t>Security</w:t>
            </w:r>
          </w:p>
        </w:tc>
        <w:tc>
          <w:tcPr>
            <w:tcW w:w="873" w:type="dxa"/>
          </w:tcPr>
          <w:p w14:paraId="1E44A746" w14:textId="77777777" w:rsidR="00476F05" w:rsidRPr="00476F05" w:rsidRDefault="00476F05" w:rsidP="001939D2">
            <w:pPr>
              <w:rPr>
                <w:sz w:val="18"/>
                <w:szCs w:val="18"/>
              </w:rPr>
            </w:pPr>
            <w:r>
              <w:rPr>
                <w:sz w:val="18"/>
                <w:szCs w:val="18"/>
              </w:rPr>
              <w:t xml:space="preserve">Do not add access control for version 1, add role-based access control or add data based accessed control (specify in table who can see </w:t>
              <w:lastRenderedPageBreak/>
              <w:t>which data)</w:t>
            </w:r>
          </w:p>
        </w:tc>
        <w:tc>
          <w:tcPr>
            <w:tcW w:w="800" w:type="dxa"/>
          </w:tcPr>
          <w:p w14:paraId="4AD1E3EC" w14:textId="77777777" w:rsidR="00476F05" w:rsidRPr="00476F05" w:rsidRDefault="00476F05" w:rsidP="001939D2">
            <w:pPr>
              <w:rPr>
                <w:sz w:val="18"/>
                <w:szCs w:val="18"/>
              </w:rPr>
            </w:pPr>
            <w:r>
              <w:rPr>
                <w:sz w:val="18"/>
                <w:szCs w:val="18"/>
              </w:rPr>
              <w:lastRenderedPageBreak/>
              <w:t>Use role-based access for security.</w:t>
            </w:r>
          </w:p>
        </w:tc>
        <w:tc>
          <w:tcPr>
            <w:tcW w:w="265" w:type="dxa"/>
          </w:tcPr>
          <w:p w14:paraId="7121B71D" w14:textId="77777777" w:rsidR="00476F05" w:rsidRPr="00476F05" w:rsidRDefault="00476F05" w:rsidP="001939D2">
            <w:pPr>
              <w:rPr>
                <w:sz w:val="18"/>
                <w:szCs w:val="18"/>
              </w:rPr>
            </w:pPr>
            <w:r>
              <w:rPr>
                <w:sz w:val="18"/>
                <w:szCs w:val="18"/>
              </w:rPr>
              <w:t>Stakeholders will likely prefer some kind of role-based access and rework will decrease for version 2.</w:t>
            </w:r>
          </w:p>
        </w:tc>
        <w:tc>
          <w:tcPr>
            <w:tcW w:w="1605" w:type="dxa"/>
          </w:tcPr>
          <w:p w14:paraId="357AC055" w14:textId="77777777" w:rsidR="00476F05" w:rsidRPr="00476F05" w:rsidRDefault="00476F05" w:rsidP="001939D2">
            <w:pPr>
              <w:rPr>
                <w:sz w:val="18"/>
                <w:szCs w:val="18"/>
              </w:rPr>
            </w:pPr>
            <w:r>
              <w:rPr>
                <w:sz w:val="18"/>
                <w:szCs w:val="18"/>
              </w:rPr>
              <w:t>If data-based access is the preferred control, then a lot of reworks on the software and the database will be needed.</w:t>
            </w:r>
          </w:p>
        </w:tc>
        <w:tc>
          <w:tcPr>
            <w:tcW w:w="952" w:type="dxa"/>
          </w:tcPr>
          <w:p w14:paraId="41314CD4" w14:textId="77777777" w:rsidR="00476F05" w:rsidRPr="00476F05" w:rsidRDefault="00476F05" w:rsidP="001939D2">
            <w:pPr>
              <w:rPr>
                <w:sz w:val="18"/>
                <w:szCs w:val="18"/>
              </w:rPr>
            </w:pPr>
            <w:r>
              <w:rPr>
                <w:sz w:val="18"/>
                <w:szCs w:val="18"/>
              </w:rPr>
              <w:t>Incorrect role-based access that does not fit the stakeholder’s needs.</w:t>
            </w:r>
          </w:p>
        </w:tc>
        <w:tc>
          <w:tcPr>
            <w:tcW w:w="945" w:type="dxa"/>
          </w:tcPr>
          <w:p w14:paraId="1B5D3397" w14:textId="77777777" w:rsidR="00476F05" w:rsidRPr="00476F05" w:rsidRDefault="007D05C0" w:rsidP="001939D2">
            <w:pPr>
              <w:rPr>
                <w:sz w:val="18"/>
                <w:szCs w:val="18"/>
              </w:rPr>
            </w:pPr>
            <w:r>
              <w:rPr>
                <w:sz w:val="18"/>
                <w:szCs w:val="18"/>
              </w:rPr>
              <w:t>Within project description no information for the data classification was given. RBAC was inferred.</w:t>
            </w:r>
          </w:p>
        </w:tc>
        <w:tc>
          <w:tcPr>
            <w:tcW w:w="983" w:type="dxa"/>
          </w:tcPr>
          <w:p w14:paraId="6190E1C6" w14:textId="77777777" w:rsidR="00476F05" w:rsidRPr="00476F05" w:rsidRDefault="00DE5853" w:rsidP="001939D2">
            <w:pPr>
              <w:rPr>
                <w:sz w:val="18"/>
                <w:szCs w:val="18"/>
              </w:rPr>
            </w:pPr>
            <w:r>
              <w:rPr>
                <w:sz w:val="18"/>
                <w:szCs w:val="18"/>
              </w:rPr>
              <w:t>To be confirmed in Milestone 2.</w:t>
            </w:r>
          </w:p>
          <w:p w14:paraId="0E32526F" w14:textId="77777777" w:rsidR="00284DEA" w:rsidRDefault="00000000">
            <w:pPr>
              <w:rPr>
                <w:sz w:val="18"/>
                <w:szCs w:val="18"/>
              </w:rPr>
            </w:pPr>
            <w:r>
              <w:rPr>
                <w:b/>
                <w:bCs/>
                <w:sz w:val="18"/>
                <w:szCs w:val="18"/>
              </w:rPr>
              <w:t>M2: see update below.</w:t>
            </w:r>
          </w:p>
        </w:tc>
      </w:tr>
      <w:tr w:rsidR="00476F05" w:rsidRPr="00523FF7" w14:paraId="71BCFF82" w14:textId="77777777" w:rsidTr="00335C5D">
        <w:tc>
          <w:tcPr>
            <w:tcW w:w="697" w:type="dxa"/>
          </w:tcPr>
          <w:p w14:paraId="480DDDB3" w14:textId="77777777" w:rsidR="00476F05" w:rsidRPr="00476F05" w:rsidRDefault="00476F05" w:rsidP="001939D2">
            <w:pPr>
              <w:rPr>
                <w:sz w:val="18"/>
                <w:szCs w:val="18"/>
              </w:rPr>
            </w:pPr>
            <w:r>
              <w:rPr>
                <w:sz w:val="18"/>
                <w:szCs w:val="18"/>
              </w:rPr>
              <w:t>DEC-003</w:t>
            </w:r>
          </w:p>
        </w:tc>
        <w:tc>
          <w:tcPr>
            <w:tcW w:w="739" w:type="dxa"/>
          </w:tcPr>
          <w:p w14:paraId="56FEEBD3" w14:textId="77777777" w:rsidR="00476F05" w:rsidRPr="00476F05" w:rsidRDefault="00476F05" w:rsidP="001939D2">
            <w:pPr>
              <w:rPr>
                <w:sz w:val="18"/>
                <w:szCs w:val="18"/>
              </w:rPr>
            </w:pPr>
            <w:r>
              <w:rPr>
                <w:sz w:val="18"/>
                <w:szCs w:val="18"/>
              </w:rPr>
              <w:t xml:space="preserve">Client cannot provide business rules or an algorithm that will enable the system to assign priority to the requests.</w:t>
            </w:r>
          </w:p>
        </w:tc>
        <w:tc>
          <w:tcPr>
            <w:tcW w:w="1096" w:type="dxa"/>
          </w:tcPr>
          <w:p w14:paraId="0CA9E8A7" w14:textId="77777777" w:rsidR="00476F05" w:rsidRPr="00476F05" w:rsidRDefault="00476F05" w:rsidP="001939D2">
            <w:pPr>
              <w:rPr>
                <w:sz w:val="18"/>
                <w:szCs w:val="18"/>
              </w:rPr>
            </w:pPr>
            <w:r>
              <w:rPr>
                <w:sz w:val="18"/>
                <w:szCs w:val="18"/>
              </w:rPr>
              <w:t>Time</w:t>
            </w:r>
          </w:p>
        </w:tc>
        <w:tc>
          <w:tcPr>
            <w:tcW w:w="873" w:type="dxa"/>
          </w:tcPr>
          <w:p w14:paraId="6D4F10D4" w14:textId="77777777" w:rsidR="00476F05" w:rsidRPr="00476F05" w:rsidRDefault="00476F05" w:rsidP="001939D2">
            <w:pPr>
              <w:rPr>
                <w:sz w:val="18"/>
                <w:szCs w:val="18"/>
              </w:rPr>
            </w:pPr>
            <w:r>
              <w:rPr>
                <w:sz w:val="18"/>
                <w:szCs w:val="18"/>
              </w:rPr>
              <w:t>Use publicly available information to derive a means of determining the priority or have managers assign the priority to requests on the system.</w:t>
            </w:r>
          </w:p>
        </w:tc>
        <w:tc>
          <w:tcPr>
            <w:tcW w:w="800" w:type="dxa"/>
          </w:tcPr>
          <w:p w14:paraId="0D457DC5" w14:textId="77777777" w:rsidR="00476F05" w:rsidRPr="00476F05" w:rsidRDefault="00476F05" w:rsidP="001939D2">
            <w:pPr>
              <w:rPr>
                <w:sz w:val="18"/>
                <w:szCs w:val="18"/>
              </w:rPr>
            </w:pPr>
            <w:r>
              <w:rPr>
                <w:sz w:val="18"/>
                <w:szCs w:val="18"/>
              </w:rPr>
              <w:t>Managers will assign request priority using their own judgement via the system.</w:t>
            </w:r>
          </w:p>
        </w:tc>
        <w:tc>
          <w:tcPr>
            <w:tcW w:w="265" w:type="dxa"/>
          </w:tcPr>
          <w:p w14:paraId="3DF69FA5" w14:textId="77777777" w:rsidR="00476F05" w:rsidRPr="00476F05" w:rsidRDefault="00476F05" w:rsidP="001939D2">
            <w:pPr>
              <w:rPr>
                <w:sz w:val="18"/>
                <w:szCs w:val="18"/>
              </w:rPr>
            </w:pPr>
            <w:r>
              <w:rPr>
                <w:sz w:val="18"/>
                <w:szCs w:val="18"/>
              </w:rPr>
              <w:t>Significant resources will be wasted if automated priority raking was implemented incorrectly.</w:t>
            </w:r>
          </w:p>
        </w:tc>
        <w:tc>
          <w:tcPr>
            <w:tcW w:w="1605" w:type="dxa"/>
          </w:tcPr>
          <w:p w14:paraId="395755CF" w14:textId="77777777" w:rsidR="00476F05" w:rsidRPr="00476F05" w:rsidRDefault="00476F05" w:rsidP="001939D2">
            <w:pPr>
              <w:rPr>
                <w:sz w:val="18"/>
                <w:szCs w:val="18"/>
              </w:rPr>
            </w:pPr>
            <w:r>
              <w:rPr>
                <w:sz w:val="18"/>
                <w:szCs w:val="18"/>
              </w:rPr>
              <w:t xml:space="preserve">May require rework if stakeholders want an automated ranking. </w:t>
            </w:r>
          </w:p>
        </w:tc>
        <w:tc>
          <w:tcPr>
            <w:tcW w:w="952" w:type="dxa"/>
          </w:tcPr>
          <w:p w14:paraId="6683AA02" w14:textId="77777777" w:rsidR="00476F05" w:rsidRPr="00476F05" w:rsidRDefault="00476F05" w:rsidP="001939D2">
            <w:pPr>
              <w:rPr>
                <w:sz w:val="18"/>
                <w:szCs w:val="18"/>
              </w:rPr>
            </w:pPr>
            <w:r>
              <w:rPr>
                <w:sz w:val="18"/>
                <w:szCs w:val="18"/>
              </w:rPr>
              <w:t>Managers may incorrectly assign the request priority.</w:t>
            </w:r>
          </w:p>
        </w:tc>
        <w:tc>
          <w:tcPr>
            <w:tcW w:w="945" w:type="dxa"/>
          </w:tcPr>
          <w:p w14:paraId="641DF753" w14:textId="77777777" w:rsidR="00476F05" w:rsidRDefault="00DE5853" w:rsidP="001939D2">
            <w:pPr>
              <w:rPr>
                <w:sz w:val="18"/>
                <w:szCs w:val="18"/>
              </w:rPr>
            </w:pPr>
            <w:r>
              <w:rPr>
                <w:sz w:val="18"/>
                <w:szCs w:val="18"/>
              </w:rPr>
              <w:t xml:space="preserve">R-09: </w:t>
            </w:r>
          </w:p>
          <w:p w14:paraId="6CA61ADE" w14:textId="77777777" w:rsidR="00DE5853" w:rsidRPr="00476F05" w:rsidRDefault="00DE5853" w:rsidP="001939D2">
            <w:pPr>
              <w:rPr>
                <w:sz w:val="18"/>
                <w:szCs w:val="18"/>
              </w:rPr>
            </w:pPr>
            <w:r>
              <w:rPr>
                <w:sz w:val="18"/>
                <w:szCs w:val="18"/>
              </w:rPr>
              <w:t>There is no actual client to consult.</w:t>
            </w:r>
          </w:p>
        </w:tc>
        <w:tc>
          <w:tcPr>
            <w:tcW w:w="983" w:type="dxa"/>
          </w:tcPr>
          <w:p w14:paraId="3B61B02F" w14:textId="77777777" w:rsidR="00476F05" w:rsidRPr="00476F05" w:rsidRDefault="00DE5853" w:rsidP="001939D2">
            <w:pPr>
              <w:rPr>
                <w:sz w:val="18"/>
                <w:szCs w:val="18"/>
              </w:rPr>
            </w:pPr>
            <w:r>
              <w:rPr>
                <w:sz w:val="18"/>
                <w:szCs w:val="18"/>
              </w:rPr>
              <w:t>To be confirmed in Milestone 2.</w:t>
            </w:r>
          </w:p>
          <w:p w14:paraId="2DB0C687" w14:textId="77777777" w:rsidR="00284DEA" w:rsidRDefault="00000000">
            <w:pPr>
              <w:rPr>
                <w:sz w:val="18"/>
                <w:szCs w:val="18"/>
              </w:rPr>
            </w:pPr>
            <w:r>
              <w:rPr>
                <w:b/>
                <w:bCs/>
                <w:sz w:val="18"/>
                <w:szCs w:val="18"/>
              </w:rPr>
              <w:t>M2: see update below.</w:t>
            </w:r>
          </w:p>
        </w:tc>
      </w:tr>
    </w:tbl>
    <w:p w14:paraId="7AA30F97" w14:textId="77777777" w:rsidR="00284DEA" w:rsidRDefault="00000000">
      <w:pPr>
        <w:pStyle w:val="Heading2"/>
      </w:pPr>
      <w:bookmarkStart w:id="40" w:name="_Toc241703338"/>
      <w:r>
        <w:t>Milestone 2 Updates to Engineering Decisions</w:t>
      </w:r>
      <w:bookmarkEnd w:id="40"/>
    </w:p>
    <w:p w14:paraId="5C9A0D50" w14:textId="77777777" w:rsidR="00284DEA" w:rsidRDefault="00000000">
      <w:r>
        <w:t>The original M1 decisions above are kept unchanged as baselined. The later consequences that were marked "To be confirmed in Milestone 2" are updated here with the evidence now available.</w:t>
      </w:r>
    </w:p>
    <w:tbl>
      <w:tblPr>
        <w:tblStyle w:val="TableGrid"/>
        <w:tblW w:w="9016" w:type="dxa"/>
        <w:tblLayout w:type="fixed"/>
        <w:tblLook w:val="04A0" w:firstRow="1" w:lastRow="0" w:firstColumn="1" w:lastColumn="0" w:noHBand="0" w:noVBand="1"/>
      </w:tblPr>
      <w:tblGrid>
        <w:gridCol w:w="1100"/>
        <w:gridCol w:w="5316"/>
        <w:gridCol w:w="1300"/>
        <w:gridCol w:w="1300"/>
      </w:tblGrid>
      <w:tr w:rsidR="00284DEA" w14:paraId="429ADCAE" w14:textId="77777777">
        <w:trPr>
          <w:cantSplit/>
          <w:tblHeader/>
        </w:trPr>
        <w:tc>
          <w:tcPr>
            <w:tcW w:w="1100" w:type="dxa"/>
            <w:shd w:val="clear" w:color="auto" w:fill="002060"/>
          </w:tcPr>
          <w:p w14:paraId="1CFDA0D6" w14:textId="77777777" w:rsidR="00284DEA" w:rsidRDefault="00000000">
            <w:pPr>
              <w:spacing w:after="40"/>
              <w:rPr>
                <w:sz w:val="18"/>
                <w:szCs w:val="18"/>
              </w:rPr>
            </w:pPr>
            <w:r>
              <w:rPr>
                <w:b/>
                <w:bCs/>
                <w:color w:val="FFFFFF"/>
                <w:sz w:val="18"/>
                <w:szCs w:val="18"/>
              </w:rPr>
              <w:t>Decision ID</w:t>
            </w:r>
          </w:p>
        </w:tc>
        <w:tc>
          <w:tcPr>
            <w:tcW w:w="5316" w:type="dxa"/>
            <w:shd w:val="clear" w:color="auto" w:fill="002060"/>
          </w:tcPr>
          <w:p w14:paraId="4910055D" w14:textId="77777777" w:rsidR="00284DEA" w:rsidRDefault="00000000">
            <w:pPr>
              <w:spacing w:after="40"/>
              <w:rPr>
                <w:sz w:val="18"/>
                <w:szCs w:val="18"/>
              </w:rPr>
            </w:pPr>
            <w:r>
              <w:rPr>
                <w:b/>
                <w:bCs/>
                <w:color w:val="FFFFFF"/>
                <w:sz w:val="18"/>
                <w:szCs w:val="18"/>
              </w:rPr>
              <w:t>M2 update (30/09/2026)</w:t>
            </w:r>
          </w:p>
        </w:tc>
        <w:tc>
          <w:tcPr>
            <w:tcW w:w="1300" w:type="dxa"/>
            <w:shd w:val="clear" w:color="auto" w:fill="002060"/>
          </w:tcPr>
          <w:p w14:paraId="06AA8F8A" w14:textId="77777777" w:rsidR="00284DEA" w:rsidRDefault="00000000">
            <w:pPr>
              <w:spacing w:after="40"/>
              <w:rPr>
                <w:sz w:val="18"/>
                <w:szCs w:val="18"/>
              </w:rPr>
            </w:pPr>
            <w:r>
              <w:rPr>
                <w:b/>
                <w:bCs/>
                <w:color w:val="FFFFFF"/>
                <w:sz w:val="18"/>
                <w:szCs w:val="18"/>
              </w:rPr>
              <w:t>Status</w:t>
            </w:r>
          </w:p>
        </w:tc>
        <w:tc>
          <w:tcPr>
            <w:tcW w:w="1300" w:type="dxa"/>
            <w:shd w:val="clear" w:color="auto" w:fill="002060"/>
          </w:tcPr>
          <w:p w14:paraId="585150F0" w14:textId="77777777" w:rsidR="00284DEA" w:rsidRDefault="00000000">
            <w:pPr>
              <w:spacing w:after="40"/>
              <w:rPr>
                <w:sz w:val="18"/>
                <w:szCs w:val="18"/>
              </w:rPr>
            </w:pPr>
            <w:r>
              <w:rPr>
                <w:b/>
                <w:bCs/>
                <w:color w:val="FFFFFF"/>
                <w:sz w:val="18"/>
                <w:szCs w:val="18"/>
              </w:rPr>
              <w:t>Related</w:t>
            </w:r>
          </w:p>
        </w:tc>
      </w:tr>
      <w:tr w:rsidR="00284DEA" w14:paraId="169643EA" w14:textId="77777777">
        <w:trPr>
          <w:cantSplit/>
        </w:trPr>
        <w:tc>
          <w:tcPr>
            <w:tcW w:w="1100" w:type="dxa"/>
          </w:tcPr>
          <w:p w14:paraId="4A10E2B7" w14:textId="77777777" w:rsidR="00284DEA" w:rsidRDefault="00000000">
            <w:pPr>
              <w:spacing w:after="40"/>
              <w:rPr>
                <w:sz w:val="18"/>
                <w:szCs w:val="18"/>
              </w:rPr>
            </w:pPr>
            <w:r>
              <w:rPr>
                <w:sz w:val="18"/>
                <w:szCs w:val="18"/>
              </w:rPr>
              <w:t>DEC-001</w:t>
            </w:r>
          </w:p>
        </w:tc>
        <w:tc>
          <w:tcPr>
            <w:tcW w:w="5316" w:type="dxa"/>
          </w:tcPr>
          <w:p w14:paraId="04D668B7" w14:textId="77777777" w:rsidR="00284DEA" w:rsidRDefault="00000000">
            <w:pPr>
              <w:spacing w:after="40"/>
              <w:rPr>
                <w:sz w:val="18"/>
                <w:szCs w:val="18"/>
              </w:rPr>
            </w:pPr>
            <w:r>
              <w:rPr>
                <w:sz w:val="18"/>
                <w:szCs w:val="18"/>
              </w:rPr>
              <w:t>Confirmed - the first version is a responsive web application (Angular single-page application + Spring Boot REST API, see ARC-01, ARC-03 and DEC-004). Business logic stays in the backend so a mobile app could reuse the API later (ASR-006).</w:t>
            </w:r>
          </w:p>
        </w:tc>
        <w:tc>
          <w:tcPr>
            <w:tcW w:w="1300" w:type="dxa"/>
          </w:tcPr>
          <w:p w14:paraId="307BECFA" w14:textId="77777777" w:rsidR="00284DEA" w:rsidRDefault="00000000">
            <w:pPr>
              <w:spacing w:after="40"/>
              <w:rPr>
                <w:sz w:val="18"/>
                <w:szCs w:val="18"/>
              </w:rPr>
            </w:pPr>
            <w:r>
              <w:rPr>
                <w:sz w:val="18"/>
                <w:szCs w:val="18"/>
              </w:rPr>
              <w:t>Confirmed</w:t>
            </w:r>
          </w:p>
        </w:tc>
        <w:tc>
          <w:tcPr>
            <w:tcW w:w="1300" w:type="dxa"/>
          </w:tcPr>
          <w:p w14:paraId="1D3F0B03" w14:textId="77777777" w:rsidR="00284DEA" w:rsidRDefault="00000000">
            <w:pPr>
              <w:spacing w:after="40"/>
              <w:rPr>
                <w:sz w:val="18"/>
                <w:szCs w:val="18"/>
              </w:rPr>
            </w:pPr>
            <w:r>
              <w:rPr>
                <w:sz w:val="18"/>
                <w:szCs w:val="18"/>
              </w:rPr>
              <w:t>ARC-01, ARC-03, DEC-004, ASR-006</w:t>
            </w:r>
          </w:p>
        </w:tc>
      </w:tr>
      <w:tr w:rsidR="00284DEA" w14:paraId="6D491159" w14:textId="77777777">
        <w:trPr>
          <w:cantSplit/>
        </w:trPr>
        <w:tc>
          <w:tcPr>
            <w:tcW w:w="1100" w:type="dxa"/>
          </w:tcPr>
          <w:p w14:paraId="1DB828F9" w14:textId="77777777" w:rsidR="00284DEA" w:rsidRDefault="00000000">
            <w:pPr>
              <w:spacing w:after="40"/>
              <w:rPr>
                <w:sz w:val="18"/>
                <w:szCs w:val="18"/>
              </w:rPr>
            </w:pPr>
            <w:r>
              <w:rPr>
                <w:sz w:val="18"/>
                <w:szCs w:val="18"/>
              </w:rPr>
              <w:t>DEC-002</w:t>
            </w:r>
          </w:p>
        </w:tc>
        <w:tc>
          <w:tcPr>
            <w:tcW w:w="5316" w:type="dxa"/>
          </w:tcPr>
          <w:p w14:paraId="3D089E71" w14:textId="77777777" w:rsidR="00284DEA" w:rsidRDefault="00000000">
            <w:pPr>
              <w:spacing w:after="40"/>
              <w:rPr>
                <w:sz w:val="18"/>
                <w:szCs w:val="18"/>
              </w:rPr>
            </w:pPr>
            <w:r>
              <w:rPr>
                <w:sz w:val="18"/>
                <w:szCs w:val="18"/>
              </w:rPr>
              <w:t>Confirmed and refined - RBAC with Requester, Handler and Manager roles, enforced on the server by Spring Security (ASR-001). Because FR-005 limits staff to their assigned categories, handlers also get a category scope (EmployeeCategory table), and requesters only see their own requests.</w:t>
            </w:r>
          </w:p>
        </w:tc>
        <w:tc>
          <w:tcPr>
            <w:tcW w:w="1300" w:type="dxa"/>
          </w:tcPr>
          <w:p w14:paraId="0EB3218E" w14:textId="77777777" w:rsidR="00284DEA" w:rsidRDefault="00000000">
            <w:pPr>
              <w:spacing w:after="40"/>
              <w:rPr>
                <w:sz w:val="18"/>
                <w:szCs w:val="18"/>
              </w:rPr>
            </w:pPr>
            <w:r>
              <w:rPr>
                <w:sz w:val="18"/>
                <w:szCs w:val="18"/>
              </w:rPr>
              <w:t>Confirmed - refined</w:t>
            </w:r>
          </w:p>
        </w:tc>
        <w:tc>
          <w:tcPr>
            <w:tcW w:w="1300" w:type="dxa"/>
          </w:tcPr>
          <w:p w14:paraId="091B0986" w14:textId="77777777" w:rsidR="00284DEA" w:rsidRDefault="00000000">
            <w:pPr>
              <w:spacing w:after="40"/>
              <w:rPr>
                <w:sz w:val="18"/>
                <w:szCs w:val="18"/>
              </w:rPr>
            </w:pPr>
            <w:r>
              <w:rPr>
                <w:sz w:val="18"/>
                <w:szCs w:val="18"/>
              </w:rPr>
              <w:t>ASR-001, FR-005, ERD v2</w:t>
            </w:r>
          </w:p>
        </w:tc>
      </w:tr>
      <w:tr w:rsidR="00284DEA" w14:paraId="25CDC647" w14:textId="77777777">
        <w:trPr>
          <w:cantSplit/>
        </w:trPr>
        <w:tc>
          <w:tcPr>
            <w:tcW w:w="1100" w:type="dxa"/>
          </w:tcPr>
          <w:p w14:paraId="272B81F6" w14:textId="77777777" w:rsidR="00284DEA" w:rsidRDefault="00000000">
            <w:pPr>
              <w:spacing w:after="40"/>
              <w:rPr>
                <w:sz w:val="18"/>
                <w:szCs w:val="18"/>
              </w:rPr>
            </w:pPr>
            <w:r>
              <w:rPr>
                <w:sz w:val="18"/>
                <w:szCs w:val="18"/>
              </w:rPr>
              <w:t>DEC-003</w:t>
            </w:r>
          </w:p>
        </w:tc>
        <w:tc>
          <w:tcPr>
            <w:tcW w:w="5316" w:type="dxa"/>
          </w:tcPr>
          <w:p w14:paraId="4B25934F" w14:textId="77777777" w:rsidR="00F944AF" w:rsidRDefault="00000000">
            <w:pPr>
              <w:spacing w:after="40"/>
              <w:rPr>
                <w:sz w:val="18"/>
                <w:szCs w:val="18"/>
              </w:rPr>
            </w:pPr>
            <w:r>
              <w:rPr>
                <w:sz w:val="18"/>
                <w:szCs w:val="18"/>
              </w:rPr>
              <w:t>Priority field added to Request in ERD v2, set by Management only. The matching functional requirement FR-016 was added through CR-003.</w:t>
            </w:r>
          </w:p>
        </w:tc>
        <w:tc>
          <w:tcPr>
            <w:tcW w:w="1300" w:type="dxa"/>
          </w:tcPr>
          <w:p w14:paraId="7B910879" w14:textId="77777777" w:rsidR="00F944AF" w:rsidRDefault="00000000">
            <w:pPr>
              <w:spacing w:after="40"/>
              <w:rPr>
                <w:sz w:val="18"/>
                <w:szCs w:val="18"/>
              </w:rPr>
            </w:pPr>
            <w:r>
              <w:rPr>
                <w:sz w:val="18"/>
                <w:szCs w:val="18"/>
              </w:rPr>
              <w:t>Confirmed</w:t>
            </w:r>
          </w:p>
        </w:tc>
        <w:tc>
          <w:tcPr>
            <w:tcW w:w="1300" w:type="dxa"/>
          </w:tcPr>
          <w:p w14:paraId="05FF14CE" w14:textId="77777777" w:rsidR="00F944AF" w:rsidRDefault="00000000">
            <w:pPr>
              <w:spacing w:after="40"/>
              <w:rPr>
                <w:sz w:val="18"/>
                <w:szCs w:val="18"/>
              </w:rPr>
            </w:pPr>
            <w:r>
              <w:rPr>
                <w:sz w:val="18"/>
                <w:szCs w:val="18"/>
              </w:rPr>
              <w:t>ERD v2, FR-016, CR-003</w:t>
            </w:r>
          </w:p>
        </w:tc>
      </w:tr>
    </w:tbl>
    <w:p w14:paraId="623C6869" w14:textId="77777777" w:rsidR="00284DEA" w:rsidRDefault="00284DEA">
      <w:pPr>
        <w:spacing w:after="0"/>
      </w:pPr>
    </w:p>
    <w:p w14:paraId="427E5D16" w14:textId="77777777" w:rsidR="00365060" w:rsidRPr="005F16F0" w:rsidRDefault="005F16F0" w:rsidP="00F55B76">
      <w:r>
        <w:t xml:space="preserve">DEC-004 to DEC-008 are recorded in the Architecture Decision Record, Technology Stack and Data &amp; Persistence Baseline sections. DEC-009 and DEC-010 are new M2 decisions recorded in API &amp; Integration Design, DEC-011 and DEC-012 in Initial Design Decisions, and DEC-013 in GitHub &amp; Team Governance.</w:t>
      </w:r>
    </w:p>
    <w:p>
      <w:pPr>
        <w:pStyle w:val="Heading2"/>
        <w:rPr>
          <w:ins w:id="900692" w:author="Claude (AI draft)" w:date="2026-10-15T08:00:00Z"/>
        </w:rPr>
      </w:pPr>
      <w:ins w:id="900693" w:author="Claude (AI draft)" w:date="2026-10-15T08:00:00Z">
        <w:r>
          <w:t xml:space="preserve">Milestone 3 Updates to Engineering Decisions</w:t>
        </w:r>
      </w:ins>
    </w:p>
    <w:p>
      <w:pPr>
        <w:spacing w:after="120"/>
        <w:rPr>
          <w:ins w:id="900694" w:author="Claude (AI draft)" w:date="2026-10-15T08:00:00Z"/>
        </w:rPr>
      </w:pPr>
      <w:ins w:id="900695" w:author="Claude (AI draft)" w:date="2026-10-15T08:00:00Z">
        <w:r>
          <w:t xml:space="preserve">Implementation changed some M2 decisions. Each change is recorded in full (original decision, evidence, revised decision, consequence) in the Milestone 3 Evidence Index (Controlled Changes).</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1500"/>
        <w:gridCol w:w="1500"/>
        <w:gridCol w:w="6016"/>
      </w:tblGrid>
      <w:tr>
        <w:trPr>
          <w:cantSplit/>
          <w:tblHeader/>
          <w:ins w:id="900696" w:author="Claude (AI draft)" w:date="2026-10-15T08:00:00Z"/>
        </w:trPr>
        <w:tc>
          <w:tcPr>
            <w:tcW w:w="1500" w:type="dxa"/>
            <w:shd w:val="clear" w:color="auto" w:fill="002060"/>
            <w:tcMar>
              <w:top w:w="40" w:type="dxa"/>
              <w:left w:w="90" w:type="dxa"/>
              <w:bottom w:w="40" w:type="dxa"/>
              <w:right w:w="90" w:type="dxa"/>
            </w:tcMar>
          </w:tcPr>
          <w:p>
            <w:pPr>
              <w:spacing w:after="40"/>
              <w:rPr>
                <w:ins w:id="900697" w:author="Claude (AI draft)" w:date="2026-10-15T08:00:00Z"/>
              </w:rPr>
            </w:pPr>
            <w:ins w:id="900698" w:author="Claude (AI draft)" w:date="2026-10-15T08:00:00Z">
              <w:r>
                <w:rPr>
                  <w:b/>
                  <w:bCs/>
                  <w:color w:val="FFFFFF"/>
                  <w:sz w:val="18"/>
                  <w:szCs w:val="18"/>
                </w:rPr>
                <w:t xml:space="preserve">Decision</w:t>
              </w:r>
            </w:ins>
          </w:p>
        </w:tc>
        <w:tc>
          <w:tcPr>
            <w:tcW w:w="1500" w:type="dxa"/>
            <w:shd w:val="clear" w:color="auto" w:fill="002060"/>
            <w:tcMar>
              <w:top w:w="40" w:type="dxa"/>
              <w:left w:w="90" w:type="dxa"/>
              <w:bottom w:w="40" w:type="dxa"/>
              <w:right w:w="90" w:type="dxa"/>
            </w:tcMar>
          </w:tcPr>
          <w:p>
            <w:pPr>
              <w:spacing w:after="40"/>
              <w:rPr>
                <w:ins w:id="900699" w:author="Claude (AI draft)" w:date="2026-10-15T08:00:00Z"/>
              </w:rPr>
            </w:pPr>
            <w:ins w:id="900700" w:author="Claude (AI draft)" w:date="2026-10-15T08:00:00Z">
              <w:r>
                <w:rPr>
                  <w:b/>
                  <w:bCs/>
                  <w:color w:val="FFFFFF"/>
                  <w:sz w:val="18"/>
                  <w:szCs w:val="18"/>
                </w:rPr>
                <w:t xml:space="preserve">Change</w:t>
              </w:r>
            </w:ins>
          </w:p>
        </w:tc>
        <w:tc>
          <w:tcPr>
            <w:tcW w:w="6016" w:type="dxa"/>
            <w:shd w:val="clear" w:color="auto" w:fill="002060"/>
            <w:tcMar>
              <w:top w:w="40" w:type="dxa"/>
              <w:left w:w="90" w:type="dxa"/>
              <w:bottom w:w="40" w:type="dxa"/>
              <w:right w:w="90" w:type="dxa"/>
            </w:tcMar>
          </w:tcPr>
          <w:p>
            <w:pPr>
              <w:spacing w:after="40"/>
              <w:rPr>
                <w:ins w:id="900701" w:author="Claude (AI draft)" w:date="2026-10-15T08:00:00Z"/>
              </w:rPr>
            </w:pPr>
            <w:ins w:id="900702" w:author="Claude (AI draft)" w:date="2026-10-15T08:00:00Z">
              <w:r>
                <w:rPr>
                  <w:b/>
                  <w:bCs/>
                  <w:color w:val="FFFFFF"/>
                  <w:sz w:val="18"/>
                  <w:szCs w:val="18"/>
                </w:rPr>
                <w:t xml:space="preserve">Summary</w:t>
              </w:r>
            </w:ins>
          </w:p>
        </w:tc>
      </w:tr>
      <w:tr>
        <w:trPr>
          <w:cantSplit/>
          <w:ins w:id="900703" w:author="Claude (AI draft)" w:date="2026-10-15T08:00:00Z"/>
        </w:trPr>
        <w:tc>
          <w:tcPr>
            <w:tcW w:w="1500" w:type="dxa"/>
            <w:tcMar>
              <w:top w:w="40" w:type="dxa"/>
              <w:left w:w="90" w:type="dxa"/>
              <w:bottom w:w="40" w:type="dxa"/>
              <w:right w:w="90" w:type="dxa"/>
            </w:tcMar>
          </w:tcPr>
          <w:p>
            <w:pPr>
              <w:spacing w:after="40"/>
              <w:rPr>
                <w:ins w:id="900704" w:author="Claude (AI draft)" w:date="2026-10-15T08:00:00Z"/>
              </w:rPr>
            </w:pPr>
            <w:ins w:id="900705" w:author="Claude (AI draft)" w:date="2026-10-15T08:00:00Z">
              <w:r>
                <w:rPr>
                  <w:sz w:val="18"/>
                  <w:szCs w:val="18"/>
                </w:rPr>
                <w:t xml:space="preserve">DEC-006</w:t>
              </w:r>
            </w:ins>
          </w:p>
        </w:tc>
        <w:tc>
          <w:tcPr>
            <w:tcW w:w="1500" w:type="dxa"/>
            <w:tcMar>
              <w:top w:w="40" w:type="dxa"/>
              <w:left w:w="90" w:type="dxa"/>
              <w:bottom w:w="40" w:type="dxa"/>
              <w:right w:w="90" w:type="dxa"/>
            </w:tcMar>
          </w:tcPr>
          <w:p>
            <w:pPr>
              <w:spacing w:after="40"/>
              <w:rPr>
                <w:ins w:id="900706" w:author="Claude (AI draft)" w:date="2026-10-15T08:00:00Z"/>
              </w:rPr>
            </w:pPr>
            <w:ins w:id="900707" w:author="Claude (AI draft)" w:date="2026-10-15T08:00:00Z">
              <w:r>
                <w:rPr>
                  <w:sz w:val="18"/>
                  <w:szCs w:val="18"/>
                </w:rPr>
                <w:t xml:space="preserve">C-01</w:t>
              </w:r>
            </w:ins>
          </w:p>
        </w:tc>
        <w:tc>
          <w:tcPr>
            <w:tcW w:w="6016" w:type="dxa"/>
            <w:tcMar>
              <w:top w:w="40" w:type="dxa"/>
              <w:left w:w="90" w:type="dxa"/>
              <w:bottom w:w="40" w:type="dxa"/>
              <w:right w:w="90" w:type="dxa"/>
            </w:tcMar>
          </w:tcPr>
          <w:p>
            <w:pPr>
              <w:spacing w:after="40"/>
              <w:rPr>
                <w:ins w:id="900708" w:author="Claude (AI draft)" w:date="2026-10-15T08:00:00Z"/>
              </w:rPr>
            </w:pPr>
            <w:ins w:id="900709" w:author="Claude (AI draft)" w:date="2026-10-15T08:00:00Z">
              <w:r>
                <w:rPr>
                  <w:sz w:val="18"/>
                  <w:szCs w:val="18"/>
                </w:rPr>
                <w:t xml:space="preserve">Optimistic locking with a Version column replaced by a row lock (SELECT ... FOR UPDATE); no version in the API.</w:t>
              </w:r>
            </w:ins>
          </w:p>
        </w:tc>
      </w:tr>
      <w:tr>
        <w:trPr>
          <w:cantSplit/>
          <w:ins w:id="900710" w:author="Claude (AI draft)" w:date="2026-10-15T08:00:00Z"/>
        </w:trPr>
        <w:tc>
          <w:tcPr>
            <w:tcW w:w="1500" w:type="dxa"/>
            <w:tcMar>
              <w:top w:w="40" w:type="dxa"/>
              <w:left w:w="90" w:type="dxa"/>
              <w:bottom w:w="40" w:type="dxa"/>
              <w:right w:w="90" w:type="dxa"/>
            </w:tcMar>
          </w:tcPr>
          <w:p>
            <w:pPr>
              <w:spacing w:after="40"/>
              <w:rPr>
                <w:ins w:id="900711" w:author="Claude (AI draft)" w:date="2026-10-15T08:00:00Z"/>
              </w:rPr>
            </w:pPr>
            <w:ins w:id="900712" w:author="Claude (AI draft)" w:date="2026-10-15T08:00:00Z">
              <w:r>
                <w:rPr>
                  <w:sz w:val="18"/>
                  <w:szCs w:val="18"/>
                </w:rPr>
                <w:t xml:space="preserve">DEC-012 (and DEC-007)</w:t>
              </w:r>
            </w:ins>
          </w:p>
        </w:tc>
        <w:tc>
          <w:tcPr>
            <w:tcW w:w="1500" w:type="dxa"/>
            <w:tcMar>
              <w:top w:w="40" w:type="dxa"/>
              <w:left w:w="90" w:type="dxa"/>
              <w:bottom w:w="40" w:type="dxa"/>
              <w:right w:w="90" w:type="dxa"/>
            </w:tcMar>
          </w:tcPr>
          <w:p>
            <w:pPr>
              <w:spacing w:after="40"/>
              <w:rPr>
                <w:ins w:id="900713" w:author="Claude (AI draft)" w:date="2026-10-15T08:00:00Z"/>
              </w:rPr>
            </w:pPr>
            <w:ins w:id="900714" w:author="Claude (AI draft)" w:date="2026-10-15T08:00:00Z">
              <w:r>
                <w:rPr>
                  <w:sz w:val="18"/>
                  <w:szCs w:val="18"/>
                </w:rPr>
                <w:t xml:space="preserve">C-02</w:t>
              </w:r>
            </w:ins>
          </w:p>
        </w:tc>
        <w:tc>
          <w:tcPr>
            <w:tcW w:w="6016" w:type="dxa"/>
            <w:tcMar>
              <w:top w:w="40" w:type="dxa"/>
              <w:left w:w="90" w:type="dxa"/>
              <w:bottom w:w="40" w:type="dxa"/>
              <w:right w:w="90" w:type="dxa"/>
            </w:tcMar>
          </w:tcPr>
          <w:p>
            <w:pPr>
              <w:spacing w:after="40"/>
              <w:rPr>
                <w:ins w:id="900715" w:author="Claude (AI draft)" w:date="2026-10-15T08:00:00Z"/>
              </w:rPr>
            </w:pPr>
            <w:ins w:id="900716" w:author="Claude (AI draft)" w:date="2026-10-15T08:00:00Z">
              <w:r>
                <w:rPr>
                  <w:sz w:val="18"/>
                  <w:szCs w:val="18"/>
                </w:rPr>
                <w:t xml:space="preserve">Audit rows written by a database trigger instead of an AuditListener; append-only triggers kept.</w:t>
              </w:r>
            </w:ins>
          </w:p>
        </w:tc>
      </w:tr>
      <w:tr>
        <w:trPr>
          <w:cantSplit/>
          <w:ins w:id="900717" w:author="Claude (AI draft)" w:date="2026-10-15T08:00:00Z"/>
        </w:trPr>
        <w:tc>
          <w:tcPr>
            <w:tcW w:w="1500" w:type="dxa"/>
            <w:tcMar>
              <w:top w:w="40" w:type="dxa"/>
              <w:left w:w="90" w:type="dxa"/>
              <w:bottom w:w="40" w:type="dxa"/>
              <w:right w:w="90" w:type="dxa"/>
            </w:tcMar>
          </w:tcPr>
          <w:p>
            <w:pPr>
              <w:spacing w:after="40"/>
              <w:rPr>
                <w:ins w:id="900718" w:author="Claude (AI draft)" w:date="2026-10-15T08:00:00Z"/>
              </w:rPr>
            </w:pPr>
            <w:ins w:id="900719" w:author="Claude (AI draft)" w:date="2026-10-15T08:00:00Z">
              <w:r>
                <w:rPr>
                  <w:sz w:val="18"/>
                  <w:szCs w:val="18"/>
                </w:rPr>
                <w:t xml:space="preserve">New</w:t>
              </w:r>
            </w:ins>
          </w:p>
        </w:tc>
        <w:tc>
          <w:tcPr>
            <w:tcW w:w="1500" w:type="dxa"/>
            <w:tcMar>
              <w:top w:w="40" w:type="dxa"/>
              <w:left w:w="90" w:type="dxa"/>
              <w:bottom w:w="40" w:type="dxa"/>
              <w:right w:w="90" w:type="dxa"/>
            </w:tcMar>
          </w:tcPr>
          <w:p>
            <w:pPr>
              <w:spacing w:after="40"/>
              <w:rPr>
                <w:ins w:id="900720" w:author="Claude (AI draft)" w:date="2026-10-15T08:00:00Z"/>
              </w:rPr>
            </w:pPr>
            <w:ins w:id="900721" w:author="Claude (AI draft)" w:date="2026-10-15T08:00:00Z">
              <w:r>
                <w:rPr>
                  <w:sz w:val="18"/>
                  <w:szCs w:val="18"/>
                </w:rPr>
                <w:t xml:space="preserve">C-03</w:t>
              </w:r>
            </w:ins>
          </w:p>
        </w:tc>
        <w:tc>
          <w:tcPr>
            <w:tcW w:w="6016" w:type="dxa"/>
            <w:tcMar>
              <w:top w:w="40" w:type="dxa"/>
              <w:left w:w="90" w:type="dxa"/>
              <w:bottom w:w="40" w:type="dxa"/>
              <w:right w:w="90" w:type="dxa"/>
            </w:tcMar>
          </w:tcPr>
          <w:p>
            <w:pPr>
              <w:spacing w:after="40"/>
              <w:rPr>
                <w:ins w:id="900722" w:author="Claude (AI draft)" w:date="2026-10-15T08:00:00Z"/>
              </w:rPr>
            </w:pPr>
            <w:ins w:id="900723" w:author="Claude (AI draft)" w:date="2026-10-15T08:00:00Z">
              <w:r>
                <w:rPr>
                  <w:sz w:val="18"/>
                  <w:szCs w:val="18"/>
                </w:rPr>
                <w:t xml:space="preserve">One database role per user type, switched for every transaction.</w:t>
              </w:r>
            </w:ins>
          </w:p>
        </w:tc>
      </w:tr>
      <w:tr>
        <w:trPr>
          <w:cantSplit/>
          <w:ins w:id="900724" w:author="Claude (AI draft)" w:date="2026-10-15T08:00:00Z"/>
        </w:trPr>
        <w:tc>
          <w:tcPr>
            <w:tcW w:w="1500" w:type="dxa"/>
            <w:tcMar>
              <w:top w:w="40" w:type="dxa"/>
              <w:left w:w="90" w:type="dxa"/>
              <w:bottom w:w="40" w:type="dxa"/>
              <w:right w:w="90" w:type="dxa"/>
            </w:tcMar>
          </w:tcPr>
          <w:p>
            <w:pPr>
              <w:spacing w:after="40"/>
              <w:rPr>
                <w:ins w:id="900725" w:author="Claude (AI draft)" w:date="2026-10-15T08:00:00Z"/>
              </w:rPr>
            </w:pPr>
            <w:ins w:id="900726" w:author="Claude (AI draft)" w:date="2026-10-15T08:00:00Z">
              <w:r>
                <w:rPr>
                  <w:sz w:val="18"/>
                  <w:szCs w:val="18"/>
                </w:rPr>
                <w:t xml:space="preserve">API &amp; Integration Design 21.7</w:t>
              </w:r>
            </w:ins>
          </w:p>
        </w:tc>
        <w:tc>
          <w:tcPr>
            <w:tcW w:w="1500" w:type="dxa"/>
            <w:tcMar>
              <w:top w:w="40" w:type="dxa"/>
              <w:left w:w="90" w:type="dxa"/>
              <w:bottom w:w="40" w:type="dxa"/>
              <w:right w:w="90" w:type="dxa"/>
            </w:tcMar>
          </w:tcPr>
          <w:p>
            <w:pPr>
              <w:spacing w:after="40"/>
              <w:rPr>
                <w:ins w:id="900727" w:author="Claude (AI draft)" w:date="2026-10-15T08:00:00Z"/>
              </w:rPr>
            </w:pPr>
            <w:ins w:id="900728" w:author="Claude (AI draft)" w:date="2026-10-15T08:00:00Z">
              <w:r>
                <w:rPr>
                  <w:sz w:val="18"/>
                  <w:szCs w:val="18"/>
                </w:rPr>
                <w:t xml:space="preserve">C-04</w:t>
              </w:r>
            </w:ins>
          </w:p>
        </w:tc>
        <w:tc>
          <w:tcPr>
            <w:tcW w:w="6016" w:type="dxa"/>
            <w:tcMar>
              <w:top w:w="40" w:type="dxa"/>
              <w:left w:w="90" w:type="dxa"/>
              <w:bottom w:w="40" w:type="dxa"/>
              <w:right w:w="90" w:type="dxa"/>
            </w:tcMar>
          </w:tcPr>
          <w:p>
            <w:pPr>
              <w:spacing w:after="40"/>
              <w:rPr>
                <w:ins w:id="900729" w:author="Claude (AI draft)" w:date="2026-10-15T08:00:00Z"/>
              </w:rPr>
            </w:pPr>
            <w:ins w:id="900730" w:author="Claude (AI draft)" w:date="2026-10-15T08:00:00Z">
              <w:r>
                <w:rPr>
                  <w:sz w:val="18"/>
                  <w:szCs w:val="18"/>
                </w:rPr>
                <w:t xml:space="preserve">Rate limiting brought forward from Deferred Scope.</w:t>
              </w:r>
            </w:ins>
          </w:p>
        </w:tc>
      </w:tr>
      <w:tr>
        <w:trPr>
          <w:cantSplit/>
          <w:ins w:id="900731" w:author="Claude (AI draft)" w:date="2026-10-15T08:00:00Z"/>
        </w:trPr>
        <w:tc>
          <w:tcPr>
            <w:tcW w:w="1500" w:type="dxa"/>
            <w:tcMar>
              <w:top w:w="40" w:type="dxa"/>
              <w:left w:w="90" w:type="dxa"/>
              <w:bottom w:w="40" w:type="dxa"/>
              <w:right w:w="90" w:type="dxa"/>
            </w:tcMar>
          </w:tcPr>
          <w:p>
            <w:pPr>
              <w:spacing w:after="40"/>
              <w:rPr>
                <w:ins w:id="900732" w:author="Claude (AI draft)" w:date="2026-10-15T08:00:00Z"/>
              </w:rPr>
            </w:pPr>
            <w:ins w:id="900733" w:author="Claude (AI draft)" w:date="2026-10-15T08:00:00Z">
              <w:r>
                <w:rPr>
                  <w:sz w:val="18"/>
                  <w:szCs w:val="18"/>
                </w:rPr>
                <w:t xml:space="preserve">CR-008</w:t>
              </w:r>
            </w:ins>
          </w:p>
        </w:tc>
        <w:tc>
          <w:tcPr>
            <w:tcW w:w="1500" w:type="dxa"/>
            <w:tcMar>
              <w:top w:w="40" w:type="dxa"/>
              <w:left w:w="90" w:type="dxa"/>
              <w:bottom w:w="40" w:type="dxa"/>
              <w:right w:w="90" w:type="dxa"/>
            </w:tcMar>
          </w:tcPr>
          <w:p>
            <w:pPr>
              <w:spacing w:after="40"/>
              <w:rPr>
                <w:ins w:id="900734" w:author="Claude (AI draft)" w:date="2026-10-15T08:00:00Z"/>
              </w:rPr>
            </w:pPr>
            <w:ins w:id="900735" w:author="Claude (AI draft)" w:date="2026-10-15T08:00:00Z">
              <w:r>
                <w:rPr>
                  <w:sz w:val="18"/>
                  <w:szCs w:val="18"/>
                </w:rPr>
                <w:t xml:space="preserve">C-05</w:t>
              </w:r>
            </w:ins>
          </w:p>
        </w:tc>
        <w:tc>
          <w:tcPr>
            <w:tcW w:w="6016" w:type="dxa"/>
            <w:tcMar>
              <w:top w:w="40" w:type="dxa"/>
              <w:left w:w="90" w:type="dxa"/>
              <w:bottom w:w="40" w:type="dxa"/>
              <w:right w:w="90" w:type="dxa"/>
            </w:tcMar>
          </w:tcPr>
          <w:p>
            <w:pPr>
              <w:spacing w:after="40"/>
              <w:rPr>
                <w:ins w:id="900736" w:author="Claude (AI draft)" w:date="2026-10-15T08:00:00Z"/>
              </w:rPr>
            </w:pPr>
            <w:ins w:id="900737" w:author="Claude (AI draft)" w:date="2026-10-15T08:00:00Z">
              <w:r>
                <w:rPr>
                  <w:sz w:val="18"/>
                  <w:szCs w:val="18"/>
                </w:rPr>
                <w:t xml:space="preserve">Role names STAFF and MANAGEMENT used everywhere (UI shows Staff and Manager).</w:t>
              </w:r>
            </w:ins>
          </w:p>
        </w:tc>
      </w:tr>
      <w:tr>
        <w:trPr>
          <w:cantSplit/>
          <w:ins w:id="900738" w:author="Claude (AI draft)" w:date="2026-10-15T08:00:00Z"/>
        </w:trPr>
        <w:tc>
          <w:tcPr>
            <w:tcW w:w="1500" w:type="dxa"/>
            <w:tcMar>
              <w:top w:w="40" w:type="dxa"/>
              <w:left w:w="90" w:type="dxa"/>
              <w:bottom w:w="40" w:type="dxa"/>
              <w:right w:w="90" w:type="dxa"/>
            </w:tcMar>
          </w:tcPr>
          <w:p>
            <w:pPr>
              <w:spacing w:after="40"/>
              <w:rPr>
                <w:ins w:id="900739" w:author="Claude (AI draft)" w:date="2026-10-15T08:00:00Z"/>
              </w:rPr>
            </w:pPr>
            <w:ins w:id="900740" w:author="Claude (AI draft)" w:date="2026-10-15T08:00:00Z">
              <w:r>
                <w:rPr>
                  <w:sz w:val="18"/>
                  <w:szCs w:val="18"/>
                </w:rPr>
                <w:t xml:space="preserve">DEC-008</w:t>
              </w:r>
            </w:ins>
          </w:p>
        </w:tc>
        <w:tc>
          <w:tcPr>
            <w:tcW w:w="1500" w:type="dxa"/>
            <w:tcMar>
              <w:top w:w="40" w:type="dxa"/>
              <w:left w:w="90" w:type="dxa"/>
              <w:bottom w:w="40" w:type="dxa"/>
              <w:right w:w="90" w:type="dxa"/>
            </w:tcMar>
          </w:tcPr>
          <w:p>
            <w:pPr>
              <w:spacing w:after="40"/>
              <w:rPr>
                <w:ins w:id="900741" w:author="Claude (AI draft)" w:date="2026-10-15T08:00:00Z"/>
              </w:rPr>
            </w:pPr>
            <w:ins w:id="900742" w:author="Claude (AI draft)" w:date="2026-10-15T08:00:00Z">
              <w:r>
                <w:rPr>
                  <w:sz w:val="18"/>
                  <w:szCs w:val="18"/>
                </w:rPr>
                <w:t xml:space="preserve">C-06</w:t>
              </w:r>
            </w:ins>
          </w:p>
        </w:tc>
        <w:tc>
          <w:tcPr>
            <w:tcW w:w="6016" w:type="dxa"/>
            <w:tcMar>
              <w:top w:w="40" w:type="dxa"/>
              <w:left w:w="90" w:type="dxa"/>
              <w:bottom w:w="40" w:type="dxa"/>
              <w:right w:w="90" w:type="dxa"/>
            </w:tcMar>
          </w:tcPr>
          <w:p>
            <w:pPr>
              <w:spacing w:after="40"/>
              <w:rPr>
                <w:ins w:id="900743" w:author="Claude (AI draft)" w:date="2026-10-15T08:00:00Z"/>
              </w:rPr>
            </w:pPr>
            <w:ins w:id="900744" w:author="Claude (AI draft)" w:date="2026-10-15T08:00:00Z">
              <w:r>
                <w:rPr>
                  <w:sz w:val="18"/>
                  <w:szCs w:val="18"/>
                </w:rPr>
                <w:t xml:space="preserve">Default manager created by the database build script.</w:t>
              </w:r>
            </w:ins>
          </w:p>
        </w:tc>
      </w:tr>
      <w:tr>
        <w:trPr>
          <w:cantSplit/>
          <w:ins w:id="900745" w:author="Claude (AI draft)" w:date="2026-10-15T08:00:00Z"/>
        </w:trPr>
        <w:tc>
          <w:tcPr>
            <w:tcW w:w="1500" w:type="dxa"/>
            <w:tcMar>
              <w:top w:w="40" w:type="dxa"/>
              <w:left w:w="90" w:type="dxa"/>
              <w:bottom w:w="40" w:type="dxa"/>
              <w:right w:w="90" w:type="dxa"/>
            </w:tcMar>
          </w:tcPr>
          <w:p>
            <w:pPr>
              <w:spacing w:after="40"/>
              <w:rPr>
                <w:ins w:id="900746" w:author="Claude (AI draft)" w:date="2026-10-15T08:00:00Z"/>
              </w:rPr>
            </w:pPr>
            <w:ins w:id="900747" w:author="Claude (AI draft)" w:date="2026-10-15T08:00:00Z">
              <w:r>
                <w:rPr>
                  <w:sz w:val="18"/>
                  <w:szCs w:val="18"/>
                </w:rPr>
                <w:t xml:space="preserve">ARC-03</w:t>
              </w:r>
            </w:ins>
          </w:p>
        </w:tc>
        <w:tc>
          <w:tcPr>
            <w:tcW w:w="1500" w:type="dxa"/>
            <w:tcMar>
              <w:top w:w="40" w:type="dxa"/>
              <w:left w:w="90" w:type="dxa"/>
              <w:bottom w:w="40" w:type="dxa"/>
              <w:right w:w="90" w:type="dxa"/>
            </w:tcMar>
          </w:tcPr>
          <w:p>
            <w:pPr>
              <w:spacing w:after="40"/>
              <w:rPr>
                <w:ins w:id="900748" w:author="Claude (AI draft)" w:date="2026-10-15T08:00:00Z"/>
              </w:rPr>
            </w:pPr>
            <w:ins w:id="900749" w:author="Claude (AI draft)" w:date="2026-10-15T08:00:00Z">
              <w:r>
                <w:rPr>
                  <w:sz w:val="18"/>
                  <w:szCs w:val="18"/>
                </w:rPr>
                <w:t xml:space="preserve">C-07</w:t>
              </w:r>
            </w:ins>
          </w:p>
        </w:tc>
        <w:tc>
          <w:tcPr>
            <w:tcW w:w="6016" w:type="dxa"/>
            <w:tcMar>
              <w:top w:w="40" w:type="dxa"/>
              <w:left w:w="90" w:type="dxa"/>
              <w:bottom w:w="40" w:type="dxa"/>
              <w:right w:w="90" w:type="dxa"/>
            </w:tcMar>
          </w:tcPr>
          <w:p>
            <w:pPr>
              <w:spacing w:after="40"/>
              <w:rPr>
                <w:ins w:id="900750" w:author="Claude (AI draft)" w:date="2026-10-15T08:00:00Z"/>
              </w:rPr>
            </w:pPr>
            <w:ins w:id="900751" w:author="Claude (AI draft)" w:date="2026-10-15T08:00:00Z">
              <w:r>
                <w:rPr>
                  <w:sz w:val="18"/>
                  <w:szCs w:val="18"/>
                </w:rPr>
                <w:t xml:space="preserve">Single jar built (Dockerfile) and deployed from the prod branch to Render after the checks pass (C-07).</w:t>
              </w:r>
            </w:ins>
          </w:p>
        </w:tc>
      </w:tr>
    </w:tbl>
    <w:p>
      <w:pPr>
        <w:spacing w:after="60"/>
        <w:rPr>
          <w:ins w:id="900752" w:author="Claude (AI draft)" w:date="2026-10-15T08:00:00Z"/>
        </w:rPr>
      </w:pPr>
      <w:ins w:id="900753" w:author="Claude (AI draft)" w:date="2026-10-15T08:00:00Z"/>
    </w:p>
    <w:p w14:paraId="04C5DFC6" w14:textId="77777777" w:rsidR="00365060" w:rsidRDefault="00365060" w:rsidP="00365060">
      <w:pPr>
        <w:pStyle w:val="Heading1"/>
      </w:pPr>
      <w:bookmarkStart w:id="41" w:name="_Toc241703339"/>
      <w:r>
        <w:lastRenderedPageBreak/>
        <w:t>Architecture Decision Record</w:t>
      </w:r>
      <w:bookmarkEnd w:id="41"/>
    </w:p>
    <w:p w14:paraId="36266D0C" w14:textId="77777777" w:rsidR="00284DEA" w:rsidRDefault="00000000">
      <w:r>
        <w:t>Architecture decisions are recorded using the ADR format from the Master Project Brief (Section 13). In v1.2 the ADRs were in one wide ten-column table, which was hard to read, so each ADR now has its own table with the same fields. Each ADR links back to the ASRs above and to requirements in the RTM. We keep three things separate: the architecture (how the system is structured - ARC-01 and ARC-02), the deployment (where it physically runs - ARC-03) and the technology (what it is built with - DEC-004).</w:t>
      </w:r>
    </w:p>
    <w:p w14:paraId="7B322F16" w14:textId="77777777" w:rsidR="00284DEA" w:rsidRDefault="00000000">
      <w:pPr>
        <w:pStyle w:val="Heading2"/>
      </w:pPr>
      <w:bookmarkStart w:id="42" w:name="_Toc241703340"/>
      <w:r>
        <w:t>Architecture Alternatives Considered</w:t>
      </w:r>
      <w:bookmarkEnd w:id="42"/>
    </w:p>
    <w:p w14:paraId="4F455501" w14:textId="77777777" w:rsidR="00284DEA" w:rsidRDefault="00000000">
      <w:r>
        <w:t>The following realistic alternatives were compared against the ASRs before the ADRs were written.</w:t>
      </w:r>
    </w:p>
    <w:tbl>
      <w:tblPr>
        <w:tblStyle w:val="TableGrid"/>
        <w:tblW w:w="9016" w:type="dxa"/>
        <w:tblLayout w:type="fixed"/>
        <w:tblLook w:val="04A0" w:firstRow="1" w:lastRow="0" w:firstColumn="1" w:lastColumn="0" w:noHBand="0" w:noVBand="1"/>
      </w:tblPr>
      <w:tblGrid>
        <w:gridCol w:w="2100"/>
        <w:gridCol w:w="3016"/>
        <w:gridCol w:w="2300"/>
        <w:gridCol w:w="1600"/>
      </w:tblGrid>
      <w:tr w:rsidR="00284DEA" w14:paraId="28C71A63" w14:textId="77777777">
        <w:trPr>
          <w:cantSplit/>
          <w:tblHeader/>
        </w:trPr>
        <w:tc>
          <w:tcPr>
            <w:tcW w:w="2100" w:type="dxa"/>
            <w:shd w:val="clear" w:color="auto" w:fill="002060"/>
          </w:tcPr>
          <w:p w14:paraId="31DAE480" w14:textId="77777777" w:rsidR="00284DEA" w:rsidRDefault="00000000">
            <w:pPr>
              <w:spacing w:after="40"/>
              <w:rPr>
                <w:sz w:val="18"/>
                <w:szCs w:val="18"/>
              </w:rPr>
            </w:pPr>
            <w:r>
              <w:rPr>
                <w:b/>
                <w:bCs/>
                <w:color w:val="FFFFFF"/>
                <w:sz w:val="18"/>
                <w:szCs w:val="18"/>
              </w:rPr>
              <w:t>Alternative</w:t>
            </w:r>
          </w:p>
        </w:tc>
        <w:tc>
          <w:tcPr>
            <w:tcW w:w="3016" w:type="dxa"/>
            <w:shd w:val="clear" w:color="auto" w:fill="002060"/>
          </w:tcPr>
          <w:p w14:paraId="357CD3E0" w14:textId="77777777" w:rsidR="00284DEA" w:rsidRDefault="00000000">
            <w:pPr>
              <w:spacing w:after="40"/>
              <w:rPr>
                <w:sz w:val="18"/>
                <w:szCs w:val="18"/>
              </w:rPr>
            </w:pPr>
            <w:r>
              <w:rPr>
                <w:b/>
                <w:bCs/>
                <w:color w:val="FFFFFF"/>
                <w:sz w:val="18"/>
                <w:szCs w:val="18"/>
              </w:rPr>
              <w:t>Fit against ASRs</w:t>
            </w:r>
          </w:p>
        </w:tc>
        <w:tc>
          <w:tcPr>
            <w:tcW w:w="2300" w:type="dxa"/>
            <w:shd w:val="clear" w:color="auto" w:fill="002060"/>
          </w:tcPr>
          <w:p w14:paraId="10D8F5E5" w14:textId="77777777" w:rsidR="00284DEA" w:rsidRDefault="00000000">
            <w:pPr>
              <w:spacing w:after="40"/>
              <w:rPr>
                <w:sz w:val="18"/>
                <w:szCs w:val="18"/>
              </w:rPr>
            </w:pPr>
            <w:r>
              <w:rPr>
                <w:b/>
                <w:bCs/>
                <w:color w:val="FFFFFF"/>
                <w:sz w:val="18"/>
                <w:szCs w:val="18"/>
              </w:rPr>
              <w:t>Complexity / cost for our team</w:t>
            </w:r>
          </w:p>
        </w:tc>
        <w:tc>
          <w:tcPr>
            <w:tcW w:w="1600" w:type="dxa"/>
            <w:shd w:val="clear" w:color="auto" w:fill="002060"/>
          </w:tcPr>
          <w:p w14:paraId="6E5E0A89" w14:textId="77777777" w:rsidR="00284DEA" w:rsidRDefault="00000000">
            <w:pPr>
              <w:spacing w:after="40"/>
              <w:rPr>
                <w:sz w:val="18"/>
                <w:szCs w:val="18"/>
              </w:rPr>
            </w:pPr>
            <w:r>
              <w:rPr>
                <w:b/>
                <w:bCs/>
                <w:color w:val="FFFFFF"/>
                <w:sz w:val="18"/>
                <w:szCs w:val="18"/>
              </w:rPr>
              <w:t>Outcome</w:t>
            </w:r>
          </w:p>
        </w:tc>
      </w:tr>
      <w:tr w:rsidR="00284DEA" w14:paraId="30E8DB02" w14:textId="77777777">
        <w:trPr>
          <w:cantSplit/>
        </w:trPr>
        <w:tc>
          <w:tcPr>
            <w:tcW w:w="2100" w:type="dxa"/>
          </w:tcPr>
          <w:p w14:paraId="794C221A" w14:textId="77777777" w:rsidR="00284DEA" w:rsidRDefault="00000000">
            <w:pPr>
              <w:spacing w:after="40"/>
              <w:rPr>
                <w:sz w:val="18"/>
                <w:szCs w:val="18"/>
              </w:rPr>
            </w:pPr>
            <w:r>
              <w:rPr>
                <w:sz w:val="18"/>
                <w:szCs w:val="18"/>
              </w:rPr>
              <w:t>Two separate applications (public requester site + internal staff site)</w:t>
            </w:r>
          </w:p>
        </w:tc>
        <w:tc>
          <w:tcPr>
            <w:tcW w:w="3016" w:type="dxa"/>
          </w:tcPr>
          <w:p w14:paraId="78C52CFD" w14:textId="77777777" w:rsidR="00284DEA" w:rsidRDefault="00000000">
            <w:pPr>
              <w:spacing w:after="40"/>
              <w:rPr>
                <w:sz w:val="18"/>
                <w:szCs w:val="18"/>
              </w:rPr>
            </w:pPr>
            <w:r>
              <w:rPr>
                <w:sz w:val="18"/>
                <w:szCs w:val="18"/>
              </w:rPr>
              <w:t>Weak on ASR-001: access rules would be duplicated in two places. Stronger security boundary for staff data.</w:t>
            </w:r>
          </w:p>
        </w:tc>
        <w:tc>
          <w:tcPr>
            <w:tcW w:w="2300" w:type="dxa"/>
          </w:tcPr>
          <w:p w14:paraId="3F5BD554" w14:textId="77777777" w:rsidR="00284DEA" w:rsidRDefault="00000000">
            <w:pPr>
              <w:spacing w:after="40"/>
              <w:rPr>
                <w:sz w:val="18"/>
                <w:szCs w:val="18"/>
              </w:rPr>
            </w:pPr>
            <w:r>
              <w:rPr>
                <w:sz w:val="18"/>
                <w:szCs w:val="18"/>
              </w:rPr>
              <w:t>Two deployables, two builds, double the hosting (ASR-007).</w:t>
            </w:r>
          </w:p>
        </w:tc>
        <w:tc>
          <w:tcPr>
            <w:tcW w:w="1600" w:type="dxa"/>
          </w:tcPr>
          <w:p w14:paraId="4113D540" w14:textId="77777777" w:rsidR="00284DEA" w:rsidRDefault="00000000">
            <w:pPr>
              <w:spacing w:after="40"/>
              <w:rPr>
                <w:sz w:val="18"/>
                <w:szCs w:val="18"/>
              </w:rPr>
            </w:pPr>
            <w:r>
              <w:rPr>
                <w:sz w:val="18"/>
                <w:szCs w:val="18"/>
              </w:rPr>
              <w:t>Rejected - ARC-01</w:t>
            </w:r>
          </w:p>
        </w:tc>
      </w:tr>
      <w:tr w:rsidR="00284DEA" w14:paraId="695A7250" w14:textId="77777777">
        <w:trPr>
          <w:cantSplit/>
        </w:trPr>
        <w:tc>
          <w:tcPr>
            <w:tcW w:w="2100" w:type="dxa"/>
          </w:tcPr>
          <w:p w14:paraId="70269EA3" w14:textId="77777777" w:rsidR="00284DEA" w:rsidRDefault="00000000">
            <w:pPr>
              <w:spacing w:after="40"/>
              <w:rPr>
                <w:sz w:val="18"/>
                <w:szCs w:val="18"/>
              </w:rPr>
            </w:pPr>
            <w:r>
              <w:rPr>
                <w:sz w:val="18"/>
                <w:szCs w:val="18"/>
              </w:rPr>
              <w:t>Microservices (Requests, Access, Reporting as separate services)</w:t>
            </w:r>
          </w:p>
        </w:tc>
        <w:tc>
          <w:tcPr>
            <w:tcW w:w="3016" w:type="dxa"/>
          </w:tcPr>
          <w:p w14:paraId="14A0B4ED" w14:textId="77777777" w:rsidR="00284DEA" w:rsidRDefault="00000000">
            <w:pPr>
              <w:spacing w:after="40"/>
              <w:rPr>
                <w:sz w:val="18"/>
                <w:szCs w:val="18"/>
              </w:rPr>
            </w:pPr>
            <w:r>
              <w:rPr>
                <w:sz w:val="18"/>
                <w:szCs w:val="18"/>
              </w:rPr>
              <w:t>Weak on ASR-002/003: a status change and its audit entry would span services and need distributed transactions. Extra network hops hurt ASR-004.</w:t>
            </w:r>
          </w:p>
        </w:tc>
        <w:tc>
          <w:tcPr>
            <w:tcW w:w="2300" w:type="dxa"/>
          </w:tcPr>
          <w:p w14:paraId="7449962D" w14:textId="77777777" w:rsidR="00284DEA" w:rsidRDefault="00000000">
            <w:pPr>
              <w:spacing w:after="40"/>
              <w:rPr>
                <w:sz w:val="18"/>
                <w:szCs w:val="18"/>
              </w:rPr>
            </w:pPr>
            <w:r>
              <w:rPr>
                <w:sz w:val="18"/>
                <w:szCs w:val="18"/>
              </w:rPr>
              <w:t>Service discovery, several databases or shared DB, more hosting and monitoring. Not realistic in under 3 weeks.</w:t>
            </w:r>
          </w:p>
        </w:tc>
        <w:tc>
          <w:tcPr>
            <w:tcW w:w="1600" w:type="dxa"/>
          </w:tcPr>
          <w:p w14:paraId="46133163" w14:textId="77777777" w:rsidR="00284DEA" w:rsidRDefault="00000000">
            <w:pPr>
              <w:spacing w:after="40"/>
              <w:rPr>
                <w:sz w:val="18"/>
                <w:szCs w:val="18"/>
              </w:rPr>
            </w:pPr>
            <w:r>
              <w:rPr>
                <w:sz w:val="18"/>
                <w:szCs w:val="18"/>
              </w:rPr>
              <w:t>Rejected - ARC-02</w:t>
            </w:r>
          </w:p>
        </w:tc>
      </w:tr>
      <w:tr w:rsidR="00284DEA" w14:paraId="63E030D0" w14:textId="77777777">
        <w:trPr>
          <w:cantSplit/>
        </w:trPr>
        <w:tc>
          <w:tcPr>
            <w:tcW w:w="2100" w:type="dxa"/>
          </w:tcPr>
          <w:p w14:paraId="4DE04E9D" w14:textId="77777777" w:rsidR="00284DEA" w:rsidRDefault="00000000">
            <w:pPr>
              <w:spacing w:after="40"/>
              <w:rPr>
                <w:sz w:val="18"/>
                <w:szCs w:val="18"/>
              </w:rPr>
            </w:pPr>
            <w:r>
              <w:rPr>
                <w:sz w:val="18"/>
                <w:szCs w:val="18"/>
              </w:rPr>
              <w:t>Event-driven architecture</w:t>
            </w:r>
          </w:p>
        </w:tc>
        <w:tc>
          <w:tcPr>
            <w:tcW w:w="3016" w:type="dxa"/>
          </w:tcPr>
          <w:p w14:paraId="3134B7ED" w14:textId="77777777" w:rsidR="00284DEA" w:rsidRDefault="00000000">
            <w:pPr>
              <w:spacing w:after="40"/>
              <w:rPr>
                <w:sz w:val="18"/>
                <w:szCs w:val="18"/>
              </w:rPr>
            </w:pPr>
            <w:r>
              <w:rPr>
                <w:sz w:val="18"/>
                <w:szCs w:val="18"/>
              </w:rPr>
              <w:t>Asynchronous events give eventual consistency, which works against ASR-002. The request lifecycle is linear with no multiple consumers.</w:t>
            </w:r>
          </w:p>
        </w:tc>
        <w:tc>
          <w:tcPr>
            <w:tcW w:w="2300" w:type="dxa"/>
          </w:tcPr>
          <w:p w14:paraId="4E80BF3C" w14:textId="77777777" w:rsidR="00284DEA" w:rsidRDefault="00000000">
            <w:pPr>
              <w:spacing w:after="40"/>
              <w:rPr>
                <w:sz w:val="18"/>
                <w:szCs w:val="18"/>
              </w:rPr>
            </w:pPr>
            <w:r>
              <w:rPr>
                <w:sz w:val="18"/>
                <w:szCs w:val="18"/>
              </w:rPr>
              <w:t>Needs a message broker and retry/ordering handling.</w:t>
            </w:r>
          </w:p>
        </w:tc>
        <w:tc>
          <w:tcPr>
            <w:tcW w:w="1600" w:type="dxa"/>
          </w:tcPr>
          <w:p w14:paraId="3C354D38" w14:textId="77777777" w:rsidR="00284DEA" w:rsidRDefault="00000000">
            <w:pPr>
              <w:spacing w:after="40"/>
              <w:rPr>
                <w:sz w:val="18"/>
                <w:szCs w:val="18"/>
              </w:rPr>
            </w:pPr>
            <w:r>
              <w:rPr>
                <w:sz w:val="18"/>
                <w:szCs w:val="18"/>
              </w:rPr>
              <w:t>Rejected - ARC-02</w:t>
            </w:r>
          </w:p>
        </w:tc>
      </w:tr>
      <w:tr w:rsidR="00284DEA" w14:paraId="63735878" w14:textId="77777777">
        <w:trPr>
          <w:cantSplit/>
        </w:trPr>
        <w:tc>
          <w:tcPr>
            <w:tcW w:w="2100" w:type="dxa"/>
          </w:tcPr>
          <w:p w14:paraId="2ABD82BE" w14:textId="77777777" w:rsidR="00284DEA" w:rsidRDefault="00000000">
            <w:pPr>
              <w:spacing w:after="40"/>
              <w:rPr>
                <w:sz w:val="18"/>
                <w:szCs w:val="18"/>
              </w:rPr>
            </w:pPr>
            <w:r>
              <w:rPr>
                <w:sz w:val="18"/>
                <w:szCs w:val="18"/>
              </w:rPr>
              <w:t>Traditional layered monolith (no module boundaries)</w:t>
            </w:r>
          </w:p>
        </w:tc>
        <w:tc>
          <w:tcPr>
            <w:tcW w:w="3016" w:type="dxa"/>
          </w:tcPr>
          <w:p w14:paraId="434D6B12" w14:textId="77777777" w:rsidR="00284DEA" w:rsidRDefault="00000000">
            <w:pPr>
              <w:spacing w:after="40"/>
              <w:rPr>
                <w:sz w:val="18"/>
                <w:szCs w:val="18"/>
              </w:rPr>
            </w:pPr>
            <w:r>
              <w:rPr>
                <w:sz w:val="18"/>
                <w:szCs w:val="18"/>
              </w:rPr>
              <w:t xml:space="preserve">Meets ASR-001 to ASR-005. Weak on ASR-006 and maintainability - code from different features mixes over time.</w:t>
            </w:r>
          </w:p>
        </w:tc>
        <w:tc>
          <w:tcPr>
            <w:tcW w:w="2300" w:type="dxa"/>
          </w:tcPr>
          <w:p w14:paraId="0C116649" w14:textId="77777777" w:rsidR="00284DEA" w:rsidRDefault="00000000">
            <w:pPr>
              <w:spacing w:after="40"/>
              <w:rPr>
                <w:sz w:val="18"/>
                <w:szCs w:val="18"/>
              </w:rPr>
            </w:pPr>
            <w:r>
              <w:rPr>
                <w:sz w:val="18"/>
                <w:szCs w:val="18"/>
              </w:rPr>
              <w:t>Lowest effort to start, but harder to change and split later.</w:t>
            </w:r>
          </w:p>
        </w:tc>
        <w:tc>
          <w:tcPr>
            <w:tcW w:w="1600" w:type="dxa"/>
          </w:tcPr>
          <w:p w14:paraId="128DC2B5" w14:textId="77777777" w:rsidR="00284DEA" w:rsidRDefault="00000000">
            <w:pPr>
              <w:spacing w:after="40"/>
              <w:rPr>
                <w:sz w:val="18"/>
                <w:szCs w:val="18"/>
              </w:rPr>
            </w:pPr>
            <w:r>
              <w:rPr>
                <w:sz w:val="18"/>
                <w:szCs w:val="18"/>
              </w:rPr>
              <w:t>Rejected in favour of modular monolith</w:t>
            </w:r>
          </w:p>
        </w:tc>
      </w:tr>
      <w:tr w:rsidR="00284DEA" w14:paraId="00DCBC56" w14:textId="77777777">
        <w:trPr>
          <w:cantSplit/>
        </w:trPr>
        <w:tc>
          <w:tcPr>
            <w:tcW w:w="2100" w:type="dxa"/>
          </w:tcPr>
          <w:p w14:paraId="5B15CEB5" w14:textId="77777777" w:rsidR="00284DEA" w:rsidRDefault="00000000">
            <w:pPr>
              <w:spacing w:after="40"/>
              <w:rPr>
                <w:sz w:val="18"/>
                <w:szCs w:val="18"/>
              </w:rPr>
            </w:pPr>
            <w:r>
              <w:rPr>
                <w:sz w:val="18"/>
                <w:szCs w:val="18"/>
              </w:rPr>
              <w:t>Modular monolith with layered modules, Angular SPA + REST API, one PostgreSQL database</w:t>
            </w:r>
          </w:p>
        </w:tc>
        <w:tc>
          <w:tcPr>
            <w:tcW w:w="3016" w:type="dxa"/>
          </w:tcPr>
          <w:p w14:paraId="6EA7CACC" w14:textId="77777777" w:rsidR="00284DEA" w:rsidRDefault="00000000">
            <w:pPr>
              <w:spacing w:after="40"/>
              <w:rPr>
                <w:sz w:val="18"/>
                <w:szCs w:val="18"/>
              </w:rPr>
            </w:pPr>
            <w:r>
              <w:rPr>
                <w:sz w:val="18"/>
                <w:szCs w:val="18"/>
              </w:rPr>
              <w:t>Meets ASR-001 to ASR-007: one access-control layer, local ACID transactions, no extra network hops, UI separated from business logic.</w:t>
            </w:r>
          </w:p>
        </w:tc>
        <w:tc>
          <w:tcPr>
            <w:tcW w:w="2300" w:type="dxa"/>
          </w:tcPr>
          <w:p w14:paraId="361BD42B" w14:textId="77777777" w:rsidR="00284DEA" w:rsidRDefault="00000000">
            <w:pPr>
              <w:spacing w:after="40"/>
              <w:rPr>
                <w:sz w:val="18"/>
                <w:szCs w:val="18"/>
              </w:rPr>
            </w:pPr>
            <w:r>
              <w:rPr>
                <w:sz w:val="18"/>
                <w:szCs w:val="18"/>
              </w:rPr>
              <w:t>One deployable plus one managed database. Module boundaries must be kept by discipline and code review.</w:t>
            </w:r>
          </w:p>
        </w:tc>
        <w:tc>
          <w:tcPr>
            <w:tcW w:w="1600" w:type="dxa"/>
          </w:tcPr>
          <w:p w14:paraId="64A74A5D" w14:textId="77777777" w:rsidR="00284DEA" w:rsidRDefault="00000000">
            <w:pPr>
              <w:spacing w:after="40"/>
              <w:rPr>
                <w:sz w:val="18"/>
                <w:szCs w:val="18"/>
              </w:rPr>
            </w:pPr>
            <w:r>
              <w:rPr>
                <w:b/>
                <w:bCs/>
                <w:sz w:val="18"/>
                <w:szCs w:val="18"/>
              </w:rPr>
              <w:t>Selected</w:t>
            </w:r>
            <w:r>
              <w:rPr>
                <w:sz w:val="18"/>
                <w:szCs w:val="18"/>
              </w:rPr>
              <w:t xml:space="preserve"> - ARC-01, ARC-02, ARC-03</w:t>
            </w:r>
          </w:p>
        </w:tc>
      </w:tr>
    </w:tbl>
    <w:p w14:paraId="2F31EDF5" w14:textId="77777777" w:rsidR="00284DEA" w:rsidRDefault="00284DEA">
      <w:pPr>
        <w:spacing w:after="0"/>
      </w:pPr>
    </w:p>
    <w:p w14:paraId="2982AB1F" w14:textId="77777777" w:rsidR="00284DEA" w:rsidRDefault="00000000">
      <w:pPr>
        <w:pStyle w:val="Heading2"/>
      </w:pPr>
      <w:bookmarkStart w:id="43" w:name="_Toc241703341"/>
      <w:r>
        <w:t>Architecture Decisions</w:t>
      </w:r>
      <w:bookmarkEnd w:id="43"/>
    </w:p>
    <w:tbl>
      <w:tblPr>
        <w:tblStyle w:val="TableGrid"/>
        <w:tblW w:w="9016" w:type="dxa"/>
        <w:tblLayout w:type="fixed"/>
        <w:tblLook w:val="04A0" w:firstRow="1" w:lastRow="0" w:firstColumn="1" w:lastColumn="0" w:noHBand="0" w:noVBand="1"/>
      </w:tblPr>
      <w:tblGrid>
        <w:gridCol w:w="1900"/>
        <w:gridCol w:w="7116"/>
      </w:tblGrid>
      <w:tr w:rsidR="00284DEA" w14:paraId="295EA3C2" w14:textId="77777777">
        <w:trPr>
          <w:cantSplit/>
        </w:trPr>
        <w:tc>
          <w:tcPr>
            <w:tcW w:w="9016" w:type="dxa"/>
            <w:gridSpan w:val="2"/>
            <w:shd w:val="clear" w:color="auto" w:fill="002060"/>
          </w:tcPr>
          <w:p w14:paraId="14EB7E72" w14:textId="77777777" w:rsidR="00284DEA" w:rsidRDefault="00000000">
            <w:pPr>
              <w:spacing w:after="40"/>
              <w:rPr>
                <w:sz w:val="20"/>
                <w:szCs w:val="20"/>
              </w:rPr>
            </w:pPr>
            <w:r>
              <w:rPr>
                <w:b/>
                <w:bCs/>
                <w:color w:val="FFFFFF"/>
                <w:sz w:val="20"/>
                <w:szCs w:val="20"/>
              </w:rPr>
              <w:t>ARC-01 - One web application for requesters, staff and management</w:t>
            </w:r>
          </w:p>
        </w:tc>
      </w:tr>
      <w:tr w:rsidR="00284DEA" w14:paraId="51196686" w14:textId="77777777">
        <w:trPr>
          <w:cantSplit/>
        </w:trPr>
        <w:tc>
          <w:tcPr>
            <w:tcW w:w="1900" w:type="dxa"/>
            <w:shd w:val="clear" w:color="auto" w:fill="DCE3F0"/>
          </w:tcPr>
          <w:p w14:paraId="2EBD1E7C" w14:textId="77777777" w:rsidR="00284DEA" w:rsidRDefault="00000000">
            <w:pPr>
              <w:spacing w:after="40"/>
              <w:rPr>
                <w:sz w:val="18"/>
                <w:szCs w:val="18"/>
              </w:rPr>
            </w:pPr>
            <w:r>
              <w:rPr>
                <w:b/>
                <w:bCs/>
                <w:sz w:val="18"/>
                <w:szCs w:val="18"/>
              </w:rPr>
              <w:t>Status / Date / Owner</w:t>
            </w:r>
          </w:p>
        </w:tc>
        <w:tc>
          <w:tcPr>
            <w:tcW w:w="7116" w:type="dxa"/>
          </w:tcPr>
          <w:p w14:paraId="28474471" w14:textId="77777777" w:rsidR="00284DEA" w:rsidRDefault="00000000">
            <w:pPr>
              <w:spacing w:after="40"/>
              <w:rPr>
                <w:sz w:val="18"/>
                <w:szCs w:val="18"/>
              </w:rPr>
            </w:pPr>
            <w:r>
              <w:rPr>
                <w:sz w:val="18"/>
                <w:szCs w:val="18"/>
              </w:rPr>
              <w:t>Accepted - M2 baseline / 30/09/2026 / Chanri Du Randt</w:t>
            </w:r>
          </w:p>
        </w:tc>
      </w:tr>
      <w:tr w:rsidR="00284DEA" w14:paraId="5CADD797" w14:textId="77777777">
        <w:trPr>
          <w:cantSplit/>
        </w:trPr>
        <w:tc>
          <w:tcPr>
            <w:tcW w:w="1900" w:type="dxa"/>
            <w:shd w:val="clear" w:color="auto" w:fill="DCE3F0"/>
          </w:tcPr>
          <w:p w14:paraId="567EFF1A" w14:textId="77777777" w:rsidR="00284DEA" w:rsidRDefault="00000000">
            <w:pPr>
              <w:spacing w:after="40"/>
              <w:rPr>
                <w:sz w:val="18"/>
                <w:szCs w:val="18"/>
              </w:rPr>
            </w:pPr>
            <w:r>
              <w:rPr>
                <w:b/>
                <w:bCs/>
                <w:sz w:val="18"/>
                <w:szCs w:val="18"/>
              </w:rPr>
              <w:t>Context</w:t>
            </w:r>
          </w:p>
        </w:tc>
        <w:tc>
          <w:tcPr>
            <w:tcW w:w="7116" w:type="dxa"/>
          </w:tcPr>
          <w:p w14:paraId="610D777D" w14:textId="77777777" w:rsidR="00284DEA" w:rsidRDefault="00000000">
            <w:pPr>
              <w:spacing w:after="40"/>
              <w:rPr>
                <w:sz w:val="18"/>
                <w:szCs w:val="18"/>
              </w:rPr>
            </w:pPr>
            <w:r>
              <w:rPr>
                <w:sz w:val="18"/>
                <w:szCs w:val="18"/>
              </w:rPr>
              <w:t>CivicConnect must serve two audiences (public-facing requesters and internal staff/management) with different security and access needs. The team must decide whether to serve them as one application or as separate applications.</w:t>
            </w:r>
          </w:p>
        </w:tc>
      </w:tr>
      <w:tr w:rsidR="00284DEA" w14:paraId="583B00B8" w14:textId="77777777">
        <w:trPr>
          <w:cantSplit/>
        </w:trPr>
        <w:tc>
          <w:tcPr>
            <w:tcW w:w="1900" w:type="dxa"/>
            <w:shd w:val="clear" w:color="auto" w:fill="DCE3F0"/>
          </w:tcPr>
          <w:p w14:paraId="1434AC40" w14:textId="77777777" w:rsidR="00284DEA" w:rsidRDefault="00000000">
            <w:pPr>
              <w:spacing w:after="40"/>
              <w:rPr>
                <w:sz w:val="18"/>
                <w:szCs w:val="18"/>
              </w:rPr>
            </w:pPr>
            <w:r>
              <w:rPr>
                <w:b/>
                <w:bCs/>
                <w:sz w:val="18"/>
                <w:szCs w:val="18"/>
              </w:rPr>
              <w:t>Constraints</w:t>
            </w:r>
          </w:p>
        </w:tc>
        <w:tc>
          <w:tcPr>
            <w:tcW w:w="7116" w:type="dxa"/>
          </w:tcPr>
          <w:p w14:paraId="43C0D869" w14:textId="77777777" w:rsidR="00284DEA" w:rsidRDefault="00000000">
            <w:pPr>
              <w:spacing w:after="40"/>
              <w:rPr>
                <w:sz w:val="18"/>
                <w:szCs w:val="18"/>
              </w:rPr>
            </w:pPr>
            <w:r>
              <w:rPr>
                <w:sz w:val="18"/>
                <w:szCs w:val="18"/>
              </w:rPr>
              <w:t>Time, Team Capability and Cost/Resources (ASR-007). Security constraint (ASR-001).</w:t>
            </w:r>
          </w:p>
        </w:tc>
      </w:tr>
      <w:tr w:rsidR="00284DEA" w14:paraId="3376351F" w14:textId="77777777">
        <w:trPr>
          <w:cantSplit/>
        </w:trPr>
        <w:tc>
          <w:tcPr>
            <w:tcW w:w="1900" w:type="dxa"/>
            <w:shd w:val="clear" w:color="auto" w:fill="DCE3F0"/>
          </w:tcPr>
          <w:p w14:paraId="6A97851B" w14:textId="77777777" w:rsidR="00284DEA" w:rsidRDefault="00000000">
            <w:pPr>
              <w:spacing w:after="40"/>
              <w:rPr>
                <w:sz w:val="18"/>
                <w:szCs w:val="18"/>
              </w:rPr>
            </w:pPr>
            <w:r>
              <w:rPr>
                <w:b/>
                <w:bCs/>
                <w:sz w:val="18"/>
                <w:szCs w:val="18"/>
              </w:rPr>
              <w:lastRenderedPageBreak/>
              <w:t>Alternatives</w:t>
            </w:r>
          </w:p>
        </w:tc>
        <w:tc>
          <w:tcPr>
            <w:tcW w:w="7116" w:type="dxa"/>
          </w:tcPr>
          <w:p w14:paraId="51DA5D16" w14:textId="77777777" w:rsidR="00284DEA" w:rsidRDefault="00000000">
            <w:pPr>
              <w:spacing w:after="40"/>
              <w:rPr>
                <w:sz w:val="18"/>
                <w:szCs w:val="18"/>
              </w:rPr>
            </w:pPr>
            <w:r>
              <w:rPr>
                <w:sz w:val="18"/>
                <w:szCs w:val="18"/>
              </w:rPr>
              <w:t>1. Separate websites for CivicConnect personnel and their clients. The client-facing website would have minimal authentication and public pages to view CivicConnect's services and company details. The employee-facing website (managers and service handlers) would have greater security and no publicly accessible pages aside from a login page.</w:t>
            </w:r>
          </w:p>
          <w:p w14:paraId="4131EDA2" w14:textId="77777777" w:rsidR="00284DEA" w:rsidRDefault="00000000">
            <w:pPr>
              <w:spacing w:after="40"/>
              <w:rPr>
                <w:sz w:val="18"/>
                <w:szCs w:val="18"/>
              </w:rPr>
            </w:pPr>
            <w:r>
              <w:rPr>
                <w:sz w:val="18"/>
                <w:szCs w:val="18"/>
              </w:rPr>
              <w:t>2. One website application for all users, with careful management of access.</w:t>
            </w:r>
          </w:p>
        </w:tc>
      </w:tr>
      <w:tr w:rsidR="00284DEA" w14:paraId="444287B0" w14:textId="77777777">
        <w:trPr>
          <w:cantSplit/>
        </w:trPr>
        <w:tc>
          <w:tcPr>
            <w:tcW w:w="1900" w:type="dxa"/>
            <w:shd w:val="clear" w:color="auto" w:fill="DCE3F0"/>
          </w:tcPr>
          <w:p w14:paraId="58E0B4DC" w14:textId="77777777" w:rsidR="00284DEA" w:rsidRDefault="00000000">
            <w:pPr>
              <w:spacing w:after="40"/>
              <w:rPr>
                <w:sz w:val="18"/>
                <w:szCs w:val="18"/>
              </w:rPr>
            </w:pPr>
            <w:r>
              <w:rPr>
                <w:b/>
                <w:bCs/>
                <w:sz w:val="18"/>
                <w:szCs w:val="18"/>
              </w:rPr>
              <w:t>Decision</w:t>
            </w:r>
          </w:p>
        </w:tc>
        <w:tc>
          <w:tcPr>
            <w:tcW w:w="7116" w:type="dxa"/>
          </w:tcPr>
          <w:p w14:paraId="3F874A84" w14:textId="77777777" w:rsidR="00284DEA" w:rsidRDefault="00000000">
            <w:pPr>
              <w:spacing w:after="40"/>
              <w:rPr>
                <w:sz w:val="18"/>
                <w:szCs w:val="18"/>
              </w:rPr>
            </w:pPr>
            <w:r>
              <w:rPr>
                <w:sz w:val="18"/>
                <w:szCs w:val="18"/>
              </w:rPr>
              <w:t>One website, with the requester area and the staff/management area separated by role-based routing and per-request permission checks, rather than by splitting into separate deployed applications.</w:t>
            </w:r>
          </w:p>
        </w:tc>
      </w:tr>
      <w:tr w:rsidR="00284DEA" w14:paraId="3B78A326" w14:textId="77777777">
        <w:trPr>
          <w:cantSplit/>
        </w:trPr>
        <w:tc>
          <w:tcPr>
            <w:tcW w:w="1900" w:type="dxa"/>
            <w:shd w:val="clear" w:color="auto" w:fill="DCE3F0"/>
          </w:tcPr>
          <w:p w14:paraId="475C4DB1" w14:textId="77777777" w:rsidR="00284DEA" w:rsidRDefault="00000000">
            <w:pPr>
              <w:spacing w:after="40"/>
              <w:rPr>
                <w:sz w:val="18"/>
                <w:szCs w:val="18"/>
              </w:rPr>
            </w:pPr>
            <w:r>
              <w:rPr>
                <w:b/>
                <w:bCs/>
                <w:sz w:val="18"/>
                <w:szCs w:val="18"/>
              </w:rPr>
              <w:t>Rationale</w:t>
            </w:r>
          </w:p>
        </w:tc>
        <w:tc>
          <w:tcPr>
            <w:tcW w:w="7116" w:type="dxa"/>
          </w:tcPr>
          <w:p w14:paraId="3B1D6893" w14:textId="77777777" w:rsidR="00284DEA" w:rsidRDefault="00000000">
            <w:pPr>
              <w:spacing w:after="40"/>
              <w:rPr>
                <w:sz w:val="18"/>
                <w:szCs w:val="18"/>
              </w:rPr>
            </w:pPr>
            <w:r>
              <w:rPr>
                <w:sz w:val="18"/>
                <w:szCs w:val="18"/>
              </w:rPr>
              <w:t>Limited time is available, so only one main website will be built that shows pages and features per specific user role.</w:t>
            </w:r>
          </w:p>
          <w:p w14:paraId="7241B11B" w14:textId="77777777" w:rsidR="00284DEA" w:rsidRDefault="00000000">
            <w:pPr>
              <w:spacing w:after="40"/>
              <w:rPr>
                <w:sz w:val="18"/>
                <w:szCs w:val="18"/>
              </w:rPr>
            </w:pPr>
            <w:r>
              <w:rPr>
                <w:sz w:val="18"/>
                <w:szCs w:val="18"/>
              </w:rPr>
              <w:t>Security is easier to manage because only one access-control layer exists (ASR-001). Duplicating access logic across two applications creates two places where a rule can be wrong.</w:t>
            </w:r>
          </w:p>
          <w:p w14:paraId="5D34539D" w14:textId="77777777" w:rsidR="00284DEA" w:rsidRDefault="00000000">
            <w:pPr>
              <w:spacing w:after="40"/>
              <w:rPr>
                <w:sz w:val="18"/>
                <w:szCs w:val="18"/>
              </w:rPr>
            </w:pPr>
            <w:r>
              <w:rPr>
                <w:sz w:val="18"/>
                <w:szCs w:val="18"/>
              </w:rPr>
              <w:t xml:space="preserve">The platform form is not confirmed by the client yet (DEC-001), so committing effort to building and maintaining two applications is a disproportionate risk.</w:t>
            </w:r>
          </w:p>
        </w:tc>
      </w:tr>
      <w:tr w:rsidR="00284DEA" w14:paraId="57D0ECC8" w14:textId="77777777">
        <w:trPr>
          <w:cantSplit/>
        </w:trPr>
        <w:tc>
          <w:tcPr>
            <w:tcW w:w="1900" w:type="dxa"/>
            <w:shd w:val="clear" w:color="auto" w:fill="DCE3F0"/>
          </w:tcPr>
          <w:p w14:paraId="1E17BEFA" w14:textId="77777777" w:rsidR="00284DEA" w:rsidRDefault="00000000">
            <w:pPr>
              <w:spacing w:after="40"/>
              <w:rPr>
                <w:sz w:val="18"/>
                <w:szCs w:val="18"/>
              </w:rPr>
            </w:pPr>
            <w:r>
              <w:rPr>
                <w:b/>
                <w:bCs/>
                <w:sz w:val="18"/>
                <w:szCs w:val="18"/>
              </w:rPr>
              <w:t>Trade-offs</w:t>
            </w:r>
          </w:p>
        </w:tc>
        <w:tc>
          <w:tcPr>
            <w:tcW w:w="7116" w:type="dxa"/>
          </w:tcPr>
          <w:p w14:paraId="10062BF4" w14:textId="77777777" w:rsidR="00284DEA" w:rsidRDefault="00000000">
            <w:pPr>
              <w:spacing w:after="40"/>
              <w:rPr>
                <w:sz w:val="18"/>
                <w:szCs w:val="18"/>
              </w:rPr>
            </w:pPr>
            <w:r>
              <w:rPr>
                <w:sz w:val="18"/>
                <w:szCs w:val="18"/>
              </w:rPr>
              <w:t>Scalability is limited, especially if only one user group's features need to be scaled, since the application must scale as one unit.</w:t>
            </w:r>
          </w:p>
        </w:tc>
      </w:tr>
      <w:tr w:rsidR="00284DEA" w14:paraId="01DF8559" w14:textId="77777777">
        <w:trPr>
          <w:cantSplit/>
        </w:trPr>
        <w:tc>
          <w:tcPr>
            <w:tcW w:w="1900" w:type="dxa"/>
            <w:shd w:val="clear" w:color="auto" w:fill="DCE3F0"/>
          </w:tcPr>
          <w:p w14:paraId="051896E4" w14:textId="77777777" w:rsidR="00284DEA" w:rsidRDefault="00000000">
            <w:pPr>
              <w:spacing w:after="40"/>
              <w:rPr>
                <w:sz w:val="18"/>
                <w:szCs w:val="18"/>
              </w:rPr>
            </w:pPr>
            <w:r>
              <w:rPr>
                <w:b/>
                <w:bCs/>
                <w:sz w:val="18"/>
                <w:szCs w:val="18"/>
              </w:rPr>
              <w:t>Risks</w:t>
            </w:r>
          </w:p>
        </w:tc>
        <w:tc>
          <w:tcPr>
            <w:tcW w:w="7116" w:type="dxa"/>
          </w:tcPr>
          <w:p w14:paraId="1B616154" w14:textId="77777777" w:rsidR="00284DEA" w:rsidRDefault="00000000">
            <w:pPr>
              <w:spacing w:after="40"/>
              <w:rPr>
                <w:sz w:val="18"/>
                <w:szCs w:val="18"/>
              </w:rPr>
            </w:pPr>
            <w:r>
              <w:rPr>
                <w:sz w:val="18"/>
                <w:szCs w:val="18"/>
              </w:rPr>
              <w:t>All features are reachable through one public website, so compromising the website alone could give attackers access to most of the sensitive data. This is mitigated by strict server-side RBAC (Spring Security, DEC-004), requesters only being able to query their own requests, and the access tests in ASR-001 - but it is still a single security boundary compared to separate deployments.</w:t>
            </w:r>
          </w:p>
        </w:tc>
      </w:tr>
      <w:tr w:rsidR="00284DEA" w14:paraId="63CC811A" w14:textId="77777777">
        <w:trPr>
          <w:cantSplit/>
        </w:trPr>
        <w:tc>
          <w:tcPr>
            <w:tcW w:w="1900" w:type="dxa"/>
            <w:shd w:val="clear" w:color="auto" w:fill="DCE3F0"/>
          </w:tcPr>
          <w:p w14:paraId="770B52CA" w14:textId="77777777" w:rsidR="00284DEA" w:rsidRDefault="00000000">
            <w:pPr>
              <w:spacing w:after="40"/>
              <w:rPr>
                <w:sz w:val="18"/>
                <w:szCs w:val="18"/>
              </w:rPr>
            </w:pPr>
            <w:r>
              <w:rPr>
                <w:b/>
                <w:bCs/>
                <w:sz w:val="18"/>
                <w:szCs w:val="18"/>
              </w:rPr>
              <w:t>Evidence</w:t>
            </w:r>
          </w:p>
        </w:tc>
        <w:tc>
          <w:tcPr>
            <w:tcW w:w="7116" w:type="dxa"/>
          </w:tcPr>
          <w:p w14:paraId="0873F6B7" w14:textId="77777777" w:rsidR="00284DEA" w:rsidRDefault="00000000">
            <w:pPr>
              <w:spacing w:after="40"/>
              <w:rPr>
                <w:sz w:val="18"/>
                <w:szCs w:val="18"/>
              </w:rPr>
            </w:pPr>
            <w:r>
              <w:rPr>
                <w:sz w:val="18"/>
                <w:szCs w:val="18"/>
              </w:rPr>
              <w:t>ASR-001 is easier to satisfy with one shared enforcement layer. DEC-001 (platform not confirmed). FR-005 and FR-014 show that audience separation can be achieved through role-based routing and permission checks rather than separate applications. Team size and Time constraints.</w:t>
            </w:r>
          </w:p>
        </w:tc>
      </w:tr>
      <w:tr w:rsidR="00284DEA" w14:paraId="630741E6" w14:textId="77777777">
        <w:trPr>
          <w:cantSplit/>
        </w:trPr>
        <w:tc>
          <w:tcPr>
            <w:tcW w:w="1900" w:type="dxa"/>
            <w:shd w:val="clear" w:color="auto" w:fill="DCE3F0"/>
          </w:tcPr>
          <w:p w14:paraId="3781AC3F" w14:textId="77777777" w:rsidR="00284DEA" w:rsidRDefault="00000000">
            <w:pPr>
              <w:spacing w:after="40"/>
              <w:rPr>
                <w:sz w:val="18"/>
                <w:szCs w:val="18"/>
              </w:rPr>
            </w:pPr>
            <w:r>
              <w:rPr>
                <w:b/>
                <w:bCs/>
                <w:sz w:val="18"/>
                <w:szCs w:val="18"/>
              </w:rPr>
              <w:t>Linked requirements</w:t>
            </w:r>
          </w:p>
        </w:tc>
        <w:tc>
          <w:tcPr>
            <w:tcW w:w="7116" w:type="dxa"/>
          </w:tcPr>
          <w:p w14:paraId="04B9B2A6" w14:textId="77777777" w:rsidR="00284DEA" w:rsidRDefault="00000000">
            <w:pPr>
              <w:spacing w:after="40"/>
              <w:rPr>
                <w:sz w:val="18"/>
                <w:szCs w:val="18"/>
              </w:rPr>
            </w:pPr>
            <w:r>
              <w:rPr>
                <w:sz w:val="18"/>
                <w:szCs w:val="18"/>
              </w:rPr>
              <w:t>FR-005, FR-014, NFR-003, ASR-001, ASR-006, ASR-007</w:t>
            </w:r>
          </w:p>
        </w:tc>
      </w:tr>
      <w:tr w:rsidR="00284DEA" w14:paraId="6ED2EBA8" w14:textId="77777777">
        <w:trPr>
          <w:cantSplit/>
        </w:trPr>
        <w:tc>
          <w:tcPr>
            <w:tcW w:w="1900" w:type="dxa"/>
            <w:shd w:val="clear" w:color="auto" w:fill="DCE3F0"/>
          </w:tcPr>
          <w:p w14:paraId="28780C38" w14:textId="77777777" w:rsidR="00284DEA" w:rsidRDefault="00000000">
            <w:pPr>
              <w:spacing w:after="40"/>
              <w:rPr>
                <w:sz w:val="18"/>
                <w:szCs w:val="18"/>
              </w:rPr>
            </w:pPr>
            <w:r>
              <w:rPr>
                <w:b/>
                <w:bCs/>
                <w:sz w:val="18"/>
                <w:szCs w:val="18"/>
              </w:rPr>
              <w:t>Later Consequence</w:t>
            </w:r>
          </w:p>
        </w:tc>
        <w:tc>
          <w:tcPr>
            <w:tcW w:w="7116" w:type="dxa"/>
          </w:tcPr>
          <w:p w14:paraId="207976E5" w14:textId="77777777" w:rsidR="00284DEA" w:rsidRDefault="00000000">
            <w:pPr>
              <w:spacing w:after="40"/>
              <w:rPr>
                <w:sz w:val="18"/>
                <w:szCs w:val="18"/>
              </w:rPr>
            </w:pPr>
            <w:r>
              <w:rPr>
                <w:sz w:val="18"/>
                <w:szCs w:val="18"/>
              </w:rPr>
              <w:t>Confirmed for the M2 baseline. If CivicConnect later wants a separate staff intranet or a mobile app, the Access module and REST API can be reused behind a second front end; ARC-03, the RTM rows for FR-005/FR-014 and the Risk Register would need to be updated through change control.</w:t>
            </w:r>
          </w:p>
        </w:tc>
      </w:tr>
    </w:tbl>
    <w:p w14:paraId="2CA77C46" w14:textId="77777777" w:rsidR="00284DEA" w:rsidRDefault="00284DEA">
      <w:pPr>
        <w:spacing w:after="0"/>
      </w:pPr>
    </w:p>
    <w:tbl>
      <w:tblPr>
        <w:tblStyle w:val="TableGrid"/>
        <w:tblW w:w="9016" w:type="dxa"/>
        <w:tblLayout w:type="fixed"/>
        <w:tblLook w:val="04A0" w:firstRow="1" w:lastRow="0" w:firstColumn="1" w:lastColumn="0" w:noHBand="0" w:noVBand="1"/>
      </w:tblPr>
      <w:tblGrid>
        <w:gridCol w:w="1900"/>
        <w:gridCol w:w="7116"/>
      </w:tblGrid>
      <w:tr w:rsidR="00284DEA" w14:paraId="241D9904" w14:textId="77777777">
        <w:trPr>
          <w:cantSplit/>
        </w:trPr>
        <w:tc>
          <w:tcPr>
            <w:tcW w:w="9016" w:type="dxa"/>
            <w:gridSpan w:val="2"/>
            <w:shd w:val="clear" w:color="auto" w:fill="002060"/>
          </w:tcPr>
          <w:p w14:paraId="3057672B" w14:textId="77777777" w:rsidR="00284DEA" w:rsidRDefault="00000000">
            <w:pPr>
              <w:spacing w:after="40"/>
              <w:rPr>
                <w:sz w:val="20"/>
                <w:szCs w:val="20"/>
              </w:rPr>
            </w:pPr>
            <w:r>
              <w:rPr>
                <w:b/>
                <w:bCs/>
                <w:color w:val="FFFFFF"/>
                <w:sz w:val="20"/>
                <w:szCs w:val="20"/>
              </w:rPr>
              <w:t>ARC-02 - Modular monolith with layered modules</w:t>
            </w:r>
          </w:p>
        </w:tc>
      </w:tr>
      <w:tr w:rsidR="00284DEA" w14:paraId="1C68DC38" w14:textId="77777777">
        <w:trPr>
          <w:cantSplit/>
        </w:trPr>
        <w:tc>
          <w:tcPr>
            <w:tcW w:w="1900" w:type="dxa"/>
            <w:shd w:val="clear" w:color="auto" w:fill="DCE3F0"/>
          </w:tcPr>
          <w:p w14:paraId="1E83F15E" w14:textId="77777777" w:rsidR="00284DEA" w:rsidRDefault="00000000">
            <w:pPr>
              <w:spacing w:after="40"/>
              <w:rPr>
                <w:sz w:val="18"/>
                <w:szCs w:val="18"/>
              </w:rPr>
            </w:pPr>
            <w:r>
              <w:rPr>
                <w:b/>
                <w:bCs/>
                <w:sz w:val="18"/>
                <w:szCs w:val="18"/>
              </w:rPr>
              <w:t>Status / Date / Owner</w:t>
            </w:r>
          </w:p>
        </w:tc>
        <w:tc>
          <w:tcPr>
            <w:tcW w:w="7116" w:type="dxa"/>
          </w:tcPr>
          <w:p w14:paraId="46CF5E7E" w14:textId="77777777" w:rsidR="00284DEA" w:rsidRDefault="00000000">
            <w:pPr>
              <w:spacing w:after="40"/>
              <w:rPr>
                <w:sz w:val="18"/>
                <w:szCs w:val="18"/>
              </w:rPr>
            </w:pPr>
            <w:r>
              <w:rPr>
                <w:sz w:val="18"/>
                <w:szCs w:val="18"/>
              </w:rPr>
              <w:t>Accepted - M2 baseline / 30/09/2026 / Chanri Du Randt</w:t>
            </w:r>
          </w:p>
        </w:tc>
      </w:tr>
      <w:tr w:rsidR="00284DEA" w14:paraId="376CBD25" w14:textId="77777777">
        <w:trPr>
          <w:cantSplit/>
        </w:trPr>
        <w:tc>
          <w:tcPr>
            <w:tcW w:w="1900" w:type="dxa"/>
            <w:shd w:val="clear" w:color="auto" w:fill="DCE3F0"/>
          </w:tcPr>
          <w:p w14:paraId="7DD51F04" w14:textId="77777777" w:rsidR="00284DEA" w:rsidRDefault="00000000">
            <w:pPr>
              <w:spacing w:after="40"/>
              <w:rPr>
                <w:sz w:val="18"/>
                <w:szCs w:val="18"/>
              </w:rPr>
            </w:pPr>
            <w:r>
              <w:rPr>
                <w:b/>
                <w:bCs/>
                <w:sz w:val="18"/>
                <w:szCs w:val="18"/>
              </w:rPr>
              <w:t>Context</w:t>
            </w:r>
          </w:p>
        </w:tc>
        <w:tc>
          <w:tcPr>
            <w:tcW w:w="7116" w:type="dxa"/>
          </w:tcPr>
          <w:p w14:paraId="7413D203" w14:textId="77777777" w:rsidR="00284DEA" w:rsidRDefault="00000000">
            <w:pPr>
              <w:spacing w:after="40"/>
              <w:rPr>
                <w:sz w:val="18"/>
                <w:szCs w:val="18"/>
              </w:rPr>
            </w:pPr>
            <w:r>
              <w:rPr>
                <w:sz w:val="18"/>
                <w:szCs w:val="18"/>
              </w:rPr>
              <w:t xml:space="preserve">Having decided on one application (ARC-01), the team must decide how that application is internally structured so it stays maintainable and secure as more modules (requests, access control, reporting) are added.</w:t>
            </w:r>
          </w:p>
        </w:tc>
      </w:tr>
      <w:tr w:rsidR="00284DEA" w14:paraId="4FAE4F8D" w14:textId="77777777">
        <w:trPr>
          <w:cantSplit/>
        </w:trPr>
        <w:tc>
          <w:tcPr>
            <w:tcW w:w="1900" w:type="dxa"/>
            <w:shd w:val="clear" w:color="auto" w:fill="DCE3F0"/>
          </w:tcPr>
          <w:p w14:paraId="61A0F840" w14:textId="77777777" w:rsidR="00284DEA" w:rsidRDefault="00000000">
            <w:pPr>
              <w:spacing w:after="40"/>
              <w:rPr>
                <w:sz w:val="18"/>
                <w:szCs w:val="18"/>
              </w:rPr>
            </w:pPr>
            <w:r>
              <w:rPr>
                <w:b/>
                <w:bCs/>
                <w:sz w:val="18"/>
                <w:szCs w:val="18"/>
              </w:rPr>
              <w:t>Constraints</w:t>
            </w:r>
          </w:p>
        </w:tc>
        <w:tc>
          <w:tcPr>
            <w:tcW w:w="7116" w:type="dxa"/>
          </w:tcPr>
          <w:p w14:paraId="776097D9" w14:textId="77777777" w:rsidR="00284DEA" w:rsidRDefault="00000000">
            <w:pPr>
              <w:spacing w:after="40"/>
              <w:rPr>
                <w:sz w:val="18"/>
                <w:szCs w:val="18"/>
              </w:rPr>
            </w:pPr>
            <w:r>
              <w:rPr>
                <w:sz w:val="18"/>
                <w:szCs w:val="18"/>
              </w:rPr>
              <w:t>Time, Team capability, Cost (ASR-007). Integrity (ASR-002).</w:t>
            </w:r>
          </w:p>
        </w:tc>
      </w:tr>
      <w:tr w:rsidR="00284DEA" w14:paraId="3BB87A75" w14:textId="77777777">
        <w:trPr>
          <w:cantSplit/>
        </w:trPr>
        <w:tc>
          <w:tcPr>
            <w:tcW w:w="1900" w:type="dxa"/>
            <w:shd w:val="clear" w:color="auto" w:fill="DCE3F0"/>
          </w:tcPr>
          <w:p w14:paraId="6D2EA777" w14:textId="77777777" w:rsidR="00284DEA" w:rsidRDefault="00000000">
            <w:pPr>
              <w:spacing w:after="40"/>
              <w:rPr>
                <w:sz w:val="18"/>
                <w:szCs w:val="18"/>
              </w:rPr>
            </w:pPr>
            <w:r>
              <w:rPr>
                <w:b/>
                <w:bCs/>
                <w:sz w:val="18"/>
                <w:szCs w:val="18"/>
              </w:rPr>
              <w:t>Alternatives</w:t>
            </w:r>
          </w:p>
        </w:tc>
        <w:tc>
          <w:tcPr>
            <w:tcW w:w="7116" w:type="dxa"/>
          </w:tcPr>
          <w:p w14:paraId="31DB78DE" w14:textId="77777777" w:rsidR="00284DEA" w:rsidRDefault="00000000">
            <w:pPr>
              <w:spacing w:after="40"/>
              <w:rPr>
                <w:sz w:val="18"/>
                <w:szCs w:val="18"/>
              </w:rPr>
            </w:pPr>
            <w:r>
              <w:rPr>
                <w:sz w:val="18"/>
                <w:szCs w:val="18"/>
              </w:rPr>
              <w:t>1. Microservices - split Requests, Access and Reporting into independently deployed services.</w:t>
            </w:r>
          </w:p>
          <w:p w14:paraId="4BB8A135" w14:textId="77777777" w:rsidR="00284DEA" w:rsidRDefault="00000000">
            <w:pPr>
              <w:spacing w:after="40"/>
              <w:rPr>
                <w:sz w:val="18"/>
                <w:szCs w:val="18"/>
              </w:rPr>
            </w:pPr>
            <w:r>
              <w:rPr>
                <w:sz w:val="18"/>
                <w:szCs w:val="18"/>
              </w:rPr>
              <w:t>2. Event-driven architecture - modules communicate by publishing and consuming events.</w:t>
            </w:r>
          </w:p>
          <w:p w14:paraId="050D4FD1" w14:textId="77777777" w:rsidR="00284DEA" w:rsidRDefault="00000000">
            <w:pPr>
              <w:spacing w:after="40"/>
              <w:rPr>
                <w:sz w:val="18"/>
                <w:szCs w:val="18"/>
              </w:rPr>
            </w:pPr>
            <w:r>
              <w:rPr>
                <w:sz w:val="18"/>
                <w:szCs w:val="18"/>
              </w:rPr>
              <w:t>3. Traditional layered monolith without module boundaries.</w:t>
            </w:r>
          </w:p>
          <w:p w14:paraId="6ABBA511" w14:textId="77777777" w:rsidR="00284DEA" w:rsidRDefault="00000000">
            <w:pPr>
              <w:spacing w:after="40"/>
              <w:rPr>
                <w:sz w:val="18"/>
                <w:szCs w:val="18"/>
              </w:rPr>
            </w:pPr>
            <w:r>
              <w:rPr>
                <w:sz w:val="18"/>
                <w:szCs w:val="18"/>
              </w:rPr>
              <w:t>4. Modular monolith - one deployable made up of modules with clear boundaries.</w:t>
            </w:r>
          </w:p>
        </w:tc>
      </w:tr>
      <w:tr w:rsidR="00284DEA" w14:paraId="78E00D82" w14:textId="77777777">
        <w:trPr>
          <w:cantSplit/>
        </w:trPr>
        <w:tc>
          <w:tcPr>
            <w:tcW w:w="1900" w:type="dxa"/>
            <w:shd w:val="clear" w:color="auto" w:fill="DCE3F0"/>
          </w:tcPr>
          <w:p w14:paraId="2F3EA8F5" w14:textId="77777777" w:rsidR="00284DEA" w:rsidRDefault="00000000">
            <w:pPr>
              <w:spacing w:after="40"/>
              <w:rPr>
                <w:sz w:val="18"/>
                <w:szCs w:val="18"/>
              </w:rPr>
            </w:pPr>
            <w:r>
              <w:rPr>
                <w:b/>
                <w:bCs/>
                <w:sz w:val="18"/>
                <w:szCs w:val="18"/>
              </w:rPr>
              <w:lastRenderedPageBreak/>
              <w:t>Decision</w:t>
            </w:r>
          </w:p>
        </w:tc>
        <w:tc>
          <w:tcPr>
            <w:tcW w:w="7116" w:type="dxa"/>
          </w:tcPr>
          <w:p w14:paraId="11E4794D" w14:textId="77777777" w:rsidR="00284DEA" w:rsidRDefault="00000000">
            <w:pPr>
              <w:spacing w:after="40"/>
              <w:rPr>
                <w:sz w:val="18"/>
                <w:szCs w:val="18"/>
              </w:rPr>
            </w:pPr>
            <w:r>
              <w:rPr>
                <w:sz w:val="18"/>
                <w:szCs w:val="18"/>
              </w:rPr>
              <w:t>A modular monolith will be used. It has three business modules, each a Java package with its own layers:</w:t>
            </w:r>
          </w:p>
          <w:p w14:paraId="050E3E97" w14:textId="77777777" w:rsidR="00284DEA" w:rsidRDefault="00000000">
            <w:pPr>
              <w:spacing w:after="40"/>
              <w:rPr>
                <w:sz w:val="18"/>
                <w:szCs w:val="18"/>
              </w:rPr>
            </w:pPr>
            <w:r>
              <w:rPr>
                <w:sz w:val="18"/>
                <w:szCs w:val="18"/>
              </w:rPr>
              <w:t xml:space="preserve">- </w:t>
            </w:r>
            <w:r>
              <w:rPr>
                <w:b/>
                <w:bCs/>
                <w:sz w:val="18"/>
                <w:szCs w:val="18"/>
              </w:rPr>
              <w:t>Requests</w:t>
            </w:r>
            <w:r>
              <w:rPr>
                <w:sz w:val="18"/>
                <w:szCs w:val="18"/>
              </w:rPr>
              <w:t xml:space="preserve"> - request submission, the status state machine, assignment, comments and the audit trail, and categories.</w:t>
            </w:r>
          </w:p>
          <w:p w14:paraId="0E83E280" w14:textId="77777777" w:rsidR="00284DEA" w:rsidRDefault="00000000">
            <w:pPr>
              <w:spacing w:after="40"/>
              <w:rPr>
                <w:sz w:val="18"/>
                <w:szCs w:val="18"/>
              </w:rPr>
            </w:pPr>
            <w:r>
              <w:rPr>
                <w:sz w:val="18"/>
                <w:szCs w:val="18"/>
              </w:rPr>
              <w:t xml:space="preserve">- </w:t>
            </w:r>
            <w:r>
              <w:rPr>
                <w:b/>
                <w:bCs/>
                <w:sz w:val="18"/>
                <w:szCs w:val="18"/>
              </w:rPr>
              <w:t>Access</w:t>
            </w:r>
            <w:r>
              <w:rPr>
                <w:sz w:val="18"/>
                <w:szCs w:val="18"/>
              </w:rPr>
              <w:t xml:space="preserve"> - authentication, roles, and which categories a handler may see.</w:t>
            </w:r>
          </w:p>
          <w:p w14:paraId="74951274" w14:textId="77777777" w:rsidR="00284DEA" w:rsidRDefault="00000000">
            <w:pPr>
              <w:spacing w:after="40"/>
              <w:rPr>
                <w:sz w:val="18"/>
                <w:szCs w:val="18"/>
              </w:rPr>
            </w:pPr>
            <w:r>
              <w:rPr>
                <w:sz w:val="18"/>
                <w:szCs w:val="18"/>
              </w:rPr>
              <w:t xml:space="preserve">- Reporting - read-only aggregate counts for management. It owns no tables. It is the one read-only exception to the rule below: it runs aggregate count queries through its own read-only query repository, never uses the Requests module's entities and never writes.</w:t>
            </w:r>
          </w:p>
          <w:p w14:paraId="15F1D0B3" w14:textId="77777777" w:rsidR="00284DEA" w:rsidRDefault="00000000">
            <w:pPr>
              <w:spacing w:after="40"/>
              <w:rPr>
                <w:sz w:val="18"/>
                <w:szCs w:val="18"/>
              </w:rPr>
            </w:pPr>
            <w:r>
              <w:rPr>
                <w:sz w:val="18"/>
                <w:szCs w:val="18"/>
              </w:rPr>
              <w:t>Inside each module we use Controller (REST) - Service (business rules, transactions) - Repository (Spring Data JPA). Modules only call each other through public service classes, never through another module's repositories or entities.</w:t>
            </w:r>
          </w:p>
        </w:tc>
      </w:tr>
      <w:tr w:rsidR="00284DEA" w14:paraId="648AA70B" w14:textId="77777777">
        <w:trPr>
          <w:cantSplit/>
        </w:trPr>
        <w:tc>
          <w:tcPr>
            <w:tcW w:w="1900" w:type="dxa"/>
            <w:shd w:val="clear" w:color="auto" w:fill="DCE3F0"/>
          </w:tcPr>
          <w:p w14:paraId="4673340E" w14:textId="77777777" w:rsidR="00284DEA" w:rsidRDefault="00000000">
            <w:pPr>
              <w:spacing w:after="40"/>
              <w:rPr>
                <w:sz w:val="18"/>
                <w:szCs w:val="18"/>
              </w:rPr>
            </w:pPr>
            <w:r>
              <w:rPr>
                <w:b/>
                <w:bCs/>
                <w:sz w:val="18"/>
                <w:szCs w:val="18"/>
              </w:rPr>
              <w:t>Rationale</w:t>
            </w:r>
          </w:p>
        </w:tc>
        <w:tc>
          <w:tcPr>
            <w:tcW w:w="7116" w:type="dxa"/>
          </w:tcPr>
          <w:p w14:paraId="4CA0D26E" w14:textId="77777777" w:rsidR="00284DEA" w:rsidRDefault="00000000">
            <w:pPr>
              <w:spacing w:after="40"/>
              <w:rPr>
                <w:sz w:val="18"/>
                <w:szCs w:val="18"/>
              </w:rPr>
            </w:pPr>
            <w:r>
              <w:rPr>
                <w:sz w:val="18"/>
                <w:szCs w:val="18"/>
              </w:rPr>
              <w:t>Limited time makes microservices a severe risk. Modular monolith modules form candidates for microservices, making a later migration doable if the need arises.</w:t>
            </w:r>
          </w:p>
          <w:p w14:paraId="50B59B87" w14:textId="77777777" w:rsidR="00284DEA" w:rsidRDefault="00000000">
            <w:pPr>
              <w:spacing w:after="40"/>
              <w:rPr>
                <w:sz w:val="18"/>
                <w:szCs w:val="18"/>
              </w:rPr>
            </w:pPr>
            <w:r>
              <w:rPr>
                <w:sz w:val="18"/>
                <w:szCs w:val="18"/>
              </w:rPr>
              <w:t>Asynchronous processing, which is a characteristic of event-driven architecture, is not needed for the business processes being supported - they mostly follow linear steps with few consumers of any event.</w:t>
            </w:r>
          </w:p>
          <w:p w14:paraId="621C7484" w14:textId="77777777" w:rsidR="00284DEA" w:rsidRDefault="00000000">
            <w:pPr>
              <w:spacing w:after="40"/>
              <w:rPr>
                <w:sz w:val="18"/>
                <w:szCs w:val="18"/>
              </w:rPr>
            </w:pPr>
            <w:r>
              <w:rPr>
                <w:sz w:val="18"/>
                <w:szCs w:val="18"/>
              </w:rPr>
              <w:t>A status change and its audit entry happen in one local database transaction (ASR-002, ASR-003), which would need distributed transactions across services.</w:t>
            </w:r>
          </w:p>
          <w:p w14:paraId="78AECA0F" w14:textId="77777777" w:rsidR="00284DEA" w:rsidRDefault="00000000">
            <w:pPr>
              <w:spacing w:after="40"/>
              <w:rPr>
                <w:sz w:val="18"/>
                <w:szCs w:val="18"/>
              </w:rPr>
            </w:pPr>
            <w:r>
              <w:rPr>
                <w:sz w:val="18"/>
                <w:szCs w:val="18"/>
              </w:rPr>
              <w:t>Module boundaries keep features separated, which a plain layered monolith does not (maintainability, NFR-008).</w:t>
            </w:r>
          </w:p>
        </w:tc>
      </w:tr>
      <w:tr w:rsidR="00284DEA" w14:paraId="078ED45B" w14:textId="77777777">
        <w:trPr>
          <w:cantSplit/>
        </w:trPr>
        <w:tc>
          <w:tcPr>
            <w:tcW w:w="1900" w:type="dxa"/>
            <w:shd w:val="clear" w:color="auto" w:fill="DCE3F0"/>
          </w:tcPr>
          <w:p w14:paraId="36374C1B" w14:textId="77777777" w:rsidR="00284DEA" w:rsidRDefault="00000000">
            <w:pPr>
              <w:spacing w:after="40"/>
              <w:rPr>
                <w:sz w:val="18"/>
                <w:szCs w:val="18"/>
              </w:rPr>
            </w:pPr>
            <w:r>
              <w:rPr>
                <w:b/>
                <w:bCs/>
                <w:sz w:val="18"/>
                <w:szCs w:val="18"/>
              </w:rPr>
              <w:t>Trade-offs</w:t>
            </w:r>
          </w:p>
        </w:tc>
        <w:tc>
          <w:tcPr>
            <w:tcW w:w="7116" w:type="dxa"/>
          </w:tcPr>
          <w:p w14:paraId="026F6BFF" w14:textId="77777777" w:rsidR="00284DEA" w:rsidRDefault="00000000">
            <w:pPr>
              <w:spacing w:after="40"/>
              <w:rPr>
                <w:sz w:val="18"/>
                <w:szCs w:val="18"/>
              </w:rPr>
            </w:pPr>
            <w:r>
              <w:rPr>
                <w:sz w:val="18"/>
                <w:szCs w:val="18"/>
              </w:rPr>
              <w:t>Modular monoliths are less scalable than microservices, since the whole application scales as one unit. Module boundaries are only enforced by team discipline and code review, not by the network.</w:t>
            </w:r>
          </w:p>
        </w:tc>
      </w:tr>
      <w:tr w:rsidR="00284DEA" w14:paraId="1A25EBE8" w14:textId="77777777">
        <w:trPr>
          <w:cantSplit/>
        </w:trPr>
        <w:tc>
          <w:tcPr>
            <w:tcW w:w="1900" w:type="dxa"/>
            <w:shd w:val="clear" w:color="auto" w:fill="DCE3F0"/>
          </w:tcPr>
          <w:p w14:paraId="0D755BD0" w14:textId="77777777" w:rsidR="00284DEA" w:rsidRDefault="00000000">
            <w:pPr>
              <w:spacing w:after="40"/>
              <w:rPr>
                <w:sz w:val="18"/>
                <w:szCs w:val="18"/>
              </w:rPr>
            </w:pPr>
            <w:r>
              <w:rPr>
                <w:b/>
                <w:bCs/>
                <w:sz w:val="18"/>
                <w:szCs w:val="18"/>
              </w:rPr>
              <w:t>Risks</w:t>
            </w:r>
          </w:p>
        </w:tc>
        <w:tc>
          <w:tcPr>
            <w:tcW w:w="7116" w:type="dxa"/>
          </w:tcPr>
          <w:p w14:paraId="6A50003C" w14:textId="77777777" w:rsidR="00284DEA" w:rsidRDefault="00000000">
            <w:pPr>
              <w:spacing w:after="40"/>
              <w:rPr>
                <w:sz w:val="18"/>
                <w:szCs w:val="18"/>
              </w:rPr>
            </w:pPr>
            <w:r>
              <w:rPr>
                <w:sz w:val="18"/>
                <w:szCs w:val="18"/>
              </w:rPr>
              <w:t>Modules may become tightly coupled if built wrongly (e.g. Reporting reading Requests' entities directly). Limited scalability may make the website slow if user activity spikes suddenly. Mitigation: the module rule above is checked in pull request reviews; an automated architecture test (e.g. ArchUnit) is a forward engineering consideration.</w:t>
            </w:r>
          </w:p>
        </w:tc>
      </w:tr>
      <w:tr w:rsidR="00284DEA" w14:paraId="4DBA53B0" w14:textId="77777777">
        <w:trPr>
          <w:cantSplit/>
        </w:trPr>
        <w:tc>
          <w:tcPr>
            <w:tcW w:w="1900" w:type="dxa"/>
            <w:shd w:val="clear" w:color="auto" w:fill="DCE3F0"/>
          </w:tcPr>
          <w:p w14:paraId="3BD7E6DE" w14:textId="77777777" w:rsidR="00284DEA" w:rsidRDefault="00000000">
            <w:pPr>
              <w:spacing w:after="40"/>
              <w:rPr>
                <w:sz w:val="18"/>
                <w:szCs w:val="18"/>
              </w:rPr>
            </w:pPr>
            <w:r>
              <w:rPr>
                <w:b/>
                <w:bCs/>
                <w:sz w:val="18"/>
                <w:szCs w:val="18"/>
              </w:rPr>
              <w:t>Evidence</w:t>
            </w:r>
          </w:p>
        </w:tc>
        <w:tc>
          <w:tcPr>
            <w:tcW w:w="7116" w:type="dxa"/>
          </w:tcPr>
          <w:p w14:paraId="64C0A657" w14:textId="77777777" w:rsidR="00284DEA" w:rsidRDefault="00000000">
            <w:pPr>
              <w:spacing w:after="40"/>
              <w:rPr>
                <w:sz w:val="18"/>
                <w:szCs w:val="18"/>
              </w:rPr>
            </w:pPr>
            <w:r>
              <w:rPr>
                <w:sz w:val="18"/>
                <w:szCs w:val="18"/>
              </w:rPr>
              <w:t xml:space="preserve">FR-008 and FR-009 describe the request lifecycle as a linear sequence of state transitions triggered directly by a single staff action, with no need for multiple independent consumers reacting asynchronously to the same event, so event-driven architecture is needless complexity. ASR-002 is more reliably satisfied within a single deployable than across independently deployed services. The Team size and Time constraints support rejecting microservices. </w:t>
            </w:r>
          </w:p>
        </w:tc>
      </w:tr>
      <w:tr w:rsidR="00284DEA" w14:paraId="4DA26F7E" w14:textId="77777777">
        <w:trPr>
          <w:cantSplit/>
        </w:trPr>
        <w:tc>
          <w:tcPr>
            <w:tcW w:w="1900" w:type="dxa"/>
            <w:shd w:val="clear" w:color="auto" w:fill="DCE3F0"/>
          </w:tcPr>
          <w:p w14:paraId="002958FD" w14:textId="77777777" w:rsidR="00284DEA" w:rsidRDefault="00000000">
            <w:pPr>
              <w:spacing w:after="40"/>
              <w:rPr>
                <w:sz w:val="18"/>
                <w:szCs w:val="18"/>
              </w:rPr>
            </w:pPr>
            <w:r>
              <w:rPr>
                <w:b/>
                <w:bCs/>
                <w:sz w:val="18"/>
                <w:szCs w:val="18"/>
              </w:rPr>
              <w:t>Linked requirements</w:t>
            </w:r>
          </w:p>
        </w:tc>
        <w:tc>
          <w:tcPr>
            <w:tcW w:w="7116" w:type="dxa"/>
          </w:tcPr>
          <w:p w14:paraId="4D47916A" w14:textId="77777777" w:rsidR="00284DEA" w:rsidRDefault="00000000">
            <w:pPr>
              <w:spacing w:after="40"/>
              <w:rPr>
                <w:sz w:val="18"/>
                <w:szCs w:val="18"/>
              </w:rPr>
            </w:pPr>
            <w:r>
              <w:rPr>
                <w:sz w:val="18"/>
                <w:szCs w:val="18"/>
              </w:rPr>
              <w:t>FR-001 to FR-013, NFR-007, NFR-008, ASR-002, ASR-003, ASR-004, ASR-007</w:t>
            </w:r>
          </w:p>
        </w:tc>
      </w:tr>
      <w:tr w:rsidR="00284DEA" w14:paraId="0042EE0D" w14:textId="77777777">
        <w:trPr>
          <w:cantSplit/>
        </w:trPr>
        <w:tc>
          <w:tcPr>
            <w:tcW w:w="1900" w:type="dxa"/>
            <w:shd w:val="clear" w:color="auto" w:fill="DCE3F0"/>
          </w:tcPr>
          <w:p w14:paraId="6B9C10C8" w14:textId="77777777" w:rsidR="00284DEA" w:rsidRDefault="00000000">
            <w:pPr>
              <w:spacing w:after="40"/>
              <w:rPr>
                <w:sz w:val="18"/>
                <w:szCs w:val="18"/>
              </w:rPr>
            </w:pPr>
            <w:r>
              <w:rPr>
                <w:b/>
                <w:bCs/>
                <w:sz w:val="18"/>
                <w:szCs w:val="18"/>
              </w:rPr>
              <w:t>Later Consequence</w:t>
            </w:r>
          </w:p>
        </w:tc>
        <w:tc>
          <w:tcPr>
            <w:tcW w:w="7116" w:type="dxa"/>
          </w:tcPr>
          <w:p w14:paraId="5D3CCAF5" w14:textId="77777777" w:rsidR="00284DEA" w:rsidRDefault="00000000">
            <w:pPr>
              <w:spacing w:after="40"/>
              <w:rPr>
                <w:sz w:val="18"/>
                <w:szCs w:val="18"/>
              </w:rPr>
            </w:pPr>
            <w:r>
              <w:rPr>
                <w:sz w:val="18"/>
                <w:szCs w:val="18"/>
              </w:rPr>
              <w:t xml:space="preserve">Confirmed for the M2 baseline. If one module needs to scale on its own later, it can be extracted as a service because it already has its own package and tables. The repository folder structure (README) must follow these modules.</w:t>
            </w:r>
          </w:p>
        </w:tc>
      </w:tr>
    </w:tbl>
    <w:p w14:paraId="22B3226B" w14:textId="77777777" w:rsidR="00284DEA" w:rsidRDefault="00284DEA">
      <w:pPr>
        <w:spacing w:after="0"/>
      </w:pPr>
    </w:p>
    <w:tbl>
      <w:tblPr>
        <w:tblStyle w:val="TableGrid"/>
        <w:tblW w:w="9016" w:type="dxa"/>
        <w:tblLayout w:type="fixed"/>
        <w:tblLook w:val="04A0" w:firstRow="1" w:lastRow="0" w:firstColumn="1" w:lastColumn="0" w:noHBand="0" w:noVBand="1"/>
      </w:tblPr>
      <w:tblGrid>
        <w:gridCol w:w="1900"/>
        <w:gridCol w:w="7116"/>
      </w:tblGrid>
      <w:tr w:rsidR="00284DEA" w14:paraId="1A28BB3B" w14:textId="77777777">
        <w:trPr>
          <w:cantSplit/>
        </w:trPr>
        <w:tc>
          <w:tcPr>
            <w:tcW w:w="9016" w:type="dxa"/>
            <w:gridSpan w:val="2"/>
            <w:shd w:val="clear" w:color="auto" w:fill="002060"/>
          </w:tcPr>
          <w:p w14:paraId="4D3C3777" w14:textId="77777777" w:rsidR="00284DEA" w:rsidRDefault="00000000">
            <w:pPr>
              <w:spacing w:after="40"/>
              <w:rPr>
                <w:sz w:val="20"/>
                <w:szCs w:val="20"/>
              </w:rPr>
            </w:pPr>
            <w:r>
              <w:rPr>
                <w:b/>
                <w:bCs/>
                <w:color w:val="FFFFFF"/>
                <w:sz w:val="20"/>
                <w:szCs w:val="20"/>
              </w:rPr>
              <w:t>ARC-03 - Physical deployment: three tiers, one application deployable</w:t>
            </w:r>
          </w:p>
        </w:tc>
      </w:tr>
      <w:tr w:rsidR="00284DEA" w14:paraId="15F05C63" w14:textId="77777777">
        <w:trPr>
          <w:cantSplit/>
        </w:trPr>
        <w:tc>
          <w:tcPr>
            <w:tcW w:w="1900" w:type="dxa"/>
            <w:shd w:val="clear" w:color="auto" w:fill="DCE3F0"/>
          </w:tcPr>
          <w:p w14:paraId="27A38899" w14:textId="77777777" w:rsidR="00284DEA" w:rsidRDefault="00000000">
            <w:pPr>
              <w:spacing w:after="40"/>
              <w:rPr>
                <w:sz w:val="18"/>
                <w:szCs w:val="18"/>
              </w:rPr>
            </w:pPr>
            <w:r>
              <w:rPr>
                <w:b/>
                <w:bCs/>
                <w:sz w:val="18"/>
                <w:szCs w:val="18"/>
              </w:rPr>
              <w:t>Status / Date / Owner</w:t>
            </w:r>
          </w:p>
        </w:tc>
        <w:tc>
          <w:tcPr>
            <w:tcW w:w="7116" w:type="dxa"/>
          </w:tcPr>
          <w:p w14:paraId="47BC17F8" w14:textId="77777777" w:rsidR="00284DEA" w:rsidRDefault="00000000">
            <w:pPr>
              <w:spacing w:after="40"/>
              <w:rPr>
                <w:sz w:val="18"/>
                <w:szCs w:val="18"/>
              </w:rPr>
            </w:pPr>
            <w:r>
              <w:rPr>
                <w:sz w:val="18"/>
                <w:szCs w:val="18"/>
              </w:rPr>
              <w:t>Accepted - M2 baseline (application host provider deferred) / 30/09/2026 / Chanri Du Randt</w:t>
            </w:r>
          </w:p>
        </w:tc>
      </w:tr>
      <w:tr w:rsidR="00284DEA" w14:paraId="10E42761" w14:textId="77777777">
        <w:trPr>
          <w:cantSplit/>
        </w:trPr>
        <w:tc>
          <w:tcPr>
            <w:tcW w:w="1900" w:type="dxa"/>
            <w:shd w:val="clear" w:color="auto" w:fill="DCE3F0"/>
          </w:tcPr>
          <w:p w14:paraId="41150CE5" w14:textId="77777777" w:rsidR="00284DEA" w:rsidRDefault="00000000">
            <w:pPr>
              <w:spacing w:after="40"/>
              <w:rPr>
                <w:sz w:val="18"/>
                <w:szCs w:val="18"/>
              </w:rPr>
            </w:pPr>
            <w:r>
              <w:rPr>
                <w:b/>
                <w:bCs/>
                <w:sz w:val="18"/>
                <w:szCs w:val="18"/>
              </w:rPr>
              <w:t>Context</w:t>
            </w:r>
          </w:p>
        </w:tc>
        <w:tc>
          <w:tcPr>
            <w:tcW w:w="7116" w:type="dxa"/>
          </w:tcPr>
          <w:p w14:paraId="5F9C793E" w14:textId="77777777" w:rsidR="00284DEA" w:rsidRDefault="00000000">
            <w:pPr>
              <w:spacing w:after="40"/>
              <w:rPr>
                <w:sz w:val="18"/>
                <w:szCs w:val="18"/>
              </w:rPr>
            </w:pPr>
            <w:r>
              <w:rPr>
                <w:sz w:val="18"/>
                <w:szCs w:val="18"/>
              </w:rPr>
              <w:t>ARC-01 and ARC-02 describe the logical structure. The team must also decide how the Angular front end, the Spring Boot back end and the database are physically deployed, since logical layers are not the same as physical tiers.</w:t>
            </w:r>
          </w:p>
        </w:tc>
      </w:tr>
      <w:tr w:rsidR="00284DEA" w14:paraId="0AD7F856" w14:textId="77777777">
        <w:trPr>
          <w:cantSplit/>
        </w:trPr>
        <w:tc>
          <w:tcPr>
            <w:tcW w:w="1900" w:type="dxa"/>
            <w:shd w:val="clear" w:color="auto" w:fill="DCE3F0"/>
          </w:tcPr>
          <w:p w14:paraId="1BC75E47" w14:textId="77777777" w:rsidR="00284DEA" w:rsidRDefault="00000000">
            <w:pPr>
              <w:spacing w:after="40"/>
              <w:rPr>
                <w:sz w:val="18"/>
                <w:szCs w:val="18"/>
              </w:rPr>
            </w:pPr>
            <w:r>
              <w:rPr>
                <w:b/>
                <w:bCs/>
                <w:sz w:val="18"/>
                <w:szCs w:val="18"/>
              </w:rPr>
              <w:t>Constraints</w:t>
            </w:r>
          </w:p>
        </w:tc>
        <w:tc>
          <w:tcPr>
            <w:tcW w:w="7116" w:type="dxa"/>
          </w:tcPr>
          <w:p w14:paraId="4A787972" w14:textId="77777777" w:rsidR="00284DEA" w:rsidRDefault="00000000">
            <w:pPr>
              <w:spacing w:after="40"/>
              <w:rPr>
                <w:sz w:val="18"/>
                <w:szCs w:val="18"/>
              </w:rPr>
            </w:pPr>
            <w:r>
              <w:rPr>
                <w:sz w:val="18"/>
                <w:szCs w:val="18"/>
              </w:rPr>
              <w:t>Cost - free tiers only (ASR-007). Availability during demos (NFR-005). No secrets in the repository (GitHub &amp; Team Governance).</w:t>
            </w:r>
          </w:p>
        </w:tc>
      </w:tr>
      <w:tr w:rsidR="00284DEA" w14:paraId="5FDB4BFC" w14:textId="77777777">
        <w:trPr>
          <w:cantSplit/>
        </w:trPr>
        <w:tc>
          <w:tcPr>
            <w:tcW w:w="1900" w:type="dxa"/>
            <w:shd w:val="clear" w:color="auto" w:fill="DCE3F0"/>
          </w:tcPr>
          <w:p w14:paraId="1A5EC0A1" w14:textId="77777777" w:rsidR="00284DEA" w:rsidRDefault="00000000">
            <w:pPr>
              <w:spacing w:after="40"/>
              <w:rPr>
                <w:sz w:val="18"/>
                <w:szCs w:val="18"/>
              </w:rPr>
            </w:pPr>
            <w:r>
              <w:rPr>
                <w:b/>
                <w:bCs/>
                <w:sz w:val="18"/>
                <w:szCs w:val="18"/>
              </w:rPr>
              <w:t>Alternatives</w:t>
            </w:r>
          </w:p>
        </w:tc>
        <w:tc>
          <w:tcPr>
            <w:tcW w:w="7116" w:type="dxa"/>
          </w:tcPr>
          <w:p w14:paraId="40109B9B" w14:textId="77777777" w:rsidR="00284DEA" w:rsidRDefault="00000000">
            <w:pPr>
              <w:spacing w:after="40"/>
              <w:rPr>
                <w:sz w:val="18"/>
                <w:szCs w:val="18"/>
              </w:rPr>
            </w:pPr>
            <w:r>
              <w:rPr>
                <w:sz w:val="18"/>
                <w:szCs w:val="18"/>
              </w:rPr>
              <w:t>1. Angular production build packaged inside the Spring Boot jar and served from the same server as the API.</w:t>
            </w:r>
          </w:p>
          <w:p w14:paraId="582E6F36" w14:textId="77777777" w:rsidR="00284DEA" w:rsidRDefault="00000000">
            <w:pPr>
              <w:spacing w:after="40"/>
              <w:rPr>
                <w:sz w:val="18"/>
                <w:szCs w:val="18"/>
              </w:rPr>
            </w:pPr>
            <w:r>
              <w:rPr>
                <w:sz w:val="18"/>
                <w:szCs w:val="18"/>
              </w:rPr>
              <w:t>2. Angular hosted separately on a static site host, with the Spring Boot API deployed separately.</w:t>
            </w:r>
          </w:p>
          <w:p w14:paraId="086D45A9" w14:textId="77777777" w:rsidR="00284DEA" w:rsidRDefault="00000000">
            <w:pPr>
              <w:spacing w:after="40"/>
              <w:rPr>
                <w:sz w:val="18"/>
                <w:szCs w:val="18"/>
              </w:rPr>
            </w:pPr>
            <w:r>
              <w:rPr>
                <w:sz w:val="18"/>
                <w:szCs w:val="18"/>
              </w:rPr>
              <w:t>3. Server-side rendered pages (e.g. Thymeleaf) instead of an Angular SPA.</w:t>
            </w:r>
          </w:p>
          <w:p w14:paraId="63160C1B" w14:textId="77777777" w:rsidR="00284DEA" w:rsidRDefault="00000000">
            <w:pPr>
              <w:spacing w:after="40"/>
              <w:rPr>
                <w:sz w:val="18"/>
                <w:szCs w:val="18"/>
              </w:rPr>
            </w:pPr>
            <w:r>
              <w:rPr>
                <w:sz w:val="18"/>
                <w:szCs w:val="18"/>
              </w:rPr>
              <w:t>For the database: self-hosted PostgreSQL on the application host, or a free managed PostgreSQL service (Supabase).</w:t>
            </w:r>
          </w:p>
        </w:tc>
      </w:tr>
      <w:tr w:rsidR="00284DEA" w14:paraId="4642D8C8" w14:textId="77777777">
        <w:trPr>
          <w:cantSplit/>
        </w:trPr>
        <w:tc>
          <w:tcPr>
            <w:tcW w:w="1900" w:type="dxa"/>
            <w:shd w:val="clear" w:color="auto" w:fill="DCE3F0"/>
          </w:tcPr>
          <w:p w14:paraId="7AFEFD20" w14:textId="77777777" w:rsidR="00284DEA" w:rsidRDefault="00000000">
            <w:pPr>
              <w:spacing w:after="40"/>
              <w:rPr>
                <w:sz w:val="18"/>
                <w:szCs w:val="18"/>
              </w:rPr>
            </w:pPr>
            <w:r>
              <w:rPr>
                <w:b/>
                <w:bCs/>
                <w:sz w:val="18"/>
                <w:szCs w:val="18"/>
              </w:rPr>
              <w:lastRenderedPageBreak/>
              <w:t>Decision</w:t>
            </w:r>
          </w:p>
        </w:tc>
        <w:tc>
          <w:tcPr>
            <w:tcW w:w="7116" w:type="dxa"/>
          </w:tcPr>
          <w:p w14:paraId="2341BB20" w14:textId="77777777" w:rsidR="00284DEA" w:rsidRDefault="00000000">
            <w:pPr>
              <w:spacing w:after="40"/>
              <w:rPr>
                <w:sz w:val="18"/>
                <w:szCs w:val="18"/>
              </w:rPr>
            </w:pPr>
            <w:r>
              <w:rPr>
                <w:sz w:val="18"/>
                <w:szCs w:val="18"/>
              </w:rPr>
              <w:t>Three physical tiers:</w:t>
            </w:r>
          </w:p>
          <w:p w14:paraId="2BB46FE7" w14:textId="77777777" w:rsidR="00284DEA" w:rsidRDefault="00000000">
            <w:pPr>
              <w:spacing w:after="40"/>
              <w:rPr>
                <w:sz w:val="18"/>
                <w:szCs w:val="18"/>
              </w:rPr>
            </w:pPr>
            <w:r>
              <w:rPr>
                <w:sz w:val="18"/>
                <w:szCs w:val="18"/>
              </w:rPr>
              <w:t xml:space="preserve">- </w:t>
            </w:r>
            <w:r>
              <w:rPr>
                <w:b/>
                <w:bCs/>
                <w:sz w:val="18"/>
                <w:szCs w:val="18"/>
              </w:rPr>
              <w:t>Tier 1:</w:t>
            </w:r>
            <w:r>
              <w:rPr>
                <w:sz w:val="18"/>
                <w:szCs w:val="18"/>
              </w:rPr>
              <w:t xml:space="preserve"> the user's browser running the Angular single-page application.</w:t>
            </w:r>
          </w:p>
          <w:p w14:paraId="4435AA03" w14:textId="77777777" w:rsidR="00284DEA" w:rsidRDefault="00000000">
            <w:pPr>
              <w:spacing w:after="40"/>
              <w:rPr>
                <w:sz w:val="18"/>
                <w:szCs w:val="18"/>
              </w:rPr>
            </w:pPr>
            <w:r>
              <w:rPr>
                <w:sz w:val="18"/>
                <w:szCs w:val="18"/>
              </w:rPr>
              <w:t xml:space="preserve">- </w:t>
            </w:r>
            <w:r>
              <w:rPr>
                <w:b/>
                <w:bCs/>
                <w:sz w:val="18"/>
                <w:szCs w:val="18"/>
              </w:rPr>
              <w:t>Tier 2:</w:t>
            </w:r>
            <w:r>
              <w:rPr>
                <w:sz w:val="18"/>
                <w:szCs w:val="18"/>
              </w:rPr>
              <w:t xml:space="preserve"> one application host running civicconnect.jar (Java 21, Spring Boot with embedded Tomcat). The jar serves the compiled Angular files and the /api REST endpoints (Alternative 1).</w:t>
            </w:r>
          </w:p>
          <w:p w14:paraId="59C81EAA" w14:textId="77777777" w:rsidR="00284DEA" w:rsidRDefault="00000000">
            <w:pPr>
              <w:spacing w:after="40"/>
              <w:rPr>
                <w:sz w:val="18"/>
                <w:szCs w:val="18"/>
              </w:rPr>
            </w:pPr>
            <w:r>
              <w:rPr>
                <w:sz w:val="18"/>
                <w:szCs w:val="18"/>
              </w:rPr>
              <w:t xml:space="preserve">- </w:t>
            </w:r>
            <w:r>
              <w:rPr>
                <w:b/>
                <w:bCs/>
                <w:sz w:val="18"/>
                <w:szCs w:val="18"/>
              </w:rPr>
              <w:t>Tier 3:</w:t>
            </w:r>
            <w:r>
              <w:rPr>
                <w:sz w:val="18"/>
                <w:szCs w:val="18"/>
              </w:rPr>
              <w:t xml:space="preserve"> a managed PostgreSQL database on the </w:t>
            </w:r>
            <w:r>
              <w:rPr>
                <w:b/>
                <w:bCs/>
                <w:sz w:val="18"/>
                <w:szCs w:val="18"/>
              </w:rPr>
              <w:t>Supabase free plan</w:t>
            </w:r>
            <w:r>
              <w:rPr>
                <w:sz w:val="18"/>
                <w:szCs w:val="18"/>
              </w:rPr>
              <w:t>.</w:t>
            </w:r>
          </w:p>
          <w:p w14:paraId="6D4D36F9" w14:textId="77777777" w:rsidR="00284DEA" w:rsidRDefault="00000000">
            <w:pPr>
              <w:spacing w:after="40"/>
              <w:rPr>
                <w:sz w:val="18"/>
                <w:szCs w:val="18"/>
              </w:rPr>
            </w:pPr>
            <w:r>
              <w:rPr>
                <w:sz w:val="18"/>
                <w:szCs w:val="18"/>
              </w:rPr>
              <w:t>During development each member runs Angular with ng serve (proxying /api to localhost:8080) and Spring Boot with Maven. Database URL, username and password are read from environment variables and must never be committed. The prototype's local development password is an open issue (R-22).</w:t>
            </w:r>
          </w:p>
        </w:tc>
      </w:tr>
      <w:tr w:rsidR="00284DEA" w14:paraId="22746A06" w14:textId="77777777">
        <w:trPr>
          <w:cantSplit/>
        </w:trPr>
        <w:tc>
          <w:tcPr>
            <w:tcW w:w="1900" w:type="dxa"/>
            <w:shd w:val="clear" w:color="auto" w:fill="DCE3F0"/>
          </w:tcPr>
          <w:p w14:paraId="0D8340E8" w14:textId="77777777" w:rsidR="00284DEA" w:rsidRDefault="00000000">
            <w:pPr>
              <w:spacing w:after="40"/>
              <w:rPr>
                <w:sz w:val="18"/>
                <w:szCs w:val="18"/>
              </w:rPr>
            </w:pPr>
            <w:r>
              <w:rPr>
                <w:b/>
                <w:bCs/>
                <w:sz w:val="18"/>
                <w:szCs w:val="18"/>
              </w:rPr>
              <w:t>Rationale</w:t>
            </w:r>
          </w:p>
        </w:tc>
        <w:tc>
          <w:tcPr>
            <w:tcW w:w="7116" w:type="dxa"/>
          </w:tcPr>
          <w:p w14:paraId="7F5DCC5C" w14:textId="77777777" w:rsidR="00284DEA" w:rsidRDefault="00000000">
            <w:pPr>
              <w:spacing w:after="40"/>
              <w:rPr>
                <w:sz w:val="18"/>
                <w:szCs w:val="18"/>
              </w:rPr>
            </w:pPr>
            <w:r>
              <w:rPr>
                <w:sz w:val="18"/>
                <w:szCs w:val="18"/>
              </w:rPr>
              <w:t>One application deployable keeps hosting to one free service and makes the browser talk to one origin, so no CORS is needed in production (local development uses a CORS rule for localhost:4200 until the ng serve proxy is added), and the JWT is sent as a header to one origin (DEC-010) (ASR-001, ASR-007).</w:t>
            </w:r>
          </w:p>
          <w:p w14:paraId="4C75DB95" w14:textId="77777777" w:rsidR="00284DEA" w:rsidRDefault="00000000">
            <w:pPr>
              <w:spacing w:after="40"/>
              <w:rPr>
                <w:sz w:val="18"/>
                <w:szCs w:val="18"/>
              </w:rPr>
            </w:pPr>
            <w:r>
              <w:rPr>
                <w:sz w:val="18"/>
                <w:szCs w:val="18"/>
              </w:rPr>
              <w:t>Keeping Angular separate from the backend code supports ASR-006 - a mobile client could use the same API later.</w:t>
            </w:r>
          </w:p>
          <w:p w14:paraId="6075CE33" w14:textId="77777777" w:rsidR="00284DEA" w:rsidRDefault="00000000">
            <w:pPr>
              <w:spacing w:after="40"/>
              <w:rPr>
                <w:sz w:val="18"/>
                <w:szCs w:val="18"/>
              </w:rPr>
            </w:pPr>
            <w:r>
              <w:rPr>
                <w:sz w:val="18"/>
                <w:szCs w:val="18"/>
              </w:rPr>
              <w:t>Supabase gives a managed PostgreSQL database for free, so we do not have to install, patch or back up a database server ourselves, and it is plain PostgreSQL, so JPA, Flyway and our SQL work unchanged (low lock-in).</w:t>
            </w:r>
          </w:p>
        </w:tc>
      </w:tr>
      <w:tr w:rsidR="00284DEA" w14:paraId="0EFCDC0A" w14:textId="77777777">
        <w:trPr>
          <w:cantSplit/>
        </w:trPr>
        <w:tc>
          <w:tcPr>
            <w:tcW w:w="1900" w:type="dxa"/>
            <w:shd w:val="clear" w:color="auto" w:fill="DCE3F0"/>
          </w:tcPr>
          <w:p w14:paraId="67142671" w14:textId="77777777" w:rsidR="00284DEA" w:rsidRDefault="00000000">
            <w:pPr>
              <w:spacing w:after="40"/>
              <w:rPr>
                <w:sz w:val="18"/>
                <w:szCs w:val="18"/>
              </w:rPr>
            </w:pPr>
            <w:r>
              <w:rPr>
                <w:b/>
                <w:bCs/>
                <w:sz w:val="18"/>
                <w:szCs w:val="18"/>
              </w:rPr>
              <w:t>Trade-offs</w:t>
            </w:r>
          </w:p>
        </w:tc>
        <w:tc>
          <w:tcPr>
            <w:tcW w:w="7116" w:type="dxa"/>
          </w:tcPr>
          <w:p w14:paraId="0B13BB15" w14:textId="77777777" w:rsidR="00284DEA" w:rsidRDefault="00000000">
            <w:pPr>
              <w:spacing w:after="40"/>
              <w:rPr>
                <w:sz w:val="18"/>
                <w:szCs w:val="18"/>
              </w:rPr>
            </w:pPr>
            <w:r>
              <w:rPr>
                <w:sz w:val="18"/>
                <w:szCs w:val="18"/>
              </w:rPr>
              <w:t xml:space="preserve">A front-end change requires rebuilding and redeploying the jar. The build is more complex because Maven must also build Angular. The database is on a different network from the application, which adds some latency to each query.</w:t>
            </w:r>
          </w:p>
        </w:tc>
      </w:tr>
      <w:tr w:rsidR="00284DEA" w14:paraId="62AF2BF7" w14:textId="77777777">
        <w:trPr>
          <w:cantSplit/>
        </w:trPr>
        <w:tc>
          <w:tcPr>
            <w:tcW w:w="1900" w:type="dxa"/>
            <w:shd w:val="clear" w:color="auto" w:fill="DCE3F0"/>
          </w:tcPr>
          <w:p w14:paraId="15922315" w14:textId="77777777" w:rsidR="00284DEA" w:rsidRDefault="00000000">
            <w:pPr>
              <w:spacing w:after="40"/>
              <w:rPr>
                <w:sz w:val="18"/>
                <w:szCs w:val="18"/>
              </w:rPr>
            </w:pPr>
            <w:r>
              <w:rPr>
                <w:b/>
                <w:bCs/>
                <w:sz w:val="18"/>
                <w:szCs w:val="18"/>
              </w:rPr>
              <w:t>Risks</w:t>
            </w:r>
          </w:p>
        </w:tc>
        <w:tc>
          <w:tcPr>
            <w:tcW w:w="7116" w:type="dxa"/>
          </w:tcPr>
          <w:p w14:paraId="22589FFE" w14:textId="77777777" w:rsidR="00284DEA" w:rsidRDefault="00000000">
            <w:pPr>
              <w:spacing w:after="40"/>
              <w:rPr>
                <w:sz w:val="18"/>
                <w:szCs w:val="18"/>
              </w:rPr>
            </w:pPr>
            <w:r>
              <w:rPr>
                <w:sz w:val="18"/>
                <w:szCs w:val="18"/>
              </w:rPr>
              <w:t>Supabase free projects pause after 1 week of inactivity and have no automatic backups (Supabase, 2026a) - the database could be paused right before a demo (NFR-005). Mitigation: open the project and run a health check the day before every presentation; take a manual pg_dump backup before each milestone.</w:t>
            </w:r>
          </w:p>
          <w:p w14:paraId="3CFE9210" w14:textId="77777777" w:rsidR="00284DEA" w:rsidRDefault="00000000">
            <w:pPr>
              <w:spacing w:after="40"/>
              <w:rPr>
                <w:sz w:val="18"/>
                <w:szCs w:val="18"/>
              </w:rPr>
            </w:pPr>
            <w:r>
              <w:rPr>
                <w:sz w:val="18"/>
                <w:szCs w:val="18"/>
              </w:rPr>
              <w:t>Supabase direct connections use IPv6; many free app hosts only support IPv4. Mitigation: connect through the Supavisor session pooler (port 5432), not the transaction pooler, because transaction mode does not support prepared statements used by Hibernate (Supabase, 2026b).</w:t>
            </w:r>
          </w:p>
          <w:p w14:paraId="0D3651E6" w14:textId="77777777" w:rsidR="00284DEA" w:rsidRDefault="00000000">
            <w:pPr>
              <w:spacing w:after="40"/>
              <w:rPr>
                <w:sz w:val="18"/>
                <w:szCs w:val="18"/>
              </w:rPr>
            </w:pPr>
            <w:r>
              <w:rPr>
                <w:sz w:val="18"/>
                <w:szCs w:val="18"/>
              </w:rPr>
              <w:t xml:space="preserve">Supabase automatically exposes the public schema through its Data API. Mitigation: our tables live in a separate civicconnect schema that is not exposed, </w:t>
            </w:r>
            <w:del w:id="907301" w:author="Claude (AI draft)" w:date="2026-10-15T18:00:00Z">
              <w:r>
                <w:rPr>
                  <w:sz w:val="18"/>
                  <w:szCs w:val="18"/>
                </w:rPr>
                <w:delText xml:space="preserve">and row level security is switched on so nothing is readable through the Data API.</w:delText>
              </w:r>
            </w:del>
            <w:ins w:id="907302" w:author="Claude (AI draft)" w:date="2026-10-15T18:00:00Z">
              <w:r>
                <w:rPr>
                  <w:sz w:val="18"/>
                  <w:szCs w:val="18"/>
                </w:rPr>
                <w:t xml:space="preserve">and the Data API roles (anon, authenticated) have no access to it; row level security is on for the tables with personal data (client, employee, request, comment; V6, C-08).</w:t>
              </w:r>
            </w:ins>
          </w:p>
          <w:p w14:paraId="77F08F1C" w14:textId="77777777" w:rsidR="00284DEA" w:rsidRDefault="00000000">
            <w:pPr>
              <w:spacing w:after="40"/>
              <w:rPr>
                <w:sz w:val="18"/>
                <w:szCs w:val="18"/>
              </w:rPr>
            </w:pPr>
            <w:r>
              <w:rPr>
                <w:sz w:val="18"/>
                <w:szCs w:val="18"/>
              </w:rPr>
              <w:t>Free application hosts may sleep when idle, giving a slow first request (cold start).</w:t>
            </w:r>
          </w:p>
        </w:tc>
      </w:tr>
      <w:tr w:rsidR="00284DEA" w14:paraId="776DF25B" w14:textId="77777777">
        <w:trPr>
          <w:cantSplit/>
        </w:trPr>
        <w:tc>
          <w:tcPr>
            <w:tcW w:w="1900" w:type="dxa"/>
            <w:shd w:val="clear" w:color="auto" w:fill="DCE3F0"/>
          </w:tcPr>
          <w:p w14:paraId="75369A3D" w14:textId="77777777" w:rsidR="00284DEA" w:rsidRDefault="00000000">
            <w:pPr>
              <w:spacing w:after="40"/>
              <w:rPr>
                <w:sz w:val="18"/>
                <w:szCs w:val="18"/>
              </w:rPr>
            </w:pPr>
            <w:r>
              <w:rPr>
                <w:b/>
                <w:bCs/>
                <w:sz w:val="18"/>
                <w:szCs w:val="18"/>
              </w:rPr>
              <w:t>Evidence</w:t>
            </w:r>
          </w:p>
        </w:tc>
        <w:tc>
          <w:tcPr>
            <w:tcW w:w="7116" w:type="dxa"/>
          </w:tcPr>
          <w:p w14:paraId="4AC80B7F" w14:textId="77777777" w:rsidR="00284DEA" w:rsidRDefault="00000000">
            <w:pPr>
              <w:spacing w:after="40"/>
              <w:rPr>
                <w:sz w:val="18"/>
                <w:szCs w:val="18"/>
              </w:rPr>
            </w:pPr>
            <w:r>
              <w:rPr>
                <w:sz w:val="18"/>
                <w:szCs w:val="18"/>
              </w:rPr>
              <w:t>Supabase pricing page (free plan: 500 MB database, pauses after 1 week of inactivity, no automatic backups) (Supabase, 2026a) and Supabase 'Connecting to Postgres' documentation (IPv6 direct connections, session vs transaction pooler) (Supabase, 2026b). ASR-001, ASR-006, ASR-007, NFR-005.</w:t>
            </w:r>
          </w:p>
        </w:tc>
      </w:tr>
      <w:tr w:rsidR="00284DEA" w14:paraId="26525F45" w14:textId="77777777">
        <w:trPr>
          <w:cantSplit/>
        </w:trPr>
        <w:tc>
          <w:tcPr>
            <w:tcW w:w="1900" w:type="dxa"/>
            <w:shd w:val="clear" w:color="auto" w:fill="DCE3F0"/>
          </w:tcPr>
          <w:p w14:paraId="4FF78A7D" w14:textId="77777777" w:rsidR="00284DEA" w:rsidRDefault="00000000">
            <w:pPr>
              <w:spacing w:after="40"/>
              <w:rPr>
                <w:sz w:val="18"/>
                <w:szCs w:val="18"/>
              </w:rPr>
            </w:pPr>
            <w:r>
              <w:rPr>
                <w:b/>
                <w:bCs/>
                <w:sz w:val="18"/>
                <w:szCs w:val="18"/>
              </w:rPr>
              <w:t>Linked requirements</w:t>
            </w:r>
          </w:p>
        </w:tc>
        <w:tc>
          <w:tcPr>
            <w:tcW w:w="7116" w:type="dxa"/>
          </w:tcPr>
          <w:p w14:paraId="6688B9F2" w14:textId="77777777" w:rsidR="00284DEA" w:rsidRDefault="00000000">
            <w:pPr>
              <w:spacing w:after="40"/>
              <w:rPr>
                <w:sz w:val="18"/>
                <w:szCs w:val="18"/>
              </w:rPr>
            </w:pPr>
            <w:r>
              <w:rPr>
                <w:sz w:val="18"/>
                <w:szCs w:val="18"/>
              </w:rPr>
              <w:t>NFR-005, NFR-002, NFR-003, ASR-001, ASR-006, ASR-007</w:t>
            </w:r>
          </w:p>
        </w:tc>
      </w:tr>
      <w:tr w:rsidR="00284DEA" w14:paraId="4E4AF33B" w14:textId="77777777">
        <w:trPr>
          <w:cantSplit/>
        </w:trPr>
        <w:tc>
          <w:tcPr>
            <w:tcW w:w="1900" w:type="dxa"/>
            <w:shd w:val="clear" w:color="auto" w:fill="DCE3F0"/>
          </w:tcPr>
          <w:p w14:paraId="411D9230" w14:textId="77777777" w:rsidR="00284DEA" w:rsidRDefault="00000000">
            <w:pPr>
              <w:spacing w:after="40"/>
              <w:rPr>
                <w:sz w:val="18"/>
                <w:szCs w:val="18"/>
              </w:rPr>
            </w:pPr>
            <w:r>
              <w:rPr>
                <w:b/>
                <w:bCs/>
                <w:sz w:val="18"/>
                <w:szCs w:val="18"/>
              </w:rPr>
              <w:t>Later Consequence</w:t>
            </w:r>
          </w:p>
        </w:tc>
        <w:tc>
          <w:tcPr>
            <w:tcW w:w="7116" w:type="dxa"/>
          </w:tcPr>
          <w:p w14:paraId="267E1727" w14:textId="77777777" w:rsidR="00284DEA" w:rsidRDefault="00000000">
            <w:pPr>
              <w:spacing w:after="40"/>
              <w:rPr>
                <w:sz w:val="18"/>
                <w:szCs w:val="18"/>
              </w:rPr>
            </w:pPr>
            <w:r>
              <w:rPr>
                <w:b/>
                <w:bCs/>
                <w:sz w:val="18"/>
                <w:szCs w:val="18"/>
              </w:rPr>
              <w:t>Deferred:</w:t>
            </w:r>
            <w:r>
              <w:rPr>
                <w:sz w:val="18"/>
                <w:szCs w:val="18"/>
              </w:rPr>
              <w:t xml:space="preserve"> the application host provider. Evidence needed before choosing: free-tier memory (Spring Boot needs roughly 512 MB), whether it runs a Java 21 jar or a Docker container, IPv4/IPv6 support, sleep/cold-start behaviour and environment variable support. If the free host cannot run the jar reliably, Alternative 2 (separate static hosting for Angular) will be reconsidered.</w:t>
            </w:r>
          </w:p>
        </w:tc>
      </w:tr>
    </w:tbl>
    <w:p w14:paraId="2C6203E3" w14:textId="77777777" w:rsidR="00284DEA" w:rsidRDefault="00284DEA">
      <w:pPr>
        <w:spacing w:after="0"/>
      </w:pPr>
    </w:p>
    <w:p w14:paraId="473BF30E" w14:textId="77777777" w:rsidR="00284DEA" w:rsidRDefault="00000000">
      <w:pPr>
        <w:pStyle w:val="Heading2"/>
      </w:pPr>
      <w:bookmarkStart w:id="44" w:name="_Toc241703342"/>
      <w:r>
        <w:t>Architecture Diagrams</w:t>
      </w:r>
      <w:bookmarkEnd w:id="44"/>
    </w:p>
    <w:p w14:paraId="61E846E3" w14:textId="77777777" w:rsidR="00284DEA" w:rsidRDefault="00000000">
      <w:r>
        <w:t xml:space="preserve">Figure 1 is the logical view: it shows the layers and modules inside the single deployment boundary (ARC-01, ARC-02). Figure 2 is the physical deployment view: it shows where each part actually runs (ARC-03). The modules in Figure 1 are not separate servers - all of them run inside the one jar in Tier 2.</w:t>
      </w:r>
    </w:p>
    <w:p w14:paraId="26F45466" w14:textId="77777777" w:rsidR="00E31474" w:rsidRDefault="00E31474" w:rsidP="00E31474">
      <w:pPr>
        <w:keepNext/>
        <w:jc w:val="center"/>
      </w:pPr>
      <w:r>
        <w:rPr>
          <w:noProof/>
        </w:rPr>
        <w:lastRenderedPageBreak/>
        <w:drawing>
          <wp:inline distT="0" distB="0" distL="0" distR="0" wp14:anchorId="267B8497" wp14:editId="6396E4C9">
            <wp:extent cx="5303520" cy="4773168"/>
            <wp:effectExtent l="0" t="0" r="0" b="0"/>
            <wp:docPr id="15043179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03520" cy="4773168"/>
                    </a:xfrm>
                    <a:prstGeom prst="rect">
                      <a:avLst/>
                    </a:prstGeom>
                    <a:noFill/>
                    <a:ln>
                      <a:noFill/>
                    </a:ln>
                  </pic:spPr>
                </pic:pic>
              </a:graphicData>
            </a:graphic>
          </wp:inline>
        </w:drawing>
      </w:r>
    </w:p>
    <w:p w14:paraId="0656900B" w14:textId="77777777" w:rsidR="00284DEA" w:rsidRDefault="00000000">
      <w:pPr>
        <w:jc w:val="center"/>
        <w:rPr>
          <w:sz w:val="18"/>
          <w:szCs w:val="18"/>
        </w:rPr>
      </w:pPr>
      <w:r>
        <w:rPr>
          <w:i/>
          <w:iCs/>
          <w:color w:val="404040"/>
          <w:sz w:val="18"/>
          <w:szCs w:val="18"/>
        </w:rPr>
        <w:t>Figure 1 - Logical view: modules and their layers inside one deployable, with the database outside the boundary (ARC-01, ARC-02)</w:t>
      </w:r>
    </w:p>
    <w:p w14:paraId="41E0B84F" w14:textId="77777777" w:rsidR="00284DEA" w:rsidRDefault="00000000">
      <w:pPr>
        <w:keepNext/>
        <w:jc w:val="center"/>
      </w:pPr>
      <w:r>
        <w:rPr>
          <w:noProof/>
        </w:rPr>
        <w:lastRenderedPageBreak/>
        <w:drawing>
          <wp:inline distT="0" distB="0" distL="0" distR="0" wp14:anchorId="3BC93797" wp14:editId="31666D87">
            <wp:extent cx="5120640" cy="4284480"/>
            <wp:effectExtent l="0" t="0" r="0" b="0"/>
            <wp:docPr id="900101" name="Deploym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 view"/>
                    <pic:cNvPicPr/>
                  </pic:nvPicPr>
                  <pic:blipFill>
                    <a:blip r:embed="rId13"/>
                    <a:stretch>
                      <a:fillRect/>
                    </a:stretch>
                  </pic:blipFill>
                  <pic:spPr>
                    <a:xfrm>
                      <a:off x="0" y="0"/>
                      <a:ext cx="5120640" cy="4284480"/>
                    </a:xfrm>
                    <a:prstGeom prst="rect">
                      <a:avLst/>
                    </a:prstGeom>
                  </pic:spPr>
                </pic:pic>
              </a:graphicData>
            </a:graphic>
          </wp:inline>
        </w:drawing>
      </w:r>
    </w:p>
    <w:p w14:paraId="650B7F05" w14:textId="77777777" w:rsidR="00284DEA" w:rsidRDefault="00000000">
      <w:pPr>
        <w:jc w:val="center"/>
        <w:rPr>
          <w:sz w:val="18"/>
          <w:szCs w:val="18"/>
        </w:rPr>
      </w:pPr>
      <w:r>
        <w:rPr>
          <w:i/>
          <w:iCs/>
          <w:color w:val="404040"/>
          <w:sz w:val="18"/>
          <w:szCs w:val="18"/>
        </w:rPr>
        <w:t>Figure 2 - Physical deployment view: three tiers (ARC-03)</w:t>
      </w:r>
    </w:p>
    <w:p w14:paraId="0514D83C" w14:textId="77777777" w:rsidR="00271506" w:rsidRDefault="00271506">
      <w:r>
        <w:t>The request-status interaction across modules is described in API &amp; Integration Design, in the "Example Interaction" section.</w:t>
      </w:r>
    </w:p>
    <w:p w14:paraId="0BB81B1D" w14:textId="77777777" w:rsidR="00284DEA" w:rsidRDefault="00000000">
      <w:pPr>
        <w:pStyle w:val="Heading2"/>
      </w:pPr>
      <w:bookmarkStart w:id="45" w:name="_Toc241703343"/>
      <w:r>
        <w:t>Technology Stack</w:t>
      </w:r>
      <w:bookmarkEnd w:id="45"/>
    </w:p>
    <w:p w14:paraId="30F4EC8C" w14:textId="77777777" w:rsidR="00284DEA" w:rsidRDefault="00000000">
      <w:r>
        <w:t>The technology decision (DEC-004) is kept separate from the architecture decisions above. The architecture would still hold with a different stack; the stack was chosen because it fits that architecture, the ASRs and our constraints best. Versions below are the ones used in the repository; rows marked "(to add)" are planned and not in the project yet.</w:t>
      </w:r>
    </w:p>
    <w:tbl>
      <w:tblPr>
        <w:tblStyle w:val="TableGrid"/>
        <w:tblW w:w="9016" w:type="dxa"/>
        <w:tblLayout w:type="fixed"/>
        <w:tblLook w:val="04A0" w:firstRow="1" w:lastRow="0" w:firstColumn="1" w:lastColumn="0" w:noHBand="0" w:noVBand="1"/>
      </w:tblPr>
      <w:tblGrid>
        <w:gridCol w:w="1500"/>
        <w:gridCol w:w="2100"/>
        <w:gridCol w:w="1600"/>
        <w:gridCol w:w="1500"/>
        <w:gridCol w:w="2316"/>
      </w:tblGrid>
      <w:tr w:rsidR="00284DEA" w14:paraId="13357FAF" w14:textId="77777777">
        <w:trPr>
          <w:cantSplit/>
          <w:tblHeader/>
        </w:trPr>
        <w:tc>
          <w:tcPr>
            <w:tcW w:w="1500" w:type="dxa"/>
            <w:shd w:val="clear" w:color="auto" w:fill="002060"/>
          </w:tcPr>
          <w:p w14:paraId="3F237580" w14:textId="77777777" w:rsidR="00284DEA" w:rsidRDefault="00000000">
            <w:pPr>
              <w:spacing w:after="40"/>
              <w:rPr>
                <w:sz w:val="18"/>
                <w:szCs w:val="18"/>
              </w:rPr>
            </w:pPr>
            <w:r>
              <w:rPr>
                <w:b/>
                <w:bCs/>
                <w:color w:val="FFFFFF"/>
                <w:sz w:val="18"/>
                <w:szCs w:val="18"/>
              </w:rPr>
              <w:t>Layer</w:t>
            </w:r>
          </w:p>
        </w:tc>
        <w:tc>
          <w:tcPr>
            <w:tcW w:w="2100" w:type="dxa"/>
            <w:shd w:val="clear" w:color="auto" w:fill="002060"/>
          </w:tcPr>
          <w:p w14:paraId="4E5F83A5" w14:textId="77777777" w:rsidR="00284DEA" w:rsidRDefault="00000000">
            <w:pPr>
              <w:spacing w:after="40"/>
              <w:rPr>
                <w:sz w:val="18"/>
                <w:szCs w:val="18"/>
              </w:rPr>
            </w:pPr>
            <w:r>
              <w:rPr>
                <w:b/>
                <w:bCs/>
                <w:color w:val="FFFFFF"/>
                <w:sz w:val="18"/>
                <w:szCs w:val="18"/>
              </w:rPr>
              <w:t>Technology</w:t>
            </w:r>
          </w:p>
        </w:tc>
        <w:tc>
          <w:tcPr>
            <w:tcW w:w="1600" w:type="dxa"/>
            <w:shd w:val="clear" w:color="auto" w:fill="002060"/>
          </w:tcPr>
          <w:p w14:paraId="414A2A1B" w14:textId="77777777" w:rsidR="00284DEA" w:rsidRDefault="00000000">
            <w:pPr>
              <w:spacing w:after="40"/>
              <w:rPr>
                <w:sz w:val="18"/>
                <w:szCs w:val="18"/>
              </w:rPr>
            </w:pPr>
            <w:r>
              <w:rPr>
                <w:b/>
                <w:bCs/>
                <w:color w:val="FFFFFF"/>
                <w:sz w:val="18"/>
                <w:szCs w:val="18"/>
              </w:rPr>
              <w:t>Version</w:t>
            </w:r>
          </w:p>
        </w:tc>
        <w:tc>
          <w:tcPr>
            <w:tcW w:w="1500" w:type="dxa"/>
            <w:shd w:val="clear" w:color="auto" w:fill="002060"/>
          </w:tcPr>
          <w:p w14:paraId="553E2D7E" w14:textId="77777777" w:rsidR="00284DEA" w:rsidRDefault="00000000">
            <w:pPr>
              <w:spacing w:after="40"/>
              <w:rPr>
                <w:sz w:val="18"/>
                <w:szCs w:val="18"/>
              </w:rPr>
            </w:pPr>
            <w:r>
              <w:rPr>
                <w:b/>
                <w:bCs/>
                <w:color w:val="FFFFFF"/>
                <w:sz w:val="18"/>
                <w:szCs w:val="18"/>
              </w:rPr>
              <w:t>Licence / cost</w:t>
            </w:r>
          </w:p>
        </w:tc>
        <w:tc>
          <w:tcPr>
            <w:tcW w:w="2316" w:type="dxa"/>
            <w:shd w:val="clear" w:color="auto" w:fill="002060"/>
          </w:tcPr>
          <w:p w14:paraId="4D6412E3" w14:textId="77777777" w:rsidR="00284DEA" w:rsidRDefault="00000000">
            <w:pPr>
              <w:spacing w:after="40"/>
              <w:rPr>
                <w:sz w:val="18"/>
                <w:szCs w:val="18"/>
              </w:rPr>
            </w:pPr>
            <w:r>
              <w:rPr>
                <w:b/>
                <w:bCs/>
                <w:color w:val="FFFFFF"/>
                <w:sz w:val="18"/>
                <w:szCs w:val="18"/>
              </w:rPr>
              <w:t>Purpose</w:t>
            </w:r>
          </w:p>
        </w:tc>
      </w:tr>
      <w:tr w:rsidR="00284DEA" w14:paraId="4A99C80E" w14:textId="77777777">
        <w:trPr>
          <w:cantSplit/>
        </w:trPr>
        <w:tc>
          <w:tcPr>
            <w:tcW w:w="1500" w:type="dxa"/>
          </w:tcPr>
          <w:p w14:paraId="067021A9" w14:textId="77777777" w:rsidR="00284DEA" w:rsidRDefault="00000000">
            <w:pPr>
              <w:spacing w:after="40"/>
              <w:rPr>
                <w:sz w:val="18"/>
                <w:szCs w:val="18"/>
              </w:rPr>
            </w:pPr>
            <w:r>
              <w:rPr>
                <w:sz w:val="18"/>
                <w:szCs w:val="18"/>
              </w:rPr>
              <w:t>Front end</w:t>
            </w:r>
          </w:p>
        </w:tc>
        <w:tc>
          <w:tcPr>
            <w:tcW w:w="2100" w:type="dxa"/>
          </w:tcPr>
          <w:p w14:paraId="16C81601" w14:textId="77777777" w:rsidR="00284DEA" w:rsidRDefault="00000000">
            <w:pPr>
              <w:spacing w:after="40"/>
              <w:rPr>
                <w:sz w:val="18"/>
                <w:szCs w:val="18"/>
              </w:rPr>
            </w:pPr>
            <w:r>
              <w:rPr>
                <w:sz w:val="18"/>
                <w:szCs w:val="18"/>
              </w:rPr>
              <w:t>Angular (TypeScript)</w:t>
            </w:r>
          </w:p>
        </w:tc>
        <w:tc>
          <w:tcPr>
            <w:tcW w:w="1600" w:type="dxa"/>
          </w:tcPr>
          <w:p w14:paraId="1500F464" w14:textId="77777777" w:rsidR="00284DEA" w:rsidRDefault="00944E50" w:rsidP="00944E50">
            <w:pPr>
              <w:spacing w:after="40"/>
              <w:rPr>
                <w:sz w:val="18"/>
                <w:szCs w:val="18"/>
              </w:rPr>
            </w:pPr>
            <w:r>
              <w:rPr>
                <w:sz w:val="18"/>
                <w:szCs w:val="18"/>
              </w:rPr>
              <w:t xml:space="preserve">21.2 (^21.2.0 in package.json) (Angular, 2026; endoflife.date, 2026)</w:t>
            </w:r>
          </w:p>
        </w:tc>
        <w:tc>
          <w:tcPr>
            <w:tcW w:w="1500" w:type="dxa"/>
          </w:tcPr>
          <w:p w14:paraId="60AC5381" w14:textId="77777777" w:rsidR="00380CD2" w:rsidRDefault="00000000">
            <w:pPr>
              <w:spacing w:after="40"/>
              <w:rPr>
                <w:sz w:val="18"/>
                <w:szCs w:val="18"/>
              </w:rPr>
            </w:pPr>
            <w:r>
              <w:rPr>
                <w:sz w:val="18"/>
                <w:szCs w:val="18"/>
              </w:rPr>
              <w:t>MIT (Google, no date) / free</w:t>
            </w:r>
          </w:p>
        </w:tc>
        <w:tc>
          <w:tcPr>
            <w:tcW w:w="2316" w:type="dxa"/>
          </w:tcPr>
          <w:p w14:paraId="4E0C5806" w14:textId="77777777" w:rsidR="00284DEA" w:rsidRDefault="00000000">
            <w:pPr>
              <w:spacing w:after="40"/>
              <w:rPr>
                <w:sz w:val="18"/>
                <w:szCs w:val="18"/>
              </w:rPr>
            </w:pPr>
            <w:r>
              <w:rPr>
                <w:sz w:val="18"/>
                <w:szCs w:val="18"/>
              </w:rPr>
              <w:t>Single-page application for requester, handler and manager screens</w:t>
            </w:r>
          </w:p>
        </w:tc>
      </w:tr>
      <w:tr w:rsidR="00284DEA" w14:paraId="30D88592" w14:textId="77777777">
        <w:trPr>
          <w:cantSplit/>
        </w:trPr>
        <w:tc>
          <w:tcPr>
            <w:tcW w:w="1500" w:type="dxa"/>
          </w:tcPr>
          <w:p w14:paraId="089C8DD1" w14:textId="77777777" w:rsidR="00284DEA" w:rsidRDefault="00000000">
            <w:pPr>
              <w:spacing w:after="40"/>
              <w:rPr>
                <w:sz w:val="18"/>
                <w:szCs w:val="18"/>
              </w:rPr>
            </w:pPr>
            <w:r>
              <w:rPr>
                <w:sz w:val="18"/>
                <w:szCs w:val="18"/>
              </w:rPr>
              <w:t>Back-end language / runtime</w:t>
            </w:r>
          </w:p>
        </w:tc>
        <w:tc>
          <w:tcPr>
            <w:tcW w:w="2100" w:type="dxa"/>
          </w:tcPr>
          <w:p w14:paraId="78F93E66" w14:textId="77777777" w:rsidR="00284DEA" w:rsidRDefault="00000000">
            <w:pPr>
              <w:spacing w:after="40"/>
              <w:rPr>
                <w:sz w:val="18"/>
                <w:szCs w:val="18"/>
              </w:rPr>
            </w:pPr>
            <w:r>
              <w:rPr>
                <w:sz w:val="18"/>
                <w:szCs w:val="18"/>
              </w:rPr>
              <w:t>Java (JDK)</w:t>
            </w:r>
          </w:p>
        </w:tc>
        <w:tc>
          <w:tcPr>
            <w:tcW w:w="1600" w:type="dxa"/>
          </w:tcPr>
          <w:p w14:paraId="0CDBC718" w14:textId="77777777" w:rsidR="00284DEA" w:rsidRDefault="00000000">
            <w:pPr>
              <w:spacing w:after="40"/>
              <w:rPr>
                <w:sz w:val="18"/>
                <w:szCs w:val="18"/>
              </w:rPr>
            </w:pPr>
            <w:r>
              <w:rPr>
                <w:sz w:val="18"/>
                <w:szCs w:val="18"/>
              </w:rPr>
              <w:t>21 (LTS)</w:t>
            </w:r>
          </w:p>
        </w:tc>
        <w:tc>
          <w:tcPr>
            <w:tcW w:w="1500" w:type="dxa"/>
          </w:tcPr>
          <w:p w14:paraId="667196E5" w14:textId="77777777" w:rsidR="00380CD2" w:rsidRDefault="00000000">
            <w:pPr>
              <w:spacing w:after="40"/>
              <w:rPr>
                <w:sz w:val="18"/>
                <w:szCs w:val="18"/>
              </w:rPr>
            </w:pPr>
            <w:r>
              <w:rPr>
                <w:sz w:val="18"/>
                <w:szCs w:val="18"/>
              </w:rPr>
              <w:t>GPL v2 with Classpath Exception (OpenJDK, no date) / free</w:t>
            </w:r>
          </w:p>
        </w:tc>
        <w:tc>
          <w:tcPr>
            <w:tcW w:w="2316" w:type="dxa"/>
          </w:tcPr>
          <w:p w14:paraId="2EB6AB5B" w14:textId="77777777" w:rsidR="00284DEA" w:rsidRDefault="00000000">
            <w:pPr>
              <w:spacing w:after="40"/>
              <w:rPr>
                <w:sz w:val="18"/>
                <w:szCs w:val="18"/>
              </w:rPr>
            </w:pPr>
            <w:r>
              <w:rPr>
                <w:sz w:val="18"/>
                <w:szCs w:val="18"/>
              </w:rPr>
              <w:t>Runs the Spring Boot application</w:t>
            </w:r>
          </w:p>
        </w:tc>
      </w:tr>
      <w:tr w:rsidR="00284DEA" w14:paraId="734D83B2" w14:textId="77777777">
        <w:trPr>
          <w:cantSplit/>
        </w:trPr>
        <w:tc>
          <w:tcPr>
            <w:tcW w:w="1500" w:type="dxa"/>
          </w:tcPr>
          <w:p w14:paraId="7D88FEC3" w14:textId="77777777" w:rsidR="00284DEA" w:rsidRDefault="00000000">
            <w:pPr>
              <w:spacing w:after="40"/>
              <w:rPr>
                <w:sz w:val="18"/>
                <w:szCs w:val="18"/>
              </w:rPr>
            </w:pPr>
            <w:r>
              <w:rPr>
                <w:sz w:val="18"/>
                <w:szCs w:val="18"/>
              </w:rPr>
              <w:t>Back-end framework</w:t>
            </w:r>
          </w:p>
        </w:tc>
        <w:tc>
          <w:tcPr>
            <w:tcW w:w="2100" w:type="dxa"/>
          </w:tcPr>
          <w:p w14:paraId="0BA27F0C" w14:textId="77777777" w:rsidR="00284DEA" w:rsidRDefault="00000000">
            <w:pPr>
              <w:spacing w:after="40"/>
              <w:rPr>
                <w:sz w:val="18"/>
                <w:szCs w:val="18"/>
              </w:rPr>
            </w:pPr>
            <w:r>
              <w:rPr>
                <w:sz w:val="18"/>
                <w:szCs w:val="18"/>
              </w:rPr>
              <w:t>Spring Boot</w:t>
            </w:r>
          </w:p>
        </w:tc>
        <w:tc>
          <w:tcPr>
            <w:tcW w:w="1600" w:type="dxa"/>
          </w:tcPr>
          <w:p w14:paraId="73F09ABD" w14:textId="77777777" w:rsidR="00284DEA" w:rsidRDefault="00000000">
            <w:pPr>
              <w:spacing w:after="40"/>
              <w:rPr>
                <w:sz w:val="18"/>
                <w:szCs w:val="18"/>
              </w:rPr>
            </w:pPr>
            <w:r>
              <w:rPr>
                <w:sz w:val="18"/>
                <w:szCs w:val="18"/>
              </w:rPr>
              <w:t>4.1.1</w:t>
            </w:r>
          </w:p>
        </w:tc>
        <w:tc>
          <w:tcPr>
            <w:tcW w:w="1500" w:type="dxa"/>
          </w:tcPr>
          <w:p w14:paraId="706D4B61" w14:textId="77777777" w:rsidR="00380CD2" w:rsidRDefault="00000000">
            <w:pPr>
              <w:spacing w:after="40"/>
              <w:rPr>
                <w:sz w:val="18"/>
                <w:szCs w:val="18"/>
              </w:rPr>
            </w:pPr>
            <w:r>
              <w:rPr>
                <w:sz w:val="18"/>
                <w:szCs w:val="18"/>
              </w:rPr>
              <w:t>Apache 2.0 (Spring, no date a) / free</w:t>
            </w:r>
          </w:p>
        </w:tc>
        <w:tc>
          <w:tcPr>
            <w:tcW w:w="2316" w:type="dxa"/>
          </w:tcPr>
          <w:p w14:paraId="2BF1B8DB" w14:textId="77777777" w:rsidR="00284DEA" w:rsidRDefault="00000000">
            <w:pPr>
              <w:spacing w:after="40"/>
              <w:rPr>
                <w:sz w:val="18"/>
                <w:szCs w:val="18"/>
              </w:rPr>
            </w:pPr>
            <w:r>
              <w:rPr>
                <w:sz w:val="18"/>
                <w:szCs w:val="18"/>
              </w:rPr>
              <w:t>REST API, dependency injection, embedded Tomcat, configuration</w:t>
            </w:r>
          </w:p>
        </w:tc>
      </w:tr>
      <w:tr w:rsidR="00284DEA" w14:paraId="7206BCC3" w14:textId="77777777">
        <w:trPr>
          <w:cantSplit/>
        </w:trPr>
        <w:tc>
          <w:tcPr>
            <w:tcW w:w="1500" w:type="dxa"/>
          </w:tcPr>
          <w:p w14:paraId="7FC23135" w14:textId="77777777" w:rsidR="00284DEA" w:rsidRDefault="00000000">
            <w:pPr>
              <w:spacing w:after="40"/>
              <w:rPr>
                <w:sz w:val="18"/>
                <w:szCs w:val="18"/>
              </w:rPr>
            </w:pPr>
            <w:r>
              <w:rPr>
                <w:sz w:val="18"/>
                <w:szCs w:val="18"/>
              </w:rPr>
              <w:lastRenderedPageBreak/>
              <w:t>Web</w:t>
            </w:r>
          </w:p>
        </w:tc>
        <w:tc>
          <w:tcPr>
            <w:tcW w:w="2100" w:type="dxa"/>
          </w:tcPr>
          <w:p w14:paraId="57E6ADAC" w14:textId="77777777" w:rsidR="00284DEA" w:rsidRDefault="00000000">
            <w:pPr>
              <w:spacing w:after="40"/>
              <w:rPr>
                <w:sz w:val="18"/>
                <w:szCs w:val="18"/>
              </w:rPr>
            </w:pPr>
            <w:r>
              <w:rPr>
                <w:sz w:val="18"/>
                <w:szCs w:val="18"/>
              </w:rPr>
              <w:t>Spring Web MVC (spring-boot-starter-webmvc)</w:t>
            </w:r>
          </w:p>
        </w:tc>
        <w:tc>
          <w:tcPr>
            <w:tcW w:w="1600" w:type="dxa"/>
          </w:tcPr>
          <w:p w14:paraId="47A17D38" w14:textId="77777777" w:rsidR="00284DEA" w:rsidRDefault="00000000">
            <w:pPr>
              <w:spacing w:after="40"/>
              <w:rPr>
                <w:sz w:val="18"/>
                <w:szCs w:val="18"/>
              </w:rPr>
            </w:pPr>
            <w:r>
              <w:rPr>
                <w:sz w:val="18"/>
                <w:szCs w:val="18"/>
              </w:rPr>
              <w:t>Managed by Spring Boot 4.1.1</w:t>
            </w:r>
          </w:p>
        </w:tc>
        <w:tc>
          <w:tcPr>
            <w:tcW w:w="1500" w:type="dxa"/>
          </w:tcPr>
          <w:p w14:paraId="194DB01A" w14:textId="77777777" w:rsidR="00380CD2" w:rsidRDefault="00000000">
            <w:pPr>
              <w:spacing w:after="40"/>
              <w:rPr>
                <w:sz w:val="18"/>
                <w:szCs w:val="18"/>
              </w:rPr>
            </w:pPr>
            <w:r>
              <w:rPr>
                <w:sz w:val="18"/>
                <w:szCs w:val="18"/>
              </w:rPr>
              <w:t>Apache 2.0 (Spring, no date a) / free</w:t>
            </w:r>
          </w:p>
        </w:tc>
        <w:tc>
          <w:tcPr>
            <w:tcW w:w="2316" w:type="dxa"/>
          </w:tcPr>
          <w:p w14:paraId="5469985B" w14:textId="77777777" w:rsidR="00284DEA" w:rsidRDefault="00000000">
            <w:pPr>
              <w:spacing w:after="40"/>
              <w:rPr>
                <w:sz w:val="18"/>
                <w:szCs w:val="18"/>
              </w:rPr>
            </w:pPr>
            <w:r>
              <w:rPr>
                <w:sz w:val="18"/>
                <w:szCs w:val="18"/>
              </w:rPr>
              <w:t>REST controllers</w:t>
            </w:r>
          </w:p>
        </w:tc>
      </w:tr>
      <w:tr w:rsidR="00284DEA" w14:paraId="08D07672" w14:textId="77777777">
        <w:trPr>
          <w:cantSplit/>
        </w:trPr>
        <w:tc>
          <w:tcPr>
            <w:tcW w:w="1500" w:type="dxa"/>
          </w:tcPr>
          <w:p w14:paraId="07847FA7" w14:textId="77777777" w:rsidR="00284DEA" w:rsidRDefault="00000000">
            <w:pPr>
              <w:spacing w:after="40"/>
              <w:rPr>
                <w:sz w:val="18"/>
                <w:szCs w:val="18"/>
              </w:rPr>
            </w:pPr>
            <w:r>
              <w:rPr>
                <w:sz w:val="18"/>
                <w:szCs w:val="18"/>
              </w:rPr>
              <w:t>Persistence</w:t>
            </w:r>
          </w:p>
        </w:tc>
        <w:tc>
          <w:tcPr>
            <w:tcW w:w="2100" w:type="dxa"/>
          </w:tcPr>
          <w:p w14:paraId="0121D20F" w14:textId="77777777" w:rsidR="00284DEA" w:rsidRDefault="00000000">
            <w:pPr>
              <w:spacing w:after="40"/>
              <w:rPr>
                <w:sz w:val="18"/>
                <w:szCs w:val="18"/>
              </w:rPr>
            </w:pPr>
            <w:r>
              <w:rPr>
                <w:sz w:val="18"/>
                <w:szCs w:val="18"/>
              </w:rPr>
              <w:t>Spring Data JPA (Hibernate)</w:t>
            </w:r>
          </w:p>
        </w:tc>
        <w:tc>
          <w:tcPr>
            <w:tcW w:w="1600" w:type="dxa"/>
          </w:tcPr>
          <w:p w14:paraId="09843942" w14:textId="77777777" w:rsidR="00284DEA" w:rsidRDefault="00000000">
            <w:pPr>
              <w:spacing w:after="40"/>
              <w:rPr>
                <w:sz w:val="18"/>
                <w:szCs w:val="18"/>
              </w:rPr>
            </w:pPr>
            <w:r>
              <w:rPr>
                <w:sz w:val="18"/>
                <w:szCs w:val="18"/>
              </w:rPr>
              <w:t>Managed by Spring Boot 4.1.1</w:t>
            </w:r>
          </w:p>
        </w:tc>
        <w:tc>
          <w:tcPr>
            <w:tcW w:w="1500" w:type="dxa"/>
          </w:tcPr>
          <w:p w14:paraId="3095481C" w14:textId="77777777" w:rsidR="00380CD2" w:rsidRDefault="00000000">
            <w:pPr>
              <w:spacing w:after="40"/>
              <w:rPr>
                <w:sz w:val="18"/>
                <w:szCs w:val="18"/>
              </w:rPr>
            </w:pPr>
            <w:r>
              <w:rPr>
                <w:sz w:val="18"/>
                <w:szCs w:val="18"/>
              </w:rPr>
              <w:t>Apache 2.0 for Hibernate ORM 7 (Hibernate, no date) / free</w:t>
            </w:r>
          </w:p>
        </w:tc>
        <w:tc>
          <w:tcPr>
            <w:tcW w:w="2316" w:type="dxa"/>
          </w:tcPr>
          <w:p w14:paraId="69FC22D0" w14:textId="77777777" w:rsidR="00284DEA" w:rsidRDefault="00000000">
            <w:pPr>
              <w:spacing w:after="40"/>
              <w:rPr>
                <w:sz w:val="18"/>
                <w:szCs w:val="18"/>
              </w:rPr>
            </w:pPr>
            <w:r>
              <w:rPr>
                <w:sz w:val="18"/>
                <w:szCs w:val="18"/>
              </w:rPr>
              <w:t>Entities, repositories, @Transactional, @Version</w:t>
            </w:r>
          </w:p>
        </w:tc>
      </w:tr>
      <w:tr w:rsidR="00284DEA" w14:paraId="75D2FA40" w14:textId="77777777">
        <w:trPr>
          <w:cantSplit/>
        </w:trPr>
        <w:tc>
          <w:tcPr>
            <w:tcW w:w="1500" w:type="dxa"/>
          </w:tcPr>
          <w:p w14:paraId="405CAC5C" w14:textId="77777777" w:rsidR="00284DEA" w:rsidRDefault="00000000">
            <w:pPr>
              <w:spacing w:after="40"/>
              <w:rPr>
                <w:sz w:val="18"/>
                <w:szCs w:val="18"/>
              </w:rPr>
            </w:pPr>
            <w:r>
              <w:rPr>
                <w:sz w:val="18"/>
                <w:szCs w:val="18"/>
              </w:rPr>
              <w:t>Database driver</w:t>
            </w:r>
          </w:p>
        </w:tc>
        <w:tc>
          <w:tcPr>
            <w:tcW w:w="2100" w:type="dxa"/>
          </w:tcPr>
          <w:p w14:paraId="3E4D210F" w14:textId="77777777" w:rsidR="00284DEA" w:rsidRDefault="00000000">
            <w:pPr>
              <w:spacing w:after="40"/>
              <w:rPr>
                <w:sz w:val="18"/>
                <w:szCs w:val="18"/>
              </w:rPr>
            </w:pPr>
            <w:r>
              <w:rPr>
                <w:sz w:val="18"/>
                <w:szCs w:val="18"/>
              </w:rPr>
              <w:t>PostgreSQL JDBC driver</w:t>
            </w:r>
          </w:p>
        </w:tc>
        <w:tc>
          <w:tcPr>
            <w:tcW w:w="1600" w:type="dxa"/>
          </w:tcPr>
          <w:p w14:paraId="2FFA1BE9" w14:textId="77777777" w:rsidR="00284DEA" w:rsidRDefault="00000000">
            <w:pPr>
              <w:spacing w:after="40"/>
              <w:rPr>
                <w:sz w:val="18"/>
                <w:szCs w:val="18"/>
              </w:rPr>
            </w:pPr>
            <w:r>
              <w:rPr>
                <w:sz w:val="18"/>
                <w:szCs w:val="18"/>
              </w:rPr>
              <w:t>Managed by Spring Boot 4.1.1</w:t>
            </w:r>
          </w:p>
        </w:tc>
        <w:tc>
          <w:tcPr>
            <w:tcW w:w="1500" w:type="dxa"/>
          </w:tcPr>
          <w:p w14:paraId="290D7CDB" w14:textId="77777777" w:rsidR="00380CD2" w:rsidRDefault="00000000">
            <w:pPr>
              <w:spacing w:after="40"/>
              <w:rPr>
                <w:sz w:val="18"/>
                <w:szCs w:val="18"/>
              </w:rPr>
            </w:pPr>
            <w:r>
              <w:rPr>
                <w:sz w:val="18"/>
                <w:szCs w:val="18"/>
              </w:rPr>
              <w:t>BSD-2-Clause (PostgreSQL JDBC Driver, no date) / free</w:t>
            </w:r>
          </w:p>
        </w:tc>
        <w:tc>
          <w:tcPr>
            <w:tcW w:w="2316" w:type="dxa"/>
          </w:tcPr>
          <w:p w14:paraId="057BB4C7" w14:textId="77777777" w:rsidR="00284DEA" w:rsidRDefault="00000000">
            <w:pPr>
              <w:spacing w:after="40"/>
              <w:rPr>
                <w:sz w:val="18"/>
                <w:szCs w:val="18"/>
              </w:rPr>
            </w:pPr>
            <w:r>
              <w:rPr>
                <w:sz w:val="18"/>
                <w:szCs w:val="18"/>
              </w:rPr>
              <w:t>Connects the application to PostgreSQL</w:t>
            </w:r>
          </w:p>
        </w:tc>
      </w:tr>
      <w:tr w:rsidR="00284DEA" w14:paraId="4DCBBD34" w14:textId="77777777">
        <w:trPr>
          <w:cantSplit/>
        </w:trPr>
        <w:tc>
          <w:tcPr>
            <w:tcW w:w="1500" w:type="dxa"/>
          </w:tcPr>
          <w:p w14:paraId="39D75FCA" w14:textId="77777777" w:rsidR="00284DEA" w:rsidRDefault="00000000">
            <w:pPr>
              <w:spacing w:after="40"/>
              <w:rPr>
                <w:sz w:val="18"/>
                <w:szCs w:val="18"/>
              </w:rPr>
            </w:pPr>
            <w:r>
              <w:rPr>
                <w:sz w:val="18"/>
                <w:szCs w:val="18"/>
              </w:rPr>
              <w:t>Schema migrations</w:t>
            </w:r>
          </w:p>
        </w:tc>
        <w:tc>
          <w:tcPr>
            <w:tcW w:w="2100" w:type="dxa"/>
          </w:tcPr>
          <w:p w14:paraId="168289A6" w14:textId="77777777" w:rsidR="00284DEA" w:rsidRDefault="00000000">
            <w:pPr>
              <w:spacing w:after="40"/>
              <w:rPr>
                <w:sz w:val="18"/>
                <w:szCs w:val="18"/>
              </w:rPr>
            </w:pPr>
            <w:r>
              <w:rPr>
                <w:sz w:val="18"/>
                <w:szCs w:val="18"/>
              </w:rPr>
              <w:t>Flyway (spring-boot-flyway + flyway-core + flyway-database-postgresql)</w:t>
            </w:r>
          </w:p>
        </w:tc>
        <w:tc>
          <w:tcPr>
            <w:tcW w:w="1600" w:type="dxa"/>
          </w:tcPr>
          <w:p w14:paraId="28E760CD" w14:textId="77777777" w:rsidR="00284DEA" w:rsidRDefault="00000000">
            <w:pPr>
              <w:spacing w:after="40"/>
              <w:rPr>
                <w:sz w:val="18"/>
                <w:szCs w:val="18"/>
              </w:rPr>
            </w:pPr>
            <w:r>
              <w:rPr>
                <w:sz w:val="18"/>
                <w:szCs w:val="18"/>
              </w:rPr>
              <w:t>Managed by Spring Boot 4.1.1</w:t>
            </w:r>
          </w:p>
        </w:tc>
        <w:tc>
          <w:tcPr>
            <w:tcW w:w="1500" w:type="dxa"/>
          </w:tcPr>
          <w:p w14:paraId="4F79547D" w14:textId="77777777" w:rsidR="00380CD2" w:rsidRDefault="00000000">
            <w:pPr>
              <w:spacing w:after="40"/>
              <w:rPr>
                <w:sz w:val="18"/>
                <w:szCs w:val="18"/>
              </w:rPr>
            </w:pPr>
            <w:r>
              <w:rPr>
                <w:sz w:val="18"/>
                <w:szCs w:val="18"/>
              </w:rPr>
              <w:t>Apache 2.0, Community edition (Flyway, no date) / free</w:t>
            </w:r>
          </w:p>
        </w:tc>
        <w:tc>
          <w:tcPr>
            <w:tcW w:w="2316" w:type="dxa"/>
          </w:tcPr>
          <w:p w14:paraId="7CAB2C34" w14:textId="77777777" w:rsidR="00284DEA" w:rsidRDefault="00000000">
            <w:pPr>
              <w:spacing w:after="40"/>
              <w:rPr>
                <w:sz w:val="18"/>
                <w:szCs w:val="18"/>
              </w:rPr>
            </w:pPr>
            <w:r>
              <w:rPr>
                <w:sz w:val="18"/>
                <w:szCs w:val="18"/>
              </w:rPr>
              <w:t>Versioned SQL migrations (DEC-008)</w:t>
            </w:r>
          </w:p>
        </w:tc>
      </w:tr>
      <w:tr w:rsidR="00284DEA" w14:paraId="37A83F1C" w14:textId="77777777">
        <w:trPr>
          <w:cantSplit/>
        </w:trPr>
        <w:tc>
          <w:tcPr>
            <w:tcW w:w="1500" w:type="dxa"/>
          </w:tcPr>
          <w:p w14:paraId="1C26468A" w14:textId="77777777" w:rsidR="00284DEA" w:rsidRDefault="00000000">
            <w:pPr>
              <w:spacing w:after="40"/>
              <w:rPr>
                <w:sz w:val="18"/>
                <w:szCs w:val="18"/>
              </w:rPr>
            </w:pPr>
            <w:r>
              <w:rPr>
                <w:sz w:val="18"/>
                <w:szCs w:val="18"/>
              </w:rPr>
              <w:t>Code generation</w:t>
            </w:r>
          </w:p>
        </w:tc>
        <w:tc>
          <w:tcPr>
            <w:tcW w:w="2100" w:type="dxa"/>
          </w:tcPr>
          <w:p w14:paraId="036CDD06" w14:textId="77777777" w:rsidR="00284DEA" w:rsidRDefault="00000000">
            <w:pPr>
              <w:spacing w:after="40"/>
              <w:rPr>
                <w:sz w:val="18"/>
                <w:szCs w:val="18"/>
              </w:rPr>
            </w:pPr>
            <w:r>
              <w:rPr>
                <w:sz w:val="18"/>
                <w:szCs w:val="18"/>
              </w:rPr>
              <w:t>Lombok</w:t>
            </w:r>
          </w:p>
        </w:tc>
        <w:tc>
          <w:tcPr>
            <w:tcW w:w="1600" w:type="dxa"/>
          </w:tcPr>
          <w:p w14:paraId="0267EE33" w14:textId="77777777" w:rsidR="00284DEA" w:rsidRDefault="00000000">
            <w:pPr>
              <w:spacing w:after="40"/>
              <w:rPr>
                <w:sz w:val="18"/>
                <w:szCs w:val="18"/>
              </w:rPr>
            </w:pPr>
            <w:r>
              <w:rPr>
                <w:sz w:val="18"/>
                <w:szCs w:val="18"/>
              </w:rPr>
              <w:t>Managed by Spring Boot 4.1.1</w:t>
            </w:r>
          </w:p>
        </w:tc>
        <w:tc>
          <w:tcPr>
            <w:tcW w:w="1500" w:type="dxa"/>
          </w:tcPr>
          <w:p w14:paraId="6829C4C9" w14:textId="77777777" w:rsidR="00380CD2" w:rsidRDefault="00000000">
            <w:pPr>
              <w:spacing w:after="40"/>
              <w:rPr>
                <w:sz w:val="18"/>
                <w:szCs w:val="18"/>
              </w:rPr>
            </w:pPr>
            <w:r>
              <w:rPr>
                <w:sz w:val="18"/>
                <w:szCs w:val="18"/>
              </w:rPr>
              <w:t>MIT (Project Lombok, no date) / free</w:t>
            </w:r>
          </w:p>
        </w:tc>
        <w:tc>
          <w:tcPr>
            <w:tcW w:w="2316" w:type="dxa"/>
          </w:tcPr>
          <w:p w14:paraId="256F3DF2" w14:textId="77777777" w:rsidR="00284DEA" w:rsidRDefault="00000000">
            <w:pPr>
              <w:spacing w:after="40"/>
              <w:rPr>
                <w:sz w:val="18"/>
                <w:szCs w:val="18"/>
              </w:rPr>
            </w:pPr>
            <w:r>
              <w:rPr>
                <w:sz w:val="18"/>
                <w:szCs w:val="18"/>
              </w:rPr>
              <w:t>Getters, setters and constructors to reduce boilerplate</w:t>
            </w:r>
          </w:p>
        </w:tc>
      </w:tr>
      <w:tr w:rsidR="00284DEA" w14:paraId="58C21148" w14:textId="77777777">
        <w:trPr>
          <w:cantSplit/>
        </w:trPr>
        <w:tc>
          <w:tcPr>
            <w:tcW w:w="1500" w:type="dxa"/>
          </w:tcPr>
          <w:p w14:paraId="4C89F8FA" w14:textId="77777777" w:rsidR="00284DEA" w:rsidRDefault="00000000">
            <w:pPr>
              <w:spacing w:after="40"/>
              <w:rPr>
                <w:sz w:val="18"/>
                <w:szCs w:val="18"/>
              </w:rPr>
            </w:pPr>
            <w:r>
              <w:rPr>
                <w:sz w:val="18"/>
                <w:szCs w:val="18"/>
              </w:rPr>
              <w:t>Security (to add)</w:t>
            </w:r>
          </w:p>
        </w:tc>
        <w:tc>
          <w:tcPr>
            <w:tcW w:w="2100" w:type="dxa"/>
          </w:tcPr>
          <w:p w14:paraId="6421668F" w14:textId="77777777" w:rsidR="00284DEA" w:rsidRDefault="00000000">
            <w:pPr>
              <w:spacing w:after="40"/>
              <w:rPr>
                <w:sz w:val="18"/>
                <w:szCs w:val="18"/>
              </w:rPr>
            </w:pPr>
            <w:r>
              <w:rPr>
                <w:sz w:val="18"/>
                <w:szCs w:val="18"/>
              </w:rPr>
              <w:t>Spring Security (spring-boot-starter-security)</w:t>
            </w:r>
          </w:p>
        </w:tc>
        <w:tc>
          <w:tcPr>
            <w:tcW w:w="1600" w:type="dxa"/>
          </w:tcPr>
          <w:p w14:paraId="706870AF" w14:textId="77777777" w:rsidR="00284DEA" w:rsidRDefault="00000000">
            <w:pPr>
              <w:spacing w:after="40"/>
              <w:rPr>
                <w:sz w:val="18"/>
                <w:szCs w:val="18"/>
              </w:rPr>
            </w:pPr>
            <w:r>
              <w:rPr>
                <w:sz w:val="18"/>
                <w:szCs w:val="18"/>
              </w:rPr>
              <w:t>Managed by Spring Boot 4.1.1</w:t>
            </w:r>
          </w:p>
        </w:tc>
        <w:tc>
          <w:tcPr>
            <w:tcW w:w="1500" w:type="dxa"/>
          </w:tcPr>
          <w:p w14:paraId="71B7E9A0" w14:textId="77777777" w:rsidR="00380CD2" w:rsidRDefault="00000000">
            <w:pPr>
              <w:spacing w:after="40"/>
              <w:rPr>
                <w:sz w:val="18"/>
                <w:szCs w:val="18"/>
              </w:rPr>
            </w:pPr>
            <w:r>
              <w:rPr>
                <w:sz w:val="18"/>
                <w:szCs w:val="18"/>
              </w:rPr>
              <w:t>Apache 2.0 (Spring, no date b) / free</w:t>
            </w:r>
          </w:p>
        </w:tc>
        <w:tc>
          <w:tcPr>
            <w:tcW w:w="2316" w:type="dxa"/>
          </w:tcPr>
          <w:p w14:paraId="378A894D" w14:textId="77777777" w:rsidR="00284DEA" w:rsidRDefault="00000000">
            <w:pPr>
              <w:spacing w:after="40"/>
              <w:rPr>
                <w:sz w:val="18"/>
                <w:szCs w:val="18"/>
              </w:rPr>
            </w:pPr>
            <w:r>
              <w:rPr>
                <w:sz w:val="18"/>
                <w:szCs w:val="18"/>
              </w:rPr>
              <w:t>Authentication, RBAC, BCrypt password hashing (DEC-010, ASR-001, NFR-002, NFR-003)</w:t>
            </w:r>
          </w:p>
        </w:tc>
      </w:tr>
      <w:tr w:rsidR="00284DEA" w14:paraId="148E5410" w14:textId="77777777">
        <w:trPr>
          <w:cantSplit/>
        </w:trPr>
        <w:tc>
          <w:tcPr>
            <w:tcW w:w="1500" w:type="dxa"/>
          </w:tcPr>
          <w:p w14:paraId="281DEDD8" w14:textId="77777777" w:rsidR="00284DEA" w:rsidRDefault="00000000">
            <w:pPr>
              <w:spacing w:after="40"/>
              <w:rPr>
                <w:sz w:val="18"/>
                <w:szCs w:val="18"/>
              </w:rPr>
            </w:pPr>
            <w:r>
              <w:rPr>
                <w:sz w:val="18"/>
                <w:szCs w:val="18"/>
              </w:rPr>
              <w:t>Validation (to add)</w:t>
            </w:r>
          </w:p>
        </w:tc>
        <w:tc>
          <w:tcPr>
            <w:tcW w:w="2100" w:type="dxa"/>
          </w:tcPr>
          <w:p w14:paraId="1F3A4685" w14:textId="77777777" w:rsidR="00284DEA" w:rsidRDefault="00000000">
            <w:pPr>
              <w:spacing w:after="40"/>
              <w:rPr>
                <w:sz w:val="18"/>
                <w:szCs w:val="18"/>
              </w:rPr>
            </w:pPr>
            <w:r>
              <w:rPr>
                <w:sz w:val="18"/>
                <w:szCs w:val="18"/>
              </w:rPr>
              <w:t>Bean Validation (spring-boot-starter-validation)</w:t>
            </w:r>
          </w:p>
        </w:tc>
        <w:tc>
          <w:tcPr>
            <w:tcW w:w="1600" w:type="dxa"/>
          </w:tcPr>
          <w:p w14:paraId="19B027FF" w14:textId="77777777" w:rsidR="00284DEA" w:rsidRDefault="00000000">
            <w:pPr>
              <w:spacing w:after="40"/>
              <w:rPr>
                <w:sz w:val="18"/>
                <w:szCs w:val="18"/>
              </w:rPr>
            </w:pPr>
            <w:r>
              <w:rPr>
                <w:sz w:val="18"/>
                <w:szCs w:val="18"/>
              </w:rPr>
              <w:t>Managed by Spring Boot 4.1.1</w:t>
            </w:r>
          </w:p>
        </w:tc>
        <w:tc>
          <w:tcPr>
            <w:tcW w:w="1500" w:type="dxa"/>
          </w:tcPr>
          <w:p w14:paraId="15FB26A6" w14:textId="77777777" w:rsidR="00380CD2" w:rsidRDefault="00000000">
            <w:pPr>
              <w:spacing w:after="40"/>
              <w:rPr>
                <w:sz w:val="18"/>
                <w:szCs w:val="18"/>
              </w:rPr>
            </w:pPr>
            <w:r>
              <w:rPr>
                <w:sz w:val="18"/>
                <w:szCs w:val="18"/>
              </w:rPr>
              <w:t>Apache 2.0 (Spring, no date a) / free</w:t>
            </w:r>
          </w:p>
        </w:tc>
        <w:tc>
          <w:tcPr>
            <w:tcW w:w="2316" w:type="dxa"/>
          </w:tcPr>
          <w:p w14:paraId="5F066CF1" w14:textId="77777777" w:rsidR="00284DEA" w:rsidRDefault="00000000">
            <w:pPr>
              <w:spacing w:after="40"/>
              <w:rPr>
                <w:sz w:val="18"/>
                <w:szCs w:val="18"/>
              </w:rPr>
            </w:pPr>
            <w:r>
              <w:rPr>
                <w:sz w:val="18"/>
                <w:szCs w:val="18"/>
              </w:rPr>
              <w:t>Server-side input validation for FR-001</w:t>
            </w:r>
          </w:p>
        </w:tc>
      </w:tr>
      <w:tr w:rsidR="00284DEA" w14:paraId="39C5703A" w14:textId="77777777">
        <w:trPr>
          <w:cantSplit/>
        </w:trPr>
        <w:tc>
          <w:tcPr>
            <w:tcW w:w="1500" w:type="dxa"/>
          </w:tcPr>
          <w:p w14:paraId="333B9C9D" w14:textId="77777777" w:rsidR="00284DEA" w:rsidRDefault="00000000">
            <w:pPr>
              <w:spacing w:after="40"/>
              <w:rPr>
                <w:sz w:val="18"/>
                <w:szCs w:val="18"/>
              </w:rPr>
            </w:pPr>
            <w:r>
              <w:rPr>
                <w:sz w:val="18"/>
                <w:szCs w:val="18"/>
              </w:rPr>
              <w:t>Database</w:t>
            </w:r>
          </w:p>
        </w:tc>
        <w:tc>
          <w:tcPr>
            <w:tcW w:w="2100" w:type="dxa"/>
          </w:tcPr>
          <w:p w14:paraId="10F412B9" w14:textId="77777777" w:rsidR="00284DEA" w:rsidRDefault="00000000">
            <w:pPr>
              <w:spacing w:after="40"/>
              <w:rPr>
                <w:sz w:val="18"/>
                <w:szCs w:val="18"/>
              </w:rPr>
            </w:pPr>
            <w:r>
              <w:rPr>
                <w:sz w:val="18"/>
                <w:szCs w:val="18"/>
              </w:rPr>
              <w:t>PostgreSQL on Supabase (free plan)</w:t>
            </w:r>
          </w:p>
        </w:tc>
        <w:tc>
          <w:tcPr>
            <w:tcW w:w="1600" w:type="dxa"/>
          </w:tcPr>
          <w:p w14:paraId="7E7EF4F5" w14:textId="77777777" w:rsidR="00284DEA" w:rsidRDefault="00944E50">
            <w:pPr>
              <w:spacing w:after="40"/>
              <w:rPr>
                <w:sz w:val="18"/>
                <w:szCs w:val="18"/>
              </w:rPr>
            </w:pPr>
            <w:r>
              <w:rPr>
                <w:sz w:val="18"/>
                <w:szCs w:val="18"/>
              </w:rPr>
              <w:t>Supabase target: 17.x (Supabase, 2026c; Supabase, 2026d). Local development today: 18.4 (README)</w:t>
            </w:r>
          </w:p>
        </w:tc>
        <w:tc>
          <w:tcPr>
            <w:tcW w:w="1500" w:type="dxa"/>
          </w:tcPr>
          <w:p w14:paraId="67884C38" w14:textId="77777777" w:rsidR="00380CD2" w:rsidRDefault="00000000">
            <w:pPr>
              <w:spacing w:after="40"/>
              <w:rPr>
                <w:sz w:val="18"/>
                <w:szCs w:val="18"/>
              </w:rPr>
            </w:pPr>
            <w:r>
              <w:rPr>
                <w:sz w:val="18"/>
                <w:szCs w:val="18"/>
              </w:rPr>
              <w:t>PostgreSQL Licence (PostgreSQL Global Development Group, no date) / free plan</w:t>
            </w:r>
          </w:p>
        </w:tc>
        <w:tc>
          <w:tcPr>
            <w:tcW w:w="2316" w:type="dxa"/>
          </w:tcPr>
          <w:p w14:paraId="72E0EBDD" w14:textId="77777777" w:rsidR="00284DEA" w:rsidRDefault="00000000">
            <w:pPr>
              <w:spacing w:after="40"/>
              <w:rPr>
                <w:sz w:val="18"/>
                <w:szCs w:val="18"/>
              </w:rPr>
            </w:pPr>
            <w:r>
              <w:rPr>
                <w:sz w:val="18"/>
                <w:szCs w:val="18"/>
              </w:rPr>
              <w:t>Persistent storage (DEC-005)</w:t>
            </w:r>
          </w:p>
        </w:tc>
      </w:tr>
      <w:tr w:rsidR="00284DEA" w14:paraId="0B7683EE" w14:textId="77777777">
        <w:trPr>
          <w:cantSplit/>
        </w:trPr>
        <w:tc>
          <w:tcPr>
            <w:tcW w:w="1500" w:type="dxa"/>
          </w:tcPr>
          <w:p w14:paraId="666F2D1F" w14:textId="77777777" w:rsidR="00284DEA" w:rsidRDefault="00000000">
            <w:pPr>
              <w:spacing w:after="40"/>
              <w:rPr>
                <w:sz w:val="18"/>
                <w:szCs w:val="18"/>
              </w:rPr>
            </w:pPr>
            <w:r>
              <w:rPr>
                <w:sz w:val="18"/>
                <w:szCs w:val="18"/>
              </w:rPr>
              <w:t>Build</w:t>
            </w:r>
          </w:p>
        </w:tc>
        <w:tc>
          <w:tcPr>
            <w:tcW w:w="2100" w:type="dxa"/>
          </w:tcPr>
          <w:p w14:paraId="5222E61D" w14:textId="77777777" w:rsidR="00284DEA" w:rsidRDefault="00000000">
            <w:pPr>
              <w:spacing w:after="40"/>
              <w:rPr>
                <w:sz w:val="18"/>
                <w:szCs w:val="18"/>
              </w:rPr>
            </w:pPr>
            <w:r>
              <w:rPr>
                <w:sz w:val="18"/>
                <w:szCs w:val="18"/>
              </w:rPr>
              <w:t xml:space="preserve">Maven, jar packaging, application.properties</w:t>
            </w:r>
          </w:p>
        </w:tc>
        <w:tc>
          <w:tcPr>
            <w:tcW w:w="1600" w:type="dxa"/>
          </w:tcPr>
          <w:p w14:paraId="1FE2B6EF" w14:textId="77777777" w:rsidR="00284DEA" w:rsidRDefault="00000000">
            <w:pPr>
              <w:spacing w:after="40"/>
              <w:rPr>
                <w:sz w:val="18"/>
                <w:szCs w:val="18"/>
              </w:rPr>
            </w:pPr>
            <w:r>
              <w:rPr>
                <w:sz w:val="18"/>
                <w:szCs w:val="18"/>
              </w:rPr>
              <w:t>Maven 3.6.3 or later</w:t>
            </w:r>
          </w:p>
        </w:tc>
        <w:tc>
          <w:tcPr>
            <w:tcW w:w="1500" w:type="dxa"/>
          </w:tcPr>
          <w:p w14:paraId="5790C4D7" w14:textId="77777777" w:rsidR="00380CD2" w:rsidRDefault="00000000">
            <w:pPr>
              <w:spacing w:after="40"/>
              <w:rPr>
                <w:sz w:val="18"/>
                <w:szCs w:val="18"/>
              </w:rPr>
            </w:pPr>
            <w:r>
              <w:rPr>
                <w:sz w:val="18"/>
                <w:szCs w:val="18"/>
              </w:rPr>
              <w:t>Apache 2.0 (Apache Software Foundation, 2004) / free</w:t>
            </w:r>
          </w:p>
        </w:tc>
        <w:tc>
          <w:tcPr>
            <w:tcW w:w="2316" w:type="dxa"/>
          </w:tcPr>
          <w:p w14:paraId="67DC5A06" w14:textId="77777777" w:rsidR="00284DEA" w:rsidRDefault="00000000">
            <w:pPr>
              <w:spacing w:after="40"/>
              <w:rPr>
                <w:sz w:val="18"/>
                <w:szCs w:val="18"/>
              </w:rPr>
            </w:pPr>
            <w:r>
              <w:rPr>
                <w:sz w:val="18"/>
                <w:szCs w:val="18"/>
              </w:rPr>
              <w:t>Build, dependency management, one executable jar</w:t>
            </w:r>
          </w:p>
        </w:tc>
      </w:tr>
      <w:tr w:rsidR="00DC1573" w14:paraId="28009FA7" w14:textId="77777777">
        <w:trPr>
          <w:cantSplit/>
        </w:trPr>
        <w:tc>
          <w:tcPr>
            <w:tcW w:w="1500" w:type="dxa"/>
          </w:tcPr>
          <w:p w14:paraId="5CAFFC94" w14:textId="77777777" w:rsidR="00DC1573" w:rsidRDefault="00DC1573">
            <w:pPr>
              <w:spacing w:after="40"/>
              <w:rPr>
                <w:sz w:val="18"/>
                <w:szCs w:val="18"/>
              </w:rPr>
            </w:pPr>
            <w:r>
              <w:rPr>
                <w:sz w:val="18"/>
                <w:szCs w:val="18"/>
              </w:rPr>
              <w:t>Security - token validation</w:t>
            </w:r>
          </w:p>
        </w:tc>
        <w:tc>
          <w:tcPr>
            <w:tcW w:w="2100" w:type="dxa"/>
          </w:tcPr>
          <w:p w14:paraId="66799FAB" w14:textId="77777777" w:rsidR="00DC1573" w:rsidRDefault="00DC1573">
            <w:pPr>
              <w:spacing w:after="40"/>
              <w:rPr>
                <w:sz w:val="18"/>
                <w:szCs w:val="18"/>
              </w:rPr>
            </w:pPr>
            <w:r>
              <w:rPr>
                <w:sz w:val="18"/>
                <w:szCs w:val="18"/>
              </w:rPr>
              <w:t>Spring Security OAuth2 resource Server (spring-boot-starter-oauth2-resource-server)</w:t>
            </w:r>
          </w:p>
        </w:tc>
        <w:tc>
          <w:tcPr>
            <w:tcW w:w="1600" w:type="dxa"/>
          </w:tcPr>
          <w:p w14:paraId="62EF3E28" w14:textId="77777777" w:rsidR="00DC1573" w:rsidRDefault="00DC1573">
            <w:pPr>
              <w:spacing w:after="40"/>
              <w:rPr>
                <w:sz w:val="18"/>
                <w:szCs w:val="18"/>
              </w:rPr>
            </w:pPr>
            <w:r>
              <w:rPr>
                <w:sz w:val="18"/>
                <w:szCs w:val="18"/>
              </w:rPr>
              <w:t>Managed by Spring Boot 4.1.1</w:t>
            </w:r>
          </w:p>
        </w:tc>
        <w:tc>
          <w:tcPr>
            <w:tcW w:w="1500" w:type="dxa"/>
          </w:tcPr>
          <w:p w14:paraId="0F3078F9" w14:textId="77777777" w:rsidR="00380CD2" w:rsidRDefault="00000000">
            <w:pPr>
              <w:spacing w:after="40"/>
              <w:rPr>
                <w:sz w:val="18"/>
                <w:szCs w:val="18"/>
              </w:rPr>
            </w:pPr>
            <w:r>
              <w:rPr>
                <w:sz w:val="18"/>
                <w:szCs w:val="18"/>
              </w:rPr>
              <w:t>Apache 2.0 (Spring, no date b) / free</w:t>
            </w:r>
          </w:p>
        </w:tc>
        <w:tc>
          <w:tcPr>
            <w:tcW w:w="2316" w:type="dxa"/>
          </w:tcPr>
          <w:p w14:paraId="519DA646" w14:textId="77777777" w:rsidR="00DC1573" w:rsidRDefault="00DC1573">
            <w:pPr>
              <w:spacing w:after="40"/>
              <w:rPr>
                <w:sz w:val="18"/>
                <w:szCs w:val="18"/>
              </w:rPr>
            </w:pPr>
            <w:r>
              <w:rPr>
                <w:sz w:val="18"/>
                <w:szCs w:val="18"/>
              </w:rPr>
              <w:t>JWT validation (DEC-010)</w:t>
            </w:r>
          </w:p>
        </w:tc>
      </w:tr>
    </w:tbl>
    <w:p w14:paraId="3AF98370" w14:textId="77777777" w:rsidR="00284DEA" w:rsidRDefault="00284DEA">
      <w:pPr>
        <w:spacing w:after="0"/>
      </w:pPr>
    </w:p>
    <w:p w14:paraId="11343B41" w14:textId="77777777" w:rsidR="00284DEA" w:rsidRDefault="00000000">
      <w:r>
        <w:t>Compatibility assumptions: every team member uses JDK 21 and the same Node.js LTS version for the Angular CLI; Spring Boot 4.1.1 supports Java 17 up to Java 26 and needs Maven 3.6.3 or later (Spring, 2026b). Dependency versions are not pinned by hand - the Spring Boot parent manages them, which avoids version conflicts between Spring libraries. Local development currently uses PostgreSQL 18.4 while Supabase runs PostgreSQL 17, so migrations only use features available in PostgreSQL 17.</w:t>
      </w:r>
    </w:p>
    <w:p w14:paraId="1BD1DEBE" w14:textId="77777777" w:rsidR="00284DEA" w:rsidRDefault="00000000">
      <w:pPr>
        <w:pStyle w:val="Heading3"/>
      </w:pPr>
      <w:bookmarkStart w:id="46" w:name="_Toc241703344"/>
      <w:r>
        <w:t>Technology decision matrix</w:t>
      </w:r>
      <w:bookmarkEnd w:id="46"/>
    </w:p>
    <w:p w14:paraId="5D5AE65B" w14:textId="77777777" w:rsidR="00284DEA" w:rsidRDefault="00000000">
      <w:r>
        <w:t xml:space="preserve">Each option was scored 1 (poor) to 5 (strong) by the team against the Master Brief's </w:t>
      </w:r>
      <w:del w:id="905005" w:author="Claude (AI draft)" w:date="2026-10-15T17:00:00Z">
        <w:r>
          <w:delText xml:space="preserve">technology criteria (Section 18.1).</w:delText>
        </w:r>
      </w:del>
      <w:ins w:id="905006" w:author="Claude (AI draft)" w:date="2026-10-15T17:00:00Z">
        <w:r>
          <w:t xml:space="preserve">technology criteria (Section 18.1), plus two criteria taken from our ASRs: transaction management (ASR-002, ASR-003) and database schema management (DEC-008).</w:t>
        </w:r>
      </w:ins>
      <w:r>
        <w:t xml:space="preserve"> Weights reflect our constraints: requirement fit and team capability matter most because of the short schedule. </w:t>
      </w:r>
      <w:del w:id="905007" w:author="Claude (AI draft)" w:date="2026-10-15T17:00:00Z">
        <w:r>
          <w:delText xml:space="preserve">Team capability scores reflect that no one in the team has used Java, Spring Boot or Angular, while the team has</w:delText>
        </w:r>
      </w:del>
      <w:ins w:id="905008" w:author="Claude (AI draft)" w:date="2026-10-15T17:00:00Z">
        <w:r>
          <w:t xml:space="preserve">Team capability scores reflect that the team has used Java but not Spring Boot or Angular, and has</w:t>
        </w:r>
      </w:ins>
      <w:r>
        <w:t xml:space="preserve"> C#/ASP.NET and JavaScript/Node.js experience but has not used React (A-03).</w:t>
      </w:r>
      <w:ins w:id="905009" w:author="Claude (AI draft)" w:date="2026-10-15T17:00:00Z">
        <w:r>
          <w:t xml:space="preserve"> The two ASR criteria and the corrected Angular + Spring Boot team capability score were added in v3.0 (CR-013); the original weights were scaled to 80% to make room for them.</w:t>
        </w:r>
      </w:ins>
    </w:p>
    <w:tbl>
      <w:tblPr>
        <w:tblStyle w:val="TableGrid"/>
        <w:tblW w:w="9016" w:type="dxa"/>
        <w:tblLayout w:type="fixed"/>
        <w:tblLook w:val="04A0" w:firstRow="1" w:lastRow="0" w:firstColumn="1" w:lastColumn="0" w:noHBand="0" w:noVBand="1"/>
      </w:tblPr>
      <w:tblGrid>
        <w:gridCol w:w="2016"/>
        <w:gridCol w:w="1750"/>
        <w:gridCol w:w="1750"/>
        <w:gridCol w:w="1750"/>
        <w:gridCol w:w="1750"/>
      </w:tblGrid>
      <w:tr w:rsidR="00284DEA" w14:paraId="18257C1D" w14:textId="77777777">
        <w:trPr>
          <w:cantSplit/>
          <w:tblHeader/>
        </w:trPr>
        <w:tc>
          <w:tcPr>
            <w:tcW w:w="2016" w:type="dxa"/>
            <w:shd w:val="clear" w:color="auto" w:fill="002060"/>
          </w:tcPr>
          <w:p w14:paraId="034407E8" w14:textId="77777777" w:rsidR="00284DEA" w:rsidRDefault="00000000">
            <w:pPr>
              <w:spacing w:after="40"/>
              <w:rPr>
                <w:sz w:val="18"/>
                <w:szCs w:val="18"/>
              </w:rPr>
            </w:pPr>
            <w:r>
              <w:rPr>
                <w:b/>
                <w:bCs/>
                <w:color w:val="FFFFFF"/>
                <w:sz w:val="18"/>
                <w:szCs w:val="18"/>
              </w:rPr>
              <w:t>Criterion (weight)</w:t>
            </w:r>
          </w:p>
        </w:tc>
        <w:tc>
          <w:tcPr>
            <w:tcW w:w="1750" w:type="dxa"/>
            <w:shd w:val="clear" w:color="auto" w:fill="002060"/>
          </w:tcPr>
          <w:p w14:paraId="63EFF066" w14:textId="77777777" w:rsidR="00284DEA" w:rsidRDefault="00000000">
            <w:pPr>
              <w:spacing w:after="40"/>
              <w:rPr>
                <w:sz w:val="18"/>
                <w:szCs w:val="18"/>
              </w:rPr>
            </w:pPr>
            <w:r>
              <w:rPr>
                <w:b/>
                <w:bCs/>
                <w:color w:val="FFFFFF"/>
                <w:sz w:val="18"/>
                <w:szCs w:val="18"/>
              </w:rPr>
              <w:t>Angular + Spring Boot + PostgreSQL</w:t>
            </w:r>
          </w:p>
        </w:tc>
        <w:tc>
          <w:tcPr>
            <w:tcW w:w="1750" w:type="dxa"/>
            <w:shd w:val="clear" w:color="auto" w:fill="002060"/>
          </w:tcPr>
          <w:p w14:paraId="06E65DD7" w14:textId="77777777" w:rsidR="00284DEA" w:rsidRDefault="00000000">
            <w:pPr>
              <w:spacing w:after="40"/>
              <w:rPr>
                <w:sz w:val="18"/>
                <w:szCs w:val="18"/>
              </w:rPr>
            </w:pPr>
            <w:r>
              <w:rPr>
                <w:b/>
                <w:bCs/>
                <w:color w:val="FFFFFF"/>
                <w:sz w:val="18"/>
                <w:szCs w:val="18"/>
              </w:rPr>
              <w:t>React + Node.js/Express + PostgreSQL</w:t>
            </w:r>
          </w:p>
        </w:tc>
        <w:tc>
          <w:tcPr>
            <w:tcW w:w="1750" w:type="dxa"/>
            <w:shd w:val="clear" w:color="auto" w:fill="002060"/>
          </w:tcPr>
          <w:p w14:paraId="4EAAB0FC" w14:textId="77777777" w:rsidR="00284DEA" w:rsidRDefault="00000000">
            <w:pPr>
              <w:spacing w:after="40"/>
              <w:rPr>
                <w:sz w:val="18"/>
                <w:szCs w:val="18"/>
              </w:rPr>
            </w:pPr>
            <w:r>
              <w:rPr>
                <w:b/>
                <w:bCs/>
                <w:color w:val="FFFFFF"/>
                <w:sz w:val="18"/>
                <w:szCs w:val="18"/>
              </w:rPr>
              <w:t>React + ASP.NET Core + PostgreSQL</w:t>
            </w:r>
          </w:p>
        </w:tc>
        <w:tc>
          <w:tcPr>
            <w:tcW w:w="1750" w:type="dxa"/>
            <w:shd w:val="clear" w:color="auto" w:fill="002060"/>
          </w:tcPr>
          <w:p w14:paraId="05549003" w14:textId="77777777" w:rsidR="00284DEA" w:rsidRDefault="00000000">
            <w:pPr>
              <w:spacing w:after="40"/>
              <w:rPr>
                <w:sz w:val="18"/>
                <w:szCs w:val="18"/>
              </w:rPr>
            </w:pPr>
            <w:r>
              <w:rPr>
                <w:b/>
                <w:bCs/>
                <w:color w:val="FFFFFF"/>
                <w:sz w:val="18"/>
                <w:szCs w:val="18"/>
              </w:rPr>
              <w:t>React + Django + PostgreSQL</w:t>
            </w:r>
          </w:p>
        </w:tc>
      </w:tr>
      <w:tr w:rsidR="00284DEA" w14:paraId="3472480A" w14:textId="77777777">
        <w:trPr>
          <w:cantSplit/>
        </w:trPr>
        <w:tc>
          <w:tcPr>
            <w:tcW w:w="2016" w:type="dxa"/>
          </w:tcPr>
          <w:p w14:paraId="711720C6" w14:textId="77777777" w:rsidR="00284DEA" w:rsidRDefault="00000000">
            <w:pPr>
              <w:spacing w:after="40"/>
              <w:rPr>
                <w:sz w:val="18"/>
                <w:szCs w:val="18"/>
              </w:rPr>
            </w:pPr>
            <w:r>
              <w:rPr>
                <w:sz w:val="18"/>
                <w:szCs w:val="18"/>
              </w:rPr>
              <w:t xml:space="preserve">Requirement / ASR fit (</w:t>
            </w:r>
            <w:del w:id="905010" w:author="Claude (AI draft)" w:date="2026-10-15T17:00:00Z">
              <w:r>
                <w:rPr>
                  <w:sz w:val="18"/>
                  <w:szCs w:val="18"/>
                </w:rPr>
                <w:delText xml:space="preserve">25%</w:delText>
              </w:r>
            </w:del>
            <w:ins w:id="905011" w:author="Claude (AI draft)" w:date="2026-10-15T17:00:00Z">
              <w:r>
                <w:rPr>
                  <w:sz w:val="18"/>
                  <w:szCs w:val="18"/>
                </w:rPr>
                <w:t xml:space="preserve">20%</w:t>
              </w:r>
            </w:ins>
            <w:r>
              <w:rPr>
                <w:sz w:val="18"/>
                <w:szCs w:val="18"/>
              </w:rPr>
              <w:t xml:space="preserve">)</w:t>
            </w:r>
          </w:p>
        </w:tc>
        <w:tc>
          <w:tcPr>
            <w:tcW w:w="1750" w:type="dxa"/>
          </w:tcPr>
          <w:p w14:paraId="1F514DA2" w14:textId="77777777" w:rsidR="00284DEA" w:rsidRDefault="00000000">
            <w:pPr>
              <w:spacing w:after="40"/>
              <w:rPr>
                <w:sz w:val="18"/>
                <w:szCs w:val="18"/>
              </w:rPr>
            </w:pPr>
            <w:r>
              <w:rPr>
                <w:sz w:val="18"/>
                <w:szCs w:val="18"/>
              </w:rPr>
              <w:t xml:space="preserve">5 - </w:t>
            </w:r>
            <w:del w:id="905022" w:author="Claude (AI draft)" w:date="2026-10-15T17:00:00Z">
              <w:r>
                <w:rPr>
                  <w:sz w:val="18"/>
                  <w:szCs w:val="18"/>
                </w:rPr>
                <w:delText xml:space="preserve">Spring Security RBAC, declarative transactions, JPA optimistic locking</w:delText>
              </w:r>
            </w:del>
            <w:ins w:id="905023" w:author="Claude (AI draft)" w:date="2026-10-15T17:00:00Z">
              <w:r>
                <w:rPr>
                  <w:sz w:val="18"/>
                  <w:szCs w:val="18"/>
                </w:rPr>
                <w:t xml:space="preserve">Spring Security RBAC and method-level role checks</w:t>
              </w:r>
            </w:ins>
          </w:p>
        </w:tc>
        <w:tc>
          <w:tcPr>
            <w:tcW w:w="1750" w:type="dxa"/>
          </w:tcPr>
          <w:p w14:paraId="0D1C0384" w14:textId="77777777" w:rsidR="00284DEA" w:rsidRDefault="00000000">
            <w:pPr>
              <w:spacing w:after="40"/>
              <w:rPr>
                <w:sz w:val="18"/>
                <w:szCs w:val="18"/>
              </w:rPr>
            </w:pPr>
            <w:r>
              <w:rPr>
                <w:sz w:val="18"/>
                <w:szCs w:val="18"/>
              </w:rPr>
              <w:t xml:space="preserve">4 - possible, but </w:t>
            </w:r>
            <w:del w:id="905024" w:author="Claude (AI draft)" w:date="2026-10-15T17:00:00Z">
              <w:r>
                <w:rPr>
                  <w:sz w:val="18"/>
                  <w:szCs w:val="18"/>
                </w:rPr>
                <w:delText xml:space="preserve">RBAC and transactions assembled</w:delText>
              </w:r>
            </w:del>
            <w:ins w:id="905025" w:author="Claude (AI draft)" w:date="2026-10-15T17:00:00Z">
              <w:r>
                <w:rPr>
                  <w:sz w:val="18"/>
                  <w:szCs w:val="18"/>
                </w:rPr>
                <w:t xml:space="preserve">RBAC assembled</w:t>
              </w:r>
            </w:ins>
            <w:r>
              <w:rPr>
                <w:sz w:val="18"/>
                <w:szCs w:val="18"/>
              </w:rPr>
              <w:t xml:space="preserve"> from several libraries</w:t>
            </w:r>
          </w:p>
        </w:tc>
        <w:tc>
          <w:tcPr>
            <w:tcW w:w="1750" w:type="dxa"/>
          </w:tcPr>
          <w:p w14:paraId="06BF9342" w14:textId="77777777" w:rsidR="00284DEA" w:rsidRDefault="00000000">
            <w:pPr>
              <w:spacing w:after="40"/>
              <w:rPr>
                <w:sz w:val="18"/>
                <w:szCs w:val="18"/>
              </w:rPr>
            </w:pPr>
            <w:r>
              <w:rPr>
                <w:sz w:val="18"/>
                <w:szCs w:val="18"/>
              </w:rPr>
              <w:t>5 - equivalent built-in features</w:t>
            </w:r>
          </w:p>
        </w:tc>
        <w:tc>
          <w:tcPr>
            <w:tcW w:w="1750" w:type="dxa"/>
          </w:tcPr>
          <w:p w14:paraId="7E80F635" w14:textId="77777777" w:rsidR="00284DEA" w:rsidRDefault="00000000">
            <w:pPr>
              <w:spacing w:after="40"/>
              <w:rPr>
                <w:sz w:val="18"/>
                <w:szCs w:val="18"/>
              </w:rPr>
            </w:pPr>
            <w:r>
              <w:rPr>
                <w:sz w:val="18"/>
                <w:szCs w:val="18"/>
              </w:rPr>
              <w:t>4 - good ORM and auth, weaker typing</w:t>
            </w:r>
          </w:p>
        </w:tc>
      </w:tr>
      <w:tr w:rsidR="00284DEA" w14:paraId="164E8B62" w14:textId="77777777">
        <w:trPr>
          <w:cantSplit/>
        </w:trPr>
        <w:tc>
          <w:tcPr>
            <w:tcW w:w="2016" w:type="dxa"/>
          </w:tcPr>
          <w:p w14:paraId="1F4279FB" w14:textId="77777777" w:rsidR="00284DEA" w:rsidRDefault="00000000">
            <w:pPr>
              <w:spacing w:after="40"/>
              <w:rPr>
                <w:sz w:val="18"/>
                <w:szCs w:val="18"/>
              </w:rPr>
            </w:pPr>
            <w:r>
              <w:rPr>
                <w:sz w:val="18"/>
                <w:szCs w:val="18"/>
              </w:rPr>
              <w:t xml:space="preserve">Team capability &amp; learning curve (</w:t>
            </w:r>
            <w:del w:id="905012" w:author="Claude (AI draft)" w:date="2026-10-15T17:00:00Z">
              <w:r>
                <w:rPr>
                  <w:sz w:val="18"/>
                  <w:szCs w:val="18"/>
                </w:rPr>
                <w:delText xml:space="preserve">25%</w:delText>
              </w:r>
            </w:del>
            <w:ins w:id="905013" w:author="Claude (AI draft)" w:date="2026-10-15T17:00:00Z">
              <w:r>
                <w:rPr>
                  <w:sz w:val="18"/>
                  <w:szCs w:val="18"/>
                </w:rPr>
                <w:t xml:space="preserve">20%</w:t>
              </w:r>
            </w:ins>
            <w:r>
              <w:rPr>
                <w:sz w:val="18"/>
                <w:szCs w:val="18"/>
              </w:rPr>
              <w:t xml:space="preserve">)</w:t>
            </w:r>
          </w:p>
        </w:tc>
        <w:tc>
          <w:tcPr>
            <w:tcW w:w="1750" w:type="dxa"/>
          </w:tcPr>
          <w:p w14:paraId="544E5D8F" w14:textId="77777777" w:rsidR="00284DEA" w:rsidRDefault="00000000">
            <w:pPr>
              <w:spacing w:after="40"/>
              <w:rPr>
                <w:sz w:val="18"/>
                <w:szCs w:val="18"/>
              </w:rPr>
            </w:pPr>
            <w:del w:id="905026" w:author="Claude (AI draft)" w:date="2026-10-15T17:00:00Z">
              <w:r>
                <w:rPr>
                  <w:sz w:val="18"/>
                  <w:szCs w:val="18"/>
                </w:rPr>
                <w:delText xml:space="preserve">1 - no team member has used Java, Spring Boot or Angular</w:delText>
              </w:r>
            </w:del>
            <w:ins w:id="905027" w:author="Claude (AI draft)" w:date="2026-10-15T17:00:00Z">
              <w:r>
                <w:rPr>
                  <w:sz w:val="18"/>
                  <w:szCs w:val="18"/>
                </w:rPr>
                <w:t xml:space="preserve">2 - team has used Java, not Spring Boot or Angular</w:t>
              </w:r>
            </w:ins>
          </w:p>
        </w:tc>
        <w:tc>
          <w:tcPr>
            <w:tcW w:w="1750" w:type="dxa"/>
          </w:tcPr>
          <w:p w14:paraId="5D682CCF" w14:textId="77777777" w:rsidR="00284DEA" w:rsidRDefault="00000000">
            <w:pPr>
              <w:spacing w:after="40"/>
              <w:rPr>
                <w:sz w:val="18"/>
                <w:szCs w:val="18"/>
              </w:rPr>
            </w:pPr>
            <w:r>
              <w:rPr>
                <w:sz w:val="18"/>
                <w:szCs w:val="18"/>
              </w:rPr>
              <w:t>3 - team has used JavaScript and Node.js, not React</w:t>
            </w:r>
          </w:p>
        </w:tc>
        <w:tc>
          <w:tcPr>
            <w:tcW w:w="1750" w:type="dxa"/>
          </w:tcPr>
          <w:p w14:paraId="008BF6B1" w14:textId="77777777" w:rsidR="00284DEA" w:rsidRDefault="00000000">
            <w:pPr>
              <w:spacing w:after="40"/>
              <w:rPr>
                <w:sz w:val="18"/>
                <w:szCs w:val="18"/>
              </w:rPr>
            </w:pPr>
            <w:r>
              <w:rPr>
                <w:sz w:val="18"/>
                <w:szCs w:val="18"/>
              </w:rPr>
              <w:t>3 - team has used C# / ASP.NET, not React</w:t>
            </w:r>
          </w:p>
        </w:tc>
        <w:tc>
          <w:tcPr>
            <w:tcW w:w="1750" w:type="dxa"/>
          </w:tcPr>
          <w:p w14:paraId="14839096" w14:textId="77777777" w:rsidR="00284DEA" w:rsidRDefault="00000000">
            <w:pPr>
              <w:spacing w:after="40"/>
              <w:rPr>
                <w:sz w:val="18"/>
                <w:szCs w:val="18"/>
              </w:rPr>
            </w:pPr>
            <w:r>
              <w:rPr>
                <w:sz w:val="18"/>
                <w:szCs w:val="18"/>
              </w:rPr>
              <w:t>1 - no Python/Django experience</w:t>
            </w:r>
          </w:p>
        </w:tc>
      </w:tr>
      <w:tr w:rsidR="00284DEA" w14:paraId="68DF0705" w14:textId="77777777">
        <w:trPr>
          <w:cantSplit/>
        </w:trPr>
        <w:tc>
          <w:tcPr>
            <w:tcW w:w="2016" w:type="dxa"/>
          </w:tcPr>
          <w:p w14:paraId="5E45F91E" w14:textId="77777777" w:rsidR="00284DEA" w:rsidRDefault="00000000">
            <w:pPr>
              <w:spacing w:after="40"/>
              <w:rPr>
                <w:sz w:val="18"/>
                <w:szCs w:val="18"/>
              </w:rPr>
            </w:pPr>
            <w:r>
              <w:rPr>
                <w:sz w:val="18"/>
                <w:szCs w:val="18"/>
              </w:rPr>
              <w:t xml:space="preserve">Security ecosystem &amp; maturity (</w:t>
            </w:r>
            <w:del w:id="905014" w:author="Claude (AI draft)" w:date="2026-10-15T17:00:00Z">
              <w:r>
                <w:rPr>
                  <w:sz w:val="18"/>
                  <w:szCs w:val="18"/>
                </w:rPr>
                <w:delText xml:space="preserve">15%</w:delText>
              </w:r>
            </w:del>
            <w:ins w:id="905015" w:author="Claude (AI draft)" w:date="2026-10-15T17:00:00Z">
              <w:r>
                <w:rPr>
                  <w:sz w:val="18"/>
                  <w:szCs w:val="18"/>
                </w:rPr>
                <w:t xml:space="preserve">12%</w:t>
              </w:r>
            </w:ins>
            <w:r>
              <w:rPr>
                <w:sz w:val="18"/>
                <w:szCs w:val="18"/>
              </w:rPr>
              <w:t xml:space="preserve">)</w:t>
            </w:r>
          </w:p>
        </w:tc>
        <w:tc>
          <w:tcPr>
            <w:tcW w:w="1750" w:type="dxa"/>
          </w:tcPr>
          <w:p w14:paraId="3D72D32C" w14:textId="77777777" w:rsidR="00284DEA" w:rsidRDefault="00000000">
            <w:pPr>
              <w:spacing w:after="40"/>
              <w:rPr>
                <w:sz w:val="18"/>
                <w:szCs w:val="18"/>
              </w:rPr>
            </w:pPr>
            <w:r>
              <w:rPr>
                <w:sz w:val="18"/>
                <w:szCs w:val="18"/>
              </w:rPr>
              <w:t>5</w:t>
            </w:r>
          </w:p>
        </w:tc>
        <w:tc>
          <w:tcPr>
            <w:tcW w:w="1750" w:type="dxa"/>
          </w:tcPr>
          <w:p w14:paraId="791C03EA" w14:textId="77777777" w:rsidR="00284DEA" w:rsidRDefault="00000000">
            <w:pPr>
              <w:spacing w:after="40"/>
              <w:rPr>
                <w:sz w:val="18"/>
                <w:szCs w:val="18"/>
              </w:rPr>
            </w:pPr>
            <w:r>
              <w:rPr>
                <w:sz w:val="18"/>
                <w:szCs w:val="18"/>
              </w:rPr>
              <w:t>3</w:t>
            </w:r>
          </w:p>
        </w:tc>
        <w:tc>
          <w:tcPr>
            <w:tcW w:w="1750" w:type="dxa"/>
          </w:tcPr>
          <w:p w14:paraId="42CF2C68" w14:textId="77777777" w:rsidR="00284DEA" w:rsidRDefault="00000000">
            <w:pPr>
              <w:spacing w:after="40"/>
              <w:rPr>
                <w:sz w:val="18"/>
                <w:szCs w:val="18"/>
              </w:rPr>
            </w:pPr>
            <w:r>
              <w:rPr>
                <w:sz w:val="18"/>
                <w:szCs w:val="18"/>
              </w:rPr>
              <w:t>5</w:t>
            </w:r>
          </w:p>
        </w:tc>
        <w:tc>
          <w:tcPr>
            <w:tcW w:w="1750" w:type="dxa"/>
          </w:tcPr>
          <w:p w14:paraId="20E76A20" w14:textId="77777777" w:rsidR="00284DEA" w:rsidRDefault="00000000">
            <w:pPr>
              <w:spacing w:after="40"/>
              <w:rPr>
                <w:sz w:val="18"/>
                <w:szCs w:val="18"/>
              </w:rPr>
            </w:pPr>
            <w:r>
              <w:rPr>
                <w:sz w:val="18"/>
                <w:szCs w:val="18"/>
              </w:rPr>
              <w:t>4</w:t>
            </w:r>
          </w:p>
        </w:tc>
      </w:tr>
      <w:tr w:rsidR="00284DEA" w14:paraId="60688FFC" w14:textId="77777777">
        <w:trPr>
          <w:cantSplit/>
        </w:trPr>
        <w:tc>
          <w:tcPr>
            <w:tcW w:w="2016" w:type="dxa"/>
          </w:tcPr>
          <w:p w14:paraId="4F1D29E6" w14:textId="77777777" w:rsidR="00284DEA" w:rsidRDefault="00000000">
            <w:pPr>
              <w:spacing w:after="40"/>
              <w:rPr>
                <w:sz w:val="18"/>
                <w:szCs w:val="18"/>
              </w:rPr>
            </w:pPr>
            <w:r>
              <w:rPr>
                <w:sz w:val="18"/>
                <w:szCs w:val="18"/>
              </w:rPr>
              <w:t xml:space="preserve">Maintainability, testing &amp; tooling (</w:t>
            </w:r>
            <w:del w:id="905016" w:author="Claude (AI draft)" w:date="2026-10-15T17:00:00Z">
              <w:r>
                <w:rPr>
                  <w:sz w:val="18"/>
                  <w:szCs w:val="18"/>
                </w:rPr>
                <w:delText xml:space="preserve">15%</w:delText>
              </w:r>
            </w:del>
            <w:ins w:id="905017" w:author="Claude (AI draft)" w:date="2026-10-15T17:00:00Z">
              <w:r>
                <w:rPr>
                  <w:sz w:val="18"/>
                  <w:szCs w:val="18"/>
                </w:rPr>
                <w:t xml:space="preserve">12%</w:t>
              </w:r>
            </w:ins>
            <w:r>
              <w:rPr>
                <w:sz w:val="18"/>
                <w:szCs w:val="18"/>
              </w:rPr>
              <w:t xml:space="preserve">)</w:t>
            </w:r>
          </w:p>
        </w:tc>
        <w:tc>
          <w:tcPr>
            <w:tcW w:w="1750" w:type="dxa"/>
          </w:tcPr>
          <w:p w14:paraId="2CDD49A7" w14:textId="77777777" w:rsidR="00284DEA" w:rsidRDefault="00000000">
            <w:pPr>
              <w:spacing w:after="40"/>
              <w:rPr>
                <w:sz w:val="18"/>
                <w:szCs w:val="18"/>
              </w:rPr>
            </w:pPr>
            <w:r>
              <w:rPr>
                <w:sz w:val="18"/>
                <w:szCs w:val="18"/>
              </w:rPr>
              <w:t>4 - strong typing both sides, but Angular/Lombok add boilerplate</w:t>
            </w:r>
          </w:p>
        </w:tc>
        <w:tc>
          <w:tcPr>
            <w:tcW w:w="1750" w:type="dxa"/>
          </w:tcPr>
          <w:p w14:paraId="405F5120" w14:textId="77777777" w:rsidR="00284DEA" w:rsidRDefault="00000000">
            <w:pPr>
              <w:spacing w:after="40"/>
              <w:rPr>
                <w:sz w:val="18"/>
                <w:szCs w:val="18"/>
              </w:rPr>
            </w:pPr>
            <w:r>
              <w:rPr>
                <w:sz w:val="18"/>
                <w:szCs w:val="18"/>
              </w:rPr>
              <w:t>3</w:t>
            </w:r>
          </w:p>
        </w:tc>
        <w:tc>
          <w:tcPr>
            <w:tcW w:w="1750" w:type="dxa"/>
          </w:tcPr>
          <w:p w14:paraId="23B82114" w14:textId="77777777" w:rsidR="00284DEA" w:rsidRDefault="00000000">
            <w:pPr>
              <w:spacing w:after="40"/>
              <w:rPr>
                <w:sz w:val="18"/>
                <w:szCs w:val="18"/>
              </w:rPr>
            </w:pPr>
            <w:r>
              <w:rPr>
                <w:sz w:val="18"/>
                <w:szCs w:val="18"/>
              </w:rPr>
              <w:t>4</w:t>
            </w:r>
          </w:p>
        </w:tc>
        <w:tc>
          <w:tcPr>
            <w:tcW w:w="1750" w:type="dxa"/>
          </w:tcPr>
          <w:p w14:paraId="69D9B7AE" w14:textId="77777777" w:rsidR="00284DEA" w:rsidRDefault="00000000">
            <w:pPr>
              <w:spacing w:after="40"/>
              <w:rPr>
                <w:sz w:val="18"/>
                <w:szCs w:val="18"/>
              </w:rPr>
            </w:pPr>
            <w:r>
              <w:rPr>
                <w:sz w:val="18"/>
                <w:szCs w:val="18"/>
              </w:rPr>
              <w:t>3</w:t>
            </w:r>
          </w:p>
        </w:tc>
      </w:tr>
      <w:tr w:rsidR="00284DEA" w14:paraId="1784D3D8" w14:textId="77777777">
        <w:trPr>
          <w:cantSplit/>
        </w:trPr>
        <w:tc>
          <w:tcPr>
            <w:tcW w:w="2016" w:type="dxa"/>
          </w:tcPr>
          <w:p w14:paraId="2668A777" w14:textId="77777777" w:rsidR="00284DEA" w:rsidRDefault="00000000">
            <w:pPr>
              <w:spacing w:after="40"/>
              <w:rPr>
                <w:sz w:val="18"/>
                <w:szCs w:val="18"/>
              </w:rPr>
            </w:pPr>
            <w:r>
              <w:rPr>
                <w:sz w:val="18"/>
                <w:szCs w:val="18"/>
              </w:rPr>
              <w:t xml:space="preserve">Cost / licensing (</w:t>
            </w:r>
            <w:del w:id="905018" w:author="Claude (AI draft)" w:date="2026-10-15T17:00:00Z">
              <w:r>
                <w:rPr>
                  <w:sz w:val="18"/>
                  <w:szCs w:val="18"/>
                </w:rPr>
                <w:delText xml:space="preserve">10%</w:delText>
              </w:r>
            </w:del>
            <w:ins w:id="905019" w:author="Claude (AI draft)" w:date="2026-10-15T17:00:00Z">
              <w:r>
                <w:rPr>
                  <w:sz w:val="18"/>
                  <w:szCs w:val="18"/>
                </w:rPr>
                <w:t xml:space="preserve">8%</w:t>
              </w:r>
            </w:ins>
            <w:r>
              <w:rPr>
                <w:sz w:val="18"/>
                <w:szCs w:val="18"/>
              </w:rPr>
              <w:t xml:space="preserve">)</w:t>
            </w:r>
          </w:p>
        </w:tc>
        <w:tc>
          <w:tcPr>
            <w:tcW w:w="1750" w:type="dxa"/>
          </w:tcPr>
          <w:p w14:paraId="17ED4FCF" w14:textId="77777777" w:rsidR="00284DEA" w:rsidRDefault="00000000">
            <w:pPr>
              <w:spacing w:after="40"/>
              <w:rPr>
                <w:sz w:val="18"/>
                <w:szCs w:val="18"/>
              </w:rPr>
            </w:pPr>
            <w:r>
              <w:rPr>
                <w:sz w:val="18"/>
                <w:szCs w:val="18"/>
              </w:rPr>
              <w:t>5 - all open source</w:t>
            </w:r>
          </w:p>
        </w:tc>
        <w:tc>
          <w:tcPr>
            <w:tcW w:w="1750" w:type="dxa"/>
          </w:tcPr>
          <w:p w14:paraId="061B67EF" w14:textId="77777777" w:rsidR="00284DEA" w:rsidRDefault="00000000">
            <w:pPr>
              <w:spacing w:after="40"/>
              <w:rPr>
                <w:sz w:val="18"/>
                <w:szCs w:val="18"/>
              </w:rPr>
            </w:pPr>
            <w:r>
              <w:rPr>
                <w:sz w:val="18"/>
                <w:szCs w:val="18"/>
              </w:rPr>
              <w:t>5</w:t>
            </w:r>
          </w:p>
        </w:tc>
        <w:tc>
          <w:tcPr>
            <w:tcW w:w="1750" w:type="dxa"/>
          </w:tcPr>
          <w:p w14:paraId="646EE3FC" w14:textId="77777777" w:rsidR="00284DEA" w:rsidRDefault="00000000">
            <w:pPr>
              <w:spacing w:after="40"/>
              <w:rPr>
                <w:sz w:val="18"/>
                <w:szCs w:val="18"/>
              </w:rPr>
            </w:pPr>
            <w:r>
              <w:rPr>
                <w:sz w:val="18"/>
                <w:szCs w:val="18"/>
              </w:rPr>
              <w:t>5</w:t>
            </w:r>
          </w:p>
        </w:tc>
        <w:tc>
          <w:tcPr>
            <w:tcW w:w="1750" w:type="dxa"/>
          </w:tcPr>
          <w:p w14:paraId="0D2D222D" w14:textId="77777777" w:rsidR="00284DEA" w:rsidRDefault="00000000">
            <w:pPr>
              <w:spacing w:after="40"/>
              <w:rPr>
                <w:sz w:val="18"/>
                <w:szCs w:val="18"/>
              </w:rPr>
            </w:pPr>
            <w:r>
              <w:rPr>
                <w:sz w:val="18"/>
                <w:szCs w:val="18"/>
              </w:rPr>
              <w:t>5</w:t>
            </w:r>
          </w:p>
        </w:tc>
      </w:tr>
      <w:tr w:rsidR="00284DEA" w14:paraId="57B1B060" w14:textId="77777777">
        <w:trPr>
          <w:cantSplit/>
        </w:trPr>
        <w:tc>
          <w:tcPr>
            <w:tcW w:w="2016" w:type="dxa"/>
          </w:tcPr>
          <w:p w14:paraId="5DBFC17C" w14:textId="77777777" w:rsidR="00284DEA" w:rsidRDefault="00000000">
            <w:pPr>
              <w:spacing w:after="40"/>
              <w:rPr>
                <w:sz w:val="18"/>
                <w:szCs w:val="18"/>
              </w:rPr>
            </w:pPr>
            <w:r>
              <w:rPr>
                <w:sz w:val="18"/>
                <w:szCs w:val="18"/>
              </w:rPr>
              <w:t xml:space="preserve">Deployment compatibility (</w:t>
            </w:r>
            <w:del w:id="905020" w:author="Claude (AI draft)" w:date="2026-10-15T17:00:00Z">
              <w:r>
                <w:rPr>
                  <w:sz w:val="18"/>
                  <w:szCs w:val="18"/>
                </w:rPr>
                <w:delText xml:space="preserve">10%</w:delText>
              </w:r>
            </w:del>
            <w:ins w:id="905021" w:author="Claude (AI draft)" w:date="2026-10-15T17:00:00Z">
              <w:r>
                <w:rPr>
                  <w:sz w:val="18"/>
                  <w:szCs w:val="18"/>
                </w:rPr>
                <w:t xml:space="preserve">8%</w:t>
              </w:r>
            </w:ins>
            <w:r>
              <w:rPr>
                <w:sz w:val="18"/>
                <w:szCs w:val="18"/>
              </w:rPr>
              <w:t xml:space="preserve">)</w:t>
            </w:r>
          </w:p>
        </w:tc>
        <w:tc>
          <w:tcPr>
            <w:tcW w:w="1750" w:type="dxa"/>
          </w:tcPr>
          <w:p w14:paraId="206E9ED8" w14:textId="77777777" w:rsidR="00284DEA" w:rsidRDefault="00000000">
            <w:pPr>
              <w:spacing w:after="40"/>
              <w:rPr>
                <w:sz w:val="18"/>
                <w:szCs w:val="18"/>
              </w:rPr>
            </w:pPr>
            <w:r>
              <w:rPr>
                <w:sz w:val="18"/>
                <w:szCs w:val="18"/>
              </w:rPr>
              <w:t>3 - heavier memory use on free hosts</w:t>
            </w:r>
          </w:p>
        </w:tc>
        <w:tc>
          <w:tcPr>
            <w:tcW w:w="1750" w:type="dxa"/>
          </w:tcPr>
          <w:p w14:paraId="4ED0946B" w14:textId="77777777" w:rsidR="00284DEA" w:rsidRDefault="00000000">
            <w:pPr>
              <w:spacing w:after="40"/>
              <w:rPr>
                <w:sz w:val="18"/>
                <w:szCs w:val="18"/>
              </w:rPr>
            </w:pPr>
            <w:r>
              <w:rPr>
                <w:sz w:val="18"/>
                <w:szCs w:val="18"/>
              </w:rPr>
              <w:t>5 - very light</w:t>
            </w:r>
          </w:p>
        </w:tc>
        <w:tc>
          <w:tcPr>
            <w:tcW w:w="1750" w:type="dxa"/>
          </w:tcPr>
          <w:p w14:paraId="32DA9F71" w14:textId="77777777" w:rsidR="00284DEA" w:rsidRDefault="00000000">
            <w:pPr>
              <w:spacing w:after="40"/>
              <w:rPr>
                <w:sz w:val="18"/>
                <w:szCs w:val="18"/>
              </w:rPr>
            </w:pPr>
            <w:r>
              <w:rPr>
                <w:sz w:val="18"/>
                <w:szCs w:val="18"/>
              </w:rPr>
              <w:t>4</w:t>
            </w:r>
          </w:p>
        </w:tc>
        <w:tc>
          <w:tcPr>
            <w:tcW w:w="1750" w:type="dxa"/>
          </w:tcPr>
          <w:p w14:paraId="08239256" w14:textId="77777777" w:rsidR="00284DEA" w:rsidRDefault="00000000">
            <w:pPr>
              <w:spacing w:after="40"/>
              <w:rPr>
                <w:sz w:val="18"/>
                <w:szCs w:val="18"/>
              </w:rPr>
            </w:pPr>
            <w:r>
              <w:rPr>
                <w:sz w:val="18"/>
                <w:szCs w:val="18"/>
              </w:rPr>
              <w:t>4</w:t>
            </w:r>
          </w:p>
        </w:tc>
      </w:tr>
      <w:tr>
        <w:trPr>
          <w:cantSplit/>
          <w:ins w:id="905028" w:author="Claude (AI draft)" w:date="2026-10-15T17:00:00Z"/>
        </w:trPr>
        <w:tc>
          <w:tcPr>
            <w:tcW w:w="2016" w:type="dxa"/>
          </w:tcPr>
          <w:p>
            <w:pPr>
              <w:spacing w:after="40"/>
              <w:rPr>
                <w:ins w:id="905031" w:author="Claude (AI draft)" w:date="2026-10-15T17:00:00Z"/>
              </w:rPr>
            </w:pPr>
            <w:ins w:id="905030" w:author="Claude (AI draft)" w:date="2026-10-15T17:00:00Z">
              <w:r>
                <w:rPr>
                  <w:sz w:val="18"/>
                  <w:szCs w:val="18"/>
                </w:rPr>
                <w:t xml:space="preserve">Transaction management (10%)</w:t>
              </w:r>
            </w:ins>
          </w:p>
        </w:tc>
        <w:tc>
          <w:tcPr>
            <w:tcW w:w="1750" w:type="dxa"/>
          </w:tcPr>
          <w:p>
            <w:pPr>
              <w:spacing w:after="40"/>
              <w:rPr>
                <w:ins w:id="905034" w:author="Claude (AI draft)" w:date="2026-10-15T17:00:00Z"/>
              </w:rPr>
            </w:pPr>
            <w:ins w:id="905033" w:author="Claude (AI draft)" w:date="2026-10-15T17:00:00Z">
              <w:r>
                <w:rPr>
                  <w:sz w:val="18"/>
                  <w:szCs w:val="18"/>
                </w:rPr>
                <w:t xml:space="preserve">5 - declarative @Transactional and row locks (@Lock)</w:t>
              </w:r>
            </w:ins>
          </w:p>
        </w:tc>
        <w:tc>
          <w:tcPr>
            <w:tcW w:w="1750" w:type="dxa"/>
          </w:tcPr>
          <w:p>
            <w:pPr>
              <w:spacing w:after="40"/>
              <w:rPr>
                <w:ins w:id="905037" w:author="Claude (AI draft)" w:date="2026-10-15T17:00:00Z"/>
              </w:rPr>
            </w:pPr>
            <w:ins w:id="905036" w:author="Claude (AI draft)" w:date="2026-10-15T17:00:00Z">
              <w:r>
                <w:rPr>
                  <w:sz w:val="18"/>
                  <w:szCs w:val="18"/>
                </w:rPr>
                <w:t xml:space="preserve">3 - transactions handled by hand through the chosen ORM</w:t>
              </w:r>
            </w:ins>
          </w:p>
        </w:tc>
        <w:tc>
          <w:tcPr>
            <w:tcW w:w="1750" w:type="dxa"/>
          </w:tcPr>
          <w:p>
            <w:pPr>
              <w:spacing w:after="40"/>
              <w:rPr>
                <w:ins w:id="905040" w:author="Claude (AI draft)" w:date="2026-10-15T17:00:00Z"/>
              </w:rPr>
            </w:pPr>
            <w:ins w:id="905039" w:author="Claude (AI draft)" w:date="2026-10-15T17:00:00Z">
              <w:r>
                <w:rPr>
                  <w:sz w:val="18"/>
                  <w:szCs w:val="18"/>
                </w:rPr>
                <w:t xml:space="preserve">4 - EF Core transactions are explicit code; no built-in declarative attribute</w:t>
              </w:r>
            </w:ins>
          </w:p>
        </w:tc>
        <w:tc>
          <w:tcPr>
            <w:tcW w:w="1750" w:type="dxa"/>
          </w:tcPr>
          <w:p>
            <w:pPr>
              <w:spacing w:after="40"/>
              <w:rPr>
                <w:ins w:id="905043" w:author="Claude (AI draft)" w:date="2026-10-15T17:00:00Z"/>
              </w:rPr>
            </w:pPr>
            <w:ins w:id="905042" w:author="Claude (AI draft)" w:date="2026-10-15T17:00:00Z">
              <w:r>
                <w:rPr>
                  <w:sz w:val="18"/>
                  <w:szCs w:val="18"/>
                </w:rPr>
                <w:t xml:space="preserve">5 - transaction.atomic</w:t>
              </w:r>
            </w:ins>
          </w:p>
        </w:tc>
      </w:tr>
      <w:tr>
        <w:trPr>
          <w:cantSplit/>
          <w:ins w:id="905044" w:author="Claude (AI draft)" w:date="2026-10-15T17:00:00Z"/>
        </w:trPr>
        <w:tc>
          <w:tcPr>
            <w:tcW w:w="2016" w:type="dxa"/>
          </w:tcPr>
          <w:p>
            <w:pPr>
              <w:spacing w:after="40"/>
              <w:rPr>
                <w:ins w:id="905047" w:author="Claude (AI draft)" w:date="2026-10-15T17:00:00Z"/>
              </w:rPr>
            </w:pPr>
            <w:ins w:id="905046" w:author="Claude (AI draft)" w:date="2026-10-15T17:00:00Z">
              <w:r>
                <w:rPr>
                  <w:sz w:val="18"/>
                  <w:szCs w:val="18"/>
                </w:rPr>
                <w:t xml:space="preserve">Database schema management (10%)</w:t>
              </w:r>
            </w:ins>
          </w:p>
        </w:tc>
        <w:tc>
          <w:tcPr>
            <w:tcW w:w="1750" w:type="dxa"/>
          </w:tcPr>
          <w:p>
            <w:pPr>
              <w:spacing w:after="40"/>
              <w:rPr>
                <w:ins w:id="905050" w:author="Claude (AI draft)" w:date="2026-10-15T17:00:00Z"/>
              </w:rPr>
            </w:pPr>
            <w:ins w:id="905049" w:author="Claude (AI draft)" w:date="2026-10-15T17:00:00Z">
              <w:r>
                <w:rPr>
                  <w:sz w:val="18"/>
                  <w:szCs w:val="18"/>
                </w:rPr>
                <w:t xml:space="preserve">5 - Flyway: versioned plain-SQL migrations run automatically on start-up; suits triggers, roles and functions</w:t>
              </w:r>
            </w:ins>
          </w:p>
        </w:tc>
        <w:tc>
          <w:tcPr>
            <w:tcW w:w="1750" w:type="dxa"/>
          </w:tcPr>
          <w:p>
            <w:pPr>
              <w:spacing w:after="40"/>
              <w:rPr>
                <w:ins w:id="905053" w:author="Claude (AI draft)" w:date="2026-10-15T17:00:00Z"/>
              </w:rPr>
            </w:pPr>
            <w:ins w:id="905052" w:author="Claude (AI draft)" w:date="2026-10-15T17:00:00Z">
              <w:r>
                <w:rPr>
                  <w:sz w:val="18"/>
                  <w:szCs w:val="18"/>
                </w:rPr>
                <w:t xml:space="preserve">3 - migrations from a separate library (e.g. Knex or Prisma), set up by hand</w:t>
              </w:r>
            </w:ins>
          </w:p>
        </w:tc>
        <w:tc>
          <w:tcPr>
            <w:tcW w:w="1750" w:type="dxa"/>
          </w:tcPr>
          <w:p>
            <w:pPr>
              <w:spacing w:after="40"/>
              <w:rPr>
                <w:ins w:id="905056" w:author="Claude (AI draft)" w:date="2026-10-15T17:00:00Z"/>
              </w:rPr>
            </w:pPr>
            <w:ins w:id="905055" w:author="Claude (AI draft)" w:date="2026-10-15T17:00:00Z">
              <w:r>
                <w:rPr>
                  <w:sz w:val="18"/>
                  <w:szCs w:val="18"/>
                </w:rPr>
                <w:t xml:space="preserve">4 - EF Core code-first migrations; raw SQL possible but less direct</w:t>
              </w:r>
            </w:ins>
          </w:p>
        </w:tc>
        <w:tc>
          <w:tcPr>
            <w:tcW w:w="1750" w:type="dxa"/>
          </w:tcPr>
          <w:p>
            <w:pPr>
              <w:spacing w:after="40"/>
              <w:rPr>
                <w:ins w:id="905059" w:author="Claude (AI draft)" w:date="2026-10-15T17:00:00Z"/>
              </w:rPr>
            </w:pPr>
            <w:ins w:id="905058" w:author="Claude (AI draft)" w:date="2026-10-15T17:00:00Z">
              <w:r>
                <w:rPr>
                  <w:sz w:val="18"/>
                  <w:szCs w:val="18"/>
                </w:rPr>
                <w:t xml:space="preserve">5 - built-in migrations</w:t>
              </w:r>
            </w:ins>
          </w:p>
        </w:tc>
      </w:tr>
      <w:tr w:rsidR="00284DEA" w14:paraId="2A4A1A7F" w14:textId="77777777">
        <w:trPr>
          <w:cantSplit/>
        </w:trPr>
        <w:tc>
          <w:tcPr>
            <w:tcW w:w="2016" w:type="dxa"/>
          </w:tcPr>
          <w:p w14:paraId="56C8497C" w14:textId="77777777" w:rsidR="00284DEA" w:rsidRDefault="00000000">
            <w:pPr>
              <w:spacing w:after="40"/>
              <w:rPr>
                <w:sz w:val="18"/>
                <w:szCs w:val="18"/>
              </w:rPr>
            </w:pPr>
            <w:r>
              <w:rPr>
                <w:b/>
                <w:bCs/>
                <w:sz w:val="18"/>
                <w:szCs w:val="18"/>
              </w:rPr>
              <w:t>Weighted score (out of 5)</w:t>
            </w:r>
          </w:p>
        </w:tc>
        <w:tc>
          <w:tcPr>
            <w:tcW w:w="1750" w:type="dxa"/>
          </w:tcPr>
          <w:p w14:paraId="5CB8087D" w14:textId="77777777" w:rsidR="00284DEA" w:rsidRDefault="00000000">
            <w:pPr>
              <w:spacing w:after="40"/>
              <w:rPr>
                <w:sz w:val="18"/>
                <w:szCs w:val="18"/>
              </w:rPr>
            </w:pPr>
            <w:del w:id="905060" w:author="Claude (AI draft)" w:date="2026-10-15T17:00:00Z">
              <w:r>
                <w:rPr>
                  <w:b/>
                  <w:bCs/>
                  <w:sz w:val="18"/>
                  <w:szCs w:val="18"/>
                </w:rPr>
                <w:delText xml:space="preserve">3.65</w:delText>
              </w:r>
            </w:del>
            <w:ins w:id="905061" w:author="Claude (AI draft)" w:date="2026-10-15T17:00:00Z">
              <w:r>
                <w:rPr>
                  <w:b/>
                  <w:bCs/>
                  <w:sz w:val="18"/>
                  <w:szCs w:val="18"/>
                </w:rPr>
                <w:t xml:space="preserve">4.12</w:t>
              </w:r>
            </w:ins>
          </w:p>
        </w:tc>
        <w:tc>
          <w:tcPr>
            <w:tcW w:w="1750" w:type="dxa"/>
          </w:tcPr>
          <w:p w14:paraId="1B2A9993" w14:textId="77777777" w:rsidR="00284DEA" w:rsidRDefault="00000000">
            <w:pPr>
              <w:spacing w:after="40"/>
              <w:rPr>
                <w:sz w:val="18"/>
                <w:szCs w:val="18"/>
              </w:rPr>
            </w:pPr>
            <w:del w:id="905062" w:author="Claude (AI draft)" w:date="2026-10-15T17:00:00Z">
              <w:r>
                <w:rPr>
                  <w:b/>
                  <w:bCs/>
                  <w:sz w:val="18"/>
                  <w:szCs w:val="18"/>
                </w:rPr>
                <w:delText xml:space="preserve">3.65</w:delText>
              </w:r>
            </w:del>
            <w:ins w:id="905063" w:author="Claude (AI draft)" w:date="2026-10-15T17:00:00Z">
              <w:r>
                <w:rPr>
                  <w:b/>
                  <w:bCs/>
                  <w:sz w:val="18"/>
                  <w:szCs w:val="18"/>
                </w:rPr>
                <w:t xml:space="preserve">3.52</w:t>
              </w:r>
            </w:ins>
          </w:p>
        </w:tc>
        <w:tc>
          <w:tcPr>
            <w:tcW w:w="1750" w:type="dxa"/>
          </w:tcPr>
          <w:p w14:paraId="4C526109" w14:textId="77777777" w:rsidR="00284DEA" w:rsidRDefault="00000000">
            <w:pPr>
              <w:spacing w:after="40"/>
              <w:rPr>
                <w:sz w:val="18"/>
                <w:szCs w:val="18"/>
              </w:rPr>
            </w:pPr>
            <w:del w:id="905064" w:author="Claude (AI draft)" w:date="2026-10-15T17:00:00Z">
              <w:r>
                <w:rPr>
                  <w:b/>
                  <w:bCs/>
                  <w:sz w:val="18"/>
                  <w:szCs w:val="18"/>
                </w:rPr>
                <w:delText xml:space="preserve">4.25</w:delText>
              </w:r>
            </w:del>
            <w:ins w:id="905065" w:author="Claude (AI draft)" w:date="2026-10-15T17:00:00Z">
              <w:r>
                <w:rPr>
                  <w:b/>
                  <w:bCs/>
                  <w:sz w:val="18"/>
                  <w:szCs w:val="18"/>
                </w:rPr>
                <w:t xml:space="preserve">4.20</w:t>
              </w:r>
            </w:ins>
          </w:p>
        </w:tc>
        <w:tc>
          <w:tcPr>
            <w:tcW w:w="1750" w:type="dxa"/>
          </w:tcPr>
          <w:p w14:paraId="0F617ECC" w14:textId="77777777" w:rsidR="00284DEA" w:rsidRDefault="00000000">
            <w:pPr>
              <w:spacing w:after="40"/>
              <w:rPr>
                <w:sz w:val="18"/>
                <w:szCs w:val="18"/>
              </w:rPr>
            </w:pPr>
            <w:del w:id="905066" w:author="Claude (AI draft)" w:date="2026-10-15T17:00:00Z">
              <w:r>
                <w:rPr>
                  <w:b/>
                  <w:bCs/>
                  <w:sz w:val="18"/>
                  <w:szCs w:val="18"/>
                </w:rPr>
                <w:delText xml:space="preserve">3.20</w:delText>
              </w:r>
            </w:del>
            <w:ins w:id="905067" w:author="Claude (AI draft)" w:date="2026-10-15T17:00:00Z">
              <w:r>
                <w:rPr>
                  <w:b/>
                  <w:bCs/>
                  <w:sz w:val="18"/>
                  <w:szCs w:val="18"/>
                </w:rPr>
                <w:t xml:space="preserve">3.56</w:t>
              </w:r>
            </w:ins>
          </w:p>
        </w:tc>
      </w:tr>
    </w:tbl>
    <w:p w14:paraId="77E7516D" w14:textId="77777777" w:rsidR="00284DEA" w:rsidRDefault="00284DEA">
      <w:pPr>
        <w:spacing w:after="0"/>
      </w:pPr>
    </w:p>
    <w:tbl>
      <w:tblPr>
        <w:tblStyle w:val="TableGrid"/>
        <w:tblW w:w="9016" w:type="dxa"/>
        <w:tblLayout w:type="fixed"/>
        <w:tblLook w:val="04A0" w:firstRow="1" w:lastRow="0" w:firstColumn="1" w:lastColumn="0" w:noHBand="0" w:noVBand="1"/>
      </w:tblPr>
      <w:tblGrid>
        <w:gridCol w:w="1900"/>
        <w:gridCol w:w="7116"/>
      </w:tblGrid>
      <w:tr w:rsidR="00284DEA" w14:paraId="27A0FDE2" w14:textId="77777777">
        <w:trPr>
          <w:cantSplit/>
        </w:trPr>
        <w:tc>
          <w:tcPr>
            <w:tcW w:w="9016" w:type="dxa"/>
            <w:gridSpan w:val="2"/>
            <w:shd w:val="clear" w:color="auto" w:fill="002060"/>
          </w:tcPr>
          <w:p w14:paraId="002BB3E5" w14:textId="77777777" w:rsidR="00284DEA" w:rsidRDefault="00000000">
            <w:pPr>
              <w:spacing w:after="40"/>
              <w:rPr>
                <w:sz w:val="20"/>
                <w:szCs w:val="20"/>
              </w:rPr>
            </w:pPr>
            <w:r>
              <w:rPr>
                <w:b/>
                <w:bCs/>
                <w:color w:val="FFFFFF"/>
                <w:sz w:val="20"/>
                <w:szCs w:val="20"/>
              </w:rPr>
              <w:t>DEC-004 - Technology stack: Angular, Java 21 + Spring Boot 4.1.1, PostgreSQL</w:t>
            </w:r>
          </w:p>
        </w:tc>
      </w:tr>
      <w:tr w:rsidR="00284DEA" w14:paraId="32AF4FCD" w14:textId="77777777">
        <w:trPr>
          <w:cantSplit/>
        </w:trPr>
        <w:tc>
          <w:tcPr>
            <w:tcW w:w="1900" w:type="dxa"/>
            <w:shd w:val="clear" w:color="auto" w:fill="DCE3F0"/>
          </w:tcPr>
          <w:p w14:paraId="66388897" w14:textId="77777777" w:rsidR="00284DEA" w:rsidRDefault="00000000">
            <w:pPr>
              <w:spacing w:after="40"/>
              <w:rPr>
                <w:sz w:val="18"/>
                <w:szCs w:val="18"/>
              </w:rPr>
            </w:pPr>
            <w:r>
              <w:rPr>
                <w:b/>
                <w:bCs/>
                <w:sz w:val="18"/>
                <w:szCs w:val="18"/>
              </w:rPr>
              <w:t>Status / Date / Owner</w:t>
            </w:r>
          </w:p>
        </w:tc>
        <w:tc>
          <w:tcPr>
            <w:tcW w:w="7116" w:type="dxa"/>
          </w:tcPr>
          <w:p w14:paraId="21DCE7A4" w14:textId="77777777" w:rsidR="00284DEA" w:rsidRDefault="00000000">
            <w:pPr>
              <w:spacing w:after="40"/>
              <w:rPr>
                <w:sz w:val="18"/>
                <w:szCs w:val="18"/>
              </w:rPr>
            </w:pPr>
            <w:r>
              <w:rPr>
                <w:sz w:val="18"/>
                <w:szCs w:val="18"/>
              </w:rPr>
              <w:t>Accepted - M2 baseline / 30/09/2026 / Team</w:t>
            </w:r>
          </w:p>
        </w:tc>
      </w:tr>
      <w:tr w:rsidR="00284DEA" w14:paraId="3996865F" w14:textId="77777777">
        <w:trPr>
          <w:cantSplit/>
        </w:trPr>
        <w:tc>
          <w:tcPr>
            <w:tcW w:w="1900" w:type="dxa"/>
            <w:shd w:val="clear" w:color="auto" w:fill="DCE3F0"/>
          </w:tcPr>
          <w:p w14:paraId="0A95416B" w14:textId="77777777" w:rsidR="00284DEA" w:rsidRDefault="00000000">
            <w:pPr>
              <w:spacing w:after="40"/>
              <w:rPr>
                <w:sz w:val="18"/>
                <w:szCs w:val="18"/>
              </w:rPr>
            </w:pPr>
            <w:r>
              <w:rPr>
                <w:b/>
                <w:bCs/>
                <w:sz w:val="18"/>
                <w:szCs w:val="18"/>
              </w:rPr>
              <w:t>Context</w:t>
            </w:r>
          </w:p>
        </w:tc>
        <w:tc>
          <w:tcPr>
            <w:tcW w:w="7116" w:type="dxa"/>
          </w:tcPr>
          <w:p w14:paraId="1AFB6676" w14:textId="77777777" w:rsidR="00284DEA" w:rsidRDefault="00000000">
            <w:pPr>
              <w:spacing w:after="40"/>
              <w:rPr>
                <w:sz w:val="18"/>
                <w:szCs w:val="18"/>
              </w:rPr>
            </w:pPr>
            <w:r>
              <w:rPr>
                <w:sz w:val="18"/>
                <w:szCs w:val="18"/>
              </w:rPr>
              <w:t>The architecture (ARC-01 to ARC-03) needs a front-end framework, a back-end runtime and framework, a database and build/migration tooling. No stack is prescribed; the choice must be justified against the requirements, ASRs and constraints (Master Brief, Section 18.1).</w:t>
            </w:r>
          </w:p>
        </w:tc>
      </w:tr>
      <w:tr w:rsidR="00284DEA" w14:paraId="000E48F0" w14:textId="77777777">
        <w:trPr>
          <w:cantSplit/>
        </w:trPr>
        <w:tc>
          <w:tcPr>
            <w:tcW w:w="1900" w:type="dxa"/>
            <w:shd w:val="clear" w:color="auto" w:fill="DCE3F0"/>
          </w:tcPr>
          <w:p w14:paraId="5EADCB9E" w14:textId="77777777" w:rsidR="00284DEA" w:rsidRDefault="00000000">
            <w:pPr>
              <w:spacing w:after="40"/>
              <w:rPr>
                <w:sz w:val="18"/>
                <w:szCs w:val="18"/>
              </w:rPr>
            </w:pPr>
            <w:r>
              <w:rPr>
                <w:b/>
                <w:bCs/>
                <w:sz w:val="18"/>
                <w:szCs w:val="18"/>
              </w:rPr>
              <w:t>Constraints</w:t>
            </w:r>
          </w:p>
        </w:tc>
        <w:tc>
          <w:tcPr>
            <w:tcW w:w="7116" w:type="dxa"/>
          </w:tcPr>
          <w:p w14:paraId="4C6955D2" w14:textId="77777777" w:rsidR="00284DEA" w:rsidRDefault="00000000">
            <w:pPr>
              <w:spacing w:after="40"/>
              <w:rPr>
                <w:sz w:val="18"/>
                <w:szCs w:val="18"/>
              </w:rPr>
            </w:pPr>
            <w:r>
              <w:rPr>
                <w:sz w:val="18"/>
                <w:szCs w:val="18"/>
              </w:rPr>
              <w:t>Time (under 3 weeks to final delivery), Team capability (3 students), Cost (free/open source only), Security (POPIA personal data).</w:t>
            </w:r>
          </w:p>
        </w:tc>
      </w:tr>
      <w:tr w:rsidR="00284DEA" w14:paraId="5E583BE3" w14:textId="77777777">
        <w:trPr>
          <w:cantSplit/>
        </w:trPr>
        <w:tc>
          <w:tcPr>
            <w:tcW w:w="1900" w:type="dxa"/>
            <w:shd w:val="clear" w:color="auto" w:fill="DCE3F0"/>
          </w:tcPr>
          <w:p w14:paraId="3F10C507" w14:textId="77777777" w:rsidR="00284DEA" w:rsidRDefault="00000000">
            <w:pPr>
              <w:spacing w:after="40"/>
              <w:rPr>
                <w:sz w:val="18"/>
                <w:szCs w:val="18"/>
              </w:rPr>
            </w:pPr>
            <w:r>
              <w:rPr>
                <w:b/>
                <w:bCs/>
                <w:sz w:val="18"/>
                <w:szCs w:val="18"/>
              </w:rPr>
              <w:t>Alternatives</w:t>
            </w:r>
          </w:p>
        </w:tc>
        <w:tc>
          <w:tcPr>
            <w:tcW w:w="7116" w:type="dxa"/>
          </w:tcPr>
          <w:p w14:paraId="01636CF9" w14:textId="77777777" w:rsidR="00284DEA" w:rsidRDefault="00000000">
            <w:pPr>
              <w:spacing w:after="40"/>
              <w:rPr>
                <w:sz w:val="18"/>
                <w:szCs w:val="18"/>
              </w:rPr>
            </w:pPr>
            <w:r>
              <w:rPr>
                <w:sz w:val="18"/>
                <w:szCs w:val="18"/>
              </w:rPr>
              <w:t>React + Node.js/Express; React + ASP.NET Core; React + Django (see decision matrix above).</w:t>
            </w:r>
          </w:p>
        </w:tc>
      </w:tr>
      <w:tr w:rsidR="00284DEA" w14:paraId="55751488" w14:textId="77777777">
        <w:trPr>
          <w:cantSplit/>
        </w:trPr>
        <w:tc>
          <w:tcPr>
            <w:tcW w:w="1900" w:type="dxa"/>
            <w:shd w:val="clear" w:color="auto" w:fill="DCE3F0"/>
          </w:tcPr>
          <w:p w14:paraId="79FE4C7A" w14:textId="77777777" w:rsidR="00284DEA" w:rsidRDefault="00000000">
            <w:pPr>
              <w:spacing w:after="40"/>
              <w:rPr>
                <w:sz w:val="18"/>
                <w:szCs w:val="18"/>
              </w:rPr>
            </w:pPr>
            <w:r>
              <w:rPr>
                <w:b/>
                <w:bCs/>
                <w:sz w:val="18"/>
                <w:szCs w:val="18"/>
              </w:rPr>
              <w:t>Decision</w:t>
            </w:r>
          </w:p>
        </w:tc>
        <w:tc>
          <w:tcPr>
            <w:tcW w:w="7116" w:type="dxa"/>
          </w:tcPr>
          <w:p w14:paraId="2BC8E7E5" w14:textId="77777777" w:rsidR="00284DEA" w:rsidRDefault="00000000">
            <w:pPr>
              <w:spacing w:after="40"/>
              <w:rPr>
                <w:sz w:val="18"/>
                <w:szCs w:val="18"/>
              </w:rPr>
            </w:pPr>
            <w:r>
              <w:rPr>
                <w:sz w:val="18"/>
                <w:szCs w:val="18"/>
              </w:rPr>
              <w:t xml:space="preserve">Angular front end; Java 21 with Spring Boot 4.1.1 back end (Spring Web, Spring Data JPA, Lombok, PostgreSQL driver, Flyway, and Spring Security and Bean Validation to be added); PostgreSQL on Supabase; Maven build packaged as a jar with application.properties configuration.</w:t>
            </w:r>
          </w:p>
        </w:tc>
      </w:tr>
      <w:tr w:rsidR="00284DEA" w14:paraId="42EBE705" w14:textId="77777777">
        <w:trPr>
          <w:cantSplit/>
        </w:trPr>
        <w:tc>
          <w:tcPr>
            <w:tcW w:w="1900" w:type="dxa"/>
            <w:shd w:val="clear" w:color="auto" w:fill="DCE3F0"/>
          </w:tcPr>
          <w:p w14:paraId="07A1852B" w14:textId="77777777" w:rsidR="00284DEA" w:rsidRDefault="00000000">
            <w:pPr>
              <w:spacing w:after="40"/>
              <w:rPr>
                <w:sz w:val="18"/>
                <w:szCs w:val="18"/>
              </w:rPr>
            </w:pPr>
            <w:r>
              <w:rPr>
                <w:b/>
                <w:bCs/>
                <w:sz w:val="18"/>
                <w:szCs w:val="18"/>
              </w:rPr>
              <w:lastRenderedPageBreak/>
              <w:t>Rationale</w:t>
            </w:r>
          </w:p>
        </w:tc>
        <w:tc>
          <w:tcPr>
            <w:tcW w:w="7116" w:type="dxa"/>
          </w:tcPr>
          <w:p w14:paraId="5A7E7B57" w14:textId="77777777" w:rsidR="00284DEA" w:rsidRDefault="00000000">
            <w:pPr>
              <w:spacing w:after="40"/>
              <w:rPr>
                <w:sz w:val="18"/>
                <w:szCs w:val="18"/>
              </w:rPr>
            </w:pPr>
            <w:r>
              <w:rPr>
                <w:b/>
                <w:bCs/>
                <w:sz w:val="18"/>
                <w:szCs w:val="18"/>
              </w:rPr>
              <w:t>Team capability:</w:t>
            </w:r>
            <w:del w:id="905068" w:author="Claude (AI draft)" w:date="2026-10-15T17:00:00Z">
              <w:r>
                <w:rPr>
                  <w:sz w:val="18"/>
                  <w:szCs w:val="18"/>
                </w:rPr>
                <w:delText xml:space="preserve"> no one in the team has used Java, Spring Boot or Angular before (A-03). The team has C#/ASP.NET and JavaScript/Node.js experience but has not used React either, so the decision matrix favours React + ASP.NET Core (4.25).</w:delText>
              </w:r>
            </w:del>
            <w:ins w:id="905069" w:author="Claude (AI draft)" w:date="2026-10-15T17:00:00Z">
              <w:r>
                <w:rPr>
                  <w:sz w:val="18"/>
                  <w:szCs w:val="18"/>
                </w:rPr>
                <w:t xml:space="preserve"> the team has used Java but not Spring Boot or Angular (A-03), and has C#/ASP.NET and JavaScript/Node.js experience but has not used React. The decision matrix therefore favours React + ASP.NET Core narrowly (4.20 against 4.12 for this stack; v3.0 scoring, CR-013).</w:t>
              </w:r>
            </w:ins>
            <w:r>
              <w:rPr>
                <w:sz w:val="18"/>
                <w:szCs w:val="18"/>
              </w:rPr>
              <w:t xml:space="preserve"> We still chose this stack for the reasons below and accept the learning-curve risk (R-20):</w:t>
            </w:r>
          </w:p>
          <w:p w14:paraId="414EA5B4" w14:textId="77777777" w:rsidR="00284DEA" w:rsidRDefault="00000000">
            <w:pPr>
              <w:spacing w:after="40"/>
              <w:rPr>
                <w:sz w:val="18"/>
                <w:szCs w:val="18"/>
              </w:rPr>
            </w:pPr>
            <w:r>
              <w:rPr>
                <w:b/>
                <w:bCs/>
                <w:sz w:val="18"/>
                <w:szCs w:val="18"/>
              </w:rPr>
              <w:t>Security fit (ASR-001, NFR-002, NFR-003):</w:t>
            </w:r>
            <w:r>
              <w:rPr>
                <w:sz w:val="18"/>
                <w:szCs w:val="18"/>
              </w:rPr>
              <w:t xml:space="preserve"> Spring Security gives URL- and method-level role checks and a BCrypt password encoder out of the box, so we do not write our own security code.</w:t>
            </w:r>
          </w:p>
          <w:p w14:paraId="0137AFDA" w14:textId="77777777" w:rsidR="00284DEA" w:rsidRDefault="00000000">
            <w:pPr>
              <w:spacing w:after="40"/>
              <w:rPr>
                <w:sz w:val="18"/>
                <w:szCs w:val="18"/>
              </w:rPr>
            </w:pPr>
            <w:r>
              <w:rPr>
                <w:b/>
                <w:bCs/>
                <w:sz w:val="18"/>
                <w:szCs w:val="18"/>
              </w:rPr>
              <w:t>Integrity fit (ASR-002, ASR-003):</w:t>
            </w:r>
            <w:r>
              <w:rPr>
                <w:sz w:val="18"/>
                <w:szCs w:val="18"/>
              </w:rPr>
              <w:t xml:space="preserve"> Spring's @Transactional and </w:t>
            </w:r>
            <w:del w:id="905070" w:author="Claude (AI draft)" w:date="2026-10-15T17:00:00Z">
              <w:r>
                <w:rPr>
                  <w:sz w:val="18"/>
                  <w:szCs w:val="18"/>
                </w:rPr>
                <w:delText xml:space="preserve">JPA's @Version give us declarative transactions and optimistic locking,</w:delText>
              </w:r>
            </w:del>
            <w:ins w:id="905071" w:author="Claude (AI draft)" w:date="2026-10-15T17:00:00Z">
              <w:r>
                <w:rPr>
                  <w:sz w:val="18"/>
                  <w:szCs w:val="18"/>
                </w:rPr>
                <w:t xml:space="preserve">Spring Data JPA's row locks (@Lock) give us declarative transactions and locking (C-01 replaced the planned @Version optimistic locking),</w:t>
              </w:r>
            </w:ins>
            <w:r>
              <w:rPr>
                <w:sz w:val="18"/>
                <w:szCs w:val="18"/>
              </w:rPr>
              <w:t xml:space="preserve"> which is exactly what the status change + audit write needs (DEC-006).</w:t>
            </w:r>
          </w:p>
          <w:p w14:paraId="50620048" w14:textId="77777777" w:rsidR="00284DEA" w:rsidRDefault="00000000">
            <w:pPr>
              <w:spacing w:after="40"/>
              <w:rPr>
                <w:sz w:val="18"/>
                <w:szCs w:val="18"/>
              </w:rPr>
            </w:pPr>
            <w:r>
              <w:rPr>
                <w:b/>
                <w:bCs/>
                <w:sz w:val="18"/>
                <w:szCs w:val="18"/>
              </w:rPr>
              <w:t>Controlled schema (DEC-008):</w:t>
            </w:r>
            <w:r>
              <w:rPr>
                <w:sz w:val="18"/>
                <w:szCs w:val="18"/>
              </w:rPr>
              <w:t xml:space="preserve"> Flyway keeps every schema change as a versioned SQL file in Git, so database changes go through the same pull request review as code.</w:t>
            </w:r>
          </w:p>
          <w:p w14:paraId="5AB1ABF0" w14:textId="77777777" w:rsidR="00284DEA" w:rsidRDefault="00000000">
            <w:pPr>
              <w:spacing w:after="40"/>
              <w:rPr>
                <w:sz w:val="18"/>
                <w:szCs w:val="18"/>
              </w:rPr>
            </w:pPr>
            <w:r>
              <w:rPr>
                <w:b/>
                <w:bCs/>
                <w:sz w:val="18"/>
                <w:szCs w:val="18"/>
              </w:rPr>
              <w:t>Strong typing on both sides:</w:t>
            </w:r>
            <w:r>
              <w:rPr>
                <w:sz w:val="18"/>
                <w:szCs w:val="18"/>
              </w:rPr>
              <w:t xml:space="preserve"> Java and TypeScript catch many errors at compile time, and Angular's fixed structure (components, services, route guards) gives a consistent codebase a new contributor can navigate (NFR-008).</w:t>
            </w:r>
          </w:p>
          <w:p w14:paraId="6D1DFD10" w14:textId="77777777" w:rsidR="00284DEA" w:rsidRDefault="00000000">
            <w:pPr>
              <w:spacing w:after="40"/>
              <w:rPr>
                <w:sz w:val="18"/>
                <w:szCs w:val="18"/>
              </w:rPr>
            </w:pPr>
            <w:r>
              <w:rPr>
                <w:b/>
                <w:bCs/>
                <w:sz w:val="18"/>
                <w:szCs w:val="18"/>
              </w:rPr>
              <w:t>Long-term support:</w:t>
            </w:r>
            <w:r>
              <w:rPr>
                <w:sz w:val="18"/>
                <w:szCs w:val="18"/>
              </w:rPr>
              <w:t xml:space="preserve"> Java 21 is an LTS release (Oracle, 2026) and Spring Boot 4.1.1 is a current release (20 August 2026) that officially supports Java 17 to 26 (Spring, 2026a; Spring, 2026b).</w:t>
            </w:r>
          </w:p>
          <w:p w14:paraId="328237B7" w14:textId="77777777" w:rsidR="00284DEA" w:rsidRDefault="00000000">
            <w:pPr>
              <w:spacing w:after="40"/>
              <w:rPr>
                <w:sz w:val="18"/>
                <w:szCs w:val="18"/>
              </w:rPr>
            </w:pPr>
            <w:r>
              <w:rPr>
                <w:b/>
                <w:bCs/>
                <w:sz w:val="18"/>
                <w:szCs w:val="18"/>
              </w:rPr>
              <w:t>Cost and deployment:</w:t>
            </w:r>
            <w:r>
              <w:rPr>
                <w:sz w:val="18"/>
                <w:szCs w:val="18"/>
              </w:rPr>
              <w:t xml:space="preserve"> everything is free and open source, and Spring Boot builds one executable jar with an embedded server that runs on any host with Java 21 or in a Docker container (ARC-03).</w:t>
            </w:r>
          </w:p>
          <w:p w14:paraId="48A02658" w14:textId="77777777" w:rsidR="00F944AF" w:rsidRDefault="00000000">
            <w:pPr>
              <w:spacing w:after="40"/>
              <w:rPr>
                <w:sz w:val="18"/>
                <w:szCs w:val="18"/>
              </w:rPr>
            </w:pPr>
            <w:r>
              <w:rPr>
                <w:b/>
                <w:bCs/>
                <w:sz w:val="18"/>
                <w:szCs w:val="18"/>
              </w:rPr>
              <w:t>Why not the highest-scoring option:</w:t>
            </w:r>
            <w:r>
              <w:rPr>
                <w:sz w:val="18"/>
                <w:szCs w:val="18"/>
              </w:rPr>
              <w:t xml:space="preserve"> </w:t>
            </w:r>
            <w:del w:id="905072" w:author="Claude (AI draft)" w:date="2026-10-15T17:00:00Z">
              <w:r>
                <w:rPr>
                  <w:sz w:val="18"/>
                  <w:szCs w:val="18"/>
                </w:rPr>
                <w:delText xml:space="preserve">requirement fit, security, cost and maintainability score the same or better for Spring Boot, so the gap comes from team capability and deployment weight.</w:delText>
              </w:r>
            </w:del>
            <w:ins w:id="905073" w:author="Claude (AI draft)" w:date="2026-10-15T17:00:00Z">
              <w:r>
                <w:rPr>
                  <w:sz w:val="18"/>
                  <w:szCs w:val="18"/>
                </w:rPr>
                <w:t xml:space="preserve">requirement fit, security, cost and maintainability score the same, and Spring Boot scores higher on transaction and schema management, so the 0.08 gap comes only from team capability and deployment weight.</w:t>
              </w:r>
            </w:ins>
            <w:r>
              <w:rPr>
                <w:sz w:val="18"/>
                <w:szCs w:val="18"/>
              </w:rPr>
              <w:t xml:space="preserve"> The prototype (Spring Boot project, Flyway V1 schema, six JPA entities and the Angular category screen) is already built on this stack, and rebuilding it under the Time constraint would cost time we do not have. The team also chose to learn the Java/Spring ecosystem, and manages the learning curve through R-20 (Spring Security first, pair work) and D-02 (official Spring Boot 4.1 documentation first). No option avoids learning a new front-end framework, because the team has used neither React nor Angular.</w:t>
            </w:r>
          </w:p>
          <w:p>
            <w:pPr>
              <w:spacing w:after="40"/>
              <w:rPr>
                <w:ins w:id="905074" w:author="Claude (AI draft)" w:date="2026-10-15T17:00:00Z"/>
              </w:rPr>
            </w:pPr>
            <w:ins w:id="905075" w:author="Claude (AI draft)" w:date="2026-10-15T17:00:00Z">
              <w:r>
                <w:rPr>
                  <w:b/>
                  <w:bCs/>
                  <w:sz w:val="18"/>
                  <w:szCs w:val="18"/>
                </w:rPr>
                <w:t xml:space="preserve">Learning value:</w:t>
              </w:r>
              <w:r>
                <w:rPr>
                  <w:sz w:val="18"/>
                  <w:szCs w:val="18"/>
                </w:rPr>
                <w:t xml:space="preserve"> as students, we chose the option that would teach us the most. None of us had used Spring Boot, Spring Security or Angular, a combination commonly used in enterprise systems, so building CivicConnect on this stack develops new skills instead of repeating what we already know from C#/ASP.NET. This is the deciding reason for choosing this stack over the narrowly higher-scoring React + ASP.NET Core, and we accept the slower start it causes (R-20).</w:t>
              </w:r>
            </w:ins>
          </w:p>
        </w:tc>
      </w:tr>
      <w:tr w:rsidR="00284DEA" w14:paraId="1682C3CF" w14:textId="77777777">
        <w:trPr>
          <w:cantSplit/>
        </w:trPr>
        <w:tc>
          <w:tcPr>
            <w:tcW w:w="1900" w:type="dxa"/>
            <w:shd w:val="clear" w:color="auto" w:fill="DCE3F0"/>
          </w:tcPr>
          <w:p w14:paraId="6F0A779E" w14:textId="77777777" w:rsidR="00284DEA" w:rsidRDefault="00000000">
            <w:pPr>
              <w:spacing w:after="40"/>
              <w:rPr>
                <w:sz w:val="18"/>
                <w:szCs w:val="18"/>
              </w:rPr>
            </w:pPr>
            <w:r>
              <w:rPr>
                <w:b/>
                <w:bCs/>
                <w:sz w:val="18"/>
                <w:szCs w:val="18"/>
              </w:rPr>
              <w:t>Trade-offs</w:t>
            </w:r>
          </w:p>
        </w:tc>
        <w:tc>
          <w:tcPr>
            <w:tcW w:w="7116" w:type="dxa"/>
          </w:tcPr>
          <w:p w14:paraId="7F9BC934" w14:textId="77777777" w:rsidR="00284DEA" w:rsidRDefault="00000000">
            <w:pPr>
              <w:spacing w:after="40"/>
              <w:rPr>
                <w:sz w:val="18"/>
                <w:szCs w:val="18"/>
              </w:rPr>
            </w:pPr>
            <w:r>
              <w:rPr>
                <w:sz w:val="18"/>
                <w:szCs w:val="18"/>
              </w:rPr>
              <w:t xml:space="preserve">Spring Boot uses more memory and starts slower than Node.js, which matters on free hosts. Angular has more boilerplate than React. Lombok hides generated code, so every member needs the IDE plugin/annotation processing switched on. </w:t>
            </w:r>
            <w:del w:id="905076" w:author="Claude (AI draft)" w:date="2026-10-15T17:00:00Z">
              <w:r>
                <w:rPr>
                  <w:sz w:val="18"/>
                  <w:szCs w:val="18"/>
                </w:rPr>
                <w:delText xml:space="preserve">No one in the team has used this stack,</w:delText>
              </w:r>
            </w:del>
            <w:ins w:id="905077" w:author="Claude (AI draft)" w:date="2026-10-15T17:00:00Z">
              <w:r>
                <w:rPr>
                  <w:sz w:val="18"/>
                  <w:szCs w:val="18"/>
                </w:rPr>
                <w:t xml:space="preserve">No one in the team has used Spring Boot or Angular,</w:t>
              </w:r>
            </w:ins>
            <w:r>
              <w:rPr>
                <w:sz w:val="18"/>
                <w:szCs w:val="18"/>
              </w:rPr>
              <w:t xml:space="preserve"> so early development will be slower than in C#/.NET (R-20).</w:t>
            </w:r>
          </w:p>
        </w:tc>
      </w:tr>
      <w:tr w:rsidR="00284DEA" w14:paraId="72B635EF" w14:textId="77777777">
        <w:trPr>
          <w:cantSplit/>
        </w:trPr>
        <w:tc>
          <w:tcPr>
            <w:tcW w:w="1900" w:type="dxa"/>
            <w:shd w:val="clear" w:color="auto" w:fill="DCE3F0"/>
          </w:tcPr>
          <w:p w14:paraId="319E8FAD" w14:textId="77777777" w:rsidR="00284DEA" w:rsidRDefault="00000000">
            <w:pPr>
              <w:spacing w:after="40"/>
              <w:rPr>
                <w:sz w:val="18"/>
                <w:szCs w:val="18"/>
              </w:rPr>
            </w:pPr>
            <w:r>
              <w:rPr>
                <w:b/>
                <w:bCs/>
                <w:sz w:val="18"/>
                <w:szCs w:val="18"/>
              </w:rPr>
              <w:t>Risks</w:t>
            </w:r>
          </w:p>
        </w:tc>
        <w:tc>
          <w:tcPr>
            <w:tcW w:w="7116" w:type="dxa"/>
          </w:tcPr>
          <w:p w14:paraId="2AFAB185" w14:textId="77777777" w:rsidR="00284DEA" w:rsidRDefault="00000000">
            <w:pPr>
              <w:spacing w:after="40"/>
              <w:rPr>
                <w:sz w:val="18"/>
                <w:szCs w:val="18"/>
              </w:rPr>
            </w:pPr>
            <w:r>
              <w:rPr>
                <w:sz w:val="18"/>
                <w:szCs w:val="18"/>
              </w:rPr>
              <w:t xml:space="preserve">Spring Boot 4 is a newer major version, and many online tutorials are still for Spring Boot 3 (e.g. in Spring Boot 4 Flyway needs the spring-boot-flyway module plus flyway-database-postgresql, otherwise migrations do not run) (Spring, 2026c). Mitigation: use the official 4.1 documentation first.</w:t>
            </w:r>
          </w:p>
          <w:p w14:paraId="6E7914B4" w14:textId="77777777" w:rsidR="00284DEA" w:rsidRDefault="00000000">
            <w:pPr>
              <w:spacing w:after="40"/>
              <w:rPr>
                <w:sz w:val="18"/>
                <w:szCs w:val="18"/>
              </w:rPr>
            </w:pPr>
            <w:r>
              <w:rPr>
                <w:sz w:val="18"/>
                <w:szCs w:val="18"/>
              </w:rPr>
              <w:t xml:space="preserve">Lombok's @Data on JPA entities can break equals/hashCode and lazy loading. Mitigation: only @Getter/@Setter on entities.</w:t>
            </w:r>
          </w:p>
          <w:p w14:paraId="361C31FB" w14:textId="77777777" w:rsidR="00284DEA" w:rsidRDefault="00000000">
            <w:pPr>
              <w:spacing w:after="40"/>
              <w:rPr>
                <w:sz w:val="18"/>
                <w:szCs w:val="18"/>
              </w:rPr>
            </w:pPr>
            <w:r>
              <w:rPr>
                <w:sz w:val="18"/>
                <w:szCs w:val="18"/>
              </w:rPr>
              <w:t>Spring Security and Bean Validation are not in the project yet. Mitigation: add them before the Access module and request submission are built.</w:t>
            </w:r>
          </w:p>
        </w:tc>
      </w:tr>
      <w:tr w:rsidR="00284DEA" w14:paraId="65CE1956" w14:textId="77777777">
        <w:trPr>
          <w:cantSplit/>
        </w:trPr>
        <w:tc>
          <w:tcPr>
            <w:tcW w:w="1900" w:type="dxa"/>
            <w:shd w:val="clear" w:color="auto" w:fill="DCE3F0"/>
          </w:tcPr>
          <w:p w14:paraId="5340042A" w14:textId="77777777" w:rsidR="00284DEA" w:rsidRDefault="00000000">
            <w:pPr>
              <w:spacing w:after="40"/>
              <w:rPr>
                <w:sz w:val="18"/>
                <w:szCs w:val="18"/>
              </w:rPr>
            </w:pPr>
            <w:r>
              <w:rPr>
                <w:b/>
                <w:bCs/>
                <w:sz w:val="18"/>
                <w:szCs w:val="18"/>
              </w:rPr>
              <w:t>Evidence</w:t>
            </w:r>
          </w:p>
        </w:tc>
        <w:tc>
          <w:tcPr>
            <w:tcW w:w="7116" w:type="dxa"/>
          </w:tcPr>
          <w:p w14:paraId="59ECA04A" w14:textId="77777777" w:rsidR="00284DEA" w:rsidRDefault="00000000">
            <w:pPr>
              <w:spacing w:after="40"/>
              <w:rPr>
                <w:sz w:val="18"/>
                <w:szCs w:val="18"/>
              </w:rPr>
            </w:pPr>
            <w:r>
              <w:rPr>
                <w:sz w:val="18"/>
                <w:szCs w:val="18"/>
              </w:rPr>
              <w:t>Decision matrix above; Spring Boot 4.1 system requirements (Spring, 2026b) and 'Database Initialization' documentation (Spring, 2026c); Spring Boot 4.1.1 release notice (Spring, 2026a); Java SE support roadmap (Oracle, 2026); ASR-001 to ASR-007.</w:t>
            </w:r>
          </w:p>
        </w:tc>
      </w:tr>
      <w:tr w:rsidR="00284DEA" w14:paraId="40071E88" w14:textId="77777777">
        <w:trPr>
          <w:cantSplit/>
        </w:trPr>
        <w:tc>
          <w:tcPr>
            <w:tcW w:w="1900" w:type="dxa"/>
            <w:shd w:val="clear" w:color="auto" w:fill="DCE3F0"/>
          </w:tcPr>
          <w:p w14:paraId="2EAEEC02" w14:textId="77777777" w:rsidR="00284DEA" w:rsidRDefault="00000000">
            <w:pPr>
              <w:spacing w:after="40"/>
              <w:rPr>
                <w:sz w:val="18"/>
                <w:szCs w:val="18"/>
              </w:rPr>
            </w:pPr>
            <w:r>
              <w:rPr>
                <w:b/>
                <w:bCs/>
                <w:sz w:val="18"/>
                <w:szCs w:val="18"/>
              </w:rPr>
              <w:t>Linked requirements</w:t>
            </w:r>
          </w:p>
        </w:tc>
        <w:tc>
          <w:tcPr>
            <w:tcW w:w="7116" w:type="dxa"/>
          </w:tcPr>
          <w:p w14:paraId="07A0D48F" w14:textId="77777777" w:rsidR="00284DEA" w:rsidRDefault="00000000">
            <w:pPr>
              <w:spacing w:after="40"/>
              <w:rPr>
                <w:sz w:val="18"/>
                <w:szCs w:val="18"/>
              </w:rPr>
            </w:pPr>
            <w:r>
              <w:rPr>
                <w:sz w:val="18"/>
                <w:szCs w:val="18"/>
              </w:rPr>
              <w:t>FR-001, FR-009, FR-014, NFR-002, NFR-003, NFR-007, NFR-008, ASR-001, ASR-002, ASR-006, ASR-007</w:t>
            </w:r>
          </w:p>
        </w:tc>
      </w:tr>
      <w:tr w:rsidR="00284DEA" w14:paraId="70F84C26" w14:textId="77777777">
        <w:trPr>
          <w:cantSplit/>
        </w:trPr>
        <w:tc>
          <w:tcPr>
            <w:tcW w:w="1900" w:type="dxa"/>
            <w:shd w:val="clear" w:color="auto" w:fill="DCE3F0"/>
          </w:tcPr>
          <w:p w14:paraId="6C2B242A" w14:textId="77777777" w:rsidR="00284DEA" w:rsidRDefault="00000000">
            <w:pPr>
              <w:spacing w:after="40"/>
              <w:rPr>
                <w:sz w:val="18"/>
                <w:szCs w:val="18"/>
              </w:rPr>
            </w:pPr>
            <w:r>
              <w:rPr>
                <w:b/>
                <w:bCs/>
                <w:sz w:val="18"/>
                <w:szCs w:val="18"/>
              </w:rPr>
              <w:t>Later Consequence</w:t>
            </w:r>
          </w:p>
        </w:tc>
        <w:tc>
          <w:tcPr>
            <w:tcW w:w="7116" w:type="dxa"/>
          </w:tcPr>
          <w:p w14:paraId="4E175A84" w14:textId="77777777" w:rsidR="00284DEA" w:rsidRDefault="00000000">
            <w:pPr>
              <w:spacing w:after="40"/>
              <w:rPr>
                <w:sz w:val="18"/>
                <w:szCs w:val="18"/>
              </w:rPr>
            </w:pPr>
            <w:r>
              <w:rPr>
                <w:sz w:val="18"/>
                <w:szCs w:val="18"/>
              </w:rPr>
              <w:t>If Spring Boot 4 causes blocking problems, falling back to the previous Spring Boot major version is possible with limited code change. Any change of database away from PostgreSQL would affect DEC-005 to DEC-008 (triggers, partial index). Reassessment trigger: if Spring Security with JWT login (API-02, FR-014) is not working on the main branch by 7 October 2026, the team raises a change request to reassess the stack against the decision matrix (R-20).</w:t>
            </w:r>
          </w:p>
        </w:tc>
      </w:tr>
    </w:tbl>
    <w:p w14:paraId="008E319D" w14:textId="77777777" w:rsidR="00284DEA" w:rsidRDefault="00284DEA">
      <w:pPr>
        <w:spacing w:after="0"/>
      </w:pPr>
    </w:p>
    <w:p w14:paraId="6A120569" w14:textId="77777777" w:rsidR="00284DEA" w:rsidRDefault="00000000">
      <w:pPr>
        <w:pStyle w:val="Heading1"/>
      </w:pPr>
      <w:bookmarkStart w:id="47" w:name="_Toc241703345"/>
      <w:r>
        <w:lastRenderedPageBreak/>
        <w:t>Data &amp; Persistence Baseline</w:t>
      </w:r>
      <w:bookmarkEnd w:id="47"/>
    </w:p>
    <w:p w14:paraId="506681E2" w14:textId="77777777" w:rsidR="00284DEA" w:rsidRDefault="00000000">
      <w:r>
        <w:t>This section sets the initial data model for CivicConnect and the decisions that protect business correctness - a request can never end up in an invalid state, be accepted by two handlers at once, or lose its history. It builds on ASR-002, ASR-003, ASR-004 and ASR-005. The first version of the ERD (PED v1.2) was reviewed for M2 and updated; the changes and reasons are listed under 'Changes from the Initial ERD'.</w:t>
      </w:r>
    </w:p>
    <w:p w14:paraId="0791A042" w14:textId="77777777" w:rsidR="00284DEA" w:rsidRDefault="00000000">
      <w:pPr>
        <w:pStyle w:val="Heading2"/>
      </w:pPr>
      <w:bookmarkStart w:id="48" w:name="_Toc241703346"/>
      <w:r>
        <w:t>Persistence Model Decision</w:t>
      </w:r>
      <w:bookmarkEnd w:id="48"/>
    </w:p>
    <w:tbl>
      <w:tblPr>
        <w:tblStyle w:val="TableGrid"/>
        <w:tblW w:w="9016" w:type="dxa"/>
        <w:tblLayout w:type="fixed"/>
        <w:tblLook w:val="04A0" w:firstRow="1" w:lastRow="0" w:firstColumn="1" w:lastColumn="0" w:noHBand="0" w:noVBand="1"/>
      </w:tblPr>
      <w:tblGrid>
        <w:gridCol w:w="1900"/>
        <w:gridCol w:w="7116"/>
      </w:tblGrid>
      <w:tr w:rsidR="00284DEA" w14:paraId="226FE097" w14:textId="77777777">
        <w:trPr>
          <w:cantSplit/>
        </w:trPr>
        <w:tc>
          <w:tcPr>
            <w:tcW w:w="9016" w:type="dxa"/>
            <w:gridSpan w:val="2"/>
            <w:shd w:val="clear" w:color="auto" w:fill="002060"/>
          </w:tcPr>
          <w:p w14:paraId="78BDBFB1" w14:textId="77777777" w:rsidR="00284DEA" w:rsidRDefault="00000000">
            <w:pPr>
              <w:spacing w:after="40"/>
              <w:rPr>
                <w:sz w:val="20"/>
                <w:szCs w:val="20"/>
              </w:rPr>
            </w:pPr>
            <w:r>
              <w:rPr>
                <w:b/>
                <w:bCs/>
                <w:color w:val="FFFFFF"/>
                <w:sz w:val="20"/>
                <w:szCs w:val="20"/>
              </w:rPr>
              <w:t>DEC-005 - Relational persistence with PostgreSQL</w:t>
            </w:r>
          </w:p>
        </w:tc>
      </w:tr>
      <w:tr w:rsidR="00284DEA" w14:paraId="69A34AFD" w14:textId="77777777">
        <w:trPr>
          <w:cantSplit/>
        </w:trPr>
        <w:tc>
          <w:tcPr>
            <w:tcW w:w="1900" w:type="dxa"/>
            <w:shd w:val="clear" w:color="auto" w:fill="DCE3F0"/>
          </w:tcPr>
          <w:p w14:paraId="3907BAED" w14:textId="77777777" w:rsidR="00284DEA" w:rsidRDefault="00000000">
            <w:pPr>
              <w:spacing w:after="40"/>
              <w:rPr>
                <w:sz w:val="18"/>
                <w:szCs w:val="18"/>
              </w:rPr>
            </w:pPr>
            <w:r>
              <w:rPr>
                <w:b/>
                <w:bCs/>
                <w:sz w:val="18"/>
                <w:szCs w:val="18"/>
              </w:rPr>
              <w:t>Status / Date / Owner</w:t>
            </w:r>
          </w:p>
        </w:tc>
        <w:tc>
          <w:tcPr>
            <w:tcW w:w="7116" w:type="dxa"/>
          </w:tcPr>
          <w:p w14:paraId="789AE72B" w14:textId="77777777" w:rsidR="00284DEA" w:rsidRDefault="00000000">
            <w:pPr>
              <w:spacing w:after="40"/>
              <w:rPr>
                <w:sz w:val="18"/>
                <w:szCs w:val="18"/>
              </w:rPr>
            </w:pPr>
            <w:r>
              <w:rPr>
                <w:sz w:val="18"/>
                <w:szCs w:val="18"/>
              </w:rPr>
              <w:t>Accepted - M2 baseline / 30/09/2026 / Team</w:t>
            </w:r>
          </w:p>
        </w:tc>
      </w:tr>
      <w:tr w:rsidR="00284DEA" w14:paraId="4A1FBD5A" w14:textId="77777777">
        <w:trPr>
          <w:cantSplit/>
        </w:trPr>
        <w:tc>
          <w:tcPr>
            <w:tcW w:w="1900" w:type="dxa"/>
            <w:shd w:val="clear" w:color="auto" w:fill="DCE3F0"/>
          </w:tcPr>
          <w:p w14:paraId="3880BB2E" w14:textId="77777777" w:rsidR="00284DEA" w:rsidRDefault="00000000">
            <w:pPr>
              <w:spacing w:after="40"/>
              <w:rPr>
                <w:sz w:val="18"/>
                <w:szCs w:val="18"/>
              </w:rPr>
            </w:pPr>
            <w:r>
              <w:rPr>
                <w:b/>
                <w:bCs/>
                <w:sz w:val="18"/>
                <w:szCs w:val="18"/>
              </w:rPr>
              <w:t>Context</w:t>
            </w:r>
          </w:p>
        </w:tc>
        <w:tc>
          <w:tcPr>
            <w:tcW w:w="7116" w:type="dxa"/>
          </w:tcPr>
          <w:p w14:paraId="3D99A36F" w14:textId="77777777" w:rsidR="00284DEA" w:rsidRDefault="00000000">
            <w:pPr>
              <w:spacing w:after="40"/>
              <w:rPr>
                <w:sz w:val="18"/>
                <w:szCs w:val="18"/>
              </w:rPr>
            </w:pPr>
            <w:r>
              <w:rPr>
                <w:sz w:val="18"/>
                <w:szCs w:val="18"/>
              </w:rPr>
              <w:t>CivicConnect needs a database to store service requests, their assignment and audit history, staff and client accounts and categories.</w:t>
            </w:r>
          </w:p>
        </w:tc>
      </w:tr>
      <w:tr w:rsidR="00284DEA" w14:paraId="70ED26FE" w14:textId="77777777">
        <w:trPr>
          <w:cantSplit/>
        </w:trPr>
        <w:tc>
          <w:tcPr>
            <w:tcW w:w="1900" w:type="dxa"/>
            <w:shd w:val="clear" w:color="auto" w:fill="DCE3F0"/>
          </w:tcPr>
          <w:p w14:paraId="3EB01257" w14:textId="77777777" w:rsidR="00284DEA" w:rsidRDefault="00000000">
            <w:pPr>
              <w:spacing w:after="40"/>
              <w:rPr>
                <w:sz w:val="18"/>
                <w:szCs w:val="18"/>
              </w:rPr>
            </w:pPr>
            <w:r>
              <w:rPr>
                <w:b/>
                <w:bCs/>
                <w:sz w:val="18"/>
                <w:szCs w:val="18"/>
              </w:rPr>
              <w:t>Constraints</w:t>
            </w:r>
          </w:p>
        </w:tc>
        <w:tc>
          <w:tcPr>
            <w:tcW w:w="7116" w:type="dxa"/>
          </w:tcPr>
          <w:p w14:paraId="03BC7BFC" w14:textId="77777777" w:rsidR="00284DEA" w:rsidRDefault="00000000">
            <w:pPr>
              <w:spacing w:after="40"/>
              <w:rPr>
                <w:sz w:val="18"/>
                <w:szCs w:val="18"/>
              </w:rPr>
            </w:pPr>
            <w:r>
              <w:rPr>
                <w:sz w:val="18"/>
                <w:szCs w:val="18"/>
              </w:rPr>
              <w:t>Cost (no funds for billed infrastructure), Security/POPIA (personal data), Time.</w:t>
            </w:r>
          </w:p>
        </w:tc>
      </w:tr>
      <w:tr w:rsidR="00284DEA" w14:paraId="1F66468C" w14:textId="77777777">
        <w:trPr>
          <w:cantSplit/>
        </w:trPr>
        <w:tc>
          <w:tcPr>
            <w:tcW w:w="1900" w:type="dxa"/>
            <w:shd w:val="clear" w:color="auto" w:fill="DCE3F0"/>
          </w:tcPr>
          <w:p w14:paraId="54FDE42B" w14:textId="77777777" w:rsidR="00284DEA" w:rsidRDefault="00000000">
            <w:pPr>
              <w:spacing w:after="40"/>
              <w:rPr>
                <w:sz w:val="18"/>
                <w:szCs w:val="18"/>
              </w:rPr>
            </w:pPr>
            <w:r>
              <w:rPr>
                <w:b/>
                <w:bCs/>
                <w:sz w:val="18"/>
                <w:szCs w:val="18"/>
              </w:rPr>
              <w:t>Alternatives</w:t>
            </w:r>
          </w:p>
        </w:tc>
        <w:tc>
          <w:tcPr>
            <w:tcW w:w="7116" w:type="dxa"/>
          </w:tcPr>
          <w:p w14:paraId="2B27363D" w14:textId="77777777" w:rsidR="00284DEA" w:rsidRDefault="00000000">
            <w:pPr>
              <w:spacing w:after="40"/>
              <w:rPr>
                <w:sz w:val="18"/>
                <w:szCs w:val="18"/>
              </w:rPr>
            </w:pPr>
            <w:r>
              <w:rPr>
                <w:sz w:val="18"/>
                <w:szCs w:val="18"/>
              </w:rPr>
              <w:t>1. A relational SQL database such as PostgreSQL (free and lightweight) to ensure referential integrity.</w:t>
            </w:r>
          </w:p>
          <w:p w14:paraId="1A589C3A" w14:textId="77777777" w:rsidR="00284DEA" w:rsidRDefault="00000000">
            <w:pPr>
              <w:spacing w:after="40"/>
              <w:rPr>
                <w:sz w:val="18"/>
                <w:szCs w:val="18"/>
              </w:rPr>
            </w:pPr>
            <w:r>
              <w:rPr>
                <w:sz w:val="18"/>
                <w:szCs w:val="18"/>
              </w:rPr>
              <w:t>2. A relational alternative such as MySQL/MariaDB.</w:t>
            </w:r>
          </w:p>
          <w:p w14:paraId="546E1D48" w14:textId="77777777" w:rsidR="00284DEA" w:rsidRDefault="00000000">
            <w:pPr>
              <w:spacing w:after="40"/>
              <w:rPr>
                <w:sz w:val="18"/>
                <w:szCs w:val="18"/>
              </w:rPr>
            </w:pPr>
            <w:r>
              <w:rPr>
                <w:sz w:val="18"/>
                <w:szCs w:val="18"/>
              </w:rPr>
              <w:t>3. A NoSQL document database such as MongoDB, allowing more flexible handling of data (supports service requests with varying structures).</w:t>
            </w:r>
          </w:p>
        </w:tc>
      </w:tr>
      <w:tr w:rsidR="00284DEA" w14:paraId="352729BA" w14:textId="77777777">
        <w:trPr>
          <w:cantSplit/>
        </w:trPr>
        <w:tc>
          <w:tcPr>
            <w:tcW w:w="1900" w:type="dxa"/>
            <w:shd w:val="clear" w:color="auto" w:fill="DCE3F0"/>
          </w:tcPr>
          <w:p w14:paraId="31AD3836" w14:textId="77777777" w:rsidR="00284DEA" w:rsidRDefault="00000000">
            <w:pPr>
              <w:spacing w:after="40"/>
              <w:rPr>
                <w:sz w:val="18"/>
                <w:szCs w:val="18"/>
              </w:rPr>
            </w:pPr>
            <w:r>
              <w:rPr>
                <w:b/>
                <w:bCs/>
                <w:sz w:val="18"/>
                <w:szCs w:val="18"/>
              </w:rPr>
              <w:t>Decision</w:t>
            </w:r>
          </w:p>
        </w:tc>
        <w:tc>
          <w:tcPr>
            <w:tcW w:w="7116" w:type="dxa"/>
          </w:tcPr>
          <w:p w14:paraId="5D5230CE" w14:textId="77777777" w:rsidR="00284DEA" w:rsidRDefault="00000000">
            <w:pPr>
              <w:spacing w:after="40"/>
              <w:rPr>
                <w:sz w:val="18"/>
                <w:szCs w:val="18"/>
              </w:rPr>
            </w:pPr>
            <w:r>
              <w:rPr>
                <w:sz w:val="18"/>
                <w:szCs w:val="18"/>
              </w:rPr>
              <w:t>Use PostgreSQL, hosted on the Supabase free plan (ARC-03).</w:t>
            </w:r>
          </w:p>
        </w:tc>
      </w:tr>
      <w:tr w:rsidR="00284DEA" w14:paraId="1E9817E2" w14:textId="77777777">
        <w:trPr>
          <w:cantSplit/>
        </w:trPr>
        <w:tc>
          <w:tcPr>
            <w:tcW w:w="1900" w:type="dxa"/>
            <w:shd w:val="clear" w:color="auto" w:fill="DCE3F0"/>
          </w:tcPr>
          <w:p w14:paraId="3A7884B6" w14:textId="77777777" w:rsidR="00284DEA" w:rsidRDefault="00000000">
            <w:pPr>
              <w:spacing w:after="40"/>
              <w:rPr>
                <w:sz w:val="18"/>
                <w:szCs w:val="18"/>
              </w:rPr>
            </w:pPr>
            <w:r>
              <w:rPr>
                <w:b/>
                <w:bCs/>
                <w:sz w:val="18"/>
                <w:szCs w:val="18"/>
              </w:rPr>
              <w:t>Rationale</w:t>
            </w:r>
          </w:p>
        </w:tc>
        <w:tc>
          <w:tcPr>
            <w:tcW w:w="7116" w:type="dxa"/>
          </w:tcPr>
          <w:p w14:paraId="3C88002D" w14:textId="77777777" w:rsidR="00284DEA" w:rsidRDefault="00000000">
            <w:pPr>
              <w:spacing w:after="40"/>
              <w:rPr>
                <w:sz w:val="18"/>
                <w:szCs w:val="18"/>
              </w:rPr>
            </w:pPr>
            <w:r>
              <w:rPr>
                <w:b/>
                <w:bCs/>
                <w:sz w:val="18"/>
                <w:szCs w:val="18"/>
              </w:rPr>
              <w:t>Structure:</w:t>
            </w:r>
            <w:r>
              <w:rPr>
                <w:sz w:val="18"/>
                <w:szCs w:val="18"/>
              </w:rPr>
              <w:t xml:space="preserve"> requests, accounts and audit entries have a mostly fixed structure, so the flexibility of NoSQL is not needed.</w:t>
            </w:r>
          </w:p>
          <w:p w14:paraId="487B91D1" w14:textId="77777777" w:rsidR="00284DEA" w:rsidRDefault="00000000">
            <w:pPr>
              <w:spacing w:after="40"/>
              <w:rPr>
                <w:sz w:val="18"/>
                <w:szCs w:val="18"/>
              </w:rPr>
            </w:pPr>
            <w:r>
              <w:rPr>
                <w:b/>
                <w:bCs/>
                <w:sz w:val="18"/>
                <w:szCs w:val="18"/>
              </w:rPr>
              <w:t>Relationships:</w:t>
            </w:r>
            <w:r>
              <w:rPr>
                <w:sz w:val="18"/>
                <w:szCs w:val="18"/>
              </w:rPr>
              <w:t xml:space="preserve"> the model has 7 related tables with foreign keys (Request - Category - Client - Employee - AuditEntry). Referential integrity is enforced by the database, not by our code.</w:t>
            </w:r>
          </w:p>
          <w:p w14:paraId="4795E61A" w14:textId="77777777" w:rsidR="00284DEA" w:rsidRDefault="00000000">
            <w:pPr>
              <w:spacing w:after="40"/>
              <w:rPr>
                <w:sz w:val="18"/>
                <w:szCs w:val="18"/>
              </w:rPr>
            </w:pPr>
            <w:r>
              <w:rPr>
                <w:b/>
                <w:bCs/>
                <w:sz w:val="18"/>
                <w:szCs w:val="18"/>
              </w:rPr>
              <w:t>Access patterns:</w:t>
            </w:r>
            <w:r>
              <w:rPr>
                <w:sz w:val="18"/>
                <w:szCs w:val="18"/>
              </w:rPr>
              <w:t xml:space="preserve"> staff filter and sort by status, category and date (FR-006) and management needs counts grouped by status and category (FR-012/013) - both are plain SQL with indexes.</w:t>
            </w:r>
          </w:p>
          <w:p w14:paraId="5CA951DB" w14:textId="77777777" w:rsidR="00284DEA" w:rsidRDefault="00000000">
            <w:pPr>
              <w:spacing w:after="40"/>
              <w:rPr>
                <w:sz w:val="18"/>
                <w:szCs w:val="18"/>
              </w:rPr>
            </w:pPr>
            <w:r>
              <w:rPr>
                <w:b/>
                <w:bCs/>
                <w:sz w:val="18"/>
                <w:szCs w:val="18"/>
              </w:rPr>
              <w:t>Integrity and consistency:</w:t>
            </w:r>
            <w:r>
              <w:rPr>
                <w:sz w:val="18"/>
                <w:szCs w:val="18"/>
              </w:rPr>
              <w:t xml:space="preserve"> ACID transactions let a status change and its audit entry be saved together (ASR-002, ASR-003). CHECK constraints, unique constraints, partial indexes and triggers enforce rules that MongoDB would leave to the application.</w:t>
            </w:r>
          </w:p>
          <w:p w14:paraId="66B6134D" w14:textId="77777777" w:rsidR="00284DEA" w:rsidRDefault="00000000">
            <w:pPr>
              <w:spacing w:after="40"/>
              <w:rPr>
                <w:sz w:val="18"/>
                <w:szCs w:val="18"/>
              </w:rPr>
            </w:pPr>
            <w:r>
              <w:rPr>
                <w:b/>
                <w:bCs/>
                <w:sz w:val="18"/>
                <w:szCs w:val="18"/>
              </w:rPr>
              <w:t>Sensitivity:</w:t>
            </w:r>
            <w:r>
              <w:rPr>
                <w:sz w:val="18"/>
                <w:szCs w:val="18"/>
              </w:rPr>
              <w:t xml:space="preserve"> column-level control over what is stored and database roles/grants support POPIA (ASR-005).</w:t>
            </w:r>
          </w:p>
          <w:p w14:paraId="720F5B85" w14:textId="77777777" w:rsidR="00284DEA" w:rsidRDefault="00000000">
            <w:pPr>
              <w:spacing w:after="40"/>
              <w:rPr>
                <w:sz w:val="18"/>
                <w:szCs w:val="18"/>
              </w:rPr>
            </w:pPr>
            <w:r>
              <w:rPr>
                <w:b/>
                <w:bCs/>
                <w:sz w:val="18"/>
                <w:szCs w:val="18"/>
              </w:rPr>
              <w:t>Growth:</w:t>
            </w:r>
            <w:r>
              <w:rPr>
                <w:sz w:val="18"/>
                <w:szCs w:val="18"/>
              </w:rPr>
              <w:t xml:space="preserve"> expected volume (see Scalability below) is small for PostgreSQL.</w:t>
            </w:r>
          </w:p>
          <w:p w14:paraId="5236E265" w14:textId="77777777" w:rsidR="00284DEA" w:rsidRDefault="00000000">
            <w:pPr>
              <w:spacing w:after="40"/>
              <w:rPr>
                <w:sz w:val="18"/>
                <w:szCs w:val="18"/>
              </w:rPr>
            </w:pPr>
            <w:r>
              <w:rPr>
                <w:sz w:val="18"/>
                <w:szCs w:val="18"/>
              </w:rPr>
              <w:t>The team has experience with it, and PostgreSQL has better support than MySQL for the features we need (partial indexes, CHECK constraints, trigger functions) and is the database Supabase offers for free.</w:t>
            </w:r>
          </w:p>
        </w:tc>
      </w:tr>
      <w:tr w:rsidR="00284DEA" w14:paraId="6E358FE7" w14:textId="77777777">
        <w:trPr>
          <w:cantSplit/>
        </w:trPr>
        <w:tc>
          <w:tcPr>
            <w:tcW w:w="1900" w:type="dxa"/>
            <w:shd w:val="clear" w:color="auto" w:fill="DCE3F0"/>
          </w:tcPr>
          <w:p w14:paraId="4BD8EEC0" w14:textId="77777777" w:rsidR="00284DEA" w:rsidRDefault="00000000">
            <w:pPr>
              <w:spacing w:after="40"/>
              <w:rPr>
                <w:sz w:val="18"/>
                <w:szCs w:val="18"/>
              </w:rPr>
            </w:pPr>
            <w:r>
              <w:rPr>
                <w:b/>
                <w:bCs/>
                <w:sz w:val="18"/>
                <w:szCs w:val="18"/>
              </w:rPr>
              <w:t>Trade-offs</w:t>
            </w:r>
          </w:p>
        </w:tc>
        <w:tc>
          <w:tcPr>
            <w:tcW w:w="7116" w:type="dxa"/>
          </w:tcPr>
          <w:p w14:paraId="5C4C17B0" w14:textId="77777777" w:rsidR="00284DEA" w:rsidRDefault="00000000">
            <w:pPr>
              <w:spacing w:after="40"/>
              <w:rPr>
                <w:sz w:val="18"/>
                <w:szCs w:val="18"/>
              </w:rPr>
            </w:pPr>
            <w:r>
              <w:rPr>
                <w:sz w:val="18"/>
                <w:szCs w:val="18"/>
              </w:rPr>
              <w:t xml:space="preserve">Limited flexibility if schema requirements change - every change needs a migration (DEC-008).</w:t>
            </w:r>
          </w:p>
        </w:tc>
      </w:tr>
      <w:tr w:rsidR="00284DEA" w14:paraId="771C1E2D" w14:textId="77777777">
        <w:trPr>
          <w:cantSplit/>
        </w:trPr>
        <w:tc>
          <w:tcPr>
            <w:tcW w:w="1900" w:type="dxa"/>
            <w:shd w:val="clear" w:color="auto" w:fill="DCE3F0"/>
          </w:tcPr>
          <w:p w14:paraId="17DE9060" w14:textId="77777777" w:rsidR="00284DEA" w:rsidRDefault="00000000">
            <w:pPr>
              <w:spacing w:after="40"/>
              <w:rPr>
                <w:sz w:val="18"/>
                <w:szCs w:val="18"/>
              </w:rPr>
            </w:pPr>
            <w:r>
              <w:rPr>
                <w:b/>
                <w:bCs/>
                <w:sz w:val="18"/>
                <w:szCs w:val="18"/>
              </w:rPr>
              <w:t>Risks</w:t>
            </w:r>
          </w:p>
        </w:tc>
        <w:tc>
          <w:tcPr>
            <w:tcW w:w="7116" w:type="dxa"/>
          </w:tcPr>
          <w:p w14:paraId="5055654D" w14:textId="77777777" w:rsidR="00284DEA" w:rsidRDefault="00000000">
            <w:pPr>
              <w:spacing w:after="40"/>
              <w:rPr>
                <w:sz w:val="18"/>
                <w:szCs w:val="18"/>
              </w:rPr>
            </w:pPr>
            <w:r>
              <w:rPr>
                <w:sz w:val="18"/>
                <w:szCs w:val="18"/>
              </w:rPr>
              <w:t xml:space="preserve">Service requests may need completely different fields per category later on, which would require substantial database and code changes. If this happens, a JSONB column for category-specific fields can be added without changing the rest of the model.</w:t>
            </w:r>
          </w:p>
        </w:tc>
      </w:tr>
      <w:tr w:rsidR="00284DEA" w14:paraId="1DB22CE2" w14:textId="77777777">
        <w:trPr>
          <w:cantSplit/>
        </w:trPr>
        <w:tc>
          <w:tcPr>
            <w:tcW w:w="1900" w:type="dxa"/>
            <w:shd w:val="clear" w:color="auto" w:fill="DCE3F0"/>
          </w:tcPr>
          <w:p w14:paraId="0CBE9112" w14:textId="77777777" w:rsidR="00284DEA" w:rsidRDefault="00000000">
            <w:pPr>
              <w:spacing w:after="40"/>
              <w:rPr>
                <w:sz w:val="18"/>
                <w:szCs w:val="18"/>
              </w:rPr>
            </w:pPr>
            <w:r>
              <w:rPr>
                <w:b/>
                <w:bCs/>
                <w:sz w:val="18"/>
                <w:szCs w:val="18"/>
              </w:rPr>
              <w:t>Evidence</w:t>
            </w:r>
          </w:p>
        </w:tc>
        <w:tc>
          <w:tcPr>
            <w:tcW w:w="7116" w:type="dxa"/>
          </w:tcPr>
          <w:p w14:paraId="05D02899" w14:textId="77777777" w:rsidR="00284DEA" w:rsidRDefault="00000000">
            <w:pPr>
              <w:spacing w:after="40"/>
              <w:rPr>
                <w:sz w:val="18"/>
                <w:szCs w:val="18"/>
              </w:rPr>
            </w:pPr>
            <w:r>
              <w:rPr>
                <w:sz w:val="18"/>
                <w:szCs w:val="18"/>
              </w:rPr>
              <w:t>ASR-002, ASR-003, ASR-004, ASR-005, FR-006, FR-009, FR-010, FR-012, FR-015.</w:t>
            </w:r>
          </w:p>
        </w:tc>
      </w:tr>
      <w:tr w:rsidR="00284DEA" w14:paraId="4E4CBB3C" w14:textId="77777777">
        <w:trPr>
          <w:cantSplit/>
        </w:trPr>
        <w:tc>
          <w:tcPr>
            <w:tcW w:w="1900" w:type="dxa"/>
            <w:shd w:val="clear" w:color="auto" w:fill="DCE3F0"/>
          </w:tcPr>
          <w:p w14:paraId="57708F86" w14:textId="77777777" w:rsidR="00284DEA" w:rsidRDefault="00000000">
            <w:pPr>
              <w:spacing w:after="40"/>
              <w:rPr>
                <w:sz w:val="18"/>
                <w:szCs w:val="18"/>
              </w:rPr>
            </w:pPr>
            <w:r>
              <w:rPr>
                <w:b/>
                <w:bCs/>
                <w:sz w:val="18"/>
                <w:szCs w:val="18"/>
              </w:rPr>
              <w:t>Later Consequence</w:t>
            </w:r>
          </w:p>
        </w:tc>
        <w:tc>
          <w:tcPr>
            <w:tcW w:w="7116" w:type="dxa"/>
          </w:tcPr>
          <w:p w14:paraId="143EF514" w14:textId="77777777" w:rsidR="00284DEA" w:rsidRDefault="00000000">
            <w:pPr>
              <w:spacing w:after="40"/>
              <w:rPr>
                <w:sz w:val="18"/>
                <w:szCs w:val="18"/>
              </w:rPr>
            </w:pPr>
            <w:r>
              <w:rPr>
                <w:sz w:val="18"/>
                <w:szCs w:val="18"/>
              </w:rPr>
              <w:t>Confirmed for the M2 baseline. The use of PostgreSQL-specific features (trigger, partial unique index) means changing database later would affect DEC-006 to DEC-008.</w:t>
            </w:r>
          </w:p>
        </w:tc>
      </w:tr>
    </w:tbl>
    <w:p w14:paraId="70B7C4C3" w14:textId="77777777" w:rsidR="00284DEA" w:rsidRDefault="00284DEA">
      <w:pPr>
        <w:spacing w:after="0"/>
      </w:pPr>
    </w:p>
    <w:p w14:paraId="5504501E" w14:textId="77777777" w:rsidR="00284DEA" w:rsidRDefault="00000000">
      <w:pPr>
        <w:pStyle w:val="Heading2"/>
      </w:pPr>
      <w:bookmarkStart w:id="49" w:name="_Toc241703347"/>
      <w:r>
        <w:t>Entities, Aggregates and Ownership</w:t>
      </w:r>
      <w:bookmarkEnd w:id="49"/>
    </w:p>
    <w:p w14:paraId="218282AA" w14:textId="77777777" w:rsidR="00284DEA" w:rsidRDefault="00000000">
      <w:r>
        <w:t xml:space="preserve">Each table is owned by one module (ARC-02). Only the owning module writes to it; other modules ask the owning module's service. The Request is the main aggregate: its </w:t>
        <w:lastRenderedPageBreak/>
        <w:t>assignments and audit entries are only ever changed through the Request's service, so the rules in ASR-002 and ASR-003 cannot be bypassed.</w:t>
      </w:r>
    </w:p>
    <w:tbl>
      <w:tblPr>
        <w:tblStyle w:val="TableGrid"/>
        <w:tblW w:w="9016" w:type="dxa"/>
        <w:tblLayout w:type="fixed"/>
        <w:tblLook w:val="04A0" w:firstRow="1" w:lastRow="0" w:firstColumn="1" w:lastColumn="0" w:noHBand="0" w:noVBand="1"/>
      </w:tblPr>
      <w:tblGrid>
        <w:gridCol w:w="1300"/>
        <w:gridCol w:w="1700"/>
        <w:gridCol w:w="2200"/>
        <w:gridCol w:w="2416"/>
        <w:gridCol w:w="1400"/>
      </w:tblGrid>
      <w:tr w:rsidR="00284DEA" w14:paraId="46E58825" w14:textId="77777777">
        <w:trPr>
          <w:cantSplit/>
          <w:tblHeader/>
        </w:trPr>
        <w:tc>
          <w:tcPr>
            <w:tcW w:w="1300" w:type="dxa"/>
            <w:shd w:val="clear" w:color="auto" w:fill="002060"/>
          </w:tcPr>
          <w:p w14:paraId="26DB7F96" w14:textId="77777777" w:rsidR="00284DEA" w:rsidRDefault="00000000">
            <w:pPr>
              <w:spacing w:after="40"/>
              <w:rPr>
                <w:sz w:val="18"/>
                <w:szCs w:val="18"/>
              </w:rPr>
            </w:pPr>
            <w:r>
              <w:rPr>
                <w:b/>
                <w:bCs/>
                <w:color w:val="FFFFFF"/>
                <w:sz w:val="18"/>
                <w:szCs w:val="18"/>
              </w:rPr>
              <w:t>Entity</w:t>
            </w:r>
          </w:p>
        </w:tc>
        <w:tc>
          <w:tcPr>
            <w:tcW w:w="1700" w:type="dxa"/>
            <w:shd w:val="clear" w:color="auto" w:fill="002060"/>
          </w:tcPr>
          <w:p w14:paraId="4DBA7070" w14:textId="77777777" w:rsidR="00284DEA" w:rsidRDefault="00000000">
            <w:pPr>
              <w:spacing w:after="40"/>
              <w:rPr>
                <w:sz w:val="18"/>
                <w:szCs w:val="18"/>
              </w:rPr>
            </w:pPr>
            <w:r>
              <w:rPr>
                <w:b/>
                <w:bCs/>
                <w:color w:val="FFFFFF"/>
                <w:sz w:val="18"/>
                <w:szCs w:val="18"/>
              </w:rPr>
              <w:t>Aggregate / owning module</w:t>
            </w:r>
          </w:p>
        </w:tc>
        <w:tc>
          <w:tcPr>
            <w:tcW w:w="2200" w:type="dxa"/>
            <w:shd w:val="clear" w:color="auto" w:fill="002060"/>
          </w:tcPr>
          <w:p w14:paraId="04785574" w14:textId="77777777" w:rsidR="00284DEA" w:rsidRDefault="00000000">
            <w:pPr>
              <w:spacing w:after="40"/>
              <w:rPr>
                <w:sz w:val="18"/>
                <w:szCs w:val="18"/>
              </w:rPr>
            </w:pPr>
            <w:r>
              <w:rPr>
                <w:b/>
                <w:bCs/>
                <w:color w:val="FFFFFF"/>
                <w:sz w:val="18"/>
                <w:szCs w:val="18"/>
              </w:rPr>
              <w:t>Purpose</w:t>
            </w:r>
          </w:p>
        </w:tc>
        <w:tc>
          <w:tcPr>
            <w:tcW w:w="2416" w:type="dxa"/>
            <w:shd w:val="clear" w:color="auto" w:fill="002060"/>
          </w:tcPr>
          <w:p w14:paraId="1772F1AD" w14:textId="77777777" w:rsidR="00284DEA" w:rsidRDefault="00000000">
            <w:pPr>
              <w:spacing w:after="40"/>
              <w:rPr>
                <w:sz w:val="18"/>
                <w:szCs w:val="18"/>
              </w:rPr>
            </w:pPr>
            <w:r>
              <w:rPr>
                <w:b/>
                <w:bCs/>
                <w:color w:val="FFFFFF"/>
                <w:sz w:val="18"/>
                <w:szCs w:val="18"/>
              </w:rPr>
              <w:t>Lifecycle / retention</w:t>
            </w:r>
          </w:p>
        </w:tc>
        <w:tc>
          <w:tcPr>
            <w:tcW w:w="1400" w:type="dxa"/>
            <w:shd w:val="clear" w:color="auto" w:fill="002060"/>
          </w:tcPr>
          <w:p w14:paraId="2FAE259B" w14:textId="77777777" w:rsidR="00284DEA" w:rsidRDefault="00000000">
            <w:pPr>
              <w:spacing w:after="40"/>
              <w:rPr>
                <w:sz w:val="18"/>
                <w:szCs w:val="18"/>
              </w:rPr>
            </w:pPr>
            <w:r>
              <w:rPr>
                <w:b/>
                <w:bCs/>
                <w:color w:val="FFFFFF"/>
                <w:sz w:val="18"/>
                <w:szCs w:val="18"/>
              </w:rPr>
              <w:t>Sensitivity</w:t>
            </w:r>
          </w:p>
        </w:tc>
      </w:tr>
      <w:tr w:rsidR="00284DEA" w14:paraId="47B43F56" w14:textId="77777777">
        <w:trPr>
          <w:cantSplit/>
        </w:trPr>
        <w:tc>
          <w:tcPr>
            <w:tcW w:w="1300" w:type="dxa"/>
          </w:tcPr>
          <w:p w14:paraId="6EA4CF4D" w14:textId="77777777" w:rsidR="00284DEA" w:rsidRDefault="00000000">
            <w:pPr>
              <w:spacing w:after="40"/>
              <w:rPr>
                <w:sz w:val="18"/>
                <w:szCs w:val="18"/>
              </w:rPr>
            </w:pPr>
            <w:r>
              <w:rPr>
                <w:sz w:val="18"/>
                <w:szCs w:val="18"/>
              </w:rPr>
              <w:t>Request</w:t>
            </w:r>
          </w:p>
        </w:tc>
        <w:tc>
          <w:tcPr>
            <w:tcW w:w="1700" w:type="dxa"/>
          </w:tcPr>
          <w:p w14:paraId="43B1B156" w14:textId="77777777" w:rsidR="00284DEA" w:rsidRDefault="00000000">
            <w:pPr>
              <w:spacing w:after="40"/>
              <w:rPr>
                <w:sz w:val="18"/>
                <w:szCs w:val="18"/>
              </w:rPr>
            </w:pPr>
            <w:r>
              <w:rPr>
                <w:sz w:val="18"/>
                <w:szCs w:val="18"/>
              </w:rPr>
              <w:t>Request aggregate root / Requests</w:t>
            </w:r>
          </w:p>
        </w:tc>
        <w:tc>
          <w:tcPr>
            <w:tcW w:w="2200" w:type="dxa"/>
          </w:tcPr>
          <w:p w14:paraId="12ED0D88" w14:textId="77777777" w:rsidR="00284DEA" w:rsidRDefault="00000000">
            <w:pPr>
              <w:spacing w:after="40"/>
              <w:rPr>
                <w:sz w:val="18"/>
                <w:szCs w:val="18"/>
              </w:rPr>
            </w:pPr>
            <w:r>
              <w:rPr>
                <w:sz w:val="18"/>
                <w:szCs w:val="18"/>
              </w:rPr>
              <w:t>One service request submitted by a client (FR-001).</w:t>
            </w:r>
          </w:p>
        </w:tc>
        <w:tc>
          <w:tcPr>
            <w:tcW w:w="2416" w:type="dxa"/>
          </w:tcPr>
          <w:p w14:paraId="2B2CD35A" w14:textId="77777777" w:rsidR="00284DEA" w:rsidRDefault="00000000">
            <w:pPr>
              <w:spacing w:after="40"/>
              <w:rPr>
                <w:sz w:val="18"/>
                <w:szCs w:val="18"/>
              </w:rPr>
            </w:pPr>
            <w:r>
              <w:rPr>
                <w:sz w:val="18"/>
                <w:szCs w:val="18"/>
              </w:rPr>
              <w:t xml:space="preserve">Created as New by a requester. Changes only through the state machine. Closed or Rejected requests become read-only (FR-011). Never hard-deleted.</w:t>
            </w:r>
          </w:p>
        </w:tc>
        <w:tc>
          <w:tcPr>
            <w:tcW w:w="1400" w:type="dxa"/>
          </w:tcPr>
          <w:p w14:paraId="71B4FF54" w14:textId="77777777" w:rsidR="00284DEA" w:rsidRDefault="00000000">
            <w:pPr>
              <w:spacing w:after="40"/>
              <w:rPr>
                <w:sz w:val="18"/>
                <w:szCs w:val="18"/>
              </w:rPr>
            </w:pPr>
            <w:r>
              <w:rPr>
                <w:sz w:val="18"/>
                <w:szCs w:val="18"/>
              </w:rPr>
              <w:t>Medium - description and location may contain personal information.</w:t>
            </w:r>
          </w:p>
        </w:tc>
      </w:tr>
      <w:tr w:rsidR="00284DEA" w14:paraId="57CAFCAF" w14:textId="77777777">
        <w:trPr>
          <w:cantSplit/>
        </w:trPr>
        <w:tc>
          <w:tcPr>
            <w:tcW w:w="1300" w:type="dxa"/>
          </w:tcPr>
          <w:p w14:paraId="68EEAFF7" w14:textId="77777777" w:rsidR="00284DEA" w:rsidRDefault="00000000">
            <w:pPr>
              <w:spacing w:after="40"/>
              <w:rPr>
                <w:sz w:val="18"/>
                <w:szCs w:val="18"/>
              </w:rPr>
            </w:pPr>
            <w:r>
              <w:rPr>
                <w:sz w:val="18"/>
                <w:szCs w:val="18"/>
              </w:rPr>
              <w:t>AuditEntry</w:t>
            </w:r>
          </w:p>
        </w:tc>
        <w:tc>
          <w:tcPr>
            <w:tcW w:w="1700" w:type="dxa"/>
          </w:tcPr>
          <w:p w14:paraId="27E17BE3" w14:textId="77777777" w:rsidR="00284DEA" w:rsidRDefault="00000000">
            <w:pPr>
              <w:spacing w:after="40"/>
              <w:rPr>
                <w:sz w:val="18"/>
                <w:szCs w:val="18"/>
              </w:rPr>
            </w:pPr>
            <w:r>
              <w:rPr>
                <w:sz w:val="18"/>
                <w:szCs w:val="18"/>
              </w:rPr>
              <w:t>Part of Request aggregate / Requests</w:t>
            </w:r>
          </w:p>
        </w:tc>
        <w:tc>
          <w:tcPr>
            <w:tcW w:w="2200" w:type="dxa"/>
          </w:tcPr>
          <w:p w14:paraId="105A6F30" w14:textId="77777777" w:rsidR="00284DEA" w:rsidRDefault="00000000">
            <w:pPr>
              <w:spacing w:after="40"/>
              <w:rPr>
                <w:sz w:val="18"/>
                <w:szCs w:val="18"/>
              </w:rPr>
            </w:pPr>
            <w:r>
              <w:rPr>
                <w:sz w:val="18"/>
                <w:szCs w:val="18"/>
              </w:rPr>
              <w:t>Append-only history of every status change, assignment and comment (FR-007, FR-010, NFR-006).</w:t>
            </w:r>
          </w:p>
        </w:tc>
        <w:tc>
          <w:tcPr>
            <w:tcW w:w="2416" w:type="dxa"/>
          </w:tcPr>
          <w:p w14:paraId="78682EFE" w14:textId="77777777" w:rsidR="00284DEA" w:rsidRDefault="00000000">
            <w:pPr>
              <w:spacing w:after="40"/>
              <w:rPr>
                <w:sz w:val="18"/>
                <w:szCs w:val="18"/>
              </w:rPr>
            </w:pPr>
            <w:r>
              <w:rPr>
                <w:sz w:val="18"/>
                <w:szCs w:val="18"/>
              </w:rPr>
              <w:t>Insert only. Kept for the life of the request; retention period to be confirmed (POPIA).</w:t>
            </w:r>
          </w:p>
        </w:tc>
        <w:tc>
          <w:tcPr>
            <w:tcW w:w="1400" w:type="dxa"/>
          </w:tcPr>
          <w:p w14:paraId="4FDFCD12" w14:textId="77777777" w:rsidR="00284DEA" w:rsidRDefault="00000000">
            <w:pPr>
              <w:spacing w:after="40"/>
              <w:rPr>
                <w:sz w:val="18"/>
                <w:szCs w:val="18"/>
              </w:rPr>
            </w:pPr>
            <w:r>
              <w:rPr>
                <w:sz w:val="18"/>
                <w:szCs w:val="18"/>
              </w:rPr>
              <w:t>Medium</w:t>
            </w:r>
          </w:p>
        </w:tc>
      </w:tr>
      <w:tr w:rsidR="00284DEA" w14:paraId="05034CF4" w14:textId="77777777">
        <w:trPr>
          <w:cantSplit/>
        </w:trPr>
        <w:tc>
          <w:tcPr>
            <w:tcW w:w="1300" w:type="dxa"/>
          </w:tcPr>
          <w:p w14:paraId="214CBAEA" w14:textId="77777777" w:rsidR="00284DEA" w:rsidRDefault="00000000">
            <w:pPr>
              <w:spacing w:after="40"/>
              <w:rPr>
                <w:sz w:val="18"/>
                <w:szCs w:val="18"/>
              </w:rPr>
            </w:pPr>
            <w:r>
              <w:rPr>
                <w:sz w:val="18"/>
                <w:szCs w:val="18"/>
              </w:rPr>
              <w:t>RequestHandler</w:t>
            </w:r>
          </w:p>
        </w:tc>
        <w:tc>
          <w:tcPr>
            <w:tcW w:w="1700" w:type="dxa"/>
          </w:tcPr>
          <w:p w14:paraId="17AB67B8" w14:textId="77777777" w:rsidR="00284DEA" w:rsidRDefault="00000000">
            <w:pPr>
              <w:spacing w:after="40"/>
              <w:rPr>
                <w:sz w:val="18"/>
                <w:szCs w:val="18"/>
              </w:rPr>
            </w:pPr>
            <w:r>
              <w:rPr>
                <w:sz w:val="18"/>
                <w:szCs w:val="18"/>
              </w:rPr>
              <w:t>Part of Request aggregate / Requests</w:t>
            </w:r>
          </w:p>
        </w:tc>
        <w:tc>
          <w:tcPr>
            <w:tcW w:w="2200" w:type="dxa"/>
          </w:tcPr>
          <w:p w14:paraId="25B6C6FA" w14:textId="77777777" w:rsidR="00284DEA" w:rsidRDefault="00000000">
            <w:pPr>
              <w:spacing w:after="40"/>
              <w:rPr>
                <w:sz w:val="18"/>
                <w:szCs w:val="18"/>
              </w:rPr>
            </w:pPr>
            <w:r>
              <w:rPr>
                <w:sz w:val="18"/>
                <w:szCs w:val="18"/>
              </w:rPr>
              <w:t>Which employee handled the request and when (FR-008).</w:t>
            </w:r>
          </w:p>
        </w:tc>
        <w:tc>
          <w:tcPr>
            <w:tcW w:w="2416" w:type="dxa"/>
          </w:tcPr>
          <w:p w14:paraId="6FFC2315" w14:textId="77777777" w:rsidR="00284DEA" w:rsidRDefault="00000000">
            <w:pPr>
              <w:spacing w:after="40"/>
              <w:rPr>
                <w:sz w:val="18"/>
                <w:szCs w:val="18"/>
              </w:rPr>
            </w:pPr>
            <w:r>
              <w:rPr>
                <w:sz w:val="18"/>
                <w:szCs w:val="18"/>
              </w:rPr>
              <w:t>Row created on assignment; UnassignedAt set when reassigned. Never deleted.</w:t>
            </w:r>
          </w:p>
        </w:tc>
        <w:tc>
          <w:tcPr>
            <w:tcW w:w="1400" w:type="dxa"/>
          </w:tcPr>
          <w:p w14:paraId="36DADAA9" w14:textId="77777777" w:rsidR="00284DEA" w:rsidRDefault="00000000">
            <w:pPr>
              <w:spacing w:after="40"/>
              <w:rPr>
                <w:sz w:val="18"/>
                <w:szCs w:val="18"/>
              </w:rPr>
            </w:pPr>
            <w:r>
              <w:rPr>
                <w:sz w:val="18"/>
                <w:szCs w:val="18"/>
              </w:rPr>
              <w:t>Low</w:t>
            </w:r>
          </w:p>
        </w:tc>
      </w:tr>
      <w:tr w:rsidR="00284DEA" w14:paraId="60ECEF6A" w14:textId="77777777">
        <w:trPr>
          <w:cantSplit/>
        </w:trPr>
        <w:tc>
          <w:tcPr>
            <w:tcW w:w="1300" w:type="dxa"/>
          </w:tcPr>
          <w:p w14:paraId="6AABF206" w14:textId="77777777" w:rsidR="00284DEA" w:rsidRDefault="00000000">
            <w:pPr>
              <w:spacing w:after="40"/>
              <w:rPr>
                <w:sz w:val="18"/>
                <w:szCs w:val="18"/>
              </w:rPr>
            </w:pPr>
            <w:r>
              <w:rPr>
                <w:sz w:val="18"/>
                <w:szCs w:val="18"/>
              </w:rPr>
              <w:t>Category</w:t>
            </w:r>
          </w:p>
        </w:tc>
        <w:tc>
          <w:tcPr>
            <w:tcW w:w="1700" w:type="dxa"/>
          </w:tcPr>
          <w:p w14:paraId="6170B1A9" w14:textId="77777777" w:rsidR="00284DEA" w:rsidRDefault="00000000">
            <w:pPr>
              <w:spacing w:after="40"/>
              <w:rPr>
                <w:sz w:val="18"/>
                <w:szCs w:val="18"/>
              </w:rPr>
            </w:pPr>
            <w:r>
              <w:rPr>
                <w:sz w:val="18"/>
                <w:szCs w:val="18"/>
              </w:rPr>
              <w:t>Reference data / Requests (maintained by Management)</w:t>
            </w:r>
          </w:p>
        </w:tc>
        <w:tc>
          <w:tcPr>
            <w:tcW w:w="2200" w:type="dxa"/>
          </w:tcPr>
          <w:p w14:paraId="3B5C864C" w14:textId="77777777" w:rsidR="00284DEA" w:rsidRDefault="00000000">
            <w:pPr>
              <w:spacing w:after="40"/>
              <w:rPr>
                <w:sz w:val="18"/>
                <w:szCs w:val="18"/>
              </w:rPr>
            </w:pPr>
            <w:r>
              <w:rPr>
                <w:sz w:val="18"/>
                <w:szCs w:val="18"/>
              </w:rPr>
              <w:t>Controlled category list (FR-015).</w:t>
            </w:r>
          </w:p>
        </w:tc>
        <w:tc>
          <w:tcPr>
            <w:tcW w:w="2416" w:type="dxa"/>
          </w:tcPr>
          <w:p w14:paraId="6798ECA5" w14:textId="77777777" w:rsidR="00284DEA" w:rsidRDefault="00000000">
            <w:pPr>
              <w:spacing w:after="40"/>
              <w:rPr>
                <w:sz w:val="18"/>
                <w:szCs w:val="18"/>
              </w:rPr>
            </w:pPr>
            <w:r>
              <w:rPr>
                <w:sz w:val="18"/>
                <w:szCs w:val="18"/>
              </w:rPr>
              <w:t>Deactivated (Active = false) instead of deleted, because old requests still point to it.</w:t>
            </w:r>
          </w:p>
        </w:tc>
        <w:tc>
          <w:tcPr>
            <w:tcW w:w="1400" w:type="dxa"/>
          </w:tcPr>
          <w:p w14:paraId="70BB6A61" w14:textId="77777777" w:rsidR="00284DEA" w:rsidRDefault="00000000">
            <w:pPr>
              <w:spacing w:after="40"/>
              <w:rPr>
                <w:sz w:val="18"/>
                <w:szCs w:val="18"/>
              </w:rPr>
            </w:pPr>
            <w:r>
              <w:rPr>
                <w:sz w:val="18"/>
                <w:szCs w:val="18"/>
              </w:rPr>
              <w:t>Low</w:t>
            </w:r>
          </w:p>
        </w:tc>
      </w:tr>
      <w:tr w:rsidR="00284DEA" w14:paraId="320F7F6C" w14:textId="77777777">
        <w:trPr>
          <w:cantSplit/>
        </w:trPr>
        <w:tc>
          <w:tcPr>
            <w:tcW w:w="1300" w:type="dxa"/>
          </w:tcPr>
          <w:p w14:paraId="7CA9B029" w14:textId="77777777" w:rsidR="00284DEA" w:rsidRDefault="00000000">
            <w:pPr>
              <w:spacing w:after="40"/>
              <w:rPr>
                <w:sz w:val="18"/>
                <w:szCs w:val="18"/>
              </w:rPr>
            </w:pPr>
            <w:r>
              <w:rPr>
                <w:sz w:val="18"/>
                <w:szCs w:val="18"/>
              </w:rPr>
              <w:t>Client</w:t>
            </w:r>
          </w:p>
        </w:tc>
        <w:tc>
          <w:tcPr>
            <w:tcW w:w="1700" w:type="dxa"/>
          </w:tcPr>
          <w:p w14:paraId="14D8225D" w14:textId="77777777" w:rsidR="00284DEA" w:rsidRDefault="00000000">
            <w:pPr>
              <w:spacing w:after="40"/>
              <w:rPr>
                <w:sz w:val="18"/>
                <w:szCs w:val="18"/>
              </w:rPr>
            </w:pPr>
            <w:r>
              <w:rPr>
                <w:sz w:val="18"/>
                <w:szCs w:val="18"/>
              </w:rPr>
              <w:t>Account / Access</w:t>
            </w:r>
          </w:p>
        </w:tc>
        <w:tc>
          <w:tcPr>
            <w:tcW w:w="2200" w:type="dxa"/>
          </w:tcPr>
          <w:p w14:paraId="42AAFADD" w14:textId="77777777" w:rsidR="00284DEA" w:rsidRDefault="00000000">
            <w:pPr>
              <w:spacing w:after="40"/>
              <w:rPr>
                <w:sz w:val="18"/>
                <w:szCs w:val="18"/>
              </w:rPr>
            </w:pPr>
            <w:r>
              <w:rPr>
                <w:sz w:val="18"/>
                <w:szCs w:val="18"/>
              </w:rPr>
              <w:t>Requester account.</w:t>
            </w:r>
          </w:p>
        </w:tc>
        <w:tc>
          <w:tcPr>
            <w:tcW w:w="2416" w:type="dxa"/>
          </w:tcPr>
          <w:p w14:paraId="3466C927" w14:textId="77777777" w:rsidR="00284DEA" w:rsidRDefault="00000000">
            <w:pPr>
              <w:spacing w:after="40"/>
              <w:rPr>
                <w:sz w:val="18"/>
                <w:szCs w:val="18"/>
              </w:rPr>
            </w:pPr>
            <w:r>
              <w:rPr>
                <w:sz w:val="18"/>
                <w:szCs w:val="18"/>
              </w:rPr>
              <w:t>Created on registration. Deactivated, not deleted, so audit history stays valid. Deletion/anonymising on request is deferred (POPIA).</w:t>
            </w:r>
          </w:p>
        </w:tc>
        <w:tc>
          <w:tcPr>
            <w:tcW w:w="1400" w:type="dxa"/>
          </w:tcPr>
          <w:p w14:paraId="663FA0FA" w14:textId="77777777" w:rsidR="00284DEA" w:rsidRDefault="00000000">
            <w:pPr>
              <w:spacing w:after="40"/>
              <w:rPr>
                <w:sz w:val="18"/>
                <w:szCs w:val="18"/>
              </w:rPr>
            </w:pPr>
            <w:r>
              <w:rPr>
                <w:sz w:val="18"/>
                <w:szCs w:val="18"/>
              </w:rPr>
              <w:t>High - personal information</w:t>
            </w:r>
          </w:p>
        </w:tc>
      </w:tr>
      <w:tr w:rsidR="00284DEA" w14:paraId="05A3372E" w14:textId="77777777">
        <w:trPr>
          <w:cantSplit/>
        </w:trPr>
        <w:tc>
          <w:tcPr>
            <w:tcW w:w="1300" w:type="dxa"/>
          </w:tcPr>
          <w:p w14:paraId="17981B98" w14:textId="77777777" w:rsidR="00284DEA" w:rsidRDefault="00000000">
            <w:pPr>
              <w:spacing w:after="40"/>
              <w:rPr>
                <w:sz w:val="18"/>
                <w:szCs w:val="18"/>
              </w:rPr>
            </w:pPr>
            <w:r>
              <w:rPr>
                <w:sz w:val="18"/>
                <w:szCs w:val="18"/>
              </w:rPr>
              <w:t>Employee</w:t>
            </w:r>
          </w:p>
        </w:tc>
        <w:tc>
          <w:tcPr>
            <w:tcW w:w="1700" w:type="dxa"/>
          </w:tcPr>
          <w:p w14:paraId="41674307" w14:textId="77777777" w:rsidR="00284DEA" w:rsidRDefault="00000000">
            <w:pPr>
              <w:spacing w:after="40"/>
              <w:rPr>
                <w:sz w:val="18"/>
                <w:szCs w:val="18"/>
              </w:rPr>
            </w:pPr>
            <w:r>
              <w:rPr>
                <w:sz w:val="18"/>
                <w:szCs w:val="18"/>
              </w:rPr>
              <w:t>Account / Access</w:t>
            </w:r>
          </w:p>
        </w:tc>
        <w:tc>
          <w:tcPr>
            <w:tcW w:w="2200" w:type="dxa"/>
          </w:tcPr>
          <w:p w14:paraId="31832ED9" w14:textId="77777777" w:rsidR="00284DEA" w:rsidRDefault="00000000">
            <w:pPr>
              <w:spacing w:after="40"/>
              <w:rPr>
                <w:sz w:val="18"/>
                <w:szCs w:val="18"/>
              </w:rPr>
            </w:pPr>
            <w:r>
              <w:rPr>
                <w:sz w:val="18"/>
                <w:szCs w:val="18"/>
              </w:rPr>
              <w:t>Handler and manager accounts, with Role.</w:t>
            </w:r>
          </w:p>
        </w:tc>
        <w:tc>
          <w:tcPr>
            <w:tcW w:w="2416" w:type="dxa"/>
          </w:tcPr>
          <w:p w14:paraId="10A9035E" w14:textId="77777777" w:rsidR="00284DEA" w:rsidRDefault="00000000">
            <w:pPr>
              <w:spacing w:after="40"/>
              <w:rPr>
                <w:sz w:val="18"/>
                <w:szCs w:val="18"/>
              </w:rPr>
            </w:pPr>
            <w:r>
              <w:rPr>
                <w:sz w:val="18"/>
                <w:szCs w:val="18"/>
              </w:rPr>
              <w:t>Created by Management. Deactivated when the person leaves.</w:t>
            </w:r>
          </w:p>
        </w:tc>
        <w:tc>
          <w:tcPr>
            <w:tcW w:w="1400" w:type="dxa"/>
          </w:tcPr>
          <w:p w14:paraId="3EF2DA08" w14:textId="77777777" w:rsidR="00284DEA" w:rsidRDefault="00000000">
            <w:pPr>
              <w:spacing w:after="40"/>
              <w:rPr>
                <w:sz w:val="18"/>
                <w:szCs w:val="18"/>
              </w:rPr>
            </w:pPr>
            <w:r>
              <w:rPr>
                <w:sz w:val="18"/>
                <w:szCs w:val="18"/>
              </w:rPr>
              <w:t>High - personal information</w:t>
            </w:r>
          </w:p>
        </w:tc>
      </w:tr>
      <w:tr w:rsidR="00284DEA" w14:paraId="19CA8960" w14:textId="77777777">
        <w:trPr>
          <w:cantSplit/>
        </w:trPr>
        <w:tc>
          <w:tcPr>
            <w:tcW w:w="1300" w:type="dxa"/>
          </w:tcPr>
          <w:p w14:paraId="6188A41E" w14:textId="77777777" w:rsidR="00284DEA" w:rsidRDefault="00000000">
            <w:pPr>
              <w:spacing w:after="40"/>
              <w:rPr>
                <w:sz w:val="18"/>
                <w:szCs w:val="18"/>
              </w:rPr>
            </w:pPr>
            <w:r>
              <w:rPr>
                <w:sz w:val="18"/>
                <w:szCs w:val="18"/>
              </w:rPr>
              <w:t>EmployeeCategory</w:t>
            </w:r>
          </w:p>
        </w:tc>
        <w:tc>
          <w:tcPr>
            <w:tcW w:w="1700" w:type="dxa"/>
          </w:tcPr>
          <w:p w14:paraId="520D0CE2" w14:textId="77777777" w:rsidR="00284DEA" w:rsidRDefault="00000000">
            <w:pPr>
              <w:spacing w:after="40"/>
              <w:rPr>
                <w:sz w:val="18"/>
                <w:szCs w:val="18"/>
              </w:rPr>
            </w:pPr>
            <w:r>
              <w:rPr>
                <w:sz w:val="18"/>
                <w:szCs w:val="18"/>
              </w:rPr>
              <w:t>Access</w:t>
            </w:r>
          </w:p>
        </w:tc>
        <w:tc>
          <w:tcPr>
            <w:tcW w:w="2200" w:type="dxa"/>
          </w:tcPr>
          <w:p w14:paraId="59B408DA" w14:textId="77777777" w:rsidR="00284DEA" w:rsidRDefault="00000000">
            <w:pPr>
              <w:spacing w:after="40"/>
              <w:rPr>
                <w:sz w:val="18"/>
                <w:szCs w:val="18"/>
              </w:rPr>
            </w:pPr>
            <w:r>
              <w:rPr>
                <w:sz w:val="18"/>
                <w:szCs w:val="18"/>
              </w:rPr>
              <w:t>Which categories a handler may see and work on (FR-005).</w:t>
            </w:r>
          </w:p>
        </w:tc>
        <w:tc>
          <w:tcPr>
            <w:tcW w:w="2416" w:type="dxa"/>
          </w:tcPr>
          <w:p w14:paraId="6AC4695C" w14:textId="77777777" w:rsidR="00284DEA" w:rsidRDefault="00000000">
            <w:pPr>
              <w:spacing w:after="40"/>
              <w:rPr>
                <w:sz w:val="18"/>
                <w:szCs w:val="18"/>
              </w:rPr>
            </w:pPr>
            <w:r>
              <w:rPr>
                <w:sz w:val="18"/>
                <w:szCs w:val="18"/>
              </w:rPr>
              <w:t>Maintained by Management.</w:t>
            </w:r>
          </w:p>
        </w:tc>
        <w:tc>
          <w:tcPr>
            <w:tcW w:w="1400" w:type="dxa"/>
          </w:tcPr>
          <w:p w14:paraId="0C0AEA48" w14:textId="77777777" w:rsidR="00284DEA" w:rsidRDefault="00000000">
            <w:pPr>
              <w:spacing w:after="40"/>
              <w:rPr>
                <w:sz w:val="18"/>
                <w:szCs w:val="18"/>
              </w:rPr>
            </w:pPr>
            <w:r>
              <w:rPr>
                <w:sz w:val="18"/>
                <w:szCs w:val="18"/>
              </w:rPr>
              <w:t>Low</w:t>
            </w:r>
          </w:p>
        </w:tc>
      </w:tr>
    </w:tbl>
    <w:p w14:paraId="0A04EAB7" w14:textId="77777777" w:rsidR="00284DEA" w:rsidRDefault="00284DEA">
      <w:pPr>
        <w:spacing w:after="0"/>
      </w:pPr>
    </w:p>
    <w:p w14:paraId="79AD22DA" w14:textId="77777777" w:rsidR="00284DEA" w:rsidRDefault="00000000">
      <w:r>
        <w:t xml:space="preserve">The Reporting module owns no tables. It only runs read-only aggregate queries (counts per status/category/date) through its own read-only query repository (the ARC-02 exception) and never uses the Requests module's entities or returns personal fields (ASR-005).</w:t>
      </w:r>
    </w:p>
    <w:p w14:paraId="021F0421" w14:textId="77777777" w:rsidR="00284DEA" w:rsidRDefault="00000000">
      <w:pPr>
        <w:pStyle w:val="Heading2"/>
      </w:pPr>
      <w:bookmarkStart w:id="50" w:name="_Toc241703348"/>
      <w:r>
        <w:lastRenderedPageBreak/>
        <w:t>Database ERD</w:t>
      </w:r>
      <w:bookmarkEnd w:id="50"/>
    </w:p>
    <w:p w14:paraId="7AEE0E12" w14:textId="77777777" w:rsidR="00284DEA" w:rsidRDefault="00000000">
      <w:pPr>
        <w:keepNext/>
        <w:jc w:val="center"/>
      </w:pPr>
      <w:r>
        <w:rPr>
          <w:noProof/>
        </w:rPr>
        <w:drawing>
          <wp:inline distT="0" distB="0" distL="0" distR="0" wp14:anchorId="4184AD6F" wp14:editId="19FE498D">
            <wp:extent cx="5394960" cy="3989550"/>
            <wp:effectExtent l="0" t="0" r="0" b="0"/>
            <wp:docPr id="900102" name="ERD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v2"/>
                    <pic:cNvPicPr/>
                  </pic:nvPicPr>
                  <pic:blipFill>
                    <a:blip r:embed="rId14"/>
                    <a:stretch>
                      <a:fillRect/>
                    </a:stretch>
                  </pic:blipFill>
                  <pic:spPr>
                    <a:xfrm>
                      <a:off x="0" y="0"/>
                      <a:ext cx="5394960" cy="3989550"/>
                    </a:xfrm>
                    <a:prstGeom prst="rect">
                      <a:avLst/>
                    </a:prstGeom>
                  </pic:spPr>
                </pic:pic>
              </a:graphicData>
            </a:graphic>
          </wp:inline>
        </w:drawing>
      </w:r>
    </w:p>
    <w:p w14:paraId="199ECF91" w14:textId="77777777" w:rsidR="00284DEA" w:rsidRDefault="00000000">
      <w:pPr>
        <w:jc w:val="center"/>
        <w:rPr>
          <w:sz w:val="18"/>
          <w:szCs w:val="18"/>
        </w:rPr>
      </w:pPr>
      <w:r>
        <w:rPr>
          <w:i/>
          <w:iCs/>
          <w:color w:val="404040"/>
          <w:sz w:val="18"/>
          <w:szCs w:val="18"/>
        </w:rPr>
        <w:t>Figure 3 - ERD v2 (changed fields shown in red)</w:t>
      </w:r>
    </w:p>
    <w:p w14:paraId="7C8D9E00" w14:textId="77777777" w:rsidR="00284DEA" w:rsidRDefault="00000000">
      <w:pPr>
        <w:pStyle w:val="Heading2"/>
      </w:pPr>
      <w:bookmarkStart w:id="51" w:name="_Toc241703349"/>
      <w:r>
        <w:t>Entities</w:t>
      </w:r>
      <w:bookmarkEnd w:id="51"/>
    </w:p>
    <w:tbl>
      <w:tblPr>
        <w:tblStyle w:val="TableGrid"/>
        <w:tblW w:w="9016" w:type="dxa"/>
        <w:tblLayout w:type="fixed"/>
        <w:tblLook w:val="04A0" w:firstRow="1" w:lastRow="0" w:firstColumn="1" w:lastColumn="0" w:noHBand="0" w:noVBand="1"/>
      </w:tblPr>
      <w:tblGrid>
        <w:gridCol w:w="1700"/>
        <w:gridCol w:w="1900"/>
        <w:gridCol w:w="5416"/>
      </w:tblGrid>
      <w:tr w:rsidR="00284DEA" w14:paraId="15C83B0B" w14:textId="77777777">
        <w:trPr>
          <w:cantSplit/>
          <w:tblHeader/>
        </w:trPr>
        <w:tc>
          <w:tcPr>
            <w:tcW w:w="1700" w:type="dxa"/>
            <w:shd w:val="clear" w:color="auto" w:fill="002060"/>
          </w:tcPr>
          <w:p w14:paraId="5FF36C45" w14:textId="77777777" w:rsidR="00284DEA" w:rsidRDefault="00000000">
            <w:pPr>
              <w:spacing w:after="40"/>
              <w:rPr>
                <w:sz w:val="18"/>
                <w:szCs w:val="18"/>
              </w:rPr>
            </w:pPr>
            <w:r>
              <w:rPr>
                <w:b/>
                <w:bCs/>
                <w:color w:val="FFFFFF"/>
                <w:sz w:val="18"/>
                <w:szCs w:val="18"/>
              </w:rPr>
              <w:t>Entity</w:t>
            </w:r>
          </w:p>
        </w:tc>
        <w:tc>
          <w:tcPr>
            <w:tcW w:w="1900" w:type="dxa"/>
            <w:shd w:val="clear" w:color="auto" w:fill="002060"/>
          </w:tcPr>
          <w:p w14:paraId="188D8017" w14:textId="77777777" w:rsidR="00284DEA" w:rsidRDefault="00000000">
            <w:pPr>
              <w:spacing w:after="40"/>
              <w:rPr>
                <w:sz w:val="18"/>
                <w:szCs w:val="18"/>
              </w:rPr>
            </w:pPr>
            <w:r>
              <w:rPr>
                <w:b/>
                <w:bCs/>
                <w:color w:val="FFFFFF"/>
                <w:sz w:val="18"/>
                <w:szCs w:val="18"/>
              </w:rPr>
              <w:t>Primary Key</w:t>
            </w:r>
          </w:p>
        </w:tc>
        <w:tc>
          <w:tcPr>
            <w:tcW w:w="5416" w:type="dxa"/>
            <w:shd w:val="clear" w:color="auto" w:fill="002060"/>
          </w:tcPr>
          <w:p w14:paraId="0777B0D9" w14:textId="77777777" w:rsidR="00284DEA" w:rsidRDefault="00000000">
            <w:pPr>
              <w:spacing w:after="40"/>
              <w:rPr>
                <w:sz w:val="18"/>
                <w:szCs w:val="18"/>
              </w:rPr>
            </w:pPr>
            <w:r>
              <w:rPr>
                <w:b/>
                <w:bCs/>
                <w:color w:val="FFFFFF"/>
                <w:sz w:val="18"/>
                <w:szCs w:val="18"/>
              </w:rPr>
              <w:t>Key Attributes</w:t>
            </w:r>
          </w:p>
        </w:tc>
      </w:tr>
      <w:tr w:rsidR="00284DEA" w14:paraId="03675272" w14:textId="77777777">
        <w:trPr>
          <w:cantSplit/>
        </w:trPr>
        <w:tc>
          <w:tcPr>
            <w:tcW w:w="1700" w:type="dxa"/>
          </w:tcPr>
          <w:p w14:paraId="3D8DD00A" w14:textId="77777777" w:rsidR="00284DEA" w:rsidRDefault="00000000">
            <w:pPr>
              <w:spacing w:after="40"/>
              <w:rPr>
                <w:sz w:val="18"/>
                <w:szCs w:val="18"/>
              </w:rPr>
            </w:pPr>
            <w:r>
              <w:rPr>
                <w:sz w:val="18"/>
                <w:szCs w:val="18"/>
              </w:rPr>
              <w:t>Client</w:t>
            </w:r>
          </w:p>
        </w:tc>
        <w:tc>
          <w:tcPr>
            <w:tcW w:w="1900" w:type="dxa"/>
          </w:tcPr>
          <w:p w14:paraId="0472EE92" w14:textId="77777777" w:rsidR="00284DEA" w:rsidRDefault="00000000">
            <w:pPr>
              <w:spacing w:after="40"/>
              <w:rPr>
                <w:sz w:val="18"/>
                <w:szCs w:val="18"/>
              </w:rPr>
            </w:pPr>
            <w:r>
              <w:rPr>
                <w:sz w:val="18"/>
                <w:szCs w:val="18"/>
              </w:rPr>
              <w:t>ClientId</w:t>
            </w:r>
          </w:p>
        </w:tc>
        <w:tc>
          <w:tcPr>
            <w:tcW w:w="5416" w:type="dxa"/>
          </w:tcPr>
          <w:p w14:paraId="48370FD6" w14:textId="77777777" w:rsidR="00284DEA" w:rsidRDefault="00000000">
            <w:pPr>
              <w:spacing w:after="40"/>
              <w:rPr>
                <w:sz w:val="18"/>
                <w:szCs w:val="18"/>
              </w:rPr>
            </w:pPr>
            <w:r>
              <w:rPr>
                <w:sz w:val="18"/>
                <w:szCs w:val="18"/>
              </w:rPr>
              <w:t>FirstName, Surname, Email (unique), PasswordHash, Phone, Active, CreatedAt</w:t>
            </w:r>
          </w:p>
        </w:tc>
      </w:tr>
      <w:tr w:rsidR="00284DEA" w14:paraId="621E2F90" w14:textId="77777777">
        <w:trPr>
          <w:cantSplit/>
        </w:trPr>
        <w:tc>
          <w:tcPr>
            <w:tcW w:w="1700" w:type="dxa"/>
          </w:tcPr>
          <w:p w14:paraId="2DD2A0C1" w14:textId="77777777" w:rsidR="00284DEA" w:rsidRDefault="00000000">
            <w:pPr>
              <w:spacing w:after="40"/>
              <w:rPr>
                <w:sz w:val="18"/>
                <w:szCs w:val="18"/>
              </w:rPr>
            </w:pPr>
            <w:r>
              <w:rPr>
                <w:sz w:val="18"/>
                <w:szCs w:val="18"/>
              </w:rPr>
              <w:t>Employee</w:t>
            </w:r>
          </w:p>
        </w:tc>
        <w:tc>
          <w:tcPr>
            <w:tcW w:w="1900" w:type="dxa"/>
          </w:tcPr>
          <w:p w14:paraId="046DCE94" w14:textId="77777777" w:rsidR="00284DEA" w:rsidRDefault="00000000">
            <w:pPr>
              <w:spacing w:after="40"/>
              <w:rPr>
                <w:sz w:val="18"/>
                <w:szCs w:val="18"/>
              </w:rPr>
            </w:pPr>
            <w:r>
              <w:rPr>
                <w:sz w:val="18"/>
                <w:szCs w:val="18"/>
              </w:rPr>
              <w:t>EmpId</w:t>
            </w:r>
          </w:p>
        </w:tc>
        <w:tc>
          <w:tcPr>
            <w:tcW w:w="5416" w:type="dxa"/>
          </w:tcPr>
          <w:p w14:paraId="039ABBAB" w14:textId="77777777" w:rsidR="00284DEA" w:rsidRDefault="00000000">
            <w:pPr>
              <w:spacing w:after="40"/>
              <w:rPr>
                <w:sz w:val="18"/>
                <w:szCs w:val="18"/>
              </w:rPr>
            </w:pPr>
            <w:r>
              <w:rPr>
                <w:sz w:val="18"/>
                <w:szCs w:val="18"/>
              </w:rPr>
              <w:t>FirstName, Surname, Email (unique), PasswordHash, Phone, Role (HANDLER / MANAGER), Active, CreatedAt</w:t>
            </w:r>
          </w:p>
        </w:tc>
      </w:tr>
      <w:tr w:rsidR="00284DEA" w14:paraId="4BDE8D08" w14:textId="77777777">
        <w:trPr>
          <w:cantSplit/>
        </w:trPr>
        <w:tc>
          <w:tcPr>
            <w:tcW w:w="1700" w:type="dxa"/>
          </w:tcPr>
          <w:p w14:paraId="3B139A1A" w14:textId="77777777" w:rsidR="00284DEA" w:rsidRDefault="00000000">
            <w:pPr>
              <w:spacing w:after="40"/>
              <w:rPr>
                <w:sz w:val="18"/>
                <w:szCs w:val="18"/>
              </w:rPr>
            </w:pPr>
            <w:r>
              <w:rPr>
                <w:sz w:val="18"/>
                <w:szCs w:val="18"/>
              </w:rPr>
              <w:t>Request</w:t>
            </w:r>
          </w:p>
        </w:tc>
        <w:tc>
          <w:tcPr>
            <w:tcW w:w="1900" w:type="dxa"/>
          </w:tcPr>
          <w:p w14:paraId="7A0BBBC5" w14:textId="77777777" w:rsidR="00284DEA" w:rsidRDefault="00000000">
            <w:pPr>
              <w:spacing w:after="40"/>
              <w:rPr>
                <w:sz w:val="18"/>
                <w:szCs w:val="18"/>
              </w:rPr>
            </w:pPr>
            <w:r>
              <w:rPr>
                <w:sz w:val="18"/>
                <w:szCs w:val="18"/>
              </w:rPr>
              <w:t>ReqId</w:t>
            </w:r>
          </w:p>
        </w:tc>
        <w:tc>
          <w:tcPr>
            <w:tcW w:w="5416" w:type="dxa"/>
          </w:tcPr>
          <w:p w14:paraId="2F2F7D16" w14:textId="77777777" w:rsidR="00284DEA" w:rsidRDefault="00000000">
            <w:pPr>
              <w:spacing w:after="40"/>
              <w:rPr>
                <w:sz w:val="18"/>
                <w:szCs w:val="18"/>
              </w:rPr>
            </w:pPr>
            <w:r>
              <w:rPr>
                <w:sz w:val="18"/>
                <w:szCs w:val="18"/>
              </w:rPr>
              <w:t>RefNum (unique), CatId (FK), RequesterId (FK), Description, Location, AttachmentUrl, Status, Priority, Version, CreatedAt, UpdatedAt, ClosedAt</w:t>
            </w:r>
          </w:p>
        </w:tc>
      </w:tr>
      <w:tr w:rsidR="00284DEA" w14:paraId="3A8A6CBD" w14:textId="77777777">
        <w:trPr>
          <w:cantSplit/>
        </w:trPr>
        <w:tc>
          <w:tcPr>
            <w:tcW w:w="1700" w:type="dxa"/>
          </w:tcPr>
          <w:p w14:paraId="33D55628" w14:textId="77777777" w:rsidR="00284DEA" w:rsidRDefault="00000000">
            <w:pPr>
              <w:spacing w:after="40"/>
              <w:rPr>
                <w:sz w:val="18"/>
                <w:szCs w:val="18"/>
              </w:rPr>
            </w:pPr>
            <w:r>
              <w:rPr>
                <w:sz w:val="18"/>
                <w:szCs w:val="18"/>
              </w:rPr>
              <w:t>RequestHandler</w:t>
            </w:r>
          </w:p>
        </w:tc>
        <w:tc>
          <w:tcPr>
            <w:tcW w:w="1900" w:type="dxa"/>
          </w:tcPr>
          <w:p w14:paraId="1A5705BD" w14:textId="77777777" w:rsidR="00284DEA" w:rsidRDefault="00000000">
            <w:pPr>
              <w:spacing w:after="40"/>
              <w:rPr>
                <w:sz w:val="18"/>
                <w:szCs w:val="18"/>
              </w:rPr>
            </w:pPr>
            <w:r>
              <w:rPr>
                <w:sz w:val="18"/>
                <w:szCs w:val="18"/>
              </w:rPr>
              <w:t>ReqHandlerId</w:t>
            </w:r>
          </w:p>
        </w:tc>
        <w:tc>
          <w:tcPr>
            <w:tcW w:w="5416" w:type="dxa"/>
          </w:tcPr>
          <w:p w14:paraId="1783E8E6" w14:textId="77777777" w:rsidR="00284DEA" w:rsidRDefault="00000000">
            <w:pPr>
              <w:spacing w:after="40"/>
              <w:rPr>
                <w:sz w:val="18"/>
                <w:szCs w:val="18"/>
              </w:rPr>
            </w:pPr>
            <w:r>
              <w:rPr>
                <w:sz w:val="18"/>
                <w:szCs w:val="18"/>
              </w:rPr>
              <w:t>ReqId (FK), EmpId (FK), AssignedAt, UnassignedAt</w:t>
            </w:r>
          </w:p>
        </w:tc>
      </w:tr>
      <w:tr w:rsidR="00284DEA" w14:paraId="17E0A51B" w14:textId="77777777">
        <w:trPr>
          <w:cantSplit/>
        </w:trPr>
        <w:tc>
          <w:tcPr>
            <w:tcW w:w="1700" w:type="dxa"/>
          </w:tcPr>
          <w:p w14:paraId="6B7A5670" w14:textId="77777777" w:rsidR="00284DEA" w:rsidRDefault="00000000">
            <w:pPr>
              <w:spacing w:after="40"/>
              <w:rPr>
                <w:sz w:val="18"/>
                <w:szCs w:val="18"/>
              </w:rPr>
            </w:pPr>
            <w:r>
              <w:rPr>
                <w:sz w:val="18"/>
                <w:szCs w:val="18"/>
              </w:rPr>
              <w:t>AuditEntry</w:t>
            </w:r>
          </w:p>
        </w:tc>
        <w:tc>
          <w:tcPr>
            <w:tcW w:w="1900" w:type="dxa"/>
          </w:tcPr>
          <w:p w14:paraId="4F530757" w14:textId="77777777" w:rsidR="00284DEA" w:rsidRDefault="00000000">
            <w:pPr>
              <w:spacing w:after="40"/>
              <w:rPr>
                <w:sz w:val="18"/>
                <w:szCs w:val="18"/>
              </w:rPr>
            </w:pPr>
            <w:r>
              <w:rPr>
                <w:sz w:val="18"/>
                <w:szCs w:val="18"/>
              </w:rPr>
              <w:t>AuditId</w:t>
            </w:r>
          </w:p>
        </w:tc>
        <w:tc>
          <w:tcPr>
            <w:tcW w:w="5416" w:type="dxa"/>
          </w:tcPr>
          <w:p w14:paraId="3F4D69CD" w14:textId="77777777" w:rsidR="00284DEA" w:rsidRDefault="00000000">
            <w:pPr>
              <w:spacing w:after="40"/>
              <w:rPr>
                <w:sz w:val="18"/>
                <w:szCs w:val="18"/>
              </w:rPr>
            </w:pPr>
            <w:r>
              <w:rPr>
                <w:sz w:val="18"/>
                <w:szCs w:val="18"/>
              </w:rPr>
              <w:t>ReqId (FK), EmpId (FK, nullable), ClientId (FK, nullable), EntryType (CREATED / STATUS_CHANGE / ASSIGNMENT / PRIORITY_CHANGE / COMMENT), FromStatus, ToStatus, Content, CreatedAt</w:t>
            </w:r>
          </w:p>
        </w:tc>
      </w:tr>
      <w:tr w:rsidR="00284DEA" w14:paraId="4FDEB858" w14:textId="77777777">
        <w:trPr>
          <w:cantSplit/>
        </w:trPr>
        <w:tc>
          <w:tcPr>
            <w:tcW w:w="1700" w:type="dxa"/>
          </w:tcPr>
          <w:p w14:paraId="202AC92A" w14:textId="77777777" w:rsidR="00284DEA" w:rsidRDefault="00000000">
            <w:pPr>
              <w:spacing w:after="40"/>
              <w:rPr>
                <w:sz w:val="18"/>
                <w:szCs w:val="18"/>
              </w:rPr>
            </w:pPr>
            <w:r>
              <w:rPr>
                <w:sz w:val="18"/>
                <w:szCs w:val="18"/>
              </w:rPr>
              <w:t>Category</w:t>
            </w:r>
          </w:p>
        </w:tc>
        <w:tc>
          <w:tcPr>
            <w:tcW w:w="1900" w:type="dxa"/>
          </w:tcPr>
          <w:p w14:paraId="24740742" w14:textId="77777777" w:rsidR="00284DEA" w:rsidRDefault="00000000">
            <w:pPr>
              <w:spacing w:after="40"/>
              <w:rPr>
                <w:sz w:val="18"/>
                <w:szCs w:val="18"/>
              </w:rPr>
            </w:pPr>
            <w:r>
              <w:rPr>
                <w:sz w:val="18"/>
                <w:szCs w:val="18"/>
              </w:rPr>
              <w:t>CatId</w:t>
            </w:r>
          </w:p>
        </w:tc>
        <w:tc>
          <w:tcPr>
            <w:tcW w:w="5416" w:type="dxa"/>
          </w:tcPr>
          <w:p w14:paraId="12472EE5" w14:textId="77777777" w:rsidR="00284DEA" w:rsidRDefault="00000000">
            <w:pPr>
              <w:spacing w:after="40"/>
              <w:rPr>
                <w:sz w:val="18"/>
                <w:szCs w:val="18"/>
              </w:rPr>
            </w:pPr>
            <w:r>
              <w:rPr>
                <w:sz w:val="18"/>
                <w:szCs w:val="18"/>
              </w:rPr>
              <w:t>CatName (unique), Active</w:t>
            </w:r>
          </w:p>
        </w:tc>
      </w:tr>
      <w:tr w:rsidR="00284DEA" w14:paraId="57AB6CDD" w14:textId="77777777">
        <w:trPr>
          <w:cantSplit/>
        </w:trPr>
        <w:tc>
          <w:tcPr>
            <w:tcW w:w="1700" w:type="dxa"/>
          </w:tcPr>
          <w:p w14:paraId="2E52E7CE" w14:textId="77777777" w:rsidR="00284DEA" w:rsidRDefault="00000000">
            <w:pPr>
              <w:spacing w:after="40"/>
              <w:rPr>
                <w:sz w:val="18"/>
                <w:szCs w:val="18"/>
              </w:rPr>
            </w:pPr>
            <w:r>
              <w:rPr>
                <w:sz w:val="18"/>
                <w:szCs w:val="18"/>
              </w:rPr>
              <w:t>EmployeeCategory</w:t>
            </w:r>
          </w:p>
        </w:tc>
        <w:tc>
          <w:tcPr>
            <w:tcW w:w="1900" w:type="dxa"/>
          </w:tcPr>
          <w:p w14:paraId="3D938987" w14:textId="77777777" w:rsidR="00284DEA" w:rsidRDefault="00000000">
            <w:pPr>
              <w:spacing w:after="40"/>
              <w:rPr>
                <w:sz w:val="18"/>
                <w:szCs w:val="18"/>
              </w:rPr>
            </w:pPr>
            <w:r>
              <w:rPr>
                <w:sz w:val="18"/>
                <w:szCs w:val="18"/>
              </w:rPr>
              <w:t>EmpId + CatId (composite)</w:t>
            </w:r>
          </w:p>
        </w:tc>
        <w:tc>
          <w:tcPr>
            <w:tcW w:w="5416" w:type="dxa"/>
          </w:tcPr>
          <w:p w14:paraId="600FC2A7" w14:textId="77777777" w:rsidR="00284DEA" w:rsidRDefault="00000000">
            <w:pPr>
              <w:spacing w:after="40"/>
              <w:rPr>
                <w:sz w:val="18"/>
                <w:szCs w:val="18"/>
              </w:rPr>
            </w:pPr>
            <w:r>
              <w:rPr>
                <w:sz w:val="18"/>
                <w:szCs w:val="18"/>
              </w:rPr>
              <w:t>-</w:t>
            </w:r>
          </w:p>
        </w:tc>
      </w:tr>
    </w:tbl>
    <w:p w14:paraId="667C3F36" w14:textId="77777777" w:rsidR="00284DEA" w:rsidRDefault="00284DEA">
      <w:pPr>
        <w:spacing w:after="0"/>
      </w:pPr>
    </w:p>
    <w:p w14:paraId="4791EE28" w14:textId="77777777" w:rsidR="00284DEA" w:rsidRDefault="00000000">
      <w:pPr>
        <w:pStyle w:val="Heading2"/>
      </w:pPr>
      <w:bookmarkStart w:id="52" w:name="_Toc241703350"/>
      <w:r>
        <w:t>Relationships</w:t>
      </w:r>
      <w:bookmarkEnd w:id="52"/>
    </w:p>
    <w:tbl>
      <w:tblPr>
        <w:tblStyle w:val="TableGrid"/>
        <w:tblW w:w="9016" w:type="dxa"/>
        <w:tblLayout w:type="fixed"/>
        <w:tblLook w:val="04A0" w:firstRow="1" w:lastRow="0" w:firstColumn="1" w:lastColumn="0" w:noHBand="0" w:noVBand="1"/>
      </w:tblPr>
      <w:tblGrid>
        <w:gridCol w:w="1300"/>
        <w:gridCol w:w="1400"/>
        <w:gridCol w:w="1900"/>
        <w:gridCol w:w="1700"/>
        <w:gridCol w:w="2716"/>
      </w:tblGrid>
      <w:tr w:rsidR="00284DEA" w14:paraId="2B464CA7" w14:textId="77777777">
        <w:trPr>
          <w:cantSplit/>
          <w:tblHeader/>
        </w:trPr>
        <w:tc>
          <w:tcPr>
            <w:tcW w:w="1300" w:type="dxa"/>
            <w:shd w:val="clear" w:color="auto" w:fill="002060"/>
          </w:tcPr>
          <w:p w14:paraId="446A51D1" w14:textId="77777777" w:rsidR="00284DEA" w:rsidRDefault="00000000">
            <w:pPr>
              <w:spacing w:after="40"/>
              <w:rPr>
                <w:sz w:val="18"/>
                <w:szCs w:val="18"/>
              </w:rPr>
            </w:pPr>
            <w:r>
              <w:rPr>
                <w:b/>
                <w:bCs/>
                <w:color w:val="FFFFFF"/>
                <w:sz w:val="18"/>
                <w:szCs w:val="18"/>
              </w:rPr>
              <w:t>From</w:t>
            </w:r>
          </w:p>
        </w:tc>
        <w:tc>
          <w:tcPr>
            <w:tcW w:w="1400" w:type="dxa"/>
            <w:shd w:val="clear" w:color="auto" w:fill="002060"/>
          </w:tcPr>
          <w:p w14:paraId="3DD19E3C" w14:textId="77777777" w:rsidR="00284DEA" w:rsidRDefault="00000000">
            <w:pPr>
              <w:spacing w:after="40"/>
              <w:rPr>
                <w:sz w:val="18"/>
                <w:szCs w:val="18"/>
              </w:rPr>
            </w:pPr>
            <w:r>
              <w:rPr>
                <w:b/>
                <w:bCs/>
                <w:color w:val="FFFFFF"/>
                <w:sz w:val="18"/>
                <w:szCs w:val="18"/>
              </w:rPr>
              <w:t>To</w:t>
            </w:r>
          </w:p>
        </w:tc>
        <w:tc>
          <w:tcPr>
            <w:tcW w:w="1900" w:type="dxa"/>
            <w:shd w:val="clear" w:color="auto" w:fill="002060"/>
          </w:tcPr>
          <w:p w14:paraId="2DB03F70" w14:textId="77777777" w:rsidR="00284DEA" w:rsidRDefault="00000000">
            <w:pPr>
              <w:spacing w:after="40"/>
              <w:rPr>
                <w:sz w:val="18"/>
                <w:szCs w:val="18"/>
              </w:rPr>
            </w:pPr>
            <w:r>
              <w:rPr>
                <w:b/>
                <w:bCs/>
                <w:color w:val="FFFFFF"/>
                <w:sz w:val="18"/>
                <w:szCs w:val="18"/>
              </w:rPr>
              <w:t>Via</w:t>
            </w:r>
          </w:p>
        </w:tc>
        <w:tc>
          <w:tcPr>
            <w:tcW w:w="1700" w:type="dxa"/>
            <w:shd w:val="clear" w:color="auto" w:fill="002060"/>
          </w:tcPr>
          <w:p w14:paraId="5D7E64C8" w14:textId="77777777" w:rsidR="00284DEA" w:rsidRDefault="00000000">
            <w:pPr>
              <w:spacing w:after="40"/>
              <w:rPr>
                <w:sz w:val="18"/>
                <w:szCs w:val="18"/>
              </w:rPr>
            </w:pPr>
            <w:r>
              <w:rPr>
                <w:b/>
                <w:bCs/>
                <w:color w:val="FFFFFF"/>
                <w:sz w:val="18"/>
                <w:szCs w:val="18"/>
              </w:rPr>
              <w:t>Cardinality</w:t>
            </w:r>
          </w:p>
        </w:tc>
        <w:tc>
          <w:tcPr>
            <w:tcW w:w="2716" w:type="dxa"/>
            <w:shd w:val="clear" w:color="auto" w:fill="002060"/>
          </w:tcPr>
          <w:p w14:paraId="54ED363B" w14:textId="77777777" w:rsidR="00284DEA" w:rsidRDefault="00000000">
            <w:pPr>
              <w:spacing w:after="40"/>
              <w:rPr>
                <w:sz w:val="18"/>
                <w:szCs w:val="18"/>
              </w:rPr>
            </w:pPr>
            <w:r>
              <w:rPr>
                <w:b/>
                <w:bCs/>
                <w:color w:val="FFFFFF"/>
                <w:sz w:val="18"/>
                <w:szCs w:val="18"/>
              </w:rPr>
              <w:t>Purpose</w:t>
            </w:r>
          </w:p>
        </w:tc>
      </w:tr>
      <w:tr w:rsidR="00284DEA" w14:paraId="29A160C1" w14:textId="77777777">
        <w:trPr>
          <w:cantSplit/>
        </w:trPr>
        <w:tc>
          <w:tcPr>
            <w:tcW w:w="1300" w:type="dxa"/>
          </w:tcPr>
          <w:p w14:paraId="42F766A1" w14:textId="77777777" w:rsidR="00284DEA" w:rsidRDefault="00000000">
            <w:pPr>
              <w:spacing w:after="40"/>
              <w:rPr>
                <w:sz w:val="18"/>
                <w:szCs w:val="18"/>
              </w:rPr>
            </w:pPr>
            <w:r>
              <w:rPr>
                <w:sz w:val="18"/>
                <w:szCs w:val="18"/>
              </w:rPr>
              <w:t>Client</w:t>
            </w:r>
          </w:p>
        </w:tc>
        <w:tc>
          <w:tcPr>
            <w:tcW w:w="1400" w:type="dxa"/>
          </w:tcPr>
          <w:p w14:paraId="2828FEAA" w14:textId="77777777" w:rsidR="00284DEA" w:rsidRDefault="00000000">
            <w:pPr>
              <w:spacing w:after="40"/>
              <w:rPr>
                <w:sz w:val="18"/>
                <w:szCs w:val="18"/>
              </w:rPr>
            </w:pPr>
            <w:r>
              <w:rPr>
                <w:sz w:val="18"/>
                <w:szCs w:val="18"/>
              </w:rPr>
              <w:t>Request</w:t>
            </w:r>
          </w:p>
        </w:tc>
        <w:tc>
          <w:tcPr>
            <w:tcW w:w="1900" w:type="dxa"/>
          </w:tcPr>
          <w:p w14:paraId="47BE80DF" w14:textId="77777777" w:rsidR="00284DEA" w:rsidRDefault="00000000">
            <w:pPr>
              <w:spacing w:after="40"/>
              <w:rPr>
                <w:sz w:val="18"/>
                <w:szCs w:val="18"/>
              </w:rPr>
            </w:pPr>
            <w:r>
              <w:rPr>
                <w:sz w:val="18"/>
                <w:szCs w:val="18"/>
              </w:rPr>
              <w:t>RequesterId (FK on Request)</w:t>
            </w:r>
          </w:p>
        </w:tc>
        <w:tc>
          <w:tcPr>
            <w:tcW w:w="1700" w:type="dxa"/>
          </w:tcPr>
          <w:p w14:paraId="7262BEEE" w14:textId="77777777" w:rsidR="00284DEA" w:rsidRDefault="00000000">
            <w:pPr>
              <w:spacing w:after="40"/>
              <w:rPr>
                <w:sz w:val="18"/>
                <w:szCs w:val="18"/>
              </w:rPr>
            </w:pPr>
            <w:r>
              <w:rPr>
                <w:sz w:val="18"/>
                <w:szCs w:val="18"/>
              </w:rPr>
              <w:t xml:space="preserve">1 Client - 0..M Requests</w:t>
            </w:r>
          </w:p>
        </w:tc>
        <w:tc>
          <w:tcPr>
            <w:tcW w:w="2716" w:type="dxa"/>
          </w:tcPr>
          <w:p w14:paraId="51439B15" w14:textId="77777777" w:rsidR="00284DEA" w:rsidRDefault="00000000">
            <w:pPr>
              <w:spacing w:after="40"/>
              <w:rPr>
                <w:sz w:val="18"/>
                <w:szCs w:val="18"/>
              </w:rPr>
            </w:pPr>
            <w:r>
              <w:rPr>
                <w:sz w:val="18"/>
                <w:szCs w:val="18"/>
              </w:rPr>
              <w:t>A client submits any number of requests; each request has exactly one requester.</w:t>
            </w:r>
          </w:p>
        </w:tc>
      </w:tr>
      <w:tr w:rsidR="00284DEA" w14:paraId="007457A8" w14:textId="77777777">
        <w:trPr>
          <w:cantSplit/>
        </w:trPr>
        <w:tc>
          <w:tcPr>
            <w:tcW w:w="1300" w:type="dxa"/>
          </w:tcPr>
          <w:p w14:paraId="2F0983B6" w14:textId="77777777" w:rsidR="00284DEA" w:rsidRDefault="00000000">
            <w:pPr>
              <w:spacing w:after="40"/>
              <w:rPr>
                <w:sz w:val="18"/>
                <w:szCs w:val="18"/>
              </w:rPr>
            </w:pPr>
            <w:r>
              <w:rPr>
                <w:sz w:val="18"/>
                <w:szCs w:val="18"/>
              </w:rPr>
              <w:lastRenderedPageBreak/>
              <w:t>Client</w:t>
            </w:r>
          </w:p>
        </w:tc>
        <w:tc>
          <w:tcPr>
            <w:tcW w:w="1400" w:type="dxa"/>
          </w:tcPr>
          <w:p w14:paraId="1B0EAE6B" w14:textId="77777777" w:rsidR="00284DEA" w:rsidRDefault="00000000">
            <w:pPr>
              <w:spacing w:after="40"/>
              <w:rPr>
                <w:sz w:val="18"/>
                <w:szCs w:val="18"/>
              </w:rPr>
            </w:pPr>
            <w:r>
              <w:rPr>
                <w:sz w:val="18"/>
                <w:szCs w:val="18"/>
              </w:rPr>
              <w:t>AuditEntry</w:t>
            </w:r>
          </w:p>
        </w:tc>
        <w:tc>
          <w:tcPr>
            <w:tcW w:w="1900" w:type="dxa"/>
          </w:tcPr>
          <w:p w14:paraId="1D45F56C" w14:textId="77777777" w:rsidR="00284DEA" w:rsidRDefault="00000000">
            <w:pPr>
              <w:spacing w:after="40"/>
              <w:rPr>
                <w:sz w:val="18"/>
                <w:szCs w:val="18"/>
              </w:rPr>
            </w:pPr>
            <w:r>
              <w:rPr>
                <w:sz w:val="18"/>
                <w:szCs w:val="18"/>
              </w:rPr>
              <w:t>ClientId (FK on AuditEntry, nullable)</w:t>
            </w:r>
          </w:p>
        </w:tc>
        <w:tc>
          <w:tcPr>
            <w:tcW w:w="1700" w:type="dxa"/>
          </w:tcPr>
          <w:p w14:paraId="1FE4ECB4" w14:textId="77777777" w:rsidR="00284DEA" w:rsidRDefault="00000000">
            <w:pPr>
              <w:spacing w:after="40"/>
              <w:rPr>
                <w:sz w:val="18"/>
                <w:szCs w:val="18"/>
              </w:rPr>
            </w:pPr>
            <w:r>
              <w:rPr>
                <w:sz w:val="18"/>
                <w:szCs w:val="18"/>
              </w:rPr>
              <w:t xml:space="preserve">0..1 Client - 0..M AuditEntries</w:t>
            </w:r>
          </w:p>
        </w:tc>
        <w:tc>
          <w:tcPr>
            <w:tcW w:w="2716" w:type="dxa"/>
          </w:tcPr>
          <w:p w14:paraId="2C597F45" w14:textId="77777777" w:rsidR="00284DEA" w:rsidRDefault="00000000">
            <w:pPr>
              <w:spacing w:after="40"/>
              <w:rPr>
                <w:sz w:val="18"/>
                <w:szCs w:val="18"/>
              </w:rPr>
            </w:pPr>
            <w:r>
              <w:rPr>
                <w:sz w:val="18"/>
                <w:szCs w:val="18"/>
              </w:rPr>
              <w:t>Records actions taken by the requester, such as submitting the request.</w:t>
            </w:r>
          </w:p>
        </w:tc>
      </w:tr>
      <w:tr w:rsidR="00284DEA" w14:paraId="401023CE" w14:textId="77777777">
        <w:trPr>
          <w:cantSplit/>
        </w:trPr>
        <w:tc>
          <w:tcPr>
            <w:tcW w:w="1300" w:type="dxa"/>
          </w:tcPr>
          <w:p w14:paraId="0A53767E" w14:textId="77777777" w:rsidR="00284DEA" w:rsidRDefault="00000000">
            <w:pPr>
              <w:spacing w:after="40"/>
              <w:rPr>
                <w:sz w:val="18"/>
                <w:szCs w:val="18"/>
              </w:rPr>
            </w:pPr>
            <w:r>
              <w:rPr>
                <w:sz w:val="18"/>
                <w:szCs w:val="18"/>
              </w:rPr>
              <w:t>Employee</w:t>
            </w:r>
          </w:p>
        </w:tc>
        <w:tc>
          <w:tcPr>
            <w:tcW w:w="1400" w:type="dxa"/>
          </w:tcPr>
          <w:p w14:paraId="3EF56491" w14:textId="77777777" w:rsidR="00284DEA" w:rsidRDefault="00000000">
            <w:pPr>
              <w:spacing w:after="40"/>
              <w:rPr>
                <w:sz w:val="18"/>
                <w:szCs w:val="18"/>
              </w:rPr>
            </w:pPr>
            <w:r>
              <w:rPr>
                <w:sz w:val="18"/>
                <w:szCs w:val="18"/>
              </w:rPr>
              <w:t>AuditEntry</w:t>
            </w:r>
          </w:p>
        </w:tc>
        <w:tc>
          <w:tcPr>
            <w:tcW w:w="1900" w:type="dxa"/>
          </w:tcPr>
          <w:p w14:paraId="671FD4C5" w14:textId="77777777" w:rsidR="00284DEA" w:rsidRDefault="00000000">
            <w:pPr>
              <w:spacing w:after="40"/>
              <w:rPr>
                <w:sz w:val="18"/>
                <w:szCs w:val="18"/>
              </w:rPr>
            </w:pPr>
            <w:r>
              <w:rPr>
                <w:sz w:val="18"/>
                <w:szCs w:val="18"/>
              </w:rPr>
              <w:t>EmpId (FK on AuditEntry, nullable)</w:t>
            </w:r>
          </w:p>
        </w:tc>
        <w:tc>
          <w:tcPr>
            <w:tcW w:w="1700" w:type="dxa"/>
          </w:tcPr>
          <w:p w14:paraId="4B3273AA" w14:textId="77777777" w:rsidR="00284DEA" w:rsidRDefault="00000000">
            <w:pPr>
              <w:spacing w:after="40"/>
              <w:rPr>
                <w:sz w:val="18"/>
                <w:szCs w:val="18"/>
              </w:rPr>
            </w:pPr>
            <w:r>
              <w:rPr>
                <w:sz w:val="18"/>
                <w:szCs w:val="18"/>
              </w:rPr>
              <w:t xml:space="preserve">0..1 Employee - 0..M AuditEntries</w:t>
            </w:r>
          </w:p>
        </w:tc>
        <w:tc>
          <w:tcPr>
            <w:tcW w:w="2716" w:type="dxa"/>
          </w:tcPr>
          <w:p w14:paraId="698C2263" w14:textId="77777777" w:rsidR="00284DEA" w:rsidRDefault="00000000">
            <w:pPr>
              <w:spacing w:after="40"/>
              <w:rPr>
                <w:sz w:val="18"/>
                <w:szCs w:val="18"/>
              </w:rPr>
            </w:pPr>
            <w:r>
              <w:rPr>
                <w:sz w:val="18"/>
                <w:szCs w:val="18"/>
              </w:rPr>
              <w:t>Tracks which staff member authored a given audit/comment/status entry.</w:t>
            </w:r>
          </w:p>
        </w:tc>
      </w:tr>
      <w:tr w:rsidR="00284DEA" w14:paraId="0A81D2F7" w14:textId="77777777">
        <w:trPr>
          <w:cantSplit/>
        </w:trPr>
        <w:tc>
          <w:tcPr>
            <w:tcW w:w="1300" w:type="dxa"/>
          </w:tcPr>
          <w:p w14:paraId="463A68A2" w14:textId="77777777" w:rsidR="00284DEA" w:rsidRDefault="00000000">
            <w:pPr>
              <w:spacing w:after="40"/>
              <w:rPr>
                <w:sz w:val="18"/>
                <w:szCs w:val="18"/>
              </w:rPr>
            </w:pPr>
            <w:r>
              <w:rPr>
                <w:sz w:val="18"/>
                <w:szCs w:val="18"/>
              </w:rPr>
              <w:t>Employee</w:t>
            </w:r>
          </w:p>
        </w:tc>
        <w:tc>
          <w:tcPr>
            <w:tcW w:w="1400" w:type="dxa"/>
          </w:tcPr>
          <w:p w14:paraId="49CCDDAD" w14:textId="77777777" w:rsidR="00284DEA" w:rsidRDefault="00000000">
            <w:pPr>
              <w:spacing w:after="40"/>
              <w:rPr>
                <w:sz w:val="18"/>
                <w:szCs w:val="18"/>
              </w:rPr>
            </w:pPr>
            <w:r>
              <w:rPr>
                <w:sz w:val="18"/>
                <w:szCs w:val="18"/>
              </w:rPr>
              <w:t>RequestHandler</w:t>
            </w:r>
          </w:p>
        </w:tc>
        <w:tc>
          <w:tcPr>
            <w:tcW w:w="1900" w:type="dxa"/>
          </w:tcPr>
          <w:p w14:paraId="536112FC" w14:textId="77777777" w:rsidR="00284DEA" w:rsidRDefault="00000000">
            <w:pPr>
              <w:spacing w:after="40"/>
              <w:rPr>
                <w:sz w:val="18"/>
                <w:szCs w:val="18"/>
              </w:rPr>
            </w:pPr>
            <w:r>
              <w:rPr>
                <w:sz w:val="18"/>
                <w:szCs w:val="18"/>
              </w:rPr>
              <w:t>EmpId (FK on RequestHandler)</w:t>
            </w:r>
          </w:p>
        </w:tc>
        <w:tc>
          <w:tcPr>
            <w:tcW w:w="1700" w:type="dxa"/>
          </w:tcPr>
          <w:p w14:paraId="4E221EEB" w14:textId="77777777" w:rsidR="00284DEA" w:rsidRDefault="00000000">
            <w:pPr>
              <w:spacing w:after="40"/>
              <w:rPr>
                <w:sz w:val="18"/>
                <w:szCs w:val="18"/>
              </w:rPr>
            </w:pPr>
            <w:r>
              <w:rPr>
                <w:sz w:val="18"/>
                <w:szCs w:val="18"/>
              </w:rPr>
              <w:t xml:space="preserve">1 Employee - 0..M RequestHandler rows</w:t>
            </w:r>
          </w:p>
        </w:tc>
        <w:tc>
          <w:tcPr>
            <w:tcW w:w="2716" w:type="dxa"/>
          </w:tcPr>
          <w:p w14:paraId="0E090141" w14:textId="77777777" w:rsidR="00284DEA" w:rsidRDefault="00000000">
            <w:pPr>
              <w:spacing w:after="40"/>
              <w:rPr>
                <w:sz w:val="18"/>
                <w:szCs w:val="18"/>
              </w:rPr>
            </w:pPr>
            <w:r>
              <w:rPr>
                <w:sz w:val="18"/>
                <w:szCs w:val="18"/>
              </w:rPr>
              <w:t>An employee can be assigned to handle multiple requests over time.</w:t>
            </w:r>
          </w:p>
        </w:tc>
      </w:tr>
      <w:tr w:rsidR="00284DEA" w14:paraId="502AA288" w14:textId="77777777">
        <w:trPr>
          <w:cantSplit/>
        </w:trPr>
        <w:tc>
          <w:tcPr>
            <w:tcW w:w="1300" w:type="dxa"/>
          </w:tcPr>
          <w:p w14:paraId="3186F19F" w14:textId="77777777" w:rsidR="00284DEA" w:rsidRDefault="00000000">
            <w:pPr>
              <w:spacing w:after="40"/>
              <w:rPr>
                <w:sz w:val="18"/>
                <w:szCs w:val="18"/>
              </w:rPr>
            </w:pPr>
            <w:r>
              <w:rPr>
                <w:sz w:val="18"/>
                <w:szCs w:val="18"/>
              </w:rPr>
              <w:t>Request</w:t>
            </w:r>
          </w:p>
        </w:tc>
        <w:tc>
          <w:tcPr>
            <w:tcW w:w="1400" w:type="dxa"/>
          </w:tcPr>
          <w:p w14:paraId="20F03AD4" w14:textId="77777777" w:rsidR="00284DEA" w:rsidRDefault="00000000">
            <w:pPr>
              <w:spacing w:after="40"/>
              <w:rPr>
                <w:sz w:val="18"/>
                <w:szCs w:val="18"/>
              </w:rPr>
            </w:pPr>
            <w:r>
              <w:rPr>
                <w:sz w:val="18"/>
                <w:szCs w:val="18"/>
              </w:rPr>
              <w:t>AuditEntry</w:t>
            </w:r>
          </w:p>
        </w:tc>
        <w:tc>
          <w:tcPr>
            <w:tcW w:w="1900" w:type="dxa"/>
          </w:tcPr>
          <w:p w14:paraId="3B0D973B" w14:textId="77777777" w:rsidR="00284DEA" w:rsidRDefault="00000000">
            <w:pPr>
              <w:spacing w:after="40"/>
              <w:rPr>
                <w:sz w:val="18"/>
                <w:szCs w:val="18"/>
              </w:rPr>
            </w:pPr>
            <w:r>
              <w:rPr>
                <w:sz w:val="18"/>
                <w:szCs w:val="18"/>
              </w:rPr>
              <w:t>ReqId (FK on AuditEntry)</w:t>
            </w:r>
          </w:p>
        </w:tc>
        <w:tc>
          <w:tcPr>
            <w:tcW w:w="1700" w:type="dxa"/>
          </w:tcPr>
          <w:p w14:paraId="136F7F77" w14:textId="77777777" w:rsidR="00284DEA" w:rsidRDefault="00000000">
            <w:pPr>
              <w:spacing w:after="40"/>
              <w:rPr>
                <w:sz w:val="18"/>
                <w:szCs w:val="18"/>
              </w:rPr>
            </w:pPr>
            <w:r>
              <w:rPr>
                <w:sz w:val="18"/>
                <w:szCs w:val="18"/>
              </w:rPr>
              <w:t xml:space="preserve">1 Request - 0..M AuditEntries</w:t>
            </w:r>
          </w:p>
        </w:tc>
        <w:tc>
          <w:tcPr>
            <w:tcW w:w="2716" w:type="dxa"/>
          </w:tcPr>
          <w:p w14:paraId="3779A138" w14:textId="77777777" w:rsidR="00284DEA" w:rsidRDefault="00000000">
            <w:pPr>
              <w:spacing w:after="40"/>
              <w:rPr>
                <w:sz w:val="18"/>
                <w:szCs w:val="18"/>
              </w:rPr>
            </w:pPr>
            <w:r>
              <w:rPr>
                <w:sz w:val="18"/>
                <w:szCs w:val="18"/>
              </w:rPr>
              <w:t>Every action/comment/status change on a request is logged as a separate audit entry.</w:t>
            </w:r>
          </w:p>
        </w:tc>
      </w:tr>
      <w:tr w:rsidR="00284DEA" w14:paraId="3DD58D05" w14:textId="77777777">
        <w:trPr>
          <w:cantSplit/>
        </w:trPr>
        <w:tc>
          <w:tcPr>
            <w:tcW w:w="1300" w:type="dxa"/>
          </w:tcPr>
          <w:p w14:paraId="0EAA164C" w14:textId="77777777" w:rsidR="00284DEA" w:rsidRDefault="00000000">
            <w:pPr>
              <w:spacing w:after="40"/>
              <w:rPr>
                <w:sz w:val="18"/>
                <w:szCs w:val="18"/>
              </w:rPr>
            </w:pPr>
            <w:r>
              <w:rPr>
                <w:sz w:val="18"/>
                <w:szCs w:val="18"/>
              </w:rPr>
              <w:t>Request</w:t>
            </w:r>
          </w:p>
        </w:tc>
        <w:tc>
          <w:tcPr>
            <w:tcW w:w="1400" w:type="dxa"/>
          </w:tcPr>
          <w:p w14:paraId="2E2621C0" w14:textId="77777777" w:rsidR="00284DEA" w:rsidRDefault="00000000">
            <w:pPr>
              <w:spacing w:after="40"/>
              <w:rPr>
                <w:sz w:val="18"/>
                <w:szCs w:val="18"/>
              </w:rPr>
            </w:pPr>
            <w:r>
              <w:rPr>
                <w:sz w:val="18"/>
                <w:szCs w:val="18"/>
              </w:rPr>
              <w:t>RequestHandler</w:t>
            </w:r>
          </w:p>
        </w:tc>
        <w:tc>
          <w:tcPr>
            <w:tcW w:w="1900" w:type="dxa"/>
          </w:tcPr>
          <w:p w14:paraId="07E988D0" w14:textId="77777777" w:rsidR="00284DEA" w:rsidRDefault="00000000">
            <w:pPr>
              <w:spacing w:after="40"/>
              <w:rPr>
                <w:sz w:val="18"/>
                <w:szCs w:val="18"/>
              </w:rPr>
            </w:pPr>
            <w:r>
              <w:rPr>
                <w:sz w:val="18"/>
                <w:szCs w:val="18"/>
              </w:rPr>
              <w:t>ReqId (FK on RequestHandler)</w:t>
            </w:r>
          </w:p>
        </w:tc>
        <w:tc>
          <w:tcPr>
            <w:tcW w:w="1700" w:type="dxa"/>
          </w:tcPr>
          <w:p w14:paraId="253240AC" w14:textId="77777777" w:rsidR="00284DEA" w:rsidRDefault="00000000">
            <w:pPr>
              <w:spacing w:after="40"/>
              <w:rPr>
                <w:sz w:val="18"/>
                <w:szCs w:val="18"/>
              </w:rPr>
            </w:pPr>
            <w:r>
              <w:rPr>
                <w:sz w:val="18"/>
                <w:szCs w:val="18"/>
              </w:rPr>
              <w:t xml:space="preserve">1 Request - 0..M RequestHandler rows</w:t>
            </w:r>
          </w:p>
        </w:tc>
        <w:tc>
          <w:tcPr>
            <w:tcW w:w="2716" w:type="dxa"/>
          </w:tcPr>
          <w:p w14:paraId="13E7C74D" w14:textId="77777777" w:rsidR="00284DEA" w:rsidRDefault="00000000">
            <w:pPr>
              <w:spacing w:after="40"/>
              <w:rPr>
                <w:sz w:val="18"/>
                <w:szCs w:val="18"/>
              </w:rPr>
            </w:pPr>
            <w:r>
              <w:rPr>
                <w:sz w:val="18"/>
                <w:szCs w:val="18"/>
              </w:rPr>
              <w:t xml:space="preserve">Supports multiple handlers being assigned to the same request over its lifecycle, with AssignedAt/UnassignedAt tracking the assignment window.</w:t>
            </w:r>
          </w:p>
        </w:tc>
      </w:tr>
      <w:tr w:rsidR="00284DEA" w14:paraId="103BABE7" w14:textId="77777777">
        <w:trPr>
          <w:cantSplit/>
        </w:trPr>
        <w:tc>
          <w:tcPr>
            <w:tcW w:w="1300" w:type="dxa"/>
          </w:tcPr>
          <w:p w14:paraId="448FCD8F" w14:textId="77777777" w:rsidR="00284DEA" w:rsidRDefault="00000000">
            <w:pPr>
              <w:spacing w:after="40"/>
              <w:rPr>
                <w:sz w:val="18"/>
                <w:szCs w:val="18"/>
              </w:rPr>
            </w:pPr>
            <w:r>
              <w:rPr>
                <w:sz w:val="18"/>
                <w:szCs w:val="18"/>
              </w:rPr>
              <w:t>Category</w:t>
            </w:r>
          </w:p>
        </w:tc>
        <w:tc>
          <w:tcPr>
            <w:tcW w:w="1400" w:type="dxa"/>
          </w:tcPr>
          <w:p w14:paraId="5BCDD17F" w14:textId="77777777" w:rsidR="00284DEA" w:rsidRDefault="00000000">
            <w:pPr>
              <w:spacing w:after="40"/>
              <w:rPr>
                <w:sz w:val="18"/>
                <w:szCs w:val="18"/>
              </w:rPr>
            </w:pPr>
            <w:r>
              <w:rPr>
                <w:sz w:val="18"/>
                <w:szCs w:val="18"/>
              </w:rPr>
              <w:t>Request</w:t>
            </w:r>
          </w:p>
        </w:tc>
        <w:tc>
          <w:tcPr>
            <w:tcW w:w="1900" w:type="dxa"/>
          </w:tcPr>
          <w:p w14:paraId="01EADA38" w14:textId="77777777" w:rsidR="00284DEA" w:rsidRDefault="00000000">
            <w:pPr>
              <w:spacing w:after="40"/>
              <w:rPr>
                <w:sz w:val="18"/>
                <w:szCs w:val="18"/>
              </w:rPr>
            </w:pPr>
            <w:r>
              <w:rPr>
                <w:sz w:val="18"/>
                <w:szCs w:val="18"/>
              </w:rPr>
              <w:t>CatId (FK on Request)</w:t>
            </w:r>
          </w:p>
        </w:tc>
        <w:tc>
          <w:tcPr>
            <w:tcW w:w="1700" w:type="dxa"/>
          </w:tcPr>
          <w:p w14:paraId="29C24B18" w14:textId="77777777" w:rsidR="00284DEA" w:rsidRDefault="00000000">
            <w:pPr>
              <w:spacing w:after="40"/>
              <w:rPr>
                <w:sz w:val="18"/>
                <w:szCs w:val="18"/>
              </w:rPr>
            </w:pPr>
            <w:r>
              <w:rPr>
                <w:sz w:val="18"/>
                <w:szCs w:val="18"/>
              </w:rPr>
              <w:t xml:space="preserve">1 Category - 0..M Requests</w:t>
            </w:r>
          </w:p>
        </w:tc>
        <w:tc>
          <w:tcPr>
            <w:tcW w:w="2716" w:type="dxa"/>
          </w:tcPr>
          <w:p w14:paraId="1DC7ACC4" w14:textId="77777777" w:rsidR="00284DEA" w:rsidRDefault="00000000">
            <w:pPr>
              <w:spacing w:after="40"/>
              <w:rPr>
                <w:sz w:val="18"/>
                <w:szCs w:val="18"/>
              </w:rPr>
            </w:pPr>
            <w:r>
              <w:rPr>
                <w:sz w:val="18"/>
                <w:szCs w:val="18"/>
              </w:rPr>
              <w:t>Every request must belong to exactly one Management-controlled category (FR-015).</w:t>
            </w:r>
          </w:p>
        </w:tc>
      </w:tr>
      <w:tr w:rsidR="00284DEA" w14:paraId="6F96F36B" w14:textId="77777777">
        <w:trPr>
          <w:cantSplit/>
        </w:trPr>
        <w:tc>
          <w:tcPr>
            <w:tcW w:w="1300" w:type="dxa"/>
          </w:tcPr>
          <w:p w14:paraId="5C3E8872" w14:textId="77777777" w:rsidR="00284DEA" w:rsidRDefault="00000000">
            <w:pPr>
              <w:spacing w:after="40"/>
              <w:rPr>
                <w:sz w:val="18"/>
                <w:szCs w:val="18"/>
              </w:rPr>
            </w:pPr>
            <w:r>
              <w:rPr>
                <w:sz w:val="18"/>
                <w:szCs w:val="18"/>
              </w:rPr>
              <w:t>Employee + Category</w:t>
            </w:r>
          </w:p>
        </w:tc>
        <w:tc>
          <w:tcPr>
            <w:tcW w:w="1400" w:type="dxa"/>
          </w:tcPr>
          <w:p w14:paraId="66055AD9" w14:textId="77777777" w:rsidR="00284DEA" w:rsidRDefault="00000000">
            <w:pPr>
              <w:spacing w:after="40"/>
              <w:rPr>
                <w:sz w:val="18"/>
                <w:szCs w:val="18"/>
              </w:rPr>
            </w:pPr>
            <w:r>
              <w:rPr>
                <w:sz w:val="18"/>
                <w:szCs w:val="18"/>
              </w:rPr>
              <w:t>EmployeeCategory</w:t>
            </w:r>
          </w:p>
        </w:tc>
        <w:tc>
          <w:tcPr>
            <w:tcW w:w="1900" w:type="dxa"/>
          </w:tcPr>
          <w:p w14:paraId="767B2413" w14:textId="77777777" w:rsidR="00284DEA" w:rsidRDefault="00000000">
            <w:pPr>
              <w:spacing w:after="40"/>
              <w:rPr>
                <w:sz w:val="18"/>
                <w:szCs w:val="18"/>
              </w:rPr>
            </w:pPr>
            <w:r>
              <w:rPr>
                <w:sz w:val="18"/>
                <w:szCs w:val="18"/>
              </w:rPr>
              <w:t>Composite FK (EmpId, CatId)</w:t>
            </w:r>
          </w:p>
        </w:tc>
        <w:tc>
          <w:tcPr>
            <w:tcW w:w="1700" w:type="dxa"/>
          </w:tcPr>
          <w:p w14:paraId="6D23E6A9" w14:textId="77777777" w:rsidR="00284DEA" w:rsidRDefault="00000000">
            <w:pPr>
              <w:spacing w:after="40"/>
              <w:rPr>
                <w:sz w:val="18"/>
                <w:szCs w:val="18"/>
              </w:rPr>
            </w:pPr>
            <w:r>
              <w:rPr>
                <w:sz w:val="18"/>
                <w:szCs w:val="18"/>
              </w:rPr>
              <w:t xml:space="preserve">M:N junction</w:t>
            </w:r>
          </w:p>
        </w:tc>
        <w:tc>
          <w:tcPr>
            <w:tcW w:w="2716" w:type="dxa"/>
          </w:tcPr>
          <w:p w14:paraId="1554C1AE" w14:textId="77777777" w:rsidR="00284DEA" w:rsidRDefault="00000000">
            <w:pPr>
              <w:spacing w:after="40"/>
              <w:rPr>
                <w:sz w:val="18"/>
                <w:szCs w:val="18"/>
              </w:rPr>
            </w:pPr>
            <w:r>
              <w:rPr>
                <w:sz w:val="18"/>
                <w:szCs w:val="18"/>
              </w:rPr>
              <w:t>Gives each handler a category scope, so staff only see requests in their categories (FR-005).</w:t>
            </w:r>
          </w:p>
        </w:tc>
      </w:tr>
    </w:tbl>
    <w:p w14:paraId="0D054D74" w14:textId="77777777" w:rsidR="00284DEA" w:rsidRDefault="00284DEA">
      <w:pPr>
        <w:spacing w:after="0"/>
      </w:pPr>
    </w:p>
    <w:p w14:paraId="1F791F1A" w14:textId="77777777" w:rsidR="00284DEA" w:rsidRDefault="00000000">
      <w:pPr>
        <w:pStyle w:val="Heading2"/>
      </w:pPr>
      <w:bookmarkStart w:id="53" w:name="_Toc241703351"/>
      <w:r>
        <w:t>Integrity and Validation Rules</w:t>
      </w:r>
      <w:bookmarkEnd w:id="53"/>
    </w:p>
    <w:p w14:paraId="04AAF89F" w14:textId="77777777" w:rsidR="00284DEA" w:rsidRDefault="00000000">
      <w:r>
        <w:t>Rules that protect business correctness are enforced in the database where possible, so a bug in one service method or a manual SQL fix cannot break them. The Angular form validation is only for usability; the server always validates again.</w:t>
      </w:r>
    </w:p>
    <w:tbl>
      <w:tblPr>
        <w:tblStyle w:val="TableGrid"/>
        <w:tblW w:w="9016" w:type="dxa"/>
        <w:tblLayout w:type="fixed"/>
        <w:tblLook w:val="04A0" w:firstRow="1" w:lastRow="0" w:firstColumn="1" w:lastColumn="0" w:noHBand="0" w:noVBand="1"/>
      </w:tblPr>
      <w:tblGrid>
        <w:gridCol w:w="400"/>
        <w:gridCol w:w="2100"/>
        <w:gridCol w:w="2150"/>
        <w:gridCol w:w="2616"/>
        <w:gridCol w:w="1750"/>
      </w:tblGrid>
      <w:tr w:rsidR="00284DEA" w14:paraId="68D9BD73" w14:textId="77777777">
        <w:trPr>
          <w:cantSplit/>
          <w:tblHeader/>
        </w:trPr>
        <w:tc>
          <w:tcPr>
            <w:tcW w:w="400" w:type="dxa"/>
            <w:shd w:val="clear" w:color="auto" w:fill="002060"/>
          </w:tcPr>
          <w:p w14:paraId="2E10ACE0" w14:textId="77777777" w:rsidR="00284DEA" w:rsidRDefault="00000000">
            <w:pPr>
              <w:spacing w:after="40"/>
              <w:rPr>
                <w:sz w:val="18"/>
                <w:szCs w:val="18"/>
              </w:rPr>
            </w:pPr>
            <w:r>
              <w:rPr>
                <w:b/>
                <w:bCs/>
                <w:color w:val="FFFFFF"/>
                <w:sz w:val="18"/>
                <w:szCs w:val="18"/>
              </w:rPr>
              <w:t>#</w:t>
            </w:r>
          </w:p>
        </w:tc>
        <w:tc>
          <w:tcPr>
            <w:tcW w:w="2100" w:type="dxa"/>
            <w:shd w:val="clear" w:color="auto" w:fill="002060"/>
          </w:tcPr>
          <w:p w14:paraId="50C4E14B" w14:textId="77777777" w:rsidR="00284DEA" w:rsidRDefault="00000000">
            <w:pPr>
              <w:spacing w:after="40"/>
              <w:rPr>
                <w:sz w:val="18"/>
                <w:szCs w:val="18"/>
              </w:rPr>
            </w:pPr>
            <w:r>
              <w:rPr>
                <w:b/>
                <w:bCs/>
                <w:color w:val="FFFFFF"/>
                <w:sz w:val="18"/>
                <w:szCs w:val="18"/>
              </w:rPr>
              <w:t>Rule</w:t>
            </w:r>
          </w:p>
        </w:tc>
        <w:tc>
          <w:tcPr>
            <w:tcW w:w="2150" w:type="dxa"/>
            <w:shd w:val="clear" w:color="auto" w:fill="002060"/>
          </w:tcPr>
          <w:p w14:paraId="2C03E4DF" w14:textId="77777777" w:rsidR="00284DEA" w:rsidRDefault="00000000">
            <w:pPr>
              <w:spacing w:after="40"/>
              <w:rPr>
                <w:sz w:val="18"/>
                <w:szCs w:val="18"/>
              </w:rPr>
            </w:pPr>
            <w:r>
              <w:rPr>
                <w:b/>
                <w:bCs/>
                <w:color w:val="FFFFFF"/>
                <w:sz w:val="18"/>
                <w:szCs w:val="18"/>
              </w:rPr>
              <w:t>Enforced in the database</w:t>
            </w:r>
          </w:p>
        </w:tc>
        <w:tc>
          <w:tcPr>
            <w:tcW w:w="2616" w:type="dxa"/>
            <w:shd w:val="clear" w:color="auto" w:fill="002060"/>
          </w:tcPr>
          <w:p w14:paraId="2C7004B2" w14:textId="77777777" w:rsidR="00284DEA" w:rsidRDefault="00000000">
            <w:pPr>
              <w:spacing w:after="40"/>
              <w:rPr>
                <w:sz w:val="18"/>
                <w:szCs w:val="18"/>
              </w:rPr>
            </w:pPr>
            <w:r>
              <w:rPr>
                <w:b/>
                <w:bCs/>
                <w:color w:val="FFFFFF"/>
                <w:sz w:val="18"/>
                <w:szCs w:val="18"/>
              </w:rPr>
              <w:t>Enforced in the application</w:t>
            </w:r>
          </w:p>
        </w:tc>
        <w:tc>
          <w:tcPr>
            <w:tcW w:w="1750" w:type="dxa"/>
            <w:shd w:val="clear" w:color="auto" w:fill="002060"/>
          </w:tcPr>
          <w:p w14:paraId="6070F7A7" w14:textId="77777777" w:rsidR="00284DEA" w:rsidRDefault="00000000">
            <w:pPr>
              <w:spacing w:after="40"/>
              <w:rPr>
                <w:sz w:val="18"/>
                <w:szCs w:val="18"/>
              </w:rPr>
            </w:pPr>
            <w:r>
              <w:rPr>
                <w:b/>
                <w:bCs/>
                <w:color w:val="FFFFFF"/>
                <w:sz w:val="18"/>
                <w:szCs w:val="18"/>
              </w:rPr>
              <w:t>Traces to</w:t>
            </w:r>
          </w:p>
        </w:tc>
      </w:tr>
      <w:tr w:rsidR="00284DEA" w14:paraId="69243613" w14:textId="77777777">
        <w:trPr>
          <w:cantSplit/>
        </w:trPr>
        <w:tc>
          <w:tcPr>
            <w:tcW w:w="400" w:type="dxa"/>
          </w:tcPr>
          <w:p w14:paraId="0445C151" w14:textId="77777777" w:rsidR="00284DEA" w:rsidRDefault="00000000">
            <w:pPr>
              <w:spacing w:after="40"/>
              <w:rPr>
                <w:sz w:val="18"/>
                <w:szCs w:val="18"/>
              </w:rPr>
            </w:pPr>
            <w:r>
              <w:rPr>
                <w:sz w:val="18"/>
                <w:szCs w:val="18"/>
              </w:rPr>
              <w:t>1</w:t>
            </w:r>
          </w:p>
        </w:tc>
        <w:tc>
          <w:tcPr>
            <w:tcW w:w="2100" w:type="dxa"/>
          </w:tcPr>
          <w:p w14:paraId="0316006B" w14:textId="77777777" w:rsidR="00284DEA" w:rsidRDefault="00000000">
            <w:pPr>
              <w:spacing w:after="40"/>
              <w:rPr>
                <w:sz w:val="18"/>
                <w:szCs w:val="18"/>
              </w:rPr>
            </w:pPr>
            <w:r>
              <w:rPr>
                <w:sz w:val="18"/>
                <w:szCs w:val="18"/>
              </w:rPr>
              <w:t>Status can only be a defined value and can only change through the state machine.</w:t>
            </w:r>
          </w:p>
        </w:tc>
        <w:tc>
          <w:tcPr>
            <w:tcW w:w="2150" w:type="dxa"/>
          </w:tcPr>
          <w:p w14:paraId="7E1AC0FD" w14:textId="77777777" w:rsidR="00284DEA" w:rsidRDefault="00000000">
            <w:pPr>
              <w:spacing w:after="40"/>
              <w:rPr>
                <w:sz w:val="18"/>
                <w:szCs w:val="18"/>
              </w:rPr>
            </w:pPr>
            <w:r>
              <w:rPr>
                <w:sz w:val="18"/>
                <w:szCs w:val="18"/>
              </w:rPr>
              <w:t>CHECK constraint on Request.Status.</w:t>
            </w:r>
          </w:p>
        </w:tc>
        <w:tc>
          <w:tcPr>
            <w:tcW w:w="2616" w:type="dxa"/>
          </w:tcPr>
          <w:p w14:paraId="636AABFC" w14:textId="77777777" w:rsidR="00284DEA" w:rsidRDefault="00000000">
            <w:pPr>
              <w:spacing w:after="40"/>
              <w:rPr>
                <w:sz w:val="18"/>
                <w:szCs w:val="18"/>
              </w:rPr>
            </w:pPr>
            <w:r>
              <w:rPr>
                <w:sz w:val="18"/>
                <w:szCs w:val="18"/>
              </w:rPr>
              <w:t>RequestStatus Java enum and the allowed-transition map in TransitionPolicy (DEC-011), called by RequestService; invalid transition returns 422 with a message.</w:t>
            </w:r>
          </w:p>
        </w:tc>
        <w:tc>
          <w:tcPr>
            <w:tcW w:w="1750" w:type="dxa"/>
          </w:tcPr>
          <w:p w14:paraId="0E54E00E" w14:textId="77777777" w:rsidR="00284DEA" w:rsidRDefault="00000000">
            <w:pPr>
              <w:spacing w:after="40"/>
              <w:rPr>
                <w:sz w:val="18"/>
                <w:szCs w:val="18"/>
              </w:rPr>
            </w:pPr>
            <w:r>
              <w:rPr>
                <w:sz w:val="18"/>
                <w:szCs w:val="18"/>
              </w:rPr>
              <w:t>FR-009, ASR-002</w:t>
            </w:r>
          </w:p>
        </w:tc>
      </w:tr>
      <w:tr w:rsidR="00284DEA" w14:paraId="4AABB5EC" w14:textId="77777777">
        <w:trPr>
          <w:cantSplit/>
        </w:trPr>
        <w:tc>
          <w:tcPr>
            <w:tcW w:w="400" w:type="dxa"/>
          </w:tcPr>
          <w:p w14:paraId="2D3B7190" w14:textId="77777777" w:rsidR="00284DEA" w:rsidRDefault="00000000">
            <w:pPr>
              <w:spacing w:after="40"/>
              <w:rPr>
                <w:sz w:val="18"/>
                <w:szCs w:val="18"/>
              </w:rPr>
            </w:pPr>
            <w:r>
              <w:rPr>
                <w:sz w:val="18"/>
                <w:szCs w:val="18"/>
              </w:rPr>
              <w:t>2</w:t>
            </w:r>
          </w:p>
        </w:tc>
        <w:tc>
          <w:tcPr>
            <w:tcW w:w="2100" w:type="dxa"/>
          </w:tcPr>
          <w:p w14:paraId="5C80620D" w14:textId="77777777" w:rsidR="00284DEA" w:rsidRDefault="00000000">
            <w:pPr>
              <w:spacing w:after="40"/>
              <w:rPr>
                <w:sz w:val="18"/>
                <w:szCs w:val="18"/>
              </w:rPr>
            </w:pPr>
            <w:r>
              <w:rPr>
                <w:sz w:val="18"/>
                <w:szCs w:val="18"/>
              </w:rPr>
              <w:t>A request can only be accepted by one handler at a time.</w:t>
            </w:r>
          </w:p>
        </w:tc>
        <w:tc>
          <w:tcPr>
            <w:tcW w:w="2150" w:type="dxa"/>
          </w:tcPr>
          <w:p w14:paraId="443E642A" w14:textId="77777777" w:rsidR="00284DEA" w:rsidRDefault="00000000">
            <w:pPr>
              <w:spacing w:after="40"/>
              <w:rPr>
                <w:sz w:val="18"/>
                <w:szCs w:val="18"/>
              </w:rPr>
            </w:pPr>
            <w:r>
              <w:rPr>
                <w:sz w:val="18"/>
                <w:szCs w:val="18"/>
              </w:rPr>
              <w:t xml:space="preserve">Partial unique index on RequestHandler(ReqId) where UnassignedAt is null.</w:t>
            </w:r>
          </w:p>
        </w:tc>
        <w:tc>
          <w:tcPr>
            <w:tcW w:w="2616" w:type="dxa"/>
          </w:tcPr>
          <w:p w14:paraId="28957820" w14:textId="77777777" w:rsidR="00284DEA" w:rsidRDefault="00000000">
            <w:pPr>
              <w:spacing w:after="40"/>
              <w:rPr>
                <w:sz w:val="18"/>
                <w:szCs w:val="18"/>
              </w:rPr>
            </w:pPr>
            <w:r>
              <w:rPr>
                <w:sz w:val="18"/>
                <w:szCs w:val="18"/>
              </w:rPr>
              <w:t>Optimistic lock on Request.Version (DEC-006).</w:t>
            </w:r>
          </w:p>
        </w:tc>
        <w:tc>
          <w:tcPr>
            <w:tcW w:w="1750" w:type="dxa"/>
          </w:tcPr>
          <w:p w14:paraId="092E2770" w14:textId="77777777" w:rsidR="00284DEA" w:rsidRDefault="00000000">
            <w:pPr>
              <w:spacing w:after="40"/>
              <w:rPr>
                <w:sz w:val="18"/>
                <w:szCs w:val="18"/>
              </w:rPr>
            </w:pPr>
            <w:r>
              <w:rPr>
                <w:sz w:val="18"/>
                <w:szCs w:val="18"/>
              </w:rPr>
              <w:t>FR-008, ASR-002</w:t>
            </w:r>
          </w:p>
        </w:tc>
      </w:tr>
      <w:tr w:rsidR="00284DEA" w14:paraId="763259C6" w14:textId="77777777">
        <w:trPr>
          <w:cantSplit/>
        </w:trPr>
        <w:tc>
          <w:tcPr>
            <w:tcW w:w="400" w:type="dxa"/>
          </w:tcPr>
          <w:p w14:paraId="386F0E74" w14:textId="77777777" w:rsidR="00284DEA" w:rsidRDefault="00000000">
            <w:pPr>
              <w:spacing w:after="40"/>
              <w:rPr>
                <w:sz w:val="18"/>
                <w:szCs w:val="18"/>
              </w:rPr>
            </w:pPr>
            <w:r>
              <w:rPr>
                <w:sz w:val="18"/>
                <w:szCs w:val="18"/>
              </w:rPr>
              <w:t>3</w:t>
            </w:r>
          </w:p>
        </w:tc>
        <w:tc>
          <w:tcPr>
            <w:tcW w:w="2100" w:type="dxa"/>
          </w:tcPr>
          <w:p w14:paraId="178A4B50" w14:textId="77777777" w:rsidR="00284DEA" w:rsidRDefault="00000000">
            <w:pPr>
              <w:spacing w:after="40"/>
              <w:rPr>
                <w:sz w:val="18"/>
                <w:szCs w:val="18"/>
              </w:rPr>
            </w:pPr>
            <w:r>
              <w:rPr>
                <w:sz w:val="18"/>
                <w:szCs w:val="18"/>
              </w:rPr>
              <w:t>Audit entries can never be changed or deleted.</w:t>
            </w:r>
          </w:p>
        </w:tc>
        <w:tc>
          <w:tcPr>
            <w:tcW w:w="2150" w:type="dxa"/>
          </w:tcPr>
          <w:p w14:paraId="2F78075E" w14:textId="77777777" w:rsidR="00284DEA" w:rsidRDefault="00000000">
            <w:pPr>
              <w:spacing w:after="40"/>
              <w:rPr>
                <w:sz w:val="18"/>
                <w:szCs w:val="18"/>
              </w:rPr>
            </w:pPr>
            <w:r>
              <w:rPr>
                <w:sz w:val="18"/>
                <w:szCs w:val="18"/>
              </w:rPr>
              <w:t>Trigger rejects UPDATE and DELETE on audit_entry (DEC-007).</w:t>
            </w:r>
          </w:p>
        </w:tc>
        <w:tc>
          <w:tcPr>
            <w:tcW w:w="2616" w:type="dxa"/>
          </w:tcPr>
          <w:p w14:paraId="2ABF69AE" w14:textId="77777777" w:rsidR="00284DEA" w:rsidRDefault="00000000">
            <w:pPr>
              <w:spacing w:after="40"/>
              <w:rPr>
                <w:sz w:val="18"/>
                <w:szCs w:val="18"/>
              </w:rPr>
            </w:pPr>
            <w:r>
              <w:rPr>
                <w:sz w:val="18"/>
                <w:szCs w:val="18"/>
              </w:rPr>
              <w:t>AuditEntry is an immutable entity; its repository only saves and reads.</w:t>
            </w:r>
          </w:p>
        </w:tc>
        <w:tc>
          <w:tcPr>
            <w:tcW w:w="1750" w:type="dxa"/>
          </w:tcPr>
          <w:p w14:paraId="0C460B76" w14:textId="77777777" w:rsidR="00284DEA" w:rsidRDefault="00000000">
            <w:pPr>
              <w:spacing w:after="40"/>
              <w:rPr>
                <w:sz w:val="18"/>
                <w:szCs w:val="18"/>
              </w:rPr>
            </w:pPr>
            <w:r>
              <w:rPr>
                <w:sz w:val="18"/>
                <w:szCs w:val="18"/>
              </w:rPr>
              <w:t>FR-010, NFR-006, ASR-003</w:t>
            </w:r>
          </w:p>
        </w:tc>
      </w:tr>
      <w:tr w:rsidR="00284DEA" w14:paraId="4FFF119C" w14:textId="77777777">
        <w:trPr>
          <w:cantSplit/>
        </w:trPr>
        <w:tc>
          <w:tcPr>
            <w:tcW w:w="400" w:type="dxa"/>
          </w:tcPr>
          <w:p w14:paraId="04AAEBB5" w14:textId="77777777" w:rsidR="00284DEA" w:rsidRDefault="00000000">
            <w:pPr>
              <w:spacing w:after="40"/>
              <w:rPr>
                <w:sz w:val="18"/>
                <w:szCs w:val="18"/>
              </w:rPr>
            </w:pPr>
            <w:r>
              <w:rPr>
                <w:sz w:val="18"/>
                <w:szCs w:val="18"/>
              </w:rPr>
              <w:t>4</w:t>
            </w:r>
          </w:p>
        </w:tc>
        <w:tc>
          <w:tcPr>
            <w:tcW w:w="2100" w:type="dxa"/>
          </w:tcPr>
          <w:p w14:paraId="2C212C16" w14:textId="77777777" w:rsidR="00284DEA" w:rsidRDefault="00000000">
            <w:pPr>
              <w:spacing w:after="40"/>
              <w:rPr>
                <w:sz w:val="18"/>
                <w:szCs w:val="18"/>
              </w:rPr>
            </w:pPr>
            <w:r>
              <w:rPr>
                <w:sz w:val="18"/>
                <w:szCs w:val="18"/>
              </w:rPr>
              <w:t>Each audit entry has exactly one actor.</w:t>
            </w:r>
          </w:p>
        </w:tc>
        <w:tc>
          <w:tcPr>
            <w:tcW w:w="2150" w:type="dxa"/>
          </w:tcPr>
          <w:p w14:paraId="0FA51DB7" w14:textId="77777777" w:rsidR="00284DEA" w:rsidRDefault="00000000">
            <w:pPr>
              <w:spacing w:after="40"/>
              <w:rPr>
                <w:sz w:val="18"/>
                <w:szCs w:val="18"/>
              </w:rPr>
            </w:pPr>
            <w:r>
              <w:rPr>
                <w:sz w:val="18"/>
                <w:szCs w:val="18"/>
              </w:rPr>
              <w:t>CHECK: exactly one of EmpId / ClientId is not null.</w:t>
            </w:r>
          </w:p>
        </w:tc>
        <w:tc>
          <w:tcPr>
            <w:tcW w:w="2616" w:type="dxa"/>
          </w:tcPr>
          <w:p w14:paraId="4C71A12A" w14:textId="77777777" w:rsidR="00284DEA" w:rsidRDefault="00000000">
            <w:pPr>
              <w:spacing w:after="40"/>
              <w:rPr>
                <w:sz w:val="18"/>
                <w:szCs w:val="18"/>
              </w:rPr>
            </w:pPr>
            <w:r>
              <w:rPr>
                <w:sz w:val="18"/>
                <w:szCs w:val="18"/>
              </w:rPr>
              <w:t>Actor taken from the logged-in user, never from the request body.</w:t>
            </w:r>
          </w:p>
        </w:tc>
        <w:tc>
          <w:tcPr>
            <w:tcW w:w="1750" w:type="dxa"/>
          </w:tcPr>
          <w:p w14:paraId="3E409E20" w14:textId="77777777" w:rsidR="00284DEA" w:rsidRDefault="00000000">
            <w:pPr>
              <w:spacing w:after="40"/>
              <w:rPr>
                <w:sz w:val="18"/>
                <w:szCs w:val="18"/>
              </w:rPr>
            </w:pPr>
            <w:r>
              <w:rPr>
                <w:sz w:val="18"/>
                <w:szCs w:val="18"/>
              </w:rPr>
              <w:t>NFR-006</w:t>
            </w:r>
          </w:p>
        </w:tc>
      </w:tr>
      <w:tr w:rsidR="00284DEA" w14:paraId="6A846388" w14:textId="77777777">
        <w:trPr>
          <w:cantSplit/>
        </w:trPr>
        <w:tc>
          <w:tcPr>
            <w:tcW w:w="400" w:type="dxa"/>
          </w:tcPr>
          <w:p w14:paraId="07535B4D" w14:textId="77777777" w:rsidR="00284DEA" w:rsidRDefault="00000000">
            <w:pPr>
              <w:spacing w:after="40"/>
              <w:rPr>
                <w:sz w:val="18"/>
                <w:szCs w:val="18"/>
              </w:rPr>
            </w:pPr>
            <w:r>
              <w:rPr>
                <w:sz w:val="18"/>
                <w:szCs w:val="18"/>
              </w:rPr>
              <w:t>5</w:t>
            </w:r>
          </w:p>
        </w:tc>
        <w:tc>
          <w:tcPr>
            <w:tcW w:w="2100" w:type="dxa"/>
          </w:tcPr>
          <w:p w14:paraId="23E25358" w14:textId="77777777" w:rsidR="00284DEA" w:rsidRDefault="00000000">
            <w:pPr>
              <w:spacing w:after="40"/>
              <w:rPr>
                <w:sz w:val="18"/>
                <w:szCs w:val="18"/>
              </w:rPr>
            </w:pPr>
            <w:r>
              <w:rPr>
                <w:sz w:val="18"/>
                <w:szCs w:val="18"/>
              </w:rPr>
              <w:t>Closed and rejected requests are read-only.</w:t>
            </w:r>
          </w:p>
        </w:tc>
        <w:tc>
          <w:tcPr>
            <w:tcW w:w="2150" w:type="dxa"/>
          </w:tcPr>
          <w:p w14:paraId="3CA41D8D" w14:textId="77777777" w:rsidR="00284DEA" w:rsidRDefault="00000000">
            <w:pPr>
              <w:spacing w:after="40"/>
              <w:rPr>
                <w:sz w:val="18"/>
                <w:szCs w:val="18"/>
              </w:rPr>
            </w:pPr>
            <w:r>
              <w:rPr>
                <w:sz w:val="18"/>
                <w:szCs w:val="18"/>
              </w:rPr>
              <w:t>-</w:t>
            </w:r>
          </w:p>
        </w:tc>
        <w:tc>
          <w:tcPr>
            <w:tcW w:w="2616" w:type="dxa"/>
          </w:tcPr>
          <w:p w14:paraId="7F0E881B" w14:textId="77777777" w:rsidR="00284DEA" w:rsidRDefault="00000000">
            <w:pPr>
              <w:spacing w:after="40"/>
              <w:rPr>
                <w:sz w:val="18"/>
                <w:szCs w:val="18"/>
              </w:rPr>
            </w:pPr>
            <w:r>
              <w:rPr>
                <w:sz w:val="18"/>
                <w:szCs w:val="18"/>
              </w:rPr>
              <w:t>RequestService rejects any change when status is Closed or Rejected.</w:t>
            </w:r>
          </w:p>
        </w:tc>
        <w:tc>
          <w:tcPr>
            <w:tcW w:w="1750" w:type="dxa"/>
          </w:tcPr>
          <w:p w14:paraId="6B886480" w14:textId="77777777" w:rsidR="00284DEA" w:rsidRDefault="00000000">
            <w:pPr>
              <w:spacing w:after="40"/>
              <w:rPr>
                <w:sz w:val="18"/>
                <w:szCs w:val="18"/>
              </w:rPr>
            </w:pPr>
            <w:r>
              <w:rPr>
                <w:sz w:val="18"/>
                <w:szCs w:val="18"/>
              </w:rPr>
              <w:t>FR-011</w:t>
            </w:r>
          </w:p>
        </w:tc>
      </w:tr>
      <w:tr w:rsidR="00284DEA" w14:paraId="61C0AEE1" w14:textId="77777777">
        <w:trPr>
          <w:cantSplit/>
        </w:trPr>
        <w:tc>
          <w:tcPr>
            <w:tcW w:w="400" w:type="dxa"/>
          </w:tcPr>
          <w:p w14:paraId="73EB3AEF" w14:textId="77777777" w:rsidR="00284DEA" w:rsidRDefault="00000000">
            <w:pPr>
              <w:spacing w:after="40"/>
              <w:rPr>
                <w:sz w:val="18"/>
                <w:szCs w:val="18"/>
              </w:rPr>
            </w:pPr>
            <w:r>
              <w:rPr>
                <w:sz w:val="18"/>
                <w:szCs w:val="18"/>
              </w:rPr>
              <w:t>6</w:t>
            </w:r>
          </w:p>
        </w:tc>
        <w:tc>
          <w:tcPr>
            <w:tcW w:w="2100" w:type="dxa"/>
          </w:tcPr>
          <w:p w14:paraId="2240DD8F" w14:textId="77777777" w:rsidR="00284DEA" w:rsidRDefault="00000000">
            <w:pPr>
              <w:spacing w:after="40"/>
              <w:rPr>
                <w:sz w:val="18"/>
                <w:szCs w:val="18"/>
              </w:rPr>
            </w:pPr>
            <w:r>
              <w:rPr>
                <w:sz w:val="18"/>
                <w:szCs w:val="18"/>
              </w:rPr>
              <w:t>A request must have a valid, active category.</w:t>
            </w:r>
          </w:p>
        </w:tc>
        <w:tc>
          <w:tcPr>
            <w:tcW w:w="2150" w:type="dxa"/>
          </w:tcPr>
          <w:p w14:paraId="2D807ECF" w14:textId="77777777" w:rsidR="00284DEA" w:rsidRDefault="00000000">
            <w:pPr>
              <w:spacing w:after="40"/>
              <w:rPr>
                <w:sz w:val="18"/>
                <w:szCs w:val="18"/>
              </w:rPr>
            </w:pPr>
            <w:r>
              <w:rPr>
                <w:sz w:val="18"/>
                <w:szCs w:val="18"/>
              </w:rPr>
              <w:t>FK Request.CatId; NOT NULL.</w:t>
            </w:r>
          </w:p>
        </w:tc>
        <w:tc>
          <w:tcPr>
            <w:tcW w:w="2616" w:type="dxa"/>
          </w:tcPr>
          <w:p w14:paraId="358D8618" w14:textId="77777777" w:rsidR="00284DEA" w:rsidRDefault="00000000">
            <w:pPr>
              <w:spacing w:after="40"/>
              <w:rPr>
                <w:sz w:val="18"/>
                <w:szCs w:val="18"/>
              </w:rPr>
            </w:pPr>
            <w:r>
              <w:rPr>
                <w:sz w:val="18"/>
                <w:szCs w:val="18"/>
              </w:rPr>
              <w:t>Service checks Category.Active on submit.</w:t>
            </w:r>
          </w:p>
        </w:tc>
        <w:tc>
          <w:tcPr>
            <w:tcW w:w="1750" w:type="dxa"/>
          </w:tcPr>
          <w:p w14:paraId="115E17B8" w14:textId="77777777" w:rsidR="00284DEA" w:rsidRDefault="00000000">
            <w:pPr>
              <w:spacing w:after="40"/>
              <w:rPr>
                <w:sz w:val="18"/>
                <w:szCs w:val="18"/>
              </w:rPr>
            </w:pPr>
            <w:r>
              <w:rPr>
                <w:sz w:val="18"/>
                <w:szCs w:val="18"/>
              </w:rPr>
              <w:t>FR-015</w:t>
            </w:r>
          </w:p>
        </w:tc>
      </w:tr>
      <w:tr w:rsidR="00284DEA" w14:paraId="67FB4535" w14:textId="77777777">
        <w:trPr>
          <w:cantSplit/>
        </w:trPr>
        <w:tc>
          <w:tcPr>
            <w:tcW w:w="400" w:type="dxa"/>
          </w:tcPr>
          <w:p w14:paraId="3801E10E" w14:textId="77777777" w:rsidR="00284DEA" w:rsidRDefault="00000000">
            <w:pPr>
              <w:spacing w:after="40"/>
              <w:rPr>
                <w:sz w:val="18"/>
                <w:szCs w:val="18"/>
              </w:rPr>
            </w:pPr>
            <w:r>
              <w:rPr>
                <w:sz w:val="18"/>
                <w:szCs w:val="18"/>
              </w:rPr>
              <w:lastRenderedPageBreak/>
              <w:t>7</w:t>
            </w:r>
          </w:p>
        </w:tc>
        <w:tc>
          <w:tcPr>
            <w:tcW w:w="2100" w:type="dxa"/>
          </w:tcPr>
          <w:p w14:paraId="3B239E78" w14:textId="77777777" w:rsidR="00284DEA" w:rsidRDefault="00000000">
            <w:pPr>
              <w:spacing w:after="40"/>
              <w:rPr>
                <w:sz w:val="18"/>
                <w:szCs w:val="18"/>
              </w:rPr>
            </w:pPr>
            <w:r>
              <w:rPr>
                <w:sz w:val="18"/>
                <w:szCs w:val="18"/>
              </w:rPr>
              <w:t>Required fields are always present.</w:t>
            </w:r>
          </w:p>
        </w:tc>
        <w:tc>
          <w:tcPr>
            <w:tcW w:w="2150" w:type="dxa"/>
          </w:tcPr>
          <w:p w14:paraId="608326E7" w14:textId="77777777" w:rsidR="00284DEA" w:rsidRDefault="00000000">
            <w:pPr>
              <w:spacing w:after="40"/>
              <w:rPr>
                <w:sz w:val="18"/>
                <w:szCs w:val="18"/>
              </w:rPr>
            </w:pPr>
            <w:r>
              <w:rPr>
                <w:sz w:val="18"/>
                <w:szCs w:val="18"/>
              </w:rPr>
              <w:t xml:space="preserve">NOT NULL on Description, Location, CatId, RequesterId, Status, CreatedAt.(See API &amp; Integration Design, the "Validation and Security at the Boundary" section)</w:t>
            </w:r>
          </w:p>
        </w:tc>
        <w:tc>
          <w:tcPr>
            <w:tcW w:w="2616" w:type="dxa"/>
          </w:tcPr>
          <w:p w14:paraId="2278466F" w14:textId="77777777" w:rsidR="00284DEA" w:rsidRDefault="00000000">
            <w:pPr>
              <w:spacing w:after="40"/>
              <w:rPr>
                <w:sz w:val="18"/>
                <w:szCs w:val="18"/>
              </w:rPr>
            </w:pPr>
            <w:r>
              <w:rPr>
                <w:sz w:val="18"/>
                <w:szCs w:val="18"/>
              </w:rPr>
              <w:t>@NotBlank / @Size on request DTOs.</w:t>
            </w:r>
          </w:p>
        </w:tc>
        <w:tc>
          <w:tcPr>
            <w:tcW w:w="1750" w:type="dxa"/>
          </w:tcPr>
          <w:p w14:paraId="7B32D3FB" w14:textId="77777777" w:rsidR="00284DEA" w:rsidRDefault="00000000">
            <w:pPr>
              <w:spacing w:after="40"/>
              <w:rPr>
                <w:sz w:val="18"/>
                <w:szCs w:val="18"/>
              </w:rPr>
            </w:pPr>
            <w:r>
              <w:rPr>
                <w:sz w:val="18"/>
                <w:szCs w:val="18"/>
              </w:rPr>
              <w:t>FR-001</w:t>
            </w:r>
          </w:p>
        </w:tc>
      </w:tr>
      <w:tr w:rsidR="00284DEA" w14:paraId="410CED80" w14:textId="77777777">
        <w:trPr>
          <w:cantSplit/>
        </w:trPr>
        <w:tc>
          <w:tcPr>
            <w:tcW w:w="400" w:type="dxa"/>
          </w:tcPr>
          <w:p w14:paraId="2D9AFA5E" w14:textId="77777777" w:rsidR="00284DEA" w:rsidRDefault="00000000">
            <w:pPr>
              <w:spacing w:after="40"/>
              <w:rPr>
                <w:sz w:val="18"/>
                <w:szCs w:val="18"/>
              </w:rPr>
            </w:pPr>
            <w:r>
              <w:rPr>
                <w:sz w:val="18"/>
                <w:szCs w:val="18"/>
              </w:rPr>
              <w:t>8</w:t>
            </w:r>
          </w:p>
        </w:tc>
        <w:tc>
          <w:tcPr>
            <w:tcW w:w="2100" w:type="dxa"/>
          </w:tcPr>
          <w:p w14:paraId="2D83A225" w14:textId="77777777" w:rsidR="00284DEA" w:rsidRDefault="00000000">
            <w:pPr>
              <w:spacing w:after="40"/>
              <w:rPr>
                <w:sz w:val="18"/>
                <w:szCs w:val="18"/>
              </w:rPr>
            </w:pPr>
            <w:r>
              <w:rPr>
                <w:sz w:val="18"/>
                <w:szCs w:val="18"/>
              </w:rPr>
              <w:t>Reference numbers and emails are unique.</w:t>
            </w:r>
          </w:p>
        </w:tc>
        <w:tc>
          <w:tcPr>
            <w:tcW w:w="2150" w:type="dxa"/>
          </w:tcPr>
          <w:p w14:paraId="2DF02F8C" w14:textId="77777777" w:rsidR="00284DEA" w:rsidRDefault="00000000">
            <w:pPr>
              <w:spacing w:after="40"/>
              <w:rPr>
                <w:sz w:val="18"/>
                <w:szCs w:val="18"/>
              </w:rPr>
            </w:pPr>
            <w:r>
              <w:rPr>
                <w:sz w:val="18"/>
                <w:szCs w:val="18"/>
              </w:rPr>
              <w:t>UNIQUE on RefNum, Client.Email, Employee.Email, Category.CatName.</w:t>
            </w:r>
          </w:p>
        </w:tc>
        <w:tc>
          <w:tcPr>
            <w:tcW w:w="2616" w:type="dxa"/>
          </w:tcPr>
          <w:p w14:paraId="725CD9FC" w14:textId="77777777" w:rsidR="00284DEA" w:rsidRDefault="00000000">
            <w:pPr>
              <w:spacing w:after="40"/>
              <w:rPr>
                <w:sz w:val="18"/>
                <w:szCs w:val="18"/>
              </w:rPr>
            </w:pPr>
            <w:r>
              <w:rPr>
                <w:sz w:val="18"/>
                <w:szCs w:val="18"/>
              </w:rPr>
              <w:t>RefNum generated by the service, never typed in.</w:t>
            </w:r>
          </w:p>
        </w:tc>
        <w:tc>
          <w:tcPr>
            <w:tcW w:w="1750" w:type="dxa"/>
          </w:tcPr>
          <w:p w14:paraId="6F23875D" w14:textId="77777777" w:rsidR="00284DEA" w:rsidRDefault="00000000">
            <w:pPr>
              <w:spacing w:after="40"/>
              <w:rPr>
                <w:sz w:val="18"/>
                <w:szCs w:val="18"/>
              </w:rPr>
            </w:pPr>
            <w:r>
              <w:rPr>
                <w:sz w:val="18"/>
                <w:szCs w:val="18"/>
              </w:rPr>
              <w:t>FR-001, NFR-002</w:t>
            </w:r>
          </w:p>
        </w:tc>
      </w:tr>
      <w:tr w:rsidR="00284DEA" w14:paraId="5145420E" w14:textId="77777777">
        <w:trPr>
          <w:cantSplit/>
        </w:trPr>
        <w:tc>
          <w:tcPr>
            <w:tcW w:w="400" w:type="dxa"/>
          </w:tcPr>
          <w:p w14:paraId="280024F0" w14:textId="77777777" w:rsidR="00284DEA" w:rsidRDefault="00000000">
            <w:pPr>
              <w:spacing w:after="40"/>
              <w:rPr>
                <w:sz w:val="18"/>
                <w:szCs w:val="18"/>
              </w:rPr>
            </w:pPr>
            <w:r>
              <w:rPr>
                <w:sz w:val="18"/>
                <w:szCs w:val="18"/>
              </w:rPr>
              <w:t>9</w:t>
            </w:r>
          </w:p>
        </w:tc>
        <w:tc>
          <w:tcPr>
            <w:tcW w:w="2100" w:type="dxa"/>
          </w:tcPr>
          <w:p w14:paraId="2895D212" w14:textId="77777777" w:rsidR="00284DEA" w:rsidRDefault="00000000">
            <w:pPr>
              <w:spacing w:after="40"/>
              <w:rPr>
                <w:sz w:val="18"/>
                <w:szCs w:val="18"/>
              </w:rPr>
            </w:pPr>
            <w:r>
              <w:rPr>
                <w:sz w:val="18"/>
                <w:szCs w:val="18"/>
              </w:rPr>
              <w:t>Passwords are never stored in plain text.</w:t>
            </w:r>
          </w:p>
        </w:tc>
        <w:tc>
          <w:tcPr>
            <w:tcW w:w="2150" w:type="dxa"/>
          </w:tcPr>
          <w:p w14:paraId="16A8CFF0" w14:textId="77777777" w:rsidR="00284DEA" w:rsidRDefault="00000000">
            <w:pPr>
              <w:spacing w:after="40"/>
              <w:rPr>
                <w:sz w:val="18"/>
                <w:szCs w:val="18"/>
              </w:rPr>
            </w:pPr>
            <w:r>
              <w:rPr>
                <w:sz w:val="18"/>
                <w:szCs w:val="18"/>
              </w:rPr>
              <w:t>Only a PasswordHash column exists.</w:t>
            </w:r>
          </w:p>
        </w:tc>
        <w:tc>
          <w:tcPr>
            <w:tcW w:w="2616" w:type="dxa"/>
          </w:tcPr>
          <w:p w14:paraId="653DE408" w14:textId="77777777" w:rsidR="00284DEA" w:rsidRDefault="00000000">
            <w:pPr>
              <w:spacing w:after="40"/>
              <w:rPr>
                <w:sz w:val="18"/>
                <w:szCs w:val="18"/>
              </w:rPr>
            </w:pPr>
            <w:r>
              <w:rPr>
                <w:sz w:val="18"/>
                <w:szCs w:val="18"/>
              </w:rPr>
              <w:t>BCrypt password encoder (Spring Security).</w:t>
            </w:r>
          </w:p>
        </w:tc>
        <w:tc>
          <w:tcPr>
            <w:tcW w:w="1750" w:type="dxa"/>
          </w:tcPr>
          <w:p w14:paraId="1261E971" w14:textId="77777777" w:rsidR="00284DEA" w:rsidRDefault="00000000">
            <w:pPr>
              <w:spacing w:after="40"/>
              <w:rPr>
                <w:sz w:val="18"/>
                <w:szCs w:val="18"/>
              </w:rPr>
            </w:pPr>
            <w:r>
              <w:rPr>
                <w:sz w:val="18"/>
                <w:szCs w:val="18"/>
              </w:rPr>
              <w:t>NFR-002</w:t>
            </w:r>
          </w:p>
        </w:tc>
      </w:tr>
      <w:tr w:rsidR="00284DEA" w14:paraId="09ECE928" w14:textId="77777777">
        <w:trPr>
          <w:cantSplit/>
        </w:trPr>
        <w:tc>
          <w:tcPr>
            <w:tcW w:w="400" w:type="dxa"/>
          </w:tcPr>
          <w:p w14:paraId="69040127" w14:textId="77777777" w:rsidR="00284DEA" w:rsidRDefault="00000000">
            <w:pPr>
              <w:spacing w:after="40"/>
              <w:rPr>
                <w:sz w:val="18"/>
                <w:szCs w:val="18"/>
              </w:rPr>
            </w:pPr>
            <w:r>
              <w:rPr>
                <w:sz w:val="18"/>
                <w:szCs w:val="18"/>
              </w:rPr>
              <w:t>10</w:t>
            </w:r>
          </w:p>
        </w:tc>
        <w:tc>
          <w:tcPr>
            <w:tcW w:w="2100" w:type="dxa"/>
          </w:tcPr>
          <w:p w14:paraId="59AD2EDA" w14:textId="77777777" w:rsidR="00284DEA" w:rsidRDefault="00000000">
            <w:pPr>
              <w:spacing w:after="40"/>
              <w:rPr>
                <w:sz w:val="18"/>
                <w:szCs w:val="18"/>
              </w:rPr>
            </w:pPr>
            <w:r>
              <w:rPr>
                <w:sz w:val="18"/>
                <w:szCs w:val="18"/>
              </w:rPr>
              <w:t>Requesters only see their own requests.</w:t>
            </w:r>
          </w:p>
        </w:tc>
        <w:tc>
          <w:tcPr>
            <w:tcW w:w="2150" w:type="dxa"/>
          </w:tcPr>
          <w:p w14:paraId="63EB3A6F" w14:textId="77777777" w:rsidR="00284DEA" w:rsidRDefault="005F16F0">
            <w:pPr>
              <w:spacing w:after="40"/>
              <w:rPr>
                <w:sz w:val="18"/>
                <w:szCs w:val="18"/>
              </w:rPr>
            </w:pPr>
            <w:r>
              <w:rPr>
                <w:sz w:val="18"/>
                <w:szCs w:val="18"/>
              </w:rPr>
              <w:t>a request for another client's request returns 404 (API error model)</w:t>
            </w:r>
          </w:p>
        </w:tc>
        <w:tc>
          <w:tcPr>
            <w:tcW w:w="2616" w:type="dxa"/>
          </w:tcPr>
          <w:p w14:paraId="522D9AFA" w14:textId="77777777" w:rsidR="00284DEA" w:rsidRDefault="00000000">
            <w:pPr>
              <w:spacing w:after="40"/>
              <w:rPr>
                <w:sz w:val="18"/>
                <w:szCs w:val="18"/>
              </w:rPr>
            </w:pPr>
            <w:r>
              <w:rPr>
                <w:sz w:val="18"/>
                <w:szCs w:val="18"/>
              </w:rPr>
              <w:t>Queries always filter on RequesterId = logged-in client (not just hidden in the UI).</w:t>
            </w:r>
          </w:p>
        </w:tc>
        <w:tc>
          <w:tcPr>
            <w:tcW w:w="1750" w:type="dxa"/>
          </w:tcPr>
          <w:p w14:paraId="3A9F3CD1" w14:textId="77777777" w:rsidR="00284DEA" w:rsidRDefault="00000000">
            <w:pPr>
              <w:spacing w:after="40"/>
              <w:rPr>
                <w:sz w:val="18"/>
                <w:szCs w:val="18"/>
              </w:rPr>
            </w:pPr>
            <w:r>
              <w:rPr>
                <w:sz w:val="18"/>
                <w:szCs w:val="18"/>
              </w:rPr>
              <w:t>FR-003, ASR-001</w:t>
            </w:r>
          </w:p>
        </w:tc>
      </w:tr>
    </w:tbl>
    <w:p w14:paraId="60B96518" w14:textId="77777777" w:rsidR="00284DEA" w:rsidRDefault="00284DEA">
      <w:pPr>
        <w:spacing w:after="0"/>
      </w:pPr>
    </w:p>
    <w:p w14:paraId="43682116" w14:textId="77777777" w:rsidR="00284DEA" w:rsidRDefault="00000000">
      <w:pPr>
        <w:pStyle w:val="Heading2"/>
      </w:pPr>
      <w:bookmarkStart w:id="54" w:name="_Toc241703352"/>
      <w:r>
        <w:t>Transactions and Concurrency</w:t>
      </w:r>
      <w:bookmarkEnd w:id="54"/>
    </w:p>
    <w:tbl>
      <w:tblPr>
        <w:tblStyle w:val="TableGrid"/>
        <w:tblW w:w="9016" w:type="dxa"/>
        <w:tblLayout w:type="fixed"/>
        <w:tblLook w:val="04A0" w:firstRow="1" w:lastRow="0" w:firstColumn="1" w:lastColumn="0" w:noHBand="0" w:noVBand="1"/>
      </w:tblPr>
      <w:tblGrid>
        <w:gridCol w:w="1900"/>
        <w:gridCol w:w="7116"/>
      </w:tblGrid>
      <w:tr w:rsidR="00284DEA" w14:paraId="407664C2" w14:textId="77777777">
        <w:trPr>
          <w:cantSplit/>
        </w:trPr>
        <w:tc>
          <w:tcPr>
            <w:tcW w:w="9016" w:type="dxa"/>
            <w:gridSpan w:val="2"/>
            <w:shd w:val="clear" w:color="auto" w:fill="002060"/>
          </w:tcPr>
          <w:p w14:paraId="0CCA1AE4" w14:textId="77777777" w:rsidR="00284DEA" w:rsidRDefault="00000000">
            <w:pPr>
              <w:spacing w:after="40"/>
              <w:rPr>
                <w:sz w:val="20"/>
                <w:szCs w:val="20"/>
              </w:rPr>
            </w:pPr>
            <w:r>
              <w:rPr>
                <w:b/>
                <w:bCs/>
                <w:color w:val="FFFFFF"/>
                <w:sz w:val="20"/>
                <w:szCs w:val="20"/>
              </w:rPr>
              <w:t>DEC-006 - One transaction per state change, with optimistic locking</w:t>
            </w:r>
          </w:p>
        </w:tc>
      </w:tr>
      <w:tr w:rsidR="00284DEA" w14:paraId="63E5447A" w14:textId="77777777">
        <w:trPr>
          <w:cantSplit/>
        </w:trPr>
        <w:tc>
          <w:tcPr>
            <w:tcW w:w="1900" w:type="dxa"/>
            <w:shd w:val="clear" w:color="auto" w:fill="DCE3F0"/>
          </w:tcPr>
          <w:p w14:paraId="19044EB4" w14:textId="77777777" w:rsidR="00284DEA" w:rsidRDefault="00000000">
            <w:pPr>
              <w:spacing w:after="40"/>
              <w:rPr>
                <w:sz w:val="18"/>
                <w:szCs w:val="18"/>
              </w:rPr>
            </w:pPr>
            <w:r>
              <w:rPr>
                <w:b/>
                <w:bCs/>
                <w:sz w:val="18"/>
                <w:szCs w:val="18"/>
              </w:rPr>
              <w:t>Status / Date / Owner</w:t>
            </w:r>
          </w:p>
        </w:tc>
        <w:tc>
          <w:tcPr>
            <w:tcW w:w="7116" w:type="dxa"/>
          </w:tcPr>
          <w:p w14:paraId="554C1C44" w14:textId="77777777" w:rsidR="00284DEA" w:rsidRDefault="00000000">
            <w:pPr>
              <w:spacing w:after="40"/>
              <w:rPr>
                <w:sz w:val="18"/>
                <w:szCs w:val="18"/>
              </w:rPr>
            </w:pPr>
            <w:r>
              <w:rPr>
                <w:sz w:val="18"/>
                <w:szCs w:val="18"/>
              </w:rPr>
              <w:t>Accepted - M2 baseline / 30/09/2026 / Team</w:t>
            </w:r>
          </w:p>
        </w:tc>
      </w:tr>
      <w:tr w:rsidR="00284DEA" w14:paraId="3A472A1B" w14:textId="77777777">
        <w:trPr>
          <w:cantSplit/>
        </w:trPr>
        <w:tc>
          <w:tcPr>
            <w:tcW w:w="1900" w:type="dxa"/>
            <w:shd w:val="clear" w:color="auto" w:fill="DCE3F0"/>
          </w:tcPr>
          <w:p w14:paraId="6D80EC1C" w14:textId="77777777" w:rsidR="00284DEA" w:rsidRDefault="00000000">
            <w:pPr>
              <w:spacing w:after="40"/>
              <w:rPr>
                <w:sz w:val="18"/>
                <w:szCs w:val="18"/>
              </w:rPr>
            </w:pPr>
            <w:r>
              <w:rPr>
                <w:b/>
                <w:bCs/>
                <w:sz w:val="18"/>
                <w:szCs w:val="18"/>
              </w:rPr>
              <w:t>Context</w:t>
            </w:r>
          </w:p>
        </w:tc>
        <w:tc>
          <w:tcPr>
            <w:tcW w:w="7116" w:type="dxa"/>
          </w:tcPr>
          <w:p w14:paraId="05EEEEAE" w14:textId="77777777" w:rsidR="00284DEA" w:rsidRDefault="00000000">
            <w:pPr>
              <w:spacing w:after="40"/>
              <w:rPr>
                <w:sz w:val="18"/>
                <w:szCs w:val="18"/>
              </w:rPr>
            </w:pPr>
            <w:r>
              <w:rPr>
                <w:sz w:val="18"/>
                <w:szCs w:val="18"/>
              </w:rPr>
              <w:t xml:space="preserve">Assigning, changing status and closing a request (FR-008, FR-009, FR-011) each change the Request and also write an AuditEntry (and a RequestHandler row for assignment). If one write succeeds and the other fails, the audit trail has gaps (NFR-006). Two handlers could also open the same request and accept it at the same time, and the second save would silently overwrite the first (lost update).</w:t>
            </w:r>
          </w:p>
        </w:tc>
      </w:tr>
      <w:tr w:rsidR="00284DEA" w14:paraId="341D38C1" w14:textId="77777777">
        <w:trPr>
          <w:cantSplit/>
        </w:trPr>
        <w:tc>
          <w:tcPr>
            <w:tcW w:w="1900" w:type="dxa"/>
            <w:shd w:val="clear" w:color="auto" w:fill="DCE3F0"/>
          </w:tcPr>
          <w:p w14:paraId="57271DAE" w14:textId="77777777" w:rsidR="00284DEA" w:rsidRDefault="00000000">
            <w:pPr>
              <w:spacing w:after="40"/>
              <w:rPr>
                <w:sz w:val="18"/>
                <w:szCs w:val="18"/>
              </w:rPr>
            </w:pPr>
            <w:r>
              <w:rPr>
                <w:b/>
                <w:bCs/>
                <w:sz w:val="18"/>
                <w:szCs w:val="18"/>
              </w:rPr>
              <w:t>Constraints</w:t>
            </w:r>
          </w:p>
        </w:tc>
        <w:tc>
          <w:tcPr>
            <w:tcW w:w="7116" w:type="dxa"/>
          </w:tcPr>
          <w:p w14:paraId="12AA8E2E" w14:textId="77777777" w:rsidR="00284DEA" w:rsidRDefault="00000000">
            <w:pPr>
              <w:spacing w:after="40"/>
              <w:rPr>
                <w:sz w:val="18"/>
                <w:szCs w:val="18"/>
              </w:rPr>
            </w:pPr>
            <w:r>
              <w:rPr>
                <w:sz w:val="18"/>
                <w:szCs w:val="18"/>
              </w:rPr>
              <w:t>Time, Team capability; PostgreSQL default isolation (Read Committed).</w:t>
            </w:r>
          </w:p>
        </w:tc>
      </w:tr>
      <w:tr w:rsidR="00284DEA" w14:paraId="6FD7CA99" w14:textId="77777777">
        <w:trPr>
          <w:cantSplit/>
        </w:trPr>
        <w:tc>
          <w:tcPr>
            <w:tcW w:w="1900" w:type="dxa"/>
            <w:shd w:val="clear" w:color="auto" w:fill="DCE3F0"/>
          </w:tcPr>
          <w:p w14:paraId="601706DF" w14:textId="77777777" w:rsidR="00284DEA" w:rsidRDefault="00000000">
            <w:pPr>
              <w:spacing w:after="40"/>
              <w:rPr>
                <w:sz w:val="18"/>
                <w:szCs w:val="18"/>
              </w:rPr>
            </w:pPr>
            <w:r>
              <w:rPr>
                <w:b/>
                <w:bCs/>
                <w:sz w:val="18"/>
                <w:szCs w:val="18"/>
              </w:rPr>
              <w:t>Alternatives</w:t>
            </w:r>
          </w:p>
        </w:tc>
        <w:tc>
          <w:tcPr>
            <w:tcW w:w="7116" w:type="dxa"/>
          </w:tcPr>
          <w:p w14:paraId="6E6F9324" w14:textId="77777777" w:rsidR="00284DEA" w:rsidRDefault="00000000">
            <w:pPr>
              <w:spacing w:after="40"/>
              <w:rPr>
                <w:sz w:val="18"/>
                <w:szCs w:val="18"/>
              </w:rPr>
            </w:pPr>
            <w:r>
              <w:rPr>
                <w:sz w:val="18"/>
                <w:szCs w:val="18"/>
              </w:rPr>
              <w:t>1. No concurrency control - last write wins.</w:t>
            </w:r>
          </w:p>
          <w:p w14:paraId="496CCF21" w14:textId="77777777" w:rsidR="00284DEA" w:rsidRDefault="00000000">
            <w:pPr>
              <w:spacing w:after="40"/>
              <w:rPr>
                <w:sz w:val="18"/>
                <w:szCs w:val="18"/>
              </w:rPr>
            </w:pPr>
            <w:r>
              <w:rPr>
                <w:sz w:val="18"/>
                <w:szCs w:val="18"/>
              </w:rPr>
              <w:t>2. Optimistic locking with a Version column (JPA @Version).</w:t>
            </w:r>
          </w:p>
          <w:p w14:paraId="6E52F2FC" w14:textId="77777777" w:rsidR="00284DEA" w:rsidRDefault="00000000">
            <w:pPr>
              <w:spacing w:after="40"/>
              <w:rPr>
                <w:sz w:val="18"/>
                <w:szCs w:val="18"/>
              </w:rPr>
            </w:pPr>
            <w:r>
              <w:rPr>
                <w:sz w:val="18"/>
                <w:szCs w:val="18"/>
              </w:rPr>
              <w:t>3. Pessimistic locking (SELECT ... FOR UPDATE) while the handler works on the request.</w:t>
            </w:r>
          </w:p>
          <w:p w14:paraId="7F40B11E" w14:textId="77777777" w:rsidR="00284DEA" w:rsidRDefault="00000000">
            <w:pPr>
              <w:spacing w:after="40"/>
              <w:rPr>
                <w:sz w:val="18"/>
                <w:szCs w:val="18"/>
              </w:rPr>
            </w:pPr>
            <w:r>
              <w:rPr>
                <w:sz w:val="18"/>
                <w:szCs w:val="18"/>
              </w:rPr>
              <w:t>4. Serializable isolation for every transaction.</w:t>
            </w:r>
          </w:p>
        </w:tc>
      </w:tr>
      <w:tr w:rsidR="00284DEA" w14:paraId="2FE24CA4" w14:textId="77777777">
        <w:trPr>
          <w:cantSplit/>
        </w:trPr>
        <w:tc>
          <w:tcPr>
            <w:tcW w:w="1900" w:type="dxa"/>
            <w:shd w:val="clear" w:color="auto" w:fill="DCE3F0"/>
          </w:tcPr>
          <w:p w14:paraId="448455C7" w14:textId="77777777" w:rsidR="00284DEA" w:rsidRDefault="00000000">
            <w:pPr>
              <w:spacing w:after="40"/>
              <w:rPr>
                <w:sz w:val="18"/>
                <w:szCs w:val="18"/>
              </w:rPr>
            </w:pPr>
            <w:r>
              <w:rPr>
                <w:b/>
                <w:bCs/>
                <w:sz w:val="18"/>
                <w:szCs w:val="18"/>
              </w:rPr>
              <w:t>Decision</w:t>
            </w:r>
          </w:p>
        </w:tc>
        <w:tc>
          <w:tcPr>
            <w:tcW w:w="7116" w:type="dxa"/>
          </w:tcPr>
          <w:p w14:paraId="23DB996C" w14:textId="77777777" w:rsidR="00284DEA" w:rsidRDefault="00000000">
            <w:pPr>
              <w:spacing w:after="40"/>
              <w:rPr>
                <w:sz w:val="18"/>
                <w:szCs w:val="18"/>
              </w:rPr>
            </w:pPr>
            <w:r>
              <w:rPr>
                <w:sz w:val="18"/>
                <w:szCs w:val="18"/>
              </w:rPr>
              <w:t>Every state-changing operation is one public @Transactional method in RequestService that: loads the request, checks the user's role and category scope, checks the transition against the state machine, updates the Request, inserts the AuditEntry (and RequestHandler row), and commits everything together - or rolls everything back.</w:t>
            </w:r>
          </w:p>
          <w:p w14:paraId="3A998DD1" w14:textId="77777777" w:rsidR="00284DEA" w:rsidRDefault="00000000">
            <w:pPr>
              <w:spacing w:after="40"/>
              <w:rPr>
                <w:sz w:val="18"/>
                <w:szCs w:val="18"/>
              </w:rPr>
            </w:pPr>
            <w:r>
              <w:rPr>
                <w:sz w:val="18"/>
                <w:szCs w:val="18"/>
              </w:rPr>
              <w:t>Request has a Version column (optimistic locking). If the request changed since the user loaded it, the save fails and the API returns 409 Conflict: 'This request was updated by someone else - please refresh.' If the request already has an active handler, API-08 returns 409 ALREADY_ASSIGNED: 'This request is already assigned' (FR-008, CR-007).</w:t>
            </w:r>
          </w:p>
        </w:tc>
      </w:tr>
      <w:tr w:rsidR="00284DEA" w14:paraId="3BE17223" w14:textId="77777777">
        <w:trPr>
          <w:cantSplit/>
        </w:trPr>
        <w:tc>
          <w:tcPr>
            <w:tcW w:w="1900" w:type="dxa"/>
            <w:shd w:val="clear" w:color="auto" w:fill="DCE3F0"/>
          </w:tcPr>
          <w:p w14:paraId="17A2EE85" w14:textId="77777777" w:rsidR="00284DEA" w:rsidRDefault="00000000">
            <w:pPr>
              <w:spacing w:after="40"/>
              <w:rPr>
                <w:sz w:val="18"/>
                <w:szCs w:val="18"/>
              </w:rPr>
            </w:pPr>
            <w:r>
              <w:rPr>
                <w:b/>
                <w:bCs/>
                <w:sz w:val="18"/>
                <w:szCs w:val="18"/>
              </w:rPr>
              <w:t>Rationale</w:t>
            </w:r>
          </w:p>
        </w:tc>
        <w:tc>
          <w:tcPr>
            <w:tcW w:w="7116" w:type="dxa"/>
          </w:tcPr>
          <w:p w14:paraId="60A52DF8" w14:textId="77777777" w:rsidR="00284DEA" w:rsidRDefault="00000000">
            <w:pPr>
              <w:spacing w:after="40"/>
              <w:rPr>
                <w:sz w:val="18"/>
                <w:szCs w:val="18"/>
              </w:rPr>
            </w:pPr>
            <w:r>
              <w:rPr>
                <w:sz w:val="18"/>
                <w:szCs w:val="18"/>
              </w:rPr>
              <w:t>Contention is low (up to 20 users, and a request is normally handled by one person), so optimistic locking is enough and holds no locks while a user is reading or typing. Pessimistic locks could leave requests locked if a user closes the browser, and serializable isolation adds retries everywhere for no benefit.</w:t>
            </w:r>
          </w:p>
        </w:tc>
      </w:tr>
      <w:tr w:rsidR="00284DEA" w14:paraId="04886DA8" w14:textId="77777777">
        <w:trPr>
          <w:cantSplit/>
        </w:trPr>
        <w:tc>
          <w:tcPr>
            <w:tcW w:w="1900" w:type="dxa"/>
            <w:shd w:val="clear" w:color="auto" w:fill="DCE3F0"/>
          </w:tcPr>
          <w:p w14:paraId="52E489E5" w14:textId="77777777" w:rsidR="00284DEA" w:rsidRDefault="00000000">
            <w:pPr>
              <w:spacing w:after="40"/>
              <w:rPr>
                <w:sz w:val="18"/>
                <w:szCs w:val="18"/>
              </w:rPr>
            </w:pPr>
            <w:r>
              <w:rPr>
                <w:b/>
                <w:bCs/>
                <w:sz w:val="18"/>
                <w:szCs w:val="18"/>
              </w:rPr>
              <w:t>Trade-offs</w:t>
            </w:r>
          </w:p>
        </w:tc>
        <w:tc>
          <w:tcPr>
            <w:tcW w:w="7116" w:type="dxa"/>
          </w:tcPr>
          <w:p w14:paraId="248B0696" w14:textId="77777777" w:rsidR="00284DEA" w:rsidRDefault="00000000">
            <w:pPr>
              <w:spacing w:after="40"/>
              <w:rPr>
                <w:sz w:val="18"/>
                <w:szCs w:val="18"/>
              </w:rPr>
            </w:pPr>
            <w:r>
              <w:rPr>
                <w:sz w:val="18"/>
                <w:szCs w:val="18"/>
              </w:rPr>
              <w:t xml:space="preserve">A user occasionally has to refresh and try again. A global exception handler is needed to turn the optimistic-lock exception into a clear 409 message.</w:t>
            </w:r>
          </w:p>
        </w:tc>
      </w:tr>
      <w:tr w:rsidR="00284DEA" w14:paraId="6C72B74C" w14:textId="77777777">
        <w:trPr>
          <w:cantSplit/>
        </w:trPr>
        <w:tc>
          <w:tcPr>
            <w:tcW w:w="1900" w:type="dxa"/>
            <w:shd w:val="clear" w:color="auto" w:fill="DCE3F0"/>
          </w:tcPr>
          <w:p w14:paraId="00E36C40" w14:textId="77777777" w:rsidR="00284DEA" w:rsidRDefault="00000000">
            <w:pPr>
              <w:spacing w:after="40"/>
              <w:rPr>
                <w:sz w:val="18"/>
                <w:szCs w:val="18"/>
              </w:rPr>
            </w:pPr>
            <w:r>
              <w:rPr>
                <w:b/>
                <w:bCs/>
                <w:sz w:val="18"/>
                <w:szCs w:val="18"/>
              </w:rPr>
              <w:t>Risks</w:t>
            </w:r>
          </w:p>
        </w:tc>
        <w:tc>
          <w:tcPr>
            <w:tcW w:w="7116" w:type="dxa"/>
          </w:tcPr>
          <w:p w14:paraId="2FBC78CA" w14:textId="77777777" w:rsidR="00284DEA" w:rsidRDefault="00000000">
            <w:pPr>
              <w:spacing w:after="40"/>
              <w:rPr>
                <w:sz w:val="18"/>
                <w:szCs w:val="18"/>
              </w:rPr>
            </w:pPr>
            <w:r>
              <w:rPr>
                <w:sz w:val="18"/>
                <w:szCs w:val="18"/>
              </w:rPr>
              <w:t>A new write method without @Transactional, or one service method calling another inside the same class (which skips Spring's transaction proxy), would break atomicity. Mitigation: all writes go through RequestService's public methods, and an integration test checks that a failed audit insert rolls back the status change.</w:t>
            </w:r>
          </w:p>
        </w:tc>
      </w:tr>
      <w:tr w:rsidR="00284DEA" w14:paraId="661375F0" w14:textId="77777777">
        <w:trPr>
          <w:cantSplit/>
        </w:trPr>
        <w:tc>
          <w:tcPr>
            <w:tcW w:w="1900" w:type="dxa"/>
            <w:shd w:val="clear" w:color="auto" w:fill="DCE3F0"/>
          </w:tcPr>
          <w:p w14:paraId="07EEC2C1" w14:textId="77777777" w:rsidR="00284DEA" w:rsidRDefault="00000000">
            <w:pPr>
              <w:spacing w:after="40"/>
              <w:rPr>
                <w:sz w:val="18"/>
                <w:szCs w:val="18"/>
              </w:rPr>
            </w:pPr>
            <w:r>
              <w:rPr>
                <w:b/>
                <w:bCs/>
                <w:sz w:val="18"/>
                <w:szCs w:val="18"/>
              </w:rPr>
              <w:t>Evidence</w:t>
            </w:r>
          </w:p>
        </w:tc>
        <w:tc>
          <w:tcPr>
            <w:tcW w:w="7116" w:type="dxa"/>
          </w:tcPr>
          <w:p w14:paraId="6DB223C7" w14:textId="77777777" w:rsidR="00284DEA" w:rsidRDefault="00000000">
            <w:pPr>
              <w:spacing w:after="40"/>
              <w:rPr>
                <w:sz w:val="18"/>
                <w:szCs w:val="18"/>
              </w:rPr>
            </w:pPr>
            <w:r>
              <w:rPr>
                <w:sz w:val="18"/>
                <w:szCs w:val="18"/>
              </w:rPr>
              <w:t xml:space="preserve">ASR-002, ASR-003, FR-008, FR-009, NFR-006, NFR-007. A2 Task 2 (ACID transaction for the status update and action log; concurrency control, where A2 recommended pessimistic locking - see the Research-to-Decision Map for why M2 chose optimistic locking). </w:t>
            </w:r>
          </w:p>
        </w:tc>
      </w:tr>
      <w:tr w:rsidR="00284DEA" w14:paraId="5F6631F0" w14:textId="77777777">
        <w:trPr>
          <w:cantSplit/>
        </w:trPr>
        <w:tc>
          <w:tcPr>
            <w:tcW w:w="1900" w:type="dxa"/>
            <w:shd w:val="clear" w:color="auto" w:fill="DCE3F0"/>
          </w:tcPr>
          <w:p w14:paraId="13A060B7" w14:textId="77777777" w:rsidR="00284DEA" w:rsidRDefault="00000000">
            <w:pPr>
              <w:spacing w:after="40"/>
              <w:rPr>
                <w:sz w:val="18"/>
                <w:szCs w:val="18"/>
              </w:rPr>
            </w:pPr>
            <w:r>
              <w:rPr>
                <w:b/>
                <w:bCs/>
                <w:sz w:val="18"/>
                <w:szCs w:val="18"/>
              </w:rPr>
              <w:lastRenderedPageBreak/>
              <w:t>Linked requirements</w:t>
            </w:r>
          </w:p>
        </w:tc>
        <w:tc>
          <w:tcPr>
            <w:tcW w:w="7116" w:type="dxa"/>
          </w:tcPr>
          <w:p w14:paraId="0AAB0EDF" w14:textId="77777777" w:rsidR="00284DEA" w:rsidRDefault="00000000">
            <w:pPr>
              <w:spacing w:after="40"/>
              <w:rPr>
                <w:sz w:val="18"/>
                <w:szCs w:val="18"/>
              </w:rPr>
            </w:pPr>
            <w:r>
              <w:rPr>
                <w:sz w:val="18"/>
                <w:szCs w:val="18"/>
              </w:rPr>
              <w:t>FR-008, FR-009, FR-010, FR-011, NFR-006, NFR-007</w:t>
            </w:r>
          </w:p>
        </w:tc>
      </w:tr>
      <w:tr w:rsidR="00284DEA" w14:paraId="3B124339" w14:textId="77777777">
        <w:trPr>
          <w:cantSplit/>
        </w:trPr>
        <w:tc>
          <w:tcPr>
            <w:tcW w:w="1900" w:type="dxa"/>
            <w:shd w:val="clear" w:color="auto" w:fill="DCE3F0"/>
          </w:tcPr>
          <w:p w14:paraId="6E96B57A" w14:textId="77777777" w:rsidR="00284DEA" w:rsidRDefault="00000000">
            <w:pPr>
              <w:spacing w:after="40"/>
              <w:rPr>
                <w:sz w:val="18"/>
                <w:szCs w:val="18"/>
              </w:rPr>
            </w:pPr>
            <w:r>
              <w:rPr>
                <w:b/>
                <w:bCs/>
                <w:sz w:val="18"/>
                <w:szCs w:val="18"/>
              </w:rPr>
              <w:t>Later Consequence</w:t>
            </w:r>
          </w:p>
        </w:tc>
        <w:tc>
          <w:tcPr>
            <w:tcW w:w="7116" w:type="dxa"/>
          </w:tcPr>
          <w:p w14:paraId="26BCFBBD" w14:textId="77777777" w:rsidR="00284DEA" w:rsidRDefault="00000000">
            <w:pPr>
              <w:spacing w:after="40"/>
              <w:rPr>
                <w:sz w:val="18"/>
                <w:szCs w:val="18"/>
              </w:rPr>
            </w:pPr>
            <w:r>
              <w:rPr>
                <w:sz w:val="18"/>
                <w:szCs w:val="18"/>
              </w:rPr>
              <w:t>If contention grows (many handlers sharing one queue), a pessimistic lock for the assignment step only will be reconsidered.</w:t>
            </w:r>
          </w:p>
        </w:tc>
      </w:tr>
    </w:tbl>
    <w:p w14:paraId="46A9B913" w14:textId="77777777" w:rsidR="00284DEA" w:rsidRDefault="00284DEA">
      <w:pPr>
        <w:spacing w:after="0"/>
      </w:pPr>
    </w:p>
    <w:p>
      <w:pPr>
        <w:spacing w:after="120"/>
        <w:rPr>
          <w:ins w:id="900754" w:author="Claude (AI draft)" w:date="2026-10-15T08:00:00Z"/>
        </w:rPr>
      </w:pPr>
      <w:ins w:id="900755" w:author="Claude (AI draft)" w:date="2026-10-15T08:00:00Z">
        <w:r>
          <w:rPr>
            <w:b/>
            <w:bCs/>
          </w:rPr>
          <w:t xml:space="preserve">M3 change (C-01):</w:t>
        </w:r>
        <w:r>
          <w:t xml:space="preserve"> concurrency control is a row lock, not a Version column. Every change to a request loads it with </w:t>
        </w:r>
        <w:r>
          <w:rPr>
            <w:rFonts w:ascii="Consolas" w:eastAsia="Consolas" w:hAnsi="Consolas" w:cs="Consolas"/>
          </w:rPr>
          <w:t xml:space="preserve">SELECT ... FOR UPDATE</w:t>
        </w:r>
        <w:r>
          <w:t xml:space="preserve"> (RequestRepository.findByIdForUpdate), so two changes to the same request run one after the other and the second is checked against the first one's result. The partial unique index on request_handler remains the final guard against two active handlers.</w:t>
        </w:r>
      </w:ins>
    </w:p>
    <w:p w14:paraId="782DDFCC" w14:textId="77777777" w:rsidR="00284DEA" w:rsidRDefault="00000000">
      <w:pPr>
        <w:pStyle w:val="Heading2"/>
      </w:pPr>
      <w:bookmarkStart w:id="55" w:name="_Toc241703353"/>
      <w:r>
        <w:t>Append-only Audit Trail</w:t>
      </w:r>
      <w:bookmarkEnd w:id="55"/>
    </w:p>
    <w:tbl>
      <w:tblPr>
        <w:tblStyle w:val="TableGrid"/>
        <w:tblW w:w="9016" w:type="dxa"/>
        <w:tblLayout w:type="fixed"/>
        <w:tblLook w:val="04A0" w:firstRow="1" w:lastRow="0" w:firstColumn="1" w:lastColumn="0" w:noHBand="0" w:noVBand="1"/>
      </w:tblPr>
      <w:tblGrid>
        <w:gridCol w:w="1900"/>
        <w:gridCol w:w="7116"/>
      </w:tblGrid>
      <w:tr w:rsidR="00284DEA" w14:paraId="0990EEA6" w14:textId="77777777">
        <w:trPr>
          <w:cantSplit/>
        </w:trPr>
        <w:tc>
          <w:tcPr>
            <w:tcW w:w="9016" w:type="dxa"/>
            <w:gridSpan w:val="2"/>
            <w:shd w:val="clear" w:color="auto" w:fill="002060"/>
          </w:tcPr>
          <w:p w14:paraId="12EF8368" w14:textId="77777777" w:rsidR="00284DEA" w:rsidRDefault="00000000">
            <w:pPr>
              <w:spacing w:after="40"/>
              <w:rPr>
                <w:sz w:val="20"/>
                <w:szCs w:val="20"/>
              </w:rPr>
            </w:pPr>
            <w:r>
              <w:rPr>
                <w:b/>
                <w:bCs/>
                <w:color w:val="FFFFFF"/>
                <w:sz w:val="20"/>
                <w:szCs w:val="20"/>
              </w:rPr>
              <w:t>DEC-007 - Enforce the append-only audit trail in the application and the database</w:t>
            </w:r>
          </w:p>
        </w:tc>
      </w:tr>
      <w:tr w:rsidR="00284DEA" w14:paraId="1CD753D3" w14:textId="77777777">
        <w:trPr>
          <w:cantSplit/>
        </w:trPr>
        <w:tc>
          <w:tcPr>
            <w:tcW w:w="1900" w:type="dxa"/>
            <w:shd w:val="clear" w:color="auto" w:fill="DCE3F0"/>
          </w:tcPr>
          <w:p w14:paraId="181FFCD2" w14:textId="77777777" w:rsidR="00284DEA" w:rsidRDefault="00000000">
            <w:pPr>
              <w:spacing w:after="40"/>
              <w:rPr>
                <w:sz w:val="18"/>
                <w:szCs w:val="18"/>
              </w:rPr>
            </w:pPr>
            <w:r>
              <w:rPr>
                <w:b/>
                <w:bCs/>
                <w:sz w:val="18"/>
                <w:szCs w:val="18"/>
              </w:rPr>
              <w:t>Status / Date / Owner</w:t>
            </w:r>
          </w:p>
        </w:tc>
        <w:tc>
          <w:tcPr>
            <w:tcW w:w="7116" w:type="dxa"/>
          </w:tcPr>
          <w:p w14:paraId="1E32C5B4" w14:textId="77777777" w:rsidR="00284DEA" w:rsidRDefault="00000000">
            <w:pPr>
              <w:spacing w:after="40"/>
              <w:rPr>
                <w:sz w:val="18"/>
                <w:szCs w:val="18"/>
              </w:rPr>
            </w:pPr>
            <w:r>
              <w:rPr>
                <w:sz w:val="18"/>
                <w:szCs w:val="18"/>
              </w:rPr>
              <w:t>Accepted - M2 baseline / 30/09/2026 / Team</w:t>
            </w:r>
          </w:p>
        </w:tc>
      </w:tr>
      <w:tr w:rsidR="00284DEA" w14:paraId="3B08AC59" w14:textId="77777777">
        <w:trPr>
          <w:cantSplit/>
        </w:trPr>
        <w:tc>
          <w:tcPr>
            <w:tcW w:w="1900" w:type="dxa"/>
            <w:shd w:val="clear" w:color="auto" w:fill="DCE3F0"/>
          </w:tcPr>
          <w:p w14:paraId="0BB7796E" w14:textId="77777777" w:rsidR="00284DEA" w:rsidRDefault="00000000">
            <w:pPr>
              <w:spacing w:after="40"/>
              <w:rPr>
                <w:sz w:val="18"/>
                <w:szCs w:val="18"/>
              </w:rPr>
            </w:pPr>
            <w:r>
              <w:rPr>
                <w:b/>
                <w:bCs/>
                <w:sz w:val="18"/>
                <w:szCs w:val="18"/>
              </w:rPr>
              <w:t>Context</w:t>
            </w:r>
          </w:p>
        </w:tc>
        <w:tc>
          <w:tcPr>
            <w:tcW w:w="7116" w:type="dxa"/>
          </w:tcPr>
          <w:p w14:paraId="18BA3825" w14:textId="77777777" w:rsidR="00284DEA" w:rsidRDefault="00000000">
            <w:pPr>
              <w:spacing w:after="40"/>
              <w:rPr>
                <w:sz w:val="18"/>
                <w:szCs w:val="18"/>
              </w:rPr>
            </w:pPr>
            <w:r>
              <w:rPr>
                <w:sz w:val="18"/>
                <w:szCs w:val="18"/>
              </w:rPr>
              <w:t>FR-010 and NFR-007 say comments and audit entries cannot be edited or deleted. If this is only enforced by our code, a bug or a manual SQL fix could still change history.</w:t>
            </w:r>
          </w:p>
        </w:tc>
      </w:tr>
      <w:tr w:rsidR="00284DEA" w14:paraId="4A32602E" w14:textId="77777777">
        <w:trPr>
          <w:cantSplit/>
        </w:trPr>
        <w:tc>
          <w:tcPr>
            <w:tcW w:w="1900" w:type="dxa"/>
            <w:shd w:val="clear" w:color="auto" w:fill="DCE3F0"/>
          </w:tcPr>
          <w:p w14:paraId="56C8A20E" w14:textId="77777777" w:rsidR="00284DEA" w:rsidRDefault="00000000">
            <w:pPr>
              <w:spacing w:after="40"/>
              <w:rPr>
                <w:sz w:val="18"/>
                <w:szCs w:val="18"/>
              </w:rPr>
            </w:pPr>
            <w:r>
              <w:rPr>
                <w:b/>
                <w:bCs/>
                <w:sz w:val="18"/>
                <w:szCs w:val="18"/>
              </w:rPr>
              <w:t>Constraints</w:t>
            </w:r>
          </w:p>
        </w:tc>
        <w:tc>
          <w:tcPr>
            <w:tcW w:w="7116" w:type="dxa"/>
          </w:tcPr>
          <w:p w14:paraId="69FDD71D" w14:textId="77777777" w:rsidR="00284DEA" w:rsidRDefault="00000000">
            <w:pPr>
              <w:spacing w:after="40"/>
              <w:rPr>
                <w:sz w:val="18"/>
                <w:szCs w:val="18"/>
              </w:rPr>
            </w:pPr>
            <w:r>
              <w:rPr>
                <w:sz w:val="18"/>
                <w:szCs w:val="18"/>
              </w:rPr>
              <w:t>Security, Quality, Time.</w:t>
            </w:r>
          </w:p>
        </w:tc>
      </w:tr>
      <w:tr w:rsidR="00284DEA" w14:paraId="18196748" w14:textId="77777777">
        <w:trPr>
          <w:cantSplit/>
        </w:trPr>
        <w:tc>
          <w:tcPr>
            <w:tcW w:w="1900" w:type="dxa"/>
            <w:shd w:val="clear" w:color="auto" w:fill="DCE3F0"/>
          </w:tcPr>
          <w:p w14:paraId="09A0AD17" w14:textId="77777777" w:rsidR="00284DEA" w:rsidRDefault="00000000">
            <w:pPr>
              <w:spacing w:after="40"/>
              <w:rPr>
                <w:sz w:val="18"/>
                <w:szCs w:val="18"/>
              </w:rPr>
            </w:pPr>
            <w:r>
              <w:rPr>
                <w:b/>
                <w:bCs/>
                <w:sz w:val="18"/>
                <w:szCs w:val="18"/>
              </w:rPr>
              <w:t>Alternatives</w:t>
            </w:r>
          </w:p>
        </w:tc>
        <w:tc>
          <w:tcPr>
            <w:tcW w:w="7116" w:type="dxa"/>
          </w:tcPr>
          <w:p w14:paraId="741CFFCD" w14:textId="77777777" w:rsidR="00284DEA" w:rsidRDefault="00000000">
            <w:pPr>
              <w:spacing w:after="40"/>
              <w:rPr>
                <w:sz w:val="18"/>
                <w:szCs w:val="18"/>
              </w:rPr>
            </w:pPr>
            <w:r>
              <w:rPr>
                <w:sz w:val="18"/>
                <w:szCs w:val="18"/>
              </w:rPr>
              <w:t>1. Application only - no update/delete methods on the audit repository.</w:t>
            </w:r>
          </w:p>
          <w:p w14:paraId="178E615F" w14:textId="77777777" w:rsidR="00284DEA" w:rsidRDefault="00000000">
            <w:pPr>
              <w:spacing w:after="40"/>
              <w:rPr>
                <w:sz w:val="18"/>
                <w:szCs w:val="18"/>
              </w:rPr>
            </w:pPr>
            <w:r>
              <w:rPr>
                <w:sz w:val="18"/>
                <w:szCs w:val="18"/>
              </w:rPr>
              <w:t>2. Database trigger that rejects UPDATE and DELETE on audit_entry.</w:t>
            </w:r>
          </w:p>
          <w:p w14:paraId="4C3A43C4" w14:textId="77777777" w:rsidR="00284DEA" w:rsidRDefault="00000000">
            <w:pPr>
              <w:spacing w:after="40"/>
              <w:rPr>
                <w:sz w:val="18"/>
                <w:szCs w:val="18"/>
              </w:rPr>
            </w:pPr>
            <w:r>
              <w:rPr>
                <w:sz w:val="18"/>
                <w:szCs w:val="18"/>
              </w:rPr>
              <w:t>3. A separate audit database or logging service.</w:t>
            </w:r>
          </w:p>
          <w:p w14:paraId="72469044" w14:textId="77777777" w:rsidR="00284DEA" w:rsidRDefault="00000000">
            <w:pPr>
              <w:spacing w:after="40"/>
              <w:rPr>
                <w:sz w:val="18"/>
                <w:szCs w:val="18"/>
              </w:rPr>
            </w:pPr>
            <w:r>
              <w:rPr>
                <w:sz w:val="18"/>
                <w:szCs w:val="18"/>
              </w:rPr>
              <w:t>4. Hibernate Envers (automatic entity version tables).</w:t>
            </w:r>
          </w:p>
        </w:tc>
      </w:tr>
      <w:tr w:rsidR="00284DEA" w14:paraId="60ED44AD" w14:textId="77777777">
        <w:trPr>
          <w:cantSplit/>
        </w:trPr>
        <w:tc>
          <w:tcPr>
            <w:tcW w:w="1900" w:type="dxa"/>
            <w:shd w:val="clear" w:color="auto" w:fill="DCE3F0"/>
          </w:tcPr>
          <w:p w14:paraId="219C0242" w14:textId="77777777" w:rsidR="00284DEA" w:rsidRDefault="00000000">
            <w:pPr>
              <w:spacing w:after="40"/>
              <w:rPr>
                <w:sz w:val="18"/>
                <w:szCs w:val="18"/>
              </w:rPr>
            </w:pPr>
            <w:r>
              <w:rPr>
                <w:b/>
                <w:bCs/>
                <w:sz w:val="18"/>
                <w:szCs w:val="18"/>
              </w:rPr>
              <w:t>Decision</w:t>
            </w:r>
          </w:p>
        </w:tc>
        <w:tc>
          <w:tcPr>
            <w:tcW w:w="7116" w:type="dxa"/>
          </w:tcPr>
          <w:p w14:paraId="790F744A" w14:textId="77777777" w:rsidR="00284DEA" w:rsidRDefault="00000000">
            <w:pPr>
              <w:spacing w:after="40"/>
              <w:rPr>
                <w:sz w:val="18"/>
                <w:szCs w:val="18"/>
              </w:rPr>
            </w:pPr>
            <w:r>
              <w:rPr>
                <w:sz w:val="18"/>
                <w:szCs w:val="18"/>
              </w:rPr>
              <w:t>Options 1 and 2 together: AuditEntry is an immutable JPA entity with a repository that only saves and reads, and a Flyway migration creates a trigger that raises an error on any UPDATE or DELETE of audit_entry rows.</w:t>
            </w:r>
          </w:p>
        </w:tc>
      </w:tr>
      <w:tr w:rsidR="00284DEA" w14:paraId="608916DF" w14:textId="77777777">
        <w:trPr>
          <w:cantSplit/>
        </w:trPr>
        <w:tc>
          <w:tcPr>
            <w:tcW w:w="1900" w:type="dxa"/>
            <w:shd w:val="clear" w:color="auto" w:fill="DCE3F0"/>
          </w:tcPr>
          <w:p w14:paraId="09707C30" w14:textId="77777777" w:rsidR="00284DEA" w:rsidRDefault="00000000">
            <w:pPr>
              <w:spacing w:after="40"/>
              <w:rPr>
                <w:sz w:val="18"/>
                <w:szCs w:val="18"/>
              </w:rPr>
            </w:pPr>
            <w:r>
              <w:rPr>
                <w:b/>
                <w:bCs/>
                <w:sz w:val="18"/>
                <w:szCs w:val="18"/>
              </w:rPr>
              <w:t>Rationale</w:t>
            </w:r>
          </w:p>
        </w:tc>
        <w:tc>
          <w:tcPr>
            <w:tcW w:w="7116" w:type="dxa"/>
          </w:tcPr>
          <w:p w14:paraId="3B590106" w14:textId="77777777" w:rsidR="00284DEA" w:rsidRDefault="00000000">
            <w:pPr>
              <w:spacing w:after="40"/>
              <w:rPr>
                <w:sz w:val="18"/>
                <w:szCs w:val="18"/>
              </w:rPr>
            </w:pPr>
            <w:r>
              <w:rPr>
                <w:sz w:val="18"/>
                <w:szCs w:val="18"/>
              </w:rPr>
              <w:t xml:space="preserve">The trigger protects the history for every user and tool that connects to the database, not only our application. A separate audit service is disproportionate (ARC-02, ASR-007). Envers records entity versions but not our business events such as comments, and adds extra tables.</w:t>
            </w:r>
          </w:p>
        </w:tc>
      </w:tr>
      <w:tr w:rsidR="00284DEA" w14:paraId="70340411" w14:textId="77777777">
        <w:trPr>
          <w:cantSplit/>
        </w:trPr>
        <w:tc>
          <w:tcPr>
            <w:tcW w:w="1900" w:type="dxa"/>
            <w:shd w:val="clear" w:color="auto" w:fill="DCE3F0"/>
          </w:tcPr>
          <w:p w14:paraId="063F6519" w14:textId="77777777" w:rsidR="00284DEA" w:rsidRDefault="00000000">
            <w:pPr>
              <w:spacing w:after="40"/>
              <w:rPr>
                <w:sz w:val="18"/>
                <w:szCs w:val="18"/>
              </w:rPr>
            </w:pPr>
            <w:r>
              <w:rPr>
                <w:b/>
                <w:bCs/>
                <w:sz w:val="18"/>
                <w:szCs w:val="18"/>
              </w:rPr>
              <w:t>Trade-offs</w:t>
            </w:r>
          </w:p>
        </w:tc>
        <w:tc>
          <w:tcPr>
            <w:tcW w:w="7116" w:type="dxa"/>
          </w:tcPr>
          <w:p w14:paraId="49161BC4" w14:textId="77777777" w:rsidR="00284DEA" w:rsidRDefault="00000000">
            <w:pPr>
              <w:spacing w:after="40"/>
              <w:rPr>
                <w:sz w:val="18"/>
                <w:szCs w:val="18"/>
              </w:rPr>
            </w:pPr>
            <w:r>
              <w:rPr>
                <w:sz w:val="18"/>
                <w:szCs w:val="18"/>
              </w:rPr>
              <w:t>A genuine mistake in a comment cannot be corrected - a new correcting entry must be added instead, which is the intended audit behaviour. The trigger is PostgreSQL-specific.</w:t>
            </w:r>
          </w:p>
        </w:tc>
      </w:tr>
      <w:tr w:rsidR="00284DEA" w14:paraId="23C140F1" w14:textId="77777777">
        <w:trPr>
          <w:cantSplit/>
        </w:trPr>
        <w:tc>
          <w:tcPr>
            <w:tcW w:w="1900" w:type="dxa"/>
            <w:shd w:val="clear" w:color="auto" w:fill="DCE3F0"/>
          </w:tcPr>
          <w:p w14:paraId="168D0686" w14:textId="77777777" w:rsidR="00284DEA" w:rsidRDefault="00000000">
            <w:pPr>
              <w:spacing w:after="40"/>
              <w:rPr>
                <w:sz w:val="18"/>
                <w:szCs w:val="18"/>
              </w:rPr>
            </w:pPr>
            <w:r>
              <w:rPr>
                <w:b/>
                <w:bCs/>
                <w:sz w:val="18"/>
                <w:szCs w:val="18"/>
              </w:rPr>
              <w:t>Risks</w:t>
            </w:r>
          </w:p>
        </w:tc>
        <w:tc>
          <w:tcPr>
            <w:tcW w:w="7116" w:type="dxa"/>
          </w:tcPr>
          <w:p w14:paraId="3B401062" w14:textId="77777777" w:rsidR="00284DEA" w:rsidRDefault="00000000">
            <w:pPr>
              <w:spacing w:after="40"/>
              <w:rPr>
                <w:sz w:val="18"/>
                <w:szCs w:val="18"/>
              </w:rPr>
            </w:pPr>
            <w:r>
              <w:rPr>
                <w:sz w:val="18"/>
                <w:szCs w:val="18"/>
              </w:rPr>
              <w:t>Test data clean-up cannot delete audit rows; tests reset the schema with Flyway clean on the test database only (never enabled on Supabase).</w:t>
            </w:r>
          </w:p>
        </w:tc>
      </w:tr>
      <w:tr w:rsidR="00284DEA" w14:paraId="647CD080" w14:textId="77777777">
        <w:trPr>
          <w:cantSplit/>
        </w:trPr>
        <w:tc>
          <w:tcPr>
            <w:tcW w:w="1900" w:type="dxa"/>
            <w:shd w:val="clear" w:color="auto" w:fill="DCE3F0"/>
          </w:tcPr>
          <w:p w14:paraId="47E52003" w14:textId="77777777" w:rsidR="00284DEA" w:rsidRDefault="00000000">
            <w:pPr>
              <w:spacing w:after="40"/>
              <w:rPr>
                <w:sz w:val="18"/>
                <w:szCs w:val="18"/>
              </w:rPr>
            </w:pPr>
            <w:r>
              <w:rPr>
                <w:b/>
                <w:bCs/>
                <w:sz w:val="18"/>
                <w:szCs w:val="18"/>
              </w:rPr>
              <w:t>Evidence</w:t>
            </w:r>
          </w:p>
        </w:tc>
        <w:tc>
          <w:tcPr>
            <w:tcW w:w="7116" w:type="dxa"/>
          </w:tcPr>
          <w:p w14:paraId="3C09F15A" w14:textId="77777777" w:rsidR="00284DEA" w:rsidRDefault="00000000">
            <w:pPr>
              <w:spacing w:after="40"/>
              <w:rPr>
                <w:sz w:val="18"/>
                <w:szCs w:val="18"/>
              </w:rPr>
            </w:pPr>
            <w:r>
              <w:rPr>
                <w:sz w:val="18"/>
                <w:szCs w:val="18"/>
              </w:rPr>
              <w:t xml:space="preserve">ASR-003, FR-010, NFR-006, NFR-007. A2 Task 2 (enforce rules in the application with database constraints as a safety net). </w:t>
            </w:r>
          </w:p>
        </w:tc>
      </w:tr>
      <w:tr w:rsidR="00284DEA" w14:paraId="0E9421C7" w14:textId="77777777">
        <w:trPr>
          <w:cantSplit/>
        </w:trPr>
        <w:tc>
          <w:tcPr>
            <w:tcW w:w="1900" w:type="dxa"/>
            <w:shd w:val="clear" w:color="auto" w:fill="DCE3F0"/>
          </w:tcPr>
          <w:p w14:paraId="2357B14B" w14:textId="77777777" w:rsidR="00284DEA" w:rsidRDefault="00000000">
            <w:pPr>
              <w:spacing w:after="40"/>
              <w:rPr>
                <w:sz w:val="18"/>
                <w:szCs w:val="18"/>
              </w:rPr>
            </w:pPr>
            <w:r>
              <w:rPr>
                <w:b/>
                <w:bCs/>
                <w:sz w:val="18"/>
                <w:szCs w:val="18"/>
              </w:rPr>
              <w:t>Linked requirements</w:t>
            </w:r>
          </w:p>
        </w:tc>
        <w:tc>
          <w:tcPr>
            <w:tcW w:w="7116" w:type="dxa"/>
          </w:tcPr>
          <w:p w14:paraId="76394835" w14:textId="77777777" w:rsidR="00284DEA" w:rsidRDefault="00000000">
            <w:pPr>
              <w:spacing w:after="40"/>
              <w:rPr>
                <w:sz w:val="18"/>
                <w:szCs w:val="18"/>
              </w:rPr>
            </w:pPr>
            <w:r>
              <w:rPr>
                <w:sz w:val="18"/>
                <w:szCs w:val="18"/>
              </w:rPr>
              <w:t>FR-007, FR-010, NFR-006, NFR-007</w:t>
            </w:r>
          </w:p>
        </w:tc>
      </w:tr>
      <w:tr w:rsidR="00284DEA" w14:paraId="1507BD2D" w14:textId="77777777">
        <w:trPr>
          <w:cantSplit/>
        </w:trPr>
        <w:tc>
          <w:tcPr>
            <w:tcW w:w="1900" w:type="dxa"/>
            <w:shd w:val="clear" w:color="auto" w:fill="DCE3F0"/>
          </w:tcPr>
          <w:p w14:paraId="63E080F8" w14:textId="77777777" w:rsidR="00284DEA" w:rsidRDefault="00000000">
            <w:pPr>
              <w:spacing w:after="40"/>
              <w:rPr>
                <w:sz w:val="18"/>
                <w:szCs w:val="18"/>
              </w:rPr>
            </w:pPr>
            <w:r>
              <w:rPr>
                <w:b/>
                <w:bCs/>
                <w:sz w:val="18"/>
                <w:szCs w:val="18"/>
              </w:rPr>
              <w:t>Later Consequence</w:t>
            </w:r>
          </w:p>
        </w:tc>
        <w:tc>
          <w:tcPr>
            <w:tcW w:w="7116" w:type="dxa"/>
          </w:tcPr>
          <w:p w14:paraId="36C09458" w14:textId="77777777" w:rsidR="00284DEA" w:rsidRDefault="00000000">
            <w:pPr>
              <w:spacing w:after="40"/>
              <w:rPr>
                <w:sz w:val="18"/>
                <w:szCs w:val="18"/>
              </w:rPr>
            </w:pPr>
            <w:r>
              <w:rPr>
                <w:sz w:val="18"/>
                <w:szCs w:val="18"/>
              </w:rPr>
              <w:t>An audit retention/archiving period is still needed for POPIA and will be decided with CivicConnect (deferred).</w:t>
            </w:r>
          </w:p>
        </w:tc>
      </w:tr>
    </w:tbl>
    <w:p w14:paraId="64F12C94" w14:textId="77777777" w:rsidR="00284DEA" w:rsidRDefault="00284DEA">
      <w:pPr>
        <w:spacing w:after="0"/>
      </w:pPr>
    </w:p>
    <w:p>
      <w:pPr>
        <w:spacing w:after="120"/>
        <w:rPr>
          <w:ins w:id="900756" w:author="Claude (AI draft)" w:date="2026-10-15T08:00:00Z"/>
        </w:rPr>
      </w:pPr>
      <w:ins w:id="900757" w:author="Claude (AI draft)" w:date="2026-10-15T08:00:00Z">
        <w:r>
          <w:rPr>
            <w:b/>
            <w:bCs/>
          </w:rPr>
          <w:t xml:space="preserve">M3 change (C-02):</w:t>
        </w:r>
        <w:r>
          <w:t xml:space="preserve"> audit rows are written by a SECURITY DEFINER trigger on each audited table (old and new row as JSON, the acting user taken from the transaction), not by an AuditListener. The request history (API-11) and the requester's status history (V5 function request_status_history) are built from these rows.</w:t>
        </w:r>
      </w:ins>
    </w:p>
    <w:p w14:paraId="134823AD" w14:textId="77777777" w:rsidR="00284DEA" w:rsidRDefault="00000000">
      <w:pPr>
        <w:pStyle w:val="Heading2"/>
      </w:pPr>
      <w:bookmarkStart w:id="56" w:name="_Toc241703354"/>
      <w:r>
        <w:t>Schema Migrations and Configuration</w:t>
      </w:r>
      <w:bookmarkEnd w:id="56"/>
    </w:p>
    <w:tbl>
      <w:tblPr>
        <w:tblStyle w:val="TableGrid"/>
        <w:tblW w:w="9016" w:type="dxa"/>
        <w:tblLayout w:type="fixed"/>
        <w:tblLook w:val="04A0" w:firstRow="1" w:lastRow="0" w:firstColumn="1" w:lastColumn="0" w:noHBand="0" w:noVBand="1"/>
      </w:tblPr>
      <w:tblGrid>
        <w:gridCol w:w="1900"/>
        <w:gridCol w:w="7116"/>
      </w:tblGrid>
      <w:tr w:rsidR="00284DEA" w14:paraId="3966D9C7" w14:textId="77777777">
        <w:trPr>
          <w:cantSplit/>
        </w:trPr>
        <w:tc>
          <w:tcPr>
            <w:tcW w:w="9016" w:type="dxa"/>
            <w:gridSpan w:val="2"/>
            <w:shd w:val="clear" w:color="auto" w:fill="002060"/>
          </w:tcPr>
          <w:p w14:paraId="518D6BA1" w14:textId="77777777" w:rsidR="00284DEA" w:rsidRDefault="00000000">
            <w:pPr>
              <w:spacing w:after="40"/>
              <w:rPr>
                <w:sz w:val="20"/>
                <w:szCs w:val="20"/>
              </w:rPr>
            </w:pPr>
            <w:r>
              <w:rPr>
                <w:b/>
                <w:bCs/>
                <w:color w:val="FFFFFF"/>
                <w:sz w:val="20"/>
                <w:szCs w:val="20"/>
              </w:rPr>
              <w:t xml:space="preserve">DEC-008 - Flyway versioned migrations, Hibernate in validate mode</w:t>
            </w:r>
          </w:p>
        </w:tc>
      </w:tr>
      <w:tr w:rsidR="00284DEA" w14:paraId="72FEFB74" w14:textId="77777777">
        <w:trPr>
          <w:cantSplit/>
        </w:trPr>
        <w:tc>
          <w:tcPr>
            <w:tcW w:w="1900" w:type="dxa"/>
            <w:shd w:val="clear" w:color="auto" w:fill="DCE3F0"/>
          </w:tcPr>
          <w:p w14:paraId="39BD7C6A" w14:textId="77777777" w:rsidR="00284DEA" w:rsidRDefault="00000000">
            <w:pPr>
              <w:spacing w:after="40"/>
              <w:rPr>
                <w:sz w:val="18"/>
                <w:szCs w:val="18"/>
              </w:rPr>
            </w:pPr>
            <w:r>
              <w:rPr>
                <w:b/>
                <w:bCs/>
                <w:sz w:val="18"/>
                <w:szCs w:val="18"/>
              </w:rPr>
              <w:t>Status / Date / Owner</w:t>
            </w:r>
          </w:p>
        </w:tc>
        <w:tc>
          <w:tcPr>
            <w:tcW w:w="7116" w:type="dxa"/>
          </w:tcPr>
          <w:p w14:paraId="355AAF2C" w14:textId="77777777" w:rsidR="00284DEA" w:rsidRDefault="00000000">
            <w:pPr>
              <w:spacing w:after="40"/>
              <w:rPr>
                <w:sz w:val="18"/>
                <w:szCs w:val="18"/>
              </w:rPr>
            </w:pPr>
            <w:r>
              <w:rPr>
                <w:sz w:val="18"/>
                <w:szCs w:val="18"/>
              </w:rPr>
              <w:t>Accepted - M2 baseline / 30/09/2026 / Team</w:t>
            </w:r>
          </w:p>
        </w:tc>
      </w:tr>
      <w:tr w:rsidR="00284DEA" w14:paraId="1295E240" w14:textId="77777777">
        <w:trPr>
          <w:cantSplit/>
        </w:trPr>
        <w:tc>
          <w:tcPr>
            <w:tcW w:w="1900" w:type="dxa"/>
            <w:shd w:val="clear" w:color="auto" w:fill="DCE3F0"/>
          </w:tcPr>
          <w:p w14:paraId="3B01947E" w14:textId="77777777" w:rsidR="00284DEA" w:rsidRDefault="00000000">
            <w:pPr>
              <w:spacing w:after="40"/>
              <w:rPr>
                <w:sz w:val="18"/>
                <w:szCs w:val="18"/>
              </w:rPr>
            </w:pPr>
            <w:r>
              <w:rPr>
                <w:b/>
                <w:bCs/>
                <w:sz w:val="18"/>
                <w:szCs w:val="18"/>
              </w:rPr>
              <w:t>Context</w:t>
            </w:r>
          </w:p>
        </w:tc>
        <w:tc>
          <w:tcPr>
            <w:tcW w:w="7116" w:type="dxa"/>
          </w:tcPr>
          <w:p w14:paraId="46AA6949" w14:textId="77777777" w:rsidR="00284DEA" w:rsidRDefault="00000000">
            <w:pPr>
              <w:spacing w:after="40"/>
              <w:rPr>
                <w:sz w:val="18"/>
                <w:szCs w:val="18"/>
              </w:rPr>
            </w:pPr>
            <w:r>
              <w:rPr>
                <w:sz w:val="18"/>
                <w:szCs w:val="18"/>
              </w:rPr>
              <w:t>Three team members each need an identical database, and the same schema must be created on Supabase. Schema changes must be controlled like code.</w:t>
            </w:r>
          </w:p>
        </w:tc>
      </w:tr>
      <w:tr w:rsidR="00284DEA" w14:paraId="2DC3F4EA" w14:textId="77777777">
        <w:trPr>
          <w:cantSplit/>
        </w:trPr>
        <w:tc>
          <w:tcPr>
            <w:tcW w:w="1900" w:type="dxa"/>
            <w:shd w:val="clear" w:color="auto" w:fill="DCE3F0"/>
          </w:tcPr>
          <w:p w14:paraId="1B1564BA" w14:textId="77777777" w:rsidR="00284DEA" w:rsidRDefault="00000000">
            <w:pPr>
              <w:spacing w:after="40"/>
              <w:rPr>
                <w:sz w:val="18"/>
                <w:szCs w:val="18"/>
              </w:rPr>
            </w:pPr>
            <w:r>
              <w:rPr>
                <w:b/>
                <w:bCs/>
                <w:sz w:val="18"/>
                <w:szCs w:val="18"/>
              </w:rPr>
              <w:t>Constraints</w:t>
            </w:r>
          </w:p>
        </w:tc>
        <w:tc>
          <w:tcPr>
            <w:tcW w:w="7116" w:type="dxa"/>
          </w:tcPr>
          <w:p w14:paraId="1EC6053F" w14:textId="77777777" w:rsidR="00284DEA" w:rsidRDefault="00000000">
            <w:pPr>
              <w:spacing w:after="40"/>
              <w:rPr>
                <w:sz w:val="18"/>
                <w:szCs w:val="18"/>
              </w:rPr>
            </w:pPr>
            <w:r>
              <w:rPr>
                <w:sz w:val="18"/>
                <w:szCs w:val="18"/>
              </w:rPr>
              <w:t>Time, Team capability, GitHub governance (all changes through reviewed pull requests).</w:t>
            </w:r>
          </w:p>
        </w:tc>
      </w:tr>
      <w:tr w:rsidR="00284DEA" w14:paraId="0E260D67" w14:textId="77777777">
        <w:trPr>
          <w:cantSplit/>
        </w:trPr>
        <w:tc>
          <w:tcPr>
            <w:tcW w:w="1900" w:type="dxa"/>
            <w:shd w:val="clear" w:color="auto" w:fill="DCE3F0"/>
          </w:tcPr>
          <w:p w14:paraId="5197833B" w14:textId="77777777" w:rsidR="00284DEA" w:rsidRDefault="00000000">
            <w:pPr>
              <w:spacing w:after="40"/>
              <w:rPr>
                <w:sz w:val="18"/>
                <w:szCs w:val="18"/>
              </w:rPr>
            </w:pPr>
            <w:r>
              <w:rPr>
                <w:b/>
                <w:bCs/>
                <w:sz w:val="18"/>
                <w:szCs w:val="18"/>
              </w:rPr>
              <w:t>Alternatives</w:t>
            </w:r>
          </w:p>
        </w:tc>
        <w:tc>
          <w:tcPr>
            <w:tcW w:w="7116" w:type="dxa"/>
          </w:tcPr>
          <w:p w14:paraId="3C92608D" w14:textId="77777777" w:rsidR="00284DEA" w:rsidRDefault="00000000">
            <w:pPr>
              <w:spacing w:after="40"/>
              <w:rPr>
                <w:sz w:val="18"/>
                <w:szCs w:val="18"/>
              </w:rPr>
            </w:pPr>
            <w:r>
              <w:rPr>
                <w:sz w:val="18"/>
                <w:szCs w:val="18"/>
              </w:rPr>
              <w:t>1. Let Hibernate create/update tables automatically (spring.jpa.hibernate.ddl-auto=update).</w:t>
            </w:r>
          </w:p>
          <w:p w14:paraId="568ECD33" w14:textId="77777777" w:rsidR="00284DEA" w:rsidRDefault="00000000">
            <w:pPr>
              <w:spacing w:after="40"/>
              <w:rPr>
                <w:sz w:val="18"/>
                <w:szCs w:val="18"/>
              </w:rPr>
            </w:pPr>
            <w:r>
              <w:rPr>
                <w:sz w:val="18"/>
                <w:szCs w:val="18"/>
              </w:rPr>
              <w:t>2. Hand-run SQL scripts.</w:t>
            </w:r>
          </w:p>
          <w:p w14:paraId="3F62FE69" w14:textId="77777777" w:rsidR="00284DEA" w:rsidRDefault="00000000">
            <w:pPr>
              <w:spacing w:after="40"/>
              <w:rPr>
                <w:sz w:val="18"/>
                <w:szCs w:val="18"/>
              </w:rPr>
            </w:pPr>
            <w:r>
              <w:rPr>
                <w:sz w:val="18"/>
                <w:szCs w:val="18"/>
              </w:rPr>
              <w:t>3. Liquibase.</w:t>
            </w:r>
          </w:p>
          <w:p w14:paraId="53C6D6AA" w14:textId="77777777" w:rsidR="00284DEA" w:rsidRDefault="00000000">
            <w:pPr>
              <w:spacing w:after="40"/>
              <w:rPr>
                <w:sz w:val="18"/>
                <w:szCs w:val="18"/>
              </w:rPr>
            </w:pPr>
            <w:r>
              <w:rPr>
                <w:sz w:val="18"/>
                <w:szCs w:val="18"/>
              </w:rPr>
              <w:t>4. Flyway.</w:t>
            </w:r>
          </w:p>
        </w:tc>
      </w:tr>
      <w:tr w:rsidR="00284DEA" w14:paraId="6425F8E3" w14:textId="77777777">
        <w:trPr>
          <w:cantSplit/>
        </w:trPr>
        <w:tc>
          <w:tcPr>
            <w:tcW w:w="1900" w:type="dxa"/>
            <w:shd w:val="clear" w:color="auto" w:fill="DCE3F0"/>
          </w:tcPr>
          <w:p w14:paraId="64DCF37F" w14:textId="77777777" w:rsidR="00284DEA" w:rsidRDefault="00000000">
            <w:pPr>
              <w:spacing w:after="40"/>
              <w:rPr>
                <w:sz w:val="18"/>
                <w:szCs w:val="18"/>
              </w:rPr>
            </w:pPr>
            <w:r>
              <w:rPr>
                <w:b/>
                <w:bCs/>
                <w:sz w:val="18"/>
                <w:szCs w:val="18"/>
              </w:rPr>
              <w:lastRenderedPageBreak/>
              <w:t>Decision</w:t>
            </w:r>
          </w:p>
        </w:tc>
        <w:tc>
          <w:tcPr>
            <w:tcW w:w="7116" w:type="dxa"/>
          </w:tcPr>
          <w:p w14:paraId="0B762921" w14:textId="77777777" w:rsidR="00284DEA" w:rsidRDefault="00000000">
            <w:pPr>
              <w:spacing w:after="40"/>
              <w:rPr>
                <w:sz w:val="18"/>
                <w:szCs w:val="18"/>
              </w:rPr>
            </w:pPr>
            <w:r>
              <w:rPr>
                <w:sz w:val="18"/>
                <w:szCs w:val="18"/>
              </w:rPr>
              <w:t>Flyway versioned SQL migrations in src/main/resources/db/migration (V1__init_schema.sql, V2__erd_v2.sql, V3__audit_append_only.sql, V4__seed_categories.sql, ...) run automatically on start-up. Hibernate runs with spring.jpa.hibernate.ddl-auto=validate, so it checks the entities match the tables but never changes the schema.</w:t>
            </w:r>
          </w:p>
          <w:p w14:paraId="4F14903C" w14:textId="77777777" w:rsidR="00284DEA" w:rsidRDefault="00000000">
            <w:pPr>
              <w:spacing w:after="40"/>
              <w:rPr>
                <w:sz w:val="18"/>
                <w:szCs w:val="18"/>
              </w:rPr>
            </w:pPr>
            <w:r>
              <w:rPr>
                <w:sz w:val="18"/>
                <w:szCs w:val="18"/>
              </w:rPr>
              <w:t>Dependencies: spring-boot-flyway, flyway-core and flyway-database-postgresql (the Spring Boot 4 documentation names spring-boot-starter-flyway, which brings in the same spring-boot-flyway module; flyway-database-postgresql is required for PostgreSQL) (Spring, 2026c).</w:t>
            </w:r>
          </w:p>
          <w:p w14:paraId="62EE1EF1" w14:textId="77777777" w:rsidR="00284DEA" w:rsidRDefault="00000000">
            <w:pPr>
              <w:spacing w:after="40"/>
              <w:rPr>
                <w:sz w:val="18"/>
                <w:szCs w:val="18"/>
              </w:rPr>
            </w:pPr>
            <w:r>
              <w:rPr>
                <w:sz w:val="18"/>
                <w:szCs w:val="18"/>
              </w:rPr>
              <w:t xml:space="preserve">Database URL, username and password come from environment variables referenced in application.properties; credentials must never be committed (a local development password in the prototype is tracked as R-22).</w:t>
            </w:r>
          </w:p>
        </w:tc>
      </w:tr>
      <w:tr w:rsidR="00284DEA" w14:paraId="43B3A8F8" w14:textId="77777777">
        <w:trPr>
          <w:cantSplit/>
        </w:trPr>
        <w:tc>
          <w:tcPr>
            <w:tcW w:w="1900" w:type="dxa"/>
            <w:shd w:val="clear" w:color="auto" w:fill="DCE3F0"/>
          </w:tcPr>
          <w:p w14:paraId="1FCA078A" w14:textId="77777777" w:rsidR="00284DEA" w:rsidRDefault="00000000">
            <w:pPr>
              <w:spacing w:after="40"/>
              <w:rPr>
                <w:sz w:val="18"/>
                <w:szCs w:val="18"/>
              </w:rPr>
            </w:pPr>
            <w:r>
              <w:rPr>
                <w:b/>
                <w:bCs/>
                <w:sz w:val="18"/>
                <w:szCs w:val="18"/>
              </w:rPr>
              <w:t>Rationale</w:t>
            </w:r>
          </w:p>
        </w:tc>
        <w:tc>
          <w:tcPr>
            <w:tcW w:w="7116" w:type="dxa"/>
          </w:tcPr>
          <w:p w14:paraId="24900244" w14:textId="77777777" w:rsidR="00284DEA" w:rsidRDefault="00000000">
            <w:pPr>
              <w:spacing w:after="40"/>
              <w:rPr>
                <w:sz w:val="18"/>
                <w:szCs w:val="18"/>
              </w:rPr>
            </w:pPr>
            <w:r>
              <w:rPr>
                <w:sz w:val="18"/>
                <w:szCs w:val="18"/>
              </w:rPr>
              <w:t>Every schema change is a file in Git that is reviewed in a pull request. ddl-auto=update cannot create our CHECK constraints, partial index or trigger, and can silently change tables. Flyway uses plain SQL, which the team already knows, and is simpler than Liquibase's XML/YAML changelogs.</w:t>
            </w:r>
          </w:p>
        </w:tc>
      </w:tr>
      <w:tr w:rsidR="00284DEA" w14:paraId="5F1A5FB2" w14:textId="77777777">
        <w:trPr>
          <w:cantSplit/>
        </w:trPr>
        <w:tc>
          <w:tcPr>
            <w:tcW w:w="1900" w:type="dxa"/>
            <w:shd w:val="clear" w:color="auto" w:fill="DCE3F0"/>
          </w:tcPr>
          <w:p w14:paraId="5E6609C2" w14:textId="77777777" w:rsidR="00284DEA" w:rsidRDefault="00000000">
            <w:pPr>
              <w:spacing w:after="40"/>
              <w:rPr>
                <w:sz w:val="18"/>
                <w:szCs w:val="18"/>
              </w:rPr>
            </w:pPr>
            <w:r>
              <w:rPr>
                <w:b/>
                <w:bCs/>
                <w:sz w:val="18"/>
                <w:szCs w:val="18"/>
              </w:rPr>
              <w:t>Trade-offs</w:t>
            </w:r>
          </w:p>
        </w:tc>
        <w:tc>
          <w:tcPr>
            <w:tcW w:w="7116" w:type="dxa"/>
          </w:tcPr>
          <w:p w14:paraId="0B914540" w14:textId="77777777" w:rsidR="00284DEA" w:rsidRDefault="00000000">
            <w:pPr>
              <w:spacing w:after="40"/>
              <w:rPr>
                <w:sz w:val="18"/>
                <w:szCs w:val="18"/>
              </w:rPr>
            </w:pPr>
            <w:r>
              <w:rPr>
                <w:sz w:val="18"/>
                <w:szCs w:val="18"/>
              </w:rPr>
              <w:t>A migration that has already run must never be edited - every change needs a new version file. SQL is written by hand.</w:t>
            </w:r>
          </w:p>
        </w:tc>
      </w:tr>
      <w:tr w:rsidR="00284DEA" w14:paraId="4A74F0FB" w14:textId="77777777">
        <w:trPr>
          <w:cantSplit/>
        </w:trPr>
        <w:tc>
          <w:tcPr>
            <w:tcW w:w="1900" w:type="dxa"/>
            <w:shd w:val="clear" w:color="auto" w:fill="DCE3F0"/>
          </w:tcPr>
          <w:p w14:paraId="11D61964" w14:textId="77777777" w:rsidR="00284DEA" w:rsidRDefault="00000000">
            <w:pPr>
              <w:spacing w:after="40"/>
              <w:rPr>
                <w:sz w:val="18"/>
                <w:szCs w:val="18"/>
              </w:rPr>
            </w:pPr>
            <w:r>
              <w:rPr>
                <w:b/>
                <w:bCs/>
                <w:sz w:val="18"/>
                <w:szCs w:val="18"/>
              </w:rPr>
              <w:t>Risks</w:t>
            </w:r>
          </w:p>
        </w:tc>
        <w:tc>
          <w:tcPr>
            <w:tcW w:w="7116" w:type="dxa"/>
          </w:tcPr>
          <w:p w14:paraId="5D98D01E" w14:textId="77777777" w:rsidR="00284DEA" w:rsidRDefault="00000000">
            <w:pPr>
              <w:spacing w:after="40"/>
              <w:rPr>
                <w:sz w:val="18"/>
                <w:szCs w:val="18"/>
              </w:rPr>
            </w:pPr>
            <w:r>
              <w:rPr>
                <w:sz w:val="18"/>
                <w:szCs w:val="18"/>
              </w:rPr>
              <w:t>Editing an applied migration causes a checksum failure on start-up. Mitigation: pull request review rule - applied migrations are never changed.</w:t>
            </w:r>
          </w:p>
        </w:tc>
      </w:tr>
      <w:tr w:rsidR="00284DEA" w14:paraId="3ADAE599" w14:textId="77777777">
        <w:trPr>
          <w:cantSplit/>
        </w:trPr>
        <w:tc>
          <w:tcPr>
            <w:tcW w:w="1900" w:type="dxa"/>
            <w:shd w:val="clear" w:color="auto" w:fill="DCE3F0"/>
          </w:tcPr>
          <w:p w14:paraId="034D9E1C" w14:textId="77777777" w:rsidR="00284DEA" w:rsidRDefault="00000000">
            <w:pPr>
              <w:spacing w:after="40"/>
              <w:rPr>
                <w:sz w:val="18"/>
                <w:szCs w:val="18"/>
              </w:rPr>
            </w:pPr>
            <w:r>
              <w:rPr>
                <w:b/>
                <w:bCs/>
                <w:sz w:val="18"/>
                <w:szCs w:val="18"/>
              </w:rPr>
              <w:t>Evidence</w:t>
            </w:r>
          </w:p>
        </w:tc>
        <w:tc>
          <w:tcPr>
            <w:tcW w:w="7116" w:type="dxa"/>
          </w:tcPr>
          <w:p w14:paraId="53B7523E" w14:textId="77777777" w:rsidR="00284DEA" w:rsidRDefault="00000000">
            <w:pPr>
              <w:spacing w:after="40"/>
              <w:rPr>
                <w:sz w:val="18"/>
                <w:szCs w:val="18"/>
              </w:rPr>
            </w:pPr>
            <w:r>
              <w:rPr>
                <w:sz w:val="18"/>
                <w:szCs w:val="18"/>
              </w:rPr>
              <w:t>Spring Boot 4.1 'Database Initialization' documentation (Spring, 2026c); DEC-005, DEC-007; GitHub &amp; Team Governance section.</w:t>
            </w:r>
          </w:p>
        </w:tc>
      </w:tr>
      <w:tr w:rsidR="00284DEA" w14:paraId="15E3E034" w14:textId="77777777">
        <w:trPr>
          <w:cantSplit/>
        </w:trPr>
        <w:tc>
          <w:tcPr>
            <w:tcW w:w="1900" w:type="dxa"/>
            <w:shd w:val="clear" w:color="auto" w:fill="DCE3F0"/>
          </w:tcPr>
          <w:p w14:paraId="7AA6FD96" w14:textId="77777777" w:rsidR="00284DEA" w:rsidRDefault="00000000">
            <w:pPr>
              <w:spacing w:after="40"/>
              <w:rPr>
                <w:sz w:val="18"/>
                <w:szCs w:val="18"/>
              </w:rPr>
            </w:pPr>
            <w:r>
              <w:rPr>
                <w:b/>
                <w:bCs/>
                <w:sz w:val="18"/>
                <w:szCs w:val="18"/>
              </w:rPr>
              <w:t>Linked requirements</w:t>
            </w:r>
          </w:p>
        </w:tc>
        <w:tc>
          <w:tcPr>
            <w:tcW w:w="7116" w:type="dxa"/>
          </w:tcPr>
          <w:p w14:paraId="735B6FFB" w14:textId="77777777" w:rsidR="00284DEA" w:rsidRDefault="00000000">
            <w:pPr>
              <w:spacing w:after="40"/>
              <w:rPr>
                <w:sz w:val="18"/>
                <w:szCs w:val="18"/>
              </w:rPr>
            </w:pPr>
            <w:r>
              <w:rPr>
                <w:sz w:val="18"/>
                <w:szCs w:val="18"/>
              </w:rPr>
              <w:t>NFR-007, NFR-008, NFR-009</w:t>
            </w:r>
          </w:p>
        </w:tc>
      </w:tr>
      <w:tr w:rsidR="00284DEA" w14:paraId="42EA03A1" w14:textId="77777777">
        <w:trPr>
          <w:cantSplit/>
        </w:trPr>
        <w:tc>
          <w:tcPr>
            <w:tcW w:w="1900" w:type="dxa"/>
            <w:shd w:val="clear" w:color="auto" w:fill="DCE3F0"/>
          </w:tcPr>
          <w:p w14:paraId="621CF3A5" w14:textId="77777777" w:rsidR="00284DEA" w:rsidRDefault="00000000">
            <w:pPr>
              <w:spacing w:after="40"/>
              <w:rPr>
                <w:sz w:val="18"/>
                <w:szCs w:val="18"/>
              </w:rPr>
            </w:pPr>
            <w:r>
              <w:rPr>
                <w:b/>
                <w:bCs/>
                <w:sz w:val="18"/>
                <w:szCs w:val="18"/>
              </w:rPr>
              <w:t>Later Consequence</w:t>
            </w:r>
          </w:p>
        </w:tc>
        <w:tc>
          <w:tcPr>
            <w:tcW w:w="7116" w:type="dxa"/>
          </w:tcPr>
          <w:p w14:paraId="0BBBE918" w14:textId="77777777" w:rsidR="00284DEA" w:rsidRDefault="00000000">
            <w:pPr>
              <w:spacing w:after="40"/>
              <w:rPr>
                <w:sz w:val="18"/>
                <w:szCs w:val="18"/>
              </w:rPr>
            </w:pPr>
            <w:r>
              <w:rPr>
                <w:sz w:val="18"/>
                <w:szCs w:val="18"/>
              </w:rPr>
              <w:t>Seeded data (categories) comes from migrations. The first manager account's password must come from an environment variable, not a migration file.</w:t>
            </w:r>
          </w:p>
        </w:tc>
      </w:tr>
    </w:tbl>
    <w:p w14:paraId="2699FD06" w14:textId="77777777" w:rsidR="00284DEA" w:rsidRDefault="00284DEA">
      <w:pPr>
        <w:spacing w:after="0"/>
      </w:pPr>
    </w:p>
    <w:p>
      <w:pPr>
        <w:spacing w:after="120"/>
        <w:rPr>
          <w:ins w:id="900758" w:author="Claude (AI draft)" w:date="2026-10-15T08:00:00Z"/>
        </w:rPr>
      </w:pPr>
      <w:ins w:id="900759" w:author="Claude (AI draft)" w:date="2026-10-15T08:00:00Z">
        <w:r>
          <w:rPr>
            <w:b/>
            <w:bCs/>
          </w:rPr>
          <w:t xml:space="preserve">M3:</w:t>
        </w:r>
        <w:r>
          <w:t xml:space="preserve"> Flyway migrations V3 (database roles and grants, C-03), V4 (request priority) and V5 (request status history function) were added. The build script also creates the default manager (C-06). Flyway runs as the schema owner (FLYWAY_USER); the application connects as civicconnect_app.</w:t>
        </w:r>
      </w:ins>
    </w:p>
    <w:p w14:paraId="7C8C983B" w14:textId="77777777" w:rsidR="00284DEA" w:rsidRDefault="00000000">
      <w:pPr>
        <w:pStyle w:val="Heading2"/>
      </w:pPr>
      <w:bookmarkStart w:id="57" w:name="_Toc241703355"/>
      <w:r>
        <w:t>Access Patterns and Indexing</w:t>
      </w:r>
      <w:bookmarkEnd w:id="57"/>
    </w:p>
    <w:tbl>
      <w:tblPr>
        <w:tblStyle w:val="TableGrid"/>
        <w:tblW w:w="9016" w:type="dxa"/>
        <w:tblLayout w:type="fixed"/>
        <w:tblLook w:val="04A0" w:firstRow="1" w:lastRow="0" w:firstColumn="1" w:lastColumn="0" w:noHBand="0" w:noVBand="1"/>
      </w:tblPr>
      <w:tblGrid>
        <w:gridCol w:w="2200"/>
        <w:gridCol w:w="1500"/>
        <w:gridCol w:w="2716"/>
        <w:gridCol w:w="2600"/>
      </w:tblGrid>
      <w:tr w:rsidR="00284DEA" w14:paraId="4B382FFF" w14:textId="77777777">
        <w:trPr>
          <w:cantSplit/>
          <w:tblHeader/>
        </w:trPr>
        <w:tc>
          <w:tcPr>
            <w:tcW w:w="2200" w:type="dxa"/>
            <w:shd w:val="clear" w:color="auto" w:fill="002060"/>
          </w:tcPr>
          <w:p w14:paraId="38B91375" w14:textId="77777777" w:rsidR="00284DEA" w:rsidRDefault="00000000">
            <w:pPr>
              <w:spacing w:after="40"/>
              <w:rPr>
                <w:sz w:val="18"/>
                <w:szCs w:val="18"/>
              </w:rPr>
            </w:pPr>
            <w:r>
              <w:rPr>
                <w:b/>
                <w:bCs/>
                <w:color w:val="FFFFFF"/>
                <w:sz w:val="18"/>
                <w:szCs w:val="18"/>
              </w:rPr>
              <w:t>Operation</w:t>
            </w:r>
          </w:p>
        </w:tc>
        <w:tc>
          <w:tcPr>
            <w:tcW w:w="1500" w:type="dxa"/>
            <w:shd w:val="clear" w:color="auto" w:fill="002060"/>
          </w:tcPr>
          <w:p w14:paraId="2F2C4B71" w14:textId="77777777" w:rsidR="00284DEA" w:rsidRDefault="00000000">
            <w:pPr>
              <w:spacing w:after="40"/>
              <w:rPr>
                <w:sz w:val="18"/>
                <w:szCs w:val="18"/>
              </w:rPr>
            </w:pPr>
            <w:r>
              <w:rPr>
                <w:b/>
                <w:bCs/>
                <w:color w:val="FFFFFF"/>
                <w:sz w:val="18"/>
                <w:szCs w:val="18"/>
              </w:rPr>
              <w:t>Requirement</w:t>
            </w:r>
          </w:p>
        </w:tc>
        <w:tc>
          <w:tcPr>
            <w:tcW w:w="2716" w:type="dxa"/>
            <w:shd w:val="clear" w:color="auto" w:fill="002060"/>
          </w:tcPr>
          <w:p w14:paraId="51570305" w14:textId="77777777" w:rsidR="00284DEA" w:rsidRDefault="00000000">
            <w:pPr>
              <w:spacing w:after="40"/>
              <w:rPr>
                <w:sz w:val="18"/>
                <w:szCs w:val="18"/>
              </w:rPr>
            </w:pPr>
            <w:r>
              <w:rPr>
                <w:b/>
                <w:bCs/>
                <w:color w:val="FFFFFF"/>
                <w:sz w:val="18"/>
                <w:szCs w:val="18"/>
              </w:rPr>
              <w:t>Query pattern</w:t>
            </w:r>
          </w:p>
        </w:tc>
        <w:tc>
          <w:tcPr>
            <w:tcW w:w="2600" w:type="dxa"/>
            <w:shd w:val="clear" w:color="auto" w:fill="002060"/>
          </w:tcPr>
          <w:p w14:paraId="121BAFE9" w14:textId="77777777" w:rsidR="00284DEA" w:rsidRDefault="00000000">
            <w:pPr>
              <w:spacing w:after="40"/>
              <w:rPr>
                <w:sz w:val="18"/>
                <w:szCs w:val="18"/>
              </w:rPr>
            </w:pPr>
            <w:r>
              <w:rPr>
                <w:b/>
                <w:bCs/>
                <w:color w:val="FFFFFF"/>
                <w:sz w:val="18"/>
                <w:szCs w:val="18"/>
              </w:rPr>
              <w:t>Index / design</w:t>
            </w:r>
          </w:p>
        </w:tc>
      </w:tr>
      <w:tr w:rsidR="00284DEA" w14:paraId="4888471B" w14:textId="77777777">
        <w:trPr>
          <w:cantSplit/>
        </w:trPr>
        <w:tc>
          <w:tcPr>
            <w:tcW w:w="2200" w:type="dxa"/>
          </w:tcPr>
          <w:p w14:paraId="459625E0" w14:textId="77777777" w:rsidR="00284DEA" w:rsidRDefault="00000000">
            <w:pPr>
              <w:spacing w:after="40"/>
              <w:rPr>
                <w:sz w:val="18"/>
                <w:szCs w:val="18"/>
              </w:rPr>
            </w:pPr>
            <w:r>
              <w:rPr>
                <w:sz w:val="18"/>
                <w:szCs w:val="18"/>
              </w:rPr>
              <w:t>Staff request list with filter and sort</w:t>
            </w:r>
          </w:p>
        </w:tc>
        <w:tc>
          <w:tcPr>
            <w:tcW w:w="1500" w:type="dxa"/>
          </w:tcPr>
          <w:p w14:paraId="2C37CCDB" w14:textId="77777777" w:rsidR="00284DEA" w:rsidRDefault="00000000">
            <w:pPr>
              <w:spacing w:after="40"/>
              <w:rPr>
                <w:sz w:val="18"/>
                <w:szCs w:val="18"/>
              </w:rPr>
            </w:pPr>
            <w:r>
              <w:rPr>
                <w:sz w:val="18"/>
                <w:szCs w:val="18"/>
              </w:rPr>
              <w:t>FR-005, FR-006, ASR-004</w:t>
            </w:r>
          </w:p>
        </w:tc>
        <w:tc>
          <w:tcPr>
            <w:tcW w:w="2716" w:type="dxa"/>
          </w:tcPr>
          <w:p w14:paraId="73BAB629" w14:textId="77777777" w:rsidR="00284DEA" w:rsidRDefault="00000000">
            <w:pPr>
              <w:spacing w:after="40"/>
              <w:rPr>
                <w:sz w:val="18"/>
                <w:szCs w:val="18"/>
              </w:rPr>
            </w:pPr>
            <w:r>
              <w:rPr>
                <w:sz w:val="18"/>
                <w:szCs w:val="18"/>
              </w:rPr>
              <w:t>Requests in the handler's categories, filtered by status/date, newest first, one page at a time</w:t>
            </w:r>
          </w:p>
        </w:tc>
        <w:tc>
          <w:tcPr>
            <w:tcW w:w="2600" w:type="dxa"/>
          </w:tcPr>
          <w:p w14:paraId="5CEB4378" w14:textId="77777777" w:rsidR="00284DEA" w:rsidRDefault="00000000">
            <w:pPr>
              <w:spacing w:after="40"/>
              <w:rPr>
                <w:sz w:val="18"/>
                <w:szCs w:val="18"/>
              </w:rPr>
            </w:pPr>
            <w:r>
              <w:rPr>
                <w:sz w:val="18"/>
                <w:szCs w:val="18"/>
              </w:rPr>
              <w:t>Composite index on Request (CatId, Status, CreatedAt); paging with Spring Data Pageable</w:t>
            </w:r>
          </w:p>
        </w:tc>
      </w:tr>
      <w:tr w:rsidR="00284DEA" w14:paraId="14B5A676" w14:textId="77777777">
        <w:trPr>
          <w:cantSplit/>
        </w:trPr>
        <w:tc>
          <w:tcPr>
            <w:tcW w:w="2200" w:type="dxa"/>
          </w:tcPr>
          <w:p w14:paraId="2F1CC1F5" w14:textId="77777777" w:rsidR="00284DEA" w:rsidRDefault="00000000">
            <w:pPr>
              <w:spacing w:after="40"/>
              <w:rPr>
                <w:sz w:val="18"/>
                <w:szCs w:val="18"/>
              </w:rPr>
            </w:pPr>
            <w:r>
              <w:rPr>
                <w:sz w:val="18"/>
                <w:szCs w:val="18"/>
              </w:rPr>
              <w:t>Requester's own requests</w:t>
            </w:r>
          </w:p>
        </w:tc>
        <w:tc>
          <w:tcPr>
            <w:tcW w:w="1500" w:type="dxa"/>
          </w:tcPr>
          <w:p w14:paraId="7D49A419" w14:textId="77777777" w:rsidR="00284DEA" w:rsidRDefault="00000000">
            <w:pPr>
              <w:spacing w:after="40"/>
              <w:rPr>
                <w:sz w:val="18"/>
                <w:szCs w:val="18"/>
              </w:rPr>
            </w:pPr>
            <w:r>
              <w:rPr>
                <w:sz w:val="18"/>
                <w:szCs w:val="18"/>
              </w:rPr>
              <w:t>FR-003</w:t>
            </w:r>
          </w:p>
        </w:tc>
        <w:tc>
          <w:tcPr>
            <w:tcW w:w="2716" w:type="dxa"/>
          </w:tcPr>
          <w:p w14:paraId="0D2959F5" w14:textId="77777777" w:rsidR="00284DEA" w:rsidRDefault="00000000">
            <w:pPr>
              <w:spacing w:after="40"/>
              <w:rPr>
                <w:sz w:val="18"/>
                <w:szCs w:val="18"/>
              </w:rPr>
            </w:pPr>
            <w:r>
              <w:rPr>
                <w:sz w:val="18"/>
                <w:szCs w:val="18"/>
              </w:rPr>
              <w:t>Requests where RequesterId = current client, newest first</w:t>
            </w:r>
          </w:p>
        </w:tc>
        <w:tc>
          <w:tcPr>
            <w:tcW w:w="2600" w:type="dxa"/>
          </w:tcPr>
          <w:p w14:paraId="066CBDAF" w14:textId="77777777" w:rsidR="00284DEA" w:rsidRDefault="00000000">
            <w:pPr>
              <w:spacing w:after="40"/>
              <w:rPr>
                <w:sz w:val="18"/>
                <w:szCs w:val="18"/>
              </w:rPr>
            </w:pPr>
            <w:r>
              <w:rPr>
                <w:sz w:val="18"/>
                <w:szCs w:val="18"/>
              </w:rPr>
              <w:t>Index on Request (RequesterId, CreatedAt)</w:t>
            </w:r>
          </w:p>
        </w:tc>
      </w:tr>
      <w:tr w:rsidR="00284DEA" w14:paraId="1CFAA78E" w14:textId="77777777">
        <w:trPr>
          <w:cantSplit/>
        </w:trPr>
        <w:tc>
          <w:tcPr>
            <w:tcW w:w="2200" w:type="dxa"/>
          </w:tcPr>
          <w:p w14:paraId="17BFC613" w14:textId="77777777" w:rsidR="00284DEA" w:rsidRDefault="00000000">
            <w:pPr>
              <w:spacing w:after="40"/>
              <w:rPr>
                <w:sz w:val="18"/>
                <w:szCs w:val="18"/>
              </w:rPr>
            </w:pPr>
            <w:r>
              <w:rPr>
                <w:sz w:val="18"/>
                <w:szCs w:val="18"/>
              </w:rPr>
              <w:t xml:space="preserve">Request detail with audit history</w:t>
            </w:r>
          </w:p>
        </w:tc>
        <w:tc>
          <w:tcPr>
            <w:tcW w:w="1500" w:type="dxa"/>
          </w:tcPr>
          <w:p w14:paraId="331E8C23" w14:textId="77777777" w:rsidR="00284DEA" w:rsidRDefault="00000000">
            <w:pPr>
              <w:spacing w:after="40"/>
              <w:rPr>
                <w:sz w:val="18"/>
                <w:szCs w:val="18"/>
              </w:rPr>
            </w:pPr>
            <w:r>
              <w:rPr>
                <w:sz w:val="18"/>
                <w:szCs w:val="18"/>
              </w:rPr>
              <w:t>FR-007</w:t>
            </w:r>
          </w:p>
        </w:tc>
        <w:tc>
          <w:tcPr>
            <w:tcW w:w="2716" w:type="dxa"/>
          </w:tcPr>
          <w:p w14:paraId="35F2EE43" w14:textId="77777777" w:rsidR="00284DEA" w:rsidRDefault="00000000">
            <w:pPr>
              <w:spacing w:after="40"/>
              <w:rPr>
                <w:sz w:val="18"/>
                <w:szCs w:val="18"/>
              </w:rPr>
            </w:pPr>
            <w:r>
              <w:rPr>
                <w:sz w:val="18"/>
                <w:szCs w:val="18"/>
              </w:rPr>
              <w:t>Audit entries for one request in time order</w:t>
            </w:r>
          </w:p>
        </w:tc>
        <w:tc>
          <w:tcPr>
            <w:tcW w:w="2600" w:type="dxa"/>
          </w:tcPr>
          <w:p w14:paraId="43AB481F" w14:textId="77777777" w:rsidR="00284DEA" w:rsidRDefault="00000000">
            <w:pPr>
              <w:spacing w:after="40"/>
              <w:rPr>
                <w:sz w:val="18"/>
                <w:szCs w:val="18"/>
              </w:rPr>
            </w:pPr>
            <w:r>
              <w:rPr>
                <w:sz w:val="18"/>
                <w:szCs w:val="18"/>
              </w:rPr>
              <w:t>Index on AuditEntry (ReqId, CreatedAt)</w:t>
            </w:r>
          </w:p>
        </w:tc>
      </w:tr>
      <w:tr w:rsidR="00284DEA" w14:paraId="24315184" w14:textId="77777777">
        <w:trPr>
          <w:cantSplit/>
        </w:trPr>
        <w:tc>
          <w:tcPr>
            <w:tcW w:w="2200" w:type="dxa"/>
          </w:tcPr>
          <w:p w14:paraId="56FAA157" w14:textId="77777777" w:rsidR="00284DEA" w:rsidRDefault="00000000">
            <w:pPr>
              <w:spacing w:after="40"/>
              <w:rPr>
                <w:sz w:val="18"/>
                <w:szCs w:val="18"/>
              </w:rPr>
            </w:pPr>
            <w:r>
              <w:rPr>
                <w:sz w:val="18"/>
                <w:szCs w:val="18"/>
              </w:rPr>
              <w:t>Management activity counts</w:t>
            </w:r>
          </w:p>
        </w:tc>
        <w:tc>
          <w:tcPr>
            <w:tcW w:w="1500" w:type="dxa"/>
          </w:tcPr>
          <w:p w14:paraId="680C6DA1" w14:textId="77777777" w:rsidR="00284DEA" w:rsidRDefault="00000000">
            <w:pPr>
              <w:spacing w:after="40"/>
              <w:rPr>
                <w:sz w:val="18"/>
                <w:szCs w:val="18"/>
              </w:rPr>
            </w:pPr>
            <w:r>
              <w:rPr>
                <w:sz w:val="18"/>
                <w:szCs w:val="18"/>
              </w:rPr>
              <w:t>FR-012, FR-013</w:t>
            </w:r>
          </w:p>
        </w:tc>
        <w:tc>
          <w:tcPr>
            <w:tcW w:w="2716" w:type="dxa"/>
          </w:tcPr>
          <w:p w14:paraId="3FD6B053" w14:textId="77777777" w:rsidR="00284DEA" w:rsidRDefault="00000000">
            <w:pPr>
              <w:spacing w:after="40"/>
              <w:rPr>
                <w:sz w:val="18"/>
                <w:szCs w:val="18"/>
              </w:rPr>
            </w:pPr>
            <w:r>
              <w:rPr>
                <w:sz w:val="18"/>
                <w:szCs w:val="18"/>
              </w:rPr>
              <w:t>Counts grouped by status/category within a date range</w:t>
            </w:r>
          </w:p>
        </w:tc>
        <w:tc>
          <w:tcPr>
            <w:tcW w:w="2600" w:type="dxa"/>
          </w:tcPr>
          <w:p w14:paraId="2A373D24" w14:textId="77777777" w:rsidR="00284DEA" w:rsidRDefault="00000000">
            <w:pPr>
              <w:spacing w:after="40"/>
              <w:rPr>
                <w:sz w:val="18"/>
                <w:szCs w:val="18"/>
              </w:rPr>
            </w:pPr>
            <w:r>
              <w:rPr>
                <w:sz w:val="18"/>
                <w:szCs w:val="18"/>
              </w:rPr>
              <w:t>Index on Request (Status, CreatedAt); returns counts only (ASR-005)</w:t>
            </w:r>
          </w:p>
        </w:tc>
      </w:tr>
      <w:tr w:rsidR="00284DEA" w14:paraId="64B39889" w14:textId="77777777">
        <w:trPr>
          <w:cantSplit/>
        </w:trPr>
        <w:tc>
          <w:tcPr>
            <w:tcW w:w="2200" w:type="dxa"/>
          </w:tcPr>
          <w:p w14:paraId="1310FAB7" w14:textId="77777777" w:rsidR="00284DEA" w:rsidRDefault="00000000">
            <w:pPr>
              <w:spacing w:after="40"/>
              <w:rPr>
                <w:sz w:val="18"/>
                <w:szCs w:val="18"/>
              </w:rPr>
            </w:pPr>
            <w:r>
              <w:rPr>
                <w:sz w:val="18"/>
                <w:szCs w:val="18"/>
              </w:rPr>
              <w:t>Look up by reference number</w:t>
            </w:r>
          </w:p>
        </w:tc>
        <w:tc>
          <w:tcPr>
            <w:tcW w:w="1500" w:type="dxa"/>
          </w:tcPr>
          <w:p w14:paraId="0D6EF615" w14:textId="77777777" w:rsidR="00284DEA" w:rsidRDefault="00000000">
            <w:pPr>
              <w:spacing w:after="40"/>
              <w:rPr>
                <w:sz w:val="18"/>
                <w:szCs w:val="18"/>
              </w:rPr>
            </w:pPr>
            <w:r>
              <w:rPr>
                <w:sz w:val="18"/>
                <w:szCs w:val="18"/>
              </w:rPr>
              <w:t>FR-001, FR-002</w:t>
            </w:r>
          </w:p>
        </w:tc>
        <w:tc>
          <w:tcPr>
            <w:tcW w:w="2716" w:type="dxa"/>
          </w:tcPr>
          <w:p w14:paraId="74E32E8F" w14:textId="77777777" w:rsidR="00284DEA" w:rsidRDefault="00000000">
            <w:pPr>
              <w:spacing w:after="40"/>
              <w:rPr>
                <w:sz w:val="18"/>
                <w:szCs w:val="18"/>
              </w:rPr>
            </w:pPr>
            <w:r>
              <w:rPr>
                <w:sz w:val="18"/>
                <w:szCs w:val="18"/>
              </w:rPr>
              <w:t xml:space="preserve">Request where RefNum = ?</w:t>
            </w:r>
          </w:p>
        </w:tc>
        <w:tc>
          <w:tcPr>
            <w:tcW w:w="2600" w:type="dxa"/>
          </w:tcPr>
          <w:p w14:paraId="4A7E2739" w14:textId="77777777" w:rsidR="00284DEA" w:rsidRDefault="00000000">
            <w:pPr>
              <w:spacing w:after="40"/>
              <w:rPr>
                <w:sz w:val="18"/>
                <w:szCs w:val="18"/>
              </w:rPr>
            </w:pPr>
            <w:r>
              <w:rPr>
                <w:sz w:val="18"/>
                <w:szCs w:val="18"/>
              </w:rPr>
              <w:t>Unique index on RefNum</w:t>
            </w:r>
          </w:p>
        </w:tc>
      </w:tr>
    </w:tbl>
    <w:p w14:paraId="58EFB003" w14:textId="77777777" w:rsidR="00284DEA" w:rsidRDefault="00284DEA">
      <w:pPr>
        <w:spacing w:after="0"/>
      </w:pPr>
    </w:p>
    <w:p w14:paraId="7E4040AC" w14:textId="77777777" w:rsidR="00284DEA" w:rsidRDefault="00000000">
      <w:pPr>
        <w:pStyle w:val="Heading2"/>
      </w:pPr>
      <w:bookmarkStart w:id="58" w:name="_Toc241703356"/>
      <w:r>
        <w:t>Scalability, Availability, Single Points of Failure and Backup</w:t>
      </w:r>
      <w:bookmarkEnd w:id="58"/>
    </w:p>
    <w:tbl>
      <w:tblPr>
        <w:tblStyle w:val="TableGrid"/>
        <w:tblW w:w="9016" w:type="dxa"/>
        <w:tblLayout w:type="fixed"/>
        <w:tblLook w:val="04A0" w:firstRow="1" w:lastRow="0" w:firstColumn="1" w:lastColumn="0" w:noHBand="0" w:noVBand="1"/>
      </w:tblPr>
      <w:tblGrid>
        <w:gridCol w:w="1700"/>
        <w:gridCol w:w="2400"/>
        <w:gridCol w:w="2400"/>
        <w:gridCol w:w="2516"/>
      </w:tblGrid>
      <w:tr w:rsidR="00284DEA" w14:paraId="6AC252FA" w14:textId="77777777">
        <w:trPr>
          <w:cantSplit/>
          <w:tblHeader/>
        </w:trPr>
        <w:tc>
          <w:tcPr>
            <w:tcW w:w="1700" w:type="dxa"/>
            <w:shd w:val="clear" w:color="auto" w:fill="002060"/>
          </w:tcPr>
          <w:p w14:paraId="01FE01AC" w14:textId="77777777" w:rsidR="00284DEA" w:rsidRDefault="00000000">
            <w:pPr>
              <w:spacing w:after="40"/>
              <w:rPr>
                <w:sz w:val="18"/>
                <w:szCs w:val="18"/>
              </w:rPr>
            </w:pPr>
            <w:r>
              <w:rPr>
                <w:b/>
                <w:bCs/>
                <w:color w:val="FFFFFF"/>
                <w:sz w:val="18"/>
                <w:szCs w:val="18"/>
              </w:rPr>
              <w:t>Concern</w:t>
            </w:r>
          </w:p>
        </w:tc>
        <w:tc>
          <w:tcPr>
            <w:tcW w:w="2400" w:type="dxa"/>
            <w:shd w:val="clear" w:color="auto" w:fill="002060"/>
          </w:tcPr>
          <w:p w14:paraId="0892C847" w14:textId="77777777" w:rsidR="00284DEA" w:rsidRDefault="00000000">
            <w:pPr>
              <w:spacing w:after="40"/>
              <w:rPr>
                <w:sz w:val="18"/>
                <w:szCs w:val="18"/>
              </w:rPr>
            </w:pPr>
            <w:r>
              <w:rPr>
                <w:b/>
                <w:bCs/>
                <w:color w:val="FFFFFF"/>
                <w:sz w:val="18"/>
                <w:szCs w:val="18"/>
              </w:rPr>
              <w:t>Current position</w:t>
            </w:r>
          </w:p>
        </w:tc>
        <w:tc>
          <w:tcPr>
            <w:tcW w:w="2400" w:type="dxa"/>
            <w:shd w:val="clear" w:color="auto" w:fill="002060"/>
          </w:tcPr>
          <w:p w14:paraId="021A0665" w14:textId="77777777" w:rsidR="00284DEA" w:rsidRDefault="00000000">
            <w:pPr>
              <w:spacing w:after="40"/>
              <w:rPr>
                <w:sz w:val="18"/>
                <w:szCs w:val="18"/>
              </w:rPr>
            </w:pPr>
            <w:r>
              <w:rPr>
                <w:b/>
                <w:bCs/>
                <w:color w:val="FFFFFF"/>
                <w:sz w:val="18"/>
                <w:szCs w:val="18"/>
              </w:rPr>
              <w:t>Why this is accepted now</w:t>
            </w:r>
          </w:p>
        </w:tc>
        <w:tc>
          <w:tcPr>
            <w:tcW w:w="2516" w:type="dxa"/>
            <w:shd w:val="clear" w:color="auto" w:fill="002060"/>
          </w:tcPr>
          <w:p w14:paraId="3B73F672" w14:textId="77777777" w:rsidR="00284DEA" w:rsidRDefault="00000000">
            <w:pPr>
              <w:spacing w:after="40"/>
              <w:rPr>
                <w:sz w:val="18"/>
                <w:szCs w:val="18"/>
              </w:rPr>
            </w:pPr>
            <w:r>
              <w:rPr>
                <w:b/>
                <w:bCs/>
                <w:color w:val="FFFFFF"/>
                <w:sz w:val="18"/>
                <w:szCs w:val="18"/>
              </w:rPr>
              <w:t>Mitigation / when revisited</w:t>
            </w:r>
          </w:p>
        </w:tc>
      </w:tr>
      <w:tr w:rsidR="00284DEA" w14:paraId="34658D1B" w14:textId="77777777">
        <w:trPr>
          <w:cantSplit/>
        </w:trPr>
        <w:tc>
          <w:tcPr>
            <w:tcW w:w="1700" w:type="dxa"/>
          </w:tcPr>
          <w:p w14:paraId="3BF6296C" w14:textId="77777777" w:rsidR="00284DEA" w:rsidRDefault="00000000">
            <w:pPr>
              <w:spacing w:after="40"/>
              <w:rPr>
                <w:sz w:val="18"/>
                <w:szCs w:val="18"/>
              </w:rPr>
            </w:pPr>
            <w:r>
              <w:rPr>
                <w:sz w:val="18"/>
                <w:szCs w:val="18"/>
              </w:rPr>
              <w:t>Database is a single point of failure</w:t>
            </w:r>
          </w:p>
        </w:tc>
        <w:tc>
          <w:tcPr>
            <w:tcW w:w="2400" w:type="dxa"/>
          </w:tcPr>
          <w:p w14:paraId="6D9FDD96" w14:textId="77777777" w:rsidR="00284DEA" w:rsidRDefault="00000000">
            <w:pPr>
              <w:spacing w:after="40"/>
              <w:rPr>
                <w:sz w:val="18"/>
                <w:szCs w:val="18"/>
              </w:rPr>
            </w:pPr>
            <w:r>
              <w:rPr>
                <w:sz w:val="18"/>
                <w:szCs w:val="18"/>
              </w:rPr>
              <w:t>One Supabase PostgreSQL database. If it is down or paused, the whole application is down.</w:t>
            </w:r>
          </w:p>
        </w:tc>
        <w:tc>
          <w:tcPr>
            <w:tcW w:w="2400" w:type="dxa"/>
          </w:tcPr>
          <w:p w14:paraId="2904BD07" w14:textId="77777777" w:rsidR="00284DEA" w:rsidRDefault="00000000">
            <w:pPr>
              <w:spacing w:after="40"/>
              <w:rPr>
                <w:sz w:val="18"/>
                <w:szCs w:val="18"/>
              </w:rPr>
            </w:pPr>
            <w:r>
              <w:rPr>
                <w:sz w:val="18"/>
                <w:szCs w:val="18"/>
              </w:rPr>
              <w:t>NFR-005 only requires availability during demos; up to 20 users; replicas are not on the free plan (Cost constraint).</w:t>
            </w:r>
          </w:p>
        </w:tc>
        <w:tc>
          <w:tcPr>
            <w:tcW w:w="2516" w:type="dxa"/>
          </w:tcPr>
          <w:p w14:paraId="35D480FF" w14:textId="77777777" w:rsidR="00284DEA" w:rsidRDefault="00000000">
            <w:pPr>
              <w:spacing w:after="40"/>
              <w:rPr>
                <w:sz w:val="18"/>
                <w:szCs w:val="18"/>
              </w:rPr>
            </w:pPr>
            <w:r>
              <w:rPr>
                <w:sz w:val="18"/>
                <w:szCs w:val="18"/>
              </w:rPr>
              <w:t xml:space="preserve">Health check the day before each demo (the free project pauses after 1 week of inactivity (Supabase, 2026a)). Revisit replicas if CivicConnect confirms uptime targets.</w:t>
            </w:r>
          </w:p>
        </w:tc>
      </w:tr>
      <w:tr w:rsidR="00284DEA" w14:paraId="686E8B4F" w14:textId="77777777">
        <w:trPr>
          <w:cantSplit/>
        </w:trPr>
        <w:tc>
          <w:tcPr>
            <w:tcW w:w="1700" w:type="dxa"/>
          </w:tcPr>
          <w:p w14:paraId="36E30FD0" w14:textId="77777777" w:rsidR="00284DEA" w:rsidRDefault="00000000">
            <w:pPr>
              <w:spacing w:after="40"/>
              <w:rPr>
                <w:sz w:val="18"/>
                <w:szCs w:val="18"/>
              </w:rPr>
            </w:pPr>
            <w:r>
              <w:rPr>
                <w:sz w:val="18"/>
                <w:szCs w:val="18"/>
              </w:rPr>
              <w:lastRenderedPageBreak/>
              <w:t>Database bottleneck</w:t>
            </w:r>
          </w:p>
        </w:tc>
        <w:tc>
          <w:tcPr>
            <w:tcW w:w="2400" w:type="dxa"/>
          </w:tcPr>
          <w:p w14:paraId="3FE27195" w14:textId="77777777" w:rsidR="00284DEA" w:rsidRDefault="00000000">
            <w:pPr>
              <w:spacing w:after="40"/>
              <w:rPr>
                <w:sz w:val="18"/>
                <w:szCs w:val="18"/>
              </w:rPr>
            </w:pPr>
            <w:r>
              <w:rPr>
                <w:sz w:val="18"/>
                <w:szCs w:val="18"/>
              </w:rPr>
              <w:t>All modules share one database and one connection pool (HikariCP, default 10 connections).</w:t>
            </w:r>
          </w:p>
        </w:tc>
        <w:tc>
          <w:tcPr>
            <w:tcW w:w="2400" w:type="dxa"/>
          </w:tcPr>
          <w:p w14:paraId="6D2C44DB" w14:textId="77777777" w:rsidR="00284DEA" w:rsidRDefault="00000000">
            <w:pPr>
              <w:spacing w:after="40"/>
              <w:rPr>
                <w:sz w:val="18"/>
                <w:szCs w:val="18"/>
              </w:rPr>
            </w:pPr>
            <w:r>
              <w:rPr>
                <w:sz w:val="18"/>
                <w:szCs w:val="18"/>
              </w:rPr>
              <w:t>Load is low at pilot scale, and the indexes above keep queries short.</w:t>
            </w:r>
          </w:p>
        </w:tc>
        <w:tc>
          <w:tcPr>
            <w:tcW w:w="2516" w:type="dxa"/>
          </w:tcPr>
          <w:p w14:paraId="565A7CB2" w14:textId="77777777" w:rsidR="00284DEA" w:rsidRDefault="00000000">
            <w:pPr>
              <w:spacing w:after="40"/>
              <w:rPr>
                <w:sz w:val="18"/>
                <w:szCs w:val="18"/>
              </w:rPr>
            </w:pPr>
            <w:r>
              <w:rPr>
                <w:sz w:val="18"/>
                <w:szCs w:val="18"/>
              </w:rPr>
              <w:t>Measure against NFR-001 at M3. If reports slow down request handling, move Reporting queries to a read replica or summary table.</w:t>
            </w:r>
          </w:p>
        </w:tc>
      </w:tr>
      <w:tr w:rsidR="00284DEA" w14:paraId="5BEE852C" w14:textId="77777777">
        <w:trPr>
          <w:cantSplit/>
        </w:trPr>
        <w:tc>
          <w:tcPr>
            <w:tcW w:w="1700" w:type="dxa"/>
          </w:tcPr>
          <w:p w14:paraId="73E33CF3" w14:textId="77777777" w:rsidR="00284DEA" w:rsidRDefault="00000000">
            <w:pPr>
              <w:spacing w:after="40"/>
              <w:rPr>
                <w:sz w:val="18"/>
                <w:szCs w:val="18"/>
              </w:rPr>
            </w:pPr>
            <w:r>
              <w:rPr>
                <w:sz w:val="18"/>
                <w:szCs w:val="18"/>
              </w:rPr>
              <w:t>Data growth</w:t>
            </w:r>
          </w:p>
        </w:tc>
        <w:tc>
          <w:tcPr>
            <w:tcW w:w="2400" w:type="dxa"/>
          </w:tcPr>
          <w:p w14:paraId="6FA61BA7" w14:textId="77777777" w:rsidR="00284DEA" w:rsidRDefault="00000000">
            <w:pPr>
              <w:spacing w:after="40"/>
              <w:rPr>
                <w:sz w:val="18"/>
                <w:szCs w:val="18"/>
              </w:rPr>
            </w:pPr>
            <w:r>
              <w:rPr>
                <w:sz w:val="18"/>
                <w:szCs w:val="18"/>
              </w:rPr>
              <w:t>No volume figures from CivicConnect yet. Working assumption: under 10 000 requests a year, with around 5-10 audit entries per request.</w:t>
            </w:r>
          </w:p>
        </w:tc>
        <w:tc>
          <w:tcPr>
            <w:tcW w:w="2400" w:type="dxa"/>
          </w:tcPr>
          <w:p w14:paraId="527FCCBA" w14:textId="77777777" w:rsidR="00284DEA" w:rsidRDefault="00000000">
            <w:pPr>
              <w:spacing w:after="40"/>
              <w:rPr>
                <w:sz w:val="18"/>
                <w:szCs w:val="18"/>
              </w:rPr>
            </w:pPr>
            <w:r>
              <w:rPr>
                <w:sz w:val="18"/>
                <w:szCs w:val="18"/>
              </w:rPr>
              <w:t>This is small for PostgreSQL and well inside the 500 MB free-plan database limit (Supabase, 2026a). No hard-coded limits (NFR-009).</w:t>
            </w:r>
          </w:p>
        </w:tc>
        <w:tc>
          <w:tcPr>
            <w:tcW w:w="2516" w:type="dxa"/>
          </w:tcPr>
          <w:p w14:paraId="0BDDED8A" w14:textId="77777777" w:rsidR="00284DEA" w:rsidRDefault="00000000">
            <w:pPr>
              <w:spacing w:after="40"/>
              <w:rPr>
                <w:sz w:val="18"/>
                <w:szCs w:val="18"/>
              </w:rPr>
            </w:pPr>
            <w:r>
              <w:rPr>
                <w:sz w:val="18"/>
                <w:szCs w:val="18"/>
              </w:rPr>
              <w:t>Monitor database size in Supabase. Archive closed requests once a POPIA retention period is agreed.</w:t>
            </w:r>
          </w:p>
        </w:tc>
      </w:tr>
      <w:tr w:rsidR="00284DEA" w14:paraId="6D88E13B" w14:textId="77777777">
        <w:trPr>
          <w:cantSplit/>
        </w:trPr>
        <w:tc>
          <w:tcPr>
            <w:tcW w:w="1700" w:type="dxa"/>
          </w:tcPr>
          <w:p w14:paraId="6877D21B" w14:textId="77777777" w:rsidR="00284DEA" w:rsidRDefault="00000000">
            <w:pPr>
              <w:spacing w:after="40"/>
              <w:rPr>
                <w:sz w:val="18"/>
                <w:szCs w:val="18"/>
              </w:rPr>
            </w:pPr>
            <w:r>
              <w:rPr>
                <w:sz w:val="18"/>
                <w:szCs w:val="18"/>
              </w:rPr>
              <w:t>Backup and recovery</w:t>
            </w:r>
          </w:p>
        </w:tc>
        <w:tc>
          <w:tcPr>
            <w:tcW w:w="2400" w:type="dxa"/>
          </w:tcPr>
          <w:p w14:paraId="57C44FF1" w14:textId="77777777" w:rsidR="00284DEA" w:rsidRDefault="00000000">
            <w:pPr>
              <w:spacing w:after="40"/>
              <w:rPr>
                <w:sz w:val="18"/>
                <w:szCs w:val="18"/>
              </w:rPr>
            </w:pPr>
            <w:r>
              <w:rPr>
                <w:sz w:val="18"/>
                <w:szCs w:val="18"/>
              </w:rPr>
              <w:t>The Supabase free plan has no automatic backups or point-in-time recovery (Supabase, 2026a).</w:t>
            </w:r>
          </w:p>
        </w:tc>
        <w:tc>
          <w:tcPr>
            <w:tcW w:w="2400" w:type="dxa"/>
          </w:tcPr>
          <w:p w14:paraId="213BAD3D" w14:textId="77777777" w:rsidR="00284DEA" w:rsidRDefault="00000000">
            <w:pPr>
              <w:spacing w:after="40"/>
              <w:rPr>
                <w:sz w:val="18"/>
                <w:szCs w:val="18"/>
              </w:rPr>
            </w:pPr>
            <w:r>
              <w:rPr>
                <w:sz w:val="18"/>
                <w:szCs w:val="18"/>
              </w:rPr>
              <w:t>Paid backups conflict with the Cost constraint.</w:t>
            </w:r>
          </w:p>
        </w:tc>
        <w:tc>
          <w:tcPr>
            <w:tcW w:w="2516" w:type="dxa"/>
          </w:tcPr>
          <w:p w14:paraId="0971CB17" w14:textId="77777777" w:rsidR="00284DEA" w:rsidRDefault="00000000">
            <w:pPr>
              <w:spacing w:after="40"/>
              <w:rPr>
                <w:sz w:val="18"/>
                <w:szCs w:val="18"/>
              </w:rPr>
            </w:pPr>
            <w:r>
              <w:rPr>
                <w:sz w:val="18"/>
                <w:szCs w:val="18"/>
              </w:rPr>
              <w:t>Manual pg_dump before every milestone and before any migration on Supabase, stored outside the repository. Test one restore before the final presentation.</w:t>
            </w:r>
          </w:p>
        </w:tc>
      </w:tr>
      <w:tr w:rsidR="00284DEA" w14:paraId="5E564F17" w14:textId="77777777">
        <w:trPr>
          <w:cantSplit/>
        </w:trPr>
        <w:tc>
          <w:tcPr>
            <w:tcW w:w="1700" w:type="dxa"/>
          </w:tcPr>
          <w:p w14:paraId="37359742" w14:textId="77777777" w:rsidR="00284DEA" w:rsidRDefault="00000000">
            <w:pPr>
              <w:spacing w:after="40"/>
              <w:rPr>
                <w:sz w:val="18"/>
                <w:szCs w:val="18"/>
              </w:rPr>
            </w:pPr>
            <w:r>
              <w:rPr>
                <w:sz w:val="18"/>
                <w:szCs w:val="18"/>
              </w:rPr>
              <w:t>Attachments (FR-001)</w:t>
            </w:r>
          </w:p>
        </w:tc>
        <w:tc>
          <w:tcPr>
            <w:tcW w:w="2400" w:type="dxa"/>
          </w:tcPr>
          <w:p w14:paraId="1DF89E83" w14:textId="77777777" w:rsidR="00284DEA" w:rsidRDefault="00000000">
            <w:pPr>
              <w:spacing w:after="40"/>
              <w:rPr>
                <w:sz w:val="18"/>
                <w:szCs w:val="18"/>
              </w:rPr>
            </w:pPr>
            <w:r>
              <w:rPr>
                <w:sz w:val="18"/>
                <w:szCs w:val="18"/>
              </w:rPr>
              <w:t>The database only stores AttachmentUrl, not the file itself.</w:t>
            </w:r>
          </w:p>
        </w:tc>
        <w:tc>
          <w:tcPr>
            <w:tcW w:w="2400" w:type="dxa"/>
          </w:tcPr>
          <w:p w14:paraId="65E5D1C4" w14:textId="77777777" w:rsidR="00284DEA" w:rsidRDefault="00000000">
            <w:pPr>
              <w:spacing w:after="40"/>
              <w:rPr>
                <w:sz w:val="18"/>
                <w:szCs w:val="18"/>
              </w:rPr>
            </w:pPr>
            <w:r>
              <w:rPr>
                <w:sz w:val="18"/>
                <w:szCs w:val="18"/>
              </w:rPr>
              <w:t>Keeps the database small.</w:t>
            </w:r>
          </w:p>
        </w:tc>
        <w:tc>
          <w:tcPr>
            <w:tcW w:w="2516" w:type="dxa"/>
          </w:tcPr>
          <w:p w14:paraId="3CAD45AA" w14:textId="77777777" w:rsidR="00284DEA" w:rsidRDefault="00000000">
            <w:pPr>
              <w:spacing w:after="40"/>
              <w:rPr>
                <w:sz w:val="18"/>
                <w:szCs w:val="18"/>
              </w:rPr>
            </w:pPr>
            <w:r>
              <w:rPr>
                <w:sz w:val="18"/>
                <w:szCs w:val="18"/>
              </w:rPr>
              <w:t xml:space="preserve">Where files are stored is deferred together with attachment hardening (Deferred Scope). Free app hosts often lose local files on restart, so files will not be stored on the app server.</w:t>
            </w:r>
          </w:p>
        </w:tc>
      </w:tr>
      <w:tr w:rsidR="00284DEA" w14:paraId="33907080" w14:textId="77777777">
        <w:trPr>
          <w:cantSplit/>
        </w:trPr>
        <w:tc>
          <w:tcPr>
            <w:tcW w:w="1700" w:type="dxa"/>
          </w:tcPr>
          <w:p w14:paraId="3025185F" w14:textId="77777777" w:rsidR="00284DEA" w:rsidRDefault="00000000">
            <w:pPr>
              <w:spacing w:after="40"/>
              <w:rPr>
                <w:sz w:val="18"/>
                <w:szCs w:val="18"/>
              </w:rPr>
            </w:pPr>
            <w:r>
              <w:rPr>
                <w:sz w:val="18"/>
                <w:szCs w:val="18"/>
              </w:rPr>
              <w:t>Application tier</w:t>
            </w:r>
          </w:p>
        </w:tc>
        <w:tc>
          <w:tcPr>
            <w:tcW w:w="2400" w:type="dxa"/>
          </w:tcPr>
          <w:p w14:paraId="1A24C763" w14:textId="77777777" w:rsidR="00284DEA" w:rsidRDefault="00000000">
            <w:pPr>
              <w:spacing w:after="40"/>
              <w:rPr>
                <w:sz w:val="18"/>
                <w:szCs w:val="18"/>
              </w:rPr>
            </w:pPr>
            <w:r>
              <w:rPr>
                <w:sz w:val="18"/>
                <w:szCs w:val="18"/>
              </w:rPr>
              <w:t>One application instance.</w:t>
            </w:r>
          </w:p>
        </w:tc>
        <w:tc>
          <w:tcPr>
            <w:tcW w:w="2400" w:type="dxa"/>
          </w:tcPr>
          <w:p w14:paraId="1001D066" w14:textId="77777777" w:rsidR="00284DEA" w:rsidRDefault="005F16F0">
            <w:pPr>
              <w:spacing w:after="40"/>
              <w:rPr>
                <w:sz w:val="18"/>
                <w:szCs w:val="18"/>
              </w:rPr>
            </w:pPr>
            <w:r>
              <w:rPr>
                <w:sz w:val="18"/>
                <w:szCs w:val="18"/>
              </w:rPr>
              <w:t>Stateless JWT authentication (DEC-010) means no user session is kept on the server.</w:t>
            </w:r>
          </w:p>
        </w:tc>
        <w:tc>
          <w:tcPr>
            <w:tcW w:w="2516" w:type="dxa"/>
          </w:tcPr>
          <w:p w14:paraId="30A48BB5" w14:textId="77777777" w:rsidR="00284DEA" w:rsidRDefault="00000000">
            <w:pPr>
              <w:spacing w:after="40"/>
              <w:rPr>
                <w:sz w:val="18"/>
                <w:szCs w:val="18"/>
              </w:rPr>
            </w:pPr>
            <w:r>
              <w:rPr>
                <w:sz w:val="18"/>
                <w:szCs w:val="18"/>
              </w:rPr>
              <w:t>A second instance could be added later without code changes.</w:t>
            </w:r>
          </w:p>
        </w:tc>
      </w:tr>
    </w:tbl>
    <w:p w14:paraId="4738BEDC" w14:textId="77777777" w:rsidR="00284DEA" w:rsidRDefault="00284DEA">
      <w:pPr>
        <w:spacing w:after="0"/>
      </w:pPr>
    </w:p>
    <w:p w14:paraId="66FEC806" w14:textId="77777777" w:rsidR="00284DEA" w:rsidRDefault="00000000">
      <w:pPr>
        <w:pStyle w:val="Heading2"/>
      </w:pPr>
      <w:bookmarkStart w:id="59" w:name="_Toc241703357"/>
      <w:r>
        <w:t>Data Sensitivity and POPIA</w:t>
      </w:r>
      <w:bookmarkEnd w:id="59"/>
    </w:p>
    <w:p w14:paraId="574C80AB" w14:textId="77777777" w:rsidR="00284DEA" w:rsidRDefault="00000000">
      <w:r>
        <w:t>Personal information in the model is: client and employee names, emails and phone numbers, and possibly the description and location of a request. Credentials are only stored as BCrypt hashes. Categories, statuses and timestamps are not personal. To comply with POPIA (ASR-005) we:</w:t>
      </w:r>
    </w:p>
    <w:p w14:paraId="2CF10EF1" w14:textId="77777777" w:rsidR="00284DEA" w:rsidRDefault="00000000">
      <w:pPr>
        <w:spacing w:after="60"/>
      </w:pPr>
      <w:r>
        <w:t>- Removed fields no requirement uses: DateOfBirth from Client and Employee, and Street, Area, City and PostalCode from Employee (data minimisation).</w:t>
      </w:r>
    </w:p>
    <w:p w14:paraId="36D6FFD4" w14:textId="77777777" w:rsidR="00284DEA" w:rsidRDefault="00000000">
      <w:pPr>
        <w:spacing w:after="60"/>
      </w:pPr>
      <w:r>
        <w:t>- Enforce access on the server (Spring Security + category scope + RequesterId filter), not only in the Angular UI.</w:t>
      </w:r>
    </w:p>
    <w:p w14:paraId="71213E68" w14:textId="77777777" w:rsidR="00284DEA" w:rsidRDefault="00000000">
      <w:pPr>
        <w:spacing w:after="60"/>
      </w:pPr>
      <w:r>
        <w:t>- Keep management reports to aggregate counts with no personal fields (resolves the Management vs POPIA stakeholder conflict and R-03).</w:t>
      </w:r>
    </w:p>
    <w:p w14:paraId="2364062E" w14:textId="77777777" w:rsidR="00284DEA" w:rsidRDefault="00000000">
      <w:pPr>
        <w:spacing w:after="60"/>
      </w:pPr>
      <w:r>
        <w:t>- Keep database credentials in environment variables, keep our tables out of Supabase's exposed Data API schema, and use TLS for the database connection.</w:t>
      </w:r>
    </w:p>
    <w:p w14:paraId="4F4DE9DA" w14:textId="77777777" w:rsidR="00284DEA" w:rsidRDefault="00000000">
      <w:pPr>
        <w:spacing w:after="60"/>
      </w:pPr>
      <w:r>
        <w:t>- Defer (and record as open): the retention period for closed requests and audit data, and the process for deleting/anonymising a client's data on request.</w:t>
      </w:r>
    </w:p>
    <w:p>
      <w:pPr>
        <w:spacing w:after="120"/>
        <w:rPr>
          <w:ins w:id="900760" w:author="Claude (AI draft)" w:date="2026-10-15T08:00:00Z"/>
        </w:rPr>
      </w:pPr>
      <w:ins w:id="900761" w:author="Claude (AI draft)" w:date="2026-10-15T08:00:00Z">
        <w:r>
          <w:rPr>
            <w:b/>
            <w:bCs/>
          </w:rPr>
          <w:t xml:space="preserve">M3:</w:t>
        </w:r>
        <w:r>
          <w:t xml:space="preserve"> client and employee date of birth and employee address columns are still stored and returned (ERD v2 change 1 was not done). Recorded as technical debt TD-03 for a team decision.</w:t>
        </w:r>
      </w:ins>
    </w:p>
    <w:p w14:paraId="7B11338C" w14:textId="77777777" w:rsidR="00284DEA" w:rsidRDefault="00000000">
      <w:pPr>
        <w:pStyle w:val="Heading2"/>
      </w:pPr>
      <w:bookmarkStart w:id="60" w:name="_Toc241703358"/>
      <w:r>
        <w:lastRenderedPageBreak/>
        <w:t>Changes from the Initial ERD</w:t>
      </w:r>
      <w:bookmarkEnd w:id="60"/>
    </w:p>
    <w:p w14:paraId="5DF37C84" w14:textId="77777777" w:rsidR="00284DEA" w:rsidRDefault="00000000">
      <w:r>
        <w:t>The ERD in PED v1.2 was reviewed against the requirements and ASRs. These changes were made for ERD v2 (shown in red in Figure 3):</w:t>
      </w:r>
    </w:p>
    <w:tbl>
      <w:tblPr>
        <w:tblStyle w:val="TableGrid"/>
        <w:tblW w:w="9016" w:type="dxa"/>
        <w:tblLayout w:type="fixed"/>
        <w:tblLook w:val="04A0" w:firstRow="1" w:lastRow="0" w:firstColumn="1" w:lastColumn="0" w:noHBand="0" w:noVBand="1"/>
      </w:tblPr>
      <w:tblGrid>
        <w:gridCol w:w="400"/>
        <w:gridCol w:w="3100"/>
        <w:gridCol w:w="3616"/>
        <w:gridCol w:w="1900"/>
      </w:tblGrid>
      <w:tr w:rsidR="00284DEA" w14:paraId="3B409E1C" w14:textId="77777777">
        <w:trPr>
          <w:cantSplit/>
          <w:tblHeader/>
        </w:trPr>
        <w:tc>
          <w:tcPr>
            <w:tcW w:w="400" w:type="dxa"/>
            <w:shd w:val="clear" w:color="auto" w:fill="002060"/>
          </w:tcPr>
          <w:p w14:paraId="60FCBB21" w14:textId="77777777" w:rsidR="00284DEA" w:rsidRDefault="00000000">
            <w:pPr>
              <w:spacing w:after="40"/>
              <w:rPr>
                <w:sz w:val="18"/>
                <w:szCs w:val="18"/>
              </w:rPr>
            </w:pPr>
            <w:r>
              <w:rPr>
                <w:b/>
                <w:bCs/>
                <w:color w:val="FFFFFF"/>
                <w:sz w:val="18"/>
                <w:szCs w:val="18"/>
              </w:rPr>
              <w:t>#</w:t>
            </w:r>
          </w:p>
        </w:tc>
        <w:tc>
          <w:tcPr>
            <w:tcW w:w="3100" w:type="dxa"/>
            <w:shd w:val="clear" w:color="auto" w:fill="002060"/>
          </w:tcPr>
          <w:p w14:paraId="5AA3BF66" w14:textId="77777777" w:rsidR="00284DEA" w:rsidRDefault="00000000">
            <w:pPr>
              <w:spacing w:after="40"/>
              <w:rPr>
                <w:sz w:val="18"/>
                <w:szCs w:val="18"/>
              </w:rPr>
            </w:pPr>
            <w:r>
              <w:rPr>
                <w:b/>
                <w:bCs/>
                <w:color w:val="FFFFFF"/>
                <w:sz w:val="18"/>
                <w:szCs w:val="18"/>
              </w:rPr>
              <w:t>Change</w:t>
            </w:r>
          </w:p>
        </w:tc>
        <w:tc>
          <w:tcPr>
            <w:tcW w:w="3616" w:type="dxa"/>
            <w:shd w:val="clear" w:color="auto" w:fill="002060"/>
          </w:tcPr>
          <w:p w14:paraId="56F280CC" w14:textId="77777777" w:rsidR="00284DEA" w:rsidRDefault="00000000">
            <w:pPr>
              <w:spacing w:after="40"/>
              <w:rPr>
                <w:sz w:val="18"/>
                <w:szCs w:val="18"/>
              </w:rPr>
            </w:pPr>
            <w:r>
              <w:rPr>
                <w:b/>
                <w:bCs/>
                <w:color w:val="FFFFFF"/>
                <w:sz w:val="18"/>
                <w:szCs w:val="18"/>
              </w:rPr>
              <w:t>Reason</w:t>
            </w:r>
          </w:p>
        </w:tc>
        <w:tc>
          <w:tcPr>
            <w:tcW w:w="1900" w:type="dxa"/>
            <w:shd w:val="clear" w:color="auto" w:fill="002060"/>
          </w:tcPr>
          <w:p w14:paraId="3043FCA9" w14:textId="77777777" w:rsidR="00284DEA" w:rsidRDefault="00000000">
            <w:pPr>
              <w:spacing w:after="40"/>
              <w:rPr>
                <w:sz w:val="18"/>
                <w:szCs w:val="18"/>
              </w:rPr>
            </w:pPr>
            <w:r>
              <w:rPr>
                <w:b/>
                <w:bCs/>
                <w:color w:val="FFFFFF"/>
                <w:sz w:val="18"/>
                <w:szCs w:val="18"/>
              </w:rPr>
              <w:t>Traces to</w:t>
            </w:r>
          </w:p>
        </w:tc>
      </w:tr>
      <w:tr w:rsidR="00284DEA" w14:paraId="027CE56D" w14:textId="77777777">
        <w:trPr>
          <w:cantSplit/>
        </w:trPr>
        <w:tc>
          <w:tcPr>
            <w:tcW w:w="400" w:type="dxa"/>
          </w:tcPr>
          <w:p w14:paraId="38FE7349" w14:textId="77777777" w:rsidR="00284DEA" w:rsidRDefault="00000000">
            <w:pPr>
              <w:spacing w:after="40"/>
              <w:rPr>
                <w:sz w:val="18"/>
                <w:szCs w:val="18"/>
              </w:rPr>
            </w:pPr>
            <w:r>
              <w:rPr>
                <w:sz w:val="18"/>
                <w:szCs w:val="18"/>
              </w:rPr>
              <w:t>1</w:t>
            </w:r>
          </w:p>
        </w:tc>
        <w:tc>
          <w:tcPr>
            <w:tcW w:w="3100" w:type="dxa"/>
          </w:tcPr>
          <w:p w14:paraId="14998C91" w14:textId="77777777" w:rsidR="00284DEA" w:rsidRDefault="00000000">
            <w:pPr>
              <w:spacing w:after="40"/>
              <w:rPr>
                <w:sz w:val="18"/>
                <w:szCs w:val="18"/>
              </w:rPr>
            </w:pPr>
            <w:r>
              <w:rPr>
                <w:sz w:val="18"/>
                <w:szCs w:val="18"/>
              </w:rPr>
              <w:t>Removed DateOfBirth (Client, Employee) and Street, Area, City, PostalCode (Employee).</w:t>
            </w:r>
          </w:p>
        </w:tc>
        <w:tc>
          <w:tcPr>
            <w:tcW w:w="3616" w:type="dxa"/>
          </w:tcPr>
          <w:p w14:paraId="61B2505E" w14:textId="77777777" w:rsidR="00284DEA" w:rsidRDefault="00000000">
            <w:pPr>
              <w:spacing w:after="40"/>
              <w:rPr>
                <w:sz w:val="18"/>
                <w:szCs w:val="18"/>
              </w:rPr>
            </w:pPr>
            <w:r>
              <w:rPr>
                <w:sz w:val="18"/>
                <w:szCs w:val="18"/>
              </w:rPr>
              <w:t>No requirement uses them; POPIA data minimisation.</w:t>
            </w:r>
          </w:p>
        </w:tc>
        <w:tc>
          <w:tcPr>
            <w:tcW w:w="1900" w:type="dxa"/>
          </w:tcPr>
          <w:p w14:paraId="10C2211C" w14:textId="77777777" w:rsidR="00284DEA" w:rsidRDefault="00000000">
            <w:pPr>
              <w:spacing w:after="40"/>
              <w:rPr>
                <w:sz w:val="18"/>
                <w:szCs w:val="18"/>
              </w:rPr>
            </w:pPr>
            <w:r>
              <w:rPr>
                <w:sz w:val="18"/>
                <w:szCs w:val="18"/>
              </w:rPr>
              <w:t>ASR-005, R-03</w:t>
            </w:r>
          </w:p>
        </w:tc>
      </w:tr>
      <w:tr w:rsidR="00284DEA" w14:paraId="3BAE7778" w14:textId="77777777">
        <w:trPr>
          <w:cantSplit/>
        </w:trPr>
        <w:tc>
          <w:tcPr>
            <w:tcW w:w="400" w:type="dxa"/>
          </w:tcPr>
          <w:p w14:paraId="0C7A2732" w14:textId="77777777" w:rsidR="00284DEA" w:rsidRDefault="00000000">
            <w:pPr>
              <w:spacing w:after="40"/>
              <w:rPr>
                <w:sz w:val="18"/>
                <w:szCs w:val="18"/>
              </w:rPr>
            </w:pPr>
            <w:r>
              <w:rPr>
                <w:sz w:val="18"/>
                <w:szCs w:val="18"/>
              </w:rPr>
              <w:t>2</w:t>
            </w:r>
          </w:p>
        </w:tc>
        <w:tc>
          <w:tcPr>
            <w:tcW w:w="3100" w:type="dxa"/>
          </w:tcPr>
          <w:p w14:paraId="453E5D2B" w14:textId="77777777" w:rsidR="00284DEA" w:rsidRDefault="00000000">
            <w:pPr>
              <w:spacing w:after="40"/>
              <w:rPr>
                <w:sz w:val="18"/>
                <w:szCs w:val="18"/>
              </w:rPr>
            </w:pPr>
            <w:r>
              <w:rPr>
                <w:sz w:val="18"/>
                <w:szCs w:val="18"/>
              </w:rPr>
              <w:t>Password renamed to PasswordHash.</w:t>
            </w:r>
          </w:p>
        </w:tc>
        <w:tc>
          <w:tcPr>
            <w:tcW w:w="3616" w:type="dxa"/>
          </w:tcPr>
          <w:p w14:paraId="04890758" w14:textId="77777777" w:rsidR="00284DEA" w:rsidRDefault="00000000">
            <w:pPr>
              <w:spacing w:after="40"/>
              <w:rPr>
                <w:sz w:val="18"/>
                <w:szCs w:val="18"/>
              </w:rPr>
            </w:pPr>
            <w:r>
              <w:rPr>
                <w:sz w:val="18"/>
                <w:szCs w:val="18"/>
              </w:rPr>
              <w:t>Makes it clear only a hash is stored.</w:t>
            </w:r>
          </w:p>
        </w:tc>
        <w:tc>
          <w:tcPr>
            <w:tcW w:w="1900" w:type="dxa"/>
          </w:tcPr>
          <w:p w14:paraId="17EB5F29" w14:textId="77777777" w:rsidR="00284DEA" w:rsidRDefault="00000000">
            <w:pPr>
              <w:spacing w:after="40"/>
              <w:rPr>
                <w:sz w:val="18"/>
                <w:szCs w:val="18"/>
              </w:rPr>
            </w:pPr>
            <w:r>
              <w:rPr>
                <w:sz w:val="18"/>
                <w:szCs w:val="18"/>
              </w:rPr>
              <w:t>NFR-002</w:t>
            </w:r>
          </w:p>
        </w:tc>
      </w:tr>
      <w:tr w:rsidR="00284DEA" w14:paraId="704131BD" w14:textId="77777777">
        <w:trPr>
          <w:cantSplit/>
        </w:trPr>
        <w:tc>
          <w:tcPr>
            <w:tcW w:w="400" w:type="dxa"/>
          </w:tcPr>
          <w:p w14:paraId="2F2A0CB0" w14:textId="77777777" w:rsidR="00284DEA" w:rsidRDefault="00000000">
            <w:pPr>
              <w:spacing w:after="40"/>
              <w:rPr>
                <w:sz w:val="18"/>
                <w:szCs w:val="18"/>
              </w:rPr>
            </w:pPr>
            <w:r>
              <w:rPr>
                <w:sz w:val="18"/>
                <w:szCs w:val="18"/>
              </w:rPr>
              <w:t>3</w:t>
            </w:r>
          </w:p>
        </w:tc>
        <w:tc>
          <w:tcPr>
            <w:tcW w:w="3100" w:type="dxa"/>
          </w:tcPr>
          <w:p w14:paraId="7B358A76" w14:textId="77777777" w:rsidR="00284DEA" w:rsidRDefault="00000000">
            <w:pPr>
              <w:spacing w:after="40"/>
              <w:rPr>
                <w:sz w:val="18"/>
                <w:szCs w:val="18"/>
              </w:rPr>
            </w:pPr>
            <w:r>
              <w:rPr>
                <w:sz w:val="18"/>
                <w:szCs w:val="18"/>
              </w:rPr>
              <w:t>Added Active to Client and Employee.</w:t>
            </w:r>
          </w:p>
        </w:tc>
        <w:tc>
          <w:tcPr>
            <w:tcW w:w="3616" w:type="dxa"/>
          </w:tcPr>
          <w:p w14:paraId="500DB87E" w14:textId="77777777" w:rsidR="00284DEA" w:rsidRDefault="00000000">
            <w:pPr>
              <w:spacing w:after="40"/>
              <w:rPr>
                <w:sz w:val="18"/>
                <w:szCs w:val="18"/>
              </w:rPr>
            </w:pPr>
            <w:r>
              <w:rPr>
                <w:sz w:val="18"/>
                <w:szCs w:val="18"/>
              </w:rPr>
              <w:t>Accounts are deactivated, not deleted, so audit history keeps valid foreign keys.</w:t>
            </w:r>
          </w:p>
        </w:tc>
        <w:tc>
          <w:tcPr>
            <w:tcW w:w="1900" w:type="dxa"/>
          </w:tcPr>
          <w:p w14:paraId="396B9BB5" w14:textId="77777777" w:rsidR="00284DEA" w:rsidRDefault="00000000">
            <w:pPr>
              <w:spacing w:after="40"/>
              <w:rPr>
                <w:sz w:val="18"/>
                <w:szCs w:val="18"/>
              </w:rPr>
            </w:pPr>
            <w:r>
              <w:rPr>
                <w:sz w:val="18"/>
                <w:szCs w:val="18"/>
              </w:rPr>
              <w:t>NFR-006</w:t>
            </w:r>
          </w:p>
        </w:tc>
      </w:tr>
      <w:tr w:rsidR="00284DEA" w14:paraId="6BE26376" w14:textId="77777777">
        <w:trPr>
          <w:cantSplit/>
        </w:trPr>
        <w:tc>
          <w:tcPr>
            <w:tcW w:w="400" w:type="dxa"/>
          </w:tcPr>
          <w:p w14:paraId="101E0857" w14:textId="77777777" w:rsidR="00284DEA" w:rsidRDefault="00000000">
            <w:pPr>
              <w:spacing w:after="40"/>
              <w:rPr>
                <w:sz w:val="18"/>
                <w:szCs w:val="18"/>
              </w:rPr>
            </w:pPr>
            <w:r>
              <w:rPr>
                <w:sz w:val="18"/>
                <w:szCs w:val="18"/>
              </w:rPr>
              <w:t>4</w:t>
            </w:r>
          </w:p>
        </w:tc>
        <w:tc>
          <w:tcPr>
            <w:tcW w:w="3100" w:type="dxa"/>
          </w:tcPr>
          <w:p w14:paraId="6B329BA3" w14:textId="77777777" w:rsidR="00284DEA" w:rsidRDefault="00000000">
            <w:pPr>
              <w:spacing w:after="40"/>
              <w:rPr>
                <w:sz w:val="18"/>
                <w:szCs w:val="18"/>
              </w:rPr>
            </w:pPr>
            <w:r>
              <w:rPr>
                <w:sz w:val="18"/>
                <w:szCs w:val="18"/>
              </w:rPr>
              <w:t>Added Priority to Request.</w:t>
            </w:r>
          </w:p>
        </w:tc>
        <w:tc>
          <w:tcPr>
            <w:tcW w:w="3616" w:type="dxa"/>
          </w:tcPr>
          <w:p w14:paraId="0F89B899" w14:textId="77777777" w:rsidR="00284DEA" w:rsidRDefault="00000000">
            <w:pPr>
              <w:spacing w:after="40"/>
              <w:rPr>
                <w:sz w:val="18"/>
                <w:szCs w:val="18"/>
              </w:rPr>
            </w:pPr>
            <w:r>
              <w:rPr>
                <w:sz w:val="18"/>
                <w:szCs w:val="18"/>
              </w:rPr>
              <w:t xml:space="preserve">DEC-003 decided managers assign priority, but the v1.2 ERD had nowhere to store it.</w:t>
            </w:r>
          </w:p>
        </w:tc>
        <w:tc>
          <w:tcPr>
            <w:tcW w:w="1900" w:type="dxa"/>
          </w:tcPr>
          <w:p w14:paraId="317B8D24" w14:textId="77777777" w:rsidR="00284DEA" w:rsidRDefault="00000000">
            <w:pPr>
              <w:spacing w:after="40"/>
              <w:rPr>
                <w:sz w:val="18"/>
                <w:szCs w:val="18"/>
              </w:rPr>
            </w:pPr>
            <w:r>
              <w:rPr>
                <w:sz w:val="18"/>
                <w:szCs w:val="18"/>
              </w:rPr>
              <w:t>DEC-003</w:t>
            </w:r>
          </w:p>
        </w:tc>
      </w:tr>
      <w:tr w:rsidR="00284DEA" w14:paraId="090E8450" w14:textId="77777777">
        <w:trPr>
          <w:cantSplit/>
        </w:trPr>
        <w:tc>
          <w:tcPr>
            <w:tcW w:w="400" w:type="dxa"/>
          </w:tcPr>
          <w:p w14:paraId="670E8759" w14:textId="77777777" w:rsidR="00284DEA" w:rsidRDefault="00000000">
            <w:pPr>
              <w:spacing w:after="40"/>
              <w:rPr>
                <w:sz w:val="18"/>
                <w:szCs w:val="18"/>
              </w:rPr>
            </w:pPr>
            <w:r>
              <w:rPr>
                <w:sz w:val="18"/>
                <w:szCs w:val="18"/>
              </w:rPr>
              <w:t>5</w:t>
            </w:r>
          </w:p>
        </w:tc>
        <w:tc>
          <w:tcPr>
            <w:tcW w:w="3100" w:type="dxa"/>
          </w:tcPr>
          <w:p w14:paraId="336B474F" w14:textId="77777777" w:rsidR="00284DEA" w:rsidRDefault="00000000">
            <w:pPr>
              <w:spacing w:after="40"/>
              <w:rPr>
                <w:sz w:val="18"/>
                <w:szCs w:val="18"/>
              </w:rPr>
            </w:pPr>
            <w:r>
              <w:rPr>
                <w:sz w:val="18"/>
                <w:szCs w:val="18"/>
              </w:rPr>
              <w:t>Added Version to Request.</w:t>
            </w:r>
          </w:p>
        </w:tc>
        <w:tc>
          <w:tcPr>
            <w:tcW w:w="3616" w:type="dxa"/>
          </w:tcPr>
          <w:p w14:paraId="359B83B5" w14:textId="77777777" w:rsidR="00284DEA" w:rsidRDefault="00000000">
            <w:pPr>
              <w:spacing w:after="40"/>
              <w:rPr>
                <w:sz w:val="18"/>
                <w:szCs w:val="18"/>
              </w:rPr>
            </w:pPr>
            <w:r>
              <w:rPr>
                <w:sz w:val="18"/>
                <w:szCs w:val="18"/>
              </w:rPr>
              <w:t>Optimistic locking.</w:t>
            </w:r>
          </w:p>
        </w:tc>
        <w:tc>
          <w:tcPr>
            <w:tcW w:w="1900" w:type="dxa"/>
          </w:tcPr>
          <w:p w14:paraId="2A1880B6" w14:textId="77777777" w:rsidR="00284DEA" w:rsidRDefault="00000000">
            <w:pPr>
              <w:spacing w:after="40"/>
              <w:rPr>
                <w:sz w:val="18"/>
                <w:szCs w:val="18"/>
              </w:rPr>
            </w:pPr>
            <w:r>
              <w:rPr>
                <w:sz w:val="18"/>
                <w:szCs w:val="18"/>
              </w:rPr>
              <w:t>DEC-006, FR-008</w:t>
            </w:r>
          </w:p>
        </w:tc>
      </w:tr>
      <w:tr w:rsidR="00284DEA" w14:paraId="0F806639" w14:textId="77777777">
        <w:trPr>
          <w:cantSplit/>
        </w:trPr>
        <w:tc>
          <w:tcPr>
            <w:tcW w:w="400" w:type="dxa"/>
          </w:tcPr>
          <w:p w14:paraId="0CF69B67" w14:textId="77777777" w:rsidR="00284DEA" w:rsidRDefault="00000000">
            <w:pPr>
              <w:spacing w:after="40"/>
              <w:rPr>
                <w:sz w:val="18"/>
                <w:szCs w:val="18"/>
              </w:rPr>
            </w:pPr>
            <w:r>
              <w:rPr>
                <w:sz w:val="18"/>
                <w:szCs w:val="18"/>
              </w:rPr>
              <w:t>6</w:t>
            </w:r>
          </w:p>
        </w:tc>
        <w:tc>
          <w:tcPr>
            <w:tcW w:w="3100" w:type="dxa"/>
          </w:tcPr>
          <w:p w14:paraId="6BB46394" w14:textId="77777777" w:rsidR="00284DEA" w:rsidRDefault="00000000">
            <w:pPr>
              <w:spacing w:after="40"/>
              <w:rPr>
                <w:sz w:val="18"/>
                <w:szCs w:val="18"/>
              </w:rPr>
            </w:pPr>
            <w:r>
              <w:rPr>
                <w:sz w:val="18"/>
                <w:szCs w:val="18"/>
              </w:rPr>
              <w:t>AuditEntry: ComId renamed AuditId; added FromStatus, ToStatus and ClientId (nullable).</w:t>
            </w:r>
          </w:p>
        </w:tc>
        <w:tc>
          <w:tcPr>
            <w:tcW w:w="3616" w:type="dxa"/>
          </w:tcPr>
          <w:p w14:paraId="025D2892" w14:textId="77777777" w:rsidR="00284DEA" w:rsidRDefault="00000000">
            <w:pPr>
              <w:spacing w:after="40"/>
              <w:rPr>
                <w:sz w:val="18"/>
                <w:szCs w:val="18"/>
              </w:rPr>
            </w:pPr>
            <w:r>
              <w:rPr>
                <w:sz w:val="18"/>
                <w:szCs w:val="18"/>
              </w:rPr>
              <w:t>NFR-006 needs before/after state, and the requester's own actions (submitting) must be logged too.</w:t>
            </w:r>
          </w:p>
        </w:tc>
        <w:tc>
          <w:tcPr>
            <w:tcW w:w="1900" w:type="dxa"/>
          </w:tcPr>
          <w:p w14:paraId="4AEA09A2" w14:textId="77777777" w:rsidR="00284DEA" w:rsidRDefault="00000000">
            <w:pPr>
              <w:spacing w:after="40"/>
              <w:rPr>
                <w:sz w:val="18"/>
                <w:szCs w:val="18"/>
              </w:rPr>
            </w:pPr>
            <w:r>
              <w:rPr>
                <w:sz w:val="18"/>
                <w:szCs w:val="18"/>
              </w:rPr>
              <w:t>NFR-006, ASR-003</w:t>
            </w:r>
          </w:p>
        </w:tc>
      </w:tr>
      <w:tr w:rsidR="00284DEA" w14:paraId="7EE4307E" w14:textId="77777777">
        <w:trPr>
          <w:cantSplit/>
        </w:trPr>
        <w:tc>
          <w:tcPr>
            <w:tcW w:w="400" w:type="dxa"/>
          </w:tcPr>
          <w:p w14:paraId="4BDE3F12" w14:textId="77777777" w:rsidR="00284DEA" w:rsidRDefault="00000000">
            <w:pPr>
              <w:spacing w:after="40"/>
              <w:rPr>
                <w:sz w:val="18"/>
                <w:szCs w:val="18"/>
              </w:rPr>
            </w:pPr>
            <w:r>
              <w:rPr>
                <w:sz w:val="18"/>
                <w:szCs w:val="18"/>
              </w:rPr>
              <w:t>7</w:t>
            </w:r>
          </w:p>
        </w:tc>
        <w:tc>
          <w:tcPr>
            <w:tcW w:w="3100" w:type="dxa"/>
          </w:tcPr>
          <w:p w14:paraId="28266F61" w14:textId="77777777" w:rsidR="00284DEA" w:rsidRDefault="00000000">
            <w:pPr>
              <w:spacing w:after="40"/>
              <w:rPr>
                <w:sz w:val="18"/>
                <w:szCs w:val="18"/>
              </w:rPr>
            </w:pPr>
            <w:r>
              <w:rPr>
                <w:sz w:val="18"/>
                <w:szCs w:val="18"/>
              </w:rPr>
              <w:t>New EmployeeCategory table.</w:t>
            </w:r>
          </w:p>
        </w:tc>
        <w:tc>
          <w:tcPr>
            <w:tcW w:w="3616" w:type="dxa"/>
          </w:tcPr>
          <w:p w14:paraId="658BADE8" w14:textId="77777777" w:rsidR="00284DEA" w:rsidRDefault="00000000">
            <w:pPr>
              <w:spacing w:after="40"/>
              <w:rPr>
                <w:sz w:val="18"/>
                <w:szCs w:val="18"/>
              </w:rPr>
            </w:pPr>
            <w:r>
              <w:rPr>
                <w:sz w:val="18"/>
                <w:szCs w:val="18"/>
              </w:rPr>
              <w:t>FR-005 limits staff to their assigned categories, which v1.2 could not store.</w:t>
            </w:r>
          </w:p>
        </w:tc>
        <w:tc>
          <w:tcPr>
            <w:tcW w:w="1900" w:type="dxa"/>
          </w:tcPr>
          <w:p w14:paraId="3A9B9D09" w14:textId="77777777" w:rsidR="00284DEA" w:rsidRDefault="00000000">
            <w:pPr>
              <w:spacing w:after="40"/>
              <w:rPr>
                <w:sz w:val="18"/>
                <w:szCs w:val="18"/>
              </w:rPr>
            </w:pPr>
            <w:r>
              <w:rPr>
                <w:sz w:val="18"/>
                <w:szCs w:val="18"/>
              </w:rPr>
              <w:t>FR-005, DEC-002</w:t>
            </w:r>
          </w:p>
        </w:tc>
      </w:tr>
      <w:tr w:rsidR="00284DEA" w14:paraId="1735F8B5" w14:textId="77777777">
        <w:trPr>
          <w:cantSplit/>
        </w:trPr>
        <w:tc>
          <w:tcPr>
            <w:tcW w:w="400" w:type="dxa"/>
          </w:tcPr>
          <w:p w14:paraId="132543E4" w14:textId="77777777" w:rsidR="00284DEA" w:rsidRDefault="00000000">
            <w:pPr>
              <w:spacing w:after="40"/>
              <w:rPr>
                <w:sz w:val="18"/>
                <w:szCs w:val="18"/>
              </w:rPr>
            </w:pPr>
            <w:r>
              <w:rPr>
                <w:sz w:val="18"/>
                <w:szCs w:val="18"/>
              </w:rPr>
              <w:t>8</w:t>
            </w:r>
          </w:p>
        </w:tc>
        <w:tc>
          <w:tcPr>
            <w:tcW w:w="3100" w:type="dxa"/>
          </w:tcPr>
          <w:p w14:paraId="17AA4DE2" w14:textId="77777777" w:rsidR="00284DEA" w:rsidRDefault="00000000">
            <w:pPr>
              <w:spacing w:after="40"/>
              <w:rPr>
                <w:sz w:val="18"/>
                <w:szCs w:val="18"/>
              </w:rPr>
            </w:pPr>
            <w:r>
              <w:rPr>
                <w:sz w:val="18"/>
                <w:szCs w:val="18"/>
              </w:rPr>
              <w:t>RequestHandler uses its own key (ReqHandlerId) instead of the composite (ReqId, EmpId).</w:t>
            </w:r>
          </w:p>
        </w:tc>
        <w:tc>
          <w:tcPr>
            <w:tcW w:w="3616" w:type="dxa"/>
          </w:tcPr>
          <w:p w14:paraId="7B7A9896" w14:textId="77777777" w:rsidR="00284DEA" w:rsidRDefault="00000000">
            <w:pPr>
              <w:spacing w:after="40"/>
              <w:rPr>
                <w:sz w:val="18"/>
                <w:szCs w:val="18"/>
              </w:rPr>
            </w:pPr>
            <w:r>
              <w:rPr>
                <w:sz w:val="18"/>
                <w:szCs w:val="18"/>
              </w:rPr>
              <w:t>The composite key stopped the same employee being reassigned to the same request a second time.</w:t>
            </w:r>
          </w:p>
        </w:tc>
        <w:tc>
          <w:tcPr>
            <w:tcW w:w="1900" w:type="dxa"/>
          </w:tcPr>
          <w:p w14:paraId="293CA941" w14:textId="77777777" w:rsidR="00284DEA" w:rsidRDefault="00000000">
            <w:pPr>
              <w:spacing w:after="40"/>
              <w:rPr>
                <w:sz w:val="18"/>
                <w:szCs w:val="18"/>
              </w:rPr>
            </w:pPr>
            <w:r>
              <w:rPr>
                <w:sz w:val="18"/>
                <w:szCs w:val="18"/>
              </w:rPr>
              <w:t>FR-008</w:t>
            </w:r>
          </w:p>
        </w:tc>
      </w:tr>
      <w:tr w:rsidR="00284DEA" w14:paraId="66A08AD0" w14:textId="77777777">
        <w:trPr>
          <w:cantSplit/>
        </w:trPr>
        <w:tc>
          <w:tcPr>
            <w:tcW w:w="400" w:type="dxa"/>
          </w:tcPr>
          <w:p w14:paraId="0C930648" w14:textId="77777777" w:rsidR="00284DEA" w:rsidRDefault="00000000">
            <w:pPr>
              <w:spacing w:after="40"/>
              <w:rPr>
                <w:sz w:val="18"/>
                <w:szCs w:val="18"/>
              </w:rPr>
            </w:pPr>
            <w:r>
              <w:rPr>
                <w:sz w:val="18"/>
                <w:szCs w:val="18"/>
              </w:rPr>
              <w:t>9</w:t>
            </w:r>
          </w:p>
        </w:tc>
        <w:tc>
          <w:tcPr>
            <w:tcW w:w="3100" w:type="dxa"/>
          </w:tcPr>
          <w:p w14:paraId="7F64B96A" w14:textId="77777777" w:rsidR="00284DEA" w:rsidRDefault="00000000">
            <w:pPr>
              <w:spacing w:after="40"/>
              <w:rPr>
                <w:sz w:val="18"/>
                <w:szCs w:val="18"/>
              </w:rPr>
            </w:pPr>
            <w:r>
              <w:rPr>
                <w:sz w:val="18"/>
                <w:szCs w:val="18"/>
              </w:rPr>
              <w:t>Unique constraints on RefNum, emails and CatName.</w:t>
            </w:r>
          </w:p>
        </w:tc>
        <w:tc>
          <w:tcPr>
            <w:tcW w:w="3616" w:type="dxa"/>
          </w:tcPr>
          <w:p w14:paraId="562A1FBA" w14:textId="77777777" w:rsidR="00284DEA" w:rsidRDefault="00000000">
            <w:pPr>
              <w:spacing w:after="40"/>
              <w:rPr>
                <w:sz w:val="18"/>
                <w:szCs w:val="18"/>
              </w:rPr>
            </w:pPr>
            <w:r>
              <w:rPr>
                <w:sz w:val="18"/>
                <w:szCs w:val="18"/>
              </w:rPr>
              <w:t>Prevents duplicate requests/accounts - one of CivicConnect's original problems.</w:t>
            </w:r>
          </w:p>
        </w:tc>
        <w:tc>
          <w:tcPr>
            <w:tcW w:w="1900" w:type="dxa"/>
          </w:tcPr>
          <w:p w14:paraId="2910051A" w14:textId="77777777" w:rsidR="00284DEA" w:rsidRDefault="00000000">
            <w:pPr>
              <w:spacing w:after="40"/>
              <w:rPr>
                <w:sz w:val="18"/>
                <w:szCs w:val="18"/>
              </w:rPr>
            </w:pPr>
            <w:r>
              <w:rPr>
                <w:sz w:val="18"/>
                <w:szCs w:val="18"/>
              </w:rPr>
              <w:t>FR-001, Problem Statement</w:t>
            </w:r>
          </w:p>
        </w:tc>
      </w:tr>
    </w:tbl>
    <w:p w14:paraId="37FA3BA2" w14:textId="77777777" w:rsidR="0021407A" w:rsidRDefault="0021407A">
      <w:pPr>
        <w:spacing w:after="0"/>
      </w:pPr>
    </w:p>
    <w:p w14:paraId="15CE892D" w14:textId="77777777" w:rsidR="001933D4" w:rsidRDefault="001933D4" w:rsidP="0021407A">
      <w:pPr>
        <w:pStyle w:val="Heading1"/>
      </w:pPr>
      <w:bookmarkStart w:id="61" w:name="_Toc241703359"/>
      <w:r>
        <w:t>Initial Design Decisions</w:t>
      </w:r>
      <w:bookmarkEnd w:id="61"/>
    </w:p>
    <w:p w14:paraId="2F71363A" w14:textId="77777777" w:rsidR="001933D4" w:rsidRDefault="001933D4" w:rsidP="001933D4">
      <w:r>
        <w:t xml:space="preserve">Before the affected code was written, two genuine CivicConnect design problems were identified. Assignment 2 Task 1 supplied the alternatives. The decisions below are the team's final project-specific judgement. One follows the A2 recommendation and one partly differs from it.</w:t>
      </w:r>
    </w:p>
    <w:p w14:paraId="253A0F5C" w14:textId="77777777" w:rsidR="001933D4" w:rsidRDefault="001933D4" w:rsidP="001933D4">
      <w:pPr>
        <w:pStyle w:val="Heading2"/>
      </w:pPr>
      <w:bookmarkStart w:id="62" w:name="_Toc241703360"/>
      <w:r>
        <w:t>Design Problem 1: Controlling Status Transitions</w:t>
      </w:r>
      <w:bookmarkEnd w:id="62"/>
    </w:p>
    <w:p w14:paraId="3F6C106B" w14:textId="77777777" w:rsidR="001933D4" w:rsidRDefault="001933D4" w:rsidP="001933D4">
      <w:r>
        <w:t>A request may only move along the FR-009 state machine (New, Assigned, In Progress, Resolved, Closed, with Rejected possible from New or Assigned), and Closed or Rejected requests are read-only (FR-011). If each controller or Angular screen checks this itself, the rules get duplicated and drift apart, which breaks NFR-007 and ASR-002.</w:t>
      </w:r>
    </w:p>
    <w:tbl>
      <w:tblPr>
        <w:tblStyle w:val="TableGrid"/>
        <w:tblW w:w="9000" w:type="dxa"/>
        <w:tblLayout w:type="fixed"/>
        <w:tblLook w:val="04A0" w:firstRow="1" w:lastRow="0" w:firstColumn="1" w:lastColumn="0" w:noHBand="0" w:noVBand="1"/>
      </w:tblPr>
      <w:tblGrid>
        <w:gridCol w:w="2000"/>
        <w:gridCol w:w="7000"/>
      </w:tblGrid>
      <w:tr w:rsidR="001933D4" w14:paraId="00A69319" w14:textId="77777777" w:rsidTr="001933D4">
        <w:tc>
          <w:tcPr>
            <w:tcW w:w="2000" w:type="dxa"/>
            <w:shd w:val="clear" w:color="auto" w:fill="002060"/>
          </w:tcPr>
          <w:p w14:paraId="2FBEA41A" w14:textId="77777777" w:rsidR="001933D4" w:rsidRPr="00335C5D" w:rsidRDefault="001933D4" w:rsidP="007262AE">
            <w:pPr>
              <w:rPr>
                <w:sz w:val="18"/>
              </w:rPr>
            </w:pPr>
            <w:r>
              <w:rPr>
                <w:b/>
                <w:sz w:val="18"/>
              </w:rPr>
              <w:t>DEC-011 - Table-driven transition map for request status</w:t>
            </w:r>
          </w:p>
        </w:tc>
        <w:tc>
          <w:tcPr>
            <w:tcW w:w="7000" w:type="dxa"/>
          </w:tcPr>
          <w:p w14:paraId="3FAA3B02" w14:textId="77777777" w:rsidR="001933D4" w:rsidRPr="00335C5D" w:rsidRDefault="001933D4" w:rsidP="007262AE">
            <w:pPr>
              <w:rPr>
                <w:sz w:val="18"/>
              </w:rPr>
            </w:pPr>
          </w:p>
        </w:tc>
      </w:tr>
      <w:tr w:rsidR="001933D4" w14:paraId="23F4243F" w14:textId="77777777" w:rsidTr="001933D4">
        <w:tc>
          <w:tcPr>
            <w:tcW w:w="2000" w:type="dxa"/>
            <w:shd w:val="clear" w:color="auto" w:fill="002060"/>
          </w:tcPr>
          <w:p w14:paraId="1165D19E" w14:textId="77777777" w:rsidR="001933D4" w:rsidRPr="00335C5D" w:rsidRDefault="001933D4" w:rsidP="007262AE">
            <w:pPr>
              <w:rPr>
                <w:sz w:val="18"/>
              </w:rPr>
            </w:pPr>
            <w:r>
              <w:rPr>
                <w:b/>
                <w:sz w:val="18"/>
              </w:rPr>
              <w:t>Status / Date / Owner</w:t>
            </w:r>
          </w:p>
        </w:tc>
        <w:tc>
          <w:tcPr>
            <w:tcW w:w="7000" w:type="dxa"/>
          </w:tcPr>
          <w:p w14:paraId="0A276256" w14:textId="77777777" w:rsidR="001933D4" w:rsidRPr="00335C5D" w:rsidRDefault="001933D4" w:rsidP="007262AE">
            <w:pPr>
              <w:rPr>
                <w:sz w:val="18"/>
              </w:rPr>
            </w:pPr>
            <w:r>
              <w:rPr>
                <w:sz w:val="18"/>
              </w:rPr>
              <w:t>Accepted - M2 baseline / 30/09/2026 / Team</w:t>
            </w:r>
          </w:p>
        </w:tc>
      </w:tr>
      <w:tr w:rsidR="001933D4" w14:paraId="3287C579" w14:textId="77777777" w:rsidTr="001933D4">
        <w:tc>
          <w:tcPr>
            <w:tcW w:w="2000" w:type="dxa"/>
            <w:shd w:val="clear" w:color="auto" w:fill="002060"/>
          </w:tcPr>
          <w:p w14:paraId="681F3A0C" w14:textId="77777777" w:rsidR="001933D4" w:rsidRPr="00335C5D" w:rsidRDefault="001933D4" w:rsidP="007262AE">
            <w:pPr>
              <w:rPr>
                <w:sz w:val="18"/>
              </w:rPr>
            </w:pPr>
            <w:r>
              <w:rPr>
                <w:b/>
                <w:sz w:val="18"/>
              </w:rPr>
              <w:t>Context</w:t>
            </w:r>
          </w:p>
        </w:tc>
        <w:tc>
          <w:tcPr>
            <w:tcW w:w="7000" w:type="dxa"/>
          </w:tcPr>
          <w:p w14:paraId="1102C68D" w14:textId="77777777" w:rsidR="001933D4" w:rsidRPr="00335C5D" w:rsidRDefault="001933D4" w:rsidP="007262AE">
            <w:pPr>
              <w:rPr>
                <w:sz w:val="18"/>
              </w:rPr>
            </w:pPr>
            <w:r>
              <w:rPr>
                <w:sz w:val="18"/>
              </w:rPr>
              <w:t>FR-009, FR-011 and NFR-007 need one place that decides which status moves are legal (ASR-002).</w:t>
            </w:r>
          </w:p>
        </w:tc>
      </w:tr>
      <w:tr w:rsidR="001933D4" w14:paraId="3A807899" w14:textId="77777777" w:rsidTr="001933D4">
        <w:tc>
          <w:tcPr>
            <w:tcW w:w="2000" w:type="dxa"/>
            <w:shd w:val="clear" w:color="auto" w:fill="002060"/>
          </w:tcPr>
          <w:p w14:paraId="1DAF79EB" w14:textId="77777777" w:rsidR="001933D4" w:rsidRPr="00335C5D" w:rsidRDefault="001933D4" w:rsidP="007262AE">
            <w:pPr>
              <w:rPr>
                <w:sz w:val="18"/>
              </w:rPr>
            </w:pPr>
            <w:r>
              <w:rPr>
                <w:b/>
                <w:sz w:val="18"/>
              </w:rPr>
              <w:t>Constraints</w:t>
            </w:r>
          </w:p>
        </w:tc>
        <w:tc>
          <w:tcPr>
            <w:tcW w:w="7000" w:type="dxa"/>
          </w:tcPr>
          <w:p w14:paraId="6FE4E05E" w14:textId="77777777" w:rsidR="001933D4" w:rsidRPr="00335C5D" w:rsidRDefault="001933D4" w:rsidP="007262AE">
            <w:pPr>
              <w:rPr>
                <w:sz w:val="18"/>
              </w:rPr>
            </w:pPr>
            <w:r>
              <w:rPr>
                <w:sz w:val="18"/>
              </w:rPr>
              <w:t>Time, Team capability</w:t>
            </w:r>
          </w:p>
        </w:tc>
      </w:tr>
      <w:tr w:rsidR="001933D4" w14:paraId="2AFC4D0A" w14:textId="77777777" w:rsidTr="001933D4">
        <w:tc>
          <w:tcPr>
            <w:tcW w:w="2000" w:type="dxa"/>
            <w:shd w:val="clear" w:color="auto" w:fill="002060"/>
          </w:tcPr>
          <w:p w14:paraId="6D9F688F" w14:textId="77777777" w:rsidR="001933D4" w:rsidRPr="00335C5D" w:rsidRDefault="001933D4" w:rsidP="007262AE">
            <w:pPr>
              <w:rPr>
                <w:sz w:val="18"/>
              </w:rPr>
            </w:pPr>
            <w:r>
              <w:rPr>
                <w:b/>
                <w:sz w:val="18"/>
              </w:rPr>
              <w:t>Alternatives</w:t>
            </w:r>
          </w:p>
        </w:tc>
        <w:tc>
          <w:tcPr>
            <w:tcW w:w="7000" w:type="dxa"/>
          </w:tcPr>
          <w:p w14:paraId="177B3422" w14:textId="77777777" w:rsidR="001933D4" w:rsidRPr="00335C5D" w:rsidRDefault="001933D4" w:rsidP="007262AE">
            <w:pPr>
              <w:rPr>
                <w:sz w:val="18"/>
              </w:rPr>
            </w:pPr>
            <w:r>
              <w:rPr>
                <w:sz w:val="18"/>
              </w:rPr>
              <w:t>1. State pattern: one class per status that knows its own allowed moves (A2 Task 1).</w:t>
            </w:r>
          </w:p>
          <w:p w14:paraId="6C8BAB54" w14:textId="77777777" w:rsidR="001933D4" w:rsidRPr="00335C5D" w:rsidRDefault="001933D4" w:rsidP="007262AE">
            <w:pPr>
              <w:rPr>
                <w:sz w:val="18"/>
              </w:rPr>
            </w:pPr>
            <w:r>
              <w:rPr>
                <w:sz w:val="18"/>
              </w:rPr>
              <w:t>2. Table-driven transition map: one EnumMap from each status to the set of statuses it may move to (A2 Task 1).</w:t>
            </w:r>
          </w:p>
          <w:p w14:paraId="4538B172" w14:textId="77777777" w:rsidR="001933D4" w:rsidRPr="00335C5D" w:rsidRDefault="001933D4" w:rsidP="007262AE">
            <w:pPr>
              <w:rPr>
                <w:sz w:val="18"/>
              </w:rPr>
            </w:pPr>
            <w:r>
              <w:rPr>
                <w:sz w:val="18"/>
              </w:rPr>
              <w:t>3. Checks written directly in each controller or screen.</w:t>
            </w:r>
          </w:p>
        </w:tc>
      </w:tr>
      <w:tr w:rsidR="001933D4" w14:paraId="54865E4A" w14:textId="77777777" w:rsidTr="001933D4">
        <w:tc>
          <w:tcPr>
            <w:tcW w:w="2000" w:type="dxa"/>
            <w:shd w:val="clear" w:color="auto" w:fill="002060"/>
          </w:tcPr>
          <w:p w14:paraId="2C243E51" w14:textId="77777777" w:rsidR="001933D4" w:rsidRPr="00335C5D" w:rsidRDefault="001933D4" w:rsidP="007262AE">
            <w:pPr>
              <w:rPr>
                <w:sz w:val="18"/>
              </w:rPr>
            </w:pPr>
            <w:r>
              <w:rPr>
                <w:b/>
                <w:sz w:val="18"/>
              </w:rPr>
              <w:lastRenderedPageBreak/>
              <w:t>Decision</w:t>
            </w:r>
          </w:p>
        </w:tc>
        <w:tc>
          <w:tcPr>
            <w:tcW w:w="7000" w:type="dxa"/>
          </w:tcPr>
          <w:p w14:paraId="0577806C" w14:textId="77777777" w:rsidR="001933D4" w:rsidRPr="00335C5D" w:rsidRDefault="001933D4" w:rsidP="007262AE">
            <w:pPr>
              <w:rPr>
                <w:sz w:val="18"/>
              </w:rPr>
            </w:pPr>
            <w:r>
              <w:rPr>
                <w:sz w:val="18"/>
              </w:rPr>
              <w:t xml:space="preserve">Option 2. A TransitionPolicy class in the Requests module service layer holds an EnumMap&lt;RequestStatus, Set&lt;RequestStatus&gt;&gt;. RequestService.changeStatus() calls TransitionPolicy before any change. TransitionPolicy also supplies the allowed next statuses, returned as allowedTransitions in API-06, so Angular never holds the rules (ASR-006). An illegal move throws InvalidTransitionException, returned as 422 with a message (integrity rule 1).</w:t>
            </w:r>
          </w:p>
        </w:tc>
      </w:tr>
      <w:tr w:rsidR="001933D4" w14:paraId="1B56DD32" w14:textId="77777777" w:rsidTr="001933D4">
        <w:tc>
          <w:tcPr>
            <w:tcW w:w="2000" w:type="dxa"/>
            <w:shd w:val="clear" w:color="auto" w:fill="002060"/>
          </w:tcPr>
          <w:p w14:paraId="41DC196B" w14:textId="77777777" w:rsidR="001933D4" w:rsidRPr="00335C5D" w:rsidRDefault="001933D4" w:rsidP="007262AE">
            <w:pPr>
              <w:rPr>
                <w:sz w:val="18"/>
              </w:rPr>
            </w:pPr>
            <w:r>
              <w:rPr>
                <w:b/>
                <w:sz w:val="18"/>
              </w:rPr>
              <w:t>Rationale</w:t>
            </w:r>
          </w:p>
        </w:tc>
        <w:tc>
          <w:tcPr>
            <w:tcW w:w="7000" w:type="dxa"/>
          </w:tcPr>
          <w:p w14:paraId="33C80439" w14:textId="77777777" w:rsidR="001933D4" w:rsidRPr="00335C5D" w:rsidRDefault="001933D4" w:rsidP="007262AE">
            <w:pPr>
              <w:rPr>
                <w:sz w:val="18"/>
              </w:rPr>
            </w:pPr>
            <w:r>
              <w:rPr>
                <w:sz w:val="18"/>
              </w:rPr>
              <w:t>Our six statuses only differ in which moves are allowed. No status has its own fields or behaviour, so six State classes would add code without adding value. This matches the A2 recommendation. Option 3 is the duplication problem itself.</w:t>
            </w:r>
          </w:p>
        </w:tc>
      </w:tr>
      <w:tr w:rsidR="001933D4" w14:paraId="0FEC42FC" w14:textId="77777777" w:rsidTr="001933D4">
        <w:tc>
          <w:tcPr>
            <w:tcW w:w="2000" w:type="dxa"/>
            <w:shd w:val="clear" w:color="auto" w:fill="002060"/>
          </w:tcPr>
          <w:p w14:paraId="6E707C83" w14:textId="77777777" w:rsidR="001933D4" w:rsidRPr="00335C5D" w:rsidRDefault="001933D4" w:rsidP="007262AE">
            <w:pPr>
              <w:rPr>
                <w:sz w:val="18"/>
              </w:rPr>
            </w:pPr>
            <w:r>
              <w:rPr>
                <w:b/>
                <w:sz w:val="18"/>
              </w:rPr>
              <w:t>Expected benefit</w:t>
            </w:r>
          </w:p>
        </w:tc>
        <w:tc>
          <w:tcPr>
            <w:tcW w:w="7000" w:type="dxa"/>
          </w:tcPr>
          <w:p w14:paraId="6C659404" w14:textId="77777777" w:rsidR="001933D4" w:rsidRPr="00335C5D" w:rsidRDefault="001933D4" w:rsidP="007262AE">
            <w:pPr>
              <w:rPr>
                <w:sz w:val="18"/>
              </w:rPr>
            </w:pPr>
            <w:r>
              <w:rPr>
                <w:sz w:val="18"/>
              </w:rPr>
              <w:t>High cohesion (all rules in one class), low coupling (controllers only call the service), easy to test as a pure function, and a new status needs one enum value and one map entry.</w:t>
            </w:r>
          </w:p>
        </w:tc>
      </w:tr>
      <w:tr w:rsidR="001933D4" w14:paraId="389531BD" w14:textId="77777777" w:rsidTr="001933D4">
        <w:tc>
          <w:tcPr>
            <w:tcW w:w="2000" w:type="dxa"/>
            <w:shd w:val="clear" w:color="auto" w:fill="002060"/>
          </w:tcPr>
          <w:p w14:paraId="75D275D1" w14:textId="77777777" w:rsidR="001933D4" w:rsidRPr="00335C5D" w:rsidRDefault="001933D4" w:rsidP="007262AE">
            <w:pPr>
              <w:rPr>
                <w:sz w:val="18"/>
              </w:rPr>
            </w:pPr>
            <w:r>
              <w:rPr>
                <w:b/>
                <w:sz w:val="18"/>
              </w:rPr>
              <w:t>Trade-offs</w:t>
            </w:r>
          </w:p>
        </w:tc>
        <w:tc>
          <w:tcPr>
            <w:tcW w:w="7000" w:type="dxa"/>
          </w:tcPr>
          <w:p w14:paraId="25FEBC94" w14:textId="77777777" w:rsidR="001933D4" w:rsidRPr="00335C5D" w:rsidRDefault="001933D4" w:rsidP="007262AE">
            <w:pPr>
              <w:rPr>
                <w:sz w:val="18"/>
              </w:rPr>
            </w:pPr>
            <w:r>
              <w:rPr>
                <w:sz w:val="18"/>
              </w:rPr>
              <w:t>If a status later needs its own behaviour, the map will start collecting special cases.</w:t>
            </w:r>
          </w:p>
        </w:tc>
      </w:tr>
      <w:tr w:rsidR="001933D4" w14:paraId="746C59F9" w14:textId="77777777" w:rsidTr="001933D4">
        <w:tc>
          <w:tcPr>
            <w:tcW w:w="2000" w:type="dxa"/>
            <w:shd w:val="clear" w:color="auto" w:fill="002060"/>
          </w:tcPr>
          <w:p w14:paraId="4EA1ED6F" w14:textId="77777777" w:rsidR="001933D4" w:rsidRPr="00335C5D" w:rsidRDefault="001933D4" w:rsidP="007262AE">
            <w:pPr>
              <w:rPr>
                <w:sz w:val="18"/>
              </w:rPr>
            </w:pPr>
            <w:r>
              <w:rPr>
                <w:b/>
                <w:sz w:val="18"/>
              </w:rPr>
              <w:t>Risks</w:t>
            </w:r>
          </w:p>
        </w:tc>
        <w:tc>
          <w:tcPr>
            <w:tcW w:w="7000" w:type="dxa"/>
          </w:tcPr>
          <w:p w14:paraId="351EA9FF" w14:textId="77777777" w:rsidR="001933D4" w:rsidRPr="00335C5D" w:rsidRDefault="001933D4" w:rsidP="007262AE">
            <w:pPr>
              <w:rPr>
                <w:sz w:val="18"/>
              </w:rPr>
            </w:pPr>
            <w:r>
              <w:rPr>
                <w:sz w:val="18"/>
              </w:rPr>
              <w:t>R-16 (rules leaking into controllers). Mitigation: PR review.</w:t>
            </w:r>
          </w:p>
        </w:tc>
      </w:tr>
      <w:tr w:rsidR="001933D4" w14:paraId="293CBC84" w14:textId="77777777" w:rsidTr="001933D4">
        <w:tc>
          <w:tcPr>
            <w:tcW w:w="2000" w:type="dxa"/>
            <w:shd w:val="clear" w:color="auto" w:fill="002060"/>
          </w:tcPr>
          <w:p w14:paraId="7BC4AA74" w14:textId="77777777" w:rsidR="001933D4" w:rsidRPr="00335C5D" w:rsidRDefault="001933D4" w:rsidP="007262AE">
            <w:pPr>
              <w:rPr>
                <w:sz w:val="18"/>
              </w:rPr>
            </w:pPr>
            <w:r>
              <w:rPr>
                <w:b/>
                <w:sz w:val="18"/>
              </w:rPr>
              <w:t>Evidence</w:t>
            </w:r>
          </w:p>
        </w:tc>
        <w:tc>
          <w:tcPr>
            <w:tcW w:w="7000" w:type="dxa"/>
          </w:tcPr>
          <w:p w14:paraId="42CC0DDD" w14:textId="77777777" w:rsidR="001933D4" w:rsidRPr="00335C5D" w:rsidRDefault="001933D4" w:rsidP="007262AE">
            <w:pPr>
              <w:rPr>
                <w:sz w:val="18"/>
              </w:rPr>
            </w:pPr>
            <w:r>
              <w:rPr>
                <w:sz w:val="18"/>
              </w:rPr>
              <w:t>A2 Task 1, Design Problem 1 (Fowler, 2018; Freeman and Robson, 2020). FR-009, FR-011, ASR-002.</w:t>
            </w:r>
          </w:p>
        </w:tc>
      </w:tr>
      <w:tr w:rsidR="001933D4" w14:paraId="016D500D" w14:textId="77777777" w:rsidTr="001933D4">
        <w:tc>
          <w:tcPr>
            <w:tcW w:w="2000" w:type="dxa"/>
            <w:shd w:val="clear" w:color="auto" w:fill="002060"/>
          </w:tcPr>
          <w:p w14:paraId="1A18D6A4" w14:textId="77777777" w:rsidR="001933D4" w:rsidRPr="00335C5D" w:rsidRDefault="001933D4" w:rsidP="007262AE">
            <w:pPr>
              <w:rPr>
                <w:sz w:val="18"/>
              </w:rPr>
            </w:pPr>
            <w:r>
              <w:rPr>
                <w:b/>
                <w:sz w:val="18"/>
              </w:rPr>
              <w:t>Affected components</w:t>
            </w:r>
          </w:p>
        </w:tc>
        <w:tc>
          <w:tcPr>
            <w:tcW w:w="7000" w:type="dxa"/>
          </w:tcPr>
          <w:p w14:paraId="45EF1E61" w14:textId="77777777" w:rsidR="001933D4" w:rsidRPr="00335C5D" w:rsidRDefault="001933D4" w:rsidP="007262AE">
            <w:pPr>
              <w:rPr>
                <w:sz w:val="18"/>
              </w:rPr>
            </w:pPr>
            <w:r>
              <w:rPr>
                <w:sz w:val="18"/>
              </w:rPr>
              <w:t>RequestStatus enum, TransitionPolicy, RequestService, InvalidTransitionException, global exception handler</w:t>
            </w:r>
          </w:p>
        </w:tc>
      </w:tr>
      <w:tr w:rsidR="001933D4" w14:paraId="1C9C7751" w14:textId="77777777" w:rsidTr="001933D4">
        <w:tc>
          <w:tcPr>
            <w:tcW w:w="2000" w:type="dxa"/>
            <w:shd w:val="clear" w:color="auto" w:fill="002060"/>
          </w:tcPr>
          <w:p w14:paraId="59A4A9E9" w14:textId="77777777" w:rsidR="001933D4" w:rsidRPr="00335C5D" w:rsidRDefault="001933D4" w:rsidP="007262AE">
            <w:pPr>
              <w:rPr>
                <w:sz w:val="18"/>
              </w:rPr>
            </w:pPr>
            <w:r>
              <w:rPr>
                <w:b/>
                <w:sz w:val="18"/>
              </w:rPr>
              <w:t>Implementation evidence</w:t>
            </w:r>
          </w:p>
        </w:tc>
        <w:tc>
          <w:tcPr>
            <w:tcW w:w="7000" w:type="dxa"/>
          </w:tcPr>
          <w:p w14:paraId="1D17296A" w14:textId="77777777" w:rsidR="001933D4" w:rsidRPr="00335C5D" w:rsidRDefault="001933D4" w:rsidP="007262AE">
            <w:pPr>
              <w:rPr>
                <w:sz w:val="18"/>
              </w:rPr>
            </w:pPr>
            <w:r>
              <w:rPr>
                <w:sz w:val="18"/>
              </w:rPr>
              <w:t xml:space="preserve">Status enum and CHECK constraint exist in the prototype. TransitionPolicy: Planned. Test: TransitionPolicyTest Planned.</w:t>
            </w:r>
          </w:p>
        </w:tc>
      </w:tr>
      <w:tr w:rsidR="001933D4" w14:paraId="31692896" w14:textId="77777777" w:rsidTr="001933D4">
        <w:tc>
          <w:tcPr>
            <w:tcW w:w="2000" w:type="dxa"/>
            <w:shd w:val="clear" w:color="auto" w:fill="002060"/>
          </w:tcPr>
          <w:p w14:paraId="399A0D8E" w14:textId="77777777" w:rsidR="001933D4" w:rsidRPr="00335C5D" w:rsidRDefault="001933D4" w:rsidP="007262AE">
            <w:pPr>
              <w:rPr>
                <w:sz w:val="18"/>
              </w:rPr>
            </w:pPr>
            <w:r>
              <w:rPr>
                <w:b/>
                <w:sz w:val="18"/>
              </w:rPr>
              <w:t>Linked requirements</w:t>
            </w:r>
          </w:p>
        </w:tc>
        <w:tc>
          <w:tcPr>
            <w:tcW w:w="7000" w:type="dxa"/>
          </w:tcPr>
          <w:p w14:paraId="6606E417" w14:textId="77777777" w:rsidR="001933D4" w:rsidRPr="00335C5D" w:rsidRDefault="001933D4" w:rsidP="007262AE">
            <w:pPr>
              <w:rPr>
                <w:sz w:val="18"/>
              </w:rPr>
            </w:pPr>
            <w:r>
              <w:rPr>
                <w:sz w:val="18"/>
              </w:rPr>
              <w:t>FR-009, FR-011, NFR-007, ASR-002</w:t>
            </w:r>
          </w:p>
        </w:tc>
      </w:tr>
      <w:tr w:rsidR="001933D4" w14:paraId="40FB0349" w14:textId="77777777" w:rsidTr="001933D4">
        <w:tc>
          <w:tcPr>
            <w:tcW w:w="2000" w:type="dxa"/>
            <w:shd w:val="clear" w:color="auto" w:fill="002060"/>
          </w:tcPr>
          <w:p w14:paraId="2A46E15A" w14:textId="77777777" w:rsidR="001933D4" w:rsidRPr="00335C5D" w:rsidRDefault="001933D4" w:rsidP="007262AE">
            <w:pPr>
              <w:rPr>
                <w:sz w:val="18"/>
              </w:rPr>
            </w:pPr>
            <w:r>
              <w:rPr>
                <w:b/>
                <w:sz w:val="18"/>
              </w:rPr>
              <w:t>Later Consequence</w:t>
            </w:r>
          </w:p>
        </w:tc>
        <w:tc>
          <w:tcPr>
            <w:tcW w:w="7000" w:type="dxa"/>
          </w:tcPr>
          <w:p w14:paraId="7C4011E2" w14:textId="77777777" w:rsidR="001933D4" w:rsidRPr="00335C5D" w:rsidRDefault="001933D4" w:rsidP="007262AE">
            <w:pPr>
              <w:rPr>
                <w:sz w:val="18"/>
              </w:rPr>
            </w:pPr>
            <w:r>
              <w:rPr>
                <w:sz w:val="18"/>
              </w:rPr>
              <w:t>Trigger to move to the State pattern: the first status that needs its own behaviour or fields.</w:t>
            </w:r>
          </w:p>
        </w:tc>
      </w:tr>
    </w:tbl>
    <w:p w14:paraId="78B9EED8" w14:textId="77777777" w:rsidR="001933D4" w:rsidRDefault="001933D4" w:rsidP="001933D4"/>
    <w:p w14:paraId="100CC0D1" w14:textId="77777777" w:rsidR="001933D4" w:rsidRPr="001933D4" w:rsidRDefault="001933D4" w:rsidP="001933D4">
      <w:pPr>
        <w:spacing w:after="0" w:line="240" w:lineRule="auto"/>
        <w:rPr>
          <w:sz w:val="28"/>
          <w:szCs w:val="28"/>
        </w:rPr>
      </w:pPr>
      <w:r>
        <w:rPr>
          <w:rFonts w:ascii="Consolas" w:eastAsia="Consolas" w:hAnsi="Consolas"/>
          <w:sz w:val="18"/>
          <w:szCs w:val="28"/>
        </w:rPr>
        <w:t>RequestController --&gt; RequestService.changeStatus()</w:t>
      </w:r>
    </w:p>
    <w:p w14:paraId="544DDE94"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w:t>
      </w:r>
    </w:p>
    <w:p w14:paraId="4A60A6A3"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+--&gt; TransitionPolicy.check(from, to)</w:t>
      </w:r>
    </w:p>
    <w:p w14:paraId="78E59101"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      EnumMap&lt;RequestStatus, Set&lt;RequestStatus&gt;&gt;</w:t>
      </w:r>
    </w:p>
    <w:p w14:paraId="19F8D2BE"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      illegal move -&gt; InvalidTransitionException -&gt; 422</w:t>
      </w:r>
    </w:p>
    <w:p w14:paraId="79B994C4"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v</w:t>
      </w:r>
    </w:p>
    <w:p w14:paraId="5F8D29EC"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RequestRepository (Version check, DEC-006)</w:t>
      </w:r>
    </w:p>
    <w:p w14:paraId="458E335A" w14:textId="77777777" w:rsidR="001933D4" w:rsidRDefault="001933D4" w:rsidP="001933D4"/>
    <w:p w14:paraId="7B54DDC1" w14:textId="77777777" w:rsidR="001933D4" w:rsidRDefault="001933D4" w:rsidP="001933D4">
      <w:pPr>
        <w:pStyle w:val="Heading2"/>
      </w:pPr>
      <w:bookmarkStart w:id="63" w:name="_Toc241703361"/>
      <w:r>
        <w:t>Design Problem 2: Reacting to Status Changes</w:t>
      </w:r>
      <w:bookmarkEnd w:id="63"/>
    </w:p>
    <w:p w14:paraId="01CC420F" w14:textId="77777777" w:rsidR="001933D4" w:rsidRDefault="001933D4" w:rsidP="001933D4">
      <w:r>
        <w:t>Every status change must create an audit entry (NFR-006), and the requester must see the result (FR-004). Deferred scope already expects more reactions later, such as email or SMS. If RequestService calls each reaction directly, every new reaction means editing tested core logic.</w:t>
      </w:r>
    </w:p>
    <w:tbl>
      <w:tblPr>
        <w:tblStyle w:val="TableGrid"/>
        <w:tblW w:w="9000" w:type="dxa"/>
        <w:tblLayout w:type="fixed"/>
        <w:tblLook w:val="04A0" w:firstRow="1" w:lastRow="0" w:firstColumn="1" w:lastColumn="0" w:noHBand="0" w:noVBand="1"/>
      </w:tblPr>
      <w:tblGrid>
        <w:gridCol w:w="2000"/>
        <w:gridCol w:w="7000"/>
      </w:tblGrid>
      <w:tr w:rsidR="001933D4" w14:paraId="4588518C" w14:textId="77777777" w:rsidTr="001933D4">
        <w:tc>
          <w:tcPr>
            <w:tcW w:w="2000" w:type="dxa"/>
            <w:shd w:val="clear" w:color="auto" w:fill="002060"/>
          </w:tcPr>
          <w:p w14:paraId="140EE031" w14:textId="77777777" w:rsidR="001933D4" w:rsidRPr="00335C5D" w:rsidRDefault="001933D4" w:rsidP="007262AE">
            <w:pPr>
              <w:rPr>
                <w:sz w:val="20"/>
                <w:szCs w:val="28"/>
              </w:rPr>
            </w:pPr>
            <w:r>
              <w:rPr>
                <w:b/>
                <w:sz w:val="20"/>
                <w:szCs w:val="28"/>
              </w:rPr>
              <w:t>DEC-012 - Observer through Spring application events</w:t>
            </w:r>
          </w:p>
        </w:tc>
        <w:tc>
          <w:tcPr>
            <w:tcW w:w="7000" w:type="dxa"/>
          </w:tcPr>
          <w:p w14:paraId="19BB67C3" w14:textId="77777777" w:rsidR="001933D4" w:rsidRPr="00335C5D" w:rsidRDefault="001933D4" w:rsidP="007262AE">
            <w:pPr>
              <w:rPr>
                <w:sz w:val="20"/>
                <w:szCs w:val="28"/>
              </w:rPr>
            </w:pPr>
          </w:p>
        </w:tc>
      </w:tr>
      <w:tr w:rsidR="001933D4" w14:paraId="7BDD1891" w14:textId="77777777" w:rsidTr="001933D4">
        <w:tc>
          <w:tcPr>
            <w:tcW w:w="2000" w:type="dxa"/>
            <w:shd w:val="clear" w:color="auto" w:fill="002060"/>
          </w:tcPr>
          <w:p w14:paraId="19AD3A0F" w14:textId="77777777" w:rsidR="001933D4" w:rsidRPr="00335C5D" w:rsidRDefault="001933D4" w:rsidP="007262AE">
            <w:pPr>
              <w:rPr>
                <w:sz w:val="20"/>
                <w:szCs w:val="28"/>
              </w:rPr>
            </w:pPr>
            <w:r>
              <w:rPr>
                <w:b/>
                <w:sz w:val="20"/>
                <w:szCs w:val="28"/>
              </w:rPr>
              <w:t>Status / Date / Owner</w:t>
            </w:r>
          </w:p>
        </w:tc>
        <w:tc>
          <w:tcPr>
            <w:tcW w:w="7000" w:type="dxa"/>
          </w:tcPr>
          <w:p w14:paraId="25990EE4" w14:textId="77777777" w:rsidR="001933D4" w:rsidRPr="00335C5D" w:rsidRDefault="001933D4" w:rsidP="007262AE">
            <w:pPr>
              <w:rPr>
                <w:sz w:val="20"/>
                <w:szCs w:val="28"/>
              </w:rPr>
            </w:pPr>
            <w:r>
              <w:rPr>
                <w:sz w:val="20"/>
                <w:szCs w:val="28"/>
              </w:rPr>
              <w:t>Accepted - M2 baseline / 30/09/2026 / Team</w:t>
            </w:r>
          </w:p>
        </w:tc>
      </w:tr>
      <w:tr w:rsidR="001933D4" w14:paraId="20F25315" w14:textId="77777777" w:rsidTr="001933D4">
        <w:tc>
          <w:tcPr>
            <w:tcW w:w="2000" w:type="dxa"/>
            <w:shd w:val="clear" w:color="auto" w:fill="002060"/>
          </w:tcPr>
          <w:p w14:paraId="6C046769" w14:textId="77777777" w:rsidR="001933D4" w:rsidRPr="00335C5D" w:rsidRDefault="001933D4" w:rsidP="007262AE">
            <w:pPr>
              <w:rPr>
                <w:sz w:val="20"/>
                <w:szCs w:val="28"/>
              </w:rPr>
            </w:pPr>
            <w:r>
              <w:rPr>
                <w:b/>
                <w:sz w:val="20"/>
                <w:szCs w:val="28"/>
              </w:rPr>
              <w:t>Context</w:t>
            </w:r>
          </w:p>
        </w:tc>
        <w:tc>
          <w:tcPr>
            <w:tcW w:w="7000" w:type="dxa"/>
          </w:tcPr>
          <w:p w14:paraId="0000275A" w14:textId="77777777" w:rsidR="001933D4" w:rsidRPr="00335C5D" w:rsidRDefault="001933D4" w:rsidP="007262AE">
            <w:pPr>
              <w:rPr>
                <w:sz w:val="20"/>
                <w:szCs w:val="28"/>
              </w:rPr>
            </w:pPr>
            <w:r>
              <w:rPr>
                <w:sz w:val="20"/>
                <w:szCs w:val="28"/>
              </w:rPr>
              <w:t>Status changes and assignments trigger reactions: the audit entry now, and notifications later.</w:t>
            </w:r>
          </w:p>
        </w:tc>
      </w:tr>
      <w:tr w:rsidR="001933D4" w14:paraId="254675C4" w14:textId="77777777" w:rsidTr="001933D4">
        <w:tc>
          <w:tcPr>
            <w:tcW w:w="2000" w:type="dxa"/>
            <w:shd w:val="clear" w:color="auto" w:fill="002060"/>
          </w:tcPr>
          <w:p w14:paraId="0B6A06A1" w14:textId="77777777" w:rsidR="001933D4" w:rsidRPr="00335C5D" w:rsidRDefault="001933D4" w:rsidP="007262AE">
            <w:pPr>
              <w:rPr>
                <w:sz w:val="20"/>
                <w:szCs w:val="28"/>
              </w:rPr>
            </w:pPr>
            <w:r>
              <w:rPr>
                <w:b/>
                <w:sz w:val="20"/>
                <w:szCs w:val="28"/>
              </w:rPr>
              <w:t>Constraints</w:t>
            </w:r>
          </w:p>
        </w:tc>
        <w:tc>
          <w:tcPr>
            <w:tcW w:w="7000" w:type="dxa"/>
          </w:tcPr>
          <w:p w14:paraId="7D8D0003" w14:textId="77777777" w:rsidR="001933D4" w:rsidRPr="00335C5D" w:rsidRDefault="001933D4" w:rsidP="007262AE">
            <w:pPr>
              <w:rPr>
                <w:sz w:val="20"/>
                <w:szCs w:val="28"/>
              </w:rPr>
            </w:pPr>
            <w:r>
              <w:rPr>
                <w:sz w:val="20"/>
                <w:szCs w:val="28"/>
              </w:rPr>
              <w:t>Time, Security (audit is a Must requirement)</w:t>
            </w:r>
          </w:p>
        </w:tc>
      </w:tr>
      <w:tr w:rsidR="001933D4" w14:paraId="58D75F1B" w14:textId="77777777" w:rsidTr="001933D4">
        <w:tc>
          <w:tcPr>
            <w:tcW w:w="2000" w:type="dxa"/>
            <w:shd w:val="clear" w:color="auto" w:fill="002060"/>
          </w:tcPr>
          <w:p w14:paraId="1B20B1A7" w14:textId="77777777" w:rsidR="001933D4" w:rsidRPr="00335C5D" w:rsidRDefault="001933D4" w:rsidP="007262AE">
            <w:pPr>
              <w:rPr>
                <w:sz w:val="20"/>
                <w:szCs w:val="28"/>
              </w:rPr>
            </w:pPr>
            <w:r>
              <w:rPr>
                <w:b/>
                <w:sz w:val="20"/>
                <w:szCs w:val="28"/>
              </w:rPr>
              <w:t>Alternatives</w:t>
            </w:r>
          </w:p>
        </w:tc>
        <w:tc>
          <w:tcPr>
            <w:tcW w:w="7000" w:type="dxa"/>
          </w:tcPr>
          <w:p w14:paraId="504C1827" w14:textId="77777777" w:rsidR="001933D4" w:rsidRPr="00335C5D" w:rsidRDefault="001933D4" w:rsidP="007262AE">
            <w:pPr>
              <w:rPr>
                <w:sz w:val="20"/>
                <w:szCs w:val="28"/>
              </w:rPr>
            </w:pPr>
            <w:r>
              <w:rPr>
                <w:sz w:val="20"/>
                <w:szCs w:val="28"/>
              </w:rPr>
              <w:t>1. Observer pattern (A2 Task 1).</w:t>
            </w:r>
          </w:p>
          <w:p w14:paraId="12476AC2" w14:textId="77777777" w:rsidR="001933D4" w:rsidRPr="00335C5D" w:rsidRDefault="001933D4" w:rsidP="007262AE">
            <w:pPr>
              <w:rPr>
                <w:sz w:val="20"/>
                <w:szCs w:val="28"/>
              </w:rPr>
            </w:pPr>
            <w:r>
              <w:rPr>
                <w:sz w:val="20"/>
                <w:szCs w:val="28"/>
              </w:rPr>
              <w:t>2. Direct sequential calls from RequestService to each reaction (A2 Task 1).</w:t>
            </w:r>
          </w:p>
        </w:tc>
      </w:tr>
      <w:tr w:rsidR="001933D4" w14:paraId="7BD11204" w14:textId="77777777" w:rsidTr="001933D4">
        <w:tc>
          <w:tcPr>
            <w:tcW w:w="2000" w:type="dxa"/>
            <w:shd w:val="clear" w:color="auto" w:fill="002060"/>
          </w:tcPr>
          <w:p w14:paraId="59686559" w14:textId="77777777" w:rsidR="001933D4" w:rsidRPr="00335C5D" w:rsidRDefault="001933D4" w:rsidP="007262AE">
            <w:pPr>
              <w:rPr>
                <w:sz w:val="20"/>
                <w:szCs w:val="28"/>
              </w:rPr>
            </w:pPr>
            <w:r>
              <w:rPr>
                <w:b/>
                <w:sz w:val="20"/>
                <w:szCs w:val="28"/>
              </w:rPr>
              <w:t>Decision</w:t>
            </w:r>
          </w:p>
        </w:tc>
        <w:tc>
          <w:tcPr>
            <w:tcW w:w="7000" w:type="dxa"/>
          </w:tcPr>
          <w:p w14:paraId="1504FFAB" w14:textId="77777777" w:rsidR="001933D4" w:rsidRPr="00335C5D" w:rsidRDefault="001933D4" w:rsidP="007262AE">
            <w:pPr>
              <w:rPr>
                <w:sz w:val="20"/>
                <w:szCs w:val="28"/>
              </w:rPr>
            </w:pPr>
            <w:r>
              <w:rPr>
                <w:sz w:val="20"/>
                <w:szCs w:val="28"/>
              </w:rPr>
              <w:t xml:space="preserve">Option 1, using Spring application events rather than a hand-built observer list. RequestService publishes RequestStatusChangedEvent, RequestAssignedEvent and RequestPriorityChangedEvent (FR-016). AuditListener is a synchronous @EventListener, so it runs inside the same transaction as the change (DEC-006). Future non-critical listeners, such as notifications, use @TransactionalEventListener after commit.</w:t>
            </w:r>
          </w:p>
        </w:tc>
      </w:tr>
      <w:tr w:rsidR="001933D4" w14:paraId="251F3ECE" w14:textId="77777777" w:rsidTr="001933D4">
        <w:tc>
          <w:tcPr>
            <w:tcW w:w="2000" w:type="dxa"/>
            <w:shd w:val="clear" w:color="auto" w:fill="002060"/>
          </w:tcPr>
          <w:p w14:paraId="1EAD2DEC" w14:textId="77777777" w:rsidR="001933D4" w:rsidRPr="00335C5D" w:rsidRDefault="001933D4" w:rsidP="007262AE">
            <w:pPr>
              <w:rPr>
                <w:sz w:val="20"/>
                <w:szCs w:val="28"/>
              </w:rPr>
            </w:pPr>
            <w:r>
              <w:rPr>
                <w:b/>
                <w:sz w:val="20"/>
                <w:szCs w:val="28"/>
              </w:rPr>
              <w:lastRenderedPageBreak/>
              <w:t>Rationale</w:t>
            </w:r>
          </w:p>
        </w:tc>
        <w:tc>
          <w:tcPr>
            <w:tcW w:w="7000" w:type="dxa"/>
          </w:tcPr>
          <w:p w14:paraId="74C783FC" w14:textId="77777777" w:rsidR="001933D4" w:rsidRPr="00335C5D" w:rsidRDefault="001933D4" w:rsidP="007262AE">
            <w:pPr>
              <w:rPr>
                <w:sz w:val="20"/>
                <w:szCs w:val="28"/>
              </w:rPr>
            </w:pPr>
            <w:r>
              <w:rPr>
                <w:sz w:val="20"/>
                <w:szCs w:val="28"/>
              </w:rPr>
              <w:t xml:space="preserve">RequestService does not need to know who reacts to a change, so new reactions are new listener classes. This follows the A2 recommendation, with one deliberate difference: A2 argued Observer isolates failures between reactions. For CivicConnect, audit is a Must, so a failed audit insert must roll back the status change. The audit reaction is therefore deliberately not isolated. Only non-critical reactions run after commit.</w:t>
            </w:r>
          </w:p>
        </w:tc>
      </w:tr>
      <w:tr w:rsidR="001933D4" w14:paraId="694BF97F" w14:textId="77777777" w:rsidTr="001933D4">
        <w:tc>
          <w:tcPr>
            <w:tcW w:w="2000" w:type="dxa"/>
            <w:shd w:val="clear" w:color="auto" w:fill="002060"/>
          </w:tcPr>
          <w:p w14:paraId="3AB919D0" w14:textId="77777777" w:rsidR="001933D4" w:rsidRPr="00335C5D" w:rsidRDefault="001933D4" w:rsidP="007262AE">
            <w:pPr>
              <w:rPr>
                <w:sz w:val="20"/>
                <w:szCs w:val="28"/>
              </w:rPr>
            </w:pPr>
            <w:r>
              <w:rPr>
                <w:b/>
                <w:sz w:val="20"/>
                <w:szCs w:val="28"/>
              </w:rPr>
              <w:t>Expected benefit</w:t>
            </w:r>
          </w:p>
        </w:tc>
        <w:tc>
          <w:tcPr>
            <w:tcW w:w="7000" w:type="dxa"/>
          </w:tcPr>
          <w:p w14:paraId="6A200425" w14:textId="77777777" w:rsidR="001933D4" w:rsidRPr="00335C5D" w:rsidRDefault="001933D4" w:rsidP="007262AE">
            <w:pPr>
              <w:rPr>
                <w:sz w:val="20"/>
                <w:szCs w:val="28"/>
              </w:rPr>
            </w:pPr>
            <w:r>
              <w:rPr>
                <w:sz w:val="20"/>
                <w:szCs w:val="28"/>
              </w:rPr>
              <w:t>Lower coupling, core logic closed for modification, RequestService testable with listeners mocked.</w:t>
            </w:r>
          </w:p>
        </w:tc>
      </w:tr>
      <w:tr w:rsidR="001933D4" w14:paraId="26EF7133" w14:textId="77777777" w:rsidTr="001933D4">
        <w:tc>
          <w:tcPr>
            <w:tcW w:w="2000" w:type="dxa"/>
            <w:shd w:val="clear" w:color="auto" w:fill="002060"/>
          </w:tcPr>
          <w:p w14:paraId="22AF7938" w14:textId="77777777" w:rsidR="001933D4" w:rsidRPr="00335C5D" w:rsidRDefault="001933D4" w:rsidP="007262AE">
            <w:pPr>
              <w:rPr>
                <w:sz w:val="20"/>
                <w:szCs w:val="28"/>
              </w:rPr>
            </w:pPr>
            <w:r>
              <w:rPr>
                <w:b/>
                <w:sz w:val="20"/>
                <w:szCs w:val="28"/>
              </w:rPr>
              <w:t>Trade-offs</w:t>
            </w:r>
          </w:p>
        </w:tc>
        <w:tc>
          <w:tcPr>
            <w:tcW w:w="7000" w:type="dxa"/>
          </w:tcPr>
          <w:p w14:paraId="40CA2B64" w14:textId="77777777" w:rsidR="001933D4" w:rsidRPr="00335C5D" w:rsidRDefault="001933D4" w:rsidP="007262AE">
            <w:pPr>
              <w:rPr>
                <w:sz w:val="20"/>
                <w:szCs w:val="28"/>
              </w:rPr>
            </w:pPr>
            <w:r>
              <w:rPr>
                <w:sz w:val="20"/>
                <w:szCs w:val="28"/>
              </w:rPr>
              <w:t>Indirection: reading RequestService alone does not show that auditing happens, so the event flow is documented in the README. Transaction phases are easy to get wrong.</w:t>
            </w:r>
          </w:p>
        </w:tc>
      </w:tr>
      <w:tr w:rsidR="001933D4" w14:paraId="140882B2" w14:textId="77777777" w:rsidTr="001933D4">
        <w:tc>
          <w:tcPr>
            <w:tcW w:w="2000" w:type="dxa"/>
            <w:shd w:val="clear" w:color="auto" w:fill="002060"/>
          </w:tcPr>
          <w:p w14:paraId="4AD66B26" w14:textId="77777777" w:rsidR="001933D4" w:rsidRPr="00335C5D" w:rsidRDefault="001933D4" w:rsidP="007262AE">
            <w:pPr>
              <w:rPr>
                <w:sz w:val="20"/>
                <w:szCs w:val="28"/>
              </w:rPr>
            </w:pPr>
            <w:r>
              <w:rPr>
                <w:b/>
                <w:sz w:val="20"/>
                <w:szCs w:val="28"/>
              </w:rPr>
              <w:t>Risks</w:t>
            </w:r>
          </w:p>
        </w:tc>
        <w:tc>
          <w:tcPr>
            <w:tcW w:w="7000" w:type="dxa"/>
          </w:tcPr>
          <w:p w14:paraId="1ED95E6F" w14:textId="77777777" w:rsidR="001933D4" w:rsidRPr="00335C5D" w:rsidRDefault="001933D4" w:rsidP="007262AE">
            <w:pPr>
              <w:rPr>
                <w:sz w:val="20"/>
                <w:szCs w:val="28"/>
              </w:rPr>
            </w:pPr>
            <w:r>
              <w:rPr>
                <w:sz w:val="20"/>
                <w:szCs w:val="28"/>
              </w:rPr>
              <w:t>R-18. Mitigation: integration test that forces the audit insert to fail and checks the status is unchanged.</w:t>
            </w:r>
          </w:p>
        </w:tc>
      </w:tr>
      <w:tr w:rsidR="001933D4" w14:paraId="3073A143" w14:textId="77777777" w:rsidTr="001933D4">
        <w:tc>
          <w:tcPr>
            <w:tcW w:w="2000" w:type="dxa"/>
            <w:shd w:val="clear" w:color="auto" w:fill="002060"/>
          </w:tcPr>
          <w:p w14:paraId="258AAD40" w14:textId="77777777" w:rsidR="001933D4" w:rsidRPr="00335C5D" w:rsidRDefault="001933D4" w:rsidP="007262AE">
            <w:pPr>
              <w:rPr>
                <w:sz w:val="20"/>
                <w:szCs w:val="28"/>
              </w:rPr>
            </w:pPr>
            <w:r>
              <w:rPr>
                <w:b/>
                <w:sz w:val="20"/>
                <w:szCs w:val="28"/>
              </w:rPr>
              <w:t>Evidence</w:t>
            </w:r>
          </w:p>
        </w:tc>
        <w:tc>
          <w:tcPr>
            <w:tcW w:w="7000" w:type="dxa"/>
          </w:tcPr>
          <w:p w14:paraId="542527C5" w14:textId="77777777" w:rsidR="001933D4" w:rsidRPr="00335C5D" w:rsidRDefault="001933D4" w:rsidP="007262AE">
            <w:pPr>
              <w:rPr>
                <w:sz w:val="20"/>
                <w:szCs w:val="28"/>
              </w:rPr>
            </w:pPr>
            <w:r>
              <w:rPr>
                <w:sz w:val="20"/>
                <w:szCs w:val="28"/>
              </w:rPr>
              <w:t>A2 Task 1, Design Problem 2 (Freeman and Robson, 2020). Spring Framework documentation on application events and transaction-bound events (Spring, no date c; Spring, no date d). NFR-006, ASR-003.</w:t>
            </w:r>
          </w:p>
        </w:tc>
      </w:tr>
      <w:tr w:rsidR="001933D4" w14:paraId="6E33BD79" w14:textId="77777777" w:rsidTr="001933D4">
        <w:tc>
          <w:tcPr>
            <w:tcW w:w="2000" w:type="dxa"/>
            <w:shd w:val="clear" w:color="auto" w:fill="002060"/>
          </w:tcPr>
          <w:p w14:paraId="5EFE4202" w14:textId="77777777" w:rsidR="001933D4" w:rsidRPr="00335C5D" w:rsidRDefault="001933D4" w:rsidP="007262AE">
            <w:pPr>
              <w:rPr>
                <w:sz w:val="20"/>
                <w:szCs w:val="28"/>
              </w:rPr>
            </w:pPr>
            <w:r>
              <w:rPr>
                <w:b/>
                <w:sz w:val="20"/>
                <w:szCs w:val="28"/>
              </w:rPr>
              <w:t>Affected components</w:t>
            </w:r>
          </w:p>
        </w:tc>
        <w:tc>
          <w:tcPr>
            <w:tcW w:w="7000" w:type="dxa"/>
          </w:tcPr>
          <w:p w14:paraId="5B37292E" w14:textId="77777777" w:rsidR="001933D4" w:rsidRPr="00335C5D" w:rsidRDefault="001933D4" w:rsidP="007262AE">
            <w:pPr>
              <w:rPr>
                <w:sz w:val="20"/>
                <w:szCs w:val="28"/>
              </w:rPr>
            </w:pPr>
            <w:r>
              <w:rPr>
                <w:sz w:val="20"/>
                <w:szCs w:val="28"/>
              </w:rPr>
              <w:t>RequestStatusChangedEvent, RequestAssignedEvent, AuditListener, AuditEntryRepository, RequestService. Comments are written by RequestService.addComment() as COMMENT audit entries.</w:t>
            </w:r>
          </w:p>
        </w:tc>
      </w:tr>
      <w:tr w:rsidR="001933D4" w14:paraId="3350FB83" w14:textId="77777777" w:rsidTr="001933D4">
        <w:tc>
          <w:tcPr>
            <w:tcW w:w="2000" w:type="dxa"/>
            <w:shd w:val="clear" w:color="auto" w:fill="002060"/>
          </w:tcPr>
          <w:p w14:paraId="51F8BD26" w14:textId="77777777" w:rsidR="001933D4" w:rsidRPr="00335C5D" w:rsidRDefault="001933D4" w:rsidP="007262AE">
            <w:pPr>
              <w:rPr>
                <w:sz w:val="20"/>
                <w:szCs w:val="28"/>
              </w:rPr>
            </w:pPr>
            <w:r>
              <w:rPr>
                <w:b/>
                <w:sz w:val="20"/>
                <w:szCs w:val="28"/>
              </w:rPr>
              <w:t>Implementation evidence</w:t>
            </w:r>
          </w:p>
        </w:tc>
        <w:tc>
          <w:tcPr>
            <w:tcW w:w="7000" w:type="dxa"/>
          </w:tcPr>
          <w:p w14:paraId="4E7D2DC0" w14:textId="77777777" w:rsidR="001933D4" w:rsidRPr="00335C5D" w:rsidRDefault="001933D4" w:rsidP="007262AE">
            <w:pPr>
              <w:rPr>
                <w:sz w:val="20"/>
                <w:szCs w:val="28"/>
              </w:rPr>
            </w:pPr>
            <w:r>
              <w:rPr>
                <w:sz w:val="20"/>
                <w:szCs w:val="28"/>
              </w:rPr>
              <w:t>AuditEntry entity exists in the prototype. Events and listener: Planned. Test: StatusChangeRollbackTest Planned.</w:t>
            </w:r>
          </w:p>
        </w:tc>
      </w:tr>
      <w:tr w:rsidR="001933D4" w14:paraId="120D4676" w14:textId="77777777" w:rsidTr="001933D4">
        <w:tc>
          <w:tcPr>
            <w:tcW w:w="2000" w:type="dxa"/>
            <w:shd w:val="clear" w:color="auto" w:fill="002060"/>
          </w:tcPr>
          <w:p w14:paraId="44CDA57C" w14:textId="77777777" w:rsidR="001933D4" w:rsidRPr="00335C5D" w:rsidRDefault="001933D4" w:rsidP="007262AE">
            <w:pPr>
              <w:rPr>
                <w:sz w:val="20"/>
                <w:szCs w:val="28"/>
              </w:rPr>
            </w:pPr>
            <w:r>
              <w:rPr>
                <w:b/>
                <w:sz w:val="20"/>
                <w:szCs w:val="28"/>
              </w:rPr>
              <w:t>Linked requirements</w:t>
            </w:r>
          </w:p>
        </w:tc>
        <w:tc>
          <w:tcPr>
            <w:tcW w:w="7000" w:type="dxa"/>
          </w:tcPr>
          <w:p w14:paraId="2052582C" w14:textId="77777777" w:rsidR="001933D4" w:rsidRPr="00335C5D" w:rsidRDefault="001933D4" w:rsidP="007262AE">
            <w:pPr>
              <w:rPr>
                <w:sz w:val="20"/>
                <w:szCs w:val="28"/>
              </w:rPr>
            </w:pPr>
            <w:r>
              <w:rPr>
                <w:sz w:val="20"/>
                <w:szCs w:val="28"/>
              </w:rPr>
              <w:t>FR-004, FR-008, FR-009, NFR-006</w:t>
            </w:r>
          </w:p>
        </w:tc>
      </w:tr>
      <w:tr w:rsidR="001933D4" w14:paraId="33524504" w14:textId="77777777" w:rsidTr="001933D4">
        <w:tc>
          <w:tcPr>
            <w:tcW w:w="2000" w:type="dxa"/>
            <w:shd w:val="clear" w:color="auto" w:fill="002060"/>
          </w:tcPr>
          <w:p w14:paraId="2254D25E" w14:textId="77777777" w:rsidR="001933D4" w:rsidRPr="00335C5D" w:rsidRDefault="001933D4" w:rsidP="007262AE">
            <w:pPr>
              <w:rPr>
                <w:sz w:val="20"/>
                <w:szCs w:val="28"/>
              </w:rPr>
            </w:pPr>
            <w:r>
              <w:rPr>
                <w:b/>
                <w:sz w:val="20"/>
                <w:szCs w:val="28"/>
              </w:rPr>
              <w:t>Later Consequence</w:t>
            </w:r>
          </w:p>
        </w:tc>
        <w:tc>
          <w:tcPr>
            <w:tcW w:w="7000" w:type="dxa"/>
          </w:tcPr>
          <w:p w14:paraId="2B172E27" w14:textId="77777777" w:rsidR="001933D4" w:rsidRPr="00335C5D" w:rsidRDefault="001933D4" w:rsidP="007262AE">
            <w:pPr>
              <w:rPr>
                <w:sz w:val="20"/>
                <w:szCs w:val="28"/>
              </w:rPr>
            </w:pPr>
            <w:r>
              <w:rPr>
                <w:sz w:val="20"/>
                <w:szCs w:val="28"/>
              </w:rPr>
              <w:t>DEC-006 is unchanged in effect: its audit insert is performed by AuditListener inside the same transaction. Email or SMS, if approved, is a new after-commit listener.</w:t>
            </w:r>
          </w:p>
        </w:tc>
      </w:tr>
    </w:tbl>
    <w:p w14:paraId="762E82CA" w14:textId="77777777" w:rsidR="001933D4" w:rsidRDefault="001933D4" w:rsidP="001933D4"/>
    <w:p w14:paraId="715C8580" w14:textId="77777777" w:rsidR="001933D4" w:rsidRDefault="001933D4" w:rsidP="001933D4">
      <w:pPr>
        <w:spacing w:after="0" w:line="240" w:lineRule="auto"/>
      </w:pPr>
      <w:r>
        <w:rPr>
          <w:rFonts w:ascii="Consolas" w:eastAsia="Consolas" w:hAnsi="Consolas"/>
          <w:sz w:val="16"/>
        </w:rPr>
        <w:t>RequestService.changeStatus()  [@Transactional]</w:t>
      </w:r>
    </w:p>
    <w:p w14:paraId="057A851A" w14:textId="77777777" w:rsidR="001933D4" w:rsidRDefault="001933D4" w:rsidP="001933D4">
      <w:pPr>
        <w:spacing w:after="0" w:line="240" w:lineRule="auto"/>
      </w:pPr>
      <w:r>
        <w:rPr>
          <w:rFonts w:ascii="Consolas" w:eastAsia="Consolas" w:hAnsi="Consolas"/>
          <w:sz w:val="16"/>
        </w:rPr>
        <w:t xml:space="preserve">   |-- update Request (status, Version)</w:t>
      </w:r>
    </w:p>
    <w:p w14:paraId="4850E4D3" w14:textId="77777777" w:rsidR="001933D4" w:rsidRDefault="001933D4" w:rsidP="001933D4">
      <w:pPr>
        <w:spacing w:after="0" w:line="240" w:lineRule="auto"/>
      </w:pPr>
      <w:r>
        <w:rPr>
          <w:rFonts w:ascii="Consolas" w:eastAsia="Consolas" w:hAnsi="Consolas"/>
          <w:sz w:val="16"/>
        </w:rPr>
        <w:t xml:space="preserve">   |-- publish RequestStatusChangedEvent(reqId, from, to, actor)</w:t>
      </w:r>
    </w:p>
    <w:p w14:paraId="62675D33" w14:textId="77777777" w:rsidR="001933D4" w:rsidRDefault="001933D4" w:rsidP="001933D4">
      <w:pPr>
        <w:spacing w:after="0" w:line="240" w:lineRule="auto"/>
      </w:pPr>
      <w:r>
        <w:rPr>
          <w:rFonts w:ascii="Consolas" w:eastAsia="Consolas" w:hAnsi="Consolas"/>
          <w:sz w:val="16"/>
        </w:rPr>
        <w:t xml:space="preserve">         |</w:t>
      </w:r>
    </w:p>
    <w:p w14:paraId="326F529B" w14:textId="77777777" w:rsidR="001933D4" w:rsidRDefault="001933D4" w:rsidP="001933D4">
      <w:pPr>
        <w:spacing w:after="0" w:line="240" w:lineRule="auto"/>
      </w:pPr>
      <w:r>
        <w:rPr>
          <w:rFonts w:ascii="Consolas" w:eastAsia="Consolas" w:hAnsi="Consolas"/>
          <w:sz w:val="16"/>
        </w:rPr>
        <w:t xml:space="preserve">         +--&gt; AuditListener (@EventListener, same transaction)</w:t>
      </w:r>
    </w:p>
    <w:p w14:paraId="73C0DF6B" w14:textId="77777777" w:rsidR="001933D4" w:rsidRDefault="001933D4" w:rsidP="001933D4">
      <w:pPr>
        <w:spacing w:after="0" w:line="240" w:lineRule="auto"/>
      </w:pPr>
      <w:r>
        <w:rPr>
          <w:rFonts w:ascii="Consolas" w:eastAsia="Consolas" w:hAnsi="Consolas"/>
          <w:sz w:val="16"/>
        </w:rPr>
        <w:t xml:space="preserve">         |       insert AuditEntry STATUS_CHANGE   -&gt; failure rolls back all</w:t>
      </w:r>
    </w:p>
    <w:p w14:paraId="49480747" w14:textId="77777777" w:rsidR="001933D4" w:rsidRDefault="001933D4" w:rsidP="001933D4">
      <w:pPr>
        <w:spacing w:after="0" w:line="240" w:lineRule="auto"/>
      </w:pPr>
      <w:r>
        <w:rPr>
          <w:rFonts w:ascii="Consolas" w:eastAsia="Consolas" w:hAnsi="Consolas"/>
          <w:sz w:val="16"/>
        </w:rPr>
        <w:t xml:space="preserve">         |</w:t>
      </w:r>
    </w:p>
    <w:p w14:paraId="6B4C0EEC" w14:textId="77777777" w:rsidR="001933D4" w:rsidRDefault="001933D4" w:rsidP="001933D4">
      <w:pPr>
        <w:spacing w:after="0" w:line="240" w:lineRule="auto"/>
      </w:pPr>
      <w:r>
        <w:rPr>
          <w:rFonts w:ascii="Consolas" w:eastAsia="Consolas" w:hAnsi="Consolas"/>
          <w:sz w:val="16"/>
        </w:rPr>
        <w:t xml:space="preserve">         +--&amp;gt; NotificationListener Planned</w:t>
      </w:r>
    </w:p>
    <w:p w14:paraId="5FE575A9" w14:textId="77777777" w:rsidR="001933D4" w:rsidRDefault="001933D4" w:rsidP="001933D4">
      <w:pPr>
        <w:spacing w:after="0" w:line="240" w:lineRule="auto"/>
      </w:pPr>
      <w:r>
        <w:rPr>
          <w:rFonts w:ascii="Consolas" w:eastAsia="Consolas" w:hAnsi="Consolas"/>
          <w:sz w:val="16"/>
        </w:rPr>
        <w:t xml:space="preserve">                 (@TransactionalEventListener AFTER_COMMIT)</w:t>
      </w:r>
    </w:p>
    <w:p w14:paraId="00DFAD0A" w14:textId="77777777" w:rsidR="001933D4" w:rsidRDefault="001933D4" w:rsidP="001933D4"/>
    <w:p w14:paraId="1FFE078A" w14:textId="77777777" w:rsidR="001933D4" w:rsidRDefault="001933D4" w:rsidP="001933D4">
      <w:pPr>
        <w:pStyle w:val="Heading2"/>
      </w:pPr>
      <w:bookmarkStart w:id="64" w:name="_Toc241703362"/>
      <w:r>
        <w:t>Research-to-Decision Map</w:t>
      </w:r>
      <w:bookmarkEnd w:id="64"/>
    </w:p>
    <w:p w14:paraId="6F7407BB" w14:textId="77777777" w:rsidR="001933D4" w:rsidRDefault="001933D4" w:rsidP="001933D4">
      <w:r>
        <w:t>This shows how each relevant Assignment 2 finding was used. A2 recommended options, and M2 made the final decisions. Where a decision differs, the CivicConnect-specific reason is given.</w:t>
      </w:r>
    </w:p>
    <w:tbl>
      <w:tblPr>
        <w:tblStyle w:val="TableGrid"/>
        <w:tblW w:w="9000" w:type="dxa"/>
        <w:tblLayout w:type="fixed"/>
        <w:tblLook w:val="04A0" w:firstRow="1" w:lastRow="0" w:firstColumn="1" w:lastColumn="0" w:noHBand="0" w:noVBand="1"/>
      </w:tblPr>
      <w:tblGrid>
        <w:gridCol w:w="1900"/>
        <w:gridCol w:w="1700"/>
        <w:gridCol w:w="1800"/>
        <w:gridCol w:w="1100"/>
        <w:gridCol w:w="2500"/>
      </w:tblGrid>
      <w:tr w:rsidR="001933D4" w14:paraId="4FF5F8FF" w14:textId="77777777" w:rsidTr="001933D4">
        <w:trPr>
          <w:tblHeader/>
        </w:trPr>
        <w:tc>
          <w:tcPr>
            <w:tcW w:w="1900" w:type="dxa"/>
            <w:shd w:val="clear" w:color="auto" w:fill="002060"/>
          </w:tcPr>
          <w:p w14:paraId="51598B07" w14:textId="77777777" w:rsidR="001933D4" w:rsidRPr="00335C5D" w:rsidRDefault="001933D4" w:rsidP="007262AE">
            <w:pPr>
              <w:rPr>
                <w:sz w:val="18"/>
                <w:szCs w:val="28"/>
              </w:rPr>
            </w:pPr>
            <w:r>
              <w:rPr>
                <w:b/>
                <w:sz w:val="18"/>
                <w:szCs w:val="28"/>
              </w:rPr>
              <w:lastRenderedPageBreak/>
              <w:t>A2 finding</w:t>
            </w:r>
          </w:p>
        </w:tc>
        <w:tc>
          <w:tcPr>
            <w:tcW w:w="1700" w:type="dxa"/>
            <w:shd w:val="clear" w:color="auto" w:fill="002060"/>
          </w:tcPr>
          <w:p w14:paraId="733777F6" w14:textId="77777777" w:rsidR="001933D4" w:rsidRPr="00335C5D" w:rsidRDefault="001933D4" w:rsidP="007262AE">
            <w:pPr>
              <w:rPr>
                <w:sz w:val="18"/>
                <w:szCs w:val="28"/>
              </w:rPr>
            </w:pPr>
            <w:r>
              <w:rPr>
                <w:b/>
                <w:sz w:val="18"/>
                <w:szCs w:val="28"/>
              </w:rPr>
              <w:t>A2 recommendation</w:t>
            </w:r>
          </w:p>
        </w:tc>
        <w:tc>
          <w:tcPr>
            <w:tcW w:w="1800" w:type="dxa"/>
            <w:shd w:val="clear" w:color="auto" w:fill="002060"/>
          </w:tcPr>
          <w:p w14:paraId="32021234" w14:textId="77777777" w:rsidR="001933D4" w:rsidRPr="00335C5D" w:rsidRDefault="001933D4" w:rsidP="007262AE">
            <w:pPr>
              <w:rPr>
                <w:sz w:val="18"/>
                <w:szCs w:val="28"/>
              </w:rPr>
            </w:pPr>
            <w:r>
              <w:rPr>
                <w:b/>
                <w:sz w:val="18"/>
                <w:szCs w:val="28"/>
              </w:rPr>
              <w:t>Final M2 decision</w:t>
            </w:r>
          </w:p>
        </w:tc>
        <w:tc>
          <w:tcPr>
            <w:tcW w:w="1100" w:type="dxa"/>
            <w:shd w:val="clear" w:color="auto" w:fill="002060"/>
          </w:tcPr>
          <w:p w14:paraId="148115DB" w14:textId="77777777" w:rsidR="001933D4" w:rsidRPr="00335C5D" w:rsidRDefault="001933D4" w:rsidP="007262AE">
            <w:pPr>
              <w:rPr>
                <w:sz w:val="18"/>
                <w:szCs w:val="28"/>
              </w:rPr>
            </w:pPr>
            <w:r>
              <w:rPr>
                <w:b/>
                <w:sz w:val="18"/>
                <w:szCs w:val="28"/>
              </w:rPr>
              <w:t>Same or different</w:t>
            </w:r>
          </w:p>
        </w:tc>
        <w:tc>
          <w:tcPr>
            <w:tcW w:w="2500" w:type="dxa"/>
            <w:shd w:val="clear" w:color="auto" w:fill="002060"/>
          </w:tcPr>
          <w:p w14:paraId="3730388B" w14:textId="77777777" w:rsidR="001933D4" w:rsidRPr="00335C5D" w:rsidRDefault="001933D4" w:rsidP="007262AE">
            <w:pPr>
              <w:rPr>
                <w:sz w:val="18"/>
                <w:szCs w:val="28"/>
              </w:rPr>
            </w:pPr>
            <w:r>
              <w:rPr>
                <w:b/>
                <w:sz w:val="18"/>
                <w:szCs w:val="28"/>
              </w:rPr>
              <w:t>Why</w:t>
            </w:r>
          </w:p>
        </w:tc>
      </w:tr>
      <w:tr w:rsidR="001933D4" w14:paraId="7ACCBEEE" w14:textId="77777777" w:rsidTr="001933D4">
        <w:trPr>
          <w:tblHeader/>
        </w:trPr>
        <w:tc>
          <w:tcPr>
            <w:tcW w:w="1900" w:type="dxa"/>
          </w:tcPr>
          <w:p w14:paraId="2A5E39F0" w14:textId="77777777" w:rsidR="001933D4" w:rsidRPr="00335C5D" w:rsidRDefault="001933D4" w:rsidP="007262AE">
            <w:pPr>
              <w:rPr>
                <w:sz w:val="18"/>
                <w:szCs w:val="28"/>
              </w:rPr>
            </w:pPr>
            <w:r>
              <w:rPr>
                <w:sz w:val="18"/>
                <w:szCs w:val="28"/>
              </w:rPr>
              <w:t>Task 1, Problem 1: State pattern vs transition map</w:t>
            </w:r>
          </w:p>
        </w:tc>
        <w:tc>
          <w:tcPr>
            <w:tcW w:w="1700" w:type="dxa"/>
          </w:tcPr>
          <w:p w14:paraId="7BE163DB" w14:textId="77777777" w:rsidR="001933D4" w:rsidRPr="00335C5D" w:rsidRDefault="001933D4" w:rsidP="007262AE">
            <w:pPr>
              <w:rPr>
                <w:sz w:val="18"/>
                <w:szCs w:val="28"/>
              </w:rPr>
            </w:pPr>
            <w:r>
              <w:rPr>
                <w:sz w:val="18"/>
                <w:szCs w:val="28"/>
              </w:rPr>
              <w:t>Transition map now, State pattern if behaviour grows</w:t>
            </w:r>
          </w:p>
        </w:tc>
        <w:tc>
          <w:tcPr>
            <w:tcW w:w="1800" w:type="dxa"/>
          </w:tcPr>
          <w:p w14:paraId="10C0C731" w14:textId="77777777" w:rsidR="001933D4" w:rsidRPr="00335C5D" w:rsidRDefault="001933D4" w:rsidP="007262AE">
            <w:pPr>
              <w:rPr>
                <w:sz w:val="18"/>
                <w:szCs w:val="28"/>
              </w:rPr>
            </w:pPr>
            <w:r>
              <w:rPr>
                <w:sz w:val="18"/>
                <w:szCs w:val="28"/>
              </w:rPr>
              <w:t>DEC-011</w:t>
            </w:r>
          </w:p>
        </w:tc>
        <w:tc>
          <w:tcPr>
            <w:tcW w:w="1100" w:type="dxa"/>
          </w:tcPr>
          <w:p w14:paraId="4EA65560" w14:textId="77777777" w:rsidR="001933D4" w:rsidRPr="00335C5D" w:rsidRDefault="001933D4" w:rsidP="007262AE">
            <w:pPr>
              <w:rPr>
                <w:sz w:val="18"/>
                <w:szCs w:val="28"/>
              </w:rPr>
            </w:pPr>
            <w:r>
              <w:rPr>
                <w:sz w:val="18"/>
                <w:szCs w:val="28"/>
              </w:rPr>
              <w:t>Same</w:t>
            </w:r>
          </w:p>
        </w:tc>
        <w:tc>
          <w:tcPr>
            <w:tcW w:w="2500" w:type="dxa"/>
          </w:tcPr>
          <w:p w14:paraId="5E263504" w14:textId="77777777" w:rsidR="001933D4" w:rsidRPr="00335C5D" w:rsidRDefault="001933D4" w:rsidP="007262AE">
            <w:pPr>
              <w:rPr>
                <w:sz w:val="18"/>
                <w:szCs w:val="28"/>
              </w:rPr>
            </w:pPr>
            <w:r>
              <w:rPr>
                <w:sz w:val="18"/>
                <w:szCs w:val="28"/>
              </w:rPr>
              <w:t>Statuses only differ in allowed moves.</w:t>
            </w:r>
          </w:p>
        </w:tc>
      </w:tr>
      <w:tr w:rsidR="001933D4" w14:paraId="30C72981" w14:textId="77777777" w:rsidTr="001933D4">
        <w:trPr>
          <w:tblHeader/>
        </w:trPr>
        <w:tc>
          <w:tcPr>
            <w:tcW w:w="1900" w:type="dxa"/>
          </w:tcPr>
          <w:p w14:paraId="1BC5A08E" w14:textId="77777777" w:rsidR="001933D4" w:rsidRPr="00335C5D" w:rsidRDefault="001933D4" w:rsidP="007262AE">
            <w:pPr>
              <w:rPr>
                <w:sz w:val="18"/>
                <w:szCs w:val="28"/>
              </w:rPr>
            </w:pPr>
            <w:r>
              <w:rPr>
                <w:sz w:val="18"/>
                <w:szCs w:val="28"/>
              </w:rPr>
              <w:t>Task 1, Problem 2: Observer vs direct calls</w:t>
            </w:r>
          </w:p>
        </w:tc>
        <w:tc>
          <w:tcPr>
            <w:tcW w:w="1700" w:type="dxa"/>
          </w:tcPr>
          <w:p w14:paraId="07AD373D" w14:textId="77777777" w:rsidR="001933D4" w:rsidRPr="00335C5D" w:rsidRDefault="001933D4" w:rsidP="007262AE">
            <w:pPr>
              <w:rPr>
                <w:sz w:val="18"/>
                <w:szCs w:val="28"/>
              </w:rPr>
            </w:pPr>
            <w:r>
              <w:rPr>
                <w:sz w:val="18"/>
                <w:szCs w:val="28"/>
              </w:rPr>
              <w:t>Observer, isolating failures</w:t>
            </w:r>
          </w:p>
        </w:tc>
        <w:tc>
          <w:tcPr>
            <w:tcW w:w="1800" w:type="dxa"/>
          </w:tcPr>
          <w:p w14:paraId="1B2CD5DC" w14:textId="77777777" w:rsidR="001933D4" w:rsidRPr="00335C5D" w:rsidRDefault="001933D4" w:rsidP="007262AE">
            <w:pPr>
              <w:rPr>
                <w:sz w:val="18"/>
                <w:szCs w:val="28"/>
              </w:rPr>
            </w:pPr>
            <w:r>
              <w:rPr>
                <w:sz w:val="18"/>
                <w:szCs w:val="28"/>
              </w:rPr>
              <w:t>DEC-012 Observer via Spring events</w:t>
            </w:r>
          </w:p>
        </w:tc>
        <w:tc>
          <w:tcPr>
            <w:tcW w:w="1100" w:type="dxa"/>
          </w:tcPr>
          <w:p w14:paraId="22152354" w14:textId="77777777" w:rsidR="001933D4" w:rsidRPr="00335C5D" w:rsidRDefault="001933D4" w:rsidP="007262AE">
            <w:pPr>
              <w:rPr>
                <w:sz w:val="18"/>
                <w:szCs w:val="28"/>
              </w:rPr>
            </w:pPr>
            <w:r>
              <w:rPr>
                <w:sz w:val="18"/>
                <w:szCs w:val="28"/>
              </w:rPr>
              <w:t>Partly different</w:t>
            </w:r>
          </w:p>
        </w:tc>
        <w:tc>
          <w:tcPr>
            <w:tcW w:w="2500" w:type="dxa"/>
          </w:tcPr>
          <w:p w14:paraId="1FF90F28" w14:textId="77777777" w:rsidR="001933D4" w:rsidRPr="00335C5D" w:rsidRDefault="001933D4" w:rsidP="007262AE">
            <w:pPr>
              <w:rPr>
                <w:sz w:val="18"/>
                <w:szCs w:val="28"/>
              </w:rPr>
            </w:pPr>
            <w:r>
              <w:rPr>
                <w:sz w:val="18"/>
                <w:szCs w:val="28"/>
              </w:rPr>
              <w:t>Audit is a Must (NFR-006), so the audit listener runs inside the transaction and is not isolated.</w:t>
            </w:r>
          </w:p>
        </w:tc>
      </w:tr>
      <w:tr w:rsidR="001933D4" w14:paraId="683E4EDB" w14:textId="77777777" w:rsidTr="001933D4">
        <w:trPr>
          <w:tblHeader/>
        </w:trPr>
        <w:tc>
          <w:tcPr>
            <w:tcW w:w="1900" w:type="dxa"/>
          </w:tcPr>
          <w:p w14:paraId="639007A3" w14:textId="77777777" w:rsidR="001933D4" w:rsidRPr="00335C5D" w:rsidRDefault="001933D4" w:rsidP="007262AE">
            <w:pPr>
              <w:rPr>
                <w:sz w:val="18"/>
                <w:szCs w:val="28"/>
              </w:rPr>
            </w:pPr>
            <w:r>
              <w:rPr>
                <w:sz w:val="18"/>
                <w:szCs w:val="28"/>
              </w:rPr>
              <w:t>Task 2: ACID for status update and action logging</w:t>
            </w:r>
          </w:p>
        </w:tc>
        <w:tc>
          <w:tcPr>
            <w:tcW w:w="1700" w:type="dxa"/>
          </w:tcPr>
          <w:p w14:paraId="2781E6E3" w14:textId="77777777" w:rsidR="001933D4" w:rsidRPr="00335C5D" w:rsidRDefault="001933D4" w:rsidP="007262AE">
            <w:pPr>
              <w:rPr>
                <w:sz w:val="18"/>
                <w:szCs w:val="28"/>
              </w:rPr>
            </w:pPr>
            <w:r>
              <w:rPr>
                <w:sz w:val="18"/>
                <w:szCs w:val="28"/>
              </w:rPr>
              <w:t>One atomic transaction</w:t>
            </w:r>
          </w:p>
        </w:tc>
        <w:tc>
          <w:tcPr>
            <w:tcW w:w="1800" w:type="dxa"/>
          </w:tcPr>
          <w:p w14:paraId="3D8350CE" w14:textId="77777777" w:rsidR="001933D4" w:rsidRPr="00335C5D" w:rsidRDefault="001933D4" w:rsidP="007262AE">
            <w:pPr>
              <w:rPr>
                <w:sz w:val="18"/>
                <w:szCs w:val="28"/>
              </w:rPr>
            </w:pPr>
            <w:r>
              <w:rPr>
                <w:sz w:val="18"/>
                <w:szCs w:val="28"/>
              </w:rPr>
              <w:t>DEC-006</w:t>
            </w:r>
          </w:p>
        </w:tc>
        <w:tc>
          <w:tcPr>
            <w:tcW w:w="1100" w:type="dxa"/>
          </w:tcPr>
          <w:p w14:paraId="71BFCD78" w14:textId="77777777" w:rsidR="001933D4" w:rsidRPr="00335C5D" w:rsidRDefault="001933D4" w:rsidP="007262AE">
            <w:pPr>
              <w:rPr>
                <w:sz w:val="18"/>
                <w:szCs w:val="28"/>
              </w:rPr>
            </w:pPr>
            <w:r>
              <w:rPr>
                <w:sz w:val="18"/>
                <w:szCs w:val="28"/>
              </w:rPr>
              <w:t>Same</w:t>
            </w:r>
          </w:p>
        </w:tc>
        <w:tc>
          <w:tcPr>
            <w:tcW w:w="2500" w:type="dxa"/>
          </w:tcPr>
          <w:p w14:paraId="663A5E3E" w14:textId="77777777" w:rsidR="001933D4" w:rsidRPr="00335C5D" w:rsidRDefault="001933D4" w:rsidP="007262AE">
            <w:pPr>
              <w:rPr>
                <w:sz w:val="18"/>
                <w:szCs w:val="28"/>
              </w:rPr>
            </w:pPr>
            <w:r>
              <w:rPr>
                <w:sz w:val="18"/>
                <w:szCs w:val="28"/>
              </w:rPr>
              <w:t>A status change without its audit entry breaks NFR-006.</w:t>
            </w:r>
          </w:p>
        </w:tc>
      </w:tr>
      <w:tr w:rsidR="001933D4" w14:paraId="0D84C478" w14:textId="77777777" w:rsidTr="001933D4">
        <w:trPr>
          <w:tblHeader/>
        </w:trPr>
        <w:tc>
          <w:tcPr>
            <w:tcW w:w="1900" w:type="dxa"/>
          </w:tcPr>
          <w:p w14:paraId="39641BB3" w14:textId="77777777" w:rsidR="001933D4" w:rsidRPr="00335C5D" w:rsidRDefault="001933D4" w:rsidP="007262AE">
            <w:pPr>
              <w:rPr>
                <w:sz w:val="18"/>
                <w:szCs w:val="28"/>
              </w:rPr>
            </w:pPr>
            <w:r>
              <w:rPr>
                <w:sz w:val="18"/>
                <w:szCs w:val="28"/>
              </w:rPr>
              <w:t>Task 2: concurrency control</w:t>
            </w:r>
          </w:p>
        </w:tc>
        <w:tc>
          <w:tcPr>
            <w:tcW w:w="1700" w:type="dxa"/>
          </w:tcPr>
          <w:p w14:paraId="50876A55" w14:textId="77777777" w:rsidR="001933D4" w:rsidRPr="00335C5D" w:rsidRDefault="001933D4" w:rsidP="007262AE">
            <w:pPr>
              <w:rPr>
                <w:sz w:val="18"/>
                <w:szCs w:val="28"/>
              </w:rPr>
            </w:pPr>
            <w:r>
              <w:rPr>
                <w:sz w:val="18"/>
                <w:szCs w:val="28"/>
              </w:rPr>
              <w:t>Pessimistic row locking</w:t>
            </w:r>
          </w:p>
        </w:tc>
        <w:tc>
          <w:tcPr>
            <w:tcW w:w="1800" w:type="dxa"/>
          </w:tcPr>
          <w:p w14:paraId="76072394" w14:textId="77777777" w:rsidR="001933D4" w:rsidRPr="00335C5D" w:rsidRDefault="001933D4" w:rsidP="007262AE">
            <w:pPr>
              <w:rPr>
                <w:sz w:val="18"/>
                <w:szCs w:val="28"/>
              </w:rPr>
            </w:pPr>
            <w:r>
              <w:rPr>
                <w:sz w:val="18"/>
                <w:szCs w:val="28"/>
              </w:rPr>
              <w:t>DEC-006 optimistic locking (Version) plus a partial unique index</w:t>
            </w:r>
          </w:p>
        </w:tc>
        <w:tc>
          <w:tcPr>
            <w:tcW w:w="1100" w:type="dxa"/>
          </w:tcPr>
          <w:p w14:paraId="0AECE9C4" w14:textId="77777777" w:rsidR="001933D4" w:rsidRPr="00335C5D" w:rsidRDefault="001933D4" w:rsidP="007262AE">
            <w:pPr>
              <w:rPr>
                <w:sz w:val="18"/>
                <w:szCs w:val="28"/>
              </w:rPr>
            </w:pPr>
            <w:r>
              <w:rPr>
                <w:sz w:val="18"/>
                <w:szCs w:val="28"/>
              </w:rPr>
              <w:t>Different</w:t>
            </w:r>
          </w:p>
        </w:tc>
        <w:tc>
          <w:tcPr>
            <w:tcW w:w="2500" w:type="dxa"/>
          </w:tcPr>
          <w:p w14:paraId="3DD0C790" w14:textId="77777777" w:rsidR="001933D4" w:rsidRPr="00335C5D" w:rsidRDefault="001933D4" w:rsidP="007262AE">
            <w:pPr>
              <w:rPr>
                <w:sz w:val="18"/>
                <w:szCs w:val="28"/>
              </w:rPr>
            </w:pPr>
            <w:r>
              <w:rPr>
                <w:sz w:val="18"/>
                <w:szCs w:val="28"/>
              </w:rPr>
              <w:t>Contention is low (A-01). Pessimistic locks could stay held while a user reads or leaves, and optimistic locking holds no locks. CR-007 is still met: the second handler receives 409.</w:t>
            </w:r>
          </w:p>
        </w:tc>
      </w:tr>
      <w:tr w:rsidR="001933D4" w14:paraId="32B92461" w14:textId="77777777" w:rsidTr="001933D4">
        <w:trPr>
          <w:tblHeader/>
        </w:trPr>
        <w:tc>
          <w:tcPr>
            <w:tcW w:w="1900" w:type="dxa"/>
          </w:tcPr>
          <w:p w14:paraId="3971EB50" w14:textId="77777777" w:rsidR="001933D4" w:rsidRPr="00335C5D" w:rsidRDefault="001933D4" w:rsidP="007262AE">
            <w:pPr>
              <w:rPr>
                <w:sz w:val="18"/>
                <w:szCs w:val="28"/>
              </w:rPr>
            </w:pPr>
            <w:r>
              <w:rPr>
                <w:sz w:val="18"/>
                <w:szCs w:val="28"/>
              </w:rPr>
              <w:t>Task 2: where to enforce rules</w:t>
            </w:r>
          </w:p>
        </w:tc>
        <w:tc>
          <w:tcPr>
            <w:tcW w:w="1700" w:type="dxa"/>
          </w:tcPr>
          <w:p w14:paraId="625D2CFC" w14:textId="77777777" w:rsidR="001933D4" w:rsidRPr="00335C5D" w:rsidRDefault="001933D4" w:rsidP="007262AE">
            <w:pPr>
              <w:rPr>
                <w:sz w:val="18"/>
                <w:szCs w:val="28"/>
              </w:rPr>
            </w:pPr>
            <w:r>
              <w:rPr>
                <w:sz w:val="18"/>
                <w:szCs w:val="28"/>
              </w:rPr>
              <w:t>Application layer with database constraints as a safety net</w:t>
            </w:r>
          </w:p>
        </w:tc>
        <w:tc>
          <w:tcPr>
            <w:tcW w:w="1800" w:type="dxa"/>
          </w:tcPr>
          <w:p w14:paraId="2B939FFB" w14:textId="77777777" w:rsidR="001933D4" w:rsidRPr="00335C5D" w:rsidRDefault="001933D4" w:rsidP="007262AE">
            <w:pPr>
              <w:rPr>
                <w:sz w:val="18"/>
                <w:szCs w:val="28"/>
              </w:rPr>
            </w:pPr>
            <w:r>
              <w:rPr>
                <w:sz w:val="18"/>
                <w:szCs w:val="28"/>
              </w:rPr>
              <w:t>Integrity rules table, DEC-007</w:t>
            </w:r>
          </w:p>
        </w:tc>
        <w:tc>
          <w:tcPr>
            <w:tcW w:w="1100" w:type="dxa"/>
          </w:tcPr>
          <w:p w14:paraId="596D3141" w14:textId="77777777" w:rsidR="001933D4" w:rsidRPr="00335C5D" w:rsidRDefault="001933D4" w:rsidP="007262AE">
            <w:pPr>
              <w:rPr>
                <w:sz w:val="18"/>
                <w:szCs w:val="28"/>
              </w:rPr>
            </w:pPr>
            <w:r>
              <w:rPr>
                <w:sz w:val="18"/>
                <w:szCs w:val="28"/>
              </w:rPr>
              <w:t>Same, stronger</w:t>
            </w:r>
          </w:p>
        </w:tc>
        <w:tc>
          <w:tcPr>
            <w:tcW w:w="2500" w:type="dxa"/>
          </w:tcPr>
          <w:p w14:paraId="4D0778FB" w14:textId="77777777" w:rsidR="001933D4" w:rsidRPr="00335C5D" w:rsidRDefault="001933D4" w:rsidP="007262AE">
            <w:pPr>
              <w:rPr>
                <w:sz w:val="18"/>
                <w:szCs w:val="28"/>
              </w:rPr>
            </w:pPr>
            <w:r>
              <w:rPr>
                <w:sz w:val="18"/>
                <w:szCs w:val="28"/>
              </w:rPr>
              <w:t>The audit trigger protects history from any tool connecting to the database.</w:t>
            </w:r>
          </w:p>
        </w:tc>
      </w:tr>
      <w:tr w:rsidR="001933D4" w14:paraId="18524BDB" w14:textId="77777777" w:rsidTr="001933D4">
        <w:trPr>
          <w:tblHeader/>
        </w:trPr>
        <w:tc>
          <w:tcPr>
            <w:tcW w:w="1900" w:type="dxa"/>
          </w:tcPr>
          <w:p w14:paraId="03B565FF" w14:textId="77777777" w:rsidR="001933D4" w:rsidRPr="00335C5D" w:rsidRDefault="001933D4" w:rsidP="007262AE">
            <w:pPr>
              <w:rPr>
                <w:sz w:val="18"/>
                <w:szCs w:val="28"/>
              </w:rPr>
            </w:pPr>
            <w:r>
              <w:rPr>
                <w:sz w:val="18"/>
                <w:szCs w:val="28"/>
              </w:rPr>
              <w:t xml:space="preserve">Task 2: caching on the write path</w:t>
            </w:r>
          </w:p>
        </w:tc>
        <w:tc>
          <w:tcPr>
            <w:tcW w:w="1700" w:type="dxa"/>
          </w:tcPr>
          <w:p w14:paraId="6116A96C" w14:textId="77777777" w:rsidR="001933D4" w:rsidRPr="00335C5D" w:rsidRDefault="001933D4" w:rsidP="007262AE">
            <w:pPr>
              <w:rPr>
                <w:sz w:val="18"/>
                <w:szCs w:val="28"/>
              </w:rPr>
            </w:pPr>
            <w:r>
              <w:rPr>
                <w:sz w:val="18"/>
                <w:szCs w:val="28"/>
              </w:rPr>
              <w:t>Do not cache</w:t>
            </w:r>
          </w:p>
        </w:tc>
        <w:tc>
          <w:tcPr>
            <w:tcW w:w="1800" w:type="dxa"/>
          </w:tcPr>
          <w:p w14:paraId="3D6E8082" w14:textId="77777777" w:rsidR="001933D4" w:rsidRPr="00335C5D" w:rsidRDefault="001933D4" w:rsidP="007262AE">
            <w:pPr>
              <w:rPr>
                <w:sz w:val="18"/>
                <w:szCs w:val="28"/>
              </w:rPr>
            </w:pPr>
            <w:r>
              <w:rPr>
                <w:sz w:val="18"/>
                <w:szCs w:val="28"/>
              </w:rPr>
              <w:t xml:space="preserve">No caching on write paths</w:t>
            </w:r>
          </w:p>
        </w:tc>
        <w:tc>
          <w:tcPr>
            <w:tcW w:w="1100" w:type="dxa"/>
          </w:tcPr>
          <w:p w14:paraId="5344C0C2" w14:textId="77777777" w:rsidR="001933D4" w:rsidRPr="00335C5D" w:rsidRDefault="001933D4" w:rsidP="007262AE">
            <w:pPr>
              <w:rPr>
                <w:sz w:val="18"/>
                <w:szCs w:val="28"/>
              </w:rPr>
            </w:pPr>
            <w:r>
              <w:rPr>
                <w:sz w:val="18"/>
                <w:szCs w:val="28"/>
              </w:rPr>
              <w:t>Same</w:t>
            </w:r>
          </w:p>
        </w:tc>
        <w:tc>
          <w:tcPr>
            <w:tcW w:w="2500" w:type="dxa"/>
          </w:tcPr>
          <w:p w14:paraId="0FA3C1E6" w14:textId="77777777" w:rsidR="001933D4" w:rsidRPr="00335C5D" w:rsidRDefault="001933D4" w:rsidP="007262AE">
            <w:pPr>
              <w:rPr>
                <w:sz w:val="18"/>
                <w:szCs w:val="28"/>
              </w:rPr>
            </w:pPr>
            <w:r>
              <w:rPr>
                <w:sz w:val="18"/>
                <w:szCs w:val="28"/>
              </w:rPr>
              <w:t>Stale status risk (Risk Register note).</w:t>
            </w:r>
          </w:p>
        </w:tc>
      </w:tr>
      <w:tr w:rsidR="001933D4" w14:paraId="37B298A5" w14:textId="77777777" w:rsidTr="001933D4">
        <w:trPr>
          <w:tblHeader/>
        </w:trPr>
        <w:tc>
          <w:tcPr>
            <w:tcW w:w="1900" w:type="dxa"/>
          </w:tcPr>
          <w:p w14:paraId="2834C5FC" w14:textId="77777777" w:rsidR="001933D4" w:rsidRPr="00335C5D" w:rsidRDefault="001933D4" w:rsidP="007262AE">
            <w:pPr>
              <w:rPr>
                <w:sz w:val="18"/>
                <w:szCs w:val="28"/>
              </w:rPr>
            </w:pPr>
            <w:r>
              <w:rPr>
                <w:sz w:val="18"/>
                <w:szCs w:val="28"/>
              </w:rPr>
              <w:t>Task 3: requester and handler interaction</w:t>
            </w:r>
          </w:p>
        </w:tc>
        <w:tc>
          <w:tcPr>
            <w:tcW w:w="1700" w:type="dxa"/>
          </w:tcPr>
          <w:p w14:paraId="0B9C1B95" w14:textId="77777777" w:rsidR="001933D4" w:rsidRPr="00335C5D" w:rsidRDefault="001933D4" w:rsidP="007262AE">
            <w:pPr>
              <w:rPr>
                <w:sz w:val="18"/>
                <w:szCs w:val="28"/>
              </w:rPr>
            </w:pPr>
            <w:r>
              <w:rPr>
                <w:sz w:val="18"/>
                <w:szCs w:val="28"/>
              </w:rPr>
              <w:t>In-process interface behind a clear abstraction</w:t>
            </w:r>
          </w:p>
        </w:tc>
        <w:tc>
          <w:tcPr>
            <w:tcW w:w="1800" w:type="dxa"/>
          </w:tcPr>
          <w:p w14:paraId="7EDADE18" w14:textId="77777777" w:rsidR="001933D4" w:rsidRPr="00335C5D" w:rsidRDefault="001933D4" w:rsidP="007262AE">
            <w:pPr>
              <w:rPr>
                <w:sz w:val="18"/>
                <w:szCs w:val="28"/>
              </w:rPr>
            </w:pPr>
            <w:r>
              <w:rPr>
                <w:sz w:val="18"/>
                <w:szCs w:val="28"/>
              </w:rPr>
              <w:t>ARC-02 module services, DEC-009</w:t>
            </w:r>
          </w:p>
        </w:tc>
        <w:tc>
          <w:tcPr>
            <w:tcW w:w="1100" w:type="dxa"/>
          </w:tcPr>
          <w:p w14:paraId="2D873D0D" w14:textId="77777777" w:rsidR="001933D4" w:rsidRPr="00335C5D" w:rsidRDefault="001933D4" w:rsidP="007262AE">
            <w:pPr>
              <w:rPr>
                <w:sz w:val="18"/>
                <w:szCs w:val="28"/>
              </w:rPr>
            </w:pPr>
            <w:r>
              <w:rPr>
                <w:sz w:val="18"/>
                <w:szCs w:val="28"/>
              </w:rPr>
              <w:t>Same</w:t>
            </w:r>
          </w:p>
        </w:tc>
        <w:tc>
          <w:tcPr>
            <w:tcW w:w="2500" w:type="dxa"/>
          </w:tcPr>
          <w:p w14:paraId="383DD8CA" w14:textId="77777777" w:rsidR="001933D4" w:rsidRPr="00335C5D" w:rsidRDefault="001933D4" w:rsidP="007262AE">
            <w:pPr>
              <w:rPr>
                <w:sz w:val="18"/>
                <w:szCs w:val="28"/>
              </w:rPr>
            </w:pPr>
            <w:r>
              <w:rPr>
                <w:sz w:val="18"/>
                <w:szCs w:val="28"/>
              </w:rPr>
              <w:t>One deployable, so a network hop adds latency and failure modes only.</w:t>
            </w:r>
          </w:p>
        </w:tc>
      </w:tr>
      <w:tr w:rsidR="001933D4" w14:paraId="56496B36" w14:textId="77777777" w:rsidTr="001933D4">
        <w:trPr>
          <w:tblHeader/>
        </w:trPr>
        <w:tc>
          <w:tcPr>
            <w:tcW w:w="1900" w:type="dxa"/>
          </w:tcPr>
          <w:p w14:paraId="5996D4EC" w14:textId="77777777" w:rsidR="001933D4" w:rsidRPr="00335C5D" w:rsidRDefault="001933D4" w:rsidP="007262AE">
            <w:pPr>
              <w:rPr>
                <w:sz w:val="18"/>
                <w:szCs w:val="28"/>
              </w:rPr>
            </w:pPr>
            <w:r>
              <w:rPr>
                <w:sz w:val="18"/>
                <w:szCs w:val="28"/>
              </w:rPr>
              <w:t>Task 4: branching and CI</w:t>
            </w:r>
          </w:p>
        </w:tc>
        <w:tc>
          <w:tcPr>
            <w:tcW w:w="1700" w:type="dxa"/>
          </w:tcPr>
          <w:p w14:paraId="0A73398E" w14:textId="77777777" w:rsidR="001933D4" w:rsidRPr="00335C5D" w:rsidRDefault="001933D4" w:rsidP="007262AE">
            <w:pPr>
              <w:rPr>
                <w:sz w:val="18"/>
                <w:szCs w:val="28"/>
              </w:rPr>
            </w:pPr>
            <w:r>
              <w:rPr>
                <w:sz w:val="18"/>
                <w:szCs w:val="28"/>
              </w:rPr>
              <w:t>GitHub flow, required status checks, pinned .NET SDK</w:t>
            </w:r>
          </w:p>
        </w:tc>
        <w:tc>
          <w:tcPr>
            <w:tcW w:w="1800" w:type="dxa"/>
          </w:tcPr>
          <w:p w14:paraId="0173AB92" w14:textId="77777777" w:rsidR="001933D4" w:rsidRPr="00335C5D" w:rsidRDefault="001933D4" w:rsidP="007262AE">
            <w:pPr>
              <w:rPr>
                <w:sz w:val="18"/>
                <w:szCs w:val="28"/>
              </w:rPr>
            </w:pPr>
            <w:r>
              <w:rPr>
                <w:sz w:val="18"/>
                <w:szCs w:val="28"/>
              </w:rPr>
              <w:t>DEC-013 GitHub Actions with pinned JDK 21 and Maven wrapper</w:t>
            </w:r>
          </w:p>
        </w:tc>
        <w:tc>
          <w:tcPr>
            <w:tcW w:w="1100" w:type="dxa"/>
          </w:tcPr>
          <w:p w14:paraId="4D89AF3E" w14:textId="77777777" w:rsidR="001933D4" w:rsidRPr="00335C5D" w:rsidRDefault="001933D4" w:rsidP="007262AE">
            <w:pPr>
              <w:rPr>
                <w:sz w:val="18"/>
                <w:szCs w:val="28"/>
              </w:rPr>
            </w:pPr>
            <w:r>
              <w:rPr>
                <w:sz w:val="18"/>
                <w:szCs w:val="28"/>
              </w:rPr>
              <w:t>Adapted</w:t>
            </w:r>
          </w:p>
        </w:tc>
        <w:tc>
          <w:tcPr>
            <w:tcW w:w="2500" w:type="dxa"/>
          </w:tcPr>
          <w:p w14:paraId="3614C800" w14:textId="77777777" w:rsidR="001933D4" w:rsidRPr="00335C5D" w:rsidRDefault="001933D4" w:rsidP="007262AE">
            <w:pPr>
              <w:rPr>
                <w:sz w:val="18"/>
                <w:szCs w:val="28"/>
              </w:rPr>
            </w:pPr>
            <w:r>
              <w:rPr>
                <w:sz w:val="18"/>
                <w:szCs w:val="28"/>
              </w:rPr>
              <w:t>M2 selected Java (DEC-004), not .NET.</w:t>
            </w:r>
          </w:p>
        </w:tc>
      </w:tr>
    </w:tbl>
    <w:p w14:paraId="59A2CDD5" w14:textId="77777777" w:rsidR="001933D4" w:rsidRDefault="001933D4" w:rsidP="001933D4"/>
    <w:p w14:paraId="55BF4EB3" w14:textId="77777777" w:rsidR="00335C5D" w:rsidRDefault="00335C5D" w:rsidP="00335C5D">
      <w:pPr>
        <w:pStyle w:val="Heading1"/>
      </w:pPr>
      <w:bookmarkStart w:id="65" w:name="_Toc241703363"/>
      <w:r>
        <w:t>Deployment Compatibility</w:t>
      </w:r>
      <w:bookmarkEnd w:id="65"/>
    </w:p>
    <w:p w14:paraId="273B1F91" w14:textId="77777777" w:rsidR="00335C5D" w:rsidRDefault="00335C5D" w:rsidP="00335C5D">
      <w:r>
        <w:t>The deployment decision itself is ARC-03. This section confirms that the M2 decisions are compatible with that direction.</w:t>
      </w:r>
    </w:p>
    <w:tbl>
      <w:tblPr>
        <w:tblStyle w:val="TableGrid"/>
        <w:tblW w:w="9000" w:type="dxa"/>
        <w:tblLayout w:type="fixed"/>
        <w:tblLook w:val="04A0" w:firstRow="1" w:lastRow="0" w:firstColumn="1" w:lastColumn="0" w:noHBand="0" w:noVBand="1"/>
      </w:tblPr>
      <w:tblGrid>
        <w:gridCol w:w="2000"/>
        <w:gridCol w:w="5500"/>
        <w:gridCol w:w="1500"/>
      </w:tblGrid>
      <w:tr w:rsidR="00335C5D" w14:paraId="6B0B2E43" w14:textId="77777777" w:rsidTr="00335C5D">
        <w:trPr>
          <w:tblHeader/>
        </w:trPr>
        <w:tc>
          <w:tcPr>
            <w:tcW w:w="2000" w:type="dxa"/>
            <w:shd w:val="clear" w:color="auto" w:fill="002060"/>
          </w:tcPr>
          <w:p w14:paraId="2236BECA" w14:textId="77777777" w:rsidR="00335C5D" w:rsidRDefault="00335C5D" w:rsidP="007262AE">
            <w:r>
              <w:rPr>
                <w:b/>
                <w:sz w:val="18"/>
              </w:rPr>
              <w:t>Concern</w:t>
            </w:r>
          </w:p>
        </w:tc>
        <w:tc>
          <w:tcPr>
            <w:tcW w:w="5500" w:type="dxa"/>
            <w:shd w:val="clear" w:color="auto" w:fill="002060"/>
          </w:tcPr>
          <w:p w14:paraId="29421F4E" w14:textId="77777777" w:rsidR="00335C5D" w:rsidRDefault="00335C5D" w:rsidP="007262AE">
            <w:r>
              <w:rPr>
                <w:b/>
                <w:sz w:val="18"/>
              </w:rPr>
              <w:t>Position</w:t>
            </w:r>
          </w:p>
        </w:tc>
        <w:tc>
          <w:tcPr>
            <w:tcW w:w="1500" w:type="dxa"/>
            <w:shd w:val="clear" w:color="auto" w:fill="002060"/>
          </w:tcPr>
          <w:p w14:paraId="68B7B798" w14:textId="77777777" w:rsidR="00335C5D" w:rsidRDefault="00335C5D" w:rsidP="007262AE">
            <w:r>
              <w:rPr>
                <w:b/>
                <w:sz w:val="18"/>
              </w:rPr>
              <w:t>Link</w:t>
            </w:r>
          </w:p>
        </w:tc>
      </w:tr>
      <w:tr w:rsidR="00335C5D" w14:paraId="27031881" w14:textId="77777777" w:rsidTr="007262AE">
        <w:tc>
          <w:tcPr>
            <w:tcW w:w="2000" w:type="dxa"/>
          </w:tcPr>
          <w:p w14:paraId="26FABDB2" w14:textId="77777777" w:rsidR="00335C5D" w:rsidRDefault="00335C5D" w:rsidP="007262AE">
            <w:r>
              <w:rPr>
                <w:sz w:val="18"/>
              </w:rPr>
              <w:t>Direction</w:t>
            </w:r>
          </w:p>
        </w:tc>
        <w:tc>
          <w:tcPr>
            <w:tcW w:w="5500" w:type="dxa"/>
          </w:tcPr>
          <w:p w14:paraId="7C4C2B27" w14:textId="77777777" w:rsidR="00335C5D" w:rsidRDefault="00335C5D" w:rsidP="007262AE">
            <w:r>
              <w:rPr>
                <w:sz w:val="18"/>
              </w:rPr>
              <w:t>One Spring Boot jar (Java 21) serving the Angular build and /api, plus Supabase PostgreSQL. Application host provider deferred.</w:t>
            </w:r>
          </w:p>
        </w:tc>
        <w:tc>
          <w:tcPr>
            <w:tcW w:w="1500" w:type="dxa"/>
          </w:tcPr>
          <w:p w14:paraId="1120810A" w14:textId="77777777" w:rsidR="00335C5D" w:rsidRDefault="00335C5D" w:rsidP="007262AE">
            <w:r>
              <w:rPr>
                <w:sz w:val="18"/>
              </w:rPr>
              <w:t>ARC-03</w:t>
            </w:r>
          </w:p>
        </w:tc>
      </w:tr>
      <w:tr w:rsidR="00335C5D" w14:paraId="4D2DF2E2" w14:textId="77777777" w:rsidTr="007262AE">
        <w:tc>
          <w:tcPr>
            <w:tcW w:w="2000" w:type="dxa"/>
          </w:tcPr>
          <w:p w14:paraId="3CCFC55C" w14:textId="77777777" w:rsidR="00335C5D" w:rsidRDefault="00335C5D" w:rsidP="007262AE">
            <w:r>
              <w:rPr>
                <w:sz w:val="18"/>
              </w:rPr>
              <w:t>Compatibility</w:t>
            </w:r>
          </w:p>
        </w:tc>
        <w:tc>
          <w:tcPr>
            <w:tcW w:w="5500" w:type="dxa"/>
          </w:tcPr>
          <w:p w14:paraId="09D3329E" w14:textId="77777777" w:rsidR="00335C5D" w:rsidRDefault="00335C5D" w:rsidP="007262AE">
            <w:r>
              <w:rPr>
                <w:sz w:val="18"/>
              </w:rPr>
              <w:t>Flyway, JPA and the audit trigger are plain PostgreSQL, so they work unchanged on Supabase. Hibernate needs the session pooler because transaction mode does not support prepared statements (Supabase, 2026b).</w:t>
            </w:r>
          </w:p>
        </w:tc>
        <w:tc>
          <w:tcPr>
            <w:tcW w:w="1500" w:type="dxa"/>
          </w:tcPr>
          <w:p w14:paraId="064982DC" w14:textId="77777777" w:rsidR="00335C5D" w:rsidRDefault="00335C5D" w:rsidP="007262AE">
            <w:r>
              <w:rPr>
                <w:sz w:val="18"/>
              </w:rPr>
              <w:t>DEC-005, DEC-008</w:t>
            </w:r>
          </w:p>
        </w:tc>
      </w:tr>
      <w:tr w:rsidR="00335C5D" w14:paraId="32F2EF56" w14:textId="77777777" w:rsidTr="007262AE">
        <w:tc>
          <w:tcPr>
            <w:tcW w:w="2000" w:type="dxa"/>
          </w:tcPr>
          <w:p w14:paraId="76CBB472" w14:textId="77777777" w:rsidR="00335C5D" w:rsidRDefault="00335C5D" w:rsidP="007262AE">
            <w:r>
              <w:rPr>
                <w:sz w:val="18"/>
              </w:rPr>
              <w:t>Configuration and secrets</w:t>
            </w:r>
          </w:p>
        </w:tc>
        <w:tc>
          <w:tcPr>
            <w:tcW w:w="5500" w:type="dxa"/>
          </w:tcPr>
          <w:p w14:paraId="7FD66C47" w14:textId="77777777" w:rsidR="00335C5D" w:rsidRDefault="00335C5D" w:rsidP="007262AE">
            <w:r>
              <w:rPr>
                <w:sz w:val="18"/>
              </w:rPr>
              <w:t>Database URL, username, password and the token signing key come from environment variables. No production secret is committed; the prototype's local development password moves to environment variables before any deployment (R-22). CI secrets live in GitHub Actions secrets.</w:t>
            </w:r>
          </w:p>
        </w:tc>
        <w:tc>
          <w:tcPr>
            <w:tcW w:w="1500" w:type="dxa"/>
          </w:tcPr>
          <w:p w14:paraId="6004CB2A" w14:textId="77777777" w:rsidR="00335C5D" w:rsidRDefault="00335C5D" w:rsidP="007262AE">
            <w:r>
              <w:rPr>
                <w:sz w:val="18"/>
              </w:rPr>
              <w:t>DEC-008, R-22</w:t>
            </w:r>
          </w:p>
        </w:tc>
      </w:tr>
      <w:tr w:rsidR="00335C5D" w14:paraId="3C44C79C" w14:textId="77777777" w:rsidTr="007262AE">
        <w:tc>
          <w:tcPr>
            <w:tcW w:w="2000" w:type="dxa"/>
          </w:tcPr>
          <w:p w14:paraId="2CD4915B" w14:textId="77777777" w:rsidR="00335C5D" w:rsidRDefault="00335C5D" w:rsidP="007262AE">
            <w:r>
              <w:rPr>
                <w:sz w:val="18"/>
              </w:rPr>
              <w:t>State</w:t>
            </w:r>
          </w:p>
        </w:tc>
        <w:tc>
          <w:tcPr>
            <w:tcW w:w="5500" w:type="dxa"/>
          </w:tcPr>
          <w:p w14:paraId="71D92519" w14:textId="77777777" w:rsidR="00335C5D" w:rsidRDefault="00335C5D" w:rsidP="007262AE">
            <w:r>
              <w:rPr>
                <w:sz w:val="18"/>
              </w:rPr>
              <w:t>Stateless token authentication, so the application keeps no session state and can restart or scale without data loss. All state is in PostgreSQL.</w:t>
            </w:r>
          </w:p>
        </w:tc>
        <w:tc>
          <w:tcPr>
            <w:tcW w:w="1500" w:type="dxa"/>
          </w:tcPr>
          <w:p w14:paraId="32713681" w14:textId="77777777" w:rsidR="00335C5D" w:rsidRDefault="00335C5D" w:rsidP="007262AE">
            <w:r>
              <w:rPr>
                <w:sz w:val="18"/>
              </w:rPr>
              <w:t>ARC-03</w:t>
            </w:r>
          </w:p>
        </w:tc>
      </w:tr>
      <w:tr w:rsidR="00335C5D" w14:paraId="10A2A490" w14:textId="77777777" w:rsidTr="007262AE">
        <w:tc>
          <w:tcPr>
            <w:tcW w:w="2000" w:type="dxa"/>
          </w:tcPr>
          <w:p w14:paraId="35AA6FDC" w14:textId="77777777" w:rsidR="00335C5D" w:rsidRDefault="00335C5D" w:rsidP="007262AE">
            <w:r>
              <w:rPr>
                <w:sz w:val="18"/>
              </w:rPr>
              <w:t>Networking</w:t>
            </w:r>
          </w:p>
        </w:tc>
        <w:tc>
          <w:tcPr>
            <w:tcW w:w="5500" w:type="dxa"/>
          </w:tcPr>
          <w:p w14:paraId="669209A3" w14:textId="77777777" w:rsidR="00335C5D" w:rsidRDefault="00335C5D" w:rsidP="007262AE">
            <w:r>
              <w:rPr>
                <w:sz w:val="18"/>
              </w:rPr>
              <w:t xml:space="preserve">Same origin for Angular and the API, so no CORS set-up. TLS to the database. </w:t>
            </w:r>
            <w:del w:id="907303" w:author="Claude (AI draft)" w:date="2026-10-15T18:00:00Z">
              <w:r>
                <w:rPr>
                  <w:sz w:val="18"/>
                </w:rPr>
                <w:delText xml:space="preserve">Tables in a non-exposed schema with row level security on.</w:delText>
              </w:r>
            </w:del>
            <w:ins w:id="907304" w:author="Claude (AI draft)" w:date="2026-10-15T18:00:00Z">
              <w:r>
                <w:rPr>
                  <w:sz w:val="18"/>
                </w:rPr>
                <w:t xml:space="preserve">Tables in a non-exposed schema, with row level security on the tables with personal data (V6, C-08).</w:t>
              </w:r>
            </w:ins>
          </w:p>
        </w:tc>
        <w:tc>
          <w:tcPr>
            <w:tcW w:w="1500" w:type="dxa"/>
          </w:tcPr>
          <w:p w14:paraId="0B888D55" w14:textId="77777777" w:rsidR="00335C5D" w:rsidRDefault="00335C5D" w:rsidP="007262AE">
            <w:r>
              <w:rPr>
                <w:sz w:val="18"/>
              </w:rPr>
              <w:t>ARC-03, ASR-005</w:t>
            </w:r>
          </w:p>
        </w:tc>
      </w:tr>
      <w:tr w:rsidR="00335C5D" w14:paraId="5FEE5760" w14:textId="77777777" w:rsidTr="007262AE">
        <w:tc>
          <w:tcPr>
            <w:tcW w:w="2000" w:type="dxa"/>
          </w:tcPr>
          <w:p w14:paraId="4A8FE202" w14:textId="77777777" w:rsidR="00335C5D" w:rsidRDefault="00335C5D" w:rsidP="007262AE">
            <w:r>
              <w:rPr>
                <w:sz w:val="18"/>
              </w:rPr>
              <w:t>Operational risks</w:t>
            </w:r>
          </w:p>
        </w:tc>
        <w:tc>
          <w:tcPr>
            <w:tcW w:w="5500" w:type="dxa"/>
          </w:tcPr>
          <w:p w14:paraId="0CDE3B53" w14:textId="77777777" w:rsidR="00335C5D" w:rsidRDefault="00335C5D" w:rsidP="007262AE">
            <w:r>
              <w:rPr>
                <w:sz w:val="18"/>
              </w:rPr>
              <w:t xml:space="preserve">Database pause and no backups, host memory and cold starts.</w:t>
            </w:r>
          </w:p>
        </w:tc>
        <w:tc>
          <w:tcPr>
            <w:tcW w:w="1500" w:type="dxa"/>
          </w:tcPr>
          <w:p w14:paraId="44969567" w14:textId="77777777" w:rsidR="00335C5D" w:rsidRDefault="00335C5D" w:rsidP="007262AE">
            <w:r>
              <w:rPr>
                <w:sz w:val="18"/>
              </w:rPr>
              <w:t>R-14, R-15</w:t>
            </w:r>
          </w:p>
        </w:tc>
      </w:tr>
      <w:tr w:rsidR="00335C5D" w14:paraId="71A59B97" w14:textId="77777777" w:rsidTr="007262AE">
        <w:tc>
          <w:tcPr>
            <w:tcW w:w="2000" w:type="dxa"/>
          </w:tcPr>
          <w:p w14:paraId="559AD83D" w14:textId="77777777" w:rsidR="00335C5D" w:rsidRDefault="00335C5D" w:rsidP="007262AE">
            <w:r>
              <w:rPr>
                <w:sz w:val="18"/>
              </w:rPr>
              <w:lastRenderedPageBreak/>
              <w:t>Deferred with evidence needed</w:t>
            </w:r>
          </w:p>
        </w:tc>
        <w:tc>
          <w:tcPr>
            <w:tcW w:w="5500" w:type="dxa"/>
          </w:tcPr>
          <w:p w14:paraId="30667840" w14:textId="77777777" w:rsidR="00335C5D" w:rsidRDefault="00335C5D" w:rsidP="007262AE">
            <w:r>
              <w:rPr>
                <w:sz w:val="18"/>
              </w:rPr>
              <w:t>Application host: free-tier memory, Java 21 or Docker support, IPv4/IPv6, sleep behaviour, environment variables. Attachment storage location.</w:t>
            </w:r>
          </w:p>
        </w:tc>
        <w:tc>
          <w:tcPr>
            <w:tcW w:w="1500" w:type="dxa"/>
          </w:tcPr>
          <w:p w14:paraId="661FEBCA" w14:textId="77777777" w:rsidR="00335C5D" w:rsidRDefault="00335C5D" w:rsidP="007262AE">
            <w:r>
              <w:rPr>
                <w:sz w:val="18"/>
              </w:rPr>
              <w:t>ARC-03, A-02, A-05</w:t>
            </w:r>
          </w:p>
        </w:tc>
      </w:tr>
    </w:tbl>
    <w:p w14:paraId="794EEFAE" w14:textId="77777777" w:rsidR="00335C5D" w:rsidRDefault="00335C5D" w:rsidP="00335C5D"/>
    <w:p w14:paraId="644DE1EA" w14:textId="77777777" w:rsidR="00335C5D" w:rsidRDefault="00335C5D" w:rsidP="00335C5D">
      <w:pPr>
        <w:pStyle w:val="Heading1"/>
      </w:pPr>
      <w:bookmarkStart w:id="66" w:name="_Toc241703364"/>
      <w:r>
        <w:t>Implementation Status (Prototype)</w:t>
      </w:r>
      <w:bookmarkEnd w:id="66"/>
    </w:p>
    <w:p>
      <w:pPr>
        <w:spacing w:after="120"/>
        <w:rPr>
          <w:ins w:id="900762" w:author="Claude (AI draft)" w:date="2026-10-15T08:00:00Z"/>
        </w:rPr>
      </w:pPr>
      <w:ins w:id="900763" w:author="Claude (AI draft)" w:date="2026-10-15T08:00:00Z">
        <w:r>
          <w:rPr>
            <w:b/>
            <w:bCs/>
          </w:rPr>
          <w:t xml:space="preserve">M3 note:</w:t>
        </w:r>
        <w:r>
          <w:t xml:space="preserve"> this chapter records the M2 prototype and is kept for history. The system as built for M3 is described in the Milestone 3 Evidence Index.</w:t>
        </w:r>
      </w:ins>
    </w:p>
    <w:p w14:paraId="1AE0CA04" w14:textId="77777777" w:rsidR="00335C5D" w:rsidRDefault="00335C5D" w:rsidP="00335C5D">
      <w:r>
        <w:t>M2 marks the start of controlled construction. This section records what exists in the repository at the time of the baseline, how it maps to the architecture, and where the code does not yet match the documented decisions. Repository: https://github.com/ClarissaBierman/SEN381-Project-CivicConnect. Build and run instructions are in the README.</w:t>
      </w:r>
    </w:p>
    <w:p w14:paraId="3CB2C688" w14:textId="77777777" w:rsidR="00335C5D" w:rsidRDefault="00335C5D" w:rsidP="00335C5D">
      <w:pPr>
        <w:pStyle w:val="Heading2"/>
      </w:pPr>
      <w:bookmarkStart w:id="67" w:name="_Toc241703365"/>
      <w:r>
        <w:t>Repository Structure and Architecture Mapping</w:t>
      </w:r>
      <w:bookmarkEnd w:id="67"/>
    </w:p>
    <w:p w14:paraId="31772965" w14:textId="77777777" w:rsidR="00335C5D" w:rsidRDefault="00335C5D" w:rsidP="00335C5D">
      <w:pPr>
        <w:spacing w:after="0" w:line="240" w:lineRule="auto"/>
      </w:pPr>
      <w:r>
        <w:rPr>
          <w:rFonts w:ascii="Consolas" w:eastAsia="Consolas" w:hAnsi="Consolas"/>
          <w:sz w:val="16"/>
        </w:rPr>
        <w:t xml:space="preserve">Current (prototype)                         Target (ARC-02)</w:t>
      </w:r>
    </w:p>
    <w:p w14:paraId="437BE74D" w14:textId="77777777" w:rsidR="00335C5D" w:rsidRDefault="00335C5D" w:rsidP="00335C5D">
      <w:pPr>
        <w:spacing w:after="0" w:line="240" w:lineRule="auto"/>
      </w:pPr>
      <w:r>
        <w:rPr>
          <w:rFonts w:ascii="Consolas" w:eastAsia="Consolas" w:hAnsi="Consolas"/>
          <w:sz w:val="16"/>
        </w:rPr>
        <w:t xml:space="preserve">civicconnect-backend/                       com.civicconnect</w:t>
      </w:r>
    </w:p>
    <w:p w14:paraId="03654620" w14:textId="77777777" w:rsidR="00335C5D" w:rsidRDefault="00335C5D" w:rsidP="00335C5D">
      <w:pPr>
        <w:spacing w:after="0" w:line="240" w:lineRule="auto"/>
      </w:pPr>
      <w:r>
        <w:rPr>
          <w:rFonts w:ascii="Consolas" w:eastAsia="Consolas" w:hAnsi="Consolas"/>
          <w:sz w:val="16"/>
        </w:rPr>
        <w:t xml:space="preserve">  pom.xml, mvnw, .mvn/wrapper                 requests/   controller, service,</w:t>
      </w:r>
    </w:p>
    <w:p w14:paraId="5F3FE23C" w14:textId="77777777" w:rsidR="00335C5D" w:rsidRDefault="00335C5D" w:rsidP="00335C5D">
      <w:pPr>
        <w:spacing w:after="0" w:line="240" w:lineRule="auto"/>
      </w:pPr>
      <w:r>
        <w:rPr>
          <w:rFonts w:ascii="Consolas" w:eastAsia="Consolas" w:hAnsi="Consolas"/>
          <w:sz w:val="16"/>
        </w:rPr>
        <w:t xml:space="preserve">  src/main/java/com/civicconnect/                         repository, domain</w:t>
      </w:r>
    </w:p>
    <w:p w14:paraId="30D702DF" w14:textId="77777777" w:rsidR="00335C5D" w:rsidRDefault="00335C5D" w:rsidP="00335C5D">
      <w:pPr>
        <w:spacing w:after="0" w:line="240" w:lineRule="auto"/>
      </w:pPr>
      <w:r>
        <w:rPr>
          <w:rFonts w:ascii="Consolas" w:eastAsia="Consolas" w:hAnsi="Consolas"/>
          <w:sz w:val="16"/>
        </w:rPr>
        <w:t xml:space="preserve">    CivicconnectBackendApplication.java      access/     controller, service,</w:t>
      </w:r>
    </w:p>
    <w:p w14:paraId="4395EE24" w14:textId="77777777" w:rsidR="00335C5D" w:rsidRDefault="00335C5D" w:rsidP="00335C5D">
      <w:pPr>
        <w:spacing w:after="0" w:line="240" w:lineRule="auto"/>
      </w:pPr>
      <w:r>
        <w:rPr>
          <w:rFonts w:ascii="Consolas" w:eastAsia="Consolas" w:hAnsi="Consolas"/>
          <w:sz w:val="16"/>
        </w:rPr>
        <w:t xml:space="preserve">    model/                                                repository, domain</w:t>
      </w:r>
    </w:p>
    <w:p w14:paraId="69DDBFB4" w14:textId="77777777" w:rsidR="00335C5D" w:rsidRDefault="00335C5D" w:rsidP="00335C5D">
      <w:pPr>
        <w:spacing w:after="0" w:line="240" w:lineRule="auto"/>
      </w:pPr>
      <w:r>
        <w:rPr>
          <w:rFonts w:ascii="Consolas" w:eastAsia="Consolas" w:hAnsi="Consolas"/>
          <w:sz w:val="16"/>
        </w:rPr>
        <w:t xml:space="preserve">      Client, Employee, Category,             reporting/  controller, service,</w:t>
      </w:r>
    </w:p>
    <w:p w14:paraId="7B105A6B" w14:textId="77777777" w:rsidR="00335C5D" w:rsidRDefault="00335C5D" w:rsidP="00335C5D">
      <w:pPr>
        <w:spacing w:after="0" w:line="240" w:lineRule="auto"/>
      </w:pPr>
      <w:r>
        <w:rPr>
          <w:rFonts w:ascii="Consolas" w:eastAsia="Consolas" w:hAnsi="Consolas"/>
          <w:sz w:val="16"/>
        </w:rPr>
        <w:t xml:space="preserve">      ServiceRequest, RequestHandler,                     repository (read only)</w:t>
      </w:r>
    </w:p>
    <w:p w14:paraId="3D69A8A4" w14:textId="77777777" w:rsidR="00335C5D" w:rsidRDefault="00335C5D" w:rsidP="00335C5D">
      <w:pPr>
        <w:spacing w:after="0" w:line="240" w:lineRule="auto"/>
      </w:pPr>
      <w:r>
        <w:rPr>
          <w:rFonts w:ascii="Consolas" w:eastAsia="Consolas" w:hAnsi="Consolas"/>
          <w:sz w:val="16"/>
        </w:rPr>
        <w:t xml:space="preserve">      RequestHandlerId, AuditEntry            common/     config, security,</w:t>
      </w:r>
    </w:p>
    <w:p w14:paraId="19777977" w14:textId="77777777" w:rsidR="00335C5D" w:rsidRDefault="00335C5D" w:rsidP="00335C5D">
      <w:pPr>
        <w:spacing w:after="0" w:line="240" w:lineRule="auto"/>
      </w:pPr>
      <w:r>
        <w:rPr>
          <w:rFonts w:ascii="Consolas" w:eastAsia="Consolas" w:hAnsi="Consolas"/>
          <w:sz w:val="16"/>
        </w:rPr>
        <w:t xml:space="preserve">  src/main/resources/                                     exception handling</w:t>
      </w:r>
    </w:p>
    <w:p w14:paraId="177B9490" w14:textId="77777777" w:rsidR="00335C5D" w:rsidRDefault="00335C5D" w:rsidP="00335C5D">
      <w:pPr>
        <w:spacing w:after="0" w:line="240" w:lineRule="auto"/>
      </w:pPr>
      <w:r>
        <w:rPr>
          <w:rFonts w:ascii="Consolas" w:eastAsia="Consolas" w:hAnsi="Consolas"/>
          <w:sz w:val="16"/>
        </w:rPr>
        <w:t xml:space="preserve">    application.properties</w:t>
      </w:r>
    </w:p>
    <w:p w14:paraId="7AFF12FA" w14:textId="77777777" w:rsidR="00335C5D" w:rsidRDefault="00335C5D" w:rsidP="00335C5D">
      <w:pPr>
        <w:spacing w:after="0" w:line="240" w:lineRule="auto"/>
      </w:pPr>
      <w:r>
        <w:rPr>
          <w:rFonts w:ascii="Consolas" w:eastAsia="Consolas" w:hAnsi="Consolas"/>
          <w:sz w:val="16"/>
        </w:rPr>
        <w:t xml:space="preserve">    db/migration/V1__init_schema.sql</w:t>
      </w:r>
    </w:p>
    <w:p w14:paraId="268809A4" w14:textId="77777777" w:rsidR="00335C5D" w:rsidRDefault="00335C5D" w:rsidP="00335C5D">
      <w:pPr>
        <w:spacing w:after="0" w:line="240" w:lineRule="auto"/>
      </w:pPr>
      <w:r>
        <w:rPr>
          <w:rFonts w:ascii="Consolas" w:eastAsia="Consolas" w:hAnsi="Consolas"/>
          <w:sz w:val="16"/>
        </w:rPr>
        <w:t xml:space="preserve">  src/test/java/.../</w:t>
      </w:r>
    </w:p>
    <w:p w14:paraId="4BE6A621" w14:textId="77777777" w:rsidR="00335C5D" w:rsidRDefault="00335C5D" w:rsidP="00335C5D">
      <w:pPr>
        <w:spacing w:after="0" w:line="240" w:lineRule="auto"/>
      </w:pPr>
      <w:r>
        <w:rPr>
          <w:rFonts w:ascii="Consolas" w:eastAsia="Consolas" w:hAnsi="Consolas"/>
          <w:sz w:val="16"/>
        </w:rPr>
        <w:t xml:space="preserve">    CivicconnectBackendApplicationTests.java</w:t>
      </w:r>
    </w:p>
    <w:p w14:paraId="6A8019C0" w14:textId="77777777" w:rsidR="00335C5D" w:rsidRDefault="00335C5D" w:rsidP="00335C5D">
      <w:pPr>
        <w:spacing w:after="0" w:line="240" w:lineRule="auto"/>
      </w:pPr>
      <w:r>
        <w:rPr>
          <w:rFonts w:ascii="Consolas" w:eastAsia="Consolas" w:hAnsi="Consolas"/>
          <w:sz w:val="16"/>
        </w:rPr>
        <w:t>civicconnect-frontend/  (category screen prototype)</w:t>
      </w:r>
    </w:p>
    <w:p w14:paraId="4F68CBD1" w14:textId="77777777" w:rsidR="00335C5D" w:rsidRDefault="00335C5D" w:rsidP="00335C5D"/>
    <w:p w14:paraId="025FEE71" w14:textId="77777777" w:rsidR="00335C5D" w:rsidRDefault="00335C5D" w:rsidP="00335C5D">
      <w:r>
        <w:t>The prototype currently groups all entities in one model package. Moving them into the Requests and Access modules is planned so the code follows ARC-02 (planned).</w:t>
      </w:r>
    </w:p>
    <w:p w14:paraId="354B0C8A" w14:textId="77777777" w:rsidR="00335C5D" w:rsidRDefault="00335C5D" w:rsidP="00335C5D">
      <w:pPr>
        <w:pStyle w:val="Heading2"/>
      </w:pPr>
      <w:bookmarkStart w:id="68" w:name="_Toc241703366"/>
      <w:r>
        <w:t>What Is Built</w:t>
      </w:r>
      <w:bookmarkEnd w:id="68"/>
    </w:p>
    <w:tbl>
      <w:tblPr>
        <w:tblStyle w:val="TableGrid"/>
        <w:tblW w:w="9000" w:type="dxa"/>
        <w:tblLayout w:type="fixed"/>
        <w:tblLook w:val="04A0" w:firstRow="1" w:lastRow="0" w:firstColumn="1" w:lastColumn="0" w:noHBand="0" w:noVBand="1"/>
      </w:tblPr>
      <w:tblGrid>
        <w:gridCol w:w="3100"/>
        <w:gridCol w:w="2800"/>
        <w:gridCol w:w="1400"/>
        <w:gridCol w:w="1700"/>
      </w:tblGrid>
      <w:tr w:rsidR="00335C5D" w14:paraId="01412B35" w14:textId="77777777" w:rsidTr="00335C5D">
        <w:trPr>
          <w:tblHeader/>
        </w:trPr>
        <w:tc>
          <w:tcPr>
            <w:tcW w:w="3100" w:type="dxa"/>
            <w:shd w:val="clear" w:color="auto" w:fill="002060"/>
          </w:tcPr>
          <w:p w14:paraId="1B2CD969" w14:textId="77777777" w:rsidR="00335C5D" w:rsidRPr="00335C5D" w:rsidRDefault="00335C5D" w:rsidP="007262AE">
            <w:pPr>
              <w:rPr>
                <w:sz w:val="18"/>
                <w:szCs w:val="18"/>
              </w:rPr>
            </w:pPr>
            <w:r>
              <w:rPr>
                <w:b/>
                <w:sz w:val="18"/>
                <w:szCs w:val="18"/>
              </w:rPr>
              <w:t>Component</w:t>
            </w:r>
          </w:p>
        </w:tc>
        <w:tc>
          <w:tcPr>
            <w:tcW w:w="2800" w:type="dxa"/>
            <w:shd w:val="clear" w:color="auto" w:fill="002060"/>
          </w:tcPr>
          <w:p w14:paraId="229D625E" w14:textId="77777777" w:rsidR="00335C5D" w:rsidRPr="00335C5D" w:rsidRDefault="00335C5D" w:rsidP="007262AE">
            <w:pPr>
              <w:rPr>
                <w:sz w:val="18"/>
                <w:szCs w:val="18"/>
              </w:rPr>
            </w:pPr>
            <w:r>
              <w:rPr>
                <w:b/>
                <w:sz w:val="18"/>
                <w:szCs w:val="18"/>
              </w:rPr>
              <w:t>Evidence</w:t>
            </w:r>
          </w:p>
        </w:tc>
        <w:tc>
          <w:tcPr>
            <w:tcW w:w="1400" w:type="dxa"/>
            <w:shd w:val="clear" w:color="auto" w:fill="002060"/>
          </w:tcPr>
          <w:p w14:paraId="0AD38618" w14:textId="77777777" w:rsidR="00335C5D" w:rsidRPr="00335C5D" w:rsidRDefault="00335C5D" w:rsidP="007262AE">
            <w:pPr>
              <w:rPr>
                <w:sz w:val="18"/>
                <w:szCs w:val="18"/>
              </w:rPr>
            </w:pPr>
            <w:r>
              <w:rPr>
                <w:b/>
                <w:sz w:val="18"/>
                <w:szCs w:val="18"/>
              </w:rPr>
              <w:t>Status</w:t>
            </w:r>
          </w:p>
        </w:tc>
        <w:tc>
          <w:tcPr>
            <w:tcW w:w="1700" w:type="dxa"/>
            <w:shd w:val="clear" w:color="auto" w:fill="002060"/>
          </w:tcPr>
          <w:p w14:paraId="6FCC074E" w14:textId="77777777" w:rsidR="00335C5D" w:rsidRPr="00335C5D" w:rsidRDefault="00335C5D" w:rsidP="007262AE">
            <w:pPr>
              <w:rPr>
                <w:sz w:val="18"/>
                <w:szCs w:val="18"/>
              </w:rPr>
            </w:pPr>
            <w:r>
              <w:rPr>
                <w:b/>
                <w:sz w:val="18"/>
                <w:szCs w:val="18"/>
              </w:rPr>
              <w:t>Traces to</w:t>
            </w:r>
          </w:p>
        </w:tc>
      </w:tr>
      <w:tr w:rsidR="00335C5D" w14:paraId="37E692E0" w14:textId="77777777" w:rsidTr="007262AE">
        <w:tc>
          <w:tcPr>
            <w:tcW w:w="3100" w:type="dxa"/>
          </w:tcPr>
          <w:p w14:paraId="3C234B13" w14:textId="77777777" w:rsidR="00335C5D" w:rsidRPr="00335C5D" w:rsidRDefault="00335C5D" w:rsidP="007262AE">
            <w:pPr>
              <w:rPr>
                <w:sz w:val="18"/>
                <w:szCs w:val="18"/>
              </w:rPr>
            </w:pPr>
            <w:r>
              <w:rPr>
                <w:sz w:val="18"/>
                <w:szCs w:val="18"/>
              </w:rPr>
              <w:t>Spring Boot 4.1.1 project on Java 21 with Maven wrapper</w:t>
            </w:r>
          </w:p>
        </w:tc>
        <w:tc>
          <w:tcPr>
            <w:tcW w:w="2800" w:type="dxa"/>
          </w:tcPr>
          <w:p w14:paraId="3103E1EF" w14:textId="77777777" w:rsidR="00335C5D" w:rsidRPr="00335C5D" w:rsidRDefault="00335C5D" w:rsidP="007262AE">
            <w:pPr>
              <w:rPr>
                <w:sz w:val="18"/>
                <w:szCs w:val="18"/>
              </w:rPr>
            </w:pPr>
            <w:r>
              <w:rPr>
                <w:sz w:val="18"/>
                <w:szCs w:val="18"/>
              </w:rPr>
              <w:t>pom.xml, mvnw, .mvn/wrapper</w:t>
            </w:r>
          </w:p>
        </w:tc>
        <w:tc>
          <w:tcPr>
            <w:tcW w:w="1400" w:type="dxa"/>
          </w:tcPr>
          <w:p w14:paraId="7CFF5E72" w14:textId="77777777" w:rsidR="00335C5D" w:rsidRPr="00335C5D" w:rsidRDefault="00335C5D" w:rsidP="007262AE">
            <w:pPr>
              <w:rPr>
                <w:sz w:val="18"/>
                <w:szCs w:val="18"/>
              </w:rPr>
            </w:pPr>
            <w:r>
              <w:rPr>
                <w:sz w:val="18"/>
                <w:szCs w:val="18"/>
              </w:rPr>
              <w:t>Done</w:t>
            </w:r>
          </w:p>
        </w:tc>
        <w:tc>
          <w:tcPr>
            <w:tcW w:w="1700" w:type="dxa"/>
          </w:tcPr>
          <w:p w14:paraId="6BD72656" w14:textId="77777777" w:rsidR="00335C5D" w:rsidRPr="00335C5D" w:rsidRDefault="00335C5D" w:rsidP="007262AE">
            <w:pPr>
              <w:rPr>
                <w:sz w:val="18"/>
                <w:szCs w:val="18"/>
              </w:rPr>
            </w:pPr>
            <w:r>
              <w:rPr>
                <w:sz w:val="18"/>
                <w:szCs w:val="18"/>
              </w:rPr>
              <w:t>DEC-004</w:t>
            </w:r>
          </w:p>
        </w:tc>
      </w:tr>
      <w:tr w:rsidR="00335C5D" w14:paraId="39602916" w14:textId="77777777" w:rsidTr="007262AE">
        <w:tc>
          <w:tcPr>
            <w:tcW w:w="3100" w:type="dxa"/>
          </w:tcPr>
          <w:p w14:paraId="239D68EE" w14:textId="77777777" w:rsidR="00335C5D" w:rsidRPr="00335C5D" w:rsidRDefault="00335C5D" w:rsidP="007262AE">
            <w:pPr>
              <w:rPr>
                <w:sz w:val="18"/>
                <w:szCs w:val="18"/>
              </w:rPr>
            </w:pPr>
            <w:r>
              <w:rPr>
                <w:sz w:val="18"/>
                <w:szCs w:val="18"/>
              </w:rPr>
              <w:t>Flyway schema matching ERD v1.2</w:t>
            </w:r>
          </w:p>
        </w:tc>
        <w:tc>
          <w:tcPr>
            <w:tcW w:w="2800" w:type="dxa"/>
          </w:tcPr>
          <w:p w14:paraId="68CF25DC" w14:textId="77777777" w:rsidR="00335C5D" w:rsidRPr="00335C5D" w:rsidRDefault="00335C5D" w:rsidP="007262AE">
            <w:pPr>
              <w:rPr>
                <w:sz w:val="18"/>
                <w:szCs w:val="18"/>
              </w:rPr>
            </w:pPr>
            <w:r>
              <w:rPr>
                <w:sz w:val="18"/>
                <w:szCs w:val="18"/>
              </w:rPr>
              <w:t>db/migration/V1__init_schema.sql</w:t>
            </w:r>
          </w:p>
        </w:tc>
        <w:tc>
          <w:tcPr>
            <w:tcW w:w="1400" w:type="dxa"/>
          </w:tcPr>
          <w:p w14:paraId="6DEC59FC" w14:textId="77777777" w:rsidR="00335C5D" w:rsidRPr="00335C5D" w:rsidRDefault="00335C5D" w:rsidP="007262AE">
            <w:pPr>
              <w:rPr>
                <w:sz w:val="18"/>
                <w:szCs w:val="18"/>
              </w:rPr>
            </w:pPr>
            <w:r>
              <w:rPr>
                <w:sz w:val="18"/>
                <w:szCs w:val="18"/>
              </w:rPr>
              <w:t>Done</w:t>
            </w:r>
          </w:p>
        </w:tc>
        <w:tc>
          <w:tcPr>
            <w:tcW w:w="1700" w:type="dxa"/>
          </w:tcPr>
          <w:p w14:paraId="1F451C6C" w14:textId="77777777" w:rsidR="00335C5D" w:rsidRPr="00335C5D" w:rsidRDefault="00335C5D" w:rsidP="007262AE">
            <w:pPr>
              <w:rPr>
                <w:sz w:val="18"/>
                <w:szCs w:val="18"/>
              </w:rPr>
            </w:pPr>
            <w:r>
              <w:rPr>
                <w:sz w:val="18"/>
                <w:szCs w:val="18"/>
              </w:rPr>
              <w:t>DEC-008</w:t>
            </w:r>
          </w:p>
        </w:tc>
      </w:tr>
      <w:tr w:rsidR="00335C5D" w14:paraId="48673A90" w14:textId="77777777" w:rsidTr="007262AE">
        <w:tc>
          <w:tcPr>
            <w:tcW w:w="3100" w:type="dxa"/>
          </w:tcPr>
          <w:p w14:paraId="39150044" w14:textId="77777777" w:rsidR="00335C5D" w:rsidRPr="00335C5D" w:rsidRDefault="00335C5D" w:rsidP="007262AE">
            <w:pPr>
              <w:rPr>
                <w:sz w:val="18"/>
                <w:szCs w:val="18"/>
              </w:rPr>
            </w:pPr>
            <w:r>
              <w:rPr>
                <w:sz w:val="18"/>
                <w:szCs w:val="18"/>
              </w:rPr>
              <w:t>JPA entities for all six ERD v1.2 tables (plus the RequestHandlerId key class)</w:t>
            </w:r>
          </w:p>
        </w:tc>
        <w:tc>
          <w:tcPr>
            <w:tcW w:w="2800" w:type="dxa"/>
          </w:tcPr>
          <w:p w14:paraId="75B81148" w14:textId="77777777" w:rsidR="00335C5D" w:rsidRPr="00335C5D" w:rsidRDefault="00335C5D" w:rsidP="007262AE">
            <w:pPr>
              <w:rPr>
                <w:sz w:val="18"/>
                <w:szCs w:val="18"/>
              </w:rPr>
            </w:pPr>
            <w:r>
              <w:rPr>
                <w:sz w:val="18"/>
                <w:szCs w:val="18"/>
              </w:rPr>
              <w:t>model/*.java</w:t>
            </w:r>
          </w:p>
        </w:tc>
        <w:tc>
          <w:tcPr>
            <w:tcW w:w="1400" w:type="dxa"/>
          </w:tcPr>
          <w:p w14:paraId="317BFC88" w14:textId="77777777" w:rsidR="00335C5D" w:rsidRPr="00335C5D" w:rsidRDefault="00335C5D" w:rsidP="007262AE">
            <w:pPr>
              <w:rPr>
                <w:sz w:val="18"/>
                <w:szCs w:val="18"/>
              </w:rPr>
            </w:pPr>
            <w:r>
              <w:rPr>
                <w:sz w:val="18"/>
                <w:szCs w:val="18"/>
              </w:rPr>
              <w:t>Done (ERD v1.2)</w:t>
            </w:r>
          </w:p>
        </w:tc>
        <w:tc>
          <w:tcPr>
            <w:tcW w:w="1700" w:type="dxa"/>
          </w:tcPr>
          <w:p w14:paraId="7C93AD2B" w14:textId="77777777" w:rsidR="00335C5D" w:rsidRPr="00335C5D" w:rsidRDefault="00335C5D" w:rsidP="007262AE">
            <w:pPr>
              <w:rPr>
                <w:sz w:val="18"/>
                <w:szCs w:val="18"/>
              </w:rPr>
            </w:pPr>
            <w:r>
              <w:rPr>
                <w:sz w:val="18"/>
                <w:szCs w:val="18"/>
              </w:rPr>
              <w:t>DEC-005</w:t>
            </w:r>
          </w:p>
        </w:tc>
      </w:tr>
      <w:tr w:rsidR="00335C5D" w14:paraId="5CEC2662" w14:textId="77777777" w:rsidTr="007262AE">
        <w:tc>
          <w:tcPr>
            <w:tcW w:w="3100" w:type="dxa"/>
          </w:tcPr>
          <w:p w14:paraId="3B3E8E8A" w14:textId="77777777" w:rsidR="00335C5D" w:rsidRPr="00335C5D" w:rsidRDefault="00335C5D" w:rsidP="007262AE">
            <w:pPr>
              <w:rPr>
                <w:sz w:val="18"/>
                <w:szCs w:val="18"/>
              </w:rPr>
            </w:pPr>
            <w:r>
              <w:rPr>
                <w:sz w:val="18"/>
                <w:szCs w:val="18"/>
              </w:rPr>
              <w:t>Hibernate validate mode and context test</w:t>
            </w:r>
          </w:p>
        </w:tc>
        <w:tc>
          <w:tcPr>
            <w:tcW w:w="2800" w:type="dxa"/>
          </w:tcPr>
          <w:p w14:paraId="69EF1102" w14:textId="77777777" w:rsidR="00335C5D" w:rsidRPr="00335C5D" w:rsidRDefault="00335C5D" w:rsidP="007262AE">
            <w:pPr>
              <w:rPr>
                <w:sz w:val="18"/>
                <w:szCs w:val="18"/>
              </w:rPr>
            </w:pPr>
            <w:r>
              <w:rPr>
                <w:sz w:val="18"/>
                <w:szCs w:val="18"/>
              </w:rPr>
              <w:t>application.properties, CivicconnectBackendApplicationTests</w:t>
            </w:r>
          </w:p>
        </w:tc>
        <w:tc>
          <w:tcPr>
            <w:tcW w:w="1400" w:type="dxa"/>
          </w:tcPr>
          <w:p w14:paraId="136C6181" w14:textId="77777777" w:rsidR="00380CD2" w:rsidRDefault="00000000">
            <w:pPr>
              <w:rPr>
                <w:sz w:val="18"/>
                <w:szCs w:val="18"/>
              </w:rPr>
            </w:pPr>
            <w:r>
              <w:rPr>
                <w:sz w:val="18"/>
                <w:szCs w:val="18"/>
              </w:rPr>
              <w:t>Test exists (generated contextLoads); not yet run in CI</w:t>
            </w:r>
          </w:p>
        </w:tc>
        <w:tc>
          <w:tcPr>
            <w:tcW w:w="1700" w:type="dxa"/>
          </w:tcPr>
          <w:p w14:paraId="3FE55B4B" w14:textId="77777777" w:rsidR="00335C5D" w:rsidRPr="00335C5D" w:rsidRDefault="00335C5D" w:rsidP="007262AE">
            <w:pPr>
              <w:rPr>
                <w:sz w:val="18"/>
                <w:szCs w:val="18"/>
              </w:rPr>
            </w:pPr>
            <w:r>
              <w:rPr>
                <w:sz w:val="18"/>
                <w:szCs w:val="18"/>
              </w:rPr>
              <w:t>DEC-008, R-21</w:t>
            </w:r>
          </w:p>
        </w:tc>
      </w:tr>
      <w:tr w:rsidR="00335C5D" w14:paraId="6A806AFF" w14:textId="77777777" w:rsidTr="007262AE">
        <w:tc>
          <w:tcPr>
            <w:tcW w:w="3100" w:type="dxa"/>
          </w:tcPr>
          <w:p w14:paraId="6A896B25" w14:textId="77777777" w:rsidR="00335C5D" w:rsidRPr="00335C5D" w:rsidRDefault="00335C5D" w:rsidP="007262AE">
            <w:pPr>
              <w:rPr>
                <w:sz w:val="18"/>
                <w:szCs w:val="18"/>
              </w:rPr>
            </w:pPr>
            <w:r>
              <w:rPr>
                <w:sz w:val="18"/>
                <w:szCs w:val="18"/>
              </w:rPr>
              <w:t>Credentials from environment variables</w:t>
            </w:r>
          </w:p>
        </w:tc>
        <w:tc>
          <w:tcPr>
            <w:tcW w:w="2800" w:type="dxa"/>
          </w:tcPr>
          <w:p w14:paraId="34E059B6" w14:textId="77777777" w:rsidR="00335C5D" w:rsidRPr="00335C5D" w:rsidRDefault="00335C5D" w:rsidP="007262AE">
            <w:pPr>
              <w:rPr>
                <w:sz w:val="18"/>
                <w:szCs w:val="18"/>
              </w:rPr>
            </w:pPr>
            <w:r>
              <w:rPr>
                <w:sz w:val="18"/>
                <w:szCs w:val="18"/>
              </w:rPr>
              <w:t>application.properties</w:t>
            </w:r>
          </w:p>
        </w:tc>
        <w:tc>
          <w:tcPr>
            <w:tcW w:w="1400" w:type="dxa"/>
          </w:tcPr>
          <w:p w14:paraId="1DDE6AD8" w14:textId="77777777" w:rsidR="00F944AF" w:rsidRDefault="00000000">
            <w:pPr>
              <w:rPr>
                <w:sz w:val="18"/>
                <w:szCs w:val="18"/>
              </w:rPr>
            </w:pPr>
            <w:r>
              <w:rPr>
                <w:sz w:val="18"/>
                <w:szCs w:val="18"/>
              </w:rPr>
              <w:t>Planned (a local development password was committed - see R-22)</w:t>
            </w:r>
          </w:p>
        </w:tc>
        <w:tc>
          <w:tcPr>
            <w:tcW w:w="1700" w:type="dxa"/>
          </w:tcPr>
          <w:p w14:paraId="78B59E22" w14:textId="77777777" w:rsidR="00335C5D" w:rsidRPr="00335C5D" w:rsidRDefault="00335C5D" w:rsidP="007262AE">
            <w:pPr>
              <w:rPr>
                <w:sz w:val="18"/>
                <w:szCs w:val="18"/>
              </w:rPr>
            </w:pPr>
            <w:r>
              <w:rPr>
                <w:sz w:val="18"/>
                <w:szCs w:val="18"/>
              </w:rPr>
              <w:t>DEC-008, R-22</w:t>
            </w:r>
          </w:p>
        </w:tc>
      </w:tr>
      <w:tr w:rsidR="00335C5D" w14:paraId="22C4DEA0" w14:textId="77777777" w:rsidTr="007262AE">
        <w:tc>
          <w:tcPr>
            <w:tcW w:w="3100" w:type="dxa"/>
          </w:tcPr>
          <w:p w14:paraId="5B95A129" w14:textId="77777777" w:rsidR="00335C5D" w:rsidRPr="00335C5D" w:rsidRDefault="00335C5D" w:rsidP="007262AE">
            <w:pPr>
              <w:rPr>
                <w:sz w:val="18"/>
                <w:szCs w:val="18"/>
              </w:rPr>
            </w:pPr>
            <w:r>
              <w:rPr>
                <w:sz w:val="18"/>
                <w:szCs w:val="18"/>
              </w:rPr>
              <w:lastRenderedPageBreak/>
              <w:t>ERD v2 changes (removed fields, PasswordHash, Version, Priority, audit columns, EmployeeCategory, RequestHandler key)</w:t>
            </w:r>
          </w:p>
        </w:tc>
        <w:tc>
          <w:tcPr>
            <w:tcW w:w="2800" w:type="dxa"/>
          </w:tcPr>
          <w:p w14:paraId="16548AA6" w14:textId="77777777" w:rsidR="00335C5D" w:rsidRPr="00335C5D" w:rsidRDefault="00335C5D" w:rsidP="007262AE">
            <w:pPr>
              <w:rPr>
                <w:sz w:val="18"/>
                <w:szCs w:val="18"/>
              </w:rPr>
            </w:pPr>
            <w:r>
              <w:rPr>
                <w:sz w:val="18"/>
                <w:szCs w:val="18"/>
              </w:rPr>
              <w:t>V2__erd_v2.sql and entity updates</w:t>
            </w:r>
          </w:p>
        </w:tc>
        <w:tc>
          <w:tcPr>
            <w:tcW w:w="1400" w:type="dxa"/>
          </w:tcPr>
          <w:p w14:paraId="4457B33C" w14:textId="77777777" w:rsidR="00335C5D" w:rsidRPr="00335C5D" w:rsidRDefault="00335C5D" w:rsidP="007262AE">
            <w:pPr>
              <w:rPr>
                <w:sz w:val="18"/>
                <w:szCs w:val="18"/>
              </w:rPr>
            </w:pPr>
            <w:r>
              <w:rPr>
                <w:sz w:val="18"/>
                <w:szCs w:val="18"/>
              </w:rPr>
              <w:t>Planned</w:t>
            </w:r>
          </w:p>
        </w:tc>
        <w:tc>
          <w:tcPr>
            <w:tcW w:w="1700" w:type="dxa"/>
          </w:tcPr>
          <w:p w14:paraId="7383CFB9" w14:textId="77777777" w:rsidR="00335C5D" w:rsidRPr="00335C5D" w:rsidRDefault="00335C5D" w:rsidP="007262AE">
            <w:pPr>
              <w:rPr>
                <w:sz w:val="18"/>
                <w:szCs w:val="18"/>
              </w:rPr>
            </w:pPr>
            <w:r>
              <w:rPr>
                <w:sz w:val="18"/>
                <w:szCs w:val="18"/>
              </w:rPr>
              <w:t>Changes from the Initial ERD, R-21</w:t>
            </w:r>
          </w:p>
        </w:tc>
      </w:tr>
      <w:tr w:rsidR="00335C5D" w14:paraId="5D538293" w14:textId="77777777" w:rsidTr="007262AE">
        <w:tc>
          <w:tcPr>
            <w:tcW w:w="3100" w:type="dxa"/>
          </w:tcPr>
          <w:p w14:paraId="759D61AF" w14:textId="77777777" w:rsidR="00335C5D" w:rsidRPr="00335C5D" w:rsidRDefault="00335C5D" w:rsidP="007262AE">
            <w:pPr>
              <w:rPr>
                <w:sz w:val="18"/>
                <w:szCs w:val="18"/>
              </w:rPr>
            </w:pPr>
            <w:r>
              <w:rPr>
                <w:sz w:val="18"/>
                <w:szCs w:val="18"/>
              </w:rPr>
              <w:t>Append-only audit trigger</w:t>
            </w:r>
          </w:p>
        </w:tc>
        <w:tc>
          <w:tcPr>
            <w:tcW w:w="2800" w:type="dxa"/>
          </w:tcPr>
          <w:p w14:paraId="31B9744E" w14:textId="77777777" w:rsidR="00335C5D" w:rsidRPr="00335C5D" w:rsidRDefault="00335C5D" w:rsidP="007262AE">
            <w:pPr>
              <w:rPr>
                <w:sz w:val="18"/>
                <w:szCs w:val="18"/>
              </w:rPr>
            </w:pPr>
            <w:r>
              <w:rPr>
                <w:sz w:val="18"/>
                <w:szCs w:val="18"/>
              </w:rPr>
              <w:t>V3__audit_append_only.sql</w:t>
            </w:r>
          </w:p>
        </w:tc>
        <w:tc>
          <w:tcPr>
            <w:tcW w:w="1400" w:type="dxa"/>
          </w:tcPr>
          <w:p w14:paraId="32AFA662" w14:textId="77777777" w:rsidR="00335C5D" w:rsidRPr="00335C5D" w:rsidRDefault="00335C5D" w:rsidP="007262AE">
            <w:pPr>
              <w:rPr>
                <w:sz w:val="18"/>
                <w:szCs w:val="18"/>
              </w:rPr>
            </w:pPr>
            <w:r>
              <w:rPr>
                <w:sz w:val="18"/>
                <w:szCs w:val="18"/>
              </w:rPr>
              <w:t>Planned</w:t>
            </w:r>
          </w:p>
        </w:tc>
        <w:tc>
          <w:tcPr>
            <w:tcW w:w="1700" w:type="dxa"/>
          </w:tcPr>
          <w:p w14:paraId="178ED379" w14:textId="77777777" w:rsidR="00335C5D" w:rsidRPr="00335C5D" w:rsidRDefault="00335C5D" w:rsidP="007262AE">
            <w:pPr>
              <w:rPr>
                <w:sz w:val="18"/>
                <w:szCs w:val="18"/>
              </w:rPr>
            </w:pPr>
            <w:r>
              <w:rPr>
                <w:sz w:val="18"/>
                <w:szCs w:val="18"/>
              </w:rPr>
              <w:t>DEC-007</w:t>
            </w:r>
          </w:p>
        </w:tc>
      </w:tr>
      <w:tr w:rsidR="00335C5D" w14:paraId="063B1A19" w14:textId="77777777" w:rsidTr="007262AE">
        <w:tc>
          <w:tcPr>
            <w:tcW w:w="3100" w:type="dxa"/>
          </w:tcPr>
          <w:p w14:paraId="67C53564" w14:textId="77777777" w:rsidR="00335C5D" w:rsidRPr="00335C5D" w:rsidRDefault="00335C5D" w:rsidP="007262AE">
            <w:pPr>
              <w:rPr>
                <w:sz w:val="18"/>
                <w:szCs w:val="18"/>
              </w:rPr>
            </w:pPr>
            <w:r>
              <w:rPr>
                <w:sz w:val="18"/>
                <w:szCs w:val="18"/>
              </w:rPr>
              <w:t>Module packages</w:t>
            </w:r>
          </w:p>
        </w:tc>
        <w:tc>
          <w:tcPr>
            <w:tcW w:w="2800" w:type="dxa"/>
          </w:tcPr>
          <w:p w14:paraId="139E1E10" w14:textId="77777777" w:rsidR="00335C5D" w:rsidRPr="00335C5D" w:rsidRDefault="00335C5D" w:rsidP="007262AE">
            <w:pPr>
              <w:rPr>
                <w:sz w:val="18"/>
                <w:szCs w:val="18"/>
              </w:rPr>
            </w:pPr>
            <w:r>
              <w:rPr>
                <w:sz w:val="18"/>
                <w:szCs w:val="18"/>
              </w:rPr>
              <w:t>requests, access, reporting, common</w:t>
            </w:r>
          </w:p>
        </w:tc>
        <w:tc>
          <w:tcPr>
            <w:tcW w:w="1400" w:type="dxa"/>
          </w:tcPr>
          <w:p w14:paraId="33F41265" w14:textId="77777777" w:rsidR="00335C5D" w:rsidRPr="00335C5D" w:rsidRDefault="00335C5D" w:rsidP="007262AE">
            <w:pPr>
              <w:rPr>
                <w:sz w:val="18"/>
                <w:szCs w:val="18"/>
              </w:rPr>
            </w:pPr>
            <w:r>
              <w:rPr>
                <w:sz w:val="18"/>
                <w:szCs w:val="18"/>
              </w:rPr>
              <w:t>Planned</w:t>
            </w:r>
          </w:p>
        </w:tc>
        <w:tc>
          <w:tcPr>
            <w:tcW w:w="1700" w:type="dxa"/>
          </w:tcPr>
          <w:p w14:paraId="35728A94" w14:textId="77777777" w:rsidR="00335C5D" w:rsidRPr="00335C5D" w:rsidRDefault="00335C5D" w:rsidP="007262AE">
            <w:pPr>
              <w:rPr>
                <w:sz w:val="18"/>
                <w:szCs w:val="18"/>
              </w:rPr>
            </w:pPr>
            <w:r>
              <w:rPr>
                <w:sz w:val="18"/>
                <w:szCs w:val="18"/>
              </w:rPr>
              <w:t>ARC-02</w:t>
            </w:r>
          </w:p>
        </w:tc>
      </w:tr>
      <w:tr w:rsidR="00335C5D" w14:paraId="2C5933DE" w14:textId="77777777" w:rsidTr="007262AE">
        <w:tc>
          <w:tcPr>
            <w:tcW w:w="3100" w:type="dxa"/>
          </w:tcPr>
          <w:p w14:paraId="2464EBC1" w14:textId="77777777" w:rsidR="00335C5D" w:rsidRPr="00335C5D" w:rsidRDefault="00335C5D" w:rsidP="007262AE">
            <w:pPr>
              <w:rPr>
                <w:sz w:val="18"/>
                <w:szCs w:val="18"/>
              </w:rPr>
            </w:pPr>
            <w:r>
              <w:rPr>
                <w:sz w:val="18"/>
                <w:szCs w:val="18"/>
              </w:rPr>
              <w:t>Spring Security and Bean Validation dependencies</w:t>
            </w:r>
          </w:p>
        </w:tc>
        <w:tc>
          <w:tcPr>
            <w:tcW w:w="2800" w:type="dxa"/>
          </w:tcPr>
          <w:p w14:paraId="4EB50735" w14:textId="77777777" w:rsidR="00335C5D" w:rsidRPr="00335C5D" w:rsidRDefault="00335C5D" w:rsidP="007262AE">
            <w:pPr>
              <w:rPr>
                <w:sz w:val="18"/>
                <w:szCs w:val="18"/>
              </w:rPr>
            </w:pPr>
            <w:r>
              <w:rPr>
                <w:sz w:val="18"/>
                <w:szCs w:val="18"/>
              </w:rPr>
              <w:t>pom.xml</w:t>
            </w:r>
          </w:p>
        </w:tc>
        <w:tc>
          <w:tcPr>
            <w:tcW w:w="1400" w:type="dxa"/>
          </w:tcPr>
          <w:p w14:paraId="11E249A8" w14:textId="77777777" w:rsidR="00335C5D" w:rsidRPr="00335C5D" w:rsidRDefault="00335C5D" w:rsidP="007262AE">
            <w:pPr>
              <w:rPr>
                <w:sz w:val="18"/>
                <w:szCs w:val="18"/>
              </w:rPr>
            </w:pPr>
            <w:r>
              <w:rPr>
                <w:sz w:val="18"/>
                <w:szCs w:val="18"/>
              </w:rPr>
              <w:t>Planned</w:t>
            </w:r>
          </w:p>
        </w:tc>
        <w:tc>
          <w:tcPr>
            <w:tcW w:w="1700" w:type="dxa"/>
          </w:tcPr>
          <w:p w14:paraId="31307DDC" w14:textId="77777777" w:rsidR="00335C5D" w:rsidRPr="00335C5D" w:rsidRDefault="00335C5D" w:rsidP="007262AE">
            <w:pPr>
              <w:rPr>
                <w:sz w:val="18"/>
                <w:szCs w:val="18"/>
              </w:rPr>
            </w:pPr>
            <w:r>
              <w:rPr>
                <w:sz w:val="18"/>
                <w:szCs w:val="18"/>
              </w:rPr>
              <w:t>DEC-004</w:t>
            </w:r>
          </w:p>
        </w:tc>
      </w:tr>
      <w:tr w:rsidR="00335C5D" w14:paraId="502EEE08" w14:textId="77777777" w:rsidTr="007262AE">
        <w:tc>
          <w:tcPr>
            <w:tcW w:w="3100" w:type="dxa"/>
          </w:tcPr>
          <w:p w14:paraId="7527A868" w14:textId="77777777" w:rsidR="00335C5D" w:rsidRPr="00335C5D" w:rsidRDefault="00335C5D" w:rsidP="007262AE">
            <w:pPr>
              <w:rPr>
                <w:sz w:val="18"/>
                <w:szCs w:val="18"/>
              </w:rPr>
            </w:pPr>
            <w:r>
              <w:rPr>
                <w:sz w:val="18"/>
                <w:szCs w:val="18"/>
              </w:rPr>
              <w:t xml:space="preserve">TransitionPolicy and test</w:t>
            </w:r>
          </w:p>
        </w:tc>
        <w:tc>
          <w:tcPr>
            <w:tcW w:w="2800" w:type="dxa"/>
          </w:tcPr>
          <w:p w14:paraId="0D74990B" w14:textId="77777777" w:rsidR="00335C5D" w:rsidRPr="00335C5D" w:rsidRDefault="00335C5D" w:rsidP="007262AE">
            <w:pPr>
              <w:rPr>
                <w:sz w:val="18"/>
                <w:szCs w:val="18"/>
              </w:rPr>
            </w:pPr>
            <w:r>
              <w:rPr>
                <w:sz w:val="18"/>
                <w:szCs w:val="18"/>
              </w:rPr>
              <w:t>TransitionPolicy.java, TransitionPolicyTest.java</w:t>
            </w:r>
          </w:p>
        </w:tc>
        <w:tc>
          <w:tcPr>
            <w:tcW w:w="1400" w:type="dxa"/>
          </w:tcPr>
          <w:p w14:paraId="4D1FE6D4" w14:textId="77777777" w:rsidR="00F944AF" w:rsidRDefault="00000000">
            <w:pPr>
              <w:rPr>
                <w:sz w:val="18"/>
                <w:szCs w:val="18"/>
              </w:rPr>
            </w:pPr>
            <w:r>
              <w:rPr>
                <w:sz w:val="18"/>
                <w:szCs w:val="18"/>
              </w:rPr>
              <w:t>Planned</w:t>
            </w:r>
          </w:p>
        </w:tc>
        <w:tc>
          <w:tcPr>
            <w:tcW w:w="1700" w:type="dxa"/>
          </w:tcPr>
          <w:p w14:paraId="5BE736D2" w14:textId="77777777" w:rsidR="00335C5D" w:rsidRPr="00335C5D" w:rsidRDefault="00335C5D" w:rsidP="007262AE">
            <w:pPr>
              <w:rPr>
                <w:sz w:val="18"/>
                <w:szCs w:val="18"/>
              </w:rPr>
            </w:pPr>
            <w:r>
              <w:rPr>
                <w:sz w:val="18"/>
                <w:szCs w:val="18"/>
              </w:rPr>
              <w:t>DEC-011</w:t>
            </w:r>
          </w:p>
        </w:tc>
      </w:tr>
      <w:tr w:rsidR="00335C5D" w14:paraId="3D672E2D" w14:textId="77777777" w:rsidTr="007262AE">
        <w:tc>
          <w:tcPr>
            <w:tcW w:w="3100" w:type="dxa"/>
          </w:tcPr>
          <w:p w14:paraId="336E7748" w14:textId="77777777" w:rsidR="00335C5D" w:rsidRPr="00335C5D" w:rsidRDefault="00335C5D" w:rsidP="007262AE">
            <w:pPr>
              <w:rPr>
                <w:sz w:val="18"/>
                <w:szCs w:val="18"/>
              </w:rPr>
            </w:pPr>
            <w:r>
              <w:rPr>
                <w:sz w:val="18"/>
                <w:szCs w:val="18"/>
              </w:rPr>
              <w:t>RequestService.changeStatus, event and AuditListener</w:t>
            </w:r>
          </w:p>
        </w:tc>
        <w:tc>
          <w:tcPr>
            <w:tcW w:w="2800" w:type="dxa"/>
          </w:tcPr>
          <w:p w14:paraId="2FE2DED9" w14:textId="77777777" w:rsidR="00335C5D" w:rsidRPr="00335C5D" w:rsidRDefault="00335C5D" w:rsidP="007262AE">
            <w:pPr>
              <w:rPr>
                <w:sz w:val="18"/>
                <w:szCs w:val="18"/>
              </w:rPr>
            </w:pPr>
            <w:r>
              <w:rPr>
                <w:sz w:val="18"/>
                <w:szCs w:val="18"/>
              </w:rPr>
              <w:t>RequestService.java, AuditListener.java</w:t>
            </w:r>
          </w:p>
        </w:tc>
        <w:tc>
          <w:tcPr>
            <w:tcW w:w="1400" w:type="dxa"/>
          </w:tcPr>
          <w:p w14:paraId="2D8BEE92" w14:textId="77777777" w:rsidR="00F944AF" w:rsidRDefault="00000000">
            <w:pPr>
              <w:rPr>
                <w:sz w:val="18"/>
                <w:szCs w:val="18"/>
              </w:rPr>
            </w:pPr>
            <w:r>
              <w:rPr>
                <w:sz w:val="18"/>
                <w:szCs w:val="18"/>
              </w:rPr>
              <w:t>Planned</w:t>
            </w:r>
          </w:p>
        </w:tc>
        <w:tc>
          <w:tcPr>
            <w:tcW w:w="1700" w:type="dxa"/>
          </w:tcPr>
          <w:p w14:paraId="6C4C124E" w14:textId="77777777" w:rsidR="00335C5D" w:rsidRPr="00335C5D" w:rsidRDefault="00335C5D" w:rsidP="007262AE">
            <w:pPr>
              <w:rPr>
                <w:sz w:val="18"/>
                <w:szCs w:val="18"/>
              </w:rPr>
            </w:pPr>
            <w:r>
              <w:rPr>
                <w:sz w:val="18"/>
                <w:szCs w:val="18"/>
              </w:rPr>
              <w:t>DEC-006, DEC-012</w:t>
            </w:r>
          </w:p>
        </w:tc>
      </w:tr>
      <w:tr w:rsidR="00335C5D" w14:paraId="3C0F0DF0" w14:textId="77777777" w:rsidTr="007262AE">
        <w:tc>
          <w:tcPr>
            <w:tcW w:w="3100" w:type="dxa"/>
          </w:tcPr>
          <w:p w14:paraId="3A63474B" w14:textId="77777777" w:rsidR="00335C5D" w:rsidRPr="00335C5D" w:rsidRDefault="00335C5D" w:rsidP="007262AE">
            <w:pPr>
              <w:rPr>
                <w:sz w:val="18"/>
                <w:szCs w:val="18"/>
              </w:rPr>
            </w:pPr>
            <w:r>
              <w:rPr>
                <w:sz w:val="18"/>
                <w:szCs w:val="18"/>
              </w:rPr>
              <w:t>Status endpoint</w:t>
            </w:r>
          </w:p>
        </w:tc>
        <w:tc>
          <w:tcPr>
            <w:tcW w:w="2800" w:type="dxa"/>
          </w:tcPr>
          <w:p w14:paraId="0DB2E503" w14:textId="77777777" w:rsidR="00335C5D" w:rsidRPr="00335C5D" w:rsidRDefault="00A47D4C" w:rsidP="007262AE">
            <w:pPr>
              <w:rPr>
                <w:sz w:val="18"/>
                <w:szCs w:val="18"/>
              </w:rPr>
            </w:pPr>
            <w:r>
              <w:rPr>
                <w:sz w:val="18"/>
                <w:szCs w:val="18"/>
              </w:rPr>
              <w:t>PATCH /api/v1/requests/{id}/status (API-09)</w:t>
            </w:r>
          </w:p>
        </w:tc>
        <w:tc>
          <w:tcPr>
            <w:tcW w:w="1400" w:type="dxa"/>
          </w:tcPr>
          <w:p w14:paraId="2308529F" w14:textId="77777777" w:rsidR="00F944AF" w:rsidRDefault="00000000">
            <w:pPr>
              <w:rPr>
                <w:sz w:val="18"/>
                <w:szCs w:val="18"/>
              </w:rPr>
            </w:pPr>
            <w:r>
              <w:rPr>
                <w:sz w:val="18"/>
                <w:szCs w:val="18"/>
              </w:rPr>
              <w:t>Planned</w:t>
            </w:r>
          </w:p>
        </w:tc>
        <w:tc>
          <w:tcPr>
            <w:tcW w:w="1700" w:type="dxa"/>
          </w:tcPr>
          <w:p w14:paraId="11566FE3" w14:textId="77777777" w:rsidR="00335C5D" w:rsidRPr="00335C5D" w:rsidRDefault="00335C5D" w:rsidP="007262AE">
            <w:pPr>
              <w:rPr>
                <w:sz w:val="18"/>
                <w:szCs w:val="18"/>
              </w:rPr>
            </w:pPr>
            <w:r>
              <w:rPr>
                <w:sz w:val="18"/>
                <w:szCs w:val="18"/>
              </w:rPr>
              <w:t>DEC-009</w:t>
            </w:r>
          </w:p>
        </w:tc>
      </w:tr>
      <w:tr w:rsidR="00335C5D" w14:paraId="741A865F" w14:textId="77777777" w:rsidTr="007262AE">
        <w:tc>
          <w:tcPr>
            <w:tcW w:w="3100" w:type="dxa"/>
          </w:tcPr>
          <w:p w14:paraId="28968C0D" w14:textId="77777777" w:rsidR="00335C5D" w:rsidRPr="00335C5D" w:rsidRDefault="00335C5D" w:rsidP="007262AE">
            <w:pPr>
              <w:rPr>
                <w:sz w:val="18"/>
                <w:szCs w:val="18"/>
              </w:rPr>
            </w:pPr>
            <w:r>
              <w:rPr>
                <w:sz w:val="18"/>
                <w:szCs w:val="18"/>
              </w:rPr>
              <w:t>Angular project</w:t>
            </w:r>
          </w:p>
        </w:tc>
        <w:tc>
          <w:tcPr>
            <w:tcW w:w="2800" w:type="dxa"/>
          </w:tcPr>
          <w:p w14:paraId="32879CB9" w14:textId="77777777" w:rsidR="00335C5D" w:rsidRPr="00335C5D" w:rsidRDefault="00335C5D" w:rsidP="007262AE">
            <w:pPr>
              <w:rPr>
                <w:sz w:val="18"/>
                <w:szCs w:val="18"/>
              </w:rPr>
            </w:pPr>
            <w:r>
              <w:rPr>
                <w:sz w:val="18"/>
                <w:szCs w:val="18"/>
              </w:rPr>
              <w:t>civicconnect-frontend</w:t>
            </w:r>
          </w:p>
        </w:tc>
        <w:tc>
          <w:tcPr>
            <w:tcW w:w="1400" w:type="dxa"/>
          </w:tcPr>
          <w:p w14:paraId="1794426C" w14:textId="77777777" w:rsidR="00F944AF" w:rsidRDefault="00000000">
            <w:pPr>
              <w:rPr>
                <w:sz w:val="18"/>
                <w:szCs w:val="18"/>
              </w:rPr>
            </w:pPr>
            <w:r>
              <w:rPr>
                <w:sz w:val="18"/>
                <w:szCs w:val="18"/>
              </w:rPr>
              <w:t>Prototype (category screen and CategoryService only)</w:t>
            </w:r>
          </w:p>
        </w:tc>
        <w:tc>
          <w:tcPr>
            <w:tcW w:w="1700" w:type="dxa"/>
          </w:tcPr>
          <w:p w14:paraId="2DC4DB37" w14:textId="77777777" w:rsidR="00335C5D" w:rsidRPr="00335C5D" w:rsidRDefault="00335C5D" w:rsidP="007262AE">
            <w:pPr>
              <w:rPr>
                <w:sz w:val="18"/>
                <w:szCs w:val="18"/>
              </w:rPr>
            </w:pPr>
            <w:r>
              <w:rPr>
                <w:sz w:val="18"/>
                <w:szCs w:val="18"/>
              </w:rPr>
              <w:t>ARC-03</w:t>
            </w:r>
          </w:p>
        </w:tc>
      </w:tr>
      <w:tr w:rsidR="00335C5D" w14:paraId="2F9BC322" w14:textId="77777777" w:rsidTr="007262AE">
        <w:tc>
          <w:tcPr>
            <w:tcW w:w="3100" w:type="dxa"/>
          </w:tcPr>
          <w:p w14:paraId="38A1EFF6" w14:textId="77777777" w:rsidR="00335C5D" w:rsidRPr="00335C5D" w:rsidRDefault="00335C5D" w:rsidP="007262AE">
            <w:pPr>
              <w:rPr>
                <w:sz w:val="18"/>
                <w:szCs w:val="18"/>
              </w:rPr>
            </w:pPr>
            <w:r>
              <w:rPr>
                <w:sz w:val="18"/>
                <w:szCs w:val="18"/>
              </w:rPr>
              <w:t>CI workflow</w:t>
            </w:r>
          </w:p>
        </w:tc>
        <w:tc>
          <w:tcPr>
            <w:tcW w:w="2800" w:type="dxa"/>
          </w:tcPr>
          <w:p w14:paraId="377F772D" w14:textId="77777777" w:rsidR="00335C5D" w:rsidRPr="00335C5D" w:rsidRDefault="00335C5D" w:rsidP="007262AE">
            <w:pPr>
              <w:rPr>
                <w:sz w:val="18"/>
                <w:szCs w:val="18"/>
              </w:rPr>
            </w:pPr>
            <w:r>
              <w:rPr>
                <w:sz w:val="18"/>
                <w:szCs w:val="18"/>
              </w:rPr>
              <w:t>.github/workflows/ci.yml</w:t>
            </w:r>
          </w:p>
        </w:tc>
        <w:tc>
          <w:tcPr>
            <w:tcW w:w="1400" w:type="dxa"/>
          </w:tcPr>
          <w:p w14:paraId="300BC5C7" w14:textId="77777777" w:rsidR="00F944AF" w:rsidRDefault="00000000">
            <w:pPr>
              <w:rPr>
                <w:sz w:val="18"/>
                <w:szCs w:val="18"/>
              </w:rPr>
            </w:pPr>
            <w:r>
              <w:rPr>
                <w:sz w:val="18"/>
                <w:szCs w:val="18"/>
              </w:rPr>
              <w:t>Planned</w:t>
            </w:r>
          </w:p>
        </w:tc>
        <w:tc>
          <w:tcPr>
            <w:tcW w:w="1700" w:type="dxa"/>
          </w:tcPr>
          <w:p w14:paraId="4EAF2142" w14:textId="77777777" w:rsidR="00335C5D" w:rsidRPr="00335C5D" w:rsidRDefault="00335C5D" w:rsidP="007262AE">
            <w:pPr>
              <w:rPr>
                <w:sz w:val="18"/>
                <w:szCs w:val="18"/>
              </w:rPr>
            </w:pPr>
            <w:r>
              <w:rPr>
                <w:sz w:val="18"/>
                <w:szCs w:val="18"/>
              </w:rPr>
              <w:t>DEC-013</w:t>
            </w:r>
          </w:p>
        </w:tc>
      </w:tr>
    </w:tbl>
    <w:p w14:paraId="0599C73F" w14:textId="77777777" w:rsidR="00335C5D" w:rsidRDefault="00335C5D" w:rsidP="00335C5D"/>
    <w:p w14:paraId="777D71D5" w14:textId="77777777" w:rsidR="00335C5D" w:rsidRDefault="00335C5D" w:rsidP="00335C5D">
      <w:pPr>
        <w:pStyle w:val="Heading2"/>
      </w:pPr>
      <w:bookmarkStart w:id="69" w:name="_Toc241703367"/>
      <w:r>
        <w:t>Known Gaps Between the PED and the Code</w:t>
      </w:r>
      <w:bookmarkEnd w:id="69"/>
    </w:p>
    <w:tbl>
      <w:tblPr>
        <w:tblStyle w:val="TableGrid"/>
        <w:tblW w:w="9000" w:type="dxa"/>
        <w:tblLayout w:type="fixed"/>
        <w:tblLook w:val="04A0" w:firstRow="1" w:lastRow="0" w:firstColumn="1" w:lastColumn="0" w:noHBand="0" w:noVBand="1"/>
      </w:tblPr>
      <w:tblGrid>
        <w:gridCol w:w="5000"/>
        <w:gridCol w:w="4000"/>
      </w:tblGrid>
      <w:tr w:rsidR="00335C5D" w14:paraId="3D2146FB" w14:textId="77777777" w:rsidTr="00335C5D">
        <w:trPr>
          <w:tblHeader/>
        </w:trPr>
        <w:tc>
          <w:tcPr>
            <w:tcW w:w="5000" w:type="dxa"/>
            <w:shd w:val="clear" w:color="auto" w:fill="002060"/>
          </w:tcPr>
          <w:p w14:paraId="2284F031" w14:textId="77777777" w:rsidR="00335C5D" w:rsidRDefault="00335C5D" w:rsidP="007262AE">
            <w:r>
              <w:rPr>
                <w:b/>
                <w:sz w:val="18"/>
              </w:rPr>
              <w:t>Gap</w:t>
            </w:r>
          </w:p>
        </w:tc>
        <w:tc>
          <w:tcPr>
            <w:tcW w:w="4000" w:type="dxa"/>
            <w:shd w:val="clear" w:color="auto" w:fill="002060"/>
          </w:tcPr>
          <w:p w14:paraId="60FF4C5C" w14:textId="77777777" w:rsidR="00335C5D" w:rsidRDefault="00335C5D" w:rsidP="007262AE">
            <w:r>
              <w:rPr>
                <w:b/>
                <w:sz w:val="18"/>
              </w:rPr>
              <w:t>Plan</w:t>
            </w:r>
          </w:p>
        </w:tc>
      </w:tr>
      <w:tr w:rsidR="00335C5D" w14:paraId="1D2D14CC" w14:textId="77777777" w:rsidTr="007262AE">
        <w:tc>
          <w:tcPr>
            <w:tcW w:w="5000" w:type="dxa"/>
          </w:tcPr>
          <w:p w14:paraId="40ACD1B1" w14:textId="77777777" w:rsidR="00335C5D" w:rsidRDefault="00335C5D" w:rsidP="007262AE">
            <w:r>
              <w:rPr>
                <w:sz w:val="18"/>
              </w:rPr>
              <w:t>The schema is still ERD v1.2 (DateOfBirth, address fields, password column name, composite RequestHandler key, no Version, Priority, FromStatus, ToStatus or EmployeeCategory).</w:t>
            </w:r>
          </w:p>
        </w:tc>
        <w:tc>
          <w:tcPr>
            <w:tcW w:w="4000" w:type="dxa"/>
          </w:tcPr>
          <w:p w14:paraId="40F54A38" w14:textId="77777777" w:rsidR="00335C5D" w:rsidRDefault="00335C5D" w:rsidP="007262AE">
            <w:r>
              <w:rPr>
                <w:sz w:val="18"/>
              </w:rPr>
              <w:t>V2 migration and entity updates. Until then the RTM marks these items Planned (R-21).</w:t>
            </w:r>
          </w:p>
        </w:tc>
      </w:tr>
      <w:tr w:rsidR="00335C5D" w14:paraId="6EA0F5B2" w14:textId="77777777" w:rsidTr="007262AE">
        <w:tc>
          <w:tcPr>
            <w:tcW w:w="5000" w:type="dxa"/>
          </w:tcPr>
          <w:p w14:paraId="65839067" w14:textId="77777777" w:rsidR="00335C5D" w:rsidRDefault="00335C5D" w:rsidP="007262AE">
            <w:r>
              <w:rPr>
                <w:sz w:val="18"/>
              </w:rPr>
              <w:t>Code is packaged by layer (model) instead of by module.</w:t>
            </w:r>
          </w:p>
        </w:tc>
        <w:tc>
          <w:tcPr>
            <w:tcW w:w="4000" w:type="dxa"/>
          </w:tcPr>
          <w:p w14:paraId="0347A566" w14:textId="77777777" w:rsidR="00335C5D" w:rsidRDefault="00335C5D" w:rsidP="007262AE">
            <w:r>
              <w:rPr>
                <w:sz w:val="18"/>
              </w:rPr>
              <w:t>Refactor into module packages (ARC-02).</w:t>
            </w:r>
          </w:p>
        </w:tc>
      </w:tr>
      <w:tr w:rsidR="00335C5D" w14:paraId="4AECBDA8" w14:textId="77777777" w:rsidTr="007262AE">
        <w:tc>
          <w:tcPr>
            <w:tcW w:w="5000" w:type="dxa"/>
          </w:tcPr>
          <w:p w14:paraId="2FFE9DFC" w14:textId="77777777" w:rsidR="00335C5D" w:rsidRDefault="00335C5D" w:rsidP="007262AE">
            <w:r>
              <w:rPr>
                <w:sz w:val="18"/>
              </w:rPr>
              <w:t>Employee roles are STAFF and MANAGEMENT in V1, HANDLER and MANAGER in ERD v2.</w:t>
            </w:r>
          </w:p>
        </w:tc>
        <w:tc>
          <w:tcPr>
            <w:tcW w:w="4000" w:type="dxa"/>
          </w:tcPr>
          <w:p w14:paraId="55FFA1BD" w14:textId="77777777" w:rsidR="00335C5D" w:rsidRDefault="00335C5D" w:rsidP="007262AE">
            <w:r>
              <w:rPr>
                <w:sz w:val="18"/>
              </w:rPr>
              <w:t xml:space="preserve">Renamed in V2 (CR-008).</w:t>
            </w:r>
          </w:p>
        </w:tc>
      </w:tr>
      <w:tr w:rsidR="00335C5D" w14:paraId="5CE8D1CB" w14:textId="77777777" w:rsidTr="007262AE">
        <w:tc>
          <w:tcPr>
            <w:tcW w:w="5000" w:type="dxa"/>
          </w:tcPr>
          <w:p w14:paraId="7734A261" w14:textId="77777777" w:rsidR="00335C5D" w:rsidRDefault="00335C5D" w:rsidP="007262AE">
            <w:r>
              <w:rPr>
                <w:sz w:val="18"/>
              </w:rPr>
              <w:t>No security or validation yet.</w:t>
            </w:r>
          </w:p>
        </w:tc>
        <w:tc>
          <w:tcPr>
            <w:tcW w:w="4000" w:type="dxa"/>
          </w:tcPr>
          <w:p w14:paraId="394666F7" w14:textId="77777777" w:rsidR="00335C5D" w:rsidRDefault="00335C5D" w:rsidP="007262AE">
            <w:r>
              <w:rPr>
                <w:sz w:val="18"/>
              </w:rPr>
              <w:t>Add both dependencies before building Access and request submission (DEC-004).</w:t>
            </w:r>
          </w:p>
        </w:tc>
      </w:tr>
    </w:tbl>
    <w:p w14:paraId="6AC53E32" w14:textId="77777777" w:rsidR="00335C5D" w:rsidRDefault="00335C5D" w:rsidP="00335C5D"/>
    <w:p w14:paraId="2BF0021F" w14:textId="77777777" w:rsidR="00335C5D" w:rsidRDefault="00335C5D" w:rsidP="00335C5D">
      <w:pPr>
        <w:pStyle w:val="Heading2"/>
      </w:pPr>
      <w:bookmarkStart w:id="70" w:name="_Toc241703368"/>
      <w:r>
        <w:t>Initial Verification</w:t>
      </w:r>
      <w:bookmarkEnd w:id="70"/>
    </w:p>
    <w:tbl>
      <w:tblPr>
        <w:tblStyle w:val="TableGrid"/>
        <w:tblW w:w="9000" w:type="dxa"/>
        <w:tblLayout w:type="fixed"/>
        <w:tblLook w:val="04A0" w:firstRow="1" w:lastRow="0" w:firstColumn="1" w:lastColumn="0" w:noHBand="0" w:noVBand="1"/>
      </w:tblPr>
      <w:tblGrid>
        <w:gridCol w:w="2300"/>
        <w:gridCol w:w="1200"/>
        <w:gridCol w:w="2900"/>
        <w:gridCol w:w="1500"/>
        <w:gridCol w:w="1100"/>
      </w:tblGrid>
      <w:tr w:rsidR="00335C5D" w14:paraId="029D93B4" w14:textId="77777777" w:rsidTr="00335C5D">
        <w:trPr>
          <w:tblHeader/>
        </w:trPr>
        <w:tc>
          <w:tcPr>
            <w:tcW w:w="2300" w:type="dxa"/>
            <w:shd w:val="clear" w:color="auto" w:fill="002060"/>
          </w:tcPr>
          <w:p w14:paraId="318E1FC7" w14:textId="77777777" w:rsidR="00335C5D" w:rsidRDefault="00335C5D" w:rsidP="007262AE">
            <w:r>
              <w:rPr>
                <w:b/>
                <w:sz w:val="16"/>
              </w:rPr>
              <w:t>Test</w:t>
            </w:r>
          </w:p>
        </w:tc>
        <w:tc>
          <w:tcPr>
            <w:tcW w:w="1200" w:type="dxa"/>
            <w:shd w:val="clear" w:color="auto" w:fill="002060"/>
          </w:tcPr>
          <w:p w14:paraId="3465D7D5" w14:textId="77777777" w:rsidR="00335C5D" w:rsidRDefault="00335C5D" w:rsidP="007262AE">
            <w:r>
              <w:rPr>
                <w:b/>
                <w:sz w:val="16"/>
              </w:rPr>
              <w:t>Type</w:t>
            </w:r>
          </w:p>
        </w:tc>
        <w:tc>
          <w:tcPr>
            <w:tcW w:w="2900" w:type="dxa"/>
            <w:shd w:val="clear" w:color="auto" w:fill="002060"/>
          </w:tcPr>
          <w:p w14:paraId="4215C53E" w14:textId="77777777" w:rsidR="00335C5D" w:rsidRDefault="00335C5D" w:rsidP="007262AE">
            <w:r>
              <w:rPr>
                <w:b/>
                <w:sz w:val="16"/>
              </w:rPr>
              <w:t>Checks</w:t>
            </w:r>
          </w:p>
        </w:tc>
        <w:tc>
          <w:tcPr>
            <w:tcW w:w="1500" w:type="dxa"/>
            <w:shd w:val="clear" w:color="auto" w:fill="002060"/>
          </w:tcPr>
          <w:p w14:paraId="583CC492" w14:textId="77777777" w:rsidR="00335C5D" w:rsidRDefault="00335C5D" w:rsidP="007262AE">
            <w:r>
              <w:rPr>
                <w:b/>
                <w:sz w:val="16"/>
              </w:rPr>
              <w:t>Requirement</w:t>
            </w:r>
          </w:p>
        </w:tc>
        <w:tc>
          <w:tcPr>
            <w:tcW w:w="1100" w:type="dxa"/>
            <w:shd w:val="clear" w:color="auto" w:fill="002060"/>
          </w:tcPr>
          <w:p w14:paraId="2E4E0835" w14:textId="77777777" w:rsidR="00335C5D" w:rsidRDefault="00335C5D" w:rsidP="007262AE">
            <w:r>
              <w:rPr>
                <w:b/>
                <w:sz w:val="16"/>
              </w:rPr>
              <w:t>Status</w:t>
            </w:r>
          </w:p>
        </w:tc>
      </w:tr>
      <w:tr w:rsidR="00335C5D" w14:paraId="3F0F0353" w14:textId="77777777" w:rsidTr="007262AE">
        <w:tc>
          <w:tcPr>
            <w:tcW w:w="2300" w:type="dxa"/>
          </w:tcPr>
          <w:p w14:paraId="72380793" w14:textId="77777777" w:rsidR="00335C5D" w:rsidRDefault="00335C5D" w:rsidP="007262AE">
            <w:r>
              <w:rPr>
                <w:sz w:val="16"/>
              </w:rPr>
              <w:t>contextLoads</w:t>
            </w:r>
          </w:p>
        </w:tc>
        <w:tc>
          <w:tcPr>
            <w:tcW w:w="1200" w:type="dxa"/>
          </w:tcPr>
          <w:p w14:paraId="6A879288" w14:textId="77777777" w:rsidR="00335C5D" w:rsidRDefault="00335C5D" w:rsidP="007262AE">
            <w:r>
              <w:rPr>
                <w:sz w:val="16"/>
              </w:rPr>
              <w:t>Spring context</w:t>
            </w:r>
          </w:p>
        </w:tc>
        <w:tc>
          <w:tcPr>
            <w:tcW w:w="2900" w:type="dxa"/>
          </w:tcPr>
          <w:p w14:paraId="6E0D4D2F" w14:textId="77777777" w:rsidR="00335C5D" w:rsidRDefault="00335C5D" w:rsidP="007262AE">
            <w:r>
              <w:rPr>
                <w:sz w:val="16"/>
              </w:rPr>
              <w:t>Flyway migrates and every entity matches its table (validate mode)</w:t>
            </w:r>
          </w:p>
        </w:tc>
        <w:tc>
          <w:tcPr>
            <w:tcW w:w="1500" w:type="dxa"/>
          </w:tcPr>
          <w:p w14:paraId="0F5705DA" w14:textId="77777777" w:rsidR="00335C5D" w:rsidRDefault="00335C5D" w:rsidP="007262AE">
            <w:r>
              <w:rPr>
                <w:sz w:val="16"/>
              </w:rPr>
              <w:t>NFR-007, DEC-008</w:t>
            </w:r>
          </w:p>
        </w:tc>
        <w:tc>
          <w:tcPr>
            <w:tcW w:w="1100" w:type="dxa"/>
          </w:tcPr>
          <w:p w14:paraId="188846C0" w14:textId="77777777" w:rsidR="00380CD2" w:rsidRDefault="00000000">
            <w:r>
              <w:rPr>
                <w:sz w:val="16"/>
              </w:rPr>
              <w:t>Exists (generated); not yet run in CI</w:t>
            </w:r>
          </w:p>
        </w:tc>
      </w:tr>
      <w:tr w:rsidR="00335C5D" w14:paraId="14AE36D6" w14:textId="77777777" w:rsidTr="007262AE">
        <w:tc>
          <w:tcPr>
            <w:tcW w:w="2300" w:type="dxa"/>
          </w:tcPr>
          <w:p w14:paraId="3DFF5D3F" w14:textId="77777777" w:rsidR="00335C5D" w:rsidRDefault="00335C5D" w:rsidP="007262AE">
            <w:r>
              <w:rPr>
                <w:sz w:val="16"/>
              </w:rPr>
              <w:t>TransitionPolicyTest</w:t>
            </w:r>
          </w:p>
        </w:tc>
        <w:tc>
          <w:tcPr>
            <w:tcW w:w="1200" w:type="dxa"/>
          </w:tcPr>
          <w:p w14:paraId="08A9086A" w14:textId="77777777" w:rsidR="00335C5D" w:rsidRDefault="00335C5D" w:rsidP="007262AE">
            <w:r>
              <w:rPr>
                <w:sz w:val="16"/>
              </w:rPr>
              <w:t>Unit</w:t>
            </w:r>
          </w:p>
        </w:tc>
        <w:tc>
          <w:tcPr>
            <w:tcW w:w="2900" w:type="dxa"/>
          </w:tcPr>
          <w:p w14:paraId="57B48BC5" w14:textId="77777777" w:rsidR="00335C5D" w:rsidRDefault="00335C5D" w:rsidP="007262AE">
            <w:r>
              <w:rPr>
                <w:sz w:val="16"/>
              </w:rPr>
              <w:t>Every allowed and illegal from/to pair</w:t>
            </w:r>
          </w:p>
        </w:tc>
        <w:tc>
          <w:tcPr>
            <w:tcW w:w="1500" w:type="dxa"/>
          </w:tcPr>
          <w:p w14:paraId="4462E66C" w14:textId="77777777" w:rsidR="00335C5D" w:rsidRDefault="00335C5D" w:rsidP="007262AE">
            <w:r>
              <w:rPr>
                <w:sz w:val="16"/>
              </w:rPr>
              <w:t>FR-009, FR-011</w:t>
            </w:r>
          </w:p>
        </w:tc>
        <w:tc>
          <w:tcPr>
            <w:tcW w:w="1100" w:type="dxa"/>
          </w:tcPr>
          <w:p w14:paraId="212E9F9E" w14:textId="77777777" w:rsidR="00F944AF" w:rsidRDefault="00000000">
            <w:r>
              <w:rPr>
                <w:sz w:val="16"/>
              </w:rPr>
              <w:t>Planned</w:t>
            </w:r>
          </w:p>
        </w:tc>
      </w:tr>
      <w:tr w:rsidR="00335C5D" w14:paraId="7B75109A" w14:textId="77777777" w:rsidTr="007262AE">
        <w:tc>
          <w:tcPr>
            <w:tcW w:w="2300" w:type="dxa"/>
          </w:tcPr>
          <w:p w14:paraId="7A7A5953" w14:textId="77777777" w:rsidR="00335C5D" w:rsidRDefault="00335C5D" w:rsidP="007262AE">
            <w:r>
              <w:rPr>
                <w:sz w:val="16"/>
              </w:rPr>
              <w:t>StatusChangeRollbackTest</w:t>
            </w:r>
          </w:p>
        </w:tc>
        <w:tc>
          <w:tcPr>
            <w:tcW w:w="1200" w:type="dxa"/>
          </w:tcPr>
          <w:p w14:paraId="42C1BE16" w14:textId="77777777" w:rsidR="00335C5D" w:rsidRDefault="00335C5D" w:rsidP="007262AE">
            <w:r>
              <w:rPr>
                <w:sz w:val="16"/>
              </w:rPr>
              <w:t>Integration</w:t>
            </w:r>
          </w:p>
        </w:tc>
        <w:tc>
          <w:tcPr>
            <w:tcW w:w="2900" w:type="dxa"/>
          </w:tcPr>
          <w:p w14:paraId="1DA6326D" w14:textId="77777777" w:rsidR="00335C5D" w:rsidRDefault="00335C5D" w:rsidP="007262AE">
            <w:r>
              <w:rPr>
                <w:sz w:val="16"/>
              </w:rPr>
              <w:t>A failed audit insert leaves the status unchanged</w:t>
            </w:r>
          </w:p>
        </w:tc>
        <w:tc>
          <w:tcPr>
            <w:tcW w:w="1500" w:type="dxa"/>
          </w:tcPr>
          <w:p w14:paraId="0BE950AC" w14:textId="77777777" w:rsidR="00335C5D" w:rsidRDefault="00335C5D" w:rsidP="007262AE">
            <w:r>
              <w:rPr>
                <w:sz w:val="16"/>
              </w:rPr>
              <w:t>NFR-006, DEC-012</w:t>
            </w:r>
          </w:p>
        </w:tc>
        <w:tc>
          <w:tcPr>
            <w:tcW w:w="1100" w:type="dxa"/>
          </w:tcPr>
          <w:p w14:paraId="10C89E7E" w14:textId="77777777" w:rsidR="00335C5D" w:rsidRDefault="00335C5D" w:rsidP="007262AE">
            <w:r>
              <w:rPr>
                <w:sz w:val="16"/>
              </w:rPr>
              <w:t>Planned</w:t>
            </w:r>
          </w:p>
        </w:tc>
      </w:tr>
      <w:tr w:rsidR="00335C5D" w14:paraId="5B5E54E2" w14:textId="77777777" w:rsidTr="007262AE">
        <w:tc>
          <w:tcPr>
            <w:tcW w:w="2300" w:type="dxa"/>
          </w:tcPr>
          <w:p w14:paraId="550AD310" w14:textId="77777777" w:rsidR="00335C5D" w:rsidRDefault="00335C5D" w:rsidP="007262AE">
            <w:r>
              <w:rPr>
                <w:sz w:val="16"/>
              </w:rPr>
              <w:t>ConcurrentAssignmentTest</w:t>
            </w:r>
          </w:p>
        </w:tc>
        <w:tc>
          <w:tcPr>
            <w:tcW w:w="1200" w:type="dxa"/>
          </w:tcPr>
          <w:p w14:paraId="1B4FF50A" w14:textId="77777777" w:rsidR="00335C5D" w:rsidRDefault="00335C5D" w:rsidP="007262AE">
            <w:r>
              <w:rPr>
                <w:sz w:val="16"/>
              </w:rPr>
              <w:t>Integration</w:t>
            </w:r>
          </w:p>
        </w:tc>
        <w:tc>
          <w:tcPr>
            <w:tcW w:w="2900" w:type="dxa"/>
          </w:tcPr>
          <w:p w14:paraId="65784D82" w14:textId="77777777" w:rsidR="00335C5D" w:rsidRDefault="00335C5D" w:rsidP="007262AE">
            <w:r>
              <w:rPr>
                <w:sz w:val="16"/>
              </w:rPr>
              <w:t xml:space="preserve">Two accepts on one request: exactly one succeeds</w:t>
            </w:r>
          </w:p>
        </w:tc>
        <w:tc>
          <w:tcPr>
            <w:tcW w:w="1500" w:type="dxa"/>
          </w:tcPr>
          <w:p w14:paraId="53425C00" w14:textId="77777777" w:rsidR="00335C5D" w:rsidRDefault="00335C5D" w:rsidP="007262AE">
            <w:r>
              <w:rPr>
                <w:sz w:val="16"/>
              </w:rPr>
              <w:t>FR-008, CR-007</w:t>
            </w:r>
          </w:p>
        </w:tc>
        <w:tc>
          <w:tcPr>
            <w:tcW w:w="1100" w:type="dxa"/>
          </w:tcPr>
          <w:p w14:paraId="33D05BCB" w14:textId="77777777" w:rsidR="00335C5D" w:rsidRDefault="00335C5D" w:rsidP="007262AE">
            <w:r>
              <w:rPr>
                <w:sz w:val="16"/>
              </w:rPr>
              <w:t>Planned</w:t>
            </w:r>
          </w:p>
        </w:tc>
      </w:tr>
      <w:tr w:rsidR="00335C5D" w14:paraId="23042B84" w14:textId="77777777" w:rsidTr="007262AE">
        <w:tc>
          <w:tcPr>
            <w:tcW w:w="2300" w:type="dxa"/>
          </w:tcPr>
          <w:p w14:paraId="4CEB4FA5" w14:textId="77777777" w:rsidR="00335C5D" w:rsidRDefault="00335C5D" w:rsidP="007262AE">
            <w:r>
              <w:rPr>
                <w:sz w:val="16"/>
              </w:rPr>
              <w:t>AuditAppendOnlyTest</w:t>
            </w:r>
          </w:p>
        </w:tc>
        <w:tc>
          <w:tcPr>
            <w:tcW w:w="1200" w:type="dxa"/>
          </w:tcPr>
          <w:p w14:paraId="7A5B5C35" w14:textId="77777777" w:rsidR="00335C5D" w:rsidRDefault="00335C5D" w:rsidP="007262AE">
            <w:r>
              <w:rPr>
                <w:sz w:val="16"/>
              </w:rPr>
              <w:t>Integration</w:t>
            </w:r>
          </w:p>
        </w:tc>
        <w:tc>
          <w:tcPr>
            <w:tcW w:w="2900" w:type="dxa"/>
          </w:tcPr>
          <w:p w14:paraId="1DED5358" w14:textId="77777777" w:rsidR="00335C5D" w:rsidRDefault="00335C5D" w:rsidP="007262AE">
            <w:r>
              <w:rPr>
                <w:sz w:val="16"/>
              </w:rPr>
              <w:t>UPDATE and DELETE on audit_entry fail</w:t>
            </w:r>
          </w:p>
        </w:tc>
        <w:tc>
          <w:tcPr>
            <w:tcW w:w="1500" w:type="dxa"/>
          </w:tcPr>
          <w:p w14:paraId="34A314A3" w14:textId="77777777" w:rsidR="00335C5D" w:rsidRDefault="00335C5D" w:rsidP="007262AE">
            <w:r>
              <w:rPr>
                <w:sz w:val="16"/>
              </w:rPr>
              <w:t>FR-010, DEC-007</w:t>
            </w:r>
          </w:p>
        </w:tc>
        <w:tc>
          <w:tcPr>
            <w:tcW w:w="1100" w:type="dxa"/>
          </w:tcPr>
          <w:p w14:paraId="6F5B777F" w14:textId="77777777" w:rsidR="00335C5D" w:rsidRDefault="00335C5D" w:rsidP="007262AE">
            <w:r>
              <w:rPr>
                <w:sz w:val="16"/>
              </w:rPr>
              <w:t>Planned</w:t>
            </w:r>
          </w:p>
        </w:tc>
      </w:tr>
      <w:tr w:rsidR="00335C5D" w14:paraId="310D4793" w14:textId="77777777" w:rsidTr="007262AE">
        <w:tc>
          <w:tcPr>
            <w:tcW w:w="2300" w:type="dxa"/>
          </w:tcPr>
          <w:p w14:paraId="72061B7A" w14:textId="77777777" w:rsidR="00335C5D" w:rsidRDefault="00335C5D" w:rsidP="007262AE">
            <w:r>
              <w:rPr>
                <w:sz w:val="16"/>
              </w:rPr>
              <w:t>AccessControlTest</w:t>
            </w:r>
          </w:p>
        </w:tc>
        <w:tc>
          <w:tcPr>
            <w:tcW w:w="1200" w:type="dxa"/>
          </w:tcPr>
          <w:p w14:paraId="6F58FDD2" w14:textId="77777777" w:rsidR="00335C5D" w:rsidRDefault="00335C5D" w:rsidP="007262AE">
            <w:r>
              <w:rPr>
                <w:sz w:val="16"/>
              </w:rPr>
              <w:t>Integration</w:t>
            </w:r>
          </w:p>
        </w:tc>
        <w:tc>
          <w:tcPr>
            <w:tcW w:w="2900" w:type="dxa"/>
          </w:tcPr>
          <w:p w14:paraId="440E4DB6" w14:textId="77777777" w:rsidR="00335C5D" w:rsidRDefault="00335C5D" w:rsidP="007262AE">
            <w:r>
              <w:rPr>
                <w:sz w:val="16"/>
              </w:rPr>
              <w:t>Requester token on staff endpoints returns 403</w:t>
            </w:r>
          </w:p>
        </w:tc>
        <w:tc>
          <w:tcPr>
            <w:tcW w:w="1500" w:type="dxa"/>
          </w:tcPr>
          <w:p w14:paraId="73C812A9" w14:textId="77777777" w:rsidR="00335C5D" w:rsidRDefault="00335C5D" w:rsidP="007262AE">
            <w:r>
              <w:rPr>
                <w:sz w:val="16"/>
              </w:rPr>
              <w:t>NFR-003, ASR-001</w:t>
            </w:r>
          </w:p>
        </w:tc>
        <w:tc>
          <w:tcPr>
            <w:tcW w:w="1100" w:type="dxa"/>
          </w:tcPr>
          <w:p w14:paraId="5D80CB8A" w14:textId="77777777" w:rsidR="00335C5D" w:rsidRDefault="00335C5D" w:rsidP="007262AE">
            <w:r>
              <w:rPr>
                <w:sz w:val="16"/>
              </w:rPr>
              <w:t>Planned (M3)</w:t>
            </w:r>
          </w:p>
        </w:tc>
      </w:tr>
    </w:tbl>
    <w:p w14:paraId="657F8F18" w14:textId="77777777" w:rsidR="00335C5D" w:rsidRDefault="00335C5D" w:rsidP="00335C5D"/>
    <w:p w14:paraId="69A16A80" w14:textId="77777777" w:rsidR="00335C5D" w:rsidRDefault="00335C5D" w:rsidP="00335C5D">
      <w:pPr>
        <w:pStyle w:val="Heading2"/>
      </w:pPr>
      <w:bookmarkStart w:id="71" w:name="_Toc241703369"/>
      <w:r>
        <w:t>Application Documentation</w:t>
      </w:r>
      <w:bookmarkEnd w:id="71"/>
    </w:p>
    <w:p w14:paraId="707FA815" w14:textId="77777777" w:rsidR="00335C5D" w:rsidRDefault="00335C5D" w:rsidP="00335C5D">
      <w:r>
        <w:t>The README in the repository is the developer-facing documentation and must agree with this PED. It contains:</w:t>
      </w:r>
    </w:p>
    <w:p w14:paraId="6C6029EF" w14:textId="77777777" w:rsidR="00335C5D" w:rsidRDefault="00335C5D" w:rsidP="00335C5D">
      <w:pPr>
        <w:pStyle w:val="ListParagraph"/>
        <w:numPr>
          <w:ilvl w:val="0"/>
          <w:numId w:val="7"/>
        </w:numPr>
      </w:pPr>
      <w:r>
        <w:lastRenderedPageBreak/>
        <w:t>Purpose and current implementation status (from the What Is Built table above)</w:t>
      </w:r>
    </w:p>
    <w:p w14:paraId="40359CDA" w14:textId="77777777" w:rsidR="00335C5D" w:rsidRDefault="00335C5D" w:rsidP="00335C5D">
      <w:pPr>
        <w:pStyle w:val="ListParagraph"/>
        <w:numPr>
          <w:ilvl w:val="0"/>
          <w:numId w:val="7"/>
        </w:numPr>
      </w:pPr>
      <w:r>
        <w:t>Prerequisites and versions: JDK 21, Maven wrapper, Node.js LTS and Angular CLI, PostgreSQL</w:t>
      </w:r>
    </w:p>
    <w:p w14:paraId="63CF27BE" w14:textId="77777777" w:rsidR="00335C5D" w:rsidRDefault="00335C5D" w:rsidP="00335C5D">
      <w:pPr>
        <w:pStyle w:val="ListParagraph"/>
        <w:numPr>
          <w:ilvl w:val="0"/>
          <w:numId w:val="7"/>
        </w:numPr>
      </w:pPr>
      <w:r>
        <w:t>Setup and run steps, including the environment variables (without values)</w:t>
      </w:r>
    </w:p>
    <w:p w14:paraId="1D3487FB" w14:textId="77777777" w:rsidR="00335C5D" w:rsidRDefault="00335C5D" w:rsidP="00335C5D">
      <w:pPr>
        <w:pStyle w:val="ListParagraph"/>
        <w:numPr>
          <w:ilvl w:val="0"/>
          <w:numId w:val="7"/>
        </w:numPr>
      </w:pPr>
      <w:r>
        <w:t>Repository structure mapped to the ARC-02 modules</w:t>
      </w:r>
    </w:p>
    <w:p w14:paraId="03516781" w14:textId="77777777" w:rsidR="00335C5D" w:rsidRDefault="00335C5D" w:rsidP="00335C5D">
      <w:pPr>
        <w:pStyle w:val="ListParagraph"/>
        <w:numPr>
          <w:ilvl w:val="0"/>
          <w:numId w:val="7"/>
        </w:numPr>
      </w:pPr>
      <w:r>
        <w:t>Database and Flyway migration notes, including "never edit an applied migration"</w:t>
      </w:r>
    </w:p>
    <w:p w14:paraId="64FC5FA2" w14:textId="77777777" w:rsidR="00335C5D" w:rsidRDefault="00335C5D" w:rsidP="00335C5D">
      <w:pPr>
        <w:pStyle w:val="ListParagraph"/>
        <w:numPr>
          <w:ilvl w:val="0"/>
          <w:numId w:val="7"/>
        </w:numPr>
      </w:pPr>
      <w:r>
        <w:t>Implemented endpoints</w:t>
      </w:r>
    </w:p>
    <w:p w14:paraId="40EDA44B" w14:textId="77777777" w:rsidR="00335C5D" w:rsidRDefault="00335C5D" w:rsidP="00335C5D">
      <w:pPr>
        <w:pStyle w:val="ListParagraph"/>
        <w:numPr>
          <w:ilvl w:val="0"/>
          <w:numId w:val="7"/>
        </w:numPr>
      </w:pPr>
      <w:r>
        <w:t>Where the design decisions live in the code (TransitionPolicy, the status-change event flow)</w:t>
      </w:r>
    </w:p>
    <w:p w14:paraId="77C4A4F0" w14:textId="77777777" w:rsidR="00335C5D" w:rsidRDefault="00335C5D" w:rsidP="00335C5D">
      <w:pPr>
        <w:pStyle w:val="ListParagraph"/>
        <w:numPr>
          <w:ilvl w:val="0"/>
          <w:numId w:val="7"/>
        </w:numPr>
      </w:pPr>
      <w:r>
        <w:t>How to run the tests, known limitations and TODOs</w:t>
      </w:r>
    </w:p>
    <w:p w14:paraId="4DF88745" w14:textId="77777777" w:rsidR="00335C5D" w:rsidRDefault="00335C5D" w:rsidP="00335C5D">
      <w:pPr>
        <w:pStyle w:val="ListParagraph"/>
        <w:numPr>
          <w:ilvl w:val="0"/>
          <w:numId w:val="7"/>
        </w:numPr>
      </w:pPr>
      <w:r>
        <w:t>Links to the PED, RTM and ADRs</w:t>
      </w:r>
    </w:p>
    <w:p w14:paraId="526A341D" w14:textId="77777777" w:rsidR="0021407A" w:rsidRDefault="0021407A" w:rsidP="0021407A">
      <w:pPr>
        <w:pStyle w:val="Heading1"/>
      </w:pPr>
      <w:bookmarkStart w:id="72" w:name="_Toc241703370"/>
      <w:r>
        <w:t>API &amp; Integration Design</w:t>
      </w:r>
      <w:bookmarkEnd w:id="72"/>
    </w:p>
    <w:p w14:paraId="4F5E1267" w14:textId="77777777" w:rsidR="0021407A" w:rsidRDefault="0021407A" w:rsidP="0021407A">
      <w:r>
        <w:t xml:space="preserve">This section records the initial interface and integration decisions for CivicConnect. It defines which parts of the system talk to each other, how they do it, what information crosses each boundary and how validation, errors, security and future changes are handled. It covers only the interactions that the architecture (ARC-01 to ARC-03) and the requirements actually need. We have not added network boundaries just because APIs or microservices were taught. Relevant Assignment 2 research (Task 3) is referenced from DEC-009 and is not repeated here. Endpoints marked Planned are the agreed contract for development. The prototype currently implements Category endpoints only (see the "Current Implementation Evidence vs Contract" section).</w:t>
      </w:r>
    </w:p>
    <w:p w14:paraId="66F4D966" w14:textId="77777777" w:rsidR="0021407A" w:rsidRDefault="0021407A" w:rsidP="008324D8">
      <w:pPr>
        <w:pStyle w:val="Heading2"/>
      </w:pPr>
      <w:bookmarkStart w:id="73" w:name="_Toc241703371"/>
      <w:r>
        <w:t>Interaction boundaries</w:t>
      </w:r>
      <w:bookmarkEnd w:id="73"/>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900"/>
        <w:gridCol w:w="2000"/>
        <w:gridCol w:w="2716"/>
      </w:tblGrid>
      <w:tr w:rsidR="0021407A" w14:paraId="6B50D65B" w14:textId="77777777" w:rsidTr="008B3485">
        <w:trPr>
          <w:cantSplit/>
          <w:tblHeader/>
        </w:trPr>
        <w:tc>
          <w:tcPr>
            <w:tcW w:w="700" w:type="dxa"/>
            <w:shd w:val="clear" w:color="auto" w:fill="002060"/>
            <w:tcMar>
              <w:top w:w="40" w:type="dxa"/>
              <w:left w:w="90" w:type="dxa"/>
              <w:bottom w:w="40" w:type="dxa"/>
              <w:right w:w="90" w:type="dxa"/>
            </w:tcMar>
          </w:tcPr>
          <w:p w14:paraId="5A45120B" w14:textId="77777777" w:rsidR="0021407A" w:rsidRDefault="0021407A" w:rsidP="008B3485">
            <w:pPr>
              <w:spacing w:after="40"/>
            </w:pPr>
            <w:r>
              <w:rPr>
                <w:b/>
                <w:bCs/>
                <w:color w:val="FFFFFF"/>
                <w:sz w:val="18"/>
                <w:szCs w:val="18"/>
              </w:rPr>
              <w:t>#</w:t>
            </w:r>
          </w:p>
        </w:tc>
        <w:tc>
          <w:tcPr>
            <w:tcW w:w="1700" w:type="dxa"/>
            <w:shd w:val="clear" w:color="auto" w:fill="002060"/>
            <w:tcMar>
              <w:top w:w="40" w:type="dxa"/>
              <w:left w:w="90" w:type="dxa"/>
              <w:bottom w:w="40" w:type="dxa"/>
              <w:right w:w="90" w:type="dxa"/>
            </w:tcMar>
          </w:tcPr>
          <w:p w14:paraId="26D210BB" w14:textId="77777777" w:rsidR="0021407A" w:rsidRDefault="0021407A" w:rsidP="008B3485">
            <w:pPr>
              <w:spacing w:after="40"/>
            </w:pPr>
            <w:r>
              <w:rPr>
                <w:b/>
                <w:bCs/>
                <w:color w:val="FFFFFF"/>
                <w:sz w:val="18"/>
                <w:szCs w:val="18"/>
              </w:rPr>
              <w:t>Interaction</w:t>
            </w:r>
          </w:p>
        </w:tc>
        <w:tc>
          <w:tcPr>
            <w:tcW w:w="1900" w:type="dxa"/>
            <w:shd w:val="clear" w:color="auto" w:fill="002060"/>
            <w:tcMar>
              <w:top w:w="40" w:type="dxa"/>
              <w:left w:w="90" w:type="dxa"/>
              <w:bottom w:w="40" w:type="dxa"/>
              <w:right w:w="90" w:type="dxa"/>
            </w:tcMar>
          </w:tcPr>
          <w:p w14:paraId="63D89C84" w14:textId="77777777" w:rsidR="0021407A" w:rsidRDefault="0021407A" w:rsidP="008B3485">
            <w:pPr>
              <w:spacing w:after="40"/>
            </w:pPr>
            <w:r>
              <w:rPr>
                <w:b/>
                <w:bCs/>
                <w:color w:val="FFFFFF"/>
                <w:sz w:val="18"/>
                <w:szCs w:val="18"/>
              </w:rPr>
              <w:t>Mechanism</w:t>
            </w:r>
          </w:p>
        </w:tc>
        <w:tc>
          <w:tcPr>
            <w:tcW w:w="2000" w:type="dxa"/>
            <w:shd w:val="clear" w:color="auto" w:fill="002060"/>
            <w:tcMar>
              <w:top w:w="40" w:type="dxa"/>
              <w:left w:w="90" w:type="dxa"/>
              <w:bottom w:w="40" w:type="dxa"/>
              <w:right w:w="90" w:type="dxa"/>
            </w:tcMar>
          </w:tcPr>
          <w:p w14:paraId="07F951D8" w14:textId="77777777" w:rsidR="0021407A" w:rsidRDefault="0021407A" w:rsidP="008B3485">
            <w:pPr>
              <w:spacing w:after="40"/>
            </w:pPr>
            <w:r>
              <w:rPr>
                <w:b/>
                <w:bCs/>
                <w:color w:val="FFFFFF"/>
                <w:sz w:val="18"/>
                <w:szCs w:val="18"/>
              </w:rPr>
              <w:t>Information exchanged</w:t>
            </w:r>
          </w:p>
        </w:tc>
        <w:tc>
          <w:tcPr>
            <w:tcW w:w="2716" w:type="dxa"/>
            <w:shd w:val="clear" w:color="auto" w:fill="002060"/>
            <w:tcMar>
              <w:top w:w="40" w:type="dxa"/>
              <w:left w:w="90" w:type="dxa"/>
              <w:bottom w:w="40" w:type="dxa"/>
              <w:right w:w="90" w:type="dxa"/>
            </w:tcMar>
          </w:tcPr>
          <w:p w14:paraId="02C56F70" w14:textId="77777777" w:rsidR="0021407A" w:rsidRDefault="0021407A" w:rsidP="008B3485">
            <w:pPr>
              <w:spacing w:after="40"/>
            </w:pPr>
            <w:r>
              <w:rPr>
                <w:b/>
                <w:bCs/>
                <w:color w:val="FFFFFF"/>
                <w:sz w:val="18"/>
                <w:szCs w:val="18"/>
              </w:rPr>
              <w:t>Why this mechanism</w:t>
            </w:r>
          </w:p>
        </w:tc>
      </w:tr>
      <w:tr w:rsidR="0021407A" w14:paraId="09268FD4" w14:textId="77777777" w:rsidTr="008B3485">
        <w:trPr>
          <w:cantSplit/>
        </w:trPr>
        <w:tc>
          <w:tcPr>
            <w:tcW w:w="700" w:type="dxa"/>
            <w:tcMar>
              <w:top w:w="40" w:type="dxa"/>
              <w:left w:w="90" w:type="dxa"/>
              <w:bottom w:w="40" w:type="dxa"/>
              <w:right w:w="90" w:type="dxa"/>
            </w:tcMar>
          </w:tcPr>
          <w:p w14:paraId="173C4385" w14:textId="77777777" w:rsidR="0021407A" w:rsidRDefault="0021407A" w:rsidP="008B3485">
            <w:pPr>
              <w:spacing w:after="40"/>
            </w:pPr>
            <w:r>
              <w:rPr>
                <w:sz w:val="18"/>
                <w:szCs w:val="18"/>
              </w:rPr>
              <w:t>IB-1</w:t>
            </w:r>
          </w:p>
        </w:tc>
        <w:tc>
          <w:tcPr>
            <w:tcW w:w="1700" w:type="dxa"/>
            <w:tcMar>
              <w:top w:w="40" w:type="dxa"/>
              <w:left w:w="90" w:type="dxa"/>
              <w:bottom w:w="40" w:type="dxa"/>
              <w:right w:w="90" w:type="dxa"/>
            </w:tcMar>
          </w:tcPr>
          <w:p w14:paraId="7DF7036E" w14:textId="77777777" w:rsidR="0021407A" w:rsidRDefault="0021407A" w:rsidP="008B3485">
            <w:pPr>
              <w:spacing w:after="40"/>
            </w:pPr>
            <w:r>
              <w:rPr>
                <w:sz w:val="18"/>
                <w:szCs w:val="18"/>
              </w:rPr>
              <w:t>Angular SPA ↔ Spring Boot API</w:t>
            </w:r>
          </w:p>
        </w:tc>
        <w:tc>
          <w:tcPr>
            <w:tcW w:w="1900" w:type="dxa"/>
            <w:tcMar>
              <w:top w:w="40" w:type="dxa"/>
              <w:left w:w="90" w:type="dxa"/>
              <w:bottom w:w="40" w:type="dxa"/>
              <w:right w:w="90" w:type="dxa"/>
            </w:tcMar>
          </w:tcPr>
          <w:p w14:paraId="084B830F" w14:textId="77777777" w:rsidR="0021407A" w:rsidRDefault="0021407A" w:rsidP="008B3485">
            <w:pPr>
              <w:spacing w:after="40"/>
            </w:pPr>
            <w:r>
              <w:rPr>
                <w:sz w:val="18"/>
                <w:szCs w:val="18"/>
              </w:rPr>
              <w:t>REST over HTTPS, JSON bodies, JWT bearer token (DEC-009, DEC-010)</w:t>
            </w:r>
          </w:p>
        </w:tc>
        <w:tc>
          <w:tcPr>
            <w:tcW w:w="2000" w:type="dxa"/>
            <w:tcMar>
              <w:top w:w="40" w:type="dxa"/>
              <w:left w:w="90" w:type="dxa"/>
              <w:bottom w:w="40" w:type="dxa"/>
              <w:right w:w="90" w:type="dxa"/>
            </w:tcMar>
          </w:tcPr>
          <w:p w14:paraId="53EF7FBC" w14:textId="77777777" w:rsidR="0021407A" w:rsidRDefault="0021407A" w:rsidP="008B3485">
            <w:pPr>
              <w:spacing w:after="40"/>
            </w:pPr>
            <w:r>
              <w:rPr>
                <w:sz w:val="18"/>
                <w:szCs w:val="18"/>
              </w:rPr>
              <w:t>Request, category, comment, audit and activity DTOs</w:t>
            </w:r>
          </w:p>
        </w:tc>
        <w:tc>
          <w:tcPr>
            <w:tcW w:w="2716" w:type="dxa"/>
            <w:tcMar>
              <w:top w:w="40" w:type="dxa"/>
              <w:left w:w="90" w:type="dxa"/>
              <w:bottom w:w="40" w:type="dxa"/>
              <w:right w:w="90" w:type="dxa"/>
            </w:tcMar>
          </w:tcPr>
          <w:p w14:paraId="26042C5C" w14:textId="77777777" w:rsidR="0021407A" w:rsidRDefault="0021407A" w:rsidP="008B3485">
            <w:pPr>
              <w:spacing w:after="40"/>
            </w:pPr>
            <w:r>
              <w:rPr>
                <w:sz w:val="18"/>
                <w:szCs w:val="18"/>
              </w:rPr>
              <w:t>The only network boundary in the system - required because the UI runs in the browser (ARC-03, Tier 1).</w:t>
            </w:r>
          </w:p>
        </w:tc>
      </w:tr>
      <w:tr w:rsidR="0021407A" w14:paraId="65AB199F" w14:textId="77777777" w:rsidTr="008B3485">
        <w:trPr>
          <w:cantSplit/>
        </w:trPr>
        <w:tc>
          <w:tcPr>
            <w:tcW w:w="700" w:type="dxa"/>
            <w:tcMar>
              <w:top w:w="40" w:type="dxa"/>
              <w:left w:w="90" w:type="dxa"/>
              <w:bottom w:w="40" w:type="dxa"/>
              <w:right w:w="90" w:type="dxa"/>
            </w:tcMar>
          </w:tcPr>
          <w:p w14:paraId="276879A8" w14:textId="77777777" w:rsidR="0021407A" w:rsidRDefault="0021407A" w:rsidP="008B3485">
            <w:pPr>
              <w:spacing w:after="40"/>
            </w:pPr>
            <w:r>
              <w:rPr>
                <w:sz w:val="18"/>
                <w:szCs w:val="18"/>
              </w:rPr>
              <w:t>IB-2</w:t>
            </w:r>
          </w:p>
        </w:tc>
        <w:tc>
          <w:tcPr>
            <w:tcW w:w="1700" w:type="dxa"/>
            <w:tcMar>
              <w:top w:w="40" w:type="dxa"/>
              <w:left w:w="90" w:type="dxa"/>
              <w:bottom w:w="40" w:type="dxa"/>
              <w:right w:w="90" w:type="dxa"/>
            </w:tcMar>
          </w:tcPr>
          <w:p w14:paraId="6E0FDA00" w14:textId="77777777" w:rsidR="0021407A" w:rsidRDefault="0021407A" w:rsidP="008B3485">
            <w:pPr>
              <w:spacing w:after="40"/>
            </w:pPr>
            <w:r>
              <w:rPr>
                <w:sz w:val="18"/>
                <w:szCs w:val="18"/>
              </w:rPr>
              <w:t>Module ↔ module (Requests, Access, Reporting)</w:t>
            </w:r>
          </w:p>
        </w:tc>
        <w:tc>
          <w:tcPr>
            <w:tcW w:w="1900" w:type="dxa"/>
            <w:tcMar>
              <w:top w:w="40" w:type="dxa"/>
              <w:left w:w="90" w:type="dxa"/>
              <w:bottom w:w="40" w:type="dxa"/>
              <w:right w:w="90" w:type="dxa"/>
            </w:tcMar>
          </w:tcPr>
          <w:p w14:paraId="712B2623" w14:textId="77777777" w:rsidR="0021407A" w:rsidRDefault="0021407A" w:rsidP="008B3485">
            <w:pPr>
              <w:spacing w:after="40"/>
            </w:pPr>
            <w:r>
              <w:rPr>
                <w:sz w:val="18"/>
                <w:szCs w:val="18"/>
              </w:rPr>
              <w:t>In-process Java calls to each module's public service class</w:t>
            </w:r>
          </w:p>
        </w:tc>
        <w:tc>
          <w:tcPr>
            <w:tcW w:w="2000" w:type="dxa"/>
            <w:tcMar>
              <w:top w:w="40" w:type="dxa"/>
              <w:left w:w="90" w:type="dxa"/>
              <w:bottom w:w="40" w:type="dxa"/>
              <w:right w:w="90" w:type="dxa"/>
            </w:tcMar>
          </w:tcPr>
          <w:p w14:paraId="1F62FB89" w14:textId="77777777" w:rsidR="0021407A" w:rsidRDefault="0021407A" w:rsidP="008B3485">
            <w:pPr>
              <w:spacing w:after="40"/>
            </w:pPr>
            <w:r>
              <w:rPr>
                <w:sz w:val="18"/>
                <w:szCs w:val="18"/>
              </w:rPr>
              <w:t>Java objects within one transaction</w:t>
            </w:r>
          </w:p>
        </w:tc>
        <w:tc>
          <w:tcPr>
            <w:tcW w:w="2716" w:type="dxa"/>
            <w:tcMar>
              <w:top w:w="40" w:type="dxa"/>
              <w:left w:w="90" w:type="dxa"/>
              <w:bottom w:w="40" w:type="dxa"/>
              <w:right w:w="90" w:type="dxa"/>
            </w:tcMar>
          </w:tcPr>
          <w:p w14:paraId="3358831F" w14:textId="77777777" w:rsidR="0021407A" w:rsidRDefault="0021407A" w:rsidP="008B3485">
            <w:pPr>
              <w:spacing w:after="40"/>
            </w:pPr>
            <w:r>
              <w:rPr>
                <w:sz w:val="18"/>
                <w:szCs w:val="18"/>
              </w:rPr>
              <w:t>Same deployable (ARC-02). A network call would add latency and break the local transaction ASR-002/003 depend on.</w:t>
            </w:r>
          </w:p>
        </w:tc>
      </w:tr>
      <w:tr w:rsidR="0021407A" w14:paraId="67CE981E" w14:textId="77777777" w:rsidTr="008B3485">
        <w:trPr>
          <w:cantSplit/>
        </w:trPr>
        <w:tc>
          <w:tcPr>
            <w:tcW w:w="700" w:type="dxa"/>
            <w:tcMar>
              <w:top w:w="40" w:type="dxa"/>
              <w:left w:w="90" w:type="dxa"/>
              <w:bottom w:w="40" w:type="dxa"/>
              <w:right w:w="90" w:type="dxa"/>
            </w:tcMar>
          </w:tcPr>
          <w:p w14:paraId="7002CF09" w14:textId="77777777" w:rsidR="0021407A" w:rsidRDefault="0021407A" w:rsidP="008B3485">
            <w:pPr>
              <w:spacing w:after="40"/>
            </w:pPr>
            <w:r>
              <w:rPr>
                <w:sz w:val="18"/>
                <w:szCs w:val="18"/>
              </w:rPr>
              <w:t>IB-3</w:t>
            </w:r>
          </w:p>
        </w:tc>
        <w:tc>
          <w:tcPr>
            <w:tcW w:w="1700" w:type="dxa"/>
            <w:tcMar>
              <w:top w:w="40" w:type="dxa"/>
              <w:left w:w="90" w:type="dxa"/>
              <w:bottom w:w="40" w:type="dxa"/>
              <w:right w:w="90" w:type="dxa"/>
            </w:tcMar>
          </w:tcPr>
          <w:p w14:paraId="36CD8A26" w14:textId="77777777" w:rsidR="0021407A" w:rsidRDefault="0021407A" w:rsidP="008B3485">
            <w:pPr>
              <w:spacing w:after="40"/>
            </w:pPr>
            <w:r>
              <w:rPr>
                <w:sz w:val="18"/>
                <w:szCs w:val="18"/>
              </w:rPr>
              <w:t>Application ↔ PostgreSQL</w:t>
            </w:r>
          </w:p>
        </w:tc>
        <w:tc>
          <w:tcPr>
            <w:tcW w:w="1900" w:type="dxa"/>
            <w:tcMar>
              <w:top w:w="40" w:type="dxa"/>
              <w:left w:w="90" w:type="dxa"/>
              <w:bottom w:w="40" w:type="dxa"/>
              <w:right w:w="90" w:type="dxa"/>
            </w:tcMar>
          </w:tcPr>
          <w:p w14:paraId="0639B3A4" w14:textId="77777777" w:rsidR="0021407A" w:rsidRDefault="0021407A" w:rsidP="008B3485">
            <w:pPr>
              <w:spacing w:after="40"/>
            </w:pPr>
            <w:r>
              <w:rPr>
                <w:sz w:val="18"/>
                <w:szCs w:val="18"/>
              </w:rPr>
              <w:t>JDBC via Spring Data JPA over TLS, Supabase session pooler</w:t>
            </w:r>
          </w:p>
        </w:tc>
        <w:tc>
          <w:tcPr>
            <w:tcW w:w="2000" w:type="dxa"/>
            <w:tcMar>
              <w:top w:w="40" w:type="dxa"/>
              <w:left w:w="90" w:type="dxa"/>
              <w:bottom w:w="40" w:type="dxa"/>
              <w:right w:w="90" w:type="dxa"/>
            </w:tcMar>
          </w:tcPr>
          <w:p w14:paraId="6EAD5A44" w14:textId="77777777" w:rsidR="0021407A" w:rsidRDefault="0021407A" w:rsidP="008B3485">
            <w:pPr>
              <w:spacing w:after="40"/>
            </w:pPr>
            <w:r>
              <w:rPr>
                <w:sz w:val="18"/>
                <w:szCs w:val="18"/>
              </w:rPr>
              <w:t>SQL / entities</w:t>
            </w:r>
          </w:p>
        </w:tc>
        <w:tc>
          <w:tcPr>
            <w:tcW w:w="2716" w:type="dxa"/>
            <w:tcMar>
              <w:top w:w="40" w:type="dxa"/>
              <w:left w:w="90" w:type="dxa"/>
              <w:bottom w:w="40" w:type="dxa"/>
              <w:right w:w="90" w:type="dxa"/>
            </w:tcMar>
          </w:tcPr>
          <w:p w14:paraId="0B6CCBAE" w14:textId="77777777" w:rsidR="0021407A" w:rsidRDefault="0021407A" w:rsidP="008B3485">
            <w:pPr>
              <w:spacing w:after="40"/>
            </w:pPr>
            <w:r>
              <w:rPr>
                <w:sz w:val="18"/>
                <w:szCs w:val="18"/>
              </w:rPr>
              <w:t>Decided in DEC-005 and ARC-03.</w:t>
            </w:r>
          </w:p>
        </w:tc>
      </w:tr>
      <w:tr w:rsidR="0021407A" w14:paraId="07907687" w14:textId="77777777" w:rsidTr="008B3485">
        <w:trPr>
          <w:cantSplit/>
        </w:trPr>
        <w:tc>
          <w:tcPr>
            <w:tcW w:w="700" w:type="dxa"/>
            <w:tcMar>
              <w:top w:w="40" w:type="dxa"/>
              <w:left w:w="90" w:type="dxa"/>
              <w:bottom w:w="40" w:type="dxa"/>
              <w:right w:w="90" w:type="dxa"/>
            </w:tcMar>
          </w:tcPr>
          <w:p w14:paraId="7BAEA2CB" w14:textId="77777777" w:rsidR="0021407A" w:rsidRDefault="0021407A" w:rsidP="008B3485">
            <w:pPr>
              <w:spacing w:after="40"/>
            </w:pPr>
            <w:r>
              <w:rPr>
                <w:sz w:val="18"/>
                <w:szCs w:val="18"/>
              </w:rPr>
              <w:lastRenderedPageBreak/>
              <w:t>IB-4</w:t>
            </w:r>
          </w:p>
        </w:tc>
        <w:tc>
          <w:tcPr>
            <w:tcW w:w="1700" w:type="dxa"/>
            <w:tcMar>
              <w:top w:w="40" w:type="dxa"/>
              <w:left w:w="90" w:type="dxa"/>
              <w:bottom w:w="40" w:type="dxa"/>
              <w:right w:w="90" w:type="dxa"/>
            </w:tcMar>
          </w:tcPr>
          <w:p w14:paraId="75A83529" w14:textId="77777777" w:rsidR="0021407A" w:rsidRDefault="0021407A" w:rsidP="008B3485">
            <w:pPr>
              <w:spacing w:after="40"/>
            </w:pPr>
            <w:r>
              <w:rPr>
                <w:sz w:val="18"/>
                <w:szCs w:val="18"/>
              </w:rPr>
              <w:t>External systems (SMS, email, WhatsApp, file storage, public API)</w:t>
            </w:r>
          </w:p>
        </w:tc>
        <w:tc>
          <w:tcPr>
            <w:tcW w:w="1900" w:type="dxa"/>
            <w:tcMar>
              <w:top w:w="40" w:type="dxa"/>
              <w:left w:w="90" w:type="dxa"/>
              <w:bottom w:w="40" w:type="dxa"/>
              <w:right w:w="90" w:type="dxa"/>
            </w:tcMar>
          </w:tcPr>
          <w:p w14:paraId="510C69FE" w14:textId="77777777" w:rsidR="0021407A" w:rsidRDefault="0021407A" w:rsidP="008B3485">
            <w:pPr>
              <w:spacing w:after="40"/>
            </w:pPr>
            <w:r>
              <w:rPr>
                <w:sz w:val="18"/>
                <w:szCs w:val="18"/>
              </w:rPr>
              <w:t>None in v1</w:t>
            </w:r>
          </w:p>
        </w:tc>
        <w:tc>
          <w:tcPr>
            <w:tcW w:w="2000" w:type="dxa"/>
            <w:tcMar>
              <w:top w:w="40" w:type="dxa"/>
              <w:left w:w="90" w:type="dxa"/>
              <w:bottom w:w="40" w:type="dxa"/>
              <w:right w:w="90" w:type="dxa"/>
            </w:tcMar>
          </w:tcPr>
          <w:p w14:paraId="644B181A" w14:textId="77777777" w:rsidR="0021407A" w:rsidRDefault="0021407A" w:rsidP="008B3485">
            <w:pPr>
              <w:spacing w:after="40"/>
            </w:pPr>
            <w:r>
              <w:rPr>
                <w:sz w:val="18"/>
                <w:szCs w:val="18"/>
              </w:rPr>
              <w:t>-</w:t>
            </w:r>
          </w:p>
        </w:tc>
        <w:tc>
          <w:tcPr>
            <w:tcW w:w="2716" w:type="dxa"/>
            <w:tcMar>
              <w:top w:w="40" w:type="dxa"/>
              <w:left w:w="90" w:type="dxa"/>
              <w:bottom w:w="40" w:type="dxa"/>
              <w:right w:w="90" w:type="dxa"/>
            </w:tcMar>
          </w:tcPr>
          <w:p w14:paraId="2FE88DB0" w14:textId="77777777" w:rsidR="0021407A" w:rsidRDefault="0021407A" w:rsidP="008B3485">
            <w:pPr>
              <w:spacing w:after="40"/>
            </w:pPr>
            <w:r>
              <w:rPr>
                <w:sz w:val="18"/>
                <w:szCs w:val="18"/>
              </w:rPr>
              <w:t>Out of scope or deferred (Scope Baseline); recorded under the "Integrations Deliberately Not Established" section and Forward Engineering Considerations.</w:t>
            </w:r>
          </w:p>
        </w:tc>
      </w:tr>
    </w:tbl>
    <w:p w14:paraId="4C1FC780" w14:textId="77777777" w:rsidR="0021407A" w:rsidRDefault="0021407A" w:rsidP="0021407A">
      <w:pPr>
        <w:pStyle w:val="Heading2"/>
      </w:pPr>
      <w:bookmarkStart w:id="74" w:name="_Toc241703372"/>
      <w:r>
        <w:t>Interface Decisions (ADRs)</w:t>
      </w:r>
      <w:bookmarkEnd w:id="74"/>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16"/>
      </w:tblGrid>
      <w:tr w:rsidR="0021407A" w14:paraId="68979B9F" w14:textId="77777777" w:rsidTr="008B3485">
        <w:trPr>
          <w:cantSplit/>
        </w:trPr>
        <w:tc>
          <w:tcPr>
            <w:tcW w:w="9016" w:type="dxa"/>
            <w:gridSpan w:val="2"/>
            <w:shd w:val="clear" w:color="auto" w:fill="002060"/>
            <w:tcMar>
              <w:top w:w="40" w:type="dxa"/>
              <w:left w:w="90" w:type="dxa"/>
              <w:bottom w:w="40" w:type="dxa"/>
              <w:right w:w="90" w:type="dxa"/>
            </w:tcMar>
          </w:tcPr>
          <w:p w14:paraId="7A3544A6" w14:textId="77777777" w:rsidR="0021407A" w:rsidRDefault="0021407A" w:rsidP="008B3485">
            <w:pPr>
              <w:spacing w:after="40"/>
            </w:pPr>
            <w:r>
              <w:rPr>
                <w:b/>
                <w:bCs/>
                <w:color w:val="FFFFFF"/>
                <w:sz w:val="20"/>
                <w:szCs w:val="20"/>
              </w:rPr>
              <w:t>DEC-009 - REST/JSON API between the Angular SPA and the back end</w:t>
            </w:r>
          </w:p>
        </w:tc>
      </w:tr>
      <w:tr w:rsidR="0021407A" w14:paraId="622D492E" w14:textId="77777777" w:rsidTr="008B3485">
        <w:trPr>
          <w:cantSplit/>
        </w:trPr>
        <w:tc>
          <w:tcPr>
            <w:tcW w:w="1900" w:type="dxa"/>
            <w:shd w:val="clear" w:color="auto" w:fill="DCE3F0"/>
            <w:tcMar>
              <w:top w:w="40" w:type="dxa"/>
              <w:left w:w="90" w:type="dxa"/>
              <w:bottom w:w="40" w:type="dxa"/>
              <w:right w:w="90" w:type="dxa"/>
            </w:tcMar>
          </w:tcPr>
          <w:p w14:paraId="1B3A24C4" w14:textId="77777777" w:rsidR="0021407A" w:rsidRDefault="0021407A" w:rsidP="008B3485">
            <w:pPr>
              <w:spacing w:after="40"/>
            </w:pPr>
            <w:r>
              <w:rPr>
                <w:b/>
                <w:bCs/>
                <w:sz w:val="18"/>
                <w:szCs w:val="18"/>
              </w:rPr>
              <w:t>Status / Date / Owner</w:t>
            </w:r>
          </w:p>
        </w:tc>
        <w:tc>
          <w:tcPr>
            <w:tcW w:w="7116" w:type="dxa"/>
            <w:tcMar>
              <w:top w:w="40" w:type="dxa"/>
              <w:left w:w="90" w:type="dxa"/>
              <w:bottom w:w="40" w:type="dxa"/>
              <w:right w:w="90" w:type="dxa"/>
            </w:tcMar>
          </w:tcPr>
          <w:p w14:paraId="20A12C4D" w14:textId="77777777" w:rsidR="0021407A" w:rsidRDefault="0021407A" w:rsidP="008B3485">
            <w:pPr>
              <w:spacing w:after="40"/>
            </w:pPr>
            <w:r>
              <w:rPr>
                <w:sz w:val="18"/>
                <w:szCs w:val="18"/>
              </w:rPr>
              <w:t>Accepted - M2 baseline / 30/09/2026 / Eduard Herman</w:t>
            </w:r>
          </w:p>
        </w:tc>
      </w:tr>
      <w:tr w:rsidR="0021407A" w14:paraId="0853FD81" w14:textId="77777777" w:rsidTr="008B3485">
        <w:trPr>
          <w:cantSplit/>
        </w:trPr>
        <w:tc>
          <w:tcPr>
            <w:tcW w:w="1900" w:type="dxa"/>
            <w:shd w:val="clear" w:color="auto" w:fill="DCE3F0"/>
            <w:tcMar>
              <w:top w:w="40" w:type="dxa"/>
              <w:left w:w="90" w:type="dxa"/>
              <w:bottom w:w="40" w:type="dxa"/>
              <w:right w:w="90" w:type="dxa"/>
            </w:tcMar>
          </w:tcPr>
          <w:p w14:paraId="7E5D674A" w14:textId="77777777" w:rsidR="0021407A" w:rsidRDefault="0021407A" w:rsidP="008B3485">
            <w:pPr>
              <w:spacing w:after="40"/>
            </w:pPr>
            <w:r>
              <w:rPr>
                <w:b/>
                <w:bCs/>
                <w:sz w:val="18"/>
                <w:szCs w:val="18"/>
              </w:rPr>
              <w:t>Context</w:t>
            </w:r>
          </w:p>
        </w:tc>
        <w:tc>
          <w:tcPr>
            <w:tcW w:w="7116" w:type="dxa"/>
            <w:tcMar>
              <w:top w:w="40" w:type="dxa"/>
              <w:left w:w="90" w:type="dxa"/>
              <w:bottom w:w="40" w:type="dxa"/>
              <w:right w:w="90" w:type="dxa"/>
            </w:tcMar>
          </w:tcPr>
          <w:p w14:paraId="60506C34" w14:textId="77777777" w:rsidR="0021407A" w:rsidRDefault="0021407A" w:rsidP="008B3485">
            <w:pPr>
              <w:spacing w:after="40"/>
            </w:pPr>
            <w:r>
              <w:rPr>
                <w:sz w:val="18"/>
                <w:szCs w:val="18"/>
              </w:rPr>
              <w:t>ARC-01 and ARC-03 separate the Angular SPA (browser) from the Spring Boot back end. ASR-006 requires all business rules to be reachable through the back end only, so another client could be added later. The team must decide how the SPA and back end communicate.</w:t>
            </w:r>
          </w:p>
        </w:tc>
      </w:tr>
      <w:tr w:rsidR="0021407A" w14:paraId="77FC051D" w14:textId="77777777" w:rsidTr="008B3485">
        <w:trPr>
          <w:cantSplit/>
        </w:trPr>
        <w:tc>
          <w:tcPr>
            <w:tcW w:w="1900" w:type="dxa"/>
            <w:shd w:val="clear" w:color="auto" w:fill="DCE3F0"/>
            <w:tcMar>
              <w:top w:w="40" w:type="dxa"/>
              <w:left w:w="90" w:type="dxa"/>
              <w:bottom w:w="40" w:type="dxa"/>
              <w:right w:w="90" w:type="dxa"/>
            </w:tcMar>
          </w:tcPr>
          <w:p w14:paraId="193105F2" w14:textId="77777777" w:rsidR="0021407A" w:rsidRDefault="0021407A" w:rsidP="008B3485">
            <w:pPr>
              <w:spacing w:after="40"/>
            </w:pPr>
            <w:r>
              <w:rPr>
                <w:b/>
                <w:bCs/>
                <w:sz w:val="18"/>
                <w:szCs w:val="18"/>
              </w:rPr>
              <w:t>Constraints</w:t>
            </w:r>
          </w:p>
        </w:tc>
        <w:tc>
          <w:tcPr>
            <w:tcW w:w="7116" w:type="dxa"/>
            <w:tcMar>
              <w:top w:w="40" w:type="dxa"/>
              <w:left w:w="90" w:type="dxa"/>
              <w:bottom w:w="40" w:type="dxa"/>
              <w:right w:w="90" w:type="dxa"/>
            </w:tcMar>
          </w:tcPr>
          <w:p w14:paraId="08BDE4B7" w14:textId="77777777" w:rsidR="0021407A" w:rsidRDefault="0021407A" w:rsidP="008B3485">
            <w:pPr>
              <w:spacing w:after="40"/>
            </w:pPr>
            <w:r>
              <w:rPr>
                <w:sz w:val="18"/>
                <w:szCs w:val="18"/>
              </w:rPr>
              <w:t>Time and Team capability (ASR-007), Security (ASR-001), Performance (ASR-004).</w:t>
            </w:r>
          </w:p>
        </w:tc>
      </w:tr>
      <w:tr w:rsidR="0021407A" w14:paraId="10AB79B2" w14:textId="77777777" w:rsidTr="008B3485">
        <w:trPr>
          <w:cantSplit/>
        </w:trPr>
        <w:tc>
          <w:tcPr>
            <w:tcW w:w="1900" w:type="dxa"/>
            <w:shd w:val="clear" w:color="auto" w:fill="DCE3F0"/>
            <w:tcMar>
              <w:top w:w="40" w:type="dxa"/>
              <w:left w:w="90" w:type="dxa"/>
              <w:bottom w:w="40" w:type="dxa"/>
              <w:right w:w="90" w:type="dxa"/>
            </w:tcMar>
          </w:tcPr>
          <w:p w14:paraId="1A5D1210" w14:textId="77777777" w:rsidR="0021407A" w:rsidRDefault="0021407A" w:rsidP="008B3485">
            <w:pPr>
              <w:spacing w:after="40"/>
            </w:pPr>
            <w:r>
              <w:rPr>
                <w:b/>
                <w:bCs/>
                <w:sz w:val="18"/>
                <w:szCs w:val="18"/>
              </w:rPr>
              <w:t>Alternatives</w:t>
            </w:r>
          </w:p>
        </w:tc>
        <w:tc>
          <w:tcPr>
            <w:tcW w:w="7116" w:type="dxa"/>
            <w:tcMar>
              <w:top w:w="40" w:type="dxa"/>
              <w:left w:w="90" w:type="dxa"/>
              <w:bottom w:w="40" w:type="dxa"/>
              <w:right w:w="90" w:type="dxa"/>
            </w:tcMar>
          </w:tcPr>
          <w:p w14:paraId="7F8AB245" w14:textId="77777777" w:rsidR="0021407A" w:rsidRDefault="0021407A" w:rsidP="008B3485">
            <w:pPr>
              <w:spacing w:after="40"/>
            </w:pPr>
            <w:r>
              <w:rPr>
                <w:sz w:val="18"/>
                <w:szCs w:val="18"/>
              </w:rPr>
              <w:t>1. REST over HTTP with JSON.</w:t>
            </w:r>
          </w:p>
          <w:p w14:paraId="06E605B1" w14:textId="77777777" w:rsidR="0021407A" w:rsidRDefault="0021407A" w:rsidP="008B3485">
            <w:pPr>
              <w:spacing w:after="40"/>
            </w:pPr>
            <w:r>
              <w:rPr>
                <w:sz w:val="18"/>
                <w:szCs w:val="18"/>
              </w:rPr>
              <w:t>2. GraphQL.</w:t>
            </w:r>
          </w:p>
          <w:p w14:paraId="41751E42" w14:textId="77777777" w:rsidR="0021407A" w:rsidRDefault="0021407A" w:rsidP="008B3485">
            <w:pPr>
              <w:spacing w:after="40"/>
            </w:pPr>
            <w:r>
              <w:rPr>
                <w:sz w:val="18"/>
                <w:szCs w:val="18"/>
              </w:rPr>
              <w:t>3. gRPC / gRPC-Web.</w:t>
            </w:r>
          </w:p>
          <w:p w14:paraId="4516A457" w14:textId="77777777" w:rsidR="0021407A" w:rsidRDefault="0021407A" w:rsidP="008B3485">
            <w:pPr>
              <w:spacing w:after="40"/>
            </w:pPr>
            <w:r>
              <w:rPr>
                <w:sz w:val="18"/>
                <w:szCs w:val="18"/>
              </w:rPr>
              <w:t>4. Server-rendered pages (Thymeleaf) with no public API.</w:t>
            </w:r>
          </w:p>
        </w:tc>
      </w:tr>
      <w:tr w:rsidR="0021407A" w14:paraId="4CBF06E9" w14:textId="77777777" w:rsidTr="008B3485">
        <w:trPr>
          <w:cantSplit/>
        </w:trPr>
        <w:tc>
          <w:tcPr>
            <w:tcW w:w="1900" w:type="dxa"/>
            <w:shd w:val="clear" w:color="auto" w:fill="DCE3F0"/>
            <w:tcMar>
              <w:top w:w="40" w:type="dxa"/>
              <w:left w:w="90" w:type="dxa"/>
              <w:bottom w:w="40" w:type="dxa"/>
              <w:right w:w="90" w:type="dxa"/>
            </w:tcMar>
          </w:tcPr>
          <w:p w14:paraId="1D685E35" w14:textId="77777777" w:rsidR="0021407A" w:rsidRDefault="0021407A" w:rsidP="008B3485">
            <w:pPr>
              <w:spacing w:after="40"/>
            </w:pPr>
            <w:r>
              <w:rPr>
                <w:b/>
                <w:bCs/>
                <w:sz w:val="18"/>
                <w:szCs w:val="18"/>
              </w:rPr>
              <w:t>Decision</w:t>
            </w:r>
          </w:p>
        </w:tc>
        <w:tc>
          <w:tcPr>
            <w:tcW w:w="7116" w:type="dxa"/>
            <w:tcMar>
              <w:top w:w="40" w:type="dxa"/>
              <w:left w:w="90" w:type="dxa"/>
              <w:bottom w:w="40" w:type="dxa"/>
              <w:right w:w="90" w:type="dxa"/>
            </w:tcMar>
          </w:tcPr>
          <w:p w14:paraId="47F2E81A" w14:textId="77777777" w:rsidR="0021407A" w:rsidRDefault="0021407A" w:rsidP="008B3485">
            <w:pPr>
              <w:spacing w:after="40"/>
            </w:pPr>
            <w:r>
              <w:rPr>
                <w:sz w:val="18"/>
                <w:szCs w:val="18"/>
              </w:rPr>
              <w:t>A resource-based REST API under /api/v1 with JSON request/response bodies built from DTOs (never JPA entities), standard HTTP status codes and one error format (the "Error Model" section). Modules talk to each other in-process, not over HTTP (IB-2).</w:t>
            </w:r>
          </w:p>
        </w:tc>
      </w:tr>
      <w:tr w:rsidR="0021407A" w14:paraId="68B36B73" w14:textId="77777777" w:rsidTr="008B3485">
        <w:trPr>
          <w:cantSplit/>
        </w:trPr>
        <w:tc>
          <w:tcPr>
            <w:tcW w:w="1900" w:type="dxa"/>
            <w:shd w:val="clear" w:color="auto" w:fill="DCE3F0"/>
            <w:tcMar>
              <w:top w:w="40" w:type="dxa"/>
              <w:left w:w="90" w:type="dxa"/>
              <w:bottom w:w="40" w:type="dxa"/>
              <w:right w:w="90" w:type="dxa"/>
            </w:tcMar>
          </w:tcPr>
          <w:p w14:paraId="5778EDD6" w14:textId="77777777" w:rsidR="0021407A" w:rsidRDefault="0021407A" w:rsidP="008B3485">
            <w:pPr>
              <w:spacing w:after="40"/>
            </w:pPr>
            <w:r>
              <w:rPr>
                <w:b/>
                <w:bCs/>
                <w:sz w:val="18"/>
                <w:szCs w:val="18"/>
              </w:rPr>
              <w:t>Rationale</w:t>
            </w:r>
          </w:p>
        </w:tc>
        <w:tc>
          <w:tcPr>
            <w:tcW w:w="7116" w:type="dxa"/>
            <w:tcMar>
              <w:top w:w="40" w:type="dxa"/>
              <w:left w:w="90" w:type="dxa"/>
              <w:bottom w:w="40" w:type="dxa"/>
              <w:right w:w="90" w:type="dxa"/>
            </w:tcMar>
          </w:tcPr>
          <w:p w14:paraId="554918BC" w14:textId="77777777" w:rsidR="0021407A" w:rsidRDefault="0021407A" w:rsidP="008B3485">
            <w:pPr>
              <w:spacing w:after="40"/>
            </w:pPr>
            <w:r>
              <w:rPr>
                <w:sz w:val="18"/>
                <w:szCs w:val="18"/>
              </w:rPr>
              <w:t>Our operations map directly onto resources and actions (submit, list, change status, comment). Spring Web and Angular HttpClient support REST natively. REST keeps business rules on the server, so a future mobile client reuses the same endpoints (ASR-006).</w:t>
            </w:r>
          </w:p>
          <w:p w14:paraId="7046D702" w14:textId="77777777" w:rsidR="0021407A" w:rsidRDefault="0021407A" w:rsidP="008B3485">
            <w:pPr>
              <w:spacing w:after="40"/>
            </w:pPr>
            <w:r>
              <w:rPr>
                <w:sz w:val="18"/>
                <w:szCs w:val="18"/>
              </w:rPr>
              <w:t>GraphQL's flexible queries are not needed for around 15 fixed screens and make per-field authorisation harder (ASR-001). gRPC-Web needs an extra proxy. Server-rendered pages were already rejected in ARC-03 because they tie the UI to the server.</w:t>
            </w:r>
          </w:p>
        </w:tc>
      </w:tr>
      <w:tr w:rsidR="0021407A" w14:paraId="5399C08F" w14:textId="77777777" w:rsidTr="008B3485">
        <w:trPr>
          <w:cantSplit/>
        </w:trPr>
        <w:tc>
          <w:tcPr>
            <w:tcW w:w="1900" w:type="dxa"/>
            <w:shd w:val="clear" w:color="auto" w:fill="DCE3F0"/>
            <w:tcMar>
              <w:top w:w="40" w:type="dxa"/>
              <w:left w:w="90" w:type="dxa"/>
              <w:bottom w:w="40" w:type="dxa"/>
              <w:right w:w="90" w:type="dxa"/>
            </w:tcMar>
          </w:tcPr>
          <w:p w14:paraId="462E0134" w14:textId="77777777" w:rsidR="0021407A" w:rsidRDefault="0021407A" w:rsidP="008B3485">
            <w:pPr>
              <w:spacing w:after="40"/>
            </w:pPr>
            <w:r>
              <w:rPr>
                <w:b/>
                <w:bCs/>
                <w:sz w:val="18"/>
                <w:szCs w:val="18"/>
              </w:rPr>
              <w:t>Trade-offs</w:t>
            </w:r>
          </w:p>
        </w:tc>
        <w:tc>
          <w:tcPr>
            <w:tcW w:w="7116" w:type="dxa"/>
            <w:tcMar>
              <w:top w:w="40" w:type="dxa"/>
              <w:left w:w="90" w:type="dxa"/>
              <w:bottom w:w="40" w:type="dxa"/>
              <w:right w:w="90" w:type="dxa"/>
            </w:tcMar>
          </w:tcPr>
          <w:p w14:paraId="6DF10D57" w14:textId="77777777" w:rsidR="0021407A" w:rsidRDefault="0021407A" w:rsidP="008B3485">
            <w:pPr>
              <w:spacing w:after="40"/>
            </w:pPr>
            <w:r>
              <w:rPr>
                <w:sz w:val="18"/>
                <w:szCs w:val="18"/>
              </w:rPr>
              <w:t xml:space="preserve">Some screens need more than one call (e.g. request detail plus audit history). DTOs add mapping code.</w:t>
            </w:r>
          </w:p>
        </w:tc>
      </w:tr>
      <w:tr w:rsidR="0021407A" w14:paraId="6851C573" w14:textId="77777777" w:rsidTr="008B3485">
        <w:trPr>
          <w:cantSplit/>
        </w:trPr>
        <w:tc>
          <w:tcPr>
            <w:tcW w:w="1900" w:type="dxa"/>
            <w:shd w:val="clear" w:color="auto" w:fill="DCE3F0"/>
            <w:tcMar>
              <w:top w:w="40" w:type="dxa"/>
              <w:left w:w="90" w:type="dxa"/>
              <w:bottom w:w="40" w:type="dxa"/>
              <w:right w:w="90" w:type="dxa"/>
            </w:tcMar>
          </w:tcPr>
          <w:p w14:paraId="4C7D14D3" w14:textId="77777777" w:rsidR="0021407A" w:rsidRDefault="0021407A" w:rsidP="008B3485">
            <w:pPr>
              <w:spacing w:after="40"/>
            </w:pPr>
            <w:r>
              <w:rPr>
                <w:b/>
                <w:bCs/>
                <w:sz w:val="18"/>
                <w:szCs w:val="18"/>
              </w:rPr>
              <w:t>Risks</w:t>
            </w:r>
          </w:p>
        </w:tc>
        <w:tc>
          <w:tcPr>
            <w:tcW w:w="7116" w:type="dxa"/>
            <w:tcMar>
              <w:top w:w="40" w:type="dxa"/>
              <w:left w:w="90" w:type="dxa"/>
              <w:bottom w:w="40" w:type="dxa"/>
              <w:right w:w="90" w:type="dxa"/>
            </w:tcMar>
          </w:tcPr>
          <w:p w14:paraId="7594CB8D" w14:textId="77777777" w:rsidR="0021407A" w:rsidRDefault="0021407A" w:rsidP="008B3485">
            <w:pPr>
              <w:spacing w:after="40"/>
            </w:pPr>
            <w:r>
              <w:rPr>
                <w:sz w:val="18"/>
                <w:szCs w:val="18"/>
              </w:rPr>
              <w:t>The Angular client and API contract could drift apart (R-12). Mitigation: the endpoint contract table is the reference, every endpoint change updates it in the same pull request, and Angular and the API are built and deployed together in one jar (ARC-03).</w:t>
            </w:r>
          </w:p>
        </w:tc>
      </w:tr>
      <w:tr w:rsidR="0021407A" w14:paraId="37E866A0" w14:textId="77777777" w:rsidTr="008B3485">
        <w:trPr>
          <w:cantSplit/>
        </w:trPr>
        <w:tc>
          <w:tcPr>
            <w:tcW w:w="1900" w:type="dxa"/>
            <w:shd w:val="clear" w:color="auto" w:fill="DCE3F0"/>
            <w:tcMar>
              <w:top w:w="40" w:type="dxa"/>
              <w:left w:w="90" w:type="dxa"/>
              <w:bottom w:w="40" w:type="dxa"/>
              <w:right w:w="90" w:type="dxa"/>
            </w:tcMar>
          </w:tcPr>
          <w:p w14:paraId="2410B5E7" w14:textId="77777777" w:rsidR="0021407A" w:rsidRDefault="0021407A" w:rsidP="008B3485">
            <w:pPr>
              <w:spacing w:after="40"/>
            </w:pPr>
            <w:r>
              <w:rPr>
                <w:b/>
                <w:bCs/>
                <w:sz w:val="18"/>
                <w:szCs w:val="18"/>
              </w:rPr>
              <w:t>Evidence</w:t>
            </w:r>
          </w:p>
        </w:tc>
        <w:tc>
          <w:tcPr>
            <w:tcW w:w="7116" w:type="dxa"/>
            <w:tcMar>
              <w:top w:w="40" w:type="dxa"/>
              <w:left w:w="90" w:type="dxa"/>
              <w:bottom w:w="40" w:type="dxa"/>
              <w:right w:w="90" w:type="dxa"/>
            </w:tcMar>
          </w:tcPr>
          <w:p w14:paraId="301F32B0" w14:textId="77777777" w:rsidR="0021407A" w:rsidRDefault="0021407A" w:rsidP="008B3485">
            <w:pPr>
              <w:spacing w:after="40"/>
            </w:pPr>
            <w:r>
              <w:rPr>
                <w:sz w:val="18"/>
                <w:szCs w:val="18"/>
              </w:rPr>
              <w:t>ASR-001, ASR-004, ASR-006, ASR-007; ARC-01, ARC-03; prototype CategoryController ↔ Angular CategoryService demonstrates the pattern end to end. A2 Task 3 (in-process interfaces behind a clear abstraction for requester and handler interaction).</w:t>
            </w:r>
          </w:p>
        </w:tc>
      </w:tr>
      <w:tr w:rsidR="0021407A" w14:paraId="0A038E32" w14:textId="77777777" w:rsidTr="008B3485">
        <w:trPr>
          <w:cantSplit/>
        </w:trPr>
        <w:tc>
          <w:tcPr>
            <w:tcW w:w="1900" w:type="dxa"/>
            <w:shd w:val="clear" w:color="auto" w:fill="DCE3F0"/>
            <w:tcMar>
              <w:top w:w="40" w:type="dxa"/>
              <w:left w:w="90" w:type="dxa"/>
              <w:bottom w:w="40" w:type="dxa"/>
              <w:right w:w="90" w:type="dxa"/>
            </w:tcMar>
          </w:tcPr>
          <w:p w14:paraId="69B5D60C" w14:textId="77777777" w:rsidR="0021407A" w:rsidRDefault="0021407A" w:rsidP="008B3485">
            <w:pPr>
              <w:spacing w:after="40"/>
            </w:pPr>
            <w:r>
              <w:rPr>
                <w:b/>
                <w:bCs/>
                <w:sz w:val="18"/>
                <w:szCs w:val="18"/>
              </w:rPr>
              <w:t>Linked requirements</w:t>
            </w:r>
          </w:p>
        </w:tc>
        <w:tc>
          <w:tcPr>
            <w:tcW w:w="7116" w:type="dxa"/>
            <w:tcMar>
              <w:top w:w="40" w:type="dxa"/>
              <w:left w:w="90" w:type="dxa"/>
              <w:bottom w:w="40" w:type="dxa"/>
              <w:right w:w="90" w:type="dxa"/>
            </w:tcMar>
          </w:tcPr>
          <w:p w14:paraId="7FE186F6" w14:textId="77777777" w:rsidR="0021407A" w:rsidRDefault="0021407A" w:rsidP="008B3485">
            <w:pPr>
              <w:spacing w:after="40"/>
            </w:pPr>
            <w:r>
              <w:rPr>
                <w:sz w:val="18"/>
                <w:szCs w:val="18"/>
              </w:rPr>
              <w:t>FR-001 to FR-016, NFR-003, NFR-008</w:t>
            </w:r>
          </w:p>
        </w:tc>
      </w:tr>
      <w:tr w:rsidR="0021407A" w14:paraId="7E9AD054" w14:textId="77777777" w:rsidTr="008B3485">
        <w:trPr>
          <w:cantSplit/>
        </w:trPr>
        <w:tc>
          <w:tcPr>
            <w:tcW w:w="1900" w:type="dxa"/>
            <w:shd w:val="clear" w:color="auto" w:fill="DCE3F0"/>
            <w:tcMar>
              <w:top w:w="40" w:type="dxa"/>
              <w:left w:w="90" w:type="dxa"/>
              <w:bottom w:w="40" w:type="dxa"/>
              <w:right w:w="90" w:type="dxa"/>
            </w:tcMar>
          </w:tcPr>
          <w:p w14:paraId="4572CD56" w14:textId="77777777" w:rsidR="0021407A" w:rsidRDefault="0021407A" w:rsidP="008B3485">
            <w:pPr>
              <w:spacing w:after="40"/>
            </w:pPr>
            <w:r>
              <w:rPr>
                <w:b/>
                <w:bCs/>
                <w:sz w:val="18"/>
                <w:szCs w:val="18"/>
              </w:rPr>
              <w:t>Later Consequence</w:t>
            </w:r>
          </w:p>
        </w:tc>
        <w:tc>
          <w:tcPr>
            <w:tcW w:w="7116" w:type="dxa"/>
            <w:tcMar>
              <w:top w:w="40" w:type="dxa"/>
              <w:left w:w="90" w:type="dxa"/>
              <w:bottom w:w="40" w:type="dxa"/>
              <w:right w:w="90" w:type="dxa"/>
            </w:tcMar>
          </w:tcPr>
          <w:p w14:paraId="603C266B" w14:textId="77777777" w:rsidR="0021407A" w:rsidRDefault="0021407A" w:rsidP="008B3485">
            <w:pPr>
              <w:spacing w:after="40"/>
            </w:pPr>
            <w:r>
              <w:rPr>
                <w:sz w:val="18"/>
                <w:szCs w:val="18"/>
              </w:rPr>
              <w:t>A mobile or second client uses the same /api/v1. Breaking changes require a change request and /api/v2 (the "Versioning and Change" section).</w:t>
            </w:r>
          </w:p>
        </w:tc>
      </w:tr>
    </w:tbl>
    <w:p w14:paraId="14371137" w14:textId="77777777" w:rsidR="0021407A" w:rsidRDefault="0021407A" w:rsidP="0021407A"/>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16"/>
      </w:tblGrid>
      <w:tr w:rsidR="0021407A" w14:paraId="470F14B9" w14:textId="77777777" w:rsidTr="008B3485">
        <w:trPr>
          <w:cantSplit/>
        </w:trPr>
        <w:tc>
          <w:tcPr>
            <w:tcW w:w="9016" w:type="dxa"/>
            <w:gridSpan w:val="2"/>
            <w:shd w:val="clear" w:color="auto" w:fill="002060"/>
            <w:tcMar>
              <w:top w:w="40" w:type="dxa"/>
              <w:left w:w="90" w:type="dxa"/>
              <w:bottom w:w="40" w:type="dxa"/>
              <w:right w:w="90" w:type="dxa"/>
            </w:tcMar>
          </w:tcPr>
          <w:p w14:paraId="1F9C37A2" w14:textId="77777777" w:rsidR="0021407A" w:rsidRDefault="0021407A" w:rsidP="008B3485">
            <w:pPr>
              <w:spacing w:after="40"/>
            </w:pPr>
            <w:r>
              <w:rPr>
                <w:b/>
                <w:bCs/>
                <w:color w:val="FFFFFF"/>
                <w:sz w:val="20"/>
                <w:szCs w:val="20"/>
              </w:rPr>
              <w:lastRenderedPageBreak/>
              <w:t>DEC-010 - Stateless JWT authentication for the REST API</w:t>
            </w:r>
          </w:p>
        </w:tc>
      </w:tr>
      <w:tr w:rsidR="0021407A" w14:paraId="7344EB32" w14:textId="77777777" w:rsidTr="008B3485">
        <w:trPr>
          <w:cantSplit/>
        </w:trPr>
        <w:tc>
          <w:tcPr>
            <w:tcW w:w="1900" w:type="dxa"/>
            <w:shd w:val="clear" w:color="auto" w:fill="DCE3F0"/>
            <w:tcMar>
              <w:top w:w="40" w:type="dxa"/>
              <w:left w:w="90" w:type="dxa"/>
              <w:bottom w:w="40" w:type="dxa"/>
              <w:right w:w="90" w:type="dxa"/>
            </w:tcMar>
          </w:tcPr>
          <w:p w14:paraId="289AD300" w14:textId="77777777" w:rsidR="0021407A" w:rsidRDefault="0021407A" w:rsidP="008B3485">
            <w:pPr>
              <w:spacing w:after="40"/>
            </w:pPr>
            <w:r>
              <w:rPr>
                <w:b/>
                <w:bCs/>
                <w:sz w:val="18"/>
                <w:szCs w:val="18"/>
              </w:rPr>
              <w:t>Status / Date / Owner</w:t>
            </w:r>
          </w:p>
        </w:tc>
        <w:tc>
          <w:tcPr>
            <w:tcW w:w="7116" w:type="dxa"/>
            <w:tcMar>
              <w:top w:w="40" w:type="dxa"/>
              <w:left w:w="90" w:type="dxa"/>
              <w:bottom w:w="40" w:type="dxa"/>
              <w:right w:w="90" w:type="dxa"/>
            </w:tcMar>
          </w:tcPr>
          <w:p w14:paraId="569D8004" w14:textId="77777777" w:rsidR="0021407A" w:rsidRDefault="0021407A" w:rsidP="008B3485">
            <w:pPr>
              <w:spacing w:after="40"/>
            </w:pPr>
            <w:r>
              <w:rPr>
                <w:sz w:val="18"/>
                <w:szCs w:val="18"/>
              </w:rPr>
              <w:t>Accepted - M2 baseline / 30/09/2026 / Eduard Herman</w:t>
            </w:r>
          </w:p>
        </w:tc>
      </w:tr>
      <w:tr w:rsidR="0021407A" w14:paraId="1B3D7DE9" w14:textId="77777777" w:rsidTr="008B3485">
        <w:trPr>
          <w:cantSplit/>
        </w:trPr>
        <w:tc>
          <w:tcPr>
            <w:tcW w:w="1900" w:type="dxa"/>
            <w:shd w:val="clear" w:color="auto" w:fill="DCE3F0"/>
            <w:tcMar>
              <w:top w:w="40" w:type="dxa"/>
              <w:left w:w="90" w:type="dxa"/>
              <w:bottom w:w="40" w:type="dxa"/>
              <w:right w:w="90" w:type="dxa"/>
            </w:tcMar>
          </w:tcPr>
          <w:p w14:paraId="35FFE3E3" w14:textId="77777777" w:rsidR="0021407A" w:rsidRDefault="0021407A" w:rsidP="008B3485">
            <w:pPr>
              <w:spacing w:after="40"/>
            </w:pPr>
            <w:r>
              <w:rPr>
                <w:b/>
                <w:bCs/>
                <w:sz w:val="18"/>
                <w:szCs w:val="18"/>
              </w:rPr>
              <w:t>Context</w:t>
            </w:r>
          </w:p>
        </w:tc>
        <w:tc>
          <w:tcPr>
            <w:tcW w:w="7116" w:type="dxa"/>
            <w:tcMar>
              <w:top w:w="40" w:type="dxa"/>
              <w:left w:w="90" w:type="dxa"/>
              <w:bottom w:w="40" w:type="dxa"/>
              <w:right w:w="90" w:type="dxa"/>
            </w:tcMar>
          </w:tcPr>
          <w:p w14:paraId="34D645B8" w14:textId="77777777" w:rsidR="0021407A" w:rsidRDefault="0021407A" w:rsidP="008B3485">
            <w:pPr>
              <w:spacing w:after="40"/>
            </w:pPr>
            <w:r>
              <w:rPr>
                <w:sz w:val="18"/>
                <w:szCs w:val="18"/>
              </w:rPr>
              <w:t>Every endpoint except register and login must know who the caller is and their role (ASR-001, NFR-002, NFR-003). The Scalability section assumes no user session is kept on the server. The team must choose how users authenticate to the API.</w:t>
            </w:r>
          </w:p>
        </w:tc>
      </w:tr>
      <w:tr w:rsidR="0021407A" w14:paraId="3DB358A0" w14:textId="77777777" w:rsidTr="008B3485">
        <w:trPr>
          <w:cantSplit/>
        </w:trPr>
        <w:tc>
          <w:tcPr>
            <w:tcW w:w="1900" w:type="dxa"/>
            <w:shd w:val="clear" w:color="auto" w:fill="DCE3F0"/>
            <w:tcMar>
              <w:top w:w="40" w:type="dxa"/>
              <w:left w:w="90" w:type="dxa"/>
              <w:bottom w:w="40" w:type="dxa"/>
              <w:right w:w="90" w:type="dxa"/>
            </w:tcMar>
          </w:tcPr>
          <w:p w14:paraId="211413DC" w14:textId="77777777" w:rsidR="0021407A" w:rsidRDefault="0021407A" w:rsidP="008B3485">
            <w:pPr>
              <w:spacing w:after="40"/>
            </w:pPr>
            <w:r>
              <w:rPr>
                <w:b/>
                <w:bCs/>
                <w:sz w:val="18"/>
                <w:szCs w:val="18"/>
              </w:rPr>
              <w:t>Constraints</w:t>
            </w:r>
          </w:p>
        </w:tc>
        <w:tc>
          <w:tcPr>
            <w:tcW w:w="7116" w:type="dxa"/>
            <w:tcMar>
              <w:top w:w="40" w:type="dxa"/>
              <w:left w:w="90" w:type="dxa"/>
              <w:bottom w:w="40" w:type="dxa"/>
              <w:right w:w="90" w:type="dxa"/>
            </w:tcMar>
          </w:tcPr>
          <w:p w14:paraId="1A4AABF3" w14:textId="77777777" w:rsidR="0021407A" w:rsidRDefault="0021407A" w:rsidP="008B3485">
            <w:pPr>
              <w:spacing w:after="40"/>
            </w:pPr>
            <w:r>
              <w:rPr>
                <w:sz w:val="18"/>
                <w:szCs w:val="18"/>
              </w:rPr>
              <w:t>Security/POPIA, Cost (free only), Time, Team capability.</w:t>
            </w:r>
          </w:p>
        </w:tc>
      </w:tr>
      <w:tr w:rsidR="0021407A" w14:paraId="0A1FE06D" w14:textId="77777777" w:rsidTr="008B3485">
        <w:trPr>
          <w:cantSplit/>
        </w:trPr>
        <w:tc>
          <w:tcPr>
            <w:tcW w:w="1900" w:type="dxa"/>
            <w:shd w:val="clear" w:color="auto" w:fill="DCE3F0"/>
            <w:tcMar>
              <w:top w:w="40" w:type="dxa"/>
              <w:left w:w="90" w:type="dxa"/>
              <w:bottom w:w="40" w:type="dxa"/>
              <w:right w:w="90" w:type="dxa"/>
            </w:tcMar>
          </w:tcPr>
          <w:p w14:paraId="245BD9AE" w14:textId="77777777" w:rsidR="0021407A" w:rsidRDefault="0021407A" w:rsidP="008B3485">
            <w:pPr>
              <w:spacing w:after="40"/>
            </w:pPr>
            <w:r>
              <w:rPr>
                <w:b/>
                <w:bCs/>
                <w:sz w:val="18"/>
                <w:szCs w:val="18"/>
              </w:rPr>
              <w:t>Alternatives</w:t>
            </w:r>
          </w:p>
        </w:tc>
        <w:tc>
          <w:tcPr>
            <w:tcW w:w="7116" w:type="dxa"/>
            <w:tcMar>
              <w:top w:w="40" w:type="dxa"/>
              <w:left w:w="90" w:type="dxa"/>
              <w:bottom w:w="40" w:type="dxa"/>
              <w:right w:w="90" w:type="dxa"/>
            </w:tcMar>
          </w:tcPr>
          <w:p w14:paraId="72BA9CBC" w14:textId="77777777" w:rsidR="0021407A" w:rsidRDefault="0021407A" w:rsidP="008B3485">
            <w:pPr>
              <w:spacing w:after="40"/>
            </w:pPr>
            <w:r>
              <w:rPr>
                <w:sz w:val="18"/>
                <w:szCs w:val="18"/>
              </w:rPr>
              <w:t>1. Server-side session with an HttpOnly session cookie (Spring Security default).</w:t>
            </w:r>
          </w:p>
          <w:p w14:paraId="7C1BBECC" w14:textId="77777777" w:rsidR="0021407A" w:rsidRDefault="0021407A" w:rsidP="008B3485">
            <w:pPr>
              <w:spacing w:after="40"/>
            </w:pPr>
            <w:r>
              <w:rPr>
                <w:sz w:val="18"/>
                <w:szCs w:val="18"/>
              </w:rPr>
              <w:t>2. JWT access token signed by our back end and sent as Authorization: Bearer.</w:t>
            </w:r>
          </w:p>
          <w:p w14:paraId="4F738488" w14:textId="77777777" w:rsidR="0021407A" w:rsidRDefault="0021407A" w:rsidP="008B3485">
            <w:pPr>
              <w:spacing w:after="40"/>
            </w:pPr>
            <w:r>
              <w:rPr>
                <w:sz w:val="18"/>
                <w:szCs w:val="18"/>
              </w:rPr>
              <w:t>3. External identity provider (Supabase Auth / Keycloak / Auth0).</w:t>
            </w:r>
          </w:p>
          <w:p w14:paraId="1DB028F4" w14:textId="77777777" w:rsidR="0021407A" w:rsidRDefault="0021407A" w:rsidP="008B3485">
            <w:pPr>
              <w:spacing w:after="40"/>
            </w:pPr>
            <w:r>
              <w:rPr>
                <w:sz w:val="18"/>
                <w:szCs w:val="18"/>
              </w:rPr>
              <w:t>4. HTTP Basic authentication on every call.</w:t>
            </w:r>
          </w:p>
        </w:tc>
      </w:tr>
      <w:tr w:rsidR="0021407A" w14:paraId="02C68F24" w14:textId="77777777" w:rsidTr="008B3485">
        <w:trPr>
          <w:cantSplit/>
        </w:trPr>
        <w:tc>
          <w:tcPr>
            <w:tcW w:w="1900" w:type="dxa"/>
            <w:shd w:val="clear" w:color="auto" w:fill="DCE3F0"/>
            <w:tcMar>
              <w:top w:w="40" w:type="dxa"/>
              <w:left w:w="90" w:type="dxa"/>
              <w:bottom w:w="40" w:type="dxa"/>
              <w:right w:w="90" w:type="dxa"/>
            </w:tcMar>
          </w:tcPr>
          <w:p w14:paraId="03F16987" w14:textId="77777777" w:rsidR="0021407A" w:rsidRDefault="0021407A" w:rsidP="008B3485">
            <w:pPr>
              <w:spacing w:after="40"/>
            </w:pPr>
            <w:r>
              <w:rPr>
                <w:b/>
                <w:bCs/>
                <w:sz w:val="18"/>
                <w:szCs w:val="18"/>
              </w:rPr>
              <w:t>Decision</w:t>
            </w:r>
          </w:p>
        </w:tc>
        <w:tc>
          <w:tcPr>
            <w:tcW w:w="7116" w:type="dxa"/>
            <w:tcMar>
              <w:top w:w="40" w:type="dxa"/>
              <w:left w:w="90" w:type="dxa"/>
              <w:bottom w:w="40" w:type="dxa"/>
              <w:right w:w="90" w:type="dxa"/>
            </w:tcMar>
          </w:tcPr>
          <w:p w14:paraId="5F6A0ECC" w14:textId="77777777" w:rsidR="0021407A" w:rsidRDefault="0021407A" w:rsidP="008B3485">
            <w:pPr>
              <w:spacing w:after="40"/>
            </w:pPr>
            <w:r>
              <w:rPr>
                <w:sz w:val="18"/>
                <w:szCs w:val="18"/>
              </w:rPr>
              <w:t>Option 2. POST /api/v1/auth/login checks the email and BCrypt hash and returns a signed JWT (HS256, 60-minute expiry) with claims for user id, account type (CLIENT/EMPLOYEE) and role (REQUESTER / HANDLER / MANAGER). Spring Security's OAuth2 Resource Server validates the token on every request. The signing secret is read from an environment variable. Angular keeps the token in memory (sessionStorage as fallback) and attaches it through an HttpInterceptor. Refresh tokens are deferred - the user logs in again after 60 minutes.</w:t>
            </w:r>
          </w:p>
        </w:tc>
      </w:tr>
      <w:tr w:rsidR="0021407A" w14:paraId="5493B453" w14:textId="77777777" w:rsidTr="008B3485">
        <w:trPr>
          <w:cantSplit/>
        </w:trPr>
        <w:tc>
          <w:tcPr>
            <w:tcW w:w="1900" w:type="dxa"/>
            <w:shd w:val="clear" w:color="auto" w:fill="DCE3F0"/>
            <w:tcMar>
              <w:top w:w="40" w:type="dxa"/>
              <w:left w:w="90" w:type="dxa"/>
              <w:bottom w:w="40" w:type="dxa"/>
              <w:right w:w="90" w:type="dxa"/>
            </w:tcMar>
          </w:tcPr>
          <w:p w14:paraId="166E0231" w14:textId="77777777" w:rsidR="0021407A" w:rsidRDefault="0021407A" w:rsidP="008B3485">
            <w:pPr>
              <w:spacing w:after="40"/>
            </w:pPr>
            <w:r>
              <w:rPr>
                <w:b/>
                <w:bCs/>
                <w:sz w:val="18"/>
                <w:szCs w:val="18"/>
              </w:rPr>
              <w:t>Rationale</w:t>
            </w:r>
          </w:p>
        </w:tc>
        <w:tc>
          <w:tcPr>
            <w:tcW w:w="7116" w:type="dxa"/>
            <w:tcMar>
              <w:top w:w="40" w:type="dxa"/>
              <w:left w:w="90" w:type="dxa"/>
              <w:bottom w:w="40" w:type="dxa"/>
              <w:right w:w="90" w:type="dxa"/>
            </w:tcMar>
          </w:tcPr>
          <w:p w14:paraId="1556C86E" w14:textId="77777777" w:rsidR="0021407A" w:rsidRDefault="0021407A" w:rsidP="008B3485">
            <w:pPr>
              <w:spacing w:after="40"/>
            </w:pPr>
            <w:r>
              <w:rPr>
                <w:sz w:val="18"/>
                <w:szCs w:val="18"/>
              </w:rPr>
              <w:t>Stateless: the application tier keeps no sessions, so a second instance could be added without code changes (Scalability table). Works identically for a future mobile client (ASR-006). Uses Spring Security's built-in JWT support, so no cryptography code is written by the team.</w:t>
            </w:r>
          </w:p>
          <w:p w14:paraId="3D53D809" w14:textId="77777777" w:rsidR="0021407A" w:rsidRDefault="0021407A" w:rsidP="008B3485">
            <w:pPr>
              <w:spacing w:after="40"/>
            </w:pPr>
            <w:r>
              <w:rPr>
                <w:sz w:val="18"/>
                <w:szCs w:val="18"/>
              </w:rPr>
              <w:t>Option 1 would also work on our single origin but ties us to server session state. Option 3 adds an external dependency, account-linking work and another free-tier limit with no requirement behind it. Option 4 sends the password with every request.</w:t>
            </w:r>
          </w:p>
        </w:tc>
      </w:tr>
      <w:tr w:rsidR="0021407A" w14:paraId="487BFC16" w14:textId="77777777" w:rsidTr="008B3485">
        <w:trPr>
          <w:cantSplit/>
        </w:trPr>
        <w:tc>
          <w:tcPr>
            <w:tcW w:w="1900" w:type="dxa"/>
            <w:shd w:val="clear" w:color="auto" w:fill="DCE3F0"/>
            <w:tcMar>
              <w:top w:w="40" w:type="dxa"/>
              <w:left w:w="90" w:type="dxa"/>
              <w:bottom w:w="40" w:type="dxa"/>
              <w:right w:w="90" w:type="dxa"/>
            </w:tcMar>
          </w:tcPr>
          <w:p w14:paraId="4179B2F0" w14:textId="77777777" w:rsidR="0021407A" w:rsidRDefault="0021407A" w:rsidP="008B3485">
            <w:pPr>
              <w:spacing w:after="40"/>
            </w:pPr>
            <w:r>
              <w:rPr>
                <w:b/>
                <w:bCs/>
                <w:sz w:val="18"/>
                <w:szCs w:val="18"/>
              </w:rPr>
              <w:t>Trade-offs</w:t>
            </w:r>
          </w:p>
        </w:tc>
        <w:tc>
          <w:tcPr>
            <w:tcW w:w="7116" w:type="dxa"/>
            <w:tcMar>
              <w:top w:w="40" w:type="dxa"/>
              <w:left w:w="90" w:type="dxa"/>
              <w:bottom w:w="40" w:type="dxa"/>
              <w:right w:w="90" w:type="dxa"/>
            </w:tcMar>
          </w:tcPr>
          <w:p w14:paraId="74D27268" w14:textId="77777777" w:rsidR="0021407A" w:rsidRDefault="0021407A" w:rsidP="008B3485">
            <w:pPr>
              <w:spacing w:after="40"/>
            </w:pPr>
            <w:r>
              <w:rPr>
                <w:sz w:val="18"/>
                <w:szCs w:val="18"/>
              </w:rPr>
              <w:t>A token cannot be revoked before expiry - a deactivated account keeps access for up to 60 minutes (mitigated by checking Active at login and re-checking in the service layer on writes). No refresh token means users re-authenticate hourly.</w:t>
            </w:r>
          </w:p>
        </w:tc>
      </w:tr>
      <w:tr w:rsidR="0021407A" w14:paraId="79AF4072" w14:textId="77777777" w:rsidTr="008B3485">
        <w:trPr>
          <w:cantSplit/>
        </w:trPr>
        <w:tc>
          <w:tcPr>
            <w:tcW w:w="1900" w:type="dxa"/>
            <w:shd w:val="clear" w:color="auto" w:fill="DCE3F0"/>
            <w:tcMar>
              <w:top w:w="40" w:type="dxa"/>
              <w:left w:w="90" w:type="dxa"/>
              <w:bottom w:w="40" w:type="dxa"/>
              <w:right w:w="90" w:type="dxa"/>
            </w:tcMar>
          </w:tcPr>
          <w:p w14:paraId="5782BF04" w14:textId="77777777" w:rsidR="0021407A" w:rsidRDefault="0021407A" w:rsidP="008B3485">
            <w:pPr>
              <w:spacing w:after="40"/>
            </w:pPr>
            <w:r>
              <w:rPr>
                <w:b/>
                <w:bCs/>
                <w:sz w:val="18"/>
                <w:szCs w:val="18"/>
              </w:rPr>
              <w:t>Risks</w:t>
            </w:r>
          </w:p>
        </w:tc>
        <w:tc>
          <w:tcPr>
            <w:tcW w:w="7116" w:type="dxa"/>
            <w:tcMar>
              <w:top w:w="40" w:type="dxa"/>
              <w:left w:w="90" w:type="dxa"/>
              <w:bottom w:w="40" w:type="dxa"/>
              <w:right w:w="90" w:type="dxa"/>
            </w:tcMar>
          </w:tcPr>
          <w:p w14:paraId="4DE6F34A" w14:textId="77777777" w:rsidR="0021407A" w:rsidRDefault="0021407A" w:rsidP="008B3485">
            <w:pPr>
              <w:spacing w:after="40"/>
            </w:pPr>
            <w:r>
              <w:rPr>
                <w:sz w:val="18"/>
                <w:szCs w:val="18"/>
              </w:rPr>
              <w:t>Token theft via XSS if stored in the browser (R-11). Mitigation: Angular's built-in template escaping, no innerHTML with user data, short expiry, HTTPS only.</w:t>
            </w:r>
          </w:p>
          <w:p w14:paraId="30103ADF" w14:textId="77777777" w:rsidR="0021407A" w:rsidRDefault="0021407A" w:rsidP="008B3485">
            <w:pPr>
              <w:spacing w:after="40"/>
            </w:pPr>
            <w:r>
              <w:rPr>
                <w:sz w:val="18"/>
                <w:szCs w:val="18"/>
              </w:rPr>
              <w:t>Signing secret leak. Mitigation: environment variable only, never committed, rotated if exposed.</w:t>
            </w:r>
          </w:p>
        </w:tc>
      </w:tr>
      <w:tr w:rsidR="0021407A" w14:paraId="2603711A" w14:textId="77777777" w:rsidTr="008B3485">
        <w:trPr>
          <w:cantSplit/>
        </w:trPr>
        <w:tc>
          <w:tcPr>
            <w:tcW w:w="1900" w:type="dxa"/>
            <w:shd w:val="clear" w:color="auto" w:fill="DCE3F0"/>
            <w:tcMar>
              <w:top w:w="40" w:type="dxa"/>
              <w:left w:w="90" w:type="dxa"/>
              <w:bottom w:w="40" w:type="dxa"/>
              <w:right w:w="90" w:type="dxa"/>
            </w:tcMar>
          </w:tcPr>
          <w:p w14:paraId="53484189" w14:textId="77777777" w:rsidR="0021407A" w:rsidRDefault="0021407A" w:rsidP="008B3485">
            <w:pPr>
              <w:spacing w:after="40"/>
            </w:pPr>
            <w:r>
              <w:rPr>
                <w:b/>
                <w:bCs/>
                <w:sz w:val="18"/>
                <w:szCs w:val="18"/>
              </w:rPr>
              <w:t>Evidence</w:t>
            </w:r>
          </w:p>
        </w:tc>
        <w:tc>
          <w:tcPr>
            <w:tcW w:w="7116" w:type="dxa"/>
            <w:tcMar>
              <w:top w:w="40" w:type="dxa"/>
              <w:left w:w="90" w:type="dxa"/>
              <w:bottom w:w="40" w:type="dxa"/>
              <w:right w:w="90" w:type="dxa"/>
            </w:tcMar>
          </w:tcPr>
          <w:p w14:paraId="160702CF" w14:textId="77777777" w:rsidR="0021407A" w:rsidRDefault="0021407A" w:rsidP="008B3485">
            <w:pPr>
              <w:spacing w:after="40"/>
            </w:pPr>
            <w:r>
              <w:rPr>
                <w:sz w:val="18"/>
                <w:szCs w:val="18"/>
              </w:rPr>
              <w:t>Spring Security Reference - OAuth 2.0 Resource Server JWT (Spring, no date e); IETF RFC 7519 (Jones, Bradley and Sakimura, 2015); OWASP API Security Top 10 (2023) API2 Broken Authentication (OWASP, 2023); ASR-001, NFR-002, NFR-003.</w:t>
            </w:r>
          </w:p>
        </w:tc>
      </w:tr>
      <w:tr w:rsidR="0021407A" w14:paraId="212A0CB9" w14:textId="77777777" w:rsidTr="008B3485">
        <w:trPr>
          <w:cantSplit/>
        </w:trPr>
        <w:tc>
          <w:tcPr>
            <w:tcW w:w="1900" w:type="dxa"/>
            <w:shd w:val="clear" w:color="auto" w:fill="DCE3F0"/>
            <w:tcMar>
              <w:top w:w="40" w:type="dxa"/>
              <w:left w:w="90" w:type="dxa"/>
              <w:bottom w:w="40" w:type="dxa"/>
              <w:right w:w="90" w:type="dxa"/>
            </w:tcMar>
          </w:tcPr>
          <w:p w14:paraId="6D16CB3C" w14:textId="77777777" w:rsidR="0021407A" w:rsidRDefault="0021407A" w:rsidP="008B3485">
            <w:pPr>
              <w:spacing w:after="40"/>
            </w:pPr>
            <w:r>
              <w:rPr>
                <w:b/>
                <w:bCs/>
                <w:sz w:val="18"/>
                <w:szCs w:val="18"/>
              </w:rPr>
              <w:t>Linked requirements</w:t>
            </w:r>
          </w:p>
        </w:tc>
        <w:tc>
          <w:tcPr>
            <w:tcW w:w="7116" w:type="dxa"/>
            <w:tcMar>
              <w:top w:w="40" w:type="dxa"/>
              <w:left w:w="90" w:type="dxa"/>
              <w:bottom w:w="40" w:type="dxa"/>
              <w:right w:w="90" w:type="dxa"/>
            </w:tcMar>
          </w:tcPr>
          <w:p w14:paraId="1E7FA001" w14:textId="77777777" w:rsidR="0021407A" w:rsidRDefault="0021407A" w:rsidP="008B3485">
            <w:pPr>
              <w:spacing w:after="40"/>
            </w:pPr>
            <w:r>
              <w:rPr>
                <w:sz w:val="18"/>
                <w:szCs w:val="18"/>
              </w:rPr>
              <w:t>FR-014, FR-005, FR-003, NFR-002, NFR-003, ASR-001, ASR-005, ASR-006</w:t>
            </w:r>
          </w:p>
        </w:tc>
      </w:tr>
      <w:tr w:rsidR="0021407A" w14:paraId="068307E6" w14:textId="77777777" w:rsidTr="008B3485">
        <w:trPr>
          <w:cantSplit/>
        </w:trPr>
        <w:tc>
          <w:tcPr>
            <w:tcW w:w="1900" w:type="dxa"/>
            <w:shd w:val="clear" w:color="auto" w:fill="DCE3F0"/>
            <w:tcMar>
              <w:top w:w="40" w:type="dxa"/>
              <w:left w:w="90" w:type="dxa"/>
              <w:bottom w:w="40" w:type="dxa"/>
              <w:right w:w="90" w:type="dxa"/>
            </w:tcMar>
          </w:tcPr>
          <w:p w14:paraId="6536DE2F" w14:textId="77777777" w:rsidR="0021407A" w:rsidRDefault="0021407A" w:rsidP="008B3485">
            <w:pPr>
              <w:spacing w:after="40"/>
            </w:pPr>
            <w:r>
              <w:rPr>
                <w:b/>
                <w:bCs/>
                <w:sz w:val="18"/>
                <w:szCs w:val="18"/>
              </w:rPr>
              <w:t>Later Consequence</w:t>
            </w:r>
          </w:p>
        </w:tc>
        <w:tc>
          <w:tcPr>
            <w:tcW w:w="7116" w:type="dxa"/>
            <w:tcMar>
              <w:top w:w="40" w:type="dxa"/>
              <w:left w:w="90" w:type="dxa"/>
              <w:bottom w:w="40" w:type="dxa"/>
              <w:right w:w="90" w:type="dxa"/>
            </w:tcMar>
          </w:tcPr>
          <w:p w14:paraId="04F6AE22" w14:textId="77777777" w:rsidR="0021407A" w:rsidRDefault="0021407A" w:rsidP="008B3485">
            <w:pPr>
              <w:spacing w:after="40"/>
            </w:pPr>
            <w:r>
              <w:rPr>
                <w:sz w:val="18"/>
                <w:szCs w:val="18"/>
              </w:rPr>
              <w:t xml:space="preserve">Adds spring-boot-starter-security and spring-boot-starter-oauth2-resource-server to DEC-004. If CivicConnect later wants SSO (Deferred Scope), DEC-010 is superseded by an identity-provider ADR and the login endpoint is replaced.</w:t>
            </w:r>
          </w:p>
        </w:tc>
      </w:tr>
    </w:tbl>
    <w:p w14:paraId="6BD2C936" w14:textId="77777777" w:rsidR="0021407A" w:rsidRDefault="0021407A" w:rsidP="0021407A"/>
    <w:p w14:paraId="107E0179" w14:textId="77777777" w:rsidR="0021407A" w:rsidRDefault="0021407A" w:rsidP="0021407A">
      <w:pPr>
        <w:pStyle w:val="Heading2"/>
      </w:pPr>
      <w:bookmarkStart w:id="75" w:name="_Toc241703373"/>
      <w:r>
        <w:t>API Conventions</w:t>
      </w:r>
      <w:bookmarkEnd w:id="75"/>
    </w:p>
    <w:p w14:paraId="4D0B4550" w14:textId="77777777" w:rsidR="0021407A" w:rsidRDefault="0021407A" w:rsidP="0021407A">
      <w:pPr>
        <w:pStyle w:val="ListParagraph"/>
        <w:numPr>
          <w:ilvl w:val="0"/>
          <w:numId w:val="5"/>
        </w:numPr>
        <w:spacing w:after="60" w:line="240" w:lineRule="auto"/>
        <w:contextualSpacing w:val="0"/>
      </w:pPr>
      <w:r>
        <w:rPr>
          <w:b/>
          <w:bCs/>
        </w:rPr>
        <w:t>Base path:</w:t>
      </w:r>
      <w:r>
        <w:t xml:space="preserve"> </w:t>
      </w:r>
      <w:r>
        <w:rPr>
          <w:rFonts w:ascii="Consolas" w:eastAsia="Consolas" w:hAnsi="Consolas" w:cs="Consolas"/>
        </w:rPr>
        <w:t>/api/v1</w:t>
      </w:r>
      <w:r>
        <w:t>; plural resource nouns (</w:t>
      </w:r>
      <w:r>
        <w:rPr>
          <w:rFonts w:ascii="Consolas" w:eastAsia="Consolas" w:hAnsi="Consolas" w:cs="Consolas"/>
        </w:rPr>
        <w:t>/requests</w:t>
      </w:r>
      <w:r>
        <w:t xml:space="preserve">, </w:t>
      </w:r>
      <w:r>
        <w:rPr>
          <w:rFonts w:ascii="Consolas" w:eastAsia="Consolas" w:hAnsi="Consolas" w:cs="Consolas"/>
        </w:rPr>
        <w:t>/categories</w:t>
      </w:r>
      <w:r>
        <w:t>).</w:t>
      </w:r>
    </w:p>
    <w:p w14:paraId="446EFD68" w14:textId="77777777" w:rsidR="0021407A" w:rsidRDefault="0021407A" w:rsidP="0021407A">
      <w:pPr>
        <w:pStyle w:val="ListParagraph"/>
        <w:numPr>
          <w:ilvl w:val="0"/>
          <w:numId w:val="5"/>
        </w:numPr>
        <w:spacing w:after="60" w:line="240" w:lineRule="auto"/>
        <w:contextualSpacing w:val="0"/>
      </w:pPr>
      <w:r>
        <w:rPr>
          <w:b/>
          <w:bCs/>
        </w:rPr>
        <w:t>Format:</w:t>
      </w:r>
      <w:r>
        <w:t xml:space="preserve"> JSON, camelCase field names; timestamps in ISO-8601 UTC (e.g. 2026-09-30T14:05:00Z).</w:t>
      </w:r>
    </w:p>
    <w:p w14:paraId="70FC5578" w14:textId="77777777" w:rsidR="0021407A" w:rsidRDefault="0021407A" w:rsidP="0021407A">
      <w:pPr>
        <w:pStyle w:val="ListParagraph"/>
        <w:numPr>
          <w:ilvl w:val="0"/>
          <w:numId w:val="5"/>
        </w:numPr>
        <w:spacing w:after="60" w:line="240" w:lineRule="auto"/>
        <w:contextualSpacing w:val="0"/>
      </w:pPr>
      <w:r>
        <w:rPr>
          <w:b/>
          <w:bCs/>
        </w:rPr>
        <w:lastRenderedPageBreak/>
        <w:t>DTOs only:</w:t>
      </w:r>
      <w:r>
        <w:t xml:space="preserve"> entities are never returned directly; PasswordHash, internal Version handling and unrelated personal fields never leave the server.</w:t>
      </w:r>
    </w:p>
    <w:p w14:paraId="1B67E2DE" w14:textId="77777777" w:rsidR="0021407A" w:rsidRDefault="0021407A" w:rsidP="0021407A">
      <w:pPr>
        <w:pStyle w:val="ListParagraph"/>
        <w:numPr>
          <w:ilvl w:val="0"/>
          <w:numId w:val="5"/>
        </w:numPr>
        <w:spacing w:after="60" w:line="240" w:lineRule="auto"/>
        <w:contextualSpacing w:val="0"/>
      </w:pPr>
      <w:r>
        <w:rPr>
          <w:b/>
          <w:bCs/>
        </w:rPr>
        <w:t>Identity from the token, never the body:</w:t>
      </w:r>
      <w:r>
        <w:t xml:space="preserve"> requesterId, comment author and audit actor are always taken from the JWT.</w:t>
      </w:r>
    </w:p>
    <w:p w14:paraId="7B77254D" w14:textId="77777777" w:rsidR="0021407A" w:rsidRDefault="0021407A" w:rsidP="0021407A">
      <w:pPr>
        <w:pStyle w:val="ListParagraph"/>
        <w:numPr>
          <w:ilvl w:val="0"/>
          <w:numId w:val="5"/>
        </w:numPr>
        <w:spacing w:after="60" w:line="240" w:lineRule="auto"/>
        <w:contextualSpacing w:val="0"/>
      </w:pPr>
      <w:r>
        <w:rPr>
          <w:b/>
          <w:bCs/>
        </w:rPr>
        <w:t>Paging and sorting:</w:t>
      </w:r>
      <w:r>
        <w:t xml:space="preserve"> </w:t>
      </w:r>
      <w:r>
        <w:rPr>
          <w:rFonts w:ascii="Consolas" w:eastAsia="Consolas" w:hAnsi="Consolas" w:cs="Consolas"/>
        </w:rPr>
        <w:t>?page=0&amp;size=20&amp;sort=createdAt,desc</w:t>
      </w:r>
      <w:r>
        <w:t>; maximum size 100; paging is done in the database (ASR-004).</w:t>
      </w:r>
    </w:p>
    <w:p w14:paraId="24DF0631" w14:textId="77777777" w:rsidR="0021407A" w:rsidRDefault="0021407A" w:rsidP="0021407A">
      <w:pPr>
        <w:pStyle w:val="ListParagraph"/>
        <w:numPr>
          <w:ilvl w:val="0"/>
          <w:numId w:val="5"/>
        </w:numPr>
        <w:spacing w:after="60" w:line="240" w:lineRule="auto"/>
        <w:contextualSpacing w:val="0"/>
      </w:pPr>
      <w:del w:id="900764" w:author="Claude (AI draft)" w:date="2026-10-15T08:00:00Z">
        <w:r>
          <w:rPr>
            <w:b/>
            <w:bCs/>
          </w:rPr>
          <w:delText>Optimistic locking:</w:delText>
        </w:r>
      </w:del>
      <w:del w:id="900765" w:author="Claude (AI draft)" w:date="2026-10-15T08:00:00Z">
        <w:r>
          <w:delText xml:space="preserve"> every state-changing call on a Request includes the version the client last saw (DEC-006).</w:delText>
        </w:r>
      </w:del>
      <w:ins w:id="900766" w:author="Claude (AI draft)" w:date="2026-10-15T08:00:00Z">
        <w:r>
          <w:rPr>
            <w:b/>
            <w:bCs/>
          </w:rPr>
          <w:t xml:space="preserve">Concurrency (M3, C-01):</w:t>
        </w:r>
        <w:r>
          <w:rPr>
            <w:b/>
            <w:bCs/>
          </w:rPr>
          <w:t xml:space="preserve"> every change to a Request locks its row for the transaction; clients do not send a version.</w:t>
        </w:r>
      </w:ins>
    </w:p>
    <w:p w14:paraId="1AFD4C29" w14:textId="77777777" w:rsidR="0021407A" w:rsidRDefault="0021407A" w:rsidP="0021407A">
      <w:pPr>
        <w:pStyle w:val="ListParagraph"/>
        <w:numPr>
          <w:ilvl w:val="0"/>
          <w:numId w:val="5"/>
        </w:numPr>
        <w:spacing w:after="60" w:line="240" w:lineRule="auto"/>
        <w:contextualSpacing w:val="0"/>
      </w:pPr>
      <w:r>
        <w:rPr>
          <w:b/>
          <w:bCs/>
        </w:rPr>
        <w:t>Status values:</w:t>
      </w:r>
      <w:r>
        <w:t xml:space="preserve"> NEW, ASSIGNED, IN_PROGRESS, RESOLVED, CLOSED, REJECTED - matching the FR-009 state machine.</w:t>
      </w:r>
    </w:p>
    <w:p>
      <w:pPr>
        <w:pStyle w:val="ListParagraph"/>
        <w:numPr>
          <w:ilvl w:val="0"/>
          <w:numId w:val="5"/>
        </w:numPr>
        <w:contextualSpacing w:val="0"/>
        <w:rPr>
          <w:ins w:id="900767" w:author="Claude (AI draft)" w:date="2026-10-15T08:00:00Z"/>
        </w:rPr>
      </w:pPr>
      <w:ins w:id="900768" w:author="Claude (AI draft)" w:date="2026-10-15T08:00:00Z">
        <w:r>
          <w:rPr>
            <w:b/>
            <w:bCs/>
          </w:rPr>
          <w:t xml:space="preserve">Role values (M3, C-05):</w:t>
        </w:r>
        <w:r>
          <w:t xml:space="preserve"> </w:t>
        </w:r>
        <w:r>
          <w:rPr>
            <w:rFonts w:ascii="Consolas" w:eastAsia="Consolas" w:hAnsi="Consolas" w:cs="Consolas"/>
          </w:rPr>
          <w:t xml:space="preserve">REQUESTER</w:t>
        </w:r>
        <w:r>
          <w:t xml:space="preserve">, </w:t>
        </w:r>
        <w:r>
          <w:rPr>
            <w:rFonts w:ascii="Consolas" w:eastAsia="Consolas" w:hAnsi="Consolas" w:cs="Consolas"/>
          </w:rPr>
          <w:t xml:space="preserve">STAFF</w:t>
        </w:r>
        <w:r>
          <w:t xml:space="preserve"> (H in the table below) and </w:t>
        </w:r>
        <w:r>
          <w:rPr>
            <w:rFonts w:ascii="Consolas" w:eastAsia="Consolas" w:hAnsi="Consolas" w:cs="Consolas"/>
          </w:rPr>
          <w:t xml:space="preserve">MANAGEMENT</w:t>
        </w:r>
        <w:r>
          <w:t xml:space="preserve"> (M).</w:t>
        </w:r>
      </w:ins>
    </w:p>
    <w:p>
      <w:pPr>
        <w:pStyle w:val="ListParagraph"/>
        <w:numPr>
          <w:ilvl w:val="0"/>
          <w:numId w:val="5"/>
        </w:numPr>
        <w:contextualSpacing w:val="0"/>
        <w:rPr>
          <w:ins w:id="900769" w:author="Claude (AI draft)" w:date="2026-10-15T08:00:00Z"/>
        </w:rPr>
      </w:pPr>
      <w:ins w:id="900770" w:author="Claude (AI draft)" w:date="2026-10-15T08:00:00Z">
        <w:r>
          <w:rPr>
            <w:b/>
            <w:bCs/>
          </w:rPr>
          <w:t xml:space="preserve">Rate limits (M3, C-04):</w:t>
        </w:r>
        <w:r>
          <w:t xml:space="preserve"> too many calls give 429 TOO_MANY_REQUESTS with a Retry-After header.</w:t>
        </w:r>
      </w:ins>
    </w:p>
    <w:p w14:paraId="025F89E1" w14:textId="77777777" w:rsidR="0021407A" w:rsidRDefault="0021407A" w:rsidP="0021407A"/>
    <w:p w14:paraId="26392D12" w14:textId="77777777" w:rsidR="0021407A" w:rsidRDefault="0021407A" w:rsidP="0021407A">
      <w:pPr>
        <w:pStyle w:val="Heading2"/>
      </w:pPr>
      <w:bookmarkStart w:id="76" w:name="_Toc241703374"/>
      <w:r>
        <w:t>Endpoint Contract</w:t>
      </w:r>
      <w:bookmarkEnd w:id="76"/>
    </w:p>
    <w:p w14:paraId="7A82C515" w14:textId="77777777" w:rsidR="0021407A" w:rsidRDefault="0021407A" w:rsidP="0021407A">
      <w:pPr>
        <w:spacing w:after="120"/>
      </w:pPr>
      <w:r>
        <w:t>Roles: R = Requester, H = Handler, M = Manager. "Scope" means the handler's assigned categories (EmployeeCategory). All paths are relative to /api/v1.</w:t>
      </w:r>
    </w:p>
    <w:p>
      <w:pPr>
        <w:spacing w:after="120"/>
        <w:rPr>
          <w:ins w:id="900771" w:author="Claude (AI draft)" w:date="2026-10-15T08:00:00Z"/>
        </w:rPr>
      </w:pPr>
      <w:ins w:id="900772" w:author="Claude (AI draft)" w:date="2026-10-15T08:00:00Z">
        <w:r>
          <w:rPr>
            <w:b/>
            <w:bCs/>
          </w:rPr>
          <w:t xml:space="preserve">M3:</w:t>
        </w:r>
        <w:r>
          <w:t xml:space="preserve"> the contract below is updated to the implemented API. In the API the roles are called STAFF (H) and MANAGEMENT (M) (C-05); no endpoint takes a version (C-01). API-18 to API-27 were added during construction; additions are non-breaking (Versioning and Change).</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7"/>
        <w:gridCol w:w="2020"/>
        <w:gridCol w:w="824"/>
        <w:gridCol w:w="1329"/>
        <w:gridCol w:w="1473"/>
        <w:gridCol w:w="881"/>
        <w:gridCol w:w="815"/>
        <w:gridCol w:w="1137"/>
      </w:tblGrid>
      <w:tr w:rsidR="0021407A" w14:paraId="239E99EB" w14:textId="77777777" w:rsidTr="008B3485">
        <w:trPr>
          <w:cantSplit/>
          <w:tblHeader/>
        </w:trPr>
        <w:tc>
          <w:tcPr>
            <w:tcW w:w="620" w:type="dxa"/>
            <w:shd w:val="clear" w:color="auto" w:fill="002060"/>
            <w:tcMar>
              <w:top w:w="40" w:type="dxa"/>
              <w:left w:w="90" w:type="dxa"/>
              <w:bottom w:w="40" w:type="dxa"/>
              <w:right w:w="90" w:type="dxa"/>
            </w:tcMar>
          </w:tcPr>
          <w:p w14:paraId="05CFBAA8" w14:textId="77777777" w:rsidR="0021407A" w:rsidRDefault="0021407A" w:rsidP="008B3485">
            <w:pPr>
              <w:spacing w:after="40"/>
            </w:pPr>
            <w:r>
              <w:rPr>
                <w:b/>
                <w:bCs/>
                <w:color w:val="FFFFFF"/>
                <w:sz w:val="16"/>
                <w:szCs w:val="16"/>
              </w:rPr>
              <w:t>ID</w:t>
            </w:r>
          </w:p>
        </w:tc>
        <w:tc>
          <w:tcPr>
            <w:tcW w:w="1700" w:type="dxa"/>
            <w:shd w:val="clear" w:color="auto" w:fill="002060"/>
            <w:tcMar>
              <w:top w:w="40" w:type="dxa"/>
              <w:left w:w="90" w:type="dxa"/>
              <w:bottom w:w="40" w:type="dxa"/>
              <w:right w:w="90" w:type="dxa"/>
            </w:tcMar>
          </w:tcPr>
          <w:p w14:paraId="0D38749C" w14:textId="77777777" w:rsidR="0021407A" w:rsidRDefault="0021407A" w:rsidP="008B3485">
            <w:pPr>
              <w:spacing w:after="40"/>
            </w:pPr>
            <w:r>
              <w:rPr>
                <w:b/>
                <w:bCs/>
                <w:color w:val="FFFFFF"/>
                <w:sz w:val="16"/>
                <w:szCs w:val="16"/>
              </w:rPr>
              <w:t>Method &amp; path</w:t>
            </w:r>
          </w:p>
        </w:tc>
        <w:tc>
          <w:tcPr>
            <w:tcW w:w="900" w:type="dxa"/>
            <w:shd w:val="clear" w:color="auto" w:fill="002060"/>
            <w:tcMar>
              <w:top w:w="40" w:type="dxa"/>
              <w:left w:w="90" w:type="dxa"/>
              <w:bottom w:w="40" w:type="dxa"/>
              <w:right w:w="90" w:type="dxa"/>
            </w:tcMar>
          </w:tcPr>
          <w:p w14:paraId="49DE3347" w14:textId="77777777" w:rsidR="0021407A" w:rsidRDefault="0021407A" w:rsidP="008B3485">
            <w:pPr>
              <w:spacing w:after="40"/>
            </w:pPr>
            <w:r>
              <w:rPr>
                <w:b/>
                <w:bCs/>
                <w:color w:val="FFFFFF"/>
                <w:sz w:val="16"/>
                <w:szCs w:val="16"/>
              </w:rPr>
              <w:t>Roles</w:t>
            </w:r>
          </w:p>
        </w:tc>
        <w:tc>
          <w:tcPr>
            <w:tcW w:w="1400" w:type="dxa"/>
            <w:shd w:val="clear" w:color="auto" w:fill="002060"/>
            <w:tcMar>
              <w:top w:w="40" w:type="dxa"/>
              <w:left w:w="90" w:type="dxa"/>
              <w:bottom w:w="40" w:type="dxa"/>
              <w:right w:w="90" w:type="dxa"/>
            </w:tcMar>
          </w:tcPr>
          <w:p w14:paraId="6C6203E1" w14:textId="77777777" w:rsidR="0021407A" w:rsidRDefault="0021407A" w:rsidP="008B3485">
            <w:pPr>
              <w:spacing w:after="40"/>
            </w:pPr>
            <w:r>
              <w:rPr>
                <w:b/>
                <w:bCs/>
                <w:color w:val="FFFFFF"/>
                <w:sz w:val="16"/>
                <w:szCs w:val="16"/>
              </w:rPr>
              <w:t>Request body / params</w:t>
            </w:r>
          </w:p>
        </w:tc>
        <w:tc>
          <w:tcPr>
            <w:tcW w:w="1300" w:type="dxa"/>
            <w:shd w:val="clear" w:color="auto" w:fill="002060"/>
            <w:tcMar>
              <w:top w:w="40" w:type="dxa"/>
              <w:left w:w="90" w:type="dxa"/>
              <w:bottom w:w="40" w:type="dxa"/>
              <w:right w:w="90" w:type="dxa"/>
            </w:tcMar>
          </w:tcPr>
          <w:p w14:paraId="073BCDD2" w14:textId="77777777" w:rsidR="0021407A" w:rsidRDefault="0021407A" w:rsidP="008B3485">
            <w:pPr>
              <w:spacing w:after="40"/>
            </w:pPr>
            <w:r>
              <w:rPr>
                <w:b/>
                <w:bCs/>
                <w:color w:val="FFFFFF"/>
                <w:sz w:val="16"/>
                <w:szCs w:val="16"/>
              </w:rPr>
              <w:t>Success</w:t>
            </w:r>
          </w:p>
        </w:tc>
        <w:tc>
          <w:tcPr>
            <w:tcW w:w="950" w:type="dxa"/>
            <w:shd w:val="clear" w:color="auto" w:fill="002060"/>
            <w:tcMar>
              <w:top w:w="40" w:type="dxa"/>
              <w:left w:w="90" w:type="dxa"/>
              <w:bottom w:w="40" w:type="dxa"/>
              <w:right w:w="90" w:type="dxa"/>
            </w:tcMar>
          </w:tcPr>
          <w:p w14:paraId="1C53A72A" w14:textId="77777777" w:rsidR="0021407A" w:rsidRDefault="0021407A" w:rsidP="008B3485">
            <w:pPr>
              <w:spacing w:after="40"/>
            </w:pPr>
            <w:r>
              <w:rPr>
                <w:b/>
                <w:bCs/>
                <w:color w:val="FFFFFF"/>
                <w:sz w:val="16"/>
                <w:szCs w:val="16"/>
              </w:rPr>
              <w:t>Main errors</w:t>
            </w:r>
          </w:p>
        </w:tc>
        <w:tc>
          <w:tcPr>
            <w:tcW w:w="1000" w:type="dxa"/>
            <w:shd w:val="clear" w:color="auto" w:fill="002060"/>
            <w:tcMar>
              <w:top w:w="40" w:type="dxa"/>
              <w:left w:w="90" w:type="dxa"/>
              <w:bottom w:w="40" w:type="dxa"/>
              <w:right w:w="90" w:type="dxa"/>
            </w:tcMar>
          </w:tcPr>
          <w:p w14:paraId="5040C0BC" w14:textId="77777777" w:rsidR="0021407A" w:rsidRDefault="0021407A" w:rsidP="008B3485">
            <w:pPr>
              <w:spacing w:after="40"/>
            </w:pPr>
            <w:r>
              <w:rPr>
                <w:b/>
                <w:bCs/>
                <w:color w:val="FFFFFF"/>
                <w:sz w:val="16"/>
                <w:szCs w:val="16"/>
              </w:rPr>
              <w:t>Traces to</w:t>
            </w:r>
          </w:p>
        </w:tc>
        <w:tc>
          <w:tcPr>
            <w:tcW w:w="1146" w:type="dxa"/>
            <w:shd w:val="clear" w:color="auto" w:fill="002060"/>
            <w:tcMar>
              <w:top w:w="40" w:type="dxa"/>
              <w:left w:w="90" w:type="dxa"/>
              <w:bottom w:w="40" w:type="dxa"/>
              <w:right w:w="90" w:type="dxa"/>
            </w:tcMar>
          </w:tcPr>
          <w:p w14:paraId="5F2EDB44" w14:textId="77777777" w:rsidR="0021407A" w:rsidRDefault="0021407A" w:rsidP="008B3485">
            <w:pPr>
              <w:spacing w:after="40"/>
            </w:pPr>
            <w:r>
              <w:rPr>
                <w:b/>
                <w:bCs/>
                <w:color w:val="FFFFFF"/>
                <w:sz w:val="16"/>
                <w:szCs w:val="16"/>
              </w:rPr>
              <w:t>Status</w:t>
            </w:r>
          </w:p>
        </w:tc>
      </w:tr>
      <w:tr w:rsidR="0021407A" w14:paraId="2540B3CC" w14:textId="77777777" w:rsidTr="008B3485">
        <w:trPr>
          <w:cantSplit/>
        </w:trPr>
        <w:tc>
          <w:tcPr>
            <w:tcW w:w="620" w:type="dxa"/>
            <w:tcMar>
              <w:top w:w="40" w:type="dxa"/>
              <w:left w:w="90" w:type="dxa"/>
              <w:bottom w:w="40" w:type="dxa"/>
              <w:right w:w="90" w:type="dxa"/>
            </w:tcMar>
          </w:tcPr>
          <w:p w14:paraId="16839A86" w14:textId="77777777" w:rsidR="0021407A" w:rsidRDefault="0021407A" w:rsidP="008B3485">
            <w:pPr>
              <w:spacing w:after="40"/>
            </w:pPr>
            <w:r>
              <w:rPr>
                <w:sz w:val="16"/>
                <w:szCs w:val="16"/>
              </w:rPr>
              <w:t>API-01</w:t>
            </w:r>
          </w:p>
        </w:tc>
        <w:tc>
          <w:tcPr>
            <w:tcW w:w="1700" w:type="dxa"/>
            <w:tcMar>
              <w:top w:w="40" w:type="dxa"/>
              <w:left w:w="90" w:type="dxa"/>
              <w:bottom w:w="40" w:type="dxa"/>
              <w:right w:w="90" w:type="dxa"/>
            </w:tcMar>
          </w:tcPr>
          <w:p w14:paraId="51CBCB77" w14:textId="77777777" w:rsidR="0021407A" w:rsidRDefault="0021407A" w:rsidP="008B3485">
            <w:pPr>
              <w:spacing w:after="40"/>
            </w:pPr>
            <w:r>
              <w:rPr>
                <w:sz w:val="16"/>
                <w:szCs w:val="16"/>
              </w:rPr>
              <w:t>POST /auth/register</w:t>
            </w:r>
          </w:p>
        </w:tc>
        <w:tc>
          <w:tcPr>
            <w:tcW w:w="900" w:type="dxa"/>
            <w:tcMar>
              <w:top w:w="40" w:type="dxa"/>
              <w:left w:w="90" w:type="dxa"/>
              <w:bottom w:w="40" w:type="dxa"/>
              <w:right w:w="90" w:type="dxa"/>
            </w:tcMar>
          </w:tcPr>
          <w:p w14:paraId="12496455" w14:textId="77777777" w:rsidR="0021407A" w:rsidRDefault="0021407A" w:rsidP="008B3485">
            <w:pPr>
              <w:spacing w:after="40"/>
            </w:pPr>
            <w:r>
              <w:rPr>
                <w:sz w:val="16"/>
                <w:szCs w:val="16"/>
              </w:rPr>
              <w:t>Public</w:t>
            </w:r>
          </w:p>
        </w:tc>
        <w:tc>
          <w:tcPr>
            <w:tcW w:w="1400" w:type="dxa"/>
            <w:tcMar>
              <w:top w:w="40" w:type="dxa"/>
              <w:left w:w="90" w:type="dxa"/>
              <w:bottom w:w="40" w:type="dxa"/>
              <w:right w:w="90" w:type="dxa"/>
            </w:tcMar>
          </w:tcPr>
          <w:p w14:paraId="249ACB06" w14:textId="77777777" w:rsidR="0021407A" w:rsidRDefault="0021407A" w:rsidP="008B3485">
            <w:pPr>
              <w:spacing w:after="40"/>
            </w:pPr>
            <w:r>
              <w:rPr>
                <w:sz w:val="16"/>
                <w:szCs w:val="16"/>
              </w:rPr>
              <w:t>firstName, surname, email, phone, password</w:t>
            </w:r>
          </w:p>
        </w:tc>
        <w:tc>
          <w:tcPr>
            <w:tcW w:w="1300" w:type="dxa"/>
            <w:tcMar>
              <w:top w:w="40" w:type="dxa"/>
              <w:left w:w="90" w:type="dxa"/>
              <w:bottom w:w="40" w:type="dxa"/>
              <w:right w:w="90" w:type="dxa"/>
            </w:tcMar>
          </w:tcPr>
          <w:p w14:paraId="616B7D38" w14:textId="77777777" w:rsidR="0021407A" w:rsidRDefault="0021407A" w:rsidP="008B3485">
            <w:pPr>
              <w:spacing w:after="40"/>
            </w:pPr>
            <w:del w:id="907272" w:author="Claude (AI draft)" w:date="2026-10-15T18:00:00Z">
              <w:r>
                <w:rPr>
                  <w:sz w:val="16"/>
                  <w:szCs w:val="16"/>
                </w:rPr>
                <w:delText xml:space="preserve">201</w:delText>
              </w:r>
            </w:del>
            <w:ins w:id="907273" w:author="Claude (AI draft)" w:date="2026-10-15T18:00:00Z">
              <w:r>
                <w:rPr>
                  <w:sz w:val="16"/>
                  <w:szCs w:val="16"/>
                </w:rPr>
                <w:t xml:space="preserve">202 (same message for a new and an existing email, C-09)</w:t>
              </w:r>
            </w:ins>
          </w:p>
        </w:tc>
        <w:tc>
          <w:tcPr>
            <w:tcW w:w="950" w:type="dxa"/>
            <w:tcMar>
              <w:top w:w="40" w:type="dxa"/>
              <w:left w:w="90" w:type="dxa"/>
              <w:bottom w:w="40" w:type="dxa"/>
              <w:right w:w="90" w:type="dxa"/>
            </w:tcMar>
          </w:tcPr>
          <w:p w14:paraId="73AFB797" w14:textId="77777777" w:rsidR="0021407A" w:rsidRDefault="0021407A" w:rsidP="008B3485">
            <w:pPr>
              <w:spacing w:after="40"/>
            </w:pPr>
            <w:del w:id="907274" w:author="Claude (AI draft)" w:date="2026-10-15T18:00:00Z">
              <w:r>
                <w:rPr>
                  <w:sz w:val="16"/>
                  <w:szCs w:val="16"/>
                </w:rPr>
                <w:delText xml:space="preserve">400, 409 (email exists)</w:delText>
              </w:r>
            </w:del>
            <w:ins w:id="907275" w:author="Claude (AI draft)" w:date="2026-10-15T18:00:00Z">
              <w:r>
                <w:rPr>
                  <w:sz w:val="16"/>
                  <w:szCs w:val="16"/>
                </w:rPr>
                <w:t xml:space="preserve">400, 429</w:t>
              </w:r>
            </w:ins>
          </w:p>
        </w:tc>
        <w:tc>
          <w:tcPr>
            <w:tcW w:w="1000" w:type="dxa"/>
            <w:tcMar>
              <w:top w:w="40" w:type="dxa"/>
              <w:left w:w="90" w:type="dxa"/>
              <w:bottom w:w="40" w:type="dxa"/>
              <w:right w:w="90" w:type="dxa"/>
            </w:tcMar>
          </w:tcPr>
          <w:p w14:paraId="37230B6D" w14:textId="77777777" w:rsidR="0021407A" w:rsidRDefault="0021407A" w:rsidP="008B3485">
            <w:pPr>
              <w:spacing w:after="40"/>
            </w:pPr>
            <w:r>
              <w:rPr>
                <w:sz w:val="16"/>
                <w:szCs w:val="16"/>
              </w:rPr>
              <w:t>FR-001, NFR-002</w:t>
            </w:r>
          </w:p>
        </w:tc>
        <w:tc>
          <w:tcPr>
            <w:tcW w:w="1146" w:type="dxa"/>
            <w:tcMar>
              <w:top w:w="40" w:type="dxa"/>
              <w:left w:w="90" w:type="dxa"/>
              <w:bottom w:w="40" w:type="dxa"/>
              <w:right w:w="90" w:type="dxa"/>
            </w:tcMar>
          </w:tcPr>
          <w:p w14:paraId="567A19E8" w14:textId="77777777" w:rsidR="0021407A" w:rsidRDefault="0021407A" w:rsidP="008B3485">
            <w:pPr>
              <w:spacing w:after="40"/>
            </w:pPr>
            <w:del w:id="900773" w:author="Claude (AI draft)" w:date="2026-10-15T08:00:00Z">
              <w:r>
                <w:rPr>
                  <w:sz w:val="16"/>
                  <w:szCs w:val="16"/>
                </w:rPr>
                <w:delText>Planned</w:delText>
              </w:r>
            </w:del>
            <w:ins w:id="900774" w:author="Claude (AI draft)" w:date="2026-10-15T08:00:00Z">
              <w:r>
                <w:rPr>
                  <w:sz w:val="16"/>
                  <w:szCs w:val="16"/>
                </w:rPr>
                <w:t xml:space="preserve">Implemented</w:t>
              </w:r>
            </w:ins>
          </w:p>
        </w:tc>
      </w:tr>
      <w:tr w:rsidR="0021407A" w14:paraId="44C5A5FF" w14:textId="77777777" w:rsidTr="008B3485">
        <w:trPr>
          <w:cantSplit/>
        </w:trPr>
        <w:tc>
          <w:tcPr>
            <w:tcW w:w="620" w:type="dxa"/>
            <w:tcMar>
              <w:top w:w="40" w:type="dxa"/>
              <w:left w:w="90" w:type="dxa"/>
              <w:bottom w:w="40" w:type="dxa"/>
              <w:right w:w="90" w:type="dxa"/>
            </w:tcMar>
          </w:tcPr>
          <w:p w14:paraId="3E3E5CC5" w14:textId="77777777" w:rsidR="0021407A" w:rsidRDefault="0021407A" w:rsidP="008B3485">
            <w:pPr>
              <w:spacing w:after="40"/>
            </w:pPr>
            <w:r>
              <w:rPr>
                <w:sz w:val="16"/>
                <w:szCs w:val="16"/>
              </w:rPr>
              <w:t>API-02</w:t>
            </w:r>
          </w:p>
        </w:tc>
        <w:tc>
          <w:tcPr>
            <w:tcW w:w="1700" w:type="dxa"/>
            <w:tcMar>
              <w:top w:w="40" w:type="dxa"/>
              <w:left w:w="90" w:type="dxa"/>
              <w:bottom w:w="40" w:type="dxa"/>
              <w:right w:w="90" w:type="dxa"/>
            </w:tcMar>
          </w:tcPr>
          <w:p w14:paraId="7979CC3A" w14:textId="77777777" w:rsidR="0021407A" w:rsidRDefault="0021407A" w:rsidP="008B3485">
            <w:pPr>
              <w:spacing w:after="40"/>
            </w:pPr>
            <w:r>
              <w:rPr>
                <w:sz w:val="16"/>
                <w:szCs w:val="16"/>
              </w:rPr>
              <w:t>POST /auth/login</w:t>
            </w:r>
          </w:p>
        </w:tc>
        <w:tc>
          <w:tcPr>
            <w:tcW w:w="900" w:type="dxa"/>
            <w:tcMar>
              <w:top w:w="40" w:type="dxa"/>
              <w:left w:w="90" w:type="dxa"/>
              <w:bottom w:w="40" w:type="dxa"/>
              <w:right w:w="90" w:type="dxa"/>
            </w:tcMar>
          </w:tcPr>
          <w:p w14:paraId="509CC508" w14:textId="77777777" w:rsidR="0021407A" w:rsidRDefault="0021407A" w:rsidP="008B3485">
            <w:pPr>
              <w:spacing w:after="40"/>
            </w:pPr>
            <w:r>
              <w:rPr>
                <w:sz w:val="16"/>
                <w:szCs w:val="16"/>
              </w:rPr>
              <w:t>Public</w:t>
            </w:r>
          </w:p>
        </w:tc>
        <w:tc>
          <w:tcPr>
            <w:tcW w:w="1400" w:type="dxa"/>
            <w:tcMar>
              <w:top w:w="40" w:type="dxa"/>
              <w:left w:w="90" w:type="dxa"/>
              <w:bottom w:w="40" w:type="dxa"/>
              <w:right w:w="90" w:type="dxa"/>
            </w:tcMar>
          </w:tcPr>
          <w:p w14:paraId="293F9667" w14:textId="77777777" w:rsidR="0021407A" w:rsidRDefault="0021407A" w:rsidP="008B3485">
            <w:pPr>
              <w:spacing w:after="40"/>
            </w:pPr>
            <w:r>
              <w:rPr>
                <w:sz w:val="16"/>
                <w:szCs w:val="16"/>
              </w:rPr>
              <w:t>email, password</w:t>
            </w:r>
          </w:p>
        </w:tc>
        <w:tc>
          <w:tcPr>
            <w:tcW w:w="1300" w:type="dxa"/>
            <w:tcMar>
              <w:top w:w="40" w:type="dxa"/>
              <w:left w:w="90" w:type="dxa"/>
              <w:bottom w:w="40" w:type="dxa"/>
              <w:right w:w="90" w:type="dxa"/>
            </w:tcMar>
          </w:tcPr>
          <w:p w14:paraId="0779C6BC" w14:textId="77777777" w:rsidR="0021407A" w:rsidRDefault="0021407A" w:rsidP="008B3485">
            <w:pPr>
              <w:spacing w:after="40"/>
            </w:pPr>
            <w:del w:id="900775" w:author="Claude (AI draft)" w:date="2026-10-15T08:00:00Z">
              <w:r>
                <w:rPr>
                  <w:sz w:val="16"/>
                  <w:szCs w:val="16"/>
                </w:rPr>
                <w:delText>200 {token, expiresAt, role}</w:delText>
              </w:r>
            </w:del>
            <w:ins w:id="900776" w:author="Claude (AI draft)" w:date="2026-10-15T08:00:00Z">
              <w:r>
                <w:rPr>
                  <w:sz w:val="16"/>
                  <w:szCs w:val="16"/>
                </w:rPr>
                <w:t xml:space="preserve">200 {token, expiresAt, role: REQUESTER | STAFF | MANAGEMENT}</w:t>
              </w:r>
            </w:ins>
          </w:p>
        </w:tc>
        <w:tc>
          <w:tcPr>
            <w:tcW w:w="950" w:type="dxa"/>
            <w:tcMar>
              <w:top w:w="40" w:type="dxa"/>
              <w:left w:w="90" w:type="dxa"/>
              <w:bottom w:w="40" w:type="dxa"/>
              <w:right w:w="90" w:type="dxa"/>
            </w:tcMar>
          </w:tcPr>
          <w:p w14:paraId="65C9E18D" w14:textId="77777777" w:rsidR="0021407A" w:rsidRDefault="0021407A" w:rsidP="008B3485">
            <w:pPr>
              <w:spacing w:after="40"/>
            </w:pPr>
            <w:r>
              <w:rPr>
                <w:sz w:val="16"/>
                <w:szCs w:val="16"/>
              </w:rPr>
              <w:t>400, 401</w:t>
            </w:r>
          </w:p>
        </w:tc>
        <w:tc>
          <w:tcPr>
            <w:tcW w:w="1000" w:type="dxa"/>
            <w:tcMar>
              <w:top w:w="40" w:type="dxa"/>
              <w:left w:w="90" w:type="dxa"/>
              <w:bottom w:w="40" w:type="dxa"/>
              <w:right w:w="90" w:type="dxa"/>
            </w:tcMar>
          </w:tcPr>
          <w:p w14:paraId="0CDED477" w14:textId="77777777" w:rsidR="0021407A" w:rsidRDefault="0021407A" w:rsidP="008B3485">
            <w:pPr>
              <w:spacing w:after="40"/>
            </w:pPr>
            <w:r>
              <w:rPr>
                <w:sz w:val="16"/>
                <w:szCs w:val="16"/>
              </w:rPr>
              <w:t>NFR-002, FR-014</w:t>
            </w:r>
          </w:p>
        </w:tc>
        <w:tc>
          <w:tcPr>
            <w:tcW w:w="1146" w:type="dxa"/>
            <w:tcMar>
              <w:top w:w="40" w:type="dxa"/>
              <w:left w:w="90" w:type="dxa"/>
              <w:bottom w:w="40" w:type="dxa"/>
              <w:right w:w="90" w:type="dxa"/>
            </w:tcMar>
          </w:tcPr>
          <w:p w14:paraId="5B897E78" w14:textId="77777777" w:rsidR="0021407A" w:rsidRDefault="0021407A" w:rsidP="008B3485">
            <w:pPr>
              <w:spacing w:after="40"/>
            </w:pPr>
            <w:del w:id="900777" w:author="Claude (AI draft)" w:date="2026-10-15T08:00:00Z">
              <w:r>
                <w:rPr>
                  <w:sz w:val="16"/>
                  <w:szCs w:val="16"/>
                </w:rPr>
                <w:delText>Planned</w:delText>
              </w:r>
            </w:del>
            <w:ins w:id="900778" w:author="Claude (AI draft)" w:date="2026-10-15T08:00:00Z">
              <w:r>
                <w:rPr>
                  <w:sz w:val="16"/>
                  <w:szCs w:val="16"/>
                </w:rPr>
                <w:t xml:space="preserve">Implemented</w:t>
              </w:r>
            </w:ins>
          </w:p>
        </w:tc>
      </w:tr>
      <w:tr w:rsidR="0021407A" w14:paraId="486F916B" w14:textId="77777777" w:rsidTr="008B3485">
        <w:trPr>
          <w:cantSplit/>
        </w:trPr>
        <w:tc>
          <w:tcPr>
            <w:tcW w:w="620" w:type="dxa"/>
            <w:tcMar>
              <w:top w:w="40" w:type="dxa"/>
              <w:left w:w="90" w:type="dxa"/>
              <w:bottom w:w="40" w:type="dxa"/>
              <w:right w:w="90" w:type="dxa"/>
            </w:tcMar>
          </w:tcPr>
          <w:p w14:paraId="6D7E10C2" w14:textId="77777777" w:rsidR="0021407A" w:rsidRDefault="0021407A" w:rsidP="008B3485">
            <w:pPr>
              <w:spacing w:after="40"/>
            </w:pPr>
            <w:r>
              <w:rPr>
                <w:sz w:val="16"/>
                <w:szCs w:val="16"/>
              </w:rPr>
              <w:t>API-03</w:t>
            </w:r>
          </w:p>
        </w:tc>
        <w:tc>
          <w:tcPr>
            <w:tcW w:w="1700" w:type="dxa"/>
            <w:tcMar>
              <w:top w:w="40" w:type="dxa"/>
              <w:left w:w="90" w:type="dxa"/>
              <w:bottom w:w="40" w:type="dxa"/>
              <w:right w:w="90" w:type="dxa"/>
            </w:tcMar>
          </w:tcPr>
          <w:p w14:paraId="1855DC9D" w14:textId="77777777" w:rsidR="0021407A" w:rsidRDefault="0021407A" w:rsidP="008B3485">
            <w:pPr>
              <w:spacing w:after="40"/>
            </w:pPr>
            <w:r>
              <w:rPr>
                <w:sz w:val="16"/>
                <w:szCs w:val="16"/>
              </w:rPr>
              <w:t>GET /auth/me</w:t>
            </w:r>
          </w:p>
        </w:tc>
        <w:tc>
          <w:tcPr>
            <w:tcW w:w="900" w:type="dxa"/>
            <w:tcMar>
              <w:top w:w="40" w:type="dxa"/>
              <w:left w:w="90" w:type="dxa"/>
              <w:bottom w:w="40" w:type="dxa"/>
              <w:right w:w="90" w:type="dxa"/>
            </w:tcMar>
          </w:tcPr>
          <w:p w14:paraId="30FD2982" w14:textId="77777777" w:rsidR="0021407A" w:rsidRDefault="0021407A" w:rsidP="008B3485">
            <w:pPr>
              <w:spacing w:after="40"/>
            </w:pPr>
            <w:r>
              <w:rPr>
                <w:sz w:val="16"/>
                <w:szCs w:val="16"/>
              </w:rPr>
              <w:t>R, H, M</w:t>
            </w:r>
          </w:p>
        </w:tc>
        <w:tc>
          <w:tcPr>
            <w:tcW w:w="1400" w:type="dxa"/>
            <w:tcMar>
              <w:top w:w="40" w:type="dxa"/>
              <w:left w:w="90" w:type="dxa"/>
              <w:bottom w:w="40" w:type="dxa"/>
              <w:right w:w="90" w:type="dxa"/>
            </w:tcMar>
          </w:tcPr>
          <w:p w14:paraId="7B2E3C16" w14:textId="77777777" w:rsidR="0021407A" w:rsidRDefault="0021407A" w:rsidP="008B3485">
            <w:pPr>
              <w:spacing w:after="40"/>
            </w:pPr>
            <w:r>
              <w:rPr>
                <w:sz w:val="16"/>
                <w:szCs w:val="16"/>
              </w:rPr>
              <w:t>-</w:t>
            </w:r>
          </w:p>
        </w:tc>
        <w:tc>
          <w:tcPr>
            <w:tcW w:w="1300" w:type="dxa"/>
            <w:tcMar>
              <w:top w:w="40" w:type="dxa"/>
              <w:left w:w="90" w:type="dxa"/>
              <w:bottom w:w="40" w:type="dxa"/>
              <w:right w:w="90" w:type="dxa"/>
            </w:tcMar>
          </w:tcPr>
          <w:p w14:paraId="37C40C5B" w14:textId="77777777" w:rsidR="0021407A" w:rsidRDefault="0021407A" w:rsidP="008B3485">
            <w:pPr>
              <w:spacing w:after="40"/>
            </w:pPr>
            <w:del w:id="900779" w:author="Claude (AI draft)" w:date="2026-10-15T08:00:00Z">
              <w:r>
                <w:rPr>
                  <w:sz w:val="16"/>
                  <w:szCs w:val="16"/>
                </w:rPr>
                <w:delText xml:space="preserve">200 user summary</w:delText>
              </w:r>
            </w:del>
            <w:ins w:id="900780" w:author="Claude (AI draft)" w:date="2026-10-15T08:00:00Z">
              <w:r>
                <w:rPr>
                  <w:sz w:val="16"/>
                  <w:szCs w:val="16"/>
                </w:rPr>
                <w:t xml:space="preserve">200 {id, role, firstName, surname, email}</w:t>
              </w:r>
            </w:ins>
          </w:p>
        </w:tc>
        <w:tc>
          <w:tcPr>
            <w:tcW w:w="950" w:type="dxa"/>
            <w:tcMar>
              <w:top w:w="40" w:type="dxa"/>
              <w:left w:w="90" w:type="dxa"/>
              <w:bottom w:w="40" w:type="dxa"/>
              <w:right w:w="90" w:type="dxa"/>
            </w:tcMar>
          </w:tcPr>
          <w:p w14:paraId="771ADC57" w14:textId="77777777" w:rsidR="0021407A" w:rsidRDefault="0021407A" w:rsidP="008B3485">
            <w:pPr>
              <w:spacing w:after="40"/>
            </w:pPr>
            <w:r>
              <w:rPr>
                <w:sz w:val="16"/>
                <w:szCs w:val="16"/>
              </w:rPr>
              <w:t>401</w:t>
            </w:r>
          </w:p>
        </w:tc>
        <w:tc>
          <w:tcPr>
            <w:tcW w:w="1000" w:type="dxa"/>
            <w:tcMar>
              <w:top w:w="40" w:type="dxa"/>
              <w:left w:w="90" w:type="dxa"/>
              <w:bottom w:w="40" w:type="dxa"/>
              <w:right w:w="90" w:type="dxa"/>
            </w:tcMar>
          </w:tcPr>
          <w:p w14:paraId="5C83FB47" w14:textId="77777777" w:rsidR="0021407A" w:rsidRDefault="0021407A" w:rsidP="008B3485">
            <w:pPr>
              <w:spacing w:after="40"/>
            </w:pPr>
            <w:r>
              <w:rPr>
                <w:sz w:val="16"/>
                <w:szCs w:val="16"/>
              </w:rPr>
              <w:t>FR-014</w:t>
            </w:r>
          </w:p>
        </w:tc>
        <w:tc>
          <w:tcPr>
            <w:tcW w:w="1146" w:type="dxa"/>
            <w:tcMar>
              <w:top w:w="40" w:type="dxa"/>
              <w:left w:w="90" w:type="dxa"/>
              <w:bottom w:w="40" w:type="dxa"/>
              <w:right w:w="90" w:type="dxa"/>
            </w:tcMar>
          </w:tcPr>
          <w:p w14:paraId="4E4BAE6E" w14:textId="77777777" w:rsidR="0021407A" w:rsidRDefault="0021407A" w:rsidP="008B3485">
            <w:pPr>
              <w:spacing w:after="40"/>
            </w:pPr>
            <w:del w:id="900781" w:author="Claude (AI draft)" w:date="2026-10-15T08:00:00Z">
              <w:r>
                <w:rPr>
                  <w:sz w:val="16"/>
                  <w:szCs w:val="16"/>
                </w:rPr>
                <w:delText>Planned</w:delText>
              </w:r>
            </w:del>
            <w:ins w:id="900782" w:author="Claude (AI draft)" w:date="2026-10-15T08:00:00Z">
              <w:r>
                <w:rPr>
                  <w:sz w:val="16"/>
                  <w:szCs w:val="16"/>
                </w:rPr>
                <w:t xml:space="preserve">Implemented</w:t>
              </w:r>
            </w:ins>
          </w:p>
        </w:tc>
      </w:tr>
      <w:tr w:rsidR="0021407A" w14:paraId="498E1760" w14:textId="77777777" w:rsidTr="008B3485">
        <w:trPr>
          <w:cantSplit/>
        </w:trPr>
        <w:tc>
          <w:tcPr>
            <w:tcW w:w="620" w:type="dxa"/>
            <w:tcMar>
              <w:top w:w="40" w:type="dxa"/>
              <w:left w:w="90" w:type="dxa"/>
              <w:bottom w:w="40" w:type="dxa"/>
              <w:right w:w="90" w:type="dxa"/>
            </w:tcMar>
          </w:tcPr>
          <w:p w14:paraId="7B2A9F71" w14:textId="77777777" w:rsidR="0021407A" w:rsidRDefault="0021407A" w:rsidP="008B3485">
            <w:pPr>
              <w:spacing w:after="40"/>
            </w:pPr>
            <w:r>
              <w:rPr>
                <w:sz w:val="16"/>
                <w:szCs w:val="16"/>
              </w:rPr>
              <w:t>API-04</w:t>
            </w:r>
          </w:p>
        </w:tc>
        <w:tc>
          <w:tcPr>
            <w:tcW w:w="1700" w:type="dxa"/>
            <w:tcMar>
              <w:top w:w="40" w:type="dxa"/>
              <w:left w:w="90" w:type="dxa"/>
              <w:bottom w:w="40" w:type="dxa"/>
              <w:right w:w="90" w:type="dxa"/>
            </w:tcMar>
          </w:tcPr>
          <w:p w14:paraId="2D33AFA2" w14:textId="77777777" w:rsidR="0021407A" w:rsidRDefault="0021407A" w:rsidP="008B3485">
            <w:pPr>
              <w:spacing w:after="40"/>
            </w:pPr>
            <w:r>
              <w:rPr>
                <w:sz w:val="16"/>
                <w:szCs w:val="16"/>
              </w:rPr>
              <w:t>POST /requests</w:t>
            </w:r>
          </w:p>
        </w:tc>
        <w:tc>
          <w:tcPr>
            <w:tcW w:w="900" w:type="dxa"/>
            <w:tcMar>
              <w:top w:w="40" w:type="dxa"/>
              <w:left w:w="90" w:type="dxa"/>
              <w:bottom w:w="40" w:type="dxa"/>
              <w:right w:w="90" w:type="dxa"/>
            </w:tcMar>
          </w:tcPr>
          <w:p w14:paraId="32E59DD0" w14:textId="77777777" w:rsidR="0021407A" w:rsidRDefault="0021407A" w:rsidP="008B3485">
            <w:pPr>
              <w:spacing w:after="40"/>
            </w:pPr>
            <w:r>
              <w:rPr>
                <w:sz w:val="16"/>
                <w:szCs w:val="16"/>
              </w:rPr>
              <w:t>R</w:t>
            </w:r>
          </w:p>
        </w:tc>
        <w:tc>
          <w:tcPr>
            <w:tcW w:w="1400" w:type="dxa"/>
            <w:tcMar>
              <w:top w:w="40" w:type="dxa"/>
              <w:left w:w="90" w:type="dxa"/>
              <w:bottom w:w="40" w:type="dxa"/>
              <w:right w:w="90" w:type="dxa"/>
            </w:tcMar>
          </w:tcPr>
          <w:p w14:paraId="2DE404BD" w14:textId="77777777" w:rsidR="0021407A" w:rsidRDefault="0021407A" w:rsidP="008B3485">
            <w:pPr>
              <w:spacing w:after="40"/>
            </w:pPr>
            <w:r>
              <w:rPr>
                <w:sz w:val="16"/>
                <w:szCs w:val="16"/>
              </w:rPr>
              <w:t>categoryId, description, location, attachmentUrl?</w:t>
            </w:r>
          </w:p>
        </w:tc>
        <w:tc>
          <w:tcPr>
            <w:tcW w:w="1300" w:type="dxa"/>
            <w:tcMar>
              <w:top w:w="40" w:type="dxa"/>
              <w:left w:w="90" w:type="dxa"/>
              <w:bottom w:w="40" w:type="dxa"/>
              <w:right w:w="90" w:type="dxa"/>
            </w:tcMar>
          </w:tcPr>
          <w:p w14:paraId="1F9687C6" w14:textId="77777777" w:rsidR="0021407A" w:rsidRDefault="0021407A" w:rsidP="008B3485">
            <w:pPr>
              <w:spacing w:after="40"/>
            </w:pPr>
            <w:del w:id="900783" w:author="Claude (AI draft)" w:date="2026-10-15T08:00:00Z">
              <w:r>
                <w:rPr>
                  <w:sz w:val="16"/>
                  <w:szCs w:val="16"/>
                </w:rPr>
                <w:delText>201 {id, refNum, status: NEW, createdAt}</w:delText>
              </w:r>
            </w:del>
            <w:ins w:id="900784" w:author="Claude (AI draft)" w:date="2026-10-15T08:00:00Z">
              <w:r>
                <w:rPr>
                  <w:sz w:val="16"/>
                  <w:szCs w:val="16"/>
                </w:rPr>
                <w:t xml:space="preserve">201 request detail (id, refNum, status NEW, createdAt, ...)</w:t>
              </w:r>
            </w:ins>
          </w:p>
        </w:tc>
        <w:tc>
          <w:tcPr>
            <w:tcW w:w="950" w:type="dxa"/>
            <w:tcMar>
              <w:top w:w="40" w:type="dxa"/>
              <w:left w:w="90" w:type="dxa"/>
              <w:bottom w:w="40" w:type="dxa"/>
              <w:right w:w="90" w:type="dxa"/>
            </w:tcMar>
          </w:tcPr>
          <w:p w14:paraId="6CE38AD9" w14:textId="77777777" w:rsidR="0021407A" w:rsidRDefault="0021407A" w:rsidP="008B3485">
            <w:pPr>
              <w:spacing w:after="40"/>
            </w:pPr>
            <w:r>
              <w:rPr>
                <w:sz w:val="16"/>
                <w:szCs w:val="16"/>
              </w:rPr>
              <w:t>400, 422 (inactive category)</w:t>
            </w:r>
          </w:p>
        </w:tc>
        <w:tc>
          <w:tcPr>
            <w:tcW w:w="1000" w:type="dxa"/>
            <w:tcMar>
              <w:top w:w="40" w:type="dxa"/>
              <w:left w:w="90" w:type="dxa"/>
              <w:bottom w:w="40" w:type="dxa"/>
              <w:right w:w="90" w:type="dxa"/>
            </w:tcMar>
          </w:tcPr>
          <w:p w14:paraId="70529174" w14:textId="77777777" w:rsidR="0021407A" w:rsidRDefault="0021407A" w:rsidP="008B3485">
            <w:pPr>
              <w:spacing w:after="40"/>
            </w:pPr>
            <w:r>
              <w:rPr>
                <w:sz w:val="16"/>
                <w:szCs w:val="16"/>
              </w:rPr>
              <w:t>FR-001, FR-015</w:t>
            </w:r>
          </w:p>
        </w:tc>
        <w:tc>
          <w:tcPr>
            <w:tcW w:w="1146" w:type="dxa"/>
            <w:tcMar>
              <w:top w:w="40" w:type="dxa"/>
              <w:left w:w="90" w:type="dxa"/>
              <w:bottom w:w="40" w:type="dxa"/>
              <w:right w:w="90" w:type="dxa"/>
            </w:tcMar>
          </w:tcPr>
          <w:p w14:paraId="2AA2FB44" w14:textId="77777777" w:rsidR="0021407A" w:rsidRDefault="0021407A" w:rsidP="008B3485">
            <w:pPr>
              <w:spacing w:after="40"/>
            </w:pPr>
            <w:del w:id="900785" w:author="Claude (AI draft)" w:date="2026-10-15T08:00:00Z">
              <w:r>
                <w:rPr>
                  <w:sz w:val="16"/>
                  <w:szCs w:val="16"/>
                </w:rPr>
                <w:delText>Planned</w:delText>
              </w:r>
            </w:del>
            <w:ins w:id="900786" w:author="Claude (AI draft)" w:date="2026-10-15T08:00:00Z">
              <w:r>
                <w:rPr>
                  <w:sz w:val="16"/>
                  <w:szCs w:val="16"/>
                </w:rPr>
                <w:t xml:space="preserve">Implemented</w:t>
              </w:r>
            </w:ins>
          </w:p>
        </w:tc>
      </w:tr>
      <w:tr w:rsidR="0021407A" w14:paraId="3A847CEA" w14:textId="77777777" w:rsidTr="008B3485">
        <w:trPr>
          <w:cantSplit/>
        </w:trPr>
        <w:tc>
          <w:tcPr>
            <w:tcW w:w="620" w:type="dxa"/>
            <w:tcMar>
              <w:top w:w="40" w:type="dxa"/>
              <w:left w:w="90" w:type="dxa"/>
              <w:bottom w:w="40" w:type="dxa"/>
              <w:right w:w="90" w:type="dxa"/>
            </w:tcMar>
          </w:tcPr>
          <w:p w14:paraId="6B239623" w14:textId="77777777" w:rsidR="0021407A" w:rsidRDefault="0021407A" w:rsidP="008B3485">
            <w:pPr>
              <w:spacing w:after="40"/>
            </w:pPr>
            <w:r>
              <w:rPr>
                <w:sz w:val="16"/>
                <w:szCs w:val="16"/>
              </w:rPr>
              <w:t>API-05</w:t>
            </w:r>
          </w:p>
        </w:tc>
        <w:tc>
          <w:tcPr>
            <w:tcW w:w="1700" w:type="dxa"/>
            <w:tcMar>
              <w:top w:w="40" w:type="dxa"/>
              <w:left w:w="90" w:type="dxa"/>
              <w:bottom w:w="40" w:type="dxa"/>
              <w:right w:w="90" w:type="dxa"/>
            </w:tcMar>
          </w:tcPr>
          <w:p w14:paraId="4F43BBDE" w14:textId="77777777" w:rsidR="0021407A" w:rsidRDefault="0021407A" w:rsidP="008B3485">
            <w:pPr>
              <w:spacing w:after="40"/>
            </w:pPr>
            <w:r>
              <w:rPr>
                <w:sz w:val="16"/>
                <w:szCs w:val="16"/>
              </w:rPr>
              <w:t>GET /requests/mine</w:t>
            </w:r>
          </w:p>
        </w:tc>
        <w:tc>
          <w:tcPr>
            <w:tcW w:w="900" w:type="dxa"/>
            <w:tcMar>
              <w:top w:w="40" w:type="dxa"/>
              <w:left w:w="90" w:type="dxa"/>
              <w:bottom w:w="40" w:type="dxa"/>
              <w:right w:w="90" w:type="dxa"/>
            </w:tcMar>
          </w:tcPr>
          <w:p w14:paraId="748B16ED" w14:textId="77777777" w:rsidR="0021407A" w:rsidRDefault="0021407A" w:rsidP="008B3485">
            <w:pPr>
              <w:spacing w:after="40"/>
            </w:pPr>
            <w:r>
              <w:rPr>
                <w:sz w:val="16"/>
                <w:szCs w:val="16"/>
              </w:rPr>
              <w:t>R</w:t>
            </w:r>
          </w:p>
        </w:tc>
        <w:tc>
          <w:tcPr>
            <w:tcW w:w="1400" w:type="dxa"/>
            <w:tcMar>
              <w:top w:w="40" w:type="dxa"/>
              <w:left w:w="90" w:type="dxa"/>
              <w:bottom w:w="40" w:type="dxa"/>
              <w:right w:w="90" w:type="dxa"/>
            </w:tcMar>
          </w:tcPr>
          <w:p w14:paraId="16FB75CA" w14:textId="77777777" w:rsidR="0021407A" w:rsidRDefault="0021407A" w:rsidP="008B3485">
            <w:pPr>
              <w:spacing w:after="40"/>
            </w:pPr>
            <w:del w:id="900787" w:author="Claude (AI draft)" w:date="2026-10-15T08:00:00Z">
              <w:r>
                <w:rPr>
                  <w:sz w:val="16"/>
                  <w:szCs w:val="16"/>
                </w:rPr>
                <w:delText>page, size</w:delText>
              </w:r>
            </w:del>
            <w:ins w:id="900788" w:author="Claude (AI draft)" w:date="2026-10-15T08:00:00Z">
              <w:r>
                <w:rPr>
                  <w:sz w:val="16"/>
                  <w:szCs w:val="16"/>
                </w:rPr>
                <w:t xml:space="preserve">page, size, sort</w:t>
              </w:r>
            </w:ins>
          </w:p>
        </w:tc>
        <w:tc>
          <w:tcPr>
            <w:tcW w:w="1300" w:type="dxa"/>
            <w:tcMar>
              <w:top w:w="40" w:type="dxa"/>
              <w:left w:w="90" w:type="dxa"/>
              <w:bottom w:w="40" w:type="dxa"/>
              <w:right w:w="90" w:type="dxa"/>
            </w:tcMar>
          </w:tcPr>
          <w:p w14:paraId="47E28B3E" w14:textId="77777777" w:rsidR="0021407A" w:rsidRDefault="0021407A" w:rsidP="008B3485">
            <w:pPr>
              <w:spacing w:after="40"/>
            </w:pPr>
            <w:r>
              <w:rPr>
                <w:sz w:val="16"/>
                <w:szCs w:val="16"/>
              </w:rPr>
              <w:t xml:space="preserve">200 page of own requests</w:t>
            </w:r>
          </w:p>
        </w:tc>
        <w:tc>
          <w:tcPr>
            <w:tcW w:w="950" w:type="dxa"/>
            <w:tcMar>
              <w:top w:w="40" w:type="dxa"/>
              <w:left w:w="90" w:type="dxa"/>
              <w:bottom w:w="40" w:type="dxa"/>
              <w:right w:w="90" w:type="dxa"/>
            </w:tcMar>
          </w:tcPr>
          <w:p w14:paraId="5904A097" w14:textId="77777777" w:rsidR="0021407A" w:rsidRDefault="0021407A" w:rsidP="008B3485">
            <w:pPr>
              <w:spacing w:after="40"/>
            </w:pPr>
            <w:r>
              <w:rPr>
                <w:sz w:val="16"/>
                <w:szCs w:val="16"/>
              </w:rPr>
              <w:t>401</w:t>
            </w:r>
          </w:p>
        </w:tc>
        <w:tc>
          <w:tcPr>
            <w:tcW w:w="1000" w:type="dxa"/>
            <w:tcMar>
              <w:top w:w="40" w:type="dxa"/>
              <w:left w:w="90" w:type="dxa"/>
              <w:bottom w:w="40" w:type="dxa"/>
              <w:right w:w="90" w:type="dxa"/>
            </w:tcMar>
          </w:tcPr>
          <w:p w14:paraId="21919D3F" w14:textId="77777777" w:rsidR="0021407A" w:rsidRDefault="0021407A" w:rsidP="008B3485">
            <w:pPr>
              <w:spacing w:after="40"/>
            </w:pPr>
            <w:r>
              <w:rPr>
                <w:sz w:val="16"/>
                <w:szCs w:val="16"/>
              </w:rPr>
              <w:t>FR-003</w:t>
            </w:r>
          </w:p>
        </w:tc>
        <w:tc>
          <w:tcPr>
            <w:tcW w:w="1146" w:type="dxa"/>
            <w:tcMar>
              <w:top w:w="40" w:type="dxa"/>
              <w:left w:w="90" w:type="dxa"/>
              <w:bottom w:w="40" w:type="dxa"/>
              <w:right w:w="90" w:type="dxa"/>
            </w:tcMar>
          </w:tcPr>
          <w:p w14:paraId="6A4A2BF0" w14:textId="77777777" w:rsidR="0021407A" w:rsidRDefault="0021407A" w:rsidP="008B3485">
            <w:pPr>
              <w:spacing w:after="40"/>
            </w:pPr>
            <w:del w:id="900789" w:author="Claude (AI draft)" w:date="2026-10-15T08:00:00Z">
              <w:r>
                <w:rPr>
                  <w:sz w:val="16"/>
                  <w:szCs w:val="16"/>
                </w:rPr>
                <w:delText>Planned</w:delText>
              </w:r>
            </w:del>
            <w:ins w:id="900790" w:author="Claude (AI draft)" w:date="2026-10-15T08:00:00Z">
              <w:r>
                <w:rPr>
                  <w:sz w:val="16"/>
                  <w:szCs w:val="16"/>
                </w:rPr>
                <w:t xml:space="preserve">Implemented</w:t>
              </w:r>
            </w:ins>
          </w:p>
        </w:tc>
      </w:tr>
      <w:tr w:rsidR="0021407A" w14:paraId="5F8791DD" w14:textId="77777777" w:rsidTr="008B3485">
        <w:trPr>
          <w:cantSplit/>
        </w:trPr>
        <w:tc>
          <w:tcPr>
            <w:tcW w:w="620" w:type="dxa"/>
            <w:tcMar>
              <w:top w:w="40" w:type="dxa"/>
              <w:left w:w="90" w:type="dxa"/>
              <w:bottom w:w="40" w:type="dxa"/>
              <w:right w:w="90" w:type="dxa"/>
            </w:tcMar>
          </w:tcPr>
          <w:p w14:paraId="07B8F7F9" w14:textId="77777777" w:rsidR="0021407A" w:rsidRDefault="0021407A" w:rsidP="008B3485">
            <w:pPr>
              <w:spacing w:after="40"/>
            </w:pPr>
            <w:r>
              <w:rPr>
                <w:sz w:val="16"/>
                <w:szCs w:val="16"/>
              </w:rPr>
              <w:t>API-06</w:t>
            </w:r>
          </w:p>
        </w:tc>
        <w:tc>
          <w:tcPr>
            <w:tcW w:w="1700" w:type="dxa"/>
            <w:tcMar>
              <w:top w:w="40" w:type="dxa"/>
              <w:left w:w="90" w:type="dxa"/>
              <w:bottom w:w="40" w:type="dxa"/>
              <w:right w:w="90" w:type="dxa"/>
            </w:tcMar>
          </w:tcPr>
          <w:p w14:paraId="5E0DD290" w14:textId="77777777" w:rsidR="0021407A" w:rsidRDefault="0021407A" w:rsidP="008B3485">
            <w:pPr>
              <w:spacing w:after="40"/>
            </w:pPr>
            <w:r>
              <w:rPr>
                <w:sz w:val="16"/>
                <w:szCs w:val="16"/>
              </w:rPr>
              <w:t>GET /requests/{id}</w:t>
            </w:r>
          </w:p>
        </w:tc>
        <w:tc>
          <w:tcPr>
            <w:tcW w:w="900" w:type="dxa"/>
            <w:tcMar>
              <w:top w:w="40" w:type="dxa"/>
              <w:left w:w="90" w:type="dxa"/>
              <w:bottom w:w="40" w:type="dxa"/>
              <w:right w:w="90" w:type="dxa"/>
            </w:tcMar>
          </w:tcPr>
          <w:p w14:paraId="5353C69D" w14:textId="77777777" w:rsidR="0021407A" w:rsidRDefault="0021407A" w:rsidP="008B3485">
            <w:pPr>
              <w:spacing w:after="40"/>
            </w:pPr>
            <w:r>
              <w:rPr>
                <w:sz w:val="16"/>
                <w:szCs w:val="16"/>
              </w:rPr>
              <w:t>R (own), H (scope), M</w:t>
            </w:r>
          </w:p>
        </w:tc>
        <w:tc>
          <w:tcPr>
            <w:tcW w:w="1400" w:type="dxa"/>
            <w:tcMar>
              <w:top w:w="40" w:type="dxa"/>
              <w:left w:w="90" w:type="dxa"/>
              <w:bottom w:w="40" w:type="dxa"/>
              <w:right w:w="90" w:type="dxa"/>
            </w:tcMar>
          </w:tcPr>
          <w:p w14:paraId="4FF748E1" w14:textId="77777777" w:rsidR="0021407A" w:rsidRDefault="0021407A" w:rsidP="008B3485">
            <w:pPr>
              <w:spacing w:after="40"/>
            </w:pPr>
            <w:r>
              <w:rPr>
                <w:sz w:val="16"/>
                <w:szCs w:val="16"/>
              </w:rPr>
              <w:t>-</w:t>
            </w:r>
          </w:p>
        </w:tc>
        <w:tc>
          <w:tcPr>
            <w:tcW w:w="1300" w:type="dxa"/>
            <w:tcMar>
              <w:top w:w="40" w:type="dxa"/>
              <w:left w:w="90" w:type="dxa"/>
              <w:bottom w:w="40" w:type="dxa"/>
              <w:right w:w="90" w:type="dxa"/>
            </w:tcMar>
          </w:tcPr>
          <w:p w14:paraId="5CB3C364" w14:textId="77777777" w:rsidR="00380CD2" w:rsidRDefault="00000000">
            <w:pPr>
              <w:spacing w:after="40"/>
            </w:pPr>
            <w:del w:id="900791" w:author="Claude (AI draft)" w:date="2026-10-15T08:00:00Z">
              <w:r>
                <w:rPr>
                  <w:sz w:val="16"/>
                  <w:szCs w:val="16"/>
                </w:rPr>
                <w:delText>200 detail incl. status, last updated, requester-visible comments; for staff also allowedTransitions (from TransitionPolicy)</w:delText>
              </w:r>
            </w:del>
            <w:ins w:id="900792" w:author="Claude (AI draft)" w:date="2026-10-15T08:00:00Z">
              <w:r>
                <w:rPr>
                  <w:sz w:val="16"/>
                  <w:szCs w:val="16"/>
                </w:rPr>
                <w:t xml:space="preserve">200 detail incl. status, last updated, requester-visible comments and statusHistory; for staff also handler and allowedTransitions (empty when the user may not change the status)</w:t>
              </w:r>
            </w:ins>
          </w:p>
        </w:tc>
        <w:tc>
          <w:tcPr>
            <w:tcW w:w="950" w:type="dxa"/>
            <w:tcMar>
              <w:top w:w="40" w:type="dxa"/>
              <w:left w:w="90" w:type="dxa"/>
              <w:bottom w:w="40" w:type="dxa"/>
              <w:right w:w="90" w:type="dxa"/>
            </w:tcMar>
          </w:tcPr>
          <w:p w14:paraId="775BC37E" w14:textId="77777777" w:rsidR="0021407A" w:rsidRDefault="0021407A" w:rsidP="008B3485">
            <w:pPr>
              <w:spacing w:after="40"/>
            </w:pPr>
            <w:r>
              <w:rPr>
                <w:sz w:val="16"/>
                <w:szCs w:val="16"/>
              </w:rPr>
              <w:t>403, 404</w:t>
            </w:r>
          </w:p>
        </w:tc>
        <w:tc>
          <w:tcPr>
            <w:tcW w:w="1000" w:type="dxa"/>
            <w:tcMar>
              <w:top w:w="40" w:type="dxa"/>
              <w:left w:w="90" w:type="dxa"/>
              <w:bottom w:w="40" w:type="dxa"/>
              <w:right w:w="90" w:type="dxa"/>
            </w:tcMar>
          </w:tcPr>
          <w:p w14:paraId="1667B5C2" w14:textId="77777777" w:rsidR="0021407A" w:rsidRDefault="0021407A" w:rsidP="008B3485">
            <w:pPr>
              <w:spacing w:after="40"/>
            </w:pPr>
            <w:r>
              <w:rPr>
                <w:sz w:val="16"/>
                <w:szCs w:val="16"/>
              </w:rPr>
              <w:t>FR-002, FR-004, FR-007</w:t>
            </w:r>
          </w:p>
        </w:tc>
        <w:tc>
          <w:tcPr>
            <w:tcW w:w="1146" w:type="dxa"/>
            <w:tcMar>
              <w:top w:w="40" w:type="dxa"/>
              <w:left w:w="90" w:type="dxa"/>
              <w:bottom w:w="40" w:type="dxa"/>
              <w:right w:w="90" w:type="dxa"/>
            </w:tcMar>
          </w:tcPr>
          <w:p w14:paraId="23B4860E" w14:textId="77777777" w:rsidR="0021407A" w:rsidRDefault="0021407A" w:rsidP="008B3485">
            <w:pPr>
              <w:spacing w:after="40"/>
            </w:pPr>
            <w:del w:id="900793" w:author="Claude (AI draft)" w:date="2026-10-15T08:00:00Z">
              <w:r>
                <w:rPr>
                  <w:sz w:val="16"/>
                  <w:szCs w:val="16"/>
                </w:rPr>
                <w:delText>Planned</w:delText>
              </w:r>
            </w:del>
            <w:ins w:id="900794" w:author="Claude (AI draft)" w:date="2026-10-15T08:00:00Z">
              <w:r>
                <w:rPr>
                  <w:sz w:val="16"/>
                  <w:szCs w:val="16"/>
                </w:rPr>
                <w:t xml:space="preserve">Implemented</w:t>
              </w:r>
            </w:ins>
          </w:p>
        </w:tc>
      </w:tr>
      <w:tr w:rsidR="0021407A" w14:paraId="144014D8" w14:textId="77777777" w:rsidTr="008B3485">
        <w:trPr>
          <w:cantSplit/>
        </w:trPr>
        <w:tc>
          <w:tcPr>
            <w:tcW w:w="620" w:type="dxa"/>
            <w:tcMar>
              <w:top w:w="40" w:type="dxa"/>
              <w:left w:w="90" w:type="dxa"/>
              <w:bottom w:w="40" w:type="dxa"/>
              <w:right w:w="90" w:type="dxa"/>
            </w:tcMar>
          </w:tcPr>
          <w:p w14:paraId="6EF3AFC3" w14:textId="77777777" w:rsidR="0021407A" w:rsidRDefault="0021407A" w:rsidP="008B3485">
            <w:pPr>
              <w:spacing w:after="40"/>
            </w:pPr>
            <w:r>
              <w:rPr>
                <w:sz w:val="16"/>
                <w:szCs w:val="16"/>
              </w:rPr>
              <w:t>API-07</w:t>
            </w:r>
          </w:p>
        </w:tc>
        <w:tc>
          <w:tcPr>
            <w:tcW w:w="1700" w:type="dxa"/>
            <w:tcMar>
              <w:top w:w="40" w:type="dxa"/>
              <w:left w:w="90" w:type="dxa"/>
              <w:bottom w:w="40" w:type="dxa"/>
              <w:right w:w="90" w:type="dxa"/>
            </w:tcMar>
          </w:tcPr>
          <w:p w14:paraId="15AABBEF" w14:textId="77777777" w:rsidR="0021407A" w:rsidRDefault="0021407A" w:rsidP="008B3485">
            <w:pPr>
              <w:spacing w:after="40"/>
            </w:pPr>
            <w:r>
              <w:rPr>
                <w:sz w:val="16"/>
                <w:szCs w:val="16"/>
              </w:rPr>
              <w:t>GET /requests</w:t>
            </w:r>
          </w:p>
        </w:tc>
        <w:tc>
          <w:tcPr>
            <w:tcW w:w="900" w:type="dxa"/>
            <w:tcMar>
              <w:top w:w="40" w:type="dxa"/>
              <w:left w:w="90" w:type="dxa"/>
              <w:bottom w:w="40" w:type="dxa"/>
              <w:right w:w="90" w:type="dxa"/>
            </w:tcMar>
          </w:tcPr>
          <w:p w14:paraId="51F88F79" w14:textId="77777777" w:rsidR="0021407A" w:rsidRDefault="0021407A" w:rsidP="008B3485">
            <w:pPr>
              <w:spacing w:after="40"/>
            </w:pPr>
            <w:r>
              <w:rPr>
                <w:sz w:val="16"/>
                <w:szCs w:val="16"/>
              </w:rPr>
              <w:t>H (scope), M</w:t>
            </w:r>
          </w:p>
        </w:tc>
        <w:tc>
          <w:tcPr>
            <w:tcW w:w="1400" w:type="dxa"/>
            <w:tcMar>
              <w:top w:w="40" w:type="dxa"/>
              <w:left w:w="90" w:type="dxa"/>
              <w:bottom w:w="40" w:type="dxa"/>
              <w:right w:w="90" w:type="dxa"/>
            </w:tcMar>
          </w:tcPr>
          <w:p w14:paraId="47A4F205" w14:textId="77777777" w:rsidR="0021407A" w:rsidRDefault="0021407A" w:rsidP="008B3485">
            <w:pPr>
              <w:spacing w:after="40"/>
            </w:pPr>
            <w:del w:id="900795" w:author="Claude (AI draft)" w:date="2026-10-15T08:00:00Z">
              <w:r>
                <w:rPr>
                  <w:sz w:val="16"/>
                  <w:szCs w:val="16"/>
                </w:rPr>
                <w:delText>status, categoryId, from, to, page, size, sort</w:delText>
              </w:r>
            </w:del>
            <w:ins w:id="900796" w:author="Claude (AI draft)" w:date="2026-10-15T08:00:00Z">
              <w:r>
                <w:rPr>
                  <w:sz w:val="16"/>
                  <w:szCs w:val="16"/>
                </w:rPr>
                <w:t xml:space="preserve">status, open, unassigned, categoryId, from, to, page, size, sort (incl. priority)</w:t>
              </w:r>
            </w:ins>
          </w:p>
        </w:tc>
        <w:tc>
          <w:tcPr>
            <w:tcW w:w="1300" w:type="dxa"/>
            <w:tcMar>
              <w:top w:w="40" w:type="dxa"/>
              <w:left w:w="90" w:type="dxa"/>
              <w:bottom w:w="40" w:type="dxa"/>
              <w:right w:w="90" w:type="dxa"/>
            </w:tcMar>
          </w:tcPr>
          <w:p w14:paraId="1DE57439" w14:textId="77777777" w:rsidR="0021407A" w:rsidRDefault="0021407A" w:rsidP="008B3485">
            <w:pPr>
              <w:spacing w:after="40"/>
            </w:pPr>
            <w:r>
              <w:rPr>
                <w:sz w:val="16"/>
                <w:szCs w:val="16"/>
              </w:rPr>
              <w:t xml:space="preserve">200 page</w:t>
            </w:r>
          </w:p>
        </w:tc>
        <w:tc>
          <w:tcPr>
            <w:tcW w:w="950" w:type="dxa"/>
            <w:tcMar>
              <w:top w:w="40" w:type="dxa"/>
              <w:left w:w="90" w:type="dxa"/>
              <w:bottom w:w="40" w:type="dxa"/>
              <w:right w:w="90" w:type="dxa"/>
            </w:tcMar>
          </w:tcPr>
          <w:p w14:paraId="06A87059" w14:textId="77777777" w:rsidR="0021407A" w:rsidRDefault="0021407A" w:rsidP="008B3485">
            <w:pPr>
              <w:spacing w:after="40"/>
            </w:pPr>
            <w:r>
              <w:rPr>
                <w:sz w:val="16"/>
                <w:szCs w:val="16"/>
              </w:rPr>
              <w:t>400, 403</w:t>
            </w:r>
          </w:p>
        </w:tc>
        <w:tc>
          <w:tcPr>
            <w:tcW w:w="1000" w:type="dxa"/>
            <w:tcMar>
              <w:top w:w="40" w:type="dxa"/>
              <w:left w:w="90" w:type="dxa"/>
              <w:bottom w:w="40" w:type="dxa"/>
              <w:right w:w="90" w:type="dxa"/>
            </w:tcMar>
          </w:tcPr>
          <w:p w14:paraId="06EABE4F" w14:textId="77777777" w:rsidR="0021407A" w:rsidRDefault="0021407A" w:rsidP="008B3485">
            <w:pPr>
              <w:spacing w:after="40"/>
            </w:pPr>
            <w:r>
              <w:rPr>
                <w:sz w:val="16"/>
                <w:szCs w:val="16"/>
              </w:rPr>
              <w:t>FR-005, FR-006</w:t>
            </w:r>
          </w:p>
        </w:tc>
        <w:tc>
          <w:tcPr>
            <w:tcW w:w="1146" w:type="dxa"/>
            <w:tcMar>
              <w:top w:w="40" w:type="dxa"/>
              <w:left w:w="90" w:type="dxa"/>
              <w:bottom w:w="40" w:type="dxa"/>
              <w:right w:w="90" w:type="dxa"/>
            </w:tcMar>
          </w:tcPr>
          <w:p w14:paraId="7693841C" w14:textId="77777777" w:rsidR="0021407A" w:rsidRDefault="0021407A" w:rsidP="008B3485">
            <w:pPr>
              <w:spacing w:after="40"/>
            </w:pPr>
            <w:del w:id="900797" w:author="Claude (AI draft)" w:date="2026-10-15T08:00:00Z">
              <w:r>
                <w:rPr>
                  <w:sz w:val="16"/>
                  <w:szCs w:val="16"/>
                </w:rPr>
                <w:delText>Planned</w:delText>
              </w:r>
            </w:del>
            <w:ins w:id="900798" w:author="Claude (AI draft)" w:date="2026-10-15T08:00:00Z">
              <w:r>
                <w:rPr>
                  <w:sz w:val="16"/>
                  <w:szCs w:val="16"/>
                </w:rPr>
                <w:t xml:space="preserve">Implemented</w:t>
              </w:r>
            </w:ins>
          </w:p>
        </w:tc>
      </w:tr>
      <w:tr w:rsidR="0021407A" w14:paraId="47D0EFF9" w14:textId="77777777" w:rsidTr="008B3485">
        <w:trPr>
          <w:cantSplit/>
        </w:trPr>
        <w:tc>
          <w:tcPr>
            <w:tcW w:w="620" w:type="dxa"/>
            <w:tcMar>
              <w:top w:w="40" w:type="dxa"/>
              <w:left w:w="90" w:type="dxa"/>
              <w:bottom w:w="40" w:type="dxa"/>
              <w:right w:w="90" w:type="dxa"/>
            </w:tcMar>
          </w:tcPr>
          <w:p w14:paraId="796C60E1" w14:textId="77777777" w:rsidR="0021407A" w:rsidRDefault="0021407A" w:rsidP="008B3485">
            <w:pPr>
              <w:spacing w:after="40"/>
            </w:pPr>
            <w:r>
              <w:rPr>
                <w:sz w:val="16"/>
                <w:szCs w:val="16"/>
              </w:rPr>
              <w:t>API-08</w:t>
            </w:r>
          </w:p>
        </w:tc>
        <w:tc>
          <w:tcPr>
            <w:tcW w:w="1700" w:type="dxa"/>
            <w:tcMar>
              <w:top w:w="40" w:type="dxa"/>
              <w:left w:w="90" w:type="dxa"/>
              <w:bottom w:w="40" w:type="dxa"/>
              <w:right w:w="90" w:type="dxa"/>
            </w:tcMar>
          </w:tcPr>
          <w:p w14:paraId="4DCDA3B4" w14:textId="77777777" w:rsidR="0021407A" w:rsidRDefault="0021407A" w:rsidP="008B3485">
            <w:pPr>
              <w:spacing w:after="40"/>
            </w:pPr>
            <w:r>
              <w:rPr>
                <w:sz w:val="16"/>
                <w:szCs w:val="16"/>
              </w:rPr>
              <w:t>POST /requests/{id}/assignment</w:t>
            </w:r>
          </w:p>
        </w:tc>
        <w:tc>
          <w:tcPr>
            <w:tcW w:w="900" w:type="dxa"/>
            <w:tcMar>
              <w:top w:w="40" w:type="dxa"/>
              <w:left w:w="90" w:type="dxa"/>
              <w:bottom w:w="40" w:type="dxa"/>
              <w:right w:w="90" w:type="dxa"/>
            </w:tcMar>
          </w:tcPr>
          <w:p w14:paraId="650E15EB" w14:textId="77777777" w:rsidR="0021407A" w:rsidRDefault="0021407A" w:rsidP="008B3485">
            <w:pPr>
              <w:spacing w:after="40"/>
            </w:pPr>
            <w:r>
              <w:rPr>
                <w:sz w:val="16"/>
                <w:szCs w:val="16"/>
              </w:rPr>
              <w:t>H (self), M (any handler)</w:t>
            </w:r>
          </w:p>
        </w:tc>
        <w:tc>
          <w:tcPr>
            <w:tcW w:w="1400" w:type="dxa"/>
            <w:tcMar>
              <w:top w:w="40" w:type="dxa"/>
              <w:left w:w="90" w:type="dxa"/>
              <w:bottom w:w="40" w:type="dxa"/>
              <w:right w:w="90" w:type="dxa"/>
            </w:tcMar>
          </w:tcPr>
          <w:p w14:paraId="686BB6EE" w14:textId="77777777" w:rsidR="0021407A" w:rsidRDefault="0021407A" w:rsidP="008B3485">
            <w:pPr>
              <w:spacing w:after="40"/>
            </w:pPr>
            <w:del w:id="900799" w:author="Claude (AI draft)" w:date="2026-10-15T08:00:00Z">
              <w:r>
                <w:rPr>
                  <w:sz w:val="16"/>
                  <w:szCs w:val="16"/>
                </w:rPr>
                <w:delText>{version, employeeId?}</w:delText>
              </w:r>
            </w:del>
            <w:ins w:id="900800" w:author="Claude (AI draft)" w:date="2026-10-15T08:00:00Z">
              <w:r>
                <w:rPr>
                  <w:sz w:val="16"/>
                  <w:szCs w:val="16"/>
                </w:rPr>
                <w:t xml:space="preserve">{employeeId?} (manager only)</w:t>
              </w:r>
            </w:ins>
          </w:p>
        </w:tc>
        <w:tc>
          <w:tcPr>
            <w:tcW w:w="1300" w:type="dxa"/>
            <w:tcMar>
              <w:top w:w="40" w:type="dxa"/>
              <w:left w:w="90" w:type="dxa"/>
              <w:bottom w:w="40" w:type="dxa"/>
              <w:right w:w="90" w:type="dxa"/>
            </w:tcMar>
          </w:tcPr>
          <w:p w14:paraId="0755AB25" w14:textId="77777777" w:rsidR="0021407A" w:rsidRDefault="0021407A" w:rsidP="008B3485">
            <w:pPr>
              <w:spacing w:after="40"/>
            </w:pPr>
            <w:r>
              <w:rPr>
                <w:sz w:val="16"/>
                <w:szCs w:val="16"/>
              </w:rPr>
              <w:t xml:space="preserve">200 updated request</w:t>
            </w:r>
          </w:p>
        </w:tc>
        <w:tc>
          <w:tcPr>
            <w:tcW w:w="950" w:type="dxa"/>
            <w:tcMar>
              <w:top w:w="40" w:type="dxa"/>
              <w:left w:w="90" w:type="dxa"/>
              <w:bottom w:w="40" w:type="dxa"/>
              <w:right w:w="90" w:type="dxa"/>
            </w:tcMar>
          </w:tcPr>
          <w:p w14:paraId="7C936661" w14:textId="77777777" w:rsidR="0021407A" w:rsidRDefault="0021407A" w:rsidP="008B3485">
            <w:pPr>
              <w:spacing w:after="40"/>
            </w:pPr>
            <w:r>
              <w:rPr>
                <w:sz w:val="16"/>
                <w:szCs w:val="16"/>
              </w:rPr>
              <w:t>403, 409, 422</w:t>
            </w:r>
          </w:p>
        </w:tc>
        <w:tc>
          <w:tcPr>
            <w:tcW w:w="1000" w:type="dxa"/>
            <w:tcMar>
              <w:top w:w="40" w:type="dxa"/>
              <w:left w:w="90" w:type="dxa"/>
              <w:bottom w:w="40" w:type="dxa"/>
              <w:right w:w="90" w:type="dxa"/>
            </w:tcMar>
          </w:tcPr>
          <w:p w14:paraId="3DCBA36E" w14:textId="77777777" w:rsidR="0021407A" w:rsidRDefault="0021407A" w:rsidP="008B3485">
            <w:pPr>
              <w:spacing w:after="40"/>
            </w:pPr>
            <w:r>
              <w:rPr>
                <w:sz w:val="16"/>
                <w:szCs w:val="16"/>
              </w:rPr>
              <w:t>FR-008</w:t>
            </w:r>
          </w:p>
        </w:tc>
        <w:tc>
          <w:tcPr>
            <w:tcW w:w="1146" w:type="dxa"/>
            <w:tcMar>
              <w:top w:w="40" w:type="dxa"/>
              <w:left w:w="90" w:type="dxa"/>
              <w:bottom w:w="40" w:type="dxa"/>
              <w:right w:w="90" w:type="dxa"/>
            </w:tcMar>
          </w:tcPr>
          <w:p w14:paraId="4849871B" w14:textId="77777777" w:rsidR="0021407A" w:rsidRDefault="0021407A" w:rsidP="008B3485">
            <w:pPr>
              <w:spacing w:after="40"/>
            </w:pPr>
            <w:del w:id="900801" w:author="Claude (AI draft)" w:date="2026-10-15T08:00:00Z">
              <w:r>
                <w:rPr>
                  <w:sz w:val="16"/>
                  <w:szCs w:val="16"/>
                </w:rPr>
                <w:delText>Planned</w:delText>
              </w:r>
            </w:del>
            <w:ins w:id="900802" w:author="Claude (AI draft)" w:date="2026-10-15T08:00:00Z">
              <w:r>
                <w:rPr>
                  <w:sz w:val="16"/>
                  <w:szCs w:val="16"/>
                </w:rPr>
                <w:t xml:space="preserve">Implemented</w:t>
              </w:r>
            </w:ins>
          </w:p>
        </w:tc>
      </w:tr>
      <w:tr w:rsidR="0021407A" w14:paraId="3EBF97D8" w14:textId="77777777" w:rsidTr="008B3485">
        <w:trPr>
          <w:cantSplit/>
        </w:trPr>
        <w:tc>
          <w:tcPr>
            <w:tcW w:w="620" w:type="dxa"/>
            <w:tcMar>
              <w:top w:w="40" w:type="dxa"/>
              <w:left w:w="90" w:type="dxa"/>
              <w:bottom w:w="40" w:type="dxa"/>
              <w:right w:w="90" w:type="dxa"/>
            </w:tcMar>
          </w:tcPr>
          <w:p w14:paraId="35930324" w14:textId="77777777" w:rsidR="0021407A" w:rsidRDefault="0021407A" w:rsidP="008B3485">
            <w:pPr>
              <w:spacing w:after="40"/>
            </w:pPr>
            <w:r>
              <w:rPr>
                <w:sz w:val="16"/>
                <w:szCs w:val="16"/>
              </w:rPr>
              <w:lastRenderedPageBreak/>
              <w:t>API-09</w:t>
            </w:r>
          </w:p>
        </w:tc>
        <w:tc>
          <w:tcPr>
            <w:tcW w:w="1700" w:type="dxa"/>
            <w:tcMar>
              <w:top w:w="40" w:type="dxa"/>
              <w:left w:w="90" w:type="dxa"/>
              <w:bottom w:w="40" w:type="dxa"/>
              <w:right w:w="90" w:type="dxa"/>
            </w:tcMar>
          </w:tcPr>
          <w:p w14:paraId="63EC5431" w14:textId="77777777" w:rsidR="0021407A" w:rsidRDefault="0021407A" w:rsidP="008B3485">
            <w:pPr>
              <w:spacing w:after="40"/>
            </w:pPr>
            <w:r>
              <w:rPr>
                <w:sz w:val="16"/>
                <w:szCs w:val="16"/>
              </w:rPr>
              <w:t>PATCH /requests/{id}/status</w:t>
            </w:r>
          </w:p>
        </w:tc>
        <w:tc>
          <w:tcPr>
            <w:tcW w:w="900" w:type="dxa"/>
            <w:tcMar>
              <w:top w:w="40" w:type="dxa"/>
              <w:left w:w="90" w:type="dxa"/>
              <w:bottom w:w="40" w:type="dxa"/>
              <w:right w:w="90" w:type="dxa"/>
            </w:tcMar>
          </w:tcPr>
          <w:p w14:paraId="7C66CD04" w14:textId="77777777" w:rsidR="0021407A" w:rsidRDefault="0021407A" w:rsidP="008B3485">
            <w:pPr>
              <w:spacing w:after="40"/>
            </w:pPr>
            <w:r>
              <w:rPr>
                <w:sz w:val="16"/>
                <w:szCs w:val="16"/>
              </w:rPr>
              <w:t>H (scope), M</w:t>
            </w:r>
          </w:p>
        </w:tc>
        <w:tc>
          <w:tcPr>
            <w:tcW w:w="1400" w:type="dxa"/>
            <w:tcMar>
              <w:top w:w="40" w:type="dxa"/>
              <w:left w:w="90" w:type="dxa"/>
              <w:bottom w:w="40" w:type="dxa"/>
              <w:right w:w="90" w:type="dxa"/>
            </w:tcMar>
          </w:tcPr>
          <w:p w14:paraId="0ED3FDE7" w14:textId="77777777" w:rsidR="0021407A" w:rsidRDefault="0021407A" w:rsidP="008B3485">
            <w:pPr>
              <w:spacing w:after="40"/>
            </w:pPr>
            <w:del w:id="900803" w:author="Claude (AI draft)" w:date="2026-10-15T08:00:00Z">
              <w:r>
                <w:rPr>
                  <w:sz w:val="16"/>
                  <w:szCs w:val="16"/>
                </w:rPr>
                <w:delText>{toStatus, version, note?}</w:delText>
              </w:r>
            </w:del>
            <w:ins w:id="900804" w:author="Claude (AI draft)" w:date="2026-10-15T08:00:00Z">
              <w:r>
                <w:rPr>
                  <w:sz w:val="16"/>
                  <w:szCs w:val="16"/>
                </w:rPr>
                <w:t xml:space="preserve">{toStatus, note?, noteVisibleToRequester?}</w:t>
              </w:r>
            </w:ins>
          </w:p>
        </w:tc>
        <w:tc>
          <w:tcPr>
            <w:tcW w:w="1300" w:type="dxa"/>
            <w:tcMar>
              <w:top w:w="40" w:type="dxa"/>
              <w:left w:w="90" w:type="dxa"/>
              <w:bottom w:w="40" w:type="dxa"/>
              <w:right w:w="90" w:type="dxa"/>
            </w:tcMar>
          </w:tcPr>
          <w:p w14:paraId="75C04CAC" w14:textId="77777777" w:rsidR="0021407A" w:rsidRDefault="0021407A" w:rsidP="008B3485">
            <w:pPr>
              <w:spacing w:after="40"/>
            </w:pPr>
            <w:r>
              <w:rPr>
                <w:sz w:val="16"/>
                <w:szCs w:val="16"/>
              </w:rPr>
              <w:t xml:space="preserve">200 updated request</w:t>
            </w:r>
          </w:p>
        </w:tc>
        <w:tc>
          <w:tcPr>
            <w:tcW w:w="950" w:type="dxa"/>
            <w:tcMar>
              <w:top w:w="40" w:type="dxa"/>
              <w:left w:w="90" w:type="dxa"/>
              <w:bottom w:w="40" w:type="dxa"/>
              <w:right w:w="90" w:type="dxa"/>
            </w:tcMar>
          </w:tcPr>
          <w:p w14:paraId="6D4A66CE" w14:textId="77777777" w:rsidR="0021407A" w:rsidRDefault="0021407A" w:rsidP="008B3485">
            <w:pPr>
              <w:spacing w:after="40"/>
            </w:pPr>
            <w:r>
              <w:rPr>
                <w:sz w:val="16"/>
                <w:szCs w:val="16"/>
              </w:rPr>
              <w:t>403, 409, 422</w:t>
            </w:r>
          </w:p>
        </w:tc>
        <w:tc>
          <w:tcPr>
            <w:tcW w:w="1000" w:type="dxa"/>
            <w:tcMar>
              <w:top w:w="40" w:type="dxa"/>
              <w:left w:w="90" w:type="dxa"/>
              <w:bottom w:w="40" w:type="dxa"/>
              <w:right w:w="90" w:type="dxa"/>
            </w:tcMar>
          </w:tcPr>
          <w:p w14:paraId="5A56E4A5" w14:textId="77777777" w:rsidR="0021407A" w:rsidRDefault="0021407A" w:rsidP="008B3485">
            <w:pPr>
              <w:spacing w:after="40"/>
            </w:pPr>
            <w:r>
              <w:rPr>
                <w:sz w:val="16"/>
                <w:szCs w:val="16"/>
              </w:rPr>
              <w:t>FR-009, FR-011, NFR-006</w:t>
            </w:r>
          </w:p>
        </w:tc>
        <w:tc>
          <w:tcPr>
            <w:tcW w:w="1146" w:type="dxa"/>
            <w:tcMar>
              <w:top w:w="40" w:type="dxa"/>
              <w:left w:w="90" w:type="dxa"/>
              <w:bottom w:w="40" w:type="dxa"/>
              <w:right w:w="90" w:type="dxa"/>
            </w:tcMar>
          </w:tcPr>
          <w:p w14:paraId="528E78DD" w14:textId="77777777" w:rsidR="0021407A" w:rsidRDefault="0021407A" w:rsidP="008B3485">
            <w:pPr>
              <w:spacing w:after="40"/>
            </w:pPr>
            <w:del w:id="900805" w:author="Claude (AI draft)" w:date="2026-10-15T08:00:00Z">
              <w:r>
                <w:rPr>
                  <w:sz w:val="16"/>
                  <w:szCs w:val="16"/>
                </w:rPr>
                <w:delText>Planned</w:delText>
              </w:r>
            </w:del>
            <w:ins w:id="900806" w:author="Claude (AI draft)" w:date="2026-10-15T08:00:00Z">
              <w:r>
                <w:rPr>
                  <w:sz w:val="16"/>
                  <w:szCs w:val="16"/>
                </w:rPr>
                <w:t xml:space="preserve">Implemented</w:t>
              </w:r>
            </w:ins>
          </w:p>
        </w:tc>
      </w:tr>
      <w:tr w:rsidR="0021407A" w14:paraId="6609F944" w14:textId="77777777" w:rsidTr="008B3485">
        <w:trPr>
          <w:cantSplit/>
        </w:trPr>
        <w:tc>
          <w:tcPr>
            <w:tcW w:w="620" w:type="dxa"/>
            <w:tcMar>
              <w:top w:w="40" w:type="dxa"/>
              <w:left w:w="90" w:type="dxa"/>
              <w:bottom w:w="40" w:type="dxa"/>
              <w:right w:w="90" w:type="dxa"/>
            </w:tcMar>
          </w:tcPr>
          <w:p w14:paraId="5730FFFA" w14:textId="77777777" w:rsidR="0021407A" w:rsidRDefault="0021407A" w:rsidP="008B3485">
            <w:pPr>
              <w:spacing w:after="40"/>
            </w:pPr>
            <w:r>
              <w:rPr>
                <w:sz w:val="16"/>
                <w:szCs w:val="16"/>
              </w:rPr>
              <w:t>API-10</w:t>
            </w:r>
          </w:p>
        </w:tc>
        <w:tc>
          <w:tcPr>
            <w:tcW w:w="1700" w:type="dxa"/>
            <w:tcMar>
              <w:top w:w="40" w:type="dxa"/>
              <w:left w:w="90" w:type="dxa"/>
              <w:bottom w:w="40" w:type="dxa"/>
              <w:right w:w="90" w:type="dxa"/>
            </w:tcMar>
          </w:tcPr>
          <w:p w14:paraId="0DD8F0BE" w14:textId="77777777" w:rsidR="0021407A" w:rsidRDefault="0021407A" w:rsidP="008B3485">
            <w:pPr>
              <w:spacing w:after="40"/>
            </w:pPr>
            <w:r>
              <w:rPr>
                <w:sz w:val="16"/>
                <w:szCs w:val="16"/>
              </w:rPr>
              <w:t>POST /requests/{id}/comments</w:t>
            </w:r>
          </w:p>
        </w:tc>
        <w:tc>
          <w:tcPr>
            <w:tcW w:w="900" w:type="dxa"/>
            <w:tcMar>
              <w:top w:w="40" w:type="dxa"/>
              <w:left w:w="90" w:type="dxa"/>
              <w:bottom w:w="40" w:type="dxa"/>
              <w:right w:w="90" w:type="dxa"/>
            </w:tcMar>
          </w:tcPr>
          <w:p w14:paraId="5698511C" w14:textId="77777777" w:rsidR="0021407A" w:rsidRDefault="0021407A" w:rsidP="008B3485">
            <w:pPr>
              <w:spacing w:after="40"/>
            </w:pPr>
            <w:r>
              <w:rPr>
                <w:sz w:val="16"/>
                <w:szCs w:val="16"/>
              </w:rPr>
              <w:t>H (scope), M</w:t>
            </w:r>
          </w:p>
        </w:tc>
        <w:tc>
          <w:tcPr>
            <w:tcW w:w="1400" w:type="dxa"/>
            <w:tcMar>
              <w:top w:w="40" w:type="dxa"/>
              <w:left w:w="90" w:type="dxa"/>
              <w:bottom w:w="40" w:type="dxa"/>
              <w:right w:w="90" w:type="dxa"/>
            </w:tcMar>
          </w:tcPr>
          <w:p w14:paraId="2C6C7FD5" w14:textId="77777777" w:rsidR="0021407A" w:rsidRDefault="0021407A" w:rsidP="008B3485">
            <w:pPr>
              <w:spacing w:after="40"/>
            </w:pPr>
            <w:del w:id="900807" w:author="Claude (AI draft)" w:date="2026-10-15T08:00:00Z">
              <w:r>
                <w:rPr>
                  <w:sz w:val="16"/>
                  <w:szCs w:val="16"/>
                </w:rPr>
                <w:delText>{content}</w:delText>
              </w:r>
            </w:del>
            <w:ins w:id="900808" w:author="Claude (AI draft)" w:date="2026-10-15T08:00:00Z">
              <w:r>
                <w:rPr>
                  <w:sz w:val="16"/>
                  <w:szCs w:val="16"/>
                </w:rPr>
                <w:t xml:space="preserve">{content, visibleToRequester?}</w:t>
              </w:r>
            </w:ins>
          </w:p>
        </w:tc>
        <w:tc>
          <w:tcPr>
            <w:tcW w:w="1300" w:type="dxa"/>
            <w:tcMar>
              <w:top w:w="40" w:type="dxa"/>
              <w:left w:w="90" w:type="dxa"/>
              <w:bottom w:w="40" w:type="dxa"/>
              <w:right w:w="90" w:type="dxa"/>
            </w:tcMar>
          </w:tcPr>
          <w:p w14:paraId="5970CDFE" w14:textId="77777777" w:rsidR="0021407A" w:rsidRDefault="0021407A" w:rsidP="008B3485">
            <w:pPr>
              <w:spacing w:after="40"/>
            </w:pPr>
            <w:r>
              <w:rPr>
                <w:sz w:val="16"/>
                <w:szCs w:val="16"/>
              </w:rPr>
              <w:t xml:space="preserve">201 comment</w:t>
            </w:r>
          </w:p>
        </w:tc>
        <w:tc>
          <w:tcPr>
            <w:tcW w:w="950" w:type="dxa"/>
            <w:tcMar>
              <w:top w:w="40" w:type="dxa"/>
              <w:left w:w="90" w:type="dxa"/>
              <w:bottom w:w="40" w:type="dxa"/>
              <w:right w:w="90" w:type="dxa"/>
            </w:tcMar>
          </w:tcPr>
          <w:p w14:paraId="579B6B47" w14:textId="77777777" w:rsidR="0021407A" w:rsidRDefault="0021407A" w:rsidP="008B3485">
            <w:pPr>
              <w:spacing w:after="40"/>
            </w:pPr>
            <w:r>
              <w:rPr>
                <w:sz w:val="16"/>
                <w:szCs w:val="16"/>
              </w:rPr>
              <w:t>400, 403, 422 (closed)</w:t>
            </w:r>
          </w:p>
        </w:tc>
        <w:tc>
          <w:tcPr>
            <w:tcW w:w="1000" w:type="dxa"/>
            <w:tcMar>
              <w:top w:w="40" w:type="dxa"/>
              <w:left w:w="90" w:type="dxa"/>
              <w:bottom w:w="40" w:type="dxa"/>
              <w:right w:w="90" w:type="dxa"/>
            </w:tcMar>
          </w:tcPr>
          <w:p w14:paraId="006F731D" w14:textId="77777777" w:rsidR="0021407A" w:rsidRDefault="0021407A" w:rsidP="008B3485">
            <w:pPr>
              <w:spacing w:after="40"/>
            </w:pPr>
            <w:r>
              <w:rPr>
                <w:sz w:val="16"/>
                <w:szCs w:val="16"/>
              </w:rPr>
              <w:t>FR-010</w:t>
            </w:r>
          </w:p>
        </w:tc>
        <w:tc>
          <w:tcPr>
            <w:tcW w:w="1146" w:type="dxa"/>
            <w:tcMar>
              <w:top w:w="40" w:type="dxa"/>
              <w:left w:w="90" w:type="dxa"/>
              <w:bottom w:w="40" w:type="dxa"/>
              <w:right w:w="90" w:type="dxa"/>
            </w:tcMar>
          </w:tcPr>
          <w:p w14:paraId="4E9FDDBA" w14:textId="77777777" w:rsidR="0021407A" w:rsidRDefault="0021407A" w:rsidP="008B3485">
            <w:pPr>
              <w:spacing w:after="40"/>
            </w:pPr>
            <w:del w:id="900809" w:author="Claude (AI draft)" w:date="2026-10-15T08:00:00Z">
              <w:r>
                <w:rPr>
                  <w:sz w:val="16"/>
                  <w:szCs w:val="16"/>
                </w:rPr>
                <w:delText>Planned</w:delText>
              </w:r>
            </w:del>
            <w:ins w:id="900810" w:author="Claude (AI draft)" w:date="2026-10-15T08:00:00Z">
              <w:r>
                <w:rPr>
                  <w:sz w:val="16"/>
                  <w:szCs w:val="16"/>
                </w:rPr>
                <w:t xml:space="preserve">Implemented</w:t>
              </w:r>
            </w:ins>
          </w:p>
        </w:tc>
      </w:tr>
      <w:tr w:rsidR="0021407A" w14:paraId="3578BF04" w14:textId="77777777" w:rsidTr="008B3485">
        <w:trPr>
          <w:cantSplit/>
        </w:trPr>
        <w:tc>
          <w:tcPr>
            <w:tcW w:w="620" w:type="dxa"/>
            <w:tcMar>
              <w:top w:w="40" w:type="dxa"/>
              <w:left w:w="90" w:type="dxa"/>
              <w:bottom w:w="40" w:type="dxa"/>
              <w:right w:w="90" w:type="dxa"/>
            </w:tcMar>
          </w:tcPr>
          <w:p w14:paraId="27ACA30F" w14:textId="77777777" w:rsidR="0021407A" w:rsidRDefault="0021407A" w:rsidP="008B3485">
            <w:pPr>
              <w:spacing w:after="40"/>
            </w:pPr>
            <w:r>
              <w:rPr>
                <w:sz w:val="16"/>
                <w:szCs w:val="16"/>
              </w:rPr>
              <w:t>API-11</w:t>
            </w:r>
          </w:p>
        </w:tc>
        <w:tc>
          <w:tcPr>
            <w:tcW w:w="1700" w:type="dxa"/>
            <w:tcMar>
              <w:top w:w="40" w:type="dxa"/>
              <w:left w:w="90" w:type="dxa"/>
              <w:bottom w:w="40" w:type="dxa"/>
              <w:right w:w="90" w:type="dxa"/>
            </w:tcMar>
          </w:tcPr>
          <w:p w14:paraId="24F84BDF" w14:textId="77777777" w:rsidR="0021407A" w:rsidRDefault="0021407A" w:rsidP="008B3485">
            <w:pPr>
              <w:spacing w:after="40"/>
            </w:pPr>
            <w:r>
              <w:rPr>
                <w:sz w:val="16"/>
                <w:szCs w:val="16"/>
              </w:rPr>
              <w:t>GET /requests/{id}/audit</w:t>
            </w:r>
          </w:p>
        </w:tc>
        <w:tc>
          <w:tcPr>
            <w:tcW w:w="900" w:type="dxa"/>
            <w:tcMar>
              <w:top w:w="40" w:type="dxa"/>
              <w:left w:w="90" w:type="dxa"/>
              <w:bottom w:w="40" w:type="dxa"/>
              <w:right w:w="90" w:type="dxa"/>
            </w:tcMar>
          </w:tcPr>
          <w:p w14:paraId="6483602F" w14:textId="77777777" w:rsidR="0021407A" w:rsidRDefault="0021407A" w:rsidP="008B3485">
            <w:pPr>
              <w:spacing w:after="40"/>
            </w:pPr>
            <w:r>
              <w:rPr>
                <w:sz w:val="16"/>
                <w:szCs w:val="16"/>
              </w:rPr>
              <w:t>H (scope), M</w:t>
            </w:r>
          </w:p>
        </w:tc>
        <w:tc>
          <w:tcPr>
            <w:tcW w:w="1400" w:type="dxa"/>
            <w:tcMar>
              <w:top w:w="40" w:type="dxa"/>
              <w:left w:w="90" w:type="dxa"/>
              <w:bottom w:w="40" w:type="dxa"/>
              <w:right w:w="90" w:type="dxa"/>
            </w:tcMar>
          </w:tcPr>
          <w:p w14:paraId="1F0DD16E" w14:textId="77777777" w:rsidR="0021407A" w:rsidRDefault="0021407A" w:rsidP="008B3485">
            <w:pPr>
              <w:spacing w:after="40"/>
            </w:pPr>
            <w:r>
              <w:rPr>
                <w:sz w:val="16"/>
                <w:szCs w:val="16"/>
              </w:rPr>
              <w:t>-</w:t>
            </w:r>
          </w:p>
        </w:tc>
        <w:tc>
          <w:tcPr>
            <w:tcW w:w="1300" w:type="dxa"/>
            <w:tcMar>
              <w:top w:w="40" w:type="dxa"/>
              <w:left w:w="90" w:type="dxa"/>
              <w:bottom w:w="40" w:type="dxa"/>
              <w:right w:w="90" w:type="dxa"/>
            </w:tcMar>
          </w:tcPr>
          <w:p w14:paraId="70282114" w14:textId="77777777" w:rsidR="0021407A" w:rsidRDefault="0021407A" w:rsidP="008B3485">
            <w:pPr>
              <w:spacing w:after="40"/>
            </w:pPr>
            <w:r>
              <w:rPr>
                <w:sz w:val="16"/>
                <w:szCs w:val="16"/>
              </w:rPr>
              <w:t>200 list of audit entries</w:t>
            </w:r>
          </w:p>
        </w:tc>
        <w:tc>
          <w:tcPr>
            <w:tcW w:w="950" w:type="dxa"/>
            <w:tcMar>
              <w:top w:w="40" w:type="dxa"/>
              <w:left w:w="90" w:type="dxa"/>
              <w:bottom w:w="40" w:type="dxa"/>
              <w:right w:w="90" w:type="dxa"/>
            </w:tcMar>
          </w:tcPr>
          <w:p w14:paraId="4E89FE57" w14:textId="77777777" w:rsidR="0021407A" w:rsidRDefault="0021407A" w:rsidP="008B3485">
            <w:pPr>
              <w:spacing w:after="40"/>
            </w:pPr>
            <w:r>
              <w:rPr>
                <w:sz w:val="16"/>
                <w:szCs w:val="16"/>
              </w:rPr>
              <w:t>403, 404</w:t>
            </w:r>
          </w:p>
        </w:tc>
        <w:tc>
          <w:tcPr>
            <w:tcW w:w="1000" w:type="dxa"/>
            <w:tcMar>
              <w:top w:w="40" w:type="dxa"/>
              <w:left w:w="90" w:type="dxa"/>
              <w:bottom w:w="40" w:type="dxa"/>
              <w:right w:w="90" w:type="dxa"/>
            </w:tcMar>
          </w:tcPr>
          <w:p w14:paraId="1EEF3609" w14:textId="77777777" w:rsidR="0021407A" w:rsidRDefault="0021407A" w:rsidP="008B3485">
            <w:pPr>
              <w:spacing w:after="40"/>
            </w:pPr>
            <w:r>
              <w:rPr>
                <w:sz w:val="16"/>
                <w:szCs w:val="16"/>
              </w:rPr>
              <w:t>FR-007, NFR-006</w:t>
            </w:r>
          </w:p>
        </w:tc>
        <w:tc>
          <w:tcPr>
            <w:tcW w:w="1146" w:type="dxa"/>
            <w:tcMar>
              <w:top w:w="40" w:type="dxa"/>
              <w:left w:w="90" w:type="dxa"/>
              <w:bottom w:w="40" w:type="dxa"/>
              <w:right w:w="90" w:type="dxa"/>
            </w:tcMar>
          </w:tcPr>
          <w:p w14:paraId="59F8B65C" w14:textId="77777777" w:rsidR="0021407A" w:rsidRDefault="0021407A" w:rsidP="008B3485">
            <w:pPr>
              <w:spacing w:after="40"/>
            </w:pPr>
            <w:del w:id="900811" w:author="Claude (AI draft)" w:date="2026-10-15T08:00:00Z">
              <w:r>
                <w:rPr>
                  <w:sz w:val="16"/>
                  <w:szCs w:val="16"/>
                </w:rPr>
                <w:delText>Planned</w:delText>
              </w:r>
            </w:del>
            <w:ins w:id="900812" w:author="Claude (AI draft)" w:date="2026-10-15T08:00:00Z">
              <w:r>
                <w:rPr>
                  <w:sz w:val="16"/>
                  <w:szCs w:val="16"/>
                </w:rPr>
                <w:t xml:space="preserve">Implemented</w:t>
              </w:r>
            </w:ins>
          </w:p>
        </w:tc>
      </w:tr>
      <w:tr w:rsidR="0021407A" w14:paraId="6F484448" w14:textId="77777777" w:rsidTr="008B3485">
        <w:trPr>
          <w:cantSplit/>
        </w:trPr>
        <w:tc>
          <w:tcPr>
            <w:tcW w:w="620" w:type="dxa"/>
            <w:tcMar>
              <w:top w:w="40" w:type="dxa"/>
              <w:left w:w="90" w:type="dxa"/>
              <w:bottom w:w="40" w:type="dxa"/>
              <w:right w:w="90" w:type="dxa"/>
            </w:tcMar>
          </w:tcPr>
          <w:p w14:paraId="7444BCE3" w14:textId="77777777" w:rsidR="0021407A" w:rsidRDefault="0021407A" w:rsidP="008B3485">
            <w:pPr>
              <w:spacing w:after="40"/>
            </w:pPr>
            <w:r>
              <w:rPr>
                <w:sz w:val="16"/>
                <w:szCs w:val="16"/>
              </w:rPr>
              <w:t>API-12</w:t>
            </w:r>
          </w:p>
        </w:tc>
        <w:tc>
          <w:tcPr>
            <w:tcW w:w="1700" w:type="dxa"/>
            <w:tcMar>
              <w:top w:w="40" w:type="dxa"/>
              <w:left w:w="90" w:type="dxa"/>
              <w:bottom w:w="40" w:type="dxa"/>
              <w:right w:w="90" w:type="dxa"/>
            </w:tcMar>
          </w:tcPr>
          <w:p w14:paraId="0C0F58C3" w14:textId="77777777" w:rsidR="0021407A" w:rsidRDefault="0021407A" w:rsidP="008B3485">
            <w:pPr>
              <w:spacing w:after="40"/>
            </w:pPr>
            <w:r>
              <w:rPr>
                <w:sz w:val="16"/>
                <w:szCs w:val="16"/>
              </w:rPr>
              <w:t>PATCH /requests/{id}/priority</w:t>
            </w:r>
          </w:p>
        </w:tc>
        <w:tc>
          <w:tcPr>
            <w:tcW w:w="900" w:type="dxa"/>
            <w:tcMar>
              <w:top w:w="40" w:type="dxa"/>
              <w:left w:w="90" w:type="dxa"/>
              <w:bottom w:w="40" w:type="dxa"/>
              <w:right w:w="90" w:type="dxa"/>
            </w:tcMar>
          </w:tcPr>
          <w:p w14:paraId="43CCF3E7" w14:textId="77777777" w:rsidR="0021407A" w:rsidRDefault="0021407A" w:rsidP="008B3485">
            <w:pPr>
              <w:spacing w:after="40"/>
            </w:pPr>
            <w:r>
              <w:rPr>
                <w:sz w:val="16"/>
                <w:szCs w:val="16"/>
              </w:rPr>
              <w:t>M</w:t>
            </w:r>
          </w:p>
        </w:tc>
        <w:tc>
          <w:tcPr>
            <w:tcW w:w="1400" w:type="dxa"/>
            <w:tcMar>
              <w:top w:w="40" w:type="dxa"/>
              <w:left w:w="90" w:type="dxa"/>
              <w:bottom w:w="40" w:type="dxa"/>
              <w:right w:w="90" w:type="dxa"/>
            </w:tcMar>
          </w:tcPr>
          <w:p w14:paraId="28B5AE33" w14:textId="77777777" w:rsidR="0021407A" w:rsidRDefault="0021407A" w:rsidP="008B3485">
            <w:pPr>
              <w:spacing w:after="40"/>
            </w:pPr>
            <w:del w:id="900813" w:author="Claude (AI draft)" w:date="2026-10-15T08:00:00Z">
              <w:r>
                <w:rPr>
                  <w:sz w:val="16"/>
                  <w:szCs w:val="16"/>
                </w:rPr>
                <w:delText>{priority, version}</w:delText>
              </w:r>
            </w:del>
            <w:ins w:id="900814" w:author="Claude (AI draft)" w:date="2026-10-15T08:00:00Z">
              <w:r>
                <w:rPr>
                  <w:sz w:val="16"/>
                  <w:szCs w:val="16"/>
                </w:rPr>
                <w:t xml:space="preserve">{priority}</w:t>
              </w:r>
            </w:ins>
          </w:p>
        </w:tc>
        <w:tc>
          <w:tcPr>
            <w:tcW w:w="1300" w:type="dxa"/>
            <w:tcMar>
              <w:top w:w="40" w:type="dxa"/>
              <w:left w:w="90" w:type="dxa"/>
              <w:bottom w:w="40" w:type="dxa"/>
              <w:right w:w="90" w:type="dxa"/>
            </w:tcMar>
          </w:tcPr>
          <w:p w14:paraId="5CE8A6BA" w14:textId="77777777" w:rsidR="0021407A" w:rsidRDefault="0021407A" w:rsidP="008B3485">
            <w:pPr>
              <w:spacing w:after="40"/>
            </w:pPr>
            <w:r>
              <w:rPr>
                <w:sz w:val="16"/>
                <w:szCs w:val="16"/>
              </w:rPr>
              <w:t>200</w:t>
            </w:r>
          </w:p>
        </w:tc>
        <w:tc>
          <w:tcPr>
            <w:tcW w:w="950" w:type="dxa"/>
            <w:tcMar>
              <w:top w:w="40" w:type="dxa"/>
              <w:left w:w="90" w:type="dxa"/>
              <w:bottom w:w="40" w:type="dxa"/>
              <w:right w:w="90" w:type="dxa"/>
            </w:tcMar>
          </w:tcPr>
          <w:p w14:paraId="6451235B" w14:textId="77777777" w:rsidR="0021407A" w:rsidRDefault="0021407A" w:rsidP="008B3485">
            <w:pPr>
              <w:spacing w:after="40"/>
            </w:pPr>
            <w:del w:id="900815" w:author="Claude (AI draft)" w:date="2026-10-15T08:00:00Z">
              <w:r>
                <w:rPr>
                  <w:sz w:val="16"/>
                  <w:szCs w:val="16"/>
                </w:rPr>
                <w:delText>403, 409</w:delText>
              </w:r>
            </w:del>
            <w:ins w:id="900816" w:author="Claude (AI draft)" w:date="2026-10-15T08:00:00Z">
              <w:r>
                <w:rPr>
                  <w:sz w:val="16"/>
                  <w:szCs w:val="16"/>
                </w:rPr>
                <w:t xml:space="preserve">403, 404, 422 (closed)</w:t>
              </w:r>
            </w:ins>
          </w:p>
        </w:tc>
        <w:tc>
          <w:tcPr>
            <w:tcW w:w="1000" w:type="dxa"/>
            <w:tcMar>
              <w:top w:w="40" w:type="dxa"/>
              <w:left w:w="90" w:type="dxa"/>
              <w:bottom w:w="40" w:type="dxa"/>
              <w:right w:w="90" w:type="dxa"/>
            </w:tcMar>
          </w:tcPr>
          <w:p w14:paraId="17C64895" w14:textId="77777777" w:rsidR="00F944AF" w:rsidRDefault="00000000">
            <w:pPr>
              <w:spacing w:after="40"/>
            </w:pPr>
            <w:r>
              <w:rPr>
                <w:sz w:val="16"/>
                <w:szCs w:val="16"/>
              </w:rPr>
              <w:t>FR-016, DEC-003</w:t>
            </w:r>
          </w:p>
        </w:tc>
        <w:tc>
          <w:tcPr>
            <w:tcW w:w="1146" w:type="dxa"/>
            <w:tcMar>
              <w:top w:w="40" w:type="dxa"/>
              <w:left w:w="90" w:type="dxa"/>
              <w:bottom w:w="40" w:type="dxa"/>
              <w:right w:w="90" w:type="dxa"/>
            </w:tcMar>
          </w:tcPr>
          <w:p w14:paraId="2CDB2C89" w14:textId="77777777" w:rsidR="0021407A" w:rsidRDefault="0021407A" w:rsidP="008B3485">
            <w:pPr>
              <w:spacing w:after="40"/>
            </w:pPr>
            <w:del w:id="900817" w:author="Claude (AI draft)" w:date="2026-10-15T08:00:00Z">
              <w:r>
                <w:rPr>
                  <w:sz w:val="16"/>
                  <w:szCs w:val="16"/>
                </w:rPr>
                <w:delText>Planned</w:delText>
              </w:r>
            </w:del>
            <w:ins w:id="900818" w:author="Claude (AI draft)" w:date="2026-10-15T08:00:00Z">
              <w:r>
                <w:rPr>
                  <w:sz w:val="16"/>
                  <w:szCs w:val="16"/>
                </w:rPr>
                <w:t xml:space="preserve">Implemented</w:t>
              </w:r>
            </w:ins>
          </w:p>
        </w:tc>
      </w:tr>
      <w:tr w:rsidR="0021407A" w14:paraId="31EDD761" w14:textId="77777777" w:rsidTr="008B3485">
        <w:trPr>
          <w:cantSplit/>
        </w:trPr>
        <w:tc>
          <w:tcPr>
            <w:tcW w:w="620" w:type="dxa"/>
            <w:tcMar>
              <w:top w:w="40" w:type="dxa"/>
              <w:left w:w="90" w:type="dxa"/>
              <w:bottom w:w="40" w:type="dxa"/>
              <w:right w:w="90" w:type="dxa"/>
            </w:tcMar>
          </w:tcPr>
          <w:p w14:paraId="4270670E" w14:textId="77777777" w:rsidR="0021407A" w:rsidRDefault="0021407A" w:rsidP="008B3485">
            <w:pPr>
              <w:spacing w:after="40"/>
            </w:pPr>
            <w:r>
              <w:rPr>
                <w:sz w:val="16"/>
                <w:szCs w:val="16"/>
              </w:rPr>
              <w:t>API-13</w:t>
            </w:r>
          </w:p>
        </w:tc>
        <w:tc>
          <w:tcPr>
            <w:tcW w:w="1700" w:type="dxa"/>
            <w:tcMar>
              <w:top w:w="40" w:type="dxa"/>
              <w:left w:w="90" w:type="dxa"/>
              <w:bottom w:w="40" w:type="dxa"/>
              <w:right w:w="90" w:type="dxa"/>
            </w:tcMar>
          </w:tcPr>
          <w:p w14:paraId="6D2E6950" w14:textId="77777777" w:rsidR="0021407A" w:rsidRDefault="0021407A" w:rsidP="008B3485">
            <w:pPr>
              <w:spacing w:after="40"/>
            </w:pPr>
            <w:r>
              <w:rPr>
                <w:sz w:val="16"/>
                <w:szCs w:val="16"/>
              </w:rPr>
              <w:t>GET /categories</w:t>
            </w:r>
          </w:p>
        </w:tc>
        <w:tc>
          <w:tcPr>
            <w:tcW w:w="900" w:type="dxa"/>
            <w:tcMar>
              <w:top w:w="40" w:type="dxa"/>
              <w:left w:w="90" w:type="dxa"/>
              <w:bottom w:w="40" w:type="dxa"/>
              <w:right w:w="90" w:type="dxa"/>
            </w:tcMar>
          </w:tcPr>
          <w:p w14:paraId="288B0B1D" w14:textId="77777777" w:rsidR="0021407A" w:rsidRDefault="0021407A" w:rsidP="008B3485">
            <w:pPr>
              <w:spacing w:after="40"/>
            </w:pPr>
            <w:r>
              <w:rPr>
                <w:sz w:val="16"/>
                <w:szCs w:val="16"/>
              </w:rPr>
              <w:t>R, H, M</w:t>
            </w:r>
          </w:p>
        </w:tc>
        <w:tc>
          <w:tcPr>
            <w:tcW w:w="1400" w:type="dxa"/>
            <w:tcMar>
              <w:top w:w="40" w:type="dxa"/>
              <w:left w:w="90" w:type="dxa"/>
              <w:bottom w:w="40" w:type="dxa"/>
              <w:right w:w="90" w:type="dxa"/>
            </w:tcMar>
          </w:tcPr>
          <w:p w14:paraId="7936247C" w14:textId="77777777" w:rsidR="0021407A" w:rsidRDefault="0021407A" w:rsidP="008B3485">
            <w:pPr>
              <w:spacing w:after="40"/>
            </w:pPr>
            <w:r>
              <w:rPr>
                <w:sz w:val="16"/>
                <w:szCs w:val="16"/>
              </w:rPr>
              <w:t>?active=true (forced for R)</w:t>
            </w:r>
          </w:p>
        </w:tc>
        <w:tc>
          <w:tcPr>
            <w:tcW w:w="1300" w:type="dxa"/>
            <w:tcMar>
              <w:top w:w="40" w:type="dxa"/>
              <w:left w:w="90" w:type="dxa"/>
              <w:bottom w:w="40" w:type="dxa"/>
              <w:right w:w="90" w:type="dxa"/>
            </w:tcMar>
          </w:tcPr>
          <w:p w14:paraId="2D2297CB" w14:textId="77777777" w:rsidR="0021407A" w:rsidRDefault="0021407A" w:rsidP="008B3485">
            <w:pPr>
              <w:spacing w:after="40"/>
            </w:pPr>
            <w:r>
              <w:rPr>
                <w:sz w:val="16"/>
                <w:szCs w:val="16"/>
              </w:rPr>
              <w:t>200 list</w:t>
            </w:r>
          </w:p>
        </w:tc>
        <w:tc>
          <w:tcPr>
            <w:tcW w:w="950" w:type="dxa"/>
            <w:tcMar>
              <w:top w:w="40" w:type="dxa"/>
              <w:left w:w="90" w:type="dxa"/>
              <w:bottom w:w="40" w:type="dxa"/>
              <w:right w:w="90" w:type="dxa"/>
            </w:tcMar>
          </w:tcPr>
          <w:p w14:paraId="23260C35" w14:textId="77777777" w:rsidR="0021407A" w:rsidRDefault="0021407A" w:rsidP="008B3485">
            <w:pPr>
              <w:spacing w:after="40"/>
            </w:pPr>
            <w:r>
              <w:rPr>
                <w:sz w:val="16"/>
                <w:szCs w:val="16"/>
              </w:rPr>
              <w:t>401</w:t>
            </w:r>
          </w:p>
        </w:tc>
        <w:tc>
          <w:tcPr>
            <w:tcW w:w="1000" w:type="dxa"/>
            <w:tcMar>
              <w:top w:w="40" w:type="dxa"/>
              <w:left w:w="90" w:type="dxa"/>
              <w:bottom w:w="40" w:type="dxa"/>
              <w:right w:w="90" w:type="dxa"/>
            </w:tcMar>
          </w:tcPr>
          <w:p w14:paraId="05AF0F58" w14:textId="77777777" w:rsidR="0021407A" w:rsidRDefault="0021407A" w:rsidP="008B3485">
            <w:pPr>
              <w:spacing w:after="40"/>
            </w:pPr>
            <w:r>
              <w:rPr>
                <w:sz w:val="16"/>
                <w:szCs w:val="16"/>
              </w:rPr>
              <w:t>FR-015</w:t>
            </w:r>
          </w:p>
        </w:tc>
        <w:tc>
          <w:tcPr>
            <w:tcW w:w="1146" w:type="dxa"/>
            <w:tcMar>
              <w:top w:w="40" w:type="dxa"/>
              <w:left w:w="90" w:type="dxa"/>
              <w:bottom w:w="40" w:type="dxa"/>
              <w:right w:w="90" w:type="dxa"/>
            </w:tcMar>
          </w:tcPr>
          <w:p w14:paraId="27EC5E64" w14:textId="77777777" w:rsidR="00380CD2" w:rsidRDefault="00000000">
            <w:pPr>
              <w:spacing w:after="40"/>
            </w:pPr>
            <w:del w:id="900819" w:author="Claude (AI draft)" w:date="2026-10-15T08:00:00Z">
              <w:r>
                <w:rPr>
                  <w:b/>
                  <w:bCs/>
                  <w:sz w:val="16"/>
                  <w:szCs w:val="16"/>
                </w:rPr>
                <w:delText>Prototyped (unsecured, unversioned)</w:delText>
              </w:r>
            </w:del>
            <w:ins w:id="900820" w:author="Claude (AI draft)" w:date="2026-10-15T08:00:00Z">
              <w:r>
                <w:rPr>
                  <w:b/>
                  <w:bCs/>
                  <w:sz w:val="16"/>
                  <w:szCs w:val="16"/>
                </w:rPr>
                <w:t xml:space="preserve">Implemented</w:t>
              </w:r>
            </w:ins>
          </w:p>
        </w:tc>
      </w:tr>
      <w:tr w:rsidR="0021407A" w14:paraId="1F93D03F" w14:textId="77777777" w:rsidTr="008B3485">
        <w:trPr>
          <w:cantSplit/>
        </w:trPr>
        <w:tc>
          <w:tcPr>
            <w:tcW w:w="620" w:type="dxa"/>
            <w:tcMar>
              <w:top w:w="40" w:type="dxa"/>
              <w:left w:w="90" w:type="dxa"/>
              <w:bottom w:w="40" w:type="dxa"/>
              <w:right w:w="90" w:type="dxa"/>
            </w:tcMar>
          </w:tcPr>
          <w:p w14:paraId="0C6C6ECC" w14:textId="77777777" w:rsidR="0021407A" w:rsidRDefault="0021407A" w:rsidP="008B3485">
            <w:pPr>
              <w:spacing w:after="40"/>
            </w:pPr>
            <w:r>
              <w:rPr>
                <w:sz w:val="16"/>
                <w:szCs w:val="16"/>
              </w:rPr>
              <w:t>API-14</w:t>
            </w:r>
          </w:p>
        </w:tc>
        <w:tc>
          <w:tcPr>
            <w:tcW w:w="1700" w:type="dxa"/>
            <w:tcMar>
              <w:top w:w="40" w:type="dxa"/>
              <w:left w:w="90" w:type="dxa"/>
              <w:bottom w:w="40" w:type="dxa"/>
              <w:right w:w="90" w:type="dxa"/>
            </w:tcMar>
          </w:tcPr>
          <w:p w14:paraId="36E33152" w14:textId="77777777" w:rsidR="0021407A" w:rsidRDefault="0021407A" w:rsidP="008B3485">
            <w:pPr>
              <w:spacing w:after="40"/>
            </w:pPr>
            <w:r>
              <w:rPr>
                <w:sz w:val="16"/>
                <w:szCs w:val="16"/>
              </w:rPr>
              <w:t>POST /categories</w:t>
            </w:r>
          </w:p>
        </w:tc>
        <w:tc>
          <w:tcPr>
            <w:tcW w:w="900" w:type="dxa"/>
            <w:tcMar>
              <w:top w:w="40" w:type="dxa"/>
              <w:left w:w="90" w:type="dxa"/>
              <w:bottom w:w="40" w:type="dxa"/>
              <w:right w:w="90" w:type="dxa"/>
            </w:tcMar>
          </w:tcPr>
          <w:p w14:paraId="44E7ECE2" w14:textId="77777777" w:rsidR="0021407A" w:rsidRDefault="0021407A" w:rsidP="008B3485">
            <w:pPr>
              <w:spacing w:after="40"/>
            </w:pPr>
            <w:r>
              <w:rPr>
                <w:sz w:val="16"/>
                <w:szCs w:val="16"/>
              </w:rPr>
              <w:t>M</w:t>
            </w:r>
          </w:p>
        </w:tc>
        <w:tc>
          <w:tcPr>
            <w:tcW w:w="1400" w:type="dxa"/>
            <w:tcMar>
              <w:top w:w="40" w:type="dxa"/>
              <w:left w:w="90" w:type="dxa"/>
              <w:bottom w:w="40" w:type="dxa"/>
              <w:right w:w="90" w:type="dxa"/>
            </w:tcMar>
          </w:tcPr>
          <w:p w14:paraId="107768A1" w14:textId="77777777" w:rsidR="0021407A" w:rsidRDefault="0021407A" w:rsidP="008B3485">
            <w:pPr>
              <w:spacing w:after="40"/>
            </w:pPr>
            <w:r>
              <w:rPr>
                <w:sz w:val="16"/>
                <w:szCs w:val="16"/>
              </w:rPr>
              <w:t>{catName}</w:t>
            </w:r>
          </w:p>
        </w:tc>
        <w:tc>
          <w:tcPr>
            <w:tcW w:w="1300" w:type="dxa"/>
            <w:tcMar>
              <w:top w:w="40" w:type="dxa"/>
              <w:left w:w="90" w:type="dxa"/>
              <w:bottom w:w="40" w:type="dxa"/>
              <w:right w:w="90" w:type="dxa"/>
            </w:tcMar>
          </w:tcPr>
          <w:p w14:paraId="4FF5A9C0" w14:textId="77777777" w:rsidR="0021407A" w:rsidRDefault="0021407A" w:rsidP="008B3485">
            <w:pPr>
              <w:spacing w:after="40"/>
            </w:pPr>
            <w:r>
              <w:rPr>
                <w:sz w:val="16"/>
                <w:szCs w:val="16"/>
              </w:rPr>
              <w:t>201</w:t>
            </w:r>
          </w:p>
        </w:tc>
        <w:tc>
          <w:tcPr>
            <w:tcW w:w="950" w:type="dxa"/>
            <w:tcMar>
              <w:top w:w="40" w:type="dxa"/>
              <w:left w:w="90" w:type="dxa"/>
              <w:bottom w:w="40" w:type="dxa"/>
              <w:right w:w="90" w:type="dxa"/>
            </w:tcMar>
          </w:tcPr>
          <w:p w14:paraId="1E7E0C9C" w14:textId="77777777" w:rsidR="0021407A" w:rsidRDefault="0021407A" w:rsidP="008B3485">
            <w:pPr>
              <w:spacing w:after="40"/>
            </w:pPr>
            <w:r>
              <w:rPr>
                <w:sz w:val="16"/>
                <w:szCs w:val="16"/>
              </w:rPr>
              <w:t>400, 403, 409</w:t>
            </w:r>
          </w:p>
        </w:tc>
        <w:tc>
          <w:tcPr>
            <w:tcW w:w="1000" w:type="dxa"/>
            <w:tcMar>
              <w:top w:w="40" w:type="dxa"/>
              <w:left w:w="90" w:type="dxa"/>
              <w:bottom w:w="40" w:type="dxa"/>
              <w:right w:w="90" w:type="dxa"/>
            </w:tcMar>
          </w:tcPr>
          <w:p w14:paraId="64B678B0" w14:textId="77777777" w:rsidR="0021407A" w:rsidRDefault="0021407A" w:rsidP="008B3485">
            <w:pPr>
              <w:spacing w:after="40"/>
            </w:pPr>
            <w:r>
              <w:rPr>
                <w:sz w:val="16"/>
                <w:szCs w:val="16"/>
              </w:rPr>
              <w:t>FR-015</w:t>
            </w:r>
          </w:p>
        </w:tc>
        <w:tc>
          <w:tcPr>
            <w:tcW w:w="1146" w:type="dxa"/>
            <w:tcMar>
              <w:top w:w="40" w:type="dxa"/>
              <w:left w:w="90" w:type="dxa"/>
              <w:bottom w:w="40" w:type="dxa"/>
              <w:right w:w="90" w:type="dxa"/>
            </w:tcMar>
          </w:tcPr>
          <w:p w14:paraId="4740E4BC" w14:textId="77777777" w:rsidR="00380CD2" w:rsidRDefault="00000000">
            <w:pPr>
              <w:spacing w:after="40"/>
            </w:pPr>
            <w:del w:id="900821" w:author="Claude (AI draft)" w:date="2026-10-15T08:00:00Z">
              <w:r>
                <w:rPr>
                  <w:b/>
                  <w:bCs/>
                  <w:sz w:val="16"/>
                  <w:szCs w:val="16"/>
                </w:rPr>
                <w:delText>Prototyped</w:delText>
              </w:r>
            </w:del>
            <w:ins w:id="900822" w:author="Claude (AI draft)" w:date="2026-10-15T08:00:00Z">
              <w:r>
                <w:rPr>
                  <w:b/>
                  <w:bCs/>
                  <w:sz w:val="16"/>
                  <w:szCs w:val="16"/>
                </w:rPr>
                <w:t xml:space="preserve">Implemented</w:t>
              </w:r>
            </w:ins>
          </w:p>
        </w:tc>
      </w:tr>
      <w:tr w:rsidR="0021407A" w14:paraId="18869AE8" w14:textId="77777777" w:rsidTr="008B3485">
        <w:trPr>
          <w:cantSplit/>
        </w:trPr>
        <w:tc>
          <w:tcPr>
            <w:tcW w:w="620" w:type="dxa"/>
            <w:tcMar>
              <w:top w:w="40" w:type="dxa"/>
              <w:left w:w="90" w:type="dxa"/>
              <w:bottom w:w="40" w:type="dxa"/>
              <w:right w:w="90" w:type="dxa"/>
            </w:tcMar>
          </w:tcPr>
          <w:p w14:paraId="04A8D376" w14:textId="77777777" w:rsidR="0021407A" w:rsidRDefault="0021407A" w:rsidP="008B3485">
            <w:pPr>
              <w:spacing w:after="40"/>
            </w:pPr>
            <w:r>
              <w:rPr>
                <w:sz w:val="16"/>
                <w:szCs w:val="16"/>
              </w:rPr>
              <w:t>API-15</w:t>
            </w:r>
          </w:p>
        </w:tc>
        <w:tc>
          <w:tcPr>
            <w:tcW w:w="1700" w:type="dxa"/>
            <w:tcMar>
              <w:top w:w="40" w:type="dxa"/>
              <w:left w:w="90" w:type="dxa"/>
              <w:bottom w:w="40" w:type="dxa"/>
              <w:right w:w="90" w:type="dxa"/>
            </w:tcMar>
          </w:tcPr>
          <w:p w14:paraId="5BC50FC9" w14:textId="77777777" w:rsidR="0021407A" w:rsidRDefault="0021407A" w:rsidP="008B3485">
            <w:pPr>
              <w:spacing w:after="40"/>
            </w:pPr>
            <w:r>
              <w:rPr>
                <w:sz w:val="16"/>
                <w:szCs w:val="16"/>
              </w:rPr>
              <w:t>PATCH /categories/{id}</w:t>
            </w:r>
          </w:p>
        </w:tc>
        <w:tc>
          <w:tcPr>
            <w:tcW w:w="900" w:type="dxa"/>
            <w:tcMar>
              <w:top w:w="40" w:type="dxa"/>
              <w:left w:w="90" w:type="dxa"/>
              <w:bottom w:w="40" w:type="dxa"/>
              <w:right w:w="90" w:type="dxa"/>
            </w:tcMar>
          </w:tcPr>
          <w:p w14:paraId="31FB7B85" w14:textId="77777777" w:rsidR="0021407A" w:rsidRDefault="0021407A" w:rsidP="008B3485">
            <w:pPr>
              <w:spacing w:after="40"/>
            </w:pPr>
            <w:r>
              <w:rPr>
                <w:sz w:val="16"/>
                <w:szCs w:val="16"/>
              </w:rPr>
              <w:t>M</w:t>
            </w:r>
          </w:p>
        </w:tc>
        <w:tc>
          <w:tcPr>
            <w:tcW w:w="1400" w:type="dxa"/>
            <w:tcMar>
              <w:top w:w="40" w:type="dxa"/>
              <w:left w:w="90" w:type="dxa"/>
              <w:bottom w:w="40" w:type="dxa"/>
              <w:right w:w="90" w:type="dxa"/>
            </w:tcMar>
          </w:tcPr>
          <w:p w14:paraId="17BE6D91" w14:textId="77777777" w:rsidR="0021407A" w:rsidRDefault="0021407A" w:rsidP="008B3485">
            <w:pPr>
              <w:spacing w:after="40"/>
            </w:pPr>
            <w:r>
              <w:rPr>
                <w:sz w:val="16"/>
                <w:szCs w:val="16"/>
              </w:rPr>
              <w:t xml:space="preserve">{catName?, active?}</w:t>
            </w:r>
          </w:p>
        </w:tc>
        <w:tc>
          <w:tcPr>
            <w:tcW w:w="1300" w:type="dxa"/>
            <w:tcMar>
              <w:top w:w="40" w:type="dxa"/>
              <w:left w:w="90" w:type="dxa"/>
              <w:bottom w:w="40" w:type="dxa"/>
              <w:right w:w="90" w:type="dxa"/>
            </w:tcMar>
          </w:tcPr>
          <w:p w14:paraId="7F7E1BC1" w14:textId="77777777" w:rsidR="0021407A" w:rsidRDefault="0021407A" w:rsidP="008B3485">
            <w:pPr>
              <w:spacing w:after="40"/>
            </w:pPr>
            <w:r>
              <w:rPr>
                <w:sz w:val="16"/>
                <w:szCs w:val="16"/>
              </w:rPr>
              <w:t>200</w:t>
            </w:r>
          </w:p>
        </w:tc>
        <w:tc>
          <w:tcPr>
            <w:tcW w:w="950" w:type="dxa"/>
            <w:tcMar>
              <w:top w:w="40" w:type="dxa"/>
              <w:left w:w="90" w:type="dxa"/>
              <w:bottom w:w="40" w:type="dxa"/>
              <w:right w:w="90" w:type="dxa"/>
            </w:tcMar>
          </w:tcPr>
          <w:p w14:paraId="23FBB147" w14:textId="77777777" w:rsidR="0021407A" w:rsidRDefault="0021407A" w:rsidP="008B3485">
            <w:pPr>
              <w:spacing w:after="40"/>
            </w:pPr>
            <w:r>
              <w:rPr>
                <w:sz w:val="16"/>
                <w:szCs w:val="16"/>
              </w:rPr>
              <w:t>400, 403, 404, 409</w:t>
            </w:r>
          </w:p>
        </w:tc>
        <w:tc>
          <w:tcPr>
            <w:tcW w:w="1000" w:type="dxa"/>
            <w:tcMar>
              <w:top w:w="40" w:type="dxa"/>
              <w:left w:w="90" w:type="dxa"/>
              <w:bottom w:w="40" w:type="dxa"/>
              <w:right w:w="90" w:type="dxa"/>
            </w:tcMar>
          </w:tcPr>
          <w:p w14:paraId="09CCB581" w14:textId="77777777" w:rsidR="0021407A" w:rsidRDefault="0021407A" w:rsidP="008B3485">
            <w:pPr>
              <w:spacing w:after="40"/>
            </w:pPr>
            <w:r>
              <w:rPr>
                <w:sz w:val="16"/>
                <w:szCs w:val="16"/>
              </w:rPr>
              <w:t>FR-015</w:t>
            </w:r>
          </w:p>
        </w:tc>
        <w:tc>
          <w:tcPr>
            <w:tcW w:w="1146" w:type="dxa"/>
            <w:tcMar>
              <w:top w:w="40" w:type="dxa"/>
              <w:left w:w="90" w:type="dxa"/>
              <w:bottom w:w="40" w:type="dxa"/>
              <w:right w:w="90" w:type="dxa"/>
            </w:tcMar>
          </w:tcPr>
          <w:p w14:paraId="0D5BDEFF" w14:textId="77777777" w:rsidR="00380CD2" w:rsidRDefault="00000000">
            <w:pPr>
              <w:spacing w:after="40"/>
            </w:pPr>
            <w:del w:id="900823" w:author="Claude (AI draft)" w:date="2026-10-15T08:00:00Z">
              <w:r>
                <w:rPr>
                  <w:sz w:val="16"/>
                  <w:szCs w:val="16"/>
                </w:rPr>
                <w:delText>Prototyped (as PUT)</w:delText>
              </w:r>
            </w:del>
            <w:ins w:id="900824" w:author="Claude (AI draft)" w:date="2026-10-15T08:00:00Z">
              <w:r>
                <w:rPr>
                  <w:sz w:val="16"/>
                  <w:szCs w:val="16"/>
                </w:rPr>
                <w:t xml:space="preserve">Implemented</w:t>
              </w:r>
            </w:ins>
          </w:p>
        </w:tc>
      </w:tr>
      <w:tr w:rsidR="0021407A" w14:paraId="701AAF72" w14:textId="77777777" w:rsidTr="008B3485">
        <w:trPr>
          <w:cantSplit/>
        </w:trPr>
        <w:tc>
          <w:tcPr>
            <w:tcW w:w="620" w:type="dxa"/>
            <w:tcMar>
              <w:top w:w="40" w:type="dxa"/>
              <w:left w:w="90" w:type="dxa"/>
              <w:bottom w:w="40" w:type="dxa"/>
              <w:right w:w="90" w:type="dxa"/>
            </w:tcMar>
          </w:tcPr>
          <w:p w14:paraId="7EF16795" w14:textId="77777777" w:rsidR="0021407A" w:rsidRDefault="0021407A" w:rsidP="008B3485">
            <w:pPr>
              <w:spacing w:after="40"/>
            </w:pPr>
            <w:r>
              <w:rPr>
                <w:sz w:val="16"/>
                <w:szCs w:val="16"/>
              </w:rPr>
              <w:t>API-16</w:t>
            </w:r>
          </w:p>
        </w:tc>
        <w:tc>
          <w:tcPr>
            <w:tcW w:w="1700" w:type="dxa"/>
            <w:tcMar>
              <w:top w:w="40" w:type="dxa"/>
              <w:left w:w="90" w:type="dxa"/>
              <w:bottom w:w="40" w:type="dxa"/>
              <w:right w:w="90" w:type="dxa"/>
            </w:tcMar>
          </w:tcPr>
          <w:p w14:paraId="0E1FACE7" w14:textId="77777777" w:rsidR="0021407A" w:rsidRDefault="0021407A" w:rsidP="008B3485">
            <w:pPr>
              <w:spacing w:after="40"/>
            </w:pPr>
            <w:r>
              <w:rPr>
                <w:sz w:val="16"/>
                <w:szCs w:val="16"/>
              </w:rPr>
              <w:t>GET / PUT /employees/{id}/categories</w:t>
            </w:r>
          </w:p>
        </w:tc>
        <w:tc>
          <w:tcPr>
            <w:tcW w:w="900" w:type="dxa"/>
            <w:tcMar>
              <w:top w:w="40" w:type="dxa"/>
              <w:left w:w="90" w:type="dxa"/>
              <w:bottom w:w="40" w:type="dxa"/>
              <w:right w:w="90" w:type="dxa"/>
            </w:tcMar>
          </w:tcPr>
          <w:p w14:paraId="7038D170" w14:textId="77777777" w:rsidR="0021407A" w:rsidRDefault="0021407A" w:rsidP="008B3485">
            <w:pPr>
              <w:spacing w:after="40"/>
            </w:pPr>
            <w:r>
              <w:rPr>
                <w:sz w:val="16"/>
                <w:szCs w:val="16"/>
              </w:rPr>
              <w:t>M</w:t>
            </w:r>
          </w:p>
        </w:tc>
        <w:tc>
          <w:tcPr>
            <w:tcW w:w="1400" w:type="dxa"/>
            <w:tcMar>
              <w:top w:w="40" w:type="dxa"/>
              <w:left w:w="90" w:type="dxa"/>
              <w:bottom w:w="40" w:type="dxa"/>
              <w:right w:w="90" w:type="dxa"/>
            </w:tcMar>
          </w:tcPr>
          <w:p w14:paraId="4EC7A661" w14:textId="77777777" w:rsidR="0021407A" w:rsidRDefault="0021407A" w:rsidP="008B3485">
            <w:pPr>
              <w:spacing w:after="40"/>
            </w:pPr>
            <w:r>
              <w:rPr>
                <w:sz w:val="16"/>
                <w:szCs w:val="16"/>
              </w:rPr>
              <w:t>{categoryIds[]}</w:t>
            </w:r>
          </w:p>
        </w:tc>
        <w:tc>
          <w:tcPr>
            <w:tcW w:w="1300" w:type="dxa"/>
            <w:tcMar>
              <w:top w:w="40" w:type="dxa"/>
              <w:left w:w="90" w:type="dxa"/>
              <w:bottom w:w="40" w:type="dxa"/>
              <w:right w:w="90" w:type="dxa"/>
            </w:tcMar>
          </w:tcPr>
          <w:p w14:paraId="5C46B845" w14:textId="77777777" w:rsidR="0021407A" w:rsidRDefault="0021407A" w:rsidP="008B3485">
            <w:pPr>
              <w:spacing w:after="40"/>
            </w:pPr>
            <w:r>
              <w:rPr>
                <w:sz w:val="16"/>
                <w:szCs w:val="16"/>
              </w:rPr>
              <w:t>200</w:t>
            </w:r>
          </w:p>
        </w:tc>
        <w:tc>
          <w:tcPr>
            <w:tcW w:w="950" w:type="dxa"/>
            <w:tcMar>
              <w:top w:w="40" w:type="dxa"/>
              <w:left w:w="90" w:type="dxa"/>
              <w:bottom w:w="40" w:type="dxa"/>
              <w:right w:w="90" w:type="dxa"/>
            </w:tcMar>
          </w:tcPr>
          <w:p w14:paraId="20181186" w14:textId="77777777" w:rsidR="0021407A" w:rsidRDefault="0021407A" w:rsidP="008B3485">
            <w:pPr>
              <w:spacing w:after="40"/>
            </w:pPr>
            <w:del w:id="900825" w:author="Claude (AI draft)" w:date="2026-10-15T08:00:00Z">
              <w:r>
                <w:rPr>
                  <w:sz w:val="16"/>
                  <w:szCs w:val="16"/>
                </w:rPr>
                <w:delText>403, 404</w:delText>
              </w:r>
            </w:del>
            <w:ins w:id="900826" w:author="Claude (AI draft)" w:date="2026-10-15T08:00:00Z">
              <w:r>
                <w:rPr>
                  <w:sz w:val="16"/>
                  <w:szCs w:val="16"/>
                </w:rPr>
                <w:t xml:space="preserve">400 (unknown category or not staff), 403, 404</w:t>
              </w:r>
            </w:ins>
          </w:p>
        </w:tc>
        <w:tc>
          <w:tcPr>
            <w:tcW w:w="1000" w:type="dxa"/>
            <w:tcMar>
              <w:top w:w="40" w:type="dxa"/>
              <w:left w:w="90" w:type="dxa"/>
              <w:bottom w:w="40" w:type="dxa"/>
              <w:right w:w="90" w:type="dxa"/>
            </w:tcMar>
          </w:tcPr>
          <w:p w14:paraId="56650F14" w14:textId="77777777" w:rsidR="0021407A" w:rsidRDefault="0021407A" w:rsidP="008B3485">
            <w:pPr>
              <w:spacing w:after="40"/>
            </w:pPr>
            <w:r>
              <w:rPr>
                <w:sz w:val="16"/>
                <w:szCs w:val="16"/>
              </w:rPr>
              <w:t>FR-005, DEC-002</w:t>
            </w:r>
          </w:p>
        </w:tc>
        <w:tc>
          <w:tcPr>
            <w:tcW w:w="1146" w:type="dxa"/>
            <w:tcMar>
              <w:top w:w="40" w:type="dxa"/>
              <w:left w:w="90" w:type="dxa"/>
              <w:bottom w:w="40" w:type="dxa"/>
              <w:right w:w="90" w:type="dxa"/>
            </w:tcMar>
          </w:tcPr>
          <w:p w14:paraId="7E006474" w14:textId="77777777" w:rsidR="0021407A" w:rsidRDefault="0021407A" w:rsidP="008B3485">
            <w:pPr>
              <w:spacing w:after="40"/>
            </w:pPr>
            <w:del w:id="900827" w:author="Claude (AI draft)" w:date="2026-10-15T08:00:00Z">
              <w:r>
                <w:rPr>
                  <w:sz w:val="16"/>
                  <w:szCs w:val="16"/>
                </w:rPr>
                <w:delText>Planned</w:delText>
              </w:r>
            </w:del>
            <w:ins w:id="900828" w:author="Claude (AI draft)" w:date="2026-10-15T08:00:00Z">
              <w:r>
                <w:rPr>
                  <w:sz w:val="16"/>
                  <w:szCs w:val="16"/>
                </w:rPr>
                <w:t xml:space="preserve">Implemented</w:t>
              </w:r>
            </w:ins>
          </w:p>
        </w:tc>
      </w:tr>
      <w:tr w:rsidR="0021407A" w14:paraId="77A4B4A0" w14:textId="77777777" w:rsidTr="008B3485">
        <w:trPr>
          <w:cantSplit/>
        </w:trPr>
        <w:tc>
          <w:tcPr>
            <w:tcW w:w="620" w:type="dxa"/>
            <w:tcMar>
              <w:top w:w="40" w:type="dxa"/>
              <w:left w:w="90" w:type="dxa"/>
              <w:bottom w:w="40" w:type="dxa"/>
              <w:right w:w="90" w:type="dxa"/>
            </w:tcMar>
          </w:tcPr>
          <w:p w14:paraId="4AC9AB9D" w14:textId="77777777" w:rsidR="0021407A" w:rsidRDefault="0021407A" w:rsidP="008B3485">
            <w:pPr>
              <w:spacing w:after="40"/>
            </w:pPr>
            <w:r>
              <w:rPr>
                <w:sz w:val="16"/>
                <w:szCs w:val="16"/>
              </w:rPr>
              <w:t>API-17</w:t>
            </w:r>
          </w:p>
        </w:tc>
        <w:tc>
          <w:tcPr>
            <w:tcW w:w="1700" w:type="dxa"/>
            <w:tcMar>
              <w:top w:w="40" w:type="dxa"/>
              <w:left w:w="90" w:type="dxa"/>
              <w:bottom w:w="40" w:type="dxa"/>
              <w:right w:w="90" w:type="dxa"/>
            </w:tcMar>
          </w:tcPr>
          <w:p w14:paraId="35C981F9" w14:textId="77777777" w:rsidR="0021407A" w:rsidRDefault="0021407A" w:rsidP="008B3485">
            <w:pPr>
              <w:spacing w:after="40"/>
            </w:pPr>
            <w:r>
              <w:rPr>
                <w:sz w:val="16"/>
                <w:szCs w:val="16"/>
              </w:rPr>
              <w:t>GET /reports/activity</w:t>
            </w:r>
          </w:p>
        </w:tc>
        <w:tc>
          <w:tcPr>
            <w:tcW w:w="900" w:type="dxa"/>
            <w:tcMar>
              <w:top w:w="40" w:type="dxa"/>
              <w:left w:w="90" w:type="dxa"/>
              <w:bottom w:w="40" w:type="dxa"/>
              <w:right w:w="90" w:type="dxa"/>
            </w:tcMar>
          </w:tcPr>
          <w:p w14:paraId="0E8C026E" w14:textId="77777777" w:rsidR="0021407A" w:rsidRDefault="0021407A" w:rsidP="008B3485">
            <w:pPr>
              <w:spacing w:after="40"/>
            </w:pPr>
            <w:r>
              <w:rPr>
                <w:sz w:val="16"/>
                <w:szCs w:val="16"/>
              </w:rPr>
              <w:t>M</w:t>
            </w:r>
          </w:p>
        </w:tc>
        <w:tc>
          <w:tcPr>
            <w:tcW w:w="1400" w:type="dxa"/>
            <w:tcMar>
              <w:top w:w="40" w:type="dxa"/>
              <w:left w:w="90" w:type="dxa"/>
              <w:bottom w:w="40" w:type="dxa"/>
              <w:right w:w="90" w:type="dxa"/>
            </w:tcMar>
          </w:tcPr>
          <w:p w14:paraId="2C45E8B0" w14:textId="77777777" w:rsidR="0021407A" w:rsidRDefault="0021407A" w:rsidP="008B3485">
            <w:pPr>
              <w:spacing w:after="40"/>
            </w:pPr>
            <w:del w:id="900829" w:author="Claude (AI draft)" w:date="2026-10-15T08:00:00Z">
              <w:r>
                <w:rPr>
                  <w:sz w:val="16"/>
                  <w:szCs w:val="16"/>
                </w:rPr>
                <w:delText xml:space="preserve">from, to, categoryId?, status?</w:delText>
              </w:r>
            </w:del>
            <w:ins w:id="900830" w:author="Claude (AI draft)" w:date="2026-10-15T08:00:00Z">
              <w:r>
                <w:rPr>
                  <w:sz w:val="16"/>
                  <w:szCs w:val="16"/>
                </w:rPr>
                <w:t xml:space="preserve">from?, to?, categoryId?, status?</w:t>
              </w:r>
            </w:ins>
          </w:p>
        </w:tc>
        <w:tc>
          <w:tcPr>
            <w:tcW w:w="1300" w:type="dxa"/>
            <w:tcMar>
              <w:top w:w="40" w:type="dxa"/>
              <w:left w:w="90" w:type="dxa"/>
              <w:bottom w:w="40" w:type="dxa"/>
              <w:right w:w="90" w:type="dxa"/>
            </w:tcMar>
          </w:tcPr>
          <w:p w14:paraId="10FC80A8" w14:textId="77777777" w:rsidR="0021407A" w:rsidRDefault="0021407A" w:rsidP="008B3485">
            <w:pPr>
              <w:spacing w:after="40"/>
            </w:pPr>
            <w:del w:id="900831" w:author="Claude (AI draft)" w:date="2026-10-15T08:00:00Z">
              <w:r>
                <w:rPr>
                  <w:sz w:val="16"/>
                  <w:szCs w:val="16"/>
                </w:rPr>
                <w:delText xml:space="preserve">200 {open, overdue, resolved, closed, byCategory[]} - counts only</w:delText>
              </w:r>
            </w:del>
            <w:ins w:id="900832" w:author="Claude (AI draft)" w:date="2026-10-15T08:00:00Z">
              <w:r>
                <w:rPr>
                  <w:sz w:val="16"/>
                  <w:szCs w:val="16"/>
                </w:rPr>
                <w:t xml:space="preserve">200 {filters, generatedAt, totals {total, open, overdue, resolved, closed, rejected}, byCategory[]} - counts only</w:t>
              </w:r>
            </w:ins>
          </w:p>
        </w:tc>
        <w:tc>
          <w:tcPr>
            <w:tcW w:w="950" w:type="dxa"/>
            <w:tcMar>
              <w:top w:w="40" w:type="dxa"/>
              <w:left w:w="90" w:type="dxa"/>
              <w:bottom w:w="40" w:type="dxa"/>
              <w:right w:w="90" w:type="dxa"/>
            </w:tcMar>
          </w:tcPr>
          <w:p w14:paraId="41E062E8" w14:textId="77777777" w:rsidR="0021407A" w:rsidRDefault="0021407A" w:rsidP="008B3485">
            <w:pPr>
              <w:spacing w:after="40"/>
            </w:pPr>
            <w:r>
              <w:rPr>
                <w:sz w:val="16"/>
                <w:szCs w:val="16"/>
              </w:rPr>
              <w:t>400, 403</w:t>
            </w:r>
          </w:p>
        </w:tc>
        <w:tc>
          <w:tcPr>
            <w:tcW w:w="1000" w:type="dxa"/>
            <w:tcMar>
              <w:top w:w="40" w:type="dxa"/>
              <w:left w:w="90" w:type="dxa"/>
              <w:bottom w:w="40" w:type="dxa"/>
              <w:right w:w="90" w:type="dxa"/>
            </w:tcMar>
          </w:tcPr>
          <w:p w14:paraId="583F28C2" w14:textId="77777777" w:rsidR="0021407A" w:rsidRDefault="0021407A" w:rsidP="008B3485">
            <w:pPr>
              <w:spacing w:after="40"/>
            </w:pPr>
            <w:r>
              <w:rPr>
                <w:sz w:val="16"/>
                <w:szCs w:val="16"/>
              </w:rPr>
              <w:t>FR-012, FR-013, ASR-005</w:t>
            </w:r>
          </w:p>
        </w:tc>
        <w:tc>
          <w:tcPr>
            <w:tcW w:w="1146" w:type="dxa"/>
            <w:tcMar>
              <w:top w:w="40" w:type="dxa"/>
              <w:left w:w="90" w:type="dxa"/>
              <w:bottom w:w="40" w:type="dxa"/>
              <w:right w:w="90" w:type="dxa"/>
            </w:tcMar>
          </w:tcPr>
          <w:p w14:paraId="0A0B8973" w14:textId="77777777" w:rsidR="0021407A" w:rsidRDefault="0021407A" w:rsidP="008B3485">
            <w:pPr>
              <w:spacing w:after="40"/>
            </w:pPr>
            <w:del w:id="900833" w:author="Claude (AI draft)" w:date="2026-10-15T08:00:00Z">
              <w:r>
                <w:rPr>
                  <w:sz w:val="16"/>
                  <w:szCs w:val="16"/>
                </w:rPr>
                <w:delText>Planned</w:delText>
              </w:r>
            </w:del>
            <w:ins w:id="900834" w:author="Claude (AI draft)" w:date="2026-10-15T08:00:00Z">
              <w:r>
                <w:rPr>
                  <w:sz w:val="16"/>
                  <w:szCs w:val="16"/>
                </w:rPr>
                <w:t xml:space="preserve">Implemented</w:t>
              </w:r>
            </w:ins>
          </w:p>
        </w:tc>
      </w:tr>
      <w:tr>
        <w:trPr>
          <w:cantSplit/>
          <w:ins w:id="900835" w:author="Claude (AI draft)" w:date="2026-10-15T08:00:00Z"/>
        </w:trPr>
        <w:tc>
          <w:tcPr>
            <w:tcW w:w="620" w:type="dxa"/>
            <w:tcMar>
              <w:top w:w="40" w:type="dxa"/>
              <w:left w:w="90" w:type="dxa"/>
              <w:bottom w:w="40" w:type="dxa"/>
              <w:right w:w="90" w:type="dxa"/>
            </w:tcMar>
          </w:tcPr>
          <w:p>
            <w:pPr>
              <w:spacing w:after="40"/>
              <w:rPr>
                <w:ins w:id="900838" w:author="Claude (AI draft)" w:date="2026-10-15T08:00:00Z"/>
              </w:rPr>
            </w:pPr>
            <w:ins w:id="900837" w:author="Claude (AI draft)" w:date="2026-10-15T08:00:00Z">
              <w:r>
                <w:rPr>
                  <w:sz w:val="16"/>
                  <w:szCs w:val="16"/>
                </w:rPr>
                <w:t xml:space="preserve">API-18</w:t>
              </w:r>
            </w:ins>
          </w:p>
        </w:tc>
        <w:tc>
          <w:tcPr>
            <w:tcW w:w="1700" w:type="dxa"/>
            <w:tcMar>
              <w:top w:w="40" w:type="dxa"/>
              <w:left w:w="90" w:type="dxa"/>
              <w:bottom w:w="40" w:type="dxa"/>
              <w:right w:w="90" w:type="dxa"/>
            </w:tcMar>
          </w:tcPr>
          <w:p>
            <w:pPr>
              <w:spacing w:after="40"/>
              <w:rPr>
                <w:ins w:id="900841" w:author="Claude (AI draft)" w:date="2026-10-15T08:00:00Z"/>
              </w:rPr>
            </w:pPr>
            <w:ins w:id="900840" w:author="Claude (AI draft)" w:date="2026-10-15T08:00:00Z">
              <w:r>
                <w:rPr>
                  <w:sz w:val="16"/>
                  <w:szCs w:val="16"/>
                </w:rPr>
                <w:t xml:space="preserve">GET / PATCH /clients/me</w:t>
              </w:r>
            </w:ins>
          </w:p>
        </w:tc>
        <w:tc>
          <w:tcPr>
            <w:tcW w:w="900" w:type="dxa"/>
            <w:tcMar>
              <w:top w:w="40" w:type="dxa"/>
              <w:left w:w="90" w:type="dxa"/>
              <w:bottom w:w="40" w:type="dxa"/>
              <w:right w:w="90" w:type="dxa"/>
            </w:tcMar>
          </w:tcPr>
          <w:p>
            <w:pPr>
              <w:spacing w:after="40"/>
              <w:rPr>
                <w:ins w:id="900844" w:author="Claude (AI draft)" w:date="2026-10-15T08:00:00Z"/>
              </w:rPr>
            </w:pPr>
            <w:ins w:id="900843" w:author="Claude (AI draft)" w:date="2026-10-15T08:00:00Z">
              <w:r>
                <w:rPr>
                  <w:sz w:val="16"/>
                  <w:szCs w:val="16"/>
                </w:rPr>
                <w:t xml:space="preserve">R</w:t>
              </w:r>
            </w:ins>
          </w:p>
        </w:tc>
        <w:tc>
          <w:tcPr>
            <w:tcW w:w="1400" w:type="dxa"/>
            <w:tcMar>
              <w:top w:w="40" w:type="dxa"/>
              <w:left w:w="90" w:type="dxa"/>
              <w:bottom w:w="40" w:type="dxa"/>
              <w:right w:w="90" w:type="dxa"/>
            </w:tcMar>
          </w:tcPr>
          <w:p>
            <w:pPr>
              <w:spacing w:after="40"/>
              <w:rPr>
                <w:ins w:id="900847" w:author="Claude (AI draft)" w:date="2026-10-15T08:00:00Z"/>
              </w:rPr>
            </w:pPr>
            <w:ins w:id="900846" w:author="Claude (AI draft)" w:date="2026-10-15T08:00:00Z">
              <w:r>
                <w:rPr>
                  <w:sz w:val="16"/>
                  <w:szCs w:val="16"/>
                </w:rPr>
                <w:t xml:space="preserve">firstName?, surname?, phone?, dateOfBirth?, email?, password?, currentPassword (for email/password)</w:t>
              </w:r>
            </w:ins>
          </w:p>
        </w:tc>
        <w:tc>
          <w:tcPr>
            <w:tcW w:w="1300" w:type="dxa"/>
            <w:tcMar>
              <w:top w:w="40" w:type="dxa"/>
              <w:left w:w="90" w:type="dxa"/>
              <w:bottom w:w="40" w:type="dxa"/>
              <w:right w:w="90" w:type="dxa"/>
            </w:tcMar>
          </w:tcPr>
          <w:p>
            <w:pPr>
              <w:spacing w:after="40"/>
              <w:rPr>
                <w:ins w:id="900850" w:author="Claude (AI draft)" w:date="2026-10-15T08:00:00Z"/>
              </w:rPr>
            </w:pPr>
            <w:ins w:id="900849" w:author="Claude (AI draft)" w:date="2026-10-15T08:00:00Z">
              <w:r>
                <w:rPr>
                  <w:sz w:val="16"/>
                  <w:szCs w:val="16"/>
                </w:rPr>
                <w:t xml:space="preserve">200 own profile</w:t>
              </w:r>
            </w:ins>
          </w:p>
        </w:tc>
        <w:tc>
          <w:tcPr>
            <w:tcW w:w="950" w:type="dxa"/>
            <w:tcMar>
              <w:top w:w="40" w:type="dxa"/>
              <w:left w:w="90" w:type="dxa"/>
              <w:bottom w:w="40" w:type="dxa"/>
              <w:right w:w="90" w:type="dxa"/>
            </w:tcMar>
          </w:tcPr>
          <w:p>
            <w:pPr>
              <w:spacing w:after="40"/>
              <w:rPr>
                <w:ins w:id="900853" w:author="Claude (AI draft)" w:date="2026-10-15T08:00:00Z"/>
              </w:rPr>
            </w:pPr>
            <w:ins w:id="900852" w:author="Claude (AI draft)" w:date="2026-10-15T08:00:00Z">
              <w:r>
                <w:rPr>
                  <w:sz w:val="16"/>
                  <w:szCs w:val="16"/>
                </w:rPr>
                <w:t xml:space="preserve">400, 409</w:t>
              </w:r>
            </w:ins>
          </w:p>
        </w:tc>
        <w:tc>
          <w:tcPr>
            <w:tcW w:w="1000" w:type="dxa"/>
            <w:tcMar>
              <w:top w:w="40" w:type="dxa"/>
              <w:left w:w="90" w:type="dxa"/>
              <w:bottom w:w="40" w:type="dxa"/>
              <w:right w:w="90" w:type="dxa"/>
            </w:tcMar>
          </w:tcPr>
          <w:p>
            <w:pPr>
              <w:spacing w:after="40"/>
              <w:rPr>
                <w:ins w:id="900856" w:author="Claude (AI draft)" w:date="2026-10-15T08:00:00Z"/>
              </w:rPr>
            </w:pPr>
            <w:ins w:id="900855" w:author="Claude (AI draft)" w:date="2026-10-15T08:00:00Z">
              <w:r>
                <w:rPr>
                  <w:sz w:val="16"/>
                  <w:szCs w:val="16"/>
                </w:rPr>
                <w:t xml:space="preserve">FR-014, NFR-002</w:t>
              </w:r>
            </w:ins>
          </w:p>
        </w:tc>
        <w:tc>
          <w:tcPr>
            <w:tcW w:w="1146" w:type="dxa"/>
            <w:tcMar>
              <w:top w:w="40" w:type="dxa"/>
              <w:left w:w="90" w:type="dxa"/>
              <w:bottom w:w="40" w:type="dxa"/>
              <w:right w:w="90" w:type="dxa"/>
            </w:tcMar>
          </w:tcPr>
          <w:p>
            <w:pPr>
              <w:spacing w:after="40"/>
              <w:rPr>
                <w:ins w:id="900859" w:author="Claude (AI draft)" w:date="2026-10-15T08:00:00Z"/>
              </w:rPr>
            </w:pPr>
            <w:ins w:id="900858" w:author="Claude (AI draft)" w:date="2026-10-15T08:00:00Z">
              <w:r>
                <w:rPr>
                  <w:sz w:val="16"/>
                  <w:szCs w:val="16"/>
                </w:rPr>
                <w:t xml:space="preserve">Implemented (M3)</w:t>
              </w:r>
            </w:ins>
          </w:p>
        </w:tc>
      </w:tr>
      <w:tr>
        <w:trPr>
          <w:cantSplit/>
          <w:ins w:id="900860" w:author="Claude (AI draft)" w:date="2026-10-15T08:00:00Z"/>
        </w:trPr>
        <w:tc>
          <w:tcPr>
            <w:tcW w:w="620" w:type="dxa"/>
            <w:tcMar>
              <w:top w:w="40" w:type="dxa"/>
              <w:left w:w="90" w:type="dxa"/>
              <w:bottom w:w="40" w:type="dxa"/>
              <w:right w:w="90" w:type="dxa"/>
            </w:tcMar>
          </w:tcPr>
          <w:p>
            <w:pPr>
              <w:spacing w:after="40"/>
              <w:rPr>
                <w:ins w:id="900863" w:author="Claude (AI draft)" w:date="2026-10-15T08:00:00Z"/>
              </w:rPr>
            </w:pPr>
            <w:ins w:id="900862" w:author="Claude (AI draft)" w:date="2026-10-15T08:00:00Z">
              <w:r>
                <w:rPr>
                  <w:sz w:val="16"/>
                  <w:szCs w:val="16"/>
                </w:rPr>
                <w:t xml:space="preserve">API-19</w:t>
              </w:r>
            </w:ins>
          </w:p>
        </w:tc>
        <w:tc>
          <w:tcPr>
            <w:tcW w:w="1700" w:type="dxa"/>
            <w:tcMar>
              <w:top w:w="40" w:type="dxa"/>
              <w:left w:w="90" w:type="dxa"/>
              <w:bottom w:w="40" w:type="dxa"/>
              <w:right w:w="90" w:type="dxa"/>
            </w:tcMar>
          </w:tcPr>
          <w:p>
            <w:pPr>
              <w:spacing w:after="40"/>
              <w:rPr>
                <w:ins w:id="900866" w:author="Claude (AI draft)" w:date="2026-10-15T08:00:00Z"/>
              </w:rPr>
            </w:pPr>
            <w:ins w:id="900865" w:author="Claude (AI draft)" w:date="2026-10-15T08:00:00Z">
              <w:r>
                <w:rPr>
                  <w:sz w:val="16"/>
                  <w:szCs w:val="16"/>
                </w:rPr>
                <w:t xml:space="preserve">GET /clients/{id}/contact</w:t>
              </w:r>
            </w:ins>
          </w:p>
        </w:tc>
        <w:tc>
          <w:tcPr>
            <w:tcW w:w="900" w:type="dxa"/>
            <w:tcMar>
              <w:top w:w="40" w:type="dxa"/>
              <w:left w:w="90" w:type="dxa"/>
              <w:bottom w:w="40" w:type="dxa"/>
              <w:right w:w="90" w:type="dxa"/>
            </w:tcMar>
          </w:tcPr>
          <w:p>
            <w:pPr>
              <w:spacing w:after="40"/>
              <w:rPr>
                <w:ins w:id="900869" w:author="Claude (AI draft)" w:date="2026-10-15T08:00:00Z"/>
              </w:rPr>
            </w:pPr>
            <w:ins w:id="900868" w:author="Claude (AI draft)" w:date="2026-10-15T08:00:00Z">
              <w:r>
                <w:rPr>
                  <w:sz w:val="16"/>
                  <w:szCs w:val="16"/>
                </w:rPr>
                <w:t xml:space="preserve">M</w:t>
              </w:r>
            </w:ins>
          </w:p>
        </w:tc>
        <w:tc>
          <w:tcPr>
            <w:tcW w:w="1400" w:type="dxa"/>
            <w:tcMar>
              <w:top w:w="40" w:type="dxa"/>
              <w:left w:w="90" w:type="dxa"/>
              <w:bottom w:w="40" w:type="dxa"/>
              <w:right w:w="90" w:type="dxa"/>
            </w:tcMar>
          </w:tcPr>
          <w:p>
            <w:pPr>
              <w:spacing w:after="40"/>
              <w:rPr>
                <w:ins w:id="900872" w:author="Claude (AI draft)" w:date="2026-10-15T08:00:00Z"/>
              </w:rPr>
            </w:pPr>
            <w:ins w:id="900871" w:author="Claude (AI draft)" w:date="2026-10-15T08:00:00Z">
              <w:r>
                <w:rPr>
                  <w:sz w:val="16"/>
                  <w:szCs w:val="16"/>
                </w:rPr>
                <w:t xml:space="preserve">-</w:t>
              </w:r>
            </w:ins>
          </w:p>
        </w:tc>
        <w:tc>
          <w:tcPr>
            <w:tcW w:w="1300" w:type="dxa"/>
            <w:tcMar>
              <w:top w:w="40" w:type="dxa"/>
              <w:left w:w="90" w:type="dxa"/>
              <w:bottom w:w="40" w:type="dxa"/>
              <w:right w:w="90" w:type="dxa"/>
            </w:tcMar>
          </w:tcPr>
          <w:p>
            <w:pPr>
              <w:spacing w:after="40"/>
              <w:rPr>
                <w:ins w:id="900875" w:author="Claude (AI draft)" w:date="2026-10-15T08:00:00Z"/>
              </w:rPr>
            </w:pPr>
            <w:ins w:id="900874" w:author="Claude (AI draft)" w:date="2026-10-15T08:00:00Z">
              <w:r>
                <w:rPr>
                  <w:sz w:val="16"/>
                  <w:szCs w:val="16"/>
                </w:rPr>
                <w:t xml:space="preserve">200 {id, name, email, phone, active} - read is logged</w:t>
              </w:r>
            </w:ins>
          </w:p>
        </w:tc>
        <w:tc>
          <w:tcPr>
            <w:tcW w:w="950" w:type="dxa"/>
            <w:tcMar>
              <w:top w:w="40" w:type="dxa"/>
              <w:left w:w="90" w:type="dxa"/>
              <w:bottom w:w="40" w:type="dxa"/>
              <w:right w:w="90" w:type="dxa"/>
            </w:tcMar>
          </w:tcPr>
          <w:p>
            <w:pPr>
              <w:spacing w:after="40"/>
              <w:rPr>
                <w:ins w:id="900878" w:author="Claude (AI draft)" w:date="2026-10-15T08:00:00Z"/>
              </w:rPr>
            </w:pPr>
            <w:ins w:id="900877" w:author="Claude (AI draft)" w:date="2026-10-15T08:00:00Z">
              <w:r>
                <w:rPr>
                  <w:sz w:val="16"/>
                  <w:szCs w:val="16"/>
                </w:rPr>
                <w:t xml:space="preserve">403, 404</w:t>
              </w:r>
            </w:ins>
          </w:p>
        </w:tc>
        <w:tc>
          <w:tcPr>
            <w:tcW w:w="1000" w:type="dxa"/>
            <w:tcMar>
              <w:top w:w="40" w:type="dxa"/>
              <w:left w:w="90" w:type="dxa"/>
              <w:bottom w:w="40" w:type="dxa"/>
              <w:right w:w="90" w:type="dxa"/>
            </w:tcMar>
          </w:tcPr>
          <w:p>
            <w:pPr>
              <w:spacing w:after="40"/>
              <w:rPr>
                <w:ins w:id="900881" w:author="Claude (AI draft)" w:date="2026-10-15T08:00:00Z"/>
              </w:rPr>
            </w:pPr>
            <w:ins w:id="900880" w:author="Claude (AI draft)" w:date="2026-10-15T08:00:00Z">
              <w:r>
                <w:rPr>
                  <w:sz w:val="16"/>
                  <w:szCs w:val="16"/>
                </w:rPr>
                <w:t xml:space="preserve">ASR-005</w:t>
              </w:r>
            </w:ins>
          </w:p>
        </w:tc>
        <w:tc>
          <w:tcPr>
            <w:tcW w:w="1146" w:type="dxa"/>
            <w:tcMar>
              <w:top w:w="40" w:type="dxa"/>
              <w:left w:w="90" w:type="dxa"/>
              <w:bottom w:w="40" w:type="dxa"/>
              <w:right w:w="90" w:type="dxa"/>
            </w:tcMar>
          </w:tcPr>
          <w:p>
            <w:pPr>
              <w:spacing w:after="40"/>
              <w:rPr>
                <w:ins w:id="900884" w:author="Claude (AI draft)" w:date="2026-10-15T08:00:00Z"/>
              </w:rPr>
            </w:pPr>
            <w:ins w:id="900883" w:author="Claude (AI draft)" w:date="2026-10-15T08:00:00Z">
              <w:r>
                <w:rPr>
                  <w:sz w:val="16"/>
                  <w:szCs w:val="16"/>
                </w:rPr>
                <w:t xml:space="preserve">Implemented (M3)</w:t>
              </w:r>
            </w:ins>
          </w:p>
        </w:tc>
      </w:tr>
      <w:tr>
        <w:trPr>
          <w:cantSplit/>
          <w:ins w:id="900885" w:author="Claude (AI draft)" w:date="2026-10-15T08:00:00Z"/>
        </w:trPr>
        <w:tc>
          <w:tcPr>
            <w:tcW w:w="620" w:type="dxa"/>
            <w:tcMar>
              <w:top w:w="40" w:type="dxa"/>
              <w:left w:w="90" w:type="dxa"/>
              <w:bottom w:w="40" w:type="dxa"/>
              <w:right w:w="90" w:type="dxa"/>
            </w:tcMar>
          </w:tcPr>
          <w:p>
            <w:pPr>
              <w:spacing w:after="40"/>
              <w:rPr>
                <w:ins w:id="900888" w:author="Claude (AI draft)" w:date="2026-10-15T08:00:00Z"/>
              </w:rPr>
            </w:pPr>
            <w:ins w:id="900887" w:author="Claude (AI draft)" w:date="2026-10-15T08:00:00Z">
              <w:r>
                <w:rPr>
                  <w:sz w:val="16"/>
                  <w:szCs w:val="16"/>
                </w:rPr>
                <w:t xml:space="preserve">API-20</w:t>
              </w:r>
            </w:ins>
          </w:p>
        </w:tc>
        <w:tc>
          <w:tcPr>
            <w:tcW w:w="1700" w:type="dxa"/>
            <w:tcMar>
              <w:top w:w="40" w:type="dxa"/>
              <w:left w:w="90" w:type="dxa"/>
              <w:bottom w:w="40" w:type="dxa"/>
              <w:right w:w="90" w:type="dxa"/>
            </w:tcMar>
          </w:tcPr>
          <w:p>
            <w:pPr>
              <w:spacing w:after="40"/>
              <w:rPr>
                <w:ins w:id="900891" w:author="Claude (AI draft)" w:date="2026-10-15T08:00:00Z"/>
              </w:rPr>
            </w:pPr>
            <w:ins w:id="900890" w:author="Claude (AI draft)" w:date="2026-10-15T08:00:00Z">
              <w:r>
                <w:rPr>
                  <w:sz w:val="16"/>
                  <w:szCs w:val="16"/>
                </w:rPr>
                <w:t xml:space="preserve">PATCH /clients/{id}/active</w:t>
              </w:r>
            </w:ins>
          </w:p>
        </w:tc>
        <w:tc>
          <w:tcPr>
            <w:tcW w:w="900" w:type="dxa"/>
            <w:tcMar>
              <w:top w:w="40" w:type="dxa"/>
              <w:left w:w="90" w:type="dxa"/>
              <w:bottom w:w="40" w:type="dxa"/>
              <w:right w:w="90" w:type="dxa"/>
            </w:tcMar>
          </w:tcPr>
          <w:p>
            <w:pPr>
              <w:spacing w:after="40"/>
              <w:rPr>
                <w:ins w:id="900894" w:author="Claude (AI draft)" w:date="2026-10-15T08:00:00Z"/>
              </w:rPr>
            </w:pPr>
            <w:ins w:id="900893" w:author="Claude (AI draft)" w:date="2026-10-15T08:00:00Z">
              <w:r>
                <w:rPr>
                  <w:sz w:val="16"/>
                  <w:szCs w:val="16"/>
                </w:rPr>
                <w:t xml:space="preserve">M</w:t>
              </w:r>
            </w:ins>
          </w:p>
        </w:tc>
        <w:tc>
          <w:tcPr>
            <w:tcW w:w="1400" w:type="dxa"/>
            <w:tcMar>
              <w:top w:w="40" w:type="dxa"/>
              <w:left w:w="90" w:type="dxa"/>
              <w:bottom w:w="40" w:type="dxa"/>
              <w:right w:w="90" w:type="dxa"/>
            </w:tcMar>
          </w:tcPr>
          <w:p>
            <w:pPr>
              <w:spacing w:after="40"/>
              <w:rPr>
                <w:ins w:id="900897" w:author="Claude (AI draft)" w:date="2026-10-15T08:00:00Z"/>
              </w:rPr>
            </w:pPr>
            <w:ins w:id="900896" w:author="Claude (AI draft)" w:date="2026-10-15T08:00:00Z">
              <w:r>
                <w:rPr>
                  <w:sz w:val="16"/>
                  <w:szCs w:val="16"/>
                </w:rPr>
                <w:t xml:space="preserve">{active}</w:t>
              </w:r>
            </w:ins>
          </w:p>
        </w:tc>
        <w:tc>
          <w:tcPr>
            <w:tcW w:w="1300" w:type="dxa"/>
            <w:tcMar>
              <w:top w:w="40" w:type="dxa"/>
              <w:left w:w="90" w:type="dxa"/>
              <w:bottom w:w="40" w:type="dxa"/>
              <w:right w:w="90" w:type="dxa"/>
            </w:tcMar>
          </w:tcPr>
          <w:p>
            <w:pPr>
              <w:spacing w:after="40"/>
              <w:rPr>
                <w:ins w:id="900900" w:author="Claude (AI draft)" w:date="2026-10-15T08:00:00Z"/>
              </w:rPr>
            </w:pPr>
            <w:ins w:id="900899" w:author="Claude (AI draft)" w:date="2026-10-15T08:00:00Z">
              <w:r>
                <w:rPr>
                  <w:sz w:val="16"/>
                  <w:szCs w:val="16"/>
                </w:rPr>
                <w:t xml:space="preserve">204</w:t>
              </w:r>
            </w:ins>
          </w:p>
        </w:tc>
        <w:tc>
          <w:tcPr>
            <w:tcW w:w="950" w:type="dxa"/>
            <w:tcMar>
              <w:top w:w="40" w:type="dxa"/>
              <w:left w:w="90" w:type="dxa"/>
              <w:bottom w:w="40" w:type="dxa"/>
              <w:right w:w="90" w:type="dxa"/>
            </w:tcMar>
          </w:tcPr>
          <w:p>
            <w:pPr>
              <w:spacing w:after="40"/>
              <w:rPr>
                <w:ins w:id="900903" w:author="Claude (AI draft)" w:date="2026-10-15T08:00:00Z"/>
              </w:rPr>
            </w:pPr>
            <w:ins w:id="900902" w:author="Claude (AI draft)" w:date="2026-10-15T08:00:00Z">
              <w:r>
                <w:rPr>
                  <w:sz w:val="16"/>
                  <w:szCs w:val="16"/>
                </w:rPr>
                <w:t xml:space="preserve">403, 404</w:t>
              </w:r>
            </w:ins>
          </w:p>
        </w:tc>
        <w:tc>
          <w:tcPr>
            <w:tcW w:w="1000" w:type="dxa"/>
            <w:tcMar>
              <w:top w:w="40" w:type="dxa"/>
              <w:left w:w="90" w:type="dxa"/>
              <w:bottom w:w="40" w:type="dxa"/>
              <w:right w:w="90" w:type="dxa"/>
            </w:tcMar>
          </w:tcPr>
          <w:p>
            <w:pPr>
              <w:spacing w:after="40"/>
              <w:rPr>
                <w:ins w:id="900906" w:author="Claude (AI draft)" w:date="2026-10-15T08:00:00Z"/>
              </w:rPr>
            </w:pPr>
            <w:ins w:id="900905" w:author="Claude (AI draft)" w:date="2026-10-15T08:00:00Z">
              <w:r>
                <w:rPr>
                  <w:sz w:val="16"/>
                  <w:szCs w:val="16"/>
                </w:rPr>
                <w:t xml:space="preserve">NFR-003</w:t>
              </w:r>
            </w:ins>
          </w:p>
        </w:tc>
        <w:tc>
          <w:tcPr>
            <w:tcW w:w="1146" w:type="dxa"/>
            <w:tcMar>
              <w:top w:w="40" w:type="dxa"/>
              <w:left w:w="90" w:type="dxa"/>
              <w:bottom w:w="40" w:type="dxa"/>
              <w:right w:w="90" w:type="dxa"/>
            </w:tcMar>
          </w:tcPr>
          <w:p>
            <w:pPr>
              <w:spacing w:after="40"/>
              <w:rPr>
                <w:ins w:id="900909" w:author="Claude (AI draft)" w:date="2026-10-15T08:00:00Z"/>
              </w:rPr>
            </w:pPr>
            <w:ins w:id="900908" w:author="Claude (AI draft)" w:date="2026-10-15T08:00:00Z">
              <w:r>
                <w:rPr>
                  <w:sz w:val="16"/>
                  <w:szCs w:val="16"/>
                </w:rPr>
                <w:t xml:space="preserve">Implemented (M3)</w:t>
              </w:r>
            </w:ins>
          </w:p>
        </w:tc>
      </w:tr>
      <w:tr>
        <w:trPr>
          <w:cantSplit/>
          <w:ins w:id="900910" w:author="Claude (AI draft)" w:date="2026-10-15T08:00:00Z"/>
        </w:trPr>
        <w:tc>
          <w:tcPr>
            <w:tcW w:w="620" w:type="dxa"/>
            <w:tcMar>
              <w:top w:w="40" w:type="dxa"/>
              <w:left w:w="90" w:type="dxa"/>
              <w:bottom w:w="40" w:type="dxa"/>
              <w:right w:w="90" w:type="dxa"/>
            </w:tcMar>
          </w:tcPr>
          <w:p>
            <w:pPr>
              <w:spacing w:after="40"/>
              <w:rPr>
                <w:ins w:id="900913" w:author="Claude (AI draft)" w:date="2026-10-15T08:00:00Z"/>
              </w:rPr>
            </w:pPr>
            <w:ins w:id="900912" w:author="Claude (AI draft)" w:date="2026-10-15T08:00:00Z">
              <w:r>
                <w:rPr>
                  <w:sz w:val="16"/>
                  <w:szCs w:val="16"/>
                </w:rPr>
                <w:t xml:space="preserve">API-21</w:t>
              </w:r>
            </w:ins>
          </w:p>
        </w:tc>
        <w:tc>
          <w:tcPr>
            <w:tcW w:w="1700" w:type="dxa"/>
            <w:tcMar>
              <w:top w:w="40" w:type="dxa"/>
              <w:left w:w="90" w:type="dxa"/>
              <w:bottom w:w="40" w:type="dxa"/>
              <w:right w:w="90" w:type="dxa"/>
            </w:tcMar>
          </w:tcPr>
          <w:p>
            <w:pPr>
              <w:spacing w:after="40"/>
              <w:rPr>
                <w:ins w:id="900916" w:author="Claude (AI draft)" w:date="2026-10-15T08:00:00Z"/>
              </w:rPr>
            </w:pPr>
            <w:ins w:id="900915" w:author="Claude (AI draft)" w:date="2026-10-15T08:00:00Z">
              <w:r>
                <w:rPr>
                  <w:sz w:val="16"/>
                  <w:szCs w:val="16"/>
                </w:rPr>
                <w:t xml:space="preserve">GET / POST /employees, GET / PATCH /employees/{id}</w:t>
              </w:r>
            </w:ins>
          </w:p>
        </w:tc>
        <w:tc>
          <w:tcPr>
            <w:tcW w:w="900" w:type="dxa"/>
            <w:tcMar>
              <w:top w:w="40" w:type="dxa"/>
              <w:left w:w="90" w:type="dxa"/>
              <w:bottom w:w="40" w:type="dxa"/>
              <w:right w:w="90" w:type="dxa"/>
            </w:tcMar>
          </w:tcPr>
          <w:p>
            <w:pPr>
              <w:spacing w:after="40"/>
              <w:rPr>
                <w:ins w:id="900919" w:author="Claude (AI draft)" w:date="2026-10-15T08:00:00Z"/>
              </w:rPr>
            </w:pPr>
            <w:ins w:id="900918" w:author="Claude (AI draft)" w:date="2026-10-15T08:00:00Z">
              <w:r>
                <w:rPr>
                  <w:sz w:val="16"/>
                  <w:szCs w:val="16"/>
                </w:rPr>
                <w:t xml:space="preserve">M</w:t>
              </w:r>
            </w:ins>
          </w:p>
        </w:tc>
        <w:tc>
          <w:tcPr>
            <w:tcW w:w="1400" w:type="dxa"/>
            <w:tcMar>
              <w:top w:w="40" w:type="dxa"/>
              <w:left w:w="90" w:type="dxa"/>
              <w:bottom w:w="40" w:type="dxa"/>
              <w:right w:w="90" w:type="dxa"/>
            </w:tcMar>
          </w:tcPr>
          <w:p>
            <w:pPr>
              <w:spacing w:after="40"/>
              <w:rPr>
                <w:ins w:id="900922" w:author="Claude (AI draft)" w:date="2026-10-15T08:00:00Z"/>
              </w:rPr>
            </w:pPr>
            <w:ins w:id="900921" w:author="Claude (AI draft)" w:date="2026-10-15T08:00:00Z">
              <w:r>
                <w:rPr>
                  <w:sz w:val="16"/>
                  <w:szCs w:val="16"/>
                </w:rPr>
                <w:t xml:space="preserve">firstName, surname, email, phone?, password, role; PATCH {role?, active?}</w:t>
              </w:r>
            </w:ins>
          </w:p>
        </w:tc>
        <w:tc>
          <w:tcPr>
            <w:tcW w:w="1300" w:type="dxa"/>
            <w:tcMar>
              <w:top w:w="40" w:type="dxa"/>
              <w:left w:w="90" w:type="dxa"/>
              <w:bottom w:w="40" w:type="dxa"/>
              <w:right w:w="90" w:type="dxa"/>
            </w:tcMar>
          </w:tcPr>
          <w:p>
            <w:pPr>
              <w:spacing w:after="40"/>
              <w:rPr>
                <w:ins w:id="900925" w:author="Claude (AI draft)" w:date="2026-10-15T08:00:00Z"/>
              </w:rPr>
            </w:pPr>
            <w:ins w:id="900924" w:author="Claude (AI draft)" w:date="2026-10-15T08:00:00Z">
              <w:r>
                <w:rPr>
                  <w:sz w:val="16"/>
                  <w:szCs w:val="16"/>
                </w:rPr>
                <w:t xml:space="preserve">200 / 201</w:t>
              </w:r>
            </w:ins>
          </w:p>
        </w:tc>
        <w:tc>
          <w:tcPr>
            <w:tcW w:w="950" w:type="dxa"/>
            <w:tcMar>
              <w:top w:w="40" w:type="dxa"/>
              <w:left w:w="90" w:type="dxa"/>
              <w:bottom w:w="40" w:type="dxa"/>
              <w:right w:w="90" w:type="dxa"/>
            </w:tcMar>
          </w:tcPr>
          <w:p>
            <w:pPr>
              <w:spacing w:after="40"/>
              <w:rPr>
                <w:ins w:id="900928" w:author="Claude (AI draft)" w:date="2026-10-15T08:00:00Z"/>
              </w:rPr>
            </w:pPr>
            <w:ins w:id="900927" w:author="Claude (AI draft)" w:date="2026-10-15T08:00:00Z">
              <w:r>
                <w:rPr>
                  <w:sz w:val="16"/>
                  <w:szCs w:val="16"/>
                </w:rPr>
                <w:t xml:space="preserve">400, 403, 404, 409, 422 (LAST_MANAGER)</w:t>
              </w:r>
            </w:ins>
          </w:p>
        </w:tc>
        <w:tc>
          <w:tcPr>
            <w:tcW w:w="1000" w:type="dxa"/>
            <w:tcMar>
              <w:top w:w="40" w:type="dxa"/>
              <w:left w:w="90" w:type="dxa"/>
              <w:bottom w:w="40" w:type="dxa"/>
              <w:right w:w="90" w:type="dxa"/>
            </w:tcMar>
          </w:tcPr>
          <w:p>
            <w:pPr>
              <w:spacing w:after="40"/>
              <w:rPr>
                <w:ins w:id="900931" w:author="Claude (AI draft)" w:date="2026-10-15T08:00:00Z"/>
              </w:rPr>
            </w:pPr>
            <w:ins w:id="900930" w:author="Claude (AI draft)" w:date="2026-10-15T08:00:00Z">
              <w:r>
                <w:rPr>
                  <w:sz w:val="16"/>
                  <w:szCs w:val="16"/>
                </w:rPr>
                <w:t xml:space="preserve">FR-005</w:t>
              </w:r>
            </w:ins>
          </w:p>
        </w:tc>
        <w:tc>
          <w:tcPr>
            <w:tcW w:w="1146" w:type="dxa"/>
            <w:tcMar>
              <w:top w:w="40" w:type="dxa"/>
              <w:left w:w="90" w:type="dxa"/>
              <w:bottom w:w="40" w:type="dxa"/>
              <w:right w:w="90" w:type="dxa"/>
            </w:tcMar>
          </w:tcPr>
          <w:p>
            <w:pPr>
              <w:spacing w:after="40"/>
              <w:rPr>
                <w:ins w:id="900934" w:author="Claude (AI draft)" w:date="2026-10-15T08:00:00Z"/>
              </w:rPr>
            </w:pPr>
            <w:ins w:id="900933" w:author="Claude (AI draft)" w:date="2026-10-15T08:00:00Z">
              <w:r>
                <w:rPr>
                  <w:sz w:val="16"/>
                  <w:szCs w:val="16"/>
                </w:rPr>
                <w:t xml:space="preserve">Implemented (M3)</w:t>
              </w:r>
            </w:ins>
          </w:p>
        </w:tc>
      </w:tr>
      <w:tr>
        <w:trPr>
          <w:cantSplit/>
          <w:ins w:id="900935" w:author="Claude (AI draft)" w:date="2026-10-15T08:00:00Z"/>
        </w:trPr>
        <w:tc>
          <w:tcPr>
            <w:tcW w:w="620" w:type="dxa"/>
            <w:tcMar>
              <w:top w:w="40" w:type="dxa"/>
              <w:left w:w="90" w:type="dxa"/>
              <w:bottom w:w="40" w:type="dxa"/>
              <w:right w:w="90" w:type="dxa"/>
            </w:tcMar>
          </w:tcPr>
          <w:p>
            <w:pPr>
              <w:spacing w:after="40"/>
              <w:rPr>
                <w:ins w:id="900938" w:author="Claude (AI draft)" w:date="2026-10-15T08:00:00Z"/>
              </w:rPr>
            </w:pPr>
            <w:ins w:id="900937" w:author="Claude (AI draft)" w:date="2026-10-15T08:00:00Z">
              <w:r>
                <w:rPr>
                  <w:sz w:val="16"/>
                  <w:szCs w:val="16"/>
                </w:rPr>
                <w:t xml:space="preserve">API-22</w:t>
              </w:r>
            </w:ins>
          </w:p>
        </w:tc>
        <w:tc>
          <w:tcPr>
            <w:tcW w:w="1700" w:type="dxa"/>
            <w:tcMar>
              <w:top w:w="40" w:type="dxa"/>
              <w:left w:w="90" w:type="dxa"/>
              <w:bottom w:w="40" w:type="dxa"/>
              <w:right w:w="90" w:type="dxa"/>
            </w:tcMar>
          </w:tcPr>
          <w:p>
            <w:pPr>
              <w:spacing w:after="40"/>
              <w:rPr>
                <w:ins w:id="900941" w:author="Claude (AI draft)" w:date="2026-10-15T08:00:00Z"/>
              </w:rPr>
            </w:pPr>
            <w:ins w:id="900940" w:author="Claude (AI draft)" w:date="2026-10-15T08:00:00Z">
              <w:r>
                <w:rPr>
                  <w:sz w:val="16"/>
                  <w:szCs w:val="16"/>
                </w:rPr>
                <w:t xml:space="preserve">GET /categories/{id}/handlers</w:t>
              </w:r>
            </w:ins>
          </w:p>
        </w:tc>
        <w:tc>
          <w:tcPr>
            <w:tcW w:w="900" w:type="dxa"/>
            <w:tcMar>
              <w:top w:w="40" w:type="dxa"/>
              <w:left w:w="90" w:type="dxa"/>
              <w:bottom w:w="40" w:type="dxa"/>
              <w:right w:w="90" w:type="dxa"/>
            </w:tcMar>
          </w:tcPr>
          <w:p>
            <w:pPr>
              <w:spacing w:after="40"/>
              <w:rPr>
                <w:ins w:id="900944" w:author="Claude (AI draft)" w:date="2026-10-15T08:00:00Z"/>
              </w:rPr>
            </w:pPr>
            <w:ins w:id="900943" w:author="Claude (AI draft)" w:date="2026-10-15T08:00:00Z">
              <w:r>
                <w:rPr>
                  <w:sz w:val="16"/>
                  <w:szCs w:val="16"/>
                </w:rPr>
                <w:t xml:space="preserve">M</w:t>
              </w:r>
            </w:ins>
          </w:p>
        </w:tc>
        <w:tc>
          <w:tcPr>
            <w:tcW w:w="1400" w:type="dxa"/>
            <w:tcMar>
              <w:top w:w="40" w:type="dxa"/>
              <w:left w:w="90" w:type="dxa"/>
              <w:bottom w:w="40" w:type="dxa"/>
              <w:right w:w="90" w:type="dxa"/>
            </w:tcMar>
          </w:tcPr>
          <w:p>
            <w:pPr>
              <w:spacing w:after="40"/>
              <w:rPr>
                <w:ins w:id="900947" w:author="Claude (AI draft)" w:date="2026-10-15T08:00:00Z"/>
              </w:rPr>
            </w:pPr>
            <w:ins w:id="900946" w:author="Claude (AI draft)" w:date="2026-10-15T08:00:00Z">
              <w:r>
                <w:rPr>
                  <w:sz w:val="16"/>
                  <w:szCs w:val="16"/>
                </w:rPr>
                <w:t xml:space="preserve">-</w:t>
              </w:r>
            </w:ins>
          </w:p>
        </w:tc>
        <w:tc>
          <w:tcPr>
            <w:tcW w:w="1300" w:type="dxa"/>
            <w:tcMar>
              <w:top w:w="40" w:type="dxa"/>
              <w:left w:w="90" w:type="dxa"/>
              <w:bottom w:w="40" w:type="dxa"/>
              <w:right w:w="90" w:type="dxa"/>
            </w:tcMar>
          </w:tcPr>
          <w:p>
            <w:pPr>
              <w:spacing w:after="40"/>
              <w:rPr>
                <w:ins w:id="900950" w:author="Claude (AI draft)" w:date="2026-10-15T08:00:00Z"/>
              </w:rPr>
            </w:pPr>
            <w:ins w:id="900949" w:author="Claude (AI draft)" w:date="2026-10-15T08:00:00Z">
              <w:r>
                <w:rPr>
                  <w:sz w:val="16"/>
                  <w:szCs w:val="16"/>
                </w:rPr>
                <w:t xml:space="preserve">200 [{id, name}] active staff covering the category</w:t>
              </w:r>
            </w:ins>
          </w:p>
        </w:tc>
        <w:tc>
          <w:tcPr>
            <w:tcW w:w="950" w:type="dxa"/>
            <w:tcMar>
              <w:top w:w="40" w:type="dxa"/>
              <w:left w:w="90" w:type="dxa"/>
              <w:bottom w:w="40" w:type="dxa"/>
              <w:right w:w="90" w:type="dxa"/>
            </w:tcMar>
          </w:tcPr>
          <w:p>
            <w:pPr>
              <w:spacing w:after="40"/>
              <w:rPr>
                <w:ins w:id="900953" w:author="Claude (AI draft)" w:date="2026-10-15T08:00:00Z"/>
              </w:rPr>
            </w:pPr>
            <w:ins w:id="900952" w:author="Claude (AI draft)" w:date="2026-10-15T08:00:00Z">
              <w:r>
                <w:rPr>
                  <w:sz w:val="16"/>
                  <w:szCs w:val="16"/>
                </w:rPr>
                <w:t xml:space="preserve">403, 404</w:t>
              </w:r>
            </w:ins>
          </w:p>
        </w:tc>
        <w:tc>
          <w:tcPr>
            <w:tcW w:w="1000" w:type="dxa"/>
            <w:tcMar>
              <w:top w:w="40" w:type="dxa"/>
              <w:left w:w="90" w:type="dxa"/>
              <w:bottom w:w="40" w:type="dxa"/>
              <w:right w:w="90" w:type="dxa"/>
            </w:tcMar>
          </w:tcPr>
          <w:p>
            <w:pPr>
              <w:spacing w:after="40"/>
              <w:rPr>
                <w:ins w:id="900956" w:author="Claude (AI draft)" w:date="2026-10-15T08:00:00Z"/>
              </w:rPr>
            </w:pPr>
            <w:ins w:id="900955" w:author="Claude (AI draft)" w:date="2026-10-15T08:00:00Z">
              <w:r>
                <w:rPr>
                  <w:sz w:val="16"/>
                  <w:szCs w:val="16"/>
                </w:rPr>
                <w:t xml:space="preserve">FR-008</w:t>
              </w:r>
            </w:ins>
          </w:p>
        </w:tc>
        <w:tc>
          <w:tcPr>
            <w:tcW w:w="1146" w:type="dxa"/>
            <w:tcMar>
              <w:top w:w="40" w:type="dxa"/>
              <w:left w:w="90" w:type="dxa"/>
              <w:bottom w:w="40" w:type="dxa"/>
              <w:right w:w="90" w:type="dxa"/>
            </w:tcMar>
          </w:tcPr>
          <w:p>
            <w:pPr>
              <w:spacing w:after="40"/>
              <w:rPr>
                <w:ins w:id="900959" w:author="Claude (AI draft)" w:date="2026-10-15T08:00:00Z"/>
              </w:rPr>
            </w:pPr>
            <w:ins w:id="900958" w:author="Claude (AI draft)" w:date="2026-10-15T08:00:00Z">
              <w:r>
                <w:rPr>
                  <w:sz w:val="16"/>
                  <w:szCs w:val="16"/>
                </w:rPr>
                <w:t xml:space="preserve">Implemented (M3)</w:t>
              </w:r>
            </w:ins>
          </w:p>
        </w:tc>
      </w:tr>
      <w:tr>
        <w:trPr>
          <w:cantSplit/>
          <w:ins w:id="900960" w:author="Claude (AI draft)" w:date="2026-10-15T08:00:00Z"/>
        </w:trPr>
        <w:tc>
          <w:tcPr>
            <w:tcW w:w="620" w:type="dxa"/>
            <w:tcMar>
              <w:top w:w="40" w:type="dxa"/>
              <w:left w:w="90" w:type="dxa"/>
              <w:bottom w:w="40" w:type="dxa"/>
              <w:right w:w="90" w:type="dxa"/>
            </w:tcMar>
          </w:tcPr>
          <w:p>
            <w:pPr>
              <w:spacing w:after="40"/>
              <w:rPr>
                <w:ins w:id="900963" w:author="Claude (AI draft)" w:date="2026-10-15T08:00:00Z"/>
              </w:rPr>
            </w:pPr>
            <w:ins w:id="900962" w:author="Claude (AI draft)" w:date="2026-10-15T08:00:00Z">
              <w:r>
                <w:rPr>
                  <w:sz w:val="16"/>
                  <w:szCs w:val="16"/>
                </w:rPr>
                <w:t xml:space="preserve">API-23</w:t>
              </w:r>
            </w:ins>
          </w:p>
        </w:tc>
        <w:tc>
          <w:tcPr>
            <w:tcW w:w="1700" w:type="dxa"/>
            <w:tcMar>
              <w:top w:w="40" w:type="dxa"/>
              <w:left w:w="90" w:type="dxa"/>
              <w:bottom w:w="40" w:type="dxa"/>
              <w:right w:w="90" w:type="dxa"/>
            </w:tcMar>
          </w:tcPr>
          <w:p>
            <w:pPr>
              <w:spacing w:after="40"/>
              <w:rPr>
                <w:ins w:id="900966" w:author="Claude (AI draft)" w:date="2026-10-15T08:00:00Z"/>
              </w:rPr>
            </w:pPr>
            <w:ins w:id="900965" w:author="Claude (AI draft)" w:date="2026-10-15T08:00:00Z">
              <w:r>
                <w:rPr>
                  <w:sz w:val="16"/>
                  <w:szCs w:val="16"/>
                </w:rPr>
                <w:t xml:space="preserve">GET /audit/{resource}, GET /audit/{resource}/{id}</w:t>
              </w:r>
            </w:ins>
          </w:p>
        </w:tc>
        <w:tc>
          <w:tcPr>
            <w:tcW w:w="900" w:type="dxa"/>
            <w:tcMar>
              <w:top w:w="40" w:type="dxa"/>
              <w:left w:w="90" w:type="dxa"/>
              <w:bottom w:w="40" w:type="dxa"/>
              <w:right w:w="90" w:type="dxa"/>
            </w:tcMar>
          </w:tcPr>
          <w:p>
            <w:pPr>
              <w:spacing w:after="40"/>
              <w:rPr>
                <w:ins w:id="900969" w:author="Claude (AI draft)" w:date="2026-10-15T08:00:00Z"/>
              </w:rPr>
            </w:pPr>
            <w:ins w:id="900968" w:author="Claude (AI draft)" w:date="2026-10-15T08:00:00Z">
              <w:r>
                <w:rPr>
                  <w:sz w:val="16"/>
                  <w:szCs w:val="16"/>
                </w:rPr>
                <w:t xml:space="preserve">M</w:t>
              </w:r>
            </w:ins>
          </w:p>
        </w:tc>
        <w:tc>
          <w:tcPr>
            <w:tcW w:w="1400" w:type="dxa"/>
            <w:tcMar>
              <w:top w:w="40" w:type="dxa"/>
              <w:left w:w="90" w:type="dxa"/>
              <w:bottom w:w="40" w:type="dxa"/>
              <w:right w:w="90" w:type="dxa"/>
            </w:tcMar>
          </w:tcPr>
          <w:p>
            <w:pPr>
              <w:spacing w:after="40"/>
              <w:rPr>
                <w:ins w:id="900972" w:author="Claude (AI draft)" w:date="2026-10-15T08:00:00Z"/>
              </w:rPr>
            </w:pPr>
            <w:ins w:id="900971" w:author="Claude (AI draft)" w:date="2026-10-15T08:00:00Z">
              <w:r>
                <w:rPr>
                  <w:sz w:val="16"/>
                  <w:szCs w:val="16"/>
                </w:rPr>
                <w:t xml:space="preserve">recordId?, operation?, page, size, sort</w:t>
              </w:r>
            </w:ins>
          </w:p>
        </w:tc>
        <w:tc>
          <w:tcPr>
            <w:tcW w:w="1300" w:type="dxa"/>
            <w:tcMar>
              <w:top w:w="40" w:type="dxa"/>
              <w:left w:w="90" w:type="dxa"/>
              <w:bottom w:w="40" w:type="dxa"/>
              <w:right w:w="90" w:type="dxa"/>
            </w:tcMar>
          </w:tcPr>
          <w:p>
            <w:pPr>
              <w:spacing w:after="40"/>
              <w:rPr>
                <w:ins w:id="900975" w:author="Claude (AI draft)" w:date="2026-10-15T08:00:00Z"/>
              </w:rPr>
            </w:pPr>
            <w:ins w:id="900974" w:author="Claude (AI draft)" w:date="2026-10-15T08:00:00Z">
              <w:r>
                <w:rPr>
                  <w:sz w:val="16"/>
                  <w:szCs w:val="16"/>
                </w:rPr>
                <w:t xml:space="preserve">200 page of audit entries for one table; client entries without personal values</w:t>
              </w:r>
            </w:ins>
          </w:p>
        </w:tc>
        <w:tc>
          <w:tcPr>
            <w:tcW w:w="950" w:type="dxa"/>
            <w:tcMar>
              <w:top w:w="40" w:type="dxa"/>
              <w:left w:w="90" w:type="dxa"/>
              <w:bottom w:w="40" w:type="dxa"/>
              <w:right w:w="90" w:type="dxa"/>
            </w:tcMar>
          </w:tcPr>
          <w:p>
            <w:pPr>
              <w:spacing w:after="40"/>
              <w:rPr>
                <w:ins w:id="900978" w:author="Claude (AI draft)" w:date="2026-10-15T08:00:00Z"/>
              </w:rPr>
            </w:pPr>
            <w:ins w:id="900977" w:author="Claude (AI draft)" w:date="2026-10-15T08:00:00Z">
              <w:r>
                <w:rPr>
                  <w:sz w:val="16"/>
                  <w:szCs w:val="16"/>
                </w:rPr>
                <w:t xml:space="preserve">400, 403, 404</w:t>
              </w:r>
            </w:ins>
          </w:p>
        </w:tc>
        <w:tc>
          <w:tcPr>
            <w:tcW w:w="1000" w:type="dxa"/>
            <w:tcMar>
              <w:top w:w="40" w:type="dxa"/>
              <w:left w:w="90" w:type="dxa"/>
              <w:bottom w:w="40" w:type="dxa"/>
              <w:right w:w="90" w:type="dxa"/>
            </w:tcMar>
          </w:tcPr>
          <w:p>
            <w:pPr>
              <w:spacing w:after="40"/>
              <w:rPr>
                <w:ins w:id="900981" w:author="Claude (AI draft)" w:date="2026-10-15T08:00:00Z"/>
              </w:rPr>
            </w:pPr>
            <w:ins w:id="900980" w:author="Claude (AI draft)" w:date="2026-10-15T08:00:00Z">
              <w:r>
                <w:rPr>
                  <w:sz w:val="16"/>
                  <w:szCs w:val="16"/>
                </w:rPr>
                <w:t xml:space="preserve">NFR-006, ASR-005</w:t>
              </w:r>
            </w:ins>
          </w:p>
        </w:tc>
        <w:tc>
          <w:tcPr>
            <w:tcW w:w="1146" w:type="dxa"/>
            <w:tcMar>
              <w:top w:w="40" w:type="dxa"/>
              <w:left w:w="90" w:type="dxa"/>
              <w:bottom w:w="40" w:type="dxa"/>
              <w:right w:w="90" w:type="dxa"/>
            </w:tcMar>
          </w:tcPr>
          <w:p>
            <w:pPr>
              <w:spacing w:after="40"/>
              <w:rPr>
                <w:ins w:id="900984" w:author="Claude (AI draft)" w:date="2026-10-15T08:00:00Z"/>
              </w:rPr>
            </w:pPr>
            <w:ins w:id="900983" w:author="Claude (AI draft)" w:date="2026-10-15T08:00:00Z">
              <w:r>
                <w:rPr>
                  <w:sz w:val="16"/>
                  <w:szCs w:val="16"/>
                </w:rPr>
                <w:t xml:space="preserve">Implemented (M3)</w:t>
              </w:r>
            </w:ins>
          </w:p>
        </w:tc>
      </w:tr>
      <w:tr>
        <w:trPr>
          <w:cantSplit/>
          <w:ins w:id="900985" w:author="Claude (AI draft)" w:date="2026-10-15T08:00:00Z"/>
        </w:trPr>
        <w:tc>
          <w:tcPr>
            <w:tcW w:w="620" w:type="dxa"/>
            <w:tcMar>
              <w:top w:w="40" w:type="dxa"/>
              <w:left w:w="90" w:type="dxa"/>
              <w:bottom w:w="40" w:type="dxa"/>
              <w:right w:w="90" w:type="dxa"/>
            </w:tcMar>
          </w:tcPr>
          <w:p>
            <w:pPr>
              <w:spacing w:after="40"/>
              <w:rPr>
                <w:ins w:id="900988" w:author="Claude (AI draft)" w:date="2026-10-15T08:00:00Z"/>
              </w:rPr>
            </w:pPr>
            <w:ins w:id="900987" w:author="Claude (AI draft)" w:date="2026-10-15T08:00:00Z">
              <w:r>
                <w:rPr>
                  <w:sz w:val="16"/>
                  <w:szCs w:val="16"/>
                </w:rPr>
                <w:t xml:space="preserve">API-24</w:t>
              </w:r>
            </w:ins>
          </w:p>
        </w:tc>
        <w:tc>
          <w:tcPr>
            <w:tcW w:w="1700" w:type="dxa"/>
            <w:tcMar>
              <w:top w:w="40" w:type="dxa"/>
              <w:left w:w="90" w:type="dxa"/>
              <w:bottom w:w="40" w:type="dxa"/>
              <w:right w:w="90" w:type="dxa"/>
            </w:tcMar>
          </w:tcPr>
          <w:p>
            <w:pPr>
              <w:spacing w:after="40"/>
              <w:rPr>
                <w:ins w:id="900991" w:author="Claude (AI draft)" w:date="2026-10-15T08:00:00Z"/>
              </w:rPr>
            </w:pPr>
            <w:ins w:id="900990" w:author="Claude (AI draft)" w:date="2026-10-15T08:00:00Z">
              <w:r>
                <w:rPr>
                  <w:sz w:val="16"/>
                  <w:szCs w:val="16"/>
                </w:rPr>
                <w:t xml:space="preserve">GET /requests/{id}/comments</w:t>
              </w:r>
            </w:ins>
          </w:p>
        </w:tc>
        <w:tc>
          <w:tcPr>
            <w:tcW w:w="900" w:type="dxa"/>
            <w:tcMar>
              <w:top w:w="40" w:type="dxa"/>
              <w:left w:w="90" w:type="dxa"/>
              <w:bottom w:w="40" w:type="dxa"/>
              <w:right w:w="90" w:type="dxa"/>
            </w:tcMar>
          </w:tcPr>
          <w:p>
            <w:pPr>
              <w:spacing w:after="40"/>
              <w:rPr>
                <w:ins w:id="900994" w:author="Claude (AI draft)" w:date="2026-10-15T08:00:00Z"/>
              </w:rPr>
            </w:pPr>
            <w:ins w:id="900993" w:author="Claude (AI draft)" w:date="2026-10-15T08:00:00Z">
              <w:r>
                <w:rPr>
                  <w:sz w:val="16"/>
                  <w:szCs w:val="16"/>
                </w:rPr>
                <w:t xml:space="preserve">R (own), H (scope), M</w:t>
              </w:r>
            </w:ins>
          </w:p>
        </w:tc>
        <w:tc>
          <w:tcPr>
            <w:tcW w:w="1400" w:type="dxa"/>
            <w:tcMar>
              <w:top w:w="40" w:type="dxa"/>
              <w:left w:w="90" w:type="dxa"/>
              <w:bottom w:w="40" w:type="dxa"/>
              <w:right w:w="90" w:type="dxa"/>
            </w:tcMar>
          </w:tcPr>
          <w:p>
            <w:pPr>
              <w:spacing w:after="40"/>
              <w:rPr>
                <w:ins w:id="900997" w:author="Claude (AI draft)" w:date="2026-10-15T08:00:00Z"/>
              </w:rPr>
            </w:pPr>
            <w:ins w:id="900996" w:author="Claude (AI draft)" w:date="2026-10-15T08:00:00Z">
              <w:r>
                <w:rPr>
                  <w:sz w:val="16"/>
                  <w:szCs w:val="16"/>
                </w:rPr>
                <w:t xml:space="preserve">-</w:t>
              </w:r>
            </w:ins>
          </w:p>
        </w:tc>
        <w:tc>
          <w:tcPr>
            <w:tcW w:w="1300" w:type="dxa"/>
            <w:tcMar>
              <w:top w:w="40" w:type="dxa"/>
              <w:left w:w="90" w:type="dxa"/>
              <w:bottom w:w="40" w:type="dxa"/>
              <w:right w:w="90" w:type="dxa"/>
            </w:tcMar>
          </w:tcPr>
          <w:p>
            <w:pPr>
              <w:spacing w:after="40"/>
              <w:rPr>
                <w:ins w:id="901000" w:author="Claude (AI draft)" w:date="2026-10-15T08:00:00Z"/>
              </w:rPr>
            </w:pPr>
            <w:ins w:id="900999" w:author="Claude (AI draft)" w:date="2026-10-15T08:00:00Z">
              <w:r>
                <w:rPr>
                  <w:sz w:val="16"/>
                  <w:szCs w:val="16"/>
                </w:rPr>
                <w:t xml:space="preserve">200 comments (requesters: visible only)</w:t>
              </w:r>
            </w:ins>
          </w:p>
        </w:tc>
        <w:tc>
          <w:tcPr>
            <w:tcW w:w="950" w:type="dxa"/>
            <w:tcMar>
              <w:top w:w="40" w:type="dxa"/>
              <w:left w:w="90" w:type="dxa"/>
              <w:bottom w:w="40" w:type="dxa"/>
              <w:right w:w="90" w:type="dxa"/>
            </w:tcMar>
          </w:tcPr>
          <w:p>
            <w:pPr>
              <w:spacing w:after="40"/>
              <w:rPr>
                <w:ins w:id="901003" w:author="Claude (AI draft)" w:date="2026-10-15T08:00:00Z"/>
              </w:rPr>
            </w:pPr>
            <w:ins w:id="901002" w:author="Claude (AI draft)" w:date="2026-10-15T08:00:00Z">
              <w:r>
                <w:rPr>
                  <w:sz w:val="16"/>
                  <w:szCs w:val="16"/>
                </w:rPr>
                <w:t xml:space="preserve">403, 404</w:t>
              </w:r>
            </w:ins>
          </w:p>
        </w:tc>
        <w:tc>
          <w:tcPr>
            <w:tcW w:w="1000" w:type="dxa"/>
            <w:tcMar>
              <w:top w:w="40" w:type="dxa"/>
              <w:left w:w="90" w:type="dxa"/>
              <w:bottom w:w="40" w:type="dxa"/>
              <w:right w:w="90" w:type="dxa"/>
            </w:tcMar>
          </w:tcPr>
          <w:p>
            <w:pPr>
              <w:spacing w:after="40"/>
              <w:rPr>
                <w:ins w:id="901006" w:author="Claude (AI draft)" w:date="2026-10-15T08:00:00Z"/>
              </w:rPr>
            </w:pPr>
            <w:ins w:id="901005" w:author="Claude (AI draft)" w:date="2026-10-15T08:00:00Z">
              <w:r>
                <w:rPr>
                  <w:sz w:val="16"/>
                  <w:szCs w:val="16"/>
                </w:rPr>
                <w:t xml:space="preserve">FR-002, FR-010</w:t>
              </w:r>
            </w:ins>
          </w:p>
        </w:tc>
        <w:tc>
          <w:tcPr>
            <w:tcW w:w="1146" w:type="dxa"/>
            <w:tcMar>
              <w:top w:w="40" w:type="dxa"/>
              <w:left w:w="90" w:type="dxa"/>
              <w:bottom w:w="40" w:type="dxa"/>
              <w:right w:w="90" w:type="dxa"/>
            </w:tcMar>
          </w:tcPr>
          <w:p>
            <w:pPr>
              <w:spacing w:after="40"/>
              <w:rPr>
                <w:ins w:id="901009" w:author="Claude (AI draft)" w:date="2026-10-15T08:00:00Z"/>
              </w:rPr>
            </w:pPr>
            <w:ins w:id="901008" w:author="Claude (AI draft)" w:date="2026-10-15T08:00:00Z">
              <w:r>
                <w:rPr>
                  <w:sz w:val="16"/>
                  <w:szCs w:val="16"/>
                </w:rPr>
                <w:t xml:space="preserve">Implemented (M3)</w:t>
              </w:r>
            </w:ins>
          </w:p>
        </w:tc>
      </w:tr>
      <w:tr>
        <w:trPr>
          <w:cantSplit/>
          <w:ins w:id="901010" w:author="Claude (AI draft)" w:date="2026-10-15T08:00:00Z"/>
        </w:trPr>
        <w:tc>
          <w:tcPr>
            <w:tcW w:w="620" w:type="dxa"/>
            <w:tcMar>
              <w:top w:w="40" w:type="dxa"/>
              <w:left w:w="90" w:type="dxa"/>
              <w:bottom w:w="40" w:type="dxa"/>
              <w:right w:w="90" w:type="dxa"/>
            </w:tcMar>
          </w:tcPr>
          <w:p>
            <w:pPr>
              <w:spacing w:after="40"/>
              <w:rPr>
                <w:ins w:id="901013" w:author="Claude (AI draft)" w:date="2026-10-15T08:00:00Z"/>
              </w:rPr>
            </w:pPr>
            <w:ins w:id="901012" w:author="Claude (AI draft)" w:date="2026-10-15T08:00:00Z">
              <w:r>
                <w:rPr>
                  <w:sz w:val="16"/>
                  <w:szCs w:val="16"/>
                </w:rPr>
                <w:t xml:space="preserve">API-25</w:t>
              </w:r>
            </w:ins>
          </w:p>
        </w:tc>
        <w:tc>
          <w:tcPr>
            <w:tcW w:w="1700" w:type="dxa"/>
            <w:tcMar>
              <w:top w:w="40" w:type="dxa"/>
              <w:left w:w="90" w:type="dxa"/>
              <w:bottom w:w="40" w:type="dxa"/>
              <w:right w:w="90" w:type="dxa"/>
            </w:tcMar>
          </w:tcPr>
          <w:p>
            <w:pPr>
              <w:spacing w:after="40"/>
              <w:rPr>
                <w:ins w:id="901016" w:author="Claude (AI draft)" w:date="2026-10-15T08:00:00Z"/>
              </w:rPr>
            </w:pPr>
            <w:ins w:id="901015" w:author="Claude (AI draft)" w:date="2026-10-15T08:00:00Z">
              <w:r>
                <w:rPr>
                  <w:sz w:val="16"/>
                  <w:szCs w:val="16"/>
                </w:rPr>
                <w:t xml:space="preserve">GET /categories/{id}</w:t>
              </w:r>
            </w:ins>
          </w:p>
        </w:tc>
        <w:tc>
          <w:tcPr>
            <w:tcW w:w="900" w:type="dxa"/>
            <w:tcMar>
              <w:top w:w="40" w:type="dxa"/>
              <w:left w:w="90" w:type="dxa"/>
              <w:bottom w:w="40" w:type="dxa"/>
              <w:right w:w="90" w:type="dxa"/>
            </w:tcMar>
          </w:tcPr>
          <w:p>
            <w:pPr>
              <w:spacing w:after="40"/>
              <w:rPr>
                <w:ins w:id="901019" w:author="Claude (AI draft)" w:date="2026-10-15T08:00:00Z"/>
              </w:rPr>
            </w:pPr>
            <w:ins w:id="901018" w:author="Claude (AI draft)" w:date="2026-10-15T08:00:00Z">
              <w:r>
                <w:rPr>
                  <w:sz w:val="16"/>
                  <w:szCs w:val="16"/>
                </w:rPr>
                <w:t xml:space="preserve">R, H, M</w:t>
              </w:r>
            </w:ins>
          </w:p>
        </w:tc>
        <w:tc>
          <w:tcPr>
            <w:tcW w:w="1400" w:type="dxa"/>
            <w:tcMar>
              <w:top w:w="40" w:type="dxa"/>
              <w:left w:w="90" w:type="dxa"/>
              <w:bottom w:w="40" w:type="dxa"/>
              <w:right w:w="90" w:type="dxa"/>
            </w:tcMar>
          </w:tcPr>
          <w:p>
            <w:pPr>
              <w:spacing w:after="40"/>
              <w:rPr>
                <w:ins w:id="901022" w:author="Claude (AI draft)" w:date="2026-10-15T08:00:00Z"/>
              </w:rPr>
            </w:pPr>
            <w:ins w:id="901021" w:author="Claude (AI draft)" w:date="2026-10-15T08:00:00Z">
              <w:r>
                <w:rPr>
                  <w:sz w:val="16"/>
                  <w:szCs w:val="16"/>
                </w:rPr>
                <w:t xml:space="preserve">-</w:t>
              </w:r>
            </w:ins>
          </w:p>
        </w:tc>
        <w:tc>
          <w:tcPr>
            <w:tcW w:w="1300" w:type="dxa"/>
            <w:tcMar>
              <w:top w:w="40" w:type="dxa"/>
              <w:left w:w="90" w:type="dxa"/>
              <w:bottom w:w="40" w:type="dxa"/>
              <w:right w:w="90" w:type="dxa"/>
            </w:tcMar>
          </w:tcPr>
          <w:p>
            <w:pPr>
              <w:spacing w:after="40"/>
              <w:rPr>
                <w:ins w:id="901025" w:author="Claude (AI draft)" w:date="2026-10-15T08:00:00Z"/>
              </w:rPr>
            </w:pPr>
            <w:ins w:id="901024" w:author="Claude (AI draft)" w:date="2026-10-15T08:00:00Z">
              <w:r>
                <w:rPr>
                  <w:sz w:val="16"/>
                  <w:szCs w:val="16"/>
                </w:rPr>
                <w:t xml:space="preserve">200 one category (inactive: 404 for requesters)</w:t>
              </w:r>
            </w:ins>
          </w:p>
        </w:tc>
        <w:tc>
          <w:tcPr>
            <w:tcW w:w="950" w:type="dxa"/>
            <w:tcMar>
              <w:top w:w="40" w:type="dxa"/>
              <w:left w:w="90" w:type="dxa"/>
              <w:bottom w:w="40" w:type="dxa"/>
              <w:right w:w="90" w:type="dxa"/>
            </w:tcMar>
          </w:tcPr>
          <w:p>
            <w:pPr>
              <w:spacing w:after="40"/>
              <w:rPr>
                <w:ins w:id="901028" w:author="Claude (AI draft)" w:date="2026-10-15T08:00:00Z"/>
              </w:rPr>
            </w:pPr>
            <w:ins w:id="901027" w:author="Claude (AI draft)" w:date="2026-10-15T08:00:00Z">
              <w:r>
                <w:rPr>
                  <w:sz w:val="16"/>
                  <w:szCs w:val="16"/>
                </w:rPr>
                <w:t xml:space="preserve">404</w:t>
              </w:r>
            </w:ins>
          </w:p>
        </w:tc>
        <w:tc>
          <w:tcPr>
            <w:tcW w:w="1000" w:type="dxa"/>
            <w:tcMar>
              <w:top w:w="40" w:type="dxa"/>
              <w:left w:w="90" w:type="dxa"/>
              <w:bottom w:w="40" w:type="dxa"/>
              <w:right w:w="90" w:type="dxa"/>
            </w:tcMar>
          </w:tcPr>
          <w:p>
            <w:pPr>
              <w:spacing w:after="40"/>
              <w:rPr>
                <w:ins w:id="901031" w:author="Claude (AI draft)" w:date="2026-10-15T08:00:00Z"/>
              </w:rPr>
            </w:pPr>
            <w:ins w:id="901030" w:author="Claude (AI draft)" w:date="2026-10-15T08:00:00Z">
              <w:r>
                <w:rPr>
                  <w:sz w:val="16"/>
                  <w:szCs w:val="16"/>
                </w:rPr>
                <w:t xml:space="preserve">FR-015</w:t>
              </w:r>
            </w:ins>
          </w:p>
        </w:tc>
        <w:tc>
          <w:tcPr>
            <w:tcW w:w="1146" w:type="dxa"/>
            <w:tcMar>
              <w:top w:w="40" w:type="dxa"/>
              <w:left w:w="90" w:type="dxa"/>
              <w:bottom w:w="40" w:type="dxa"/>
              <w:right w:w="90" w:type="dxa"/>
            </w:tcMar>
          </w:tcPr>
          <w:p>
            <w:pPr>
              <w:spacing w:after="40"/>
              <w:rPr>
                <w:ins w:id="901034" w:author="Claude (AI draft)" w:date="2026-10-15T08:00:00Z"/>
              </w:rPr>
            </w:pPr>
            <w:ins w:id="901033" w:author="Claude (AI draft)" w:date="2026-10-15T08:00:00Z">
              <w:r>
                <w:rPr>
                  <w:sz w:val="16"/>
                  <w:szCs w:val="16"/>
                </w:rPr>
                <w:t xml:space="preserve">Implemented (M3)</w:t>
              </w:r>
            </w:ins>
          </w:p>
        </w:tc>
      </w:tr>
      <w:tr>
        <w:trPr>
          <w:cantSplit/>
          <w:ins w:id="907276" w:author="Claude (AI draft)" w:date="2026-10-15T18:00:00Z"/>
        </w:trPr>
        <w:tc>
          <w:tcPr>
            <w:tcW w:w="620" w:type="dxa"/>
            <w:tcMar>
              <w:top w:w="40" w:type="dxa"/>
              <w:left w:w="90" w:type="dxa"/>
              <w:bottom w:w="40" w:type="dxa"/>
              <w:right w:w="90" w:type="dxa"/>
            </w:tcMar>
          </w:tcPr>
          <w:p>
            <w:pPr>
              <w:spacing w:after="40"/>
              <w:rPr>
                <w:ins w:id="907279" w:author="Claude (AI draft)" w:date="2026-10-15T18:00:00Z"/>
              </w:rPr>
            </w:pPr>
            <w:ins w:id="907278" w:author="Claude (AI draft)" w:date="2026-10-15T18:00:00Z">
              <w:r>
                <w:rPr>
                  <w:sz w:val="16"/>
                  <w:szCs w:val="16"/>
                </w:rPr>
                <w:t xml:space="preserve">API-26</w:t>
              </w:r>
            </w:ins>
          </w:p>
        </w:tc>
        <w:tc>
          <w:tcPr>
            <w:tcW w:w="1700" w:type="dxa"/>
            <w:tcMar>
              <w:top w:w="40" w:type="dxa"/>
              <w:left w:w="90" w:type="dxa"/>
              <w:bottom w:w="40" w:type="dxa"/>
              <w:right w:w="90" w:type="dxa"/>
            </w:tcMar>
          </w:tcPr>
          <w:p>
            <w:pPr>
              <w:spacing w:after="40"/>
              <w:rPr>
                <w:ins w:id="907282" w:author="Claude (AI draft)" w:date="2026-10-15T18:00:00Z"/>
              </w:rPr>
            </w:pPr>
            <w:ins w:id="907281" w:author="Claude (AI draft)" w:date="2026-10-15T18:00:00Z">
              <w:r>
                <w:rPr>
                  <w:sz w:val="16"/>
                  <w:szCs w:val="16"/>
                </w:rPr>
                <w:t xml:space="preserve">PATCH /employees/me/password</w:t>
              </w:r>
            </w:ins>
          </w:p>
        </w:tc>
        <w:tc>
          <w:tcPr>
            <w:tcW w:w="900" w:type="dxa"/>
            <w:tcMar>
              <w:top w:w="40" w:type="dxa"/>
              <w:left w:w="90" w:type="dxa"/>
              <w:bottom w:w="40" w:type="dxa"/>
              <w:right w:w="90" w:type="dxa"/>
            </w:tcMar>
          </w:tcPr>
          <w:p>
            <w:pPr>
              <w:spacing w:after="40"/>
              <w:rPr>
                <w:ins w:id="907285" w:author="Claude (AI draft)" w:date="2026-10-15T18:00:00Z"/>
              </w:rPr>
            </w:pPr>
            <w:ins w:id="907284" w:author="Claude (AI draft)" w:date="2026-10-15T18:00:00Z">
              <w:r>
                <w:rPr>
                  <w:sz w:val="16"/>
                  <w:szCs w:val="16"/>
                </w:rPr>
                <w:t xml:space="preserve">H, M</w:t>
              </w:r>
            </w:ins>
          </w:p>
        </w:tc>
        <w:tc>
          <w:tcPr>
            <w:tcW w:w="1400" w:type="dxa"/>
            <w:tcMar>
              <w:top w:w="40" w:type="dxa"/>
              <w:left w:w="90" w:type="dxa"/>
              <w:bottom w:w="40" w:type="dxa"/>
              <w:right w:w="90" w:type="dxa"/>
            </w:tcMar>
          </w:tcPr>
          <w:p>
            <w:pPr>
              <w:spacing w:after="40"/>
              <w:rPr>
                <w:ins w:id="907288" w:author="Claude (AI draft)" w:date="2026-10-15T18:00:00Z"/>
              </w:rPr>
            </w:pPr>
            <w:ins w:id="907287" w:author="Claude (AI draft)" w:date="2026-10-15T18:00:00Z">
              <w:r>
                <w:rPr>
                  <w:sz w:val="16"/>
                  <w:szCs w:val="16"/>
                </w:rPr>
                <w:t xml:space="preserve">currentPassword, password</w:t>
              </w:r>
            </w:ins>
          </w:p>
        </w:tc>
        <w:tc>
          <w:tcPr>
            <w:tcW w:w="1300" w:type="dxa"/>
            <w:tcMar>
              <w:top w:w="40" w:type="dxa"/>
              <w:left w:w="90" w:type="dxa"/>
              <w:bottom w:w="40" w:type="dxa"/>
              <w:right w:w="90" w:type="dxa"/>
            </w:tcMar>
          </w:tcPr>
          <w:p>
            <w:pPr>
              <w:spacing w:after="40"/>
              <w:rPr>
                <w:ins w:id="907291" w:author="Claude (AI draft)" w:date="2026-10-15T18:00:00Z"/>
              </w:rPr>
            </w:pPr>
            <w:ins w:id="907290" w:author="Claude (AI draft)" w:date="2026-10-15T18:00:00Z">
              <w:r>
                <w:rPr>
                  <w:sz w:val="16"/>
                  <w:szCs w:val="16"/>
                </w:rPr>
                <w:t xml:space="preserve">204</w:t>
              </w:r>
            </w:ins>
          </w:p>
        </w:tc>
        <w:tc>
          <w:tcPr>
            <w:tcW w:w="950" w:type="dxa"/>
            <w:tcMar>
              <w:top w:w="40" w:type="dxa"/>
              <w:left w:w="90" w:type="dxa"/>
              <w:bottom w:w="40" w:type="dxa"/>
              <w:right w:w="90" w:type="dxa"/>
            </w:tcMar>
          </w:tcPr>
          <w:p>
            <w:pPr>
              <w:spacing w:after="40"/>
              <w:rPr>
                <w:ins w:id="907294" w:author="Claude (AI draft)" w:date="2026-10-15T18:00:00Z"/>
              </w:rPr>
            </w:pPr>
            <w:ins w:id="907293" w:author="Claude (AI draft)" w:date="2026-10-15T18:00:00Z">
              <w:r>
                <w:rPr>
                  <w:sz w:val="16"/>
                  <w:szCs w:val="16"/>
                </w:rPr>
                <w:t xml:space="preserve">400 (wrong current password, on currentPassword), 429</w:t>
              </w:r>
            </w:ins>
          </w:p>
        </w:tc>
        <w:tc>
          <w:tcPr>
            <w:tcW w:w="1000" w:type="dxa"/>
            <w:tcMar>
              <w:top w:w="40" w:type="dxa"/>
              <w:left w:w="90" w:type="dxa"/>
              <w:bottom w:w="40" w:type="dxa"/>
              <w:right w:w="90" w:type="dxa"/>
            </w:tcMar>
          </w:tcPr>
          <w:p>
            <w:pPr>
              <w:spacing w:after="40"/>
              <w:rPr>
                <w:ins w:id="907297" w:author="Claude (AI draft)" w:date="2026-10-15T18:00:00Z"/>
              </w:rPr>
            </w:pPr>
            <w:ins w:id="907296" w:author="Claude (AI draft)" w:date="2026-10-15T18:00:00Z">
              <w:r>
                <w:rPr>
                  <w:sz w:val="16"/>
                  <w:szCs w:val="16"/>
                </w:rPr>
                <w:t xml:space="preserve">FR-014, NFR-002, R-25</w:t>
              </w:r>
            </w:ins>
          </w:p>
        </w:tc>
        <w:tc>
          <w:tcPr>
            <w:tcW w:w="1146" w:type="dxa"/>
            <w:tcMar>
              <w:top w:w="40" w:type="dxa"/>
              <w:left w:w="90" w:type="dxa"/>
              <w:bottom w:w="40" w:type="dxa"/>
              <w:right w:w="90" w:type="dxa"/>
            </w:tcMar>
          </w:tcPr>
          <w:p>
            <w:pPr>
              <w:spacing w:after="40"/>
              <w:rPr>
                <w:ins w:id="907300" w:author="Claude (AI draft)" w:date="2026-10-15T18:00:00Z"/>
              </w:rPr>
            </w:pPr>
            <w:ins w:id="907299" w:author="Claude (AI draft)" w:date="2026-10-15T18:00:00Z">
              <w:r>
                <w:rPr>
                  <w:sz w:val="16"/>
                  <w:szCs w:val="16"/>
                </w:rPr>
                <w:t xml:space="preserve">Implemented (M3)</w:t>
              </w:r>
            </w:ins>
          </w:p>
        </w:tc>
      </w:tr>
      <w:tr>
        <w:trPr>
          <w:cantSplit/>
          <w:ins w:id="909001" w:author="Claude (AI draft)" w:date="2026-10-15T19:00:00Z"/>
        </w:trPr>
        <w:tc>
          <w:tcPr>
            <w:tcW w:w="620" w:type="dxa"/>
            <w:tcMar>
              <w:top w:w="40" w:type="dxa"/>
              <w:left w:w="90" w:type="dxa"/>
              <w:bottom w:w="40" w:type="dxa"/>
              <w:right w:w="90" w:type="dxa"/>
            </w:tcMar>
          </w:tcPr>
          <w:p>
            <w:pPr>
              <w:spacing w:after="40"/>
              <w:rPr>
                <w:ins w:id="909004" w:author="Claude (AI draft)" w:date="2026-10-15T19:00:00Z"/>
              </w:rPr>
            </w:pPr>
            <w:ins w:id="909003" w:author="Claude (AI draft)" w:date="2026-10-15T19:00:00Z">
              <w:r>
                <w:rPr>
                  <w:sz w:val="16"/>
                  <w:szCs w:val="16"/>
                </w:rPr>
                <w:t xml:space="preserve">API-27</w:t>
              </w:r>
            </w:ins>
          </w:p>
        </w:tc>
        <w:tc>
          <w:tcPr>
            <w:tcW w:w="1700" w:type="dxa"/>
            <w:tcMar>
              <w:top w:w="40" w:type="dxa"/>
              <w:left w:w="90" w:type="dxa"/>
              <w:bottom w:w="40" w:type="dxa"/>
              <w:right w:w="90" w:type="dxa"/>
            </w:tcMar>
          </w:tcPr>
          <w:p>
            <w:pPr>
              <w:spacing w:after="40"/>
              <w:rPr>
                <w:ins w:id="909007" w:author="Claude (AI draft)" w:date="2026-10-15T19:00:00Z"/>
              </w:rPr>
            </w:pPr>
            <w:ins w:id="909006" w:author="Claude (AI draft)" w:date="2026-10-15T19:00:00Z">
              <w:r>
                <w:rPr>
                  <w:sz w:val="16"/>
                  <w:szCs w:val="16"/>
                </w:rPr>
                <w:t xml:space="preserve">GET /health</w:t>
              </w:r>
            </w:ins>
          </w:p>
        </w:tc>
        <w:tc>
          <w:tcPr>
            <w:tcW w:w="900" w:type="dxa"/>
            <w:tcMar>
              <w:top w:w="40" w:type="dxa"/>
              <w:left w:w="90" w:type="dxa"/>
              <w:bottom w:w="40" w:type="dxa"/>
              <w:right w:w="90" w:type="dxa"/>
            </w:tcMar>
          </w:tcPr>
          <w:p>
            <w:pPr>
              <w:spacing w:after="40"/>
              <w:rPr>
                <w:ins w:id="909010" w:author="Claude (AI draft)" w:date="2026-10-15T19:00:00Z"/>
              </w:rPr>
            </w:pPr>
            <w:ins w:id="909009" w:author="Claude (AI draft)" w:date="2026-10-15T19:00:00Z">
              <w:r>
                <w:rPr>
                  <w:sz w:val="16"/>
                  <w:szCs w:val="16"/>
                </w:rPr>
                <w:t xml:space="preserve">Public</w:t>
              </w:r>
            </w:ins>
          </w:p>
        </w:tc>
        <w:tc>
          <w:tcPr>
            <w:tcW w:w="1400" w:type="dxa"/>
            <w:tcMar>
              <w:top w:w="40" w:type="dxa"/>
              <w:left w:w="90" w:type="dxa"/>
              <w:bottom w:w="40" w:type="dxa"/>
              <w:right w:w="90" w:type="dxa"/>
            </w:tcMar>
          </w:tcPr>
          <w:p>
            <w:pPr>
              <w:spacing w:after="40"/>
              <w:rPr>
                <w:ins w:id="909013" w:author="Claude (AI draft)" w:date="2026-10-15T19:00:00Z"/>
              </w:rPr>
            </w:pPr>
            <w:ins w:id="909012" w:author="Claude (AI draft)" w:date="2026-10-15T19:00:00Z">
              <w:r>
                <w:rPr>
                  <w:sz w:val="16"/>
                  <w:szCs w:val="16"/>
                </w:rPr>
                <w:t xml:space="preserve">-</w:t>
              </w:r>
            </w:ins>
          </w:p>
        </w:tc>
        <w:tc>
          <w:tcPr>
            <w:tcW w:w="1300" w:type="dxa"/>
            <w:tcMar>
              <w:top w:w="40" w:type="dxa"/>
              <w:left w:w="90" w:type="dxa"/>
              <w:bottom w:w="40" w:type="dxa"/>
              <w:right w:w="90" w:type="dxa"/>
            </w:tcMar>
          </w:tcPr>
          <w:p>
            <w:pPr>
              <w:spacing w:after="40"/>
              <w:rPr>
                <w:ins w:id="909016" w:author="Claude (AI draft)" w:date="2026-10-15T19:00:00Z"/>
              </w:rPr>
            </w:pPr>
            <w:ins w:id="909015" w:author="Claude (AI draft)" w:date="2026-10-15T19:00:00Z">
              <w:r>
                <w:rPr>
                  <w:sz w:val="16"/>
                  <w:szCs w:val="16"/>
                </w:rPr>
                <w:t xml:space="preserve">200 {status: UP, database: UP}</w:t>
              </w:r>
            </w:ins>
          </w:p>
        </w:tc>
        <w:tc>
          <w:tcPr>
            <w:tcW w:w="950" w:type="dxa"/>
            <w:tcMar>
              <w:top w:w="40" w:type="dxa"/>
              <w:left w:w="90" w:type="dxa"/>
              <w:bottom w:w="40" w:type="dxa"/>
              <w:right w:w="90" w:type="dxa"/>
            </w:tcMar>
          </w:tcPr>
          <w:p>
            <w:pPr>
              <w:spacing w:after="40"/>
              <w:rPr>
                <w:ins w:id="909019" w:author="Claude (AI draft)" w:date="2026-10-15T19:00:00Z"/>
              </w:rPr>
            </w:pPr>
            <w:ins w:id="909018" w:author="Claude (AI draft)" w:date="2026-10-15T19:00:00Z">
              <w:r>
                <w:rPr>
                  <w:sz w:val="16"/>
                  <w:szCs w:val="16"/>
                </w:rPr>
                <w:t xml:space="preserve">503 {status: DOWN} when the database cannot be reached</w:t>
              </w:r>
            </w:ins>
          </w:p>
        </w:tc>
        <w:tc>
          <w:tcPr>
            <w:tcW w:w="1000" w:type="dxa"/>
            <w:tcMar>
              <w:top w:w="40" w:type="dxa"/>
              <w:left w:w="90" w:type="dxa"/>
              <w:bottom w:w="40" w:type="dxa"/>
              <w:right w:w="90" w:type="dxa"/>
            </w:tcMar>
          </w:tcPr>
          <w:p>
            <w:pPr>
              <w:spacing w:after="40"/>
              <w:rPr>
                <w:ins w:id="909022" w:author="Claude (AI draft)" w:date="2026-10-15T19:00:00Z"/>
              </w:rPr>
            </w:pPr>
            <w:ins w:id="909021" w:author="Claude (AI draft)" w:date="2026-10-15T19:00:00Z">
              <w:r>
                <w:rPr>
                  <w:sz w:val="16"/>
                  <w:szCs w:val="16"/>
                </w:rPr>
                <w:t xml:space="preserve">NFR-005, ARC-03</w:t>
              </w:r>
            </w:ins>
          </w:p>
        </w:tc>
        <w:tc>
          <w:tcPr>
            <w:tcW w:w="1146" w:type="dxa"/>
            <w:tcMar>
              <w:top w:w="40" w:type="dxa"/>
              <w:left w:w="90" w:type="dxa"/>
              <w:bottom w:w="40" w:type="dxa"/>
              <w:right w:w="90" w:type="dxa"/>
            </w:tcMar>
          </w:tcPr>
          <w:p>
            <w:pPr>
              <w:spacing w:after="40"/>
              <w:rPr>
                <w:ins w:id="909025" w:author="Claude (AI draft)" w:date="2026-10-15T19:00:00Z"/>
              </w:rPr>
            </w:pPr>
            <w:ins w:id="909024" w:author="Claude (AI draft)" w:date="2026-10-15T19:00:00Z">
              <w:r>
                <w:rPr>
                  <w:sz w:val="16"/>
                  <w:szCs w:val="16"/>
                </w:rPr>
                <w:t xml:space="preserve">Implemented (M3)</w:t>
              </w:r>
            </w:ins>
          </w:p>
        </w:tc>
      </w:tr>
    </w:tbl>
    <w:p w14:paraId="04B252A4" w14:textId="77777777" w:rsidR="0021407A" w:rsidRDefault="0021407A" w:rsidP="0021407A"/>
    <w:p w14:paraId="48192270" w14:textId="77777777" w:rsidR="00271506" w:rsidRDefault="00271506" w:rsidP="008324D8">
      <w:pPr>
        <w:spacing w:after="120"/>
      </w:pPr>
      <w:r>
        <w:t xml:space="preserve">There is deliberately no DELETE /categories/{id}: categories are deactivated because existing requests still reference them (Entities, Aggregates and Ownership table). The prototype's hard delete will be removed (the "Current Implementation Evidence vs Contract" section).</w:t>
      </w:r>
    </w:p>
    <w:p w14:paraId="074AF9C2" w14:textId="77777777" w:rsidR="00271506" w:rsidRDefault="00271506" w:rsidP="00271506">
      <w:pPr>
        <w:pStyle w:val="Heading2"/>
      </w:pPr>
      <w:bookmarkStart w:id="77" w:name="_Toc241703375"/>
      <w:r>
        <w:t>Error Model</w:t>
      </w:r>
      <w:bookmarkEnd w:id="77"/>
    </w:p>
    <w:p w14:paraId="625C3D80" w14:textId="77777777" w:rsidR="00271506" w:rsidRDefault="00271506" w:rsidP="00271506">
      <w:pPr>
        <w:spacing w:after="120"/>
      </w:pPr>
      <w:r>
        <w:t>All errors use one response body based on Spring's ProblemDetail (IETF RFC 9457; Nottingham, Wilde and Dalal, 2023), extended with a machine-readable code:</w:t>
      </w:r>
    </w:p>
    <w:p w14:paraId="07B02FEB" w14:textId="77777777" w:rsidR="00271506" w:rsidRDefault="00271506" w:rsidP="00271506">
      <w:pPr>
        <w:shd w:val="clear" w:color="auto" w:fill="F2F2F2"/>
        <w:ind w:left="200"/>
      </w:pPr>
      <w:r>
        <w:rPr>
          <w:rFonts w:ascii="Consolas" w:eastAsia="Consolas" w:hAnsi="Consolas" w:cs="Consolas"/>
          <w:sz w:val="17"/>
          <w:szCs w:val="17"/>
        </w:rPr>
        <w:t>{</w:t>
      </w:r>
    </w:p>
    <w:p w14:paraId="0D2B0ABD" w14:textId="77777777" w:rsidR="00271506" w:rsidRDefault="00271506" w:rsidP="00271506">
      <w:pPr>
        <w:shd w:val="clear" w:color="auto" w:fill="F2F2F2"/>
        <w:ind w:left="200"/>
      </w:pPr>
      <w:r>
        <w:rPr>
          <w:rFonts w:ascii="Consolas" w:eastAsia="Consolas" w:hAnsi="Consolas" w:cs="Consolas"/>
          <w:sz w:val="17"/>
          <w:szCs w:val="17"/>
        </w:rPr>
        <w:t xml:space="preserve">  "type": "about:blank",</w:t>
      </w:r>
    </w:p>
    <w:p w14:paraId="4747A942" w14:textId="77777777" w:rsidR="00271506" w:rsidRDefault="00271506" w:rsidP="00271506">
      <w:pPr>
        <w:shd w:val="clear" w:color="auto" w:fill="F2F2F2"/>
        <w:ind w:left="200"/>
      </w:pPr>
      <w:r>
        <w:rPr>
          <w:rFonts w:ascii="Consolas" w:eastAsia="Consolas" w:hAnsi="Consolas" w:cs="Consolas"/>
          <w:sz w:val="17"/>
          <w:szCs w:val="17"/>
        </w:rPr>
        <w:t xml:space="preserve">  "title": "Invalid status transition",</w:t>
      </w:r>
    </w:p>
    <w:p w14:paraId="23353673" w14:textId="77777777" w:rsidR="00271506" w:rsidRDefault="00271506" w:rsidP="00271506">
      <w:pPr>
        <w:shd w:val="clear" w:color="auto" w:fill="F2F2F2"/>
        <w:ind w:left="200"/>
      </w:pPr>
      <w:r>
        <w:rPr>
          <w:rFonts w:ascii="Consolas" w:eastAsia="Consolas" w:hAnsi="Consolas" w:cs="Consolas"/>
          <w:sz w:val="17"/>
          <w:szCs w:val="17"/>
        </w:rPr>
        <w:t xml:space="preserve">  "status": 422,</w:t>
      </w:r>
    </w:p>
    <w:p w14:paraId="4B769BB7" w14:textId="77777777" w:rsidR="00271506" w:rsidRDefault="00271506" w:rsidP="00271506">
      <w:pPr>
        <w:shd w:val="clear" w:color="auto" w:fill="F2F2F2"/>
        <w:ind w:left="200"/>
      </w:pPr>
      <w:r>
        <w:rPr>
          <w:rFonts w:ascii="Consolas" w:eastAsia="Consolas" w:hAnsi="Consolas" w:cs="Consolas"/>
          <w:sz w:val="17"/>
          <w:szCs w:val="17"/>
        </w:rPr>
        <w:t xml:space="preserve">  "code": "INVALID_TRANSITION",</w:t>
      </w:r>
    </w:p>
    <w:p w14:paraId="20408F54" w14:textId="77777777" w:rsidR="00271506" w:rsidRDefault="00271506" w:rsidP="00271506">
      <w:pPr>
        <w:shd w:val="clear" w:color="auto" w:fill="F2F2F2"/>
        <w:ind w:left="200"/>
      </w:pPr>
      <w:r>
        <w:rPr>
          <w:rFonts w:ascii="Consolas" w:eastAsia="Consolas" w:hAnsi="Consolas" w:cs="Consolas"/>
          <w:sz w:val="17"/>
          <w:szCs w:val="17"/>
        </w:rPr>
        <w:t xml:space="preserve">  "detail": "A request cannot move from NEW to RESOLVED.",</w:t>
      </w:r>
    </w:p>
    <w:p w14:paraId="67C746CE" w14:textId="77777777" w:rsidR="00271506" w:rsidRDefault="00271506" w:rsidP="00271506">
      <w:pPr>
        <w:shd w:val="clear" w:color="auto" w:fill="F2F2F2"/>
        <w:ind w:left="200"/>
      </w:pPr>
      <w:r>
        <w:rPr>
          <w:rFonts w:ascii="Consolas" w:eastAsia="Consolas" w:hAnsi="Consolas" w:cs="Consolas"/>
          <w:sz w:val="17"/>
          <w:szCs w:val="17"/>
        </w:rPr>
        <w:t xml:space="preserve">  "instance": "/api/v1/requests/42/status",</w:t>
      </w:r>
    </w:p>
    <w:p w14:paraId="62F43D00" w14:textId="77777777" w:rsidR="00271506" w:rsidRDefault="00271506" w:rsidP="00271506">
      <w:pPr>
        <w:shd w:val="clear" w:color="auto" w:fill="F2F2F2"/>
        <w:ind w:left="200"/>
      </w:pPr>
      <w:r>
        <w:rPr>
          <w:rFonts w:ascii="Consolas" w:eastAsia="Consolas" w:hAnsi="Consolas" w:cs="Consolas"/>
          <w:sz w:val="17"/>
          <w:szCs w:val="17"/>
        </w:rPr>
        <w:t xml:space="preserve">  "timestamp": "2026-09-30T14:05:00Z",</w:t>
      </w:r>
    </w:p>
    <w:p w14:paraId="4ED525FB" w14:textId="77777777" w:rsidR="00271506" w:rsidRDefault="00271506" w:rsidP="00271506">
      <w:pPr>
        <w:shd w:val="clear" w:color="auto" w:fill="F2F2F2"/>
        <w:ind w:left="200"/>
      </w:pPr>
      <w:r>
        <w:rPr>
          <w:rFonts w:ascii="Consolas" w:eastAsia="Consolas" w:hAnsi="Consolas" w:cs="Consolas"/>
          <w:sz w:val="17"/>
          <w:szCs w:val="17"/>
        </w:rPr>
        <w:lastRenderedPageBreak/>
        <w:t xml:space="preserve">  "fieldErrors": []</w:t>
      </w:r>
    </w:p>
    <w:p w14:paraId="621EE71F" w14:textId="77777777" w:rsidR="00271506" w:rsidRDefault="00271506" w:rsidP="00271506">
      <w:pPr>
        <w:shd w:val="clear" w:color="auto" w:fill="F2F2F2"/>
        <w:ind w:left="200"/>
      </w:pPr>
      <w:r>
        <w:rPr>
          <w:rFonts w:ascii="Consolas" w:eastAsia="Consolas" w:hAnsi="Consolas" w:cs="Consolas"/>
          <w:sz w:val="17"/>
          <w:szCs w:val="17"/>
        </w:rPr>
        <w:t>}</w:t>
      </w:r>
    </w:p>
    <w:p w14:paraId="56958167" w14:textId="77777777" w:rsidR="00271506" w:rsidRDefault="00271506" w:rsidP="00271506"/>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3616"/>
        <w:gridCol w:w="2600"/>
      </w:tblGrid>
      <w:tr w:rsidR="00271506" w14:paraId="6B818F20" w14:textId="77777777" w:rsidTr="008B3485">
        <w:trPr>
          <w:cantSplit/>
          <w:tblHeader/>
        </w:trPr>
        <w:tc>
          <w:tcPr>
            <w:tcW w:w="700" w:type="dxa"/>
            <w:shd w:val="clear" w:color="auto" w:fill="002060"/>
            <w:tcMar>
              <w:top w:w="40" w:type="dxa"/>
              <w:left w:w="90" w:type="dxa"/>
              <w:bottom w:w="40" w:type="dxa"/>
              <w:right w:w="90" w:type="dxa"/>
            </w:tcMar>
          </w:tcPr>
          <w:p w14:paraId="409230E6" w14:textId="77777777" w:rsidR="00271506" w:rsidRDefault="00271506" w:rsidP="008B3485">
            <w:pPr>
              <w:spacing w:after="40"/>
            </w:pPr>
            <w:r>
              <w:rPr>
                <w:b/>
                <w:bCs/>
                <w:color w:val="FFFFFF"/>
                <w:sz w:val="18"/>
                <w:szCs w:val="18"/>
              </w:rPr>
              <w:t>HTTP</w:t>
            </w:r>
          </w:p>
        </w:tc>
        <w:tc>
          <w:tcPr>
            <w:tcW w:w="2100" w:type="dxa"/>
            <w:shd w:val="clear" w:color="auto" w:fill="002060"/>
            <w:tcMar>
              <w:top w:w="40" w:type="dxa"/>
              <w:left w:w="90" w:type="dxa"/>
              <w:bottom w:w="40" w:type="dxa"/>
              <w:right w:w="90" w:type="dxa"/>
            </w:tcMar>
          </w:tcPr>
          <w:p w14:paraId="436AB149" w14:textId="77777777" w:rsidR="00271506" w:rsidRDefault="00271506" w:rsidP="008B3485">
            <w:pPr>
              <w:spacing w:after="40"/>
            </w:pPr>
            <w:r>
              <w:rPr>
                <w:b/>
                <w:bCs/>
                <w:color w:val="FFFFFF"/>
                <w:sz w:val="18"/>
                <w:szCs w:val="18"/>
              </w:rPr>
              <w:t>Code</w:t>
            </w:r>
          </w:p>
        </w:tc>
        <w:tc>
          <w:tcPr>
            <w:tcW w:w="3616" w:type="dxa"/>
            <w:shd w:val="clear" w:color="auto" w:fill="002060"/>
            <w:tcMar>
              <w:top w:w="40" w:type="dxa"/>
              <w:left w:w="90" w:type="dxa"/>
              <w:bottom w:w="40" w:type="dxa"/>
              <w:right w:w="90" w:type="dxa"/>
            </w:tcMar>
          </w:tcPr>
          <w:p w14:paraId="6F200D2A" w14:textId="77777777" w:rsidR="00271506" w:rsidRDefault="00271506" w:rsidP="008B3485">
            <w:pPr>
              <w:spacing w:after="40"/>
            </w:pPr>
            <w:r>
              <w:rPr>
                <w:b/>
                <w:bCs/>
                <w:color w:val="FFFFFF"/>
                <w:sz w:val="18"/>
                <w:szCs w:val="18"/>
              </w:rPr>
              <w:t>When</w:t>
            </w:r>
          </w:p>
        </w:tc>
        <w:tc>
          <w:tcPr>
            <w:tcW w:w="2600" w:type="dxa"/>
            <w:shd w:val="clear" w:color="auto" w:fill="002060"/>
            <w:tcMar>
              <w:top w:w="40" w:type="dxa"/>
              <w:left w:w="90" w:type="dxa"/>
              <w:bottom w:w="40" w:type="dxa"/>
              <w:right w:w="90" w:type="dxa"/>
            </w:tcMar>
          </w:tcPr>
          <w:p w14:paraId="3BA607AF" w14:textId="77777777" w:rsidR="00271506" w:rsidRDefault="00271506" w:rsidP="008B3485">
            <w:pPr>
              <w:spacing w:after="40"/>
            </w:pPr>
            <w:r>
              <w:rPr>
                <w:b/>
                <w:bCs/>
                <w:color w:val="FFFFFF"/>
                <w:sz w:val="18"/>
                <w:szCs w:val="18"/>
              </w:rPr>
              <w:t>Angular behaviour</w:t>
            </w:r>
          </w:p>
        </w:tc>
      </w:tr>
      <w:tr w:rsidR="00271506" w14:paraId="7FD8C4A0" w14:textId="77777777" w:rsidTr="008B3485">
        <w:trPr>
          <w:cantSplit/>
        </w:trPr>
        <w:tc>
          <w:tcPr>
            <w:tcW w:w="700" w:type="dxa"/>
            <w:tcMar>
              <w:top w:w="40" w:type="dxa"/>
              <w:left w:w="90" w:type="dxa"/>
              <w:bottom w:w="40" w:type="dxa"/>
              <w:right w:w="90" w:type="dxa"/>
            </w:tcMar>
          </w:tcPr>
          <w:p w14:paraId="645CB48F" w14:textId="77777777" w:rsidR="00271506" w:rsidRDefault="00271506" w:rsidP="008B3485">
            <w:pPr>
              <w:spacing w:after="40"/>
            </w:pPr>
            <w:r>
              <w:rPr>
                <w:sz w:val="18"/>
                <w:szCs w:val="18"/>
              </w:rPr>
              <w:t>400</w:t>
            </w:r>
          </w:p>
        </w:tc>
        <w:tc>
          <w:tcPr>
            <w:tcW w:w="2100" w:type="dxa"/>
            <w:tcMar>
              <w:top w:w="40" w:type="dxa"/>
              <w:left w:w="90" w:type="dxa"/>
              <w:bottom w:w="40" w:type="dxa"/>
              <w:right w:w="90" w:type="dxa"/>
            </w:tcMar>
          </w:tcPr>
          <w:p w14:paraId="5387CE8E" w14:textId="77777777" w:rsidR="00271506" w:rsidRDefault="00271506" w:rsidP="008B3485">
            <w:pPr>
              <w:spacing w:after="40"/>
            </w:pPr>
            <w:r>
              <w:rPr>
                <w:sz w:val="18"/>
                <w:szCs w:val="18"/>
              </w:rPr>
              <w:t>VALIDATION_FAILED</w:t>
            </w:r>
          </w:p>
        </w:tc>
        <w:tc>
          <w:tcPr>
            <w:tcW w:w="3616" w:type="dxa"/>
            <w:tcMar>
              <w:top w:w="40" w:type="dxa"/>
              <w:left w:w="90" w:type="dxa"/>
              <w:bottom w:w="40" w:type="dxa"/>
              <w:right w:w="90" w:type="dxa"/>
            </w:tcMar>
          </w:tcPr>
          <w:p w14:paraId="1C0BFA0D" w14:textId="77777777" w:rsidR="00271506" w:rsidRDefault="00271506" w:rsidP="008B3485">
            <w:pPr>
              <w:spacing w:after="40"/>
            </w:pPr>
            <w:r>
              <w:rPr>
                <w:sz w:val="18"/>
                <w:szCs w:val="18"/>
              </w:rPr>
              <w:t>Bean Validation fails (missing or too-long fields)</w:t>
            </w:r>
          </w:p>
        </w:tc>
        <w:tc>
          <w:tcPr>
            <w:tcW w:w="2600" w:type="dxa"/>
            <w:tcMar>
              <w:top w:w="40" w:type="dxa"/>
              <w:left w:w="90" w:type="dxa"/>
              <w:bottom w:w="40" w:type="dxa"/>
              <w:right w:w="90" w:type="dxa"/>
            </w:tcMar>
          </w:tcPr>
          <w:p w14:paraId="12847DBF" w14:textId="77777777" w:rsidR="00271506" w:rsidRDefault="00271506" w:rsidP="008B3485">
            <w:pPr>
              <w:spacing w:after="40"/>
            </w:pPr>
            <w:r>
              <w:rPr>
                <w:sz w:val="18"/>
                <w:szCs w:val="18"/>
              </w:rPr>
              <w:t>Show fieldErrors next to the form fields</w:t>
            </w:r>
          </w:p>
        </w:tc>
      </w:tr>
      <w:tr w:rsidR="00271506" w14:paraId="4A3710DC" w14:textId="77777777" w:rsidTr="008B3485">
        <w:trPr>
          <w:cantSplit/>
        </w:trPr>
        <w:tc>
          <w:tcPr>
            <w:tcW w:w="700" w:type="dxa"/>
            <w:tcMar>
              <w:top w:w="40" w:type="dxa"/>
              <w:left w:w="90" w:type="dxa"/>
              <w:bottom w:w="40" w:type="dxa"/>
              <w:right w:w="90" w:type="dxa"/>
            </w:tcMar>
          </w:tcPr>
          <w:p w14:paraId="39FC2FD4" w14:textId="77777777" w:rsidR="00271506" w:rsidRDefault="00271506" w:rsidP="008B3485">
            <w:pPr>
              <w:spacing w:after="40"/>
            </w:pPr>
            <w:r>
              <w:rPr>
                <w:sz w:val="18"/>
                <w:szCs w:val="18"/>
              </w:rPr>
              <w:t>401</w:t>
            </w:r>
          </w:p>
        </w:tc>
        <w:tc>
          <w:tcPr>
            <w:tcW w:w="2100" w:type="dxa"/>
            <w:tcMar>
              <w:top w:w="40" w:type="dxa"/>
              <w:left w:w="90" w:type="dxa"/>
              <w:bottom w:w="40" w:type="dxa"/>
              <w:right w:w="90" w:type="dxa"/>
            </w:tcMar>
          </w:tcPr>
          <w:p w14:paraId="1AC39BAE" w14:textId="77777777" w:rsidR="00271506" w:rsidRDefault="00271506" w:rsidP="008B3485">
            <w:pPr>
              <w:spacing w:after="40"/>
            </w:pPr>
            <w:r>
              <w:rPr>
                <w:sz w:val="18"/>
                <w:szCs w:val="18"/>
              </w:rPr>
              <w:t>UNAUTHENTICATED</w:t>
            </w:r>
          </w:p>
        </w:tc>
        <w:tc>
          <w:tcPr>
            <w:tcW w:w="3616" w:type="dxa"/>
            <w:tcMar>
              <w:top w:w="40" w:type="dxa"/>
              <w:left w:w="90" w:type="dxa"/>
              <w:bottom w:w="40" w:type="dxa"/>
              <w:right w:w="90" w:type="dxa"/>
            </w:tcMar>
          </w:tcPr>
          <w:p w14:paraId="5D381682" w14:textId="77777777" w:rsidR="00271506" w:rsidRDefault="00271506" w:rsidP="008B3485">
            <w:pPr>
              <w:spacing w:after="40"/>
            </w:pPr>
            <w:r>
              <w:rPr>
                <w:sz w:val="18"/>
                <w:szCs w:val="18"/>
              </w:rPr>
              <w:t>Token missing, expired or invalid</w:t>
            </w:r>
            <w:ins w:id="901035" w:author="Claude (AI draft)" w:date="2026-10-15T08:00:00Z">
              <w:r>
                <w:rPr>
                  <w:sz w:val="18"/>
                  <w:szCs w:val="18"/>
                </w:rPr>
                <w:t xml:space="preserve">; or the account was deactivated ("Your account is no longer active")</w:t>
              </w:r>
            </w:ins>
          </w:p>
        </w:tc>
        <w:tc>
          <w:tcPr>
            <w:tcW w:w="2600" w:type="dxa"/>
            <w:tcMar>
              <w:top w:w="40" w:type="dxa"/>
              <w:left w:w="90" w:type="dxa"/>
              <w:bottom w:w="40" w:type="dxa"/>
              <w:right w:w="90" w:type="dxa"/>
            </w:tcMar>
          </w:tcPr>
          <w:p w14:paraId="4BC47130" w14:textId="77777777" w:rsidR="00271506" w:rsidRDefault="00271506" w:rsidP="008B3485">
            <w:pPr>
              <w:spacing w:after="40"/>
            </w:pPr>
            <w:r>
              <w:rPr>
                <w:sz w:val="18"/>
                <w:szCs w:val="18"/>
              </w:rPr>
              <w:t>Clear token, redirect to login</w:t>
            </w:r>
            <w:ins w:id="901036" w:author="Claude (AI draft)" w:date="2026-10-15T08:00:00Z">
              <w:r>
                <w:rPr>
                  <w:sz w:val="18"/>
                  <w:szCs w:val="18"/>
                </w:rPr>
                <w:t xml:space="preserve">; deactivated: login page explains why</w:t>
              </w:r>
            </w:ins>
          </w:p>
        </w:tc>
      </w:tr>
      <w:tr w:rsidR="00271506" w14:paraId="0FE7B300" w14:textId="77777777" w:rsidTr="008B3485">
        <w:trPr>
          <w:cantSplit/>
        </w:trPr>
        <w:tc>
          <w:tcPr>
            <w:tcW w:w="700" w:type="dxa"/>
            <w:tcMar>
              <w:top w:w="40" w:type="dxa"/>
              <w:left w:w="90" w:type="dxa"/>
              <w:bottom w:w="40" w:type="dxa"/>
              <w:right w:w="90" w:type="dxa"/>
            </w:tcMar>
          </w:tcPr>
          <w:p w14:paraId="3D8E9A45" w14:textId="77777777" w:rsidR="00271506" w:rsidRDefault="00271506" w:rsidP="008B3485">
            <w:pPr>
              <w:spacing w:after="40"/>
            </w:pPr>
            <w:r>
              <w:rPr>
                <w:sz w:val="18"/>
                <w:szCs w:val="18"/>
              </w:rPr>
              <w:t>403</w:t>
            </w:r>
          </w:p>
        </w:tc>
        <w:tc>
          <w:tcPr>
            <w:tcW w:w="2100" w:type="dxa"/>
            <w:tcMar>
              <w:top w:w="40" w:type="dxa"/>
              <w:left w:w="90" w:type="dxa"/>
              <w:bottom w:w="40" w:type="dxa"/>
              <w:right w:w="90" w:type="dxa"/>
            </w:tcMar>
          </w:tcPr>
          <w:p w14:paraId="22C11472" w14:textId="77777777" w:rsidR="00271506" w:rsidRDefault="00271506" w:rsidP="008B3485">
            <w:pPr>
              <w:spacing w:after="40"/>
            </w:pPr>
            <w:r>
              <w:rPr>
                <w:sz w:val="18"/>
                <w:szCs w:val="18"/>
              </w:rPr>
              <w:t>FORBIDDEN</w:t>
            </w:r>
          </w:p>
        </w:tc>
        <w:tc>
          <w:tcPr>
            <w:tcW w:w="3616" w:type="dxa"/>
            <w:tcMar>
              <w:top w:w="40" w:type="dxa"/>
              <w:left w:w="90" w:type="dxa"/>
              <w:bottom w:w="40" w:type="dxa"/>
              <w:right w:w="90" w:type="dxa"/>
            </w:tcMar>
          </w:tcPr>
          <w:p w14:paraId="643A28E9" w14:textId="77777777" w:rsidR="00271506" w:rsidRDefault="00271506" w:rsidP="008B3485">
            <w:pPr>
              <w:spacing w:after="40"/>
            </w:pPr>
            <w:r>
              <w:rPr>
                <w:sz w:val="18"/>
                <w:szCs w:val="18"/>
              </w:rPr>
              <w:t>Wrong role, or handler outside category scope</w:t>
            </w:r>
          </w:p>
        </w:tc>
        <w:tc>
          <w:tcPr>
            <w:tcW w:w="2600" w:type="dxa"/>
            <w:tcMar>
              <w:top w:w="40" w:type="dxa"/>
              <w:left w:w="90" w:type="dxa"/>
              <w:bottom w:w="40" w:type="dxa"/>
              <w:right w:w="90" w:type="dxa"/>
            </w:tcMar>
          </w:tcPr>
          <w:p w14:paraId="26406822" w14:textId="77777777" w:rsidR="00271506" w:rsidRDefault="00271506" w:rsidP="008B3485">
            <w:pPr>
              <w:spacing w:after="40"/>
            </w:pPr>
            <w:r>
              <w:rPr>
                <w:sz w:val="18"/>
                <w:szCs w:val="18"/>
              </w:rPr>
              <w:t>"You do not have access"</w:t>
            </w:r>
          </w:p>
        </w:tc>
      </w:tr>
      <w:tr w:rsidR="00271506" w14:paraId="1B94395A" w14:textId="77777777" w:rsidTr="008B3485">
        <w:trPr>
          <w:cantSplit/>
        </w:trPr>
        <w:tc>
          <w:tcPr>
            <w:tcW w:w="700" w:type="dxa"/>
            <w:tcMar>
              <w:top w:w="40" w:type="dxa"/>
              <w:left w:w="90" w:type="dxa"/>
              <w:bottom w:w="40" w:type="dxa"/>
              <w:right w:w="90" w:type="dxa"/>
            </w:tcMar>
          </w:tcPr>
          <w:p w14:paraId="46CAC7E3" w14:textId="77777777" w:rsidR="00271506" w:rsidRDefault="00271506" w:rsidP="008B3485">
            <w:pPr>
              <w:spacing w:after="40"/>
            </w:pPr>
            <w:r>
              <w:rPr>
                <w:sz w:val="18"/>
                <w:szCs w:val="18"/>
              </w:rPr>
              <w:t>404</w:t>
            </w:r>
          </w:p>
        </w:tc>
        <w:tc>
          <w:tcPr>
            <w:tcW w:w="2100" w:type="dxa"/>
            <w:tcMar>
              <w:top w:w="40" w:type="dxa"/>
              <w:left w:w="90" w:type="dxa"/>
              <w:bottom w:w="40" w:type="dxa"/>
              <w:right w:w="90" w:type="dxa"/>
            </w:tcMar>
          </w:tcPr>
          <w:p w14:paraId="6C6334D7" w14:textId="77777777" w:rsidR="00271506" w:rsidRDefault="00271506" w:rsidP="008B3485">
            <w:pPr>
              <w:spacing w:after="40"/>
            </w:pPr>
            <w:r>
              <w:rPr>
                <w:sz w:val="18"/>
                <w:szCs w:val="18"/>
              </w:rPr>
              <w:t>NOT_FOUND</w:t>
            </w:r>
          </w:p>
        </w:tc>
        <w:tc>
          <w:tcPr>
            <w:tcW w:w="3616" w:type="dxa"/>
            <w:tcMar>
              <w:top w:w="40" w:type="dxa"/>
              <w:left w:w="90" w:type="dxa"/>
              <w:bottom w:w="40" w:type="dxa"/>
              <w:right w:w="90" w:type="dxa"/>
            </w:tcMar>
          </w:tcPr>
          <w:p w14:paraId="34EF1318" w14:textId="77777777" w:rsidR="00271506" w:rsidRDefault="00271506" w:rsidP="008B3485">
            <w:pPr>
              <w:spacing w:after="40"/>
            </w:pPr>
            <w:r>
              <w:rPr>
                <w:sz w:val="18"/>
                <w:szCs w:val="18"/>
              </w:rPr>
              <w:t>Resource does not exist - or a requester asks for another client's request (the API does not reveal that it exists)</w:t>
            </w:r>
          </w:p>
        </w:tc>
        <w:tc>
          <w:tcPr>
            <w:tcW w:w="2600" w:type="dxa"/>
            <w:tcMar>
              <w:top w:w="40" w:type="dxa"/>
              <w:left w:w="90" w:type="dxa"/>
              <w:bottom w:w="40" w:type="dxa"/>
              <w:right w:w="90" w:type="dxa"/>
            </w:tcMar>
          </w:tcPr>
          <w:p w14:paraId="52BC4447" w14:textId="77777777" w:rsidR="00271506" w:rsidRDefault="00271506" w:rsidP="008B3485">
            <w:pPr>
              <w:spacing w:after="40"/>
            </w:pPr>
            <w:r>
              <w:rPr>
                <w:sz w:val="18"/>
                <w:szCs w:val="18"/>
              </w:rPr>
              <w:t>"Not found"</w:t>
            </w:r>
          </w:p>
        </w:tc>
      </w:tr>
      <w:tr w:rsidR="00271506" w14:paraId="3944AB4A" w14:textId="77777777" w:rsidTr="008B3485">
        <w:trPr>
          <w:cantSplit/>
        </w:trPr>
        <w:tc>
          <w:tcPr>
            <w:tcW w:w="700" w:type="dxa"/>
            <w:tcMar>
              <w:top w:w="40" w:type="dxa"/>
              <w:left w:w="90" w:type="dxa"/>
              <w:bottom w:w="40" w:type="dxa"/>
              <w:right w:w="90" w:type="dxa"/>
            </w:tcMar>
          </w:tcPr>
          <w:p w14:paraId="2068F835" w14:textId="77777777" w:rsidR="00271506" w:rsidRDefault="00271506" w:rsidP="008B3485">
            <w:pPr>
              <w:spacing w:after="40"/>
            </w:pPr>
            <w:r>
              <w:rPr>
                <w:sz w:val="18"/>
                <w:szCs w:val="18"/>
              </w:rPr>
              <w:t>409</w:t>
            </w:r>
          </w:p>
        </w:tc>
        <w:tc>
          <w:tcPr>
            <w:tcW w:w="2100" w:type="dxa"/>
            <w:tcMar>
              <w:top w:w="40" w:type="dxa"/>
              <w:left w:w="90" w:type="dxa"/>
              <w:bottom w:w="40" w:type="dxa"/>
              <w:right w:w="90" w:type="dxa"/>
            </w:tcMar>
          </w:tcPr>
          <w:p w14:paraId="7606B9CE" w14:textId="77777777" w:rsidR="00380CD2" w:rsidRDefault="00000000">
            <w:pPr>
              <w:spacing w:after="40"/>
            </w:pPr>
            <w:r>
              <w:rPr>
                <w:sz w:val="18"/>
                <w:szCs w:val="18"/>
              </w:rPr>
              <w:t>CONFLICT / VERSION_CONFLICT / ALREADY_ASSIGNED</w:t>
            </w:r>
          </w:p>
        </w:tc>
        <w:tc>
          <w:tcPr>
            <w:tcW w:w="3616" w:type="dxa"/>
            <w:tcMar>
              <w:top w:w="40" w:type="dxa"/>
              <w:left w:w="90" w:type="dxa"/>
              <w:bottom w:w="40" w:type="dxa"/>
              <w:right w:w="90" w:type="dxa"/>
            </w:tcMar>
          </w:tcPr>
          <w:p w14:paraId="7B1308A5" w14:textId="77777777" w:rsidR="00380CD2" w:rsidRDefault="00000000">
            <w:pPr>
              <w:spacing w:after="40"/>
            </w:pPr>
            <w:r>
              <w:rPr>
                <w:sz w:val="18"/>
                <w:szCs w:val="18"/>
              </w:rPr>
              <w:t>Duplicate email/category name, optimistic-lock failure (DEC-006), or the request already has an active handler (API-08, partial unique index)</w:t>
            </w:r>
            <w:ins w:id="901037" w:author="Claude (AI draft)" w:date="2026-10-15T08:00:00Z">
              <w:r>
                <w:rPr>
                  <w:sz w:val="18"/>
                  <w:szCs w:val="18"/>
                </w:rPr>
                <w:t xml:space="preserve"> (M3: VERSION_CONFLICT is not used - C-01)</w:t>
              </w:r>
            </w:ins>
          </w:p>
        </w:tc>
        <w:tc>
          <w:tcPr>
            <w:tcW w:w="2600" w:type="dxa"/>
            <w:tcMar>
              <w:top w:w="40" w:type="dxa"/>
              <w:left w:w="90" w:type="dxa"/>
              <w:bottom w:w="40" w:type="dxa"/>
              <w:right w:w="90" w:type="dxa"/>
            </w:tcMar>
          </w:tcPr>
          <w:p w14:paraId="243FA90A" w14:textId="77777777" w:rsidR="00380CD2" w:rsidRDefault="00000000">
            <w:pPr>
              <w:spacing w:after="40"/>
            </w:pPr>
            <w:r>
              <w:rPr>
                <w:sz w:val="18"/>
                <w:szCs w:val="18"/>
              </w:rPr>
              <w:t>"Updated by someone else - please refresh" or "This request is already assigned"</w:t>
            </w:r>
          </w:p>
        </w:tc>
      </w:tr>
      <w:tr w:rsidR="00271506" w14:paraId="26DC3EFA" w14:textId="77777777" w:rsidTr="008B3485">
        <w:trPr>
          <w:cantSplit/>
        </w:trPr>
        <w:tc>
          <w:tcPr>
            <w:tcW w:w="700" w:type="dxa"/>
            <w:tcMar>
              <w:top w:w="40" w:type="dxa"/>
              <w:left w:w="90" w:type="dxa"/>
              <w:bottom w:w="40" w:type="dxa"/>
              <w:right w:w="90" w:type="dxa"/>
            </w:tcMar>
          </w:tcPr>
          <w:p w14:paraId="1A6C1ABD" w14:textId="77777777" w:rsidR="00271506" w:rsidRDefault="00271506" w:rsidP="008B3485">
            <w:pPr>
              <w:spacing w:after="40"/>
            </w:pPr>
            <w:r>
              <w:rPr>
                <w:sz w:val="18"/>
                <w:szCs w:val="18"/>
              </w:rPr>
              <w:t>422</w:t>
            </w:r>
          </w:p>
        </w:tc>
        <w:tc>
          <w:tcPr>
            <w:tcW w:w="2100" w:type="dxa"/>
            <w:tcMar>
              <w:top w:w="40" w:type="dxa"/>
              <w:left w:w="90" w:type="dxa"/>
              <w:bottom w:w="40" w:type="dxa"/>
              <w:right w:w="90" w:type="dxa"/>
            </w:tcMar>
          </w:tcPr>
          <w:p w14:paraId="404A8ADE" w14:textId="77777777" w:rsidR="00271506" w:rsidRDefault="00271506" w:rsidP="008B3485">
            <w:pPr>
              <w:spacing w:after="40"/>
            </w:pPr>
            <w:r>
              <w:rPr>
                <w:sz w:val="18"/>
                <w:szCs w:val="18"/>
              </w:rPr>
              <w:t>INVALID_TRANSITION / REQUEST_CLOSED / CATEGORY_INACTIVE</w:t>
            </w:r>
          </w:p>
        </w:tc>
        <w:tc>
          <w:tcPr>
            <w:tcW w:w="3616" w:type="dxa"/>
            <w:tcMar>
              <w:top w:w="40" w:type="dxa"/>
              <w:left w:w="90" w:type="dxa"/>
              <w:bottom w:w="40" w:type="dxa"/>
              <w:right w:w="90" w:type="dxa"/>
            </w:tcMar>
          </w:tcPr>
          <w:p w14:paraId="06BE480F" w14:textId="77777777" w:rsidR="00271506" w:rsidRDefault="00271506" w:rsidP="008B3485">
            <w:pPr>
              <w:spacing w:after="40"/>
            </w:pPr>
            <w:r>
              <w:rPr>
                <w:sz w:val="18"/>
                <w:szCs w:val="18"/>
              </w:rPr>
              <w:t>A business rule is broken</w:t>
            </w:r>
          </w:p>
        </w:tc>
        <w:tc>
          <w:tcPr>
            <w:tcW w:w="2600" w:type="dxa"/>
            <w:tcMar>
              <w:top w:w="40" w:type="dxa"/>
              <w:left w:w="90" w:type="dxa"/>
              <w:bottom w:w="40" w:type="dxa"/>
              <w:right w:w="90" w:type="dxa"/>
            </w:tcMar>
          </w:tcPr>
          <w:p w14:paraId="4CDF2005" w14:textId="77777777" w:rsidR="00271506" w:rsidRDefault="00271506" w:rsidP="008B3485">
            <w:pPr>
              <w:spacing w:after="40"/>
            </w:pPr>
            <w:r>
              <w:rPr>
                <w:sz w:val="18"/>
                <w:szCs w:val="18"/>
              </w:rPr>
              <w:t>Show the detail message</w:t>
            </w:r>
          </w:p>
        </w:tc>
      </w:tr>
      <w:tr>
        <w:trPr>
          <w:cantSplit/>
          <w:ins w:id="901038" w:author="Claude (AI draft)" w:date="2026-10-15T08:00:00Z"/>
        </w:trPr>
        <w:tc>
          <w:tcPr>
            <w:tcW w:w="700" w:type="dxa"/>
            <w:tcMar>
              <w:top w:w="40" w:type="dxa"/>
              <w:left w:w="90" w:type="dxa"/>
              <w:bottom w:w="40" w:type="dxa"/>
              <w:right w:w="90" w:type="dxa"/>
            </w:tcMar>
          </w:tcPr>
          <w:p>
            <w:pPr>
              <w:spacing w:after="40"/>
              <w:rPr>
                <w:ins w:id="901041" w:author="Claude (AI draft)" w:date="2026-10-15T08:00:00Z"/>
              </w:rPr>
            </w:pPr>
            <w:ins w:id="901040" w:author="Claude (AI draft)" w:date="2026-10-15T08:00:00Z">
              <w:r>
                <w:rPr>
                  <w:sz w:val="18"/>
                  <w:szCs w:val="18"/>
                </w:rPr>
                <w:t xml:space="preserve">422</w:t>
              </w:r>
            </w:ins>
          </w:p>
        </w:tc>
        <w:tc>
          <w:tcPr>
            <w:tcW w:w="2100" w:type="dxa"/>
            <w:tcMar>
              <w:top w:w="40" w:type="dxa"/>
              <w:left w:w="90" w:type="dxa"/>
              <w:bottom w:w="40" w:type="dxa"/>
              <w:right w:w="90" w:type="dxa"/>
            </w:tcMar>
          </w:tcPr>
          <w:p>
            <w:pPr>
              <w:spacing w:after="40"/>
              <w:rPr>
                <w:ins w:id="901044" w:author="Claude (AI draft)" w:date="2026-10-15T08:00:00Z"/>
              </w:rPr>
            </w:pPr>
            <w:ins w:id="901043" w:author="Claude (AI draft)" w:date="2026-10-15T08:00:00Z">
              <w:r>
                <w:rPr>
                  <w:sz w:val="18"/>
                  <w:szCs w:val="18"/>
                </w:rPr>
                <w:t xml:space="preserve">OUT_OF_SCOPE / LAST_MANAGER</w:t>
              </w:r>
            </w:ins>
          </w:p>
        </w:tc>
        <w:tc>
          <w:tcPr>
            <w:tcW w:w="3616" w:type="dxa"/>
            <w:tcMar>
              <w:top w:w="40" w:type="dxa"/>
              <w:left w:w="90" w:type="dxa"/>
              <w:bottom w:w="40" w:type="dxa"/>
              <w:right w:w="90" w:type="dxa"/>
            </w:tcMar>
          </w:tcPr>
          <w:p>
            <w:pPr>
              <w:spacing w:after="40"/>
              <w:rPr>
                <w:ins w:id="901047" w:author="Claude (AI draft)" w:date="2026-10-15T08:00:00Z"/>
              </w:rPr>
            </w:pPr>
            <w:ins w:id="901046" w:author="Claude (AI draft)" w:date="2026-10-15T08:00:00Z">
              <w:r>
                <w:rPr>
                  <w:sz w:val="18"/>
                  <w:szCs w:val="18"/>
                </w:rPr>
                <w:t xml:space="preserve">Handler does not cover the category; the last active manager would be removed (M3)</w:t>
              </w:r>
            </w:ins>
          </w:p>
        </w:tc>
        <w:tc>
          <w:tcPr>
            <w:tcW w:w="2600" w:type="dxa"/>
            <w:tcMar>
              <w:top w:w="40" w:type="dxa"/>
              <w:left w:w="90" w:type="dxa"/>
              <w:bottom w:w="40" w:type="dxa"/>
              <w:right w:w="90" w:type="dxa"/>
            </w:tcMar>
          </w:tcPr>
          <w:p>
            <w:pPr>
              <w:spacing w:after="40"/>
              <w:rPr>
                <w:ins w:id="901050" w:author="Claude (AI draft)" w:date="2026-10-15T08:00:00Z"/>
              </w:rPr>
            </w:pPr>
            <w:ins w:id="901049" w:author="Claude (AI draft)" w:date="2026-10-15T08:00:00Z">
              <w:r>
                <w:rPr>
                  <w:sz w:val="18"/>
                  <w:szCs w:val="18"/>
                </w:rPr>
                <w:t xml:space="preserve">Show the detail message</w:t>
              </w:r>
            </w:ins>
          </w:p>
        </w:tc>
      </w:tr>
      <w:tr>
        <w:trPr>
          <w:cantSplit/>
          <w:ins w:id="901051" w:author="Claude (AI draft)" w:date="2026-10-15T08:00:00Z"/>
        </w:trPr>
        <w:tc>
          <w:tcPr>
            <w:tcW w:w="700" w:type="dxa"/>
            <w:tcMar>
              <w:top w:w="40" w:type="dxa"/>
              <w:left w:w="90" w:type="dxa"/>
              <w:bottom w:w="40" w:type="dxa"/>
              <w:right w:w="90" w:type="dxa"/>
            </w:tcMar>
          </w:tcPr>
          <w:p>
            <w:pPr>
              <w:spacing w:after="40"/>
              <w:rPr>
                <w:ins w:id="901054" w:author="Claude (AI draft)" w:date="2026-10-15T08:00:00Z"/>
              </w:rPr>
            </w:pPr>
            <w:ins w:id="901053" w:author="Claude (AI draft)" w:date="2026-10-15T08:00:00Z">
              <w:r>
                <w:rPr>
                  <w:sz w:val="18"/>
                  <w:szCs w:val="18"/>
                </w:rPr>
                <w:t xml:space="preserve">429</w:t>
              </w:r>
            </w:ins>
          </w:p>
        </w:tc>
        <w:tc>
          <w:tcPr>
            <w:tcW w:w="2100" w:type="dxa"/>
            <w:tcMar>
              <w:top w:w="40" w:type="dxa"/>
              <w:left w:w="90" w:type="dxa"/>
              <w:bottom w:w="40" w:type="dxa"/>
              <w:right w:w="90" w:type="dxa"/>
            </w:tcMar>
          </w:tcPr>
          <w:p>
            <w:pPr>
              <w:spacing w:after="40"/>
              <w:rPr>
                <w:ins w:id="901057" w:author="Claude (AI draft)" w:date="2026-10-15T08:00:00Z"/>
              </w:rPr>
            </w:pPr>
            <w:ins w:id="901056" w:author="Claude (AI draft)" w:date="2026-10-15T08:00:00Z">
              <w:r>
                <w:rPr>
                  <w:sz w:val="18"/>
                  <w:szCs w:val="18"/>
                </w:rPr>
                <w:t xml:space="preserve">TOO_MANY_REQUESTS</w:t>
              </w:r>
            </w:ins>
          </w:p>
        </w:tc>
        <w:tc>
          <w:tcPr>
            <w:tcW w:w="3616" w:type="dxa"/>
            <w:tcMar>
              <w:top w:w="40" w:type="dxa"/>
              <w:left w:w="90" w:type="dxa"/>
              <w:bottom w:w="40" w:type="dxa"/>
              <w:right w:w="90" w:type="dxa"/>
            </w:tcMar>
          </w:tcPr>
          <w:p>
            <w:pPr>
              <w:spacing w:after="40"/>
              <w:rPr>
                <w:ins w:id="901060" w:author="Claude (AI draft)" w:date="2026-10-15T08:00:00Z"/>
              </w:rPr>
            </w:pPr>
            <w:ins w:id="901059" w:author="Claude (AI draft)" w:date="2026-10-15T08:00:00Z">
              <w:r>
                <w:rPr>
                  <w:sz w:val="18"/>
                  <w:szCs w:val="18"/>
                </w:rPr>
                <w:t xml:space="preserve">Rate limit or login lockout (M3, C-04); Retry-After header</w:t>
              </w:r>
            </w:ins>
          </w:p>
        </w:tc>
        <w:tc>
          <w:tcPr>
            <w:tcW w:w="2600" w:type="dxa"/>
            <w:tcMar>
              <w:top w:w="40" w:type="dxa"/>
              <w:left w:w="90" w:type="dxa"/>
              <w:bottom w:w="40" w:type="dxa"/>
              <w:right w:w="90" w:type="dxa"/>
            </w:tcMar>
          </w:tcPr>
          <w:p>
            <w:pPr>
              <w:spacing w:after="40"/>
              <w:rPr>
                <w:ins w:id="901063" w:author="Claude (AI draft)" w:date="2026-10-15T08:00:00Z"/>
              </w:rPr>
            </w:pPr>
            <w:ins w:id="901062" w:author="Claude (AI draft)" w:date="2026-10-15T08:00:00Z">
              <w:r>
                <w:rPr>
                  <w:sz w:val="18"/>
                  <w:szCs w:val="18"/>
                </w:rPr>
                <w:t xml:space="preserve">Show the detail ("try again in ...")</w:t>
              </w:r>
            </w:ins>
          </w:p>
        </w:tc>
      </w:tr>
      <w:tr w:rsidR="00271506" w14:paraId="7E21440A" w14:textId="77777777" w:rsidTr="008B3485">
        <w:trPr>
          <w:cantSplit/>
        </w:trPr>
        <w:tc>
          <w:tcPr>
            <w:tcW w:w="700" w:type="dxa"/>
            <w:tcMar>
              <w:top w:w="40" w:type="dxa"/>
              <w:left w:w="90" w:type="dxa"/>
              <w:bottom w:w="40" w:type="dxa"/>
              <w:right w:w="90" w:type="dxa"/>
            </w:tcMar>
          </w:tcPr>
          <w:p w14:paraId="6A68CA85" w14:textId="77777777" w:rsidR="00271506" w:rsidRDefault="00271506" w:rsidP="008B3485">
            <w:pPr>
              <w:spacing w:after="40"/>
            </w:pPr>
            <w:r>
              <w:rPr>
                <w:sz w:val="18"/>
                <w:szCs w:val="18"/>
              </w:rPr>
              <w:t>503</w:t>
            </w:r>
          </w:p>
        </w:tc>
        <w:tc>
          <w:tcPr>
            <w:tcW w:w="2100" w:type="dxa"/>
            <w:tcMar>
              <w:top w:w="40" w:type="dxa"/>
              <w:left w:w="90" w:type="dxa"/>
              <w:bottom w:w="40" w:type="dxa"/>
              <w:right w:w="90" w:type="dxa"/>
            </w:tcMar>
          </w:tcPr>
          <w:p w14:paraId="512E3804" w14:textId="77777777" w:rsidR="00271506" w:rsidRDefault="00271506" w:rsidP="008B3485">
            <w:pPr>
              <w:spacing w:after="40"/>
            </w:pPr>
            <w:r>
              <w:rPr>
                <w:sz w:val="18"/>
                <w:szCs w:val="18"/>
              </w:rPr>
              <w:t>SERVICE_UNAVAILABLE</w:t>
            </w:r>
          </w:p>
        </w:tc>
        <w:tc>
          <w:tcPr>
            <w:tcW w:w="3616" w:type="dxa"/>
            <w:tcMar>
              <w:top w:w="40" w:type="dxa"/>
              <w:left w:w="90" w:type="dxa"/>
              <w:bottom w:w="40" w:type="dxa"/>
              <w:right w:w="90" w:type="dxa"/>
            </w:tcMar>
          </w:tcPr>
          <w:p w14:paraId="7527DA46" w14:textId="77777777" w:rsidR="00271506" w:rsidRDefault="00271506" w:rsidP="008B3485">
            <w:pPr>
              <w:spacing w:after="40"/>
            </w:pPr>
            <w:r>
              <w:rPr>
                <w:sz w:val="18"/>
                <w:szCs w:val="18"/>
              </w:rPr>
              <w:t>Database unreachable (e.g. paused Supabase project)</w:t>
            </w:r>
          </w:p>
        </w:tc>
        <w:tc>
          <w:tcPr>
            <w:tcW w:w="2600" w:type="dxa"/>
            <w:tcMar>
              <w:top w:w="40" w:type="dxa"/>
              <w:left w:w="90" w:type="dxa"/>
              <w:bottom w:w="40" w:type="dxa"/>
              <w:right w:w="90" w:type="dxa"/>
            </w:tcMar>
          </w:tcPr>
          <w:p w14:paraId="14EDB40E" w14:textId="77777777" w:rsidR="00271506" w:rsidRDefault="00271506" w:rsidP="008B3485">
            <w:pPr>
              <w:spacing w:after="40"/>
            </w:pPr>
            <w:r>
              <w:rPr>
                <w:sz w:val="18"/>
                <w:szCs w:val="18"/>
              </w:rPr>
              <w:t>"Service temporarily unavailable"</w:t>
            </w:r>
          </w:p>
        </w:tc>
      </w:tr>
      <w:tr w:rsidR="00271506" w14:paraId="22143E66" w14:textId="77777777" w:rsidTr="008B3485">
        <w:trPr>
          <w:cantSplit/>
        </w:trPr>
        <w:tc>
          <w:tcPr>
            <w:tcW w:w="700" w:type="dxa"/>
            <w:tcMar>
              <w:top w:w="40" w:type="dxa"/>
              <w:left w:w="90" w:type="dxa"/>
              <w:bottom w:w="40" w:type="dxa"/>
              <w:right w:w="90" w:type="dxa"/>
            </w:tcMar>
          </w:tcPr>
          <w:p w14:paraId="5D3C345C" w14:textId="77777777" w:rsidR="00271506" w:rsidRDefault="00271506" w:rsidP="008B3485">
            <w:pPr>
              <w:spacing w:after="40"/>
            </w:pPr>
            <w:r>
              <w:rPr>
                <w:sz w:val="18"/>
                <w:szCs w:val="18"/>
              </w:rPr>
              <w:t>500</w:t>
            </w:r>
          </w:p>
        </w:tc>
        <w:tc>
          <w:tcPr>
            <w:tcW w:w="2100" w:type="dxa"/>
            <w:tcMar>
              <w:top w:w="40" w:type="dxa"/>
              <w:left w:w="90" w:type="dxa"/>
              <w:bottom w:w="40" w:type="dxa"/>
              <w:right w:w="90" w:type="dxa"/>
            </w:tcMar>
          </w:tcPr>
          <w:p w14:paraId="69B189A8" w14:textId="77777777" w:rsidR="00271506" w:rsidRDefault="00271506" w:rsidP="008B3485">
            <w:pPr>
              <w:spacing w:after="40"/>
            </w:pPr>
            <w:r>
              <w:rPr>
                <w:sz w:val="18"/>
                <w:szCs w:val="18"/>
              </w:rPr>
              <w:t>INTERNAL_ERROR</w:t>
            </w:r>
          </w:p>
        </w:tc>
        <w:tc>
          <w:tcPr>
            <w:tcW w:w="3616" w:type="dxa"/>
            <w:tcMar>
              <w:top w:w="40" w:type="dxa"/>
              <w:left w:w="90" w:type="dxa"/>
              <w:bottom w:w="40" w:type="dxa"/>
              <w:right w:w="90" w:type="dxa"/>
            </w:tcMar>
          </w:tcPr>
          <w:p w14:paraId="5AFAE2DF" w14:textId="77777777" w:rsidR="00271506" w:rsidRDefault="00271506" w:rsidP="008B3485">
            <w:pPr>
              <w:spacing w:after="40"/>
            </w:pPr>
            <w:r>
              <w:rPr>
                <w:sz w:val="18"/>
                <w:szCs w:val="18"/>
              </w:rPr>
              <w:t xml:space="preserve">Unexpected error - logged on the server; no stack trace in the response</w:t>
            </w:r>
          </w:p>
        </w:tc>
        <w:tc>
          <w:tcPr>
            <w:tcW w:w="2600" w:type="dxa"/>
            <w:tcMar>
              <w:top w:w="40" w:type="dxa"/>
              <w:left w:w="90" w:type="dxa"/>
              <w:bottom w:w="40" w:type="dxa"/>
              <w:right w:w="90" w:type="dxa"/>
            </w:tcMar>
          </w:tcPr>
          <w:p w14:paraId="65DE73FB" w14:textId="77777777" w:rsidR="00271506" w:rsidRDefault="00271506" w:rsidP="008B3485">
            <w:pPr>
              <w:spacing w:after="40"/>
            </w:pPr>
            <w:r>
              <w:rPr>
                <w:sz w:val="18"/>
                <w:szCs w:val="18"/>
              </w:rPr>
              <w:t>Generic message</w:t>
            </w:r>
          </w:p>
        </w:tc>
      </w:tr>
    </w:tbl>
    <w:p w14:paraId="7DAA9D34" w14:textId="77777777" w:rsidR="00271506" w:rsidRDefault="00271506" w:rsidP="0021407A"/>
    <w:p w14:paraId="155DBF0B" w14:textId="77777777" w:rsidR="00271506" w:rsidRDefault="00271506" w:rsidP="00271506">
      <w:pPr>
        <w:spacing w:after="120"/>
      </w:pPr>
      <w:r>
        <w:t>One @RestControllerAdvice class maps exceptions to these responses, so controllers never build error bodies themselves.</w:t>
      </w:r>
    </w:p>
    <w:p w14:paraId="4876B2E1" w14:textId="77777777" w:rsidR="00271506" w:rsidRDefault="00271506" w:rsidP="00271506">
      <w:pPr>
        <w:pStyle w:val="Heading2"/>
      </w:pPr>
      <w:bookmarkStart w:id="78" w:name="_Toc241703376"/>
      <w:r>
        <w:t>Example Interaction: a Handler Changes a Request's Status (FR-009)</w:t>
      </w:r>
      <w:bookmarkEnd w:id="78"/>
    </w:p>
    <w:p w14:paraId="0CB95030" w14:textId="77777777" w:rsidR="00271506" w:rsidRDefault="00271506" w:rsidP="00271506">
      <w:pPr>
        <w:spacing w:after="120"/>
      </w:pPr>
      <w:r>
        <w:t>This is the path used for the end-to-end trace (moved here from Architecture Diagrams and updated to the API contract):</w:t>
      </w:r>
    </w:p>
    <w:p w14:paraId="3C45EAE0" w14:textId="77777777" w:rsidR="00271506" w:rsidRDefault="00271506" w:rsidP="00271506">
      <w:pPr>
        <w:pStyle w:val="ListParagraph"/>
        <w:numPr>
          <w:ilvl w:val="0"/>
          <w:numId w:val="6"/>
        </w:numPr>
        <w:spacing w:after="60" w:line="240" w:lineRule="auto"/>
        <w:contextualSpacing w:val="0"/>
      </w:pPr>
      <w:r>
        <w:t>The Angular request-detail screen sends PATCH /api/v1/requests/{id}/status with {toStatus, version, note} and the Authorization: Bearer &lt;JWT&gt; header.</w:t>
      </w:r>
    </w:p>
    <w:p w14:paraId="61505802" w14:textId="77777777" w:rsidR="00271506" w:rsidRDefault="00271506" w:rsidP="00271506">
      <w:pPr>
        <w:pStyle w:val="ListParagraph"/>
        <w:numPr>
          <w:ilvl w:val="0"/>
          <w:numId w:val="6"/>
        </w:numPr>
        <w:spacing w:after="60" w:line="240" w:lineRule="auto"/>
        <w:contextualSpacing w:val="0"/>
      </w:pPr>
      <w:r>
        <w:t>The Spring Security filter chain validates the JWT and checks for the HANDLER or MANAGER role (DEC-010, ASR-001).</w:t>
      </w:r>
    </w:p>
    <w:p w14:paraId="624D2D40" w14:textId="77777777" w:rsidR="00271506" w:rsidRDefault="00271506" w:rsidP="00271506">
      <w:pPr>
        <w:pStyle w:val="ListParagraph"/>
        <w:numPr>
          <w:ilvl w:val="0"/>
          <w:numId w:val="6"/>
        </w:numPr>
        <w:spacing w:after="60" w:line="240" w:lineRule="auto"/>
        <w:contextualSpacing w:val="0"/>
      </w:pPr>
      <w:r>
        <w:t xml:space="preserve">RequestController validates the DTO (@Valid) and calls RequestService.changeStatus().</w:t>
      </w:r>
    </w:p>
    <w:p w14:paraId="45CDD900" w14:textId="77777777" w:rsidR="00271506" w:rsidRDefault="00271506" w:rsidP="00271506">
      <w:pPr>
        <w:pStyle w:val="ListParagraph"/>
        <w:numPr>
          <w:ilvl w:val="0"/>
          <w:numId w:val="6"/>
        </w:numPr>
        <w:spacing w:after="60" w:line="240" w:lineRule="auto"/>
        <w:contextualSpacing w:val="0"/>
      </w:pPr>
      <w:r>
        <w:t xml:space="preserve">RequestService (one @Transactional method) asks the Access module whether this handler may work on this category, loads the request, checks the transition against the state machine (ASR-002), compares version, updates the request and publishes a RequestStatusChangedEvent. AuditListener handles the event inside </w:t>
        <w:lastRenderedPageBreak/>
        <w:t>the same transaction and inserts the AuditEntry with the before/after status (DEC-012, ASR-003).</w:t>
      </w:r>
    </w:p>
    <w:p w14:paraId="050AAC4C" w14:textId="77777777" w:rsidR="00271506" w:rsidRDefault="00271506" w:rsidP="00271506">
      <w:pPr>
        <w:pStyle w:val="ListParagraph"/>
        <w:numPr>
          <w:ilvl w:val="0"/>
          <w:numId w:val="6"/>
        </w:numPr>
        <w:spacing w:after="60" w:line="240" w:lineRule="auto"/>
        <w:contextualSpacing w:val="0"/>
      </w:pPr>
      <w:r>
        <w:t xml:space="preserve">Both writes commit together. On any failure nothing is saved and the API returns 403, 409 or 422 in the format from the "Error Model" section, which Angular displays to the user.</w:t>
      </w:r>
    </w:p>
    <w:p>
      <w:pPr>
        <w:spacing w:after="120"/>
        <w:rPr>
          <w:ins w:id="901064" w:author="Claude (AI draft)" w:date="2026-10-15T08:00:00Z"/>
        </w:rPr>
      </w:pPr>
      <w:ins w:id="901065" w:author="Claude (AI draft)" w:date="2026-10-15T08:00:00Z">
        <w:r>
          <w:rPr>
            <w:b/>
            <w:bCs/>
          </w:rPr>
          <w:t xml:space="preserve">As implemented (M3):</w:t>
        </w:r>
        <w:r>
          <w:t xml:space="preserve"> steps 1 and 4 changed. The body has no version (C-01); RequestService locks the request row and checks the transition against the current state. The audit row is written by the database trigger in the same transaction (C-02), not by an AuditListener.</w:t>
        </w:r>
      </w:ins>
    </w:p>
    <w:p w14:paraId="0580842E" w14:textId="77777777" w:rsidR="00271506" w:rsidRDefault="00271506" w:rsidP="00271506">
      <w:pPr>
        <w:pStyle w:val="Heading2"/>
      </w:pPr>
      <w:bookmarkStart w:id="79" w:name="_Toc241703377"/>
      <w:r>
        <w:t>Validation and Security at the Boundary</w:t>
      </w:r>
      <w:bookmarkEnd w:id="79"/>
    </w:p>
    <w:p w14:paraId="2E5B7E67" w14:textId="77777777" w:rsidR="00271506" w:rsidRDefault="00271506" w:rsidP="00271506">
      <w:pPr>
        <w:pStyle w:val="ListParagraph"/>
        <w:numPr>
          <w:ilvl w:val="0"/>
          <w:numId w:val="5"/>
        </w:numPr>
        <w:spacing w:after="60" w:line="240" w:lineRule="auto"/>
        <w:contextualSpacing w:val="0"/>
      </w:pPr>
      <w:r>
        <w:rPr>
          <w:b/>
          <w:bCs/>
        </w:rPr>
        <w:t>Validation twice:</w:t>
      </w:r>
      <w:r>
        <w:t xml:space="preserve"> Angular form validation is for usability only; the server always re-validates with Bean Validation on DTOs (@NotNull categoryId, @NotBlank @Size(max=2000) description, @NotBlank @Size(max=255) location, @Email email).</w:t>
      </w:r>
    </w:p>
    <w:p w14:paraId="070CF6E9" w14:textId="77777777" w:rsidR="00271506" w:rsidRDefault="00271506" w:rsidP="00271506">
      <w:pPr>
        <w:pStyle w:val="ListParagraph"/>
        <w:numPr>
          <w:ilvl w:val="0"/>
          <w:numId w:val="5"/>
        </w:numPr>
        <w:spacing w:after="60" w:line="240" w:lineRule="auto"/>
        <w:contextualSpacing w:val="0"/>
      </w:pPr>
      <w:r>
        <w:rPr>
          <w:b/>
          <w:bCs/>
        </w:rPr>
        <w:t>Authorisation in two layers:</w:t>
      </w:r>
      <w:r>
        <w:t xml:space="preserve"> URL/role rules in the security configuration plus @PreAuthorize, and object-level checks in the service layer (requester owns the request; handler has the category in scope). The second layer addresses OWASP API1 Broken Object Level Authorization (OWASP, 2023) - a role check alone would let one requester read another's request by changing the id in the URL (R-10).</w:t>
      </w:r>
    </w:p>
    <w:p w14:paraId="1768F2AF" w14:textId="77777777" w:rsidR="00271506" w:rsidRDefault="00271506" w:rsidP="00271506">
      <w:pPr>
        <w:pStyle w:val="ListParagraph"/>
        <w:numPr>
          <w:ilvl w:val="0"/>
          <w:numId w:val="5"/>
        </w:numPr>
        <w:spacing w:after="60" w:line="240" w:lineRule="auto"/>
        <w:contextualSpacing w:val="0"/>
      </w:pPr>
      <w:r>
        <w:rPr>
          <w:b/>
          <w:bCs/>
        </w:rPr>
        <w:t>Transport:</w:t>
      </w:r>
      <w:r>
        <w:t xml:space="preserve"> HTTPS only in the deployed environment.</w:t>
      </w:r>
    </w:p>
    <w:p w14:paraId="3032D33B" w14:textId="77777777" w:rsidR="00271506" w:rsidRDefault="00271506" w:rsidP="00271506">
      <w:pPr>
        <w:pStyle w:val="ListParagraph"/>
        <w:numPr>
          <w:ilvl w:val="0"/>
          <w:numId w:val="5"/>
        </w:numPr>
        <w:spacing w:after="60" w:line="240" w:lineRule="auto"/>
        <w:contextualSpacing w:val="0"/>
      </w:pPr>
      <w:r>
        <w:rPr>
          <w:b/>
          <w:bCs/>
        </w:rPr>
        <w:t>Same origin:</w:t>
      </w:r>
      <w:r>
        <w:t xml:space="preserve"> in production Angular and the API share one origin (ARC-03), so CORS is not enabled there. The CORS rule for localhost:4200 exists for local development only.</w:t>
      </w:r>
      <w:ins w:id="901069" w:author="Claude (AI draft)" w:date="2026-10-15T08:00:00Z">
        <w:r>
          <w:t xml:space="preserve"> M3: development uses the ng serve proxy (proxy.conf.json), so the CORS rule is not needed there; the single-jar build is still to do (C-07, TD-01).</w:t>
        </w:r>
      </w:ins>
    </w:p>
    <w:p w14:paraId="28DE45FE" w14:textId="77777777" w:rsidR="00271506" w:rsidRDefault="00271506" w:rsidP="00271506">
      <w:pPr>
        <w:pStyle w:val="ListParagraph"/>
        <w:numPr>
          <w:ilvl w:val="0"/>
          <w:numId w:val="5"/>
        </w:numPr>
        <w:spacing w:after="60" w:line="240" w:lineRule="auto"/>
        <w:contextualSpacing w:val="0"/>
      </w:pPr>
      <w:r>
        <w:rPr>
          <w:b/>
          <w:bCs/>
        </w:rPr>
        <w:t>Privacy:</w:t>
      </w:r>
      <w:r>
        <w:t xml:space="preserve"> response DTOs contain only the fields the screen needs; /reports/activity returns counts only (ASR-005).</w:t>
      </w:r>
    </w:p>
    <w:p w14:paraId="722FE6A8" w14:textId="77777777" w:rsidR="00271506" w:rsidRDefault="00271506" w:rsidP="00271506">
      <w:pPr>
        <w:pStyle w:val="ListParagraph"/>
        <w:numPr>
          <w:ilvl w:val="0"/>
          <w:numId w:val="5"/>
        </w:numPr>
        <w:spacing w:after="60" w:line="240" w:lineRule="auto"/>
        <w:contextualSpacing w:val="0"/>
      </w:pPr>
      <w:del w:id="901066" w:author="Claude (AI draft)" w:date="2026-10-15T08:00:00Z">
        <w:r>
          <w:rPr>
            <w:b/>
            <w:bCs/>
          </w:rPr>
          <w:delText>Deferred:</w:delText>
        </w:r>
      </w:del>
      <w:del w:id="901067" w:author="Claude (AI draft)" w:date="2026-10-15T08:00:00Z">
        <w:r>
          <w:delText xml:space="preserve"> rate limiting on /auth/login and malware scanning of attachments (Deferred Scope).</w:delText>
        </w:r>
      </w:del>
      <w:ins w:id="901068" w:author="Claude (AI draft)" w:date="2026-10-15T08:00:00Z">
        <w:r>
          <w:rPr>
            <w:b/>
            <w:bCs/>
          </w:rPr>
          <w:t xml:space="preserve">Rate limiting is implemented (C-04). Still deferred: malware scanning of attachments - only a link is stored, and it opens in a new tab without the referrer (Deferred Scope).</w:t>
        </w:r>
      </w:ins>
    </w:p>
    <w:p w14:paraId="32B09C84" w14:textId="77777777" w:rsidR="00271506" w:rsidRDefault="00271506" w:rsidP="0021407A"/>
    <w:p w14:paraId="3C713391" w14:textId="77777777" w:rsidR="00271506" w:rsidRDefault="00271506" w:rsidP="00271506">
      <w:pPr>
        <w:pStyle w:val="Heading2"/>
      </w:pPr>
      <w:bookmarkStart w:id="80" w:name="_Toc241703378"/>
      <w:r>
        <w:t>Versioning and Change</w:t>
      </w:r>
      <w:bookmarkEnd w:id="80"/>
    </w:p>
    <w:p w14:paraId="5DD423AE" w14:textId="77777777" w:rsidR="00271506" w:rsidRDefault="00271506" w:rsidP="00271506">
      <w:pPr>
        <w:pStyle w:val="ListParagraph"/>
        <w:numPr>
          <w:ilvl w:val="0"/>
          <w:numId w:val="5"/>
        </w:numPr>
        <w:spacing w:after="60" w:line="240" w:lineRule="auto"/>
        <w:contextualSpacing w:val="0"/>
      </w:pPr>
      <w:r>
        <w:t>Adding fields or endpoints is non-breaking and follows a normal reviewed pull request.</w:t>
      </w:r>
    </w:p>
    <w:p w14:paraId="2E69BA88" w14:textId="77777777" w:rsidR="00271506" w:rsidRDefault="00271506" w:rsidP="00271506">
      <w:pPr>
        <w:pStyle w:val="ListParagraph"/>
        <w:numPr>
          <w:ilvl w:val="0"/>
          <w:numId w:val="5"/>
        </w:numPr>
        <w:spacing w:after="60" w:line="240" w:lineRule="auto"/>
        <w:contextualSpacing w:val="0"/>
      </w:pPr>
      <w:r>
        <w:t xml:space="preserve">Removing or renaming fields or changing their meaning is breaking: it needs a change request (Master Brief, Section 14) and would be published as /api/v2.</w:t>
      </w:r>
    </w:p>
    <w:p w14:paraId="2925B199" w14:textId="77777777" w:rsidR="00271506" w:rsidRDefault="00271506" w:rsidP="00271506">
      <w:pPr>
        <w:pStyle w:val="ListParagraph"/>
        <w:numPr>
          <w:ilvl w:val="0"/>
          <w:numId w:val="5"/>
        </w:numPr>
        <w:spacing w:after="60" w:line="240" w:lineRule="auto"/>
        <w:contextualSpacing w:val="0"/>
      </w:pPr>
      <w:r>
        <w:t xml:space="preserve">Because Angular is packaged inside the same jar as the API (ARC-03), client and server are always deployed together, which removes most version-drift risk for v1. A future mobile client would make versioning matter more.</w:t>
      </w:r>
    </w:p>
    <w:p w14:paraId="261B0B48" w14:textId="77777777" w:rsidR="00271506" w:rsidRDefault="00271506" w:rsidP="0021407A"/>
    <w:p w14:paraId="768C94AE" w14:textId="77777777" w:rsidR="00271506" w:rsidRDefault="00271506" w:rsidP="00271506">
      <w:pPr>
        <w:pStyle w:val="Heading2"/>
      </w:pPr>
      <w:bookmarkStart w:id="81" w:name="_Toc241703379"/>
      <w:r>
        <w:t>Current Implementation Evidence vs Contract</w:t>
      </w:r>
      <w:bookmarkEnd w:id="81"/>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16"/>
        <w:gridCol w:w="3500"/>
      </w:tblGrid>
      <w:tr w:rsidR="00271506" w14:paraId="425FB44B" w14:textId="77777777" w:rsidTr="008B3485">
        <w:trPr>
          <w:cantSplit/>
          <w:tblHeader/>
        </w:trPr>
        <w:tc>
          <w:tcPr>
            <w:tcW w:w="2100" w:type="dxa"/>
            <w:shd w:val="clear" w:color="auto" w:fill="002060"/>
            <w:tcMar>
              <w:top w:w="40" w:type="dxa"/>
              <w:left w:w="90" w:type="dxa"/>
              <w:bottom w:w="40" w:type="dxa"/>
              <w:right w:w="90" w:type="dxa"/>
            </w:tcMar>
          </w:tcPr>
          <w:p w14:paraId="0A30DB03" w14:textId="77777777" w:rsidR="00271506" w:rsidRDefault="00271506" w:rsidP="008B3485">
            <w:pPr>
              <w:spacing w:after="40"/>
            </w:pPr>
            <w:r>
              <w:rPr>
                <w:b/>
                <w:bCs/>
                <w:color w:val="FFFFFF"/>
                <w:sz w:val="18"/>
                <w:szCs w:val="18"/>
              </w:rPr>
              <w:t>Contract item</w:t>
            </w:r>
          </w:p>
        </w:tc>
        <w:tc>
          <w:tcPr>
            <w:tcW w:w="3416" w:type="dxa"/>
            <w:shd w:val="clear" w:color="auto" w:fill="002060"/>
            <w:tcMar>
              <w:top w:w="40" w:type="dxa"/>
              <w:left w:w="90" w:type="dxa"/>
              <w:bottom w:w="40" w:type="dxa"/>
              <w:right w:w="90" w:type="dxa"/>
            </w:tcMar>
          </w:tcPr>
          <w:p w14:paraId="0F4EC90D" w14:textId="77777777" w:rsidR="00271506" w:rsidRDefault="00271506" w:rsidP="008B3485">
            <w:pPr>
              <w:spacing w:after="40"/>
            </w:pPr>
            <w:r>
              <w:rPr>
                <w:b/>
                <w:bCs/>
                <w:color w:val="FFFFFF"/>
                <w:sz w:val="18"/>
                <w:szCs w:val="18"/>
              </w:rPr>
              <w:t>Prototype today (main, merged in PR #3)</w:t>
            </w:r>
          </w:p>
        </w:tc>
        <w:tc>
          <w:tcPr>
            <w:tcW w:w="3500" w:type="dxa"/>
            <w:shd w:val="clear" w:color="auto" w:fill="002060"/>
            <w:tcMar>
              <w:top w:w="40" w:type="dxa"/>
              <w:left w:w="90" w:type="dxa"/>
              <w:bottom w:w="40" w:type="dxa"/>
              <w:right w:w="90" w:type="dxa"/>
            </w:tcMar>
          </w:tcPr>
          <w:p w14:paraId="5C83ABB9" w14:textId="77777777" w:rsidR="00271506" w:rsidRDefault="00271506" w:rsidP="008B3485">
            <w:pPr>
              <w:spacing w:after="40"/>
            </w:pPr>
            <w:r>
              <w:rPr>
                <w:b/>
                <w:bCs/>
                <w:color w:val="FFFFFF"/>
                <w:sz w:val="18"/>
                <w:szCs w:val="18"/>
              </w:rPr>
              <w:t>Planned change</w:t>
            </w:r>
          </w:p>
        </w:tc>
      </w:tr>
      <w:tr w:rsidR="00271506" w14:paraId="7F739B6F" w14:textId="77777777" w:rsidTr="008B3485">
        <w:trPr>
          <w:cantSplit/>
        </w:trPr>
        <w:tc>
          <w:tcPr>
            <w:tcW w:w="2100" w:type="dxa"/>
            <w:tcMar>
              <w:top w:w="40" w:type="dxa"/>
              <w:left w:w="90" w:type="dxa"/>
              <w:bottom w:w="40" w:type="dxa"/>
              <w:right w:w="90" w:type="dxa"/>
            </w:tcMar>
          </w:tcPr>
          <w:p w14:paraId="6C948426" w14:textId="77777777" w:rsidR="00271506" w:rsidRDefault="00271506" w:rsidP="008B3485">
            <w:pPr>
              <w:spacing w:after="40"/>
            </w:pPr>
            <w:r>
              <w:rPr>
                <w:sz w:val="18"/>
                <w:szCs w:val="18"/>
              </w:rPr>
              <w:t>/api/v1 prefix</w:t>
            </w:r>
          </w:p>
        </w:tc>
        <w:tc>
          <w:tcPr>
            <w:tcW w:w="3416" w:type="dxa"/>
            <w:tcMar>
              <w:top w:w="40" w:type="dxa"/>
              <w:left w:w="90" w:type="dxa"/>
              <w:bottom w:w="40" w:type="dxa"/>
              <w:right w:w="90" w:type="dxa"/>
            </w:tcMar>
          </w:tcPr>
          <w:p w14:paraId="189E9D05" w14:textId="77777777" w:rsidR="00271506" w:rsidRDefault="00271506" w:rsidP="008B3485">
            <w:pPr>
              <w:spacing w:after="40"/>
            </w:pPr>
            <w:r>
              <w:rPr>
                <w:sz w:val="18"/>
                <w:szCs w:val="18"/>
              </w:rPr>
              <w:t>/api/categories (no version)</w:t>
            </w:r>
          </w:p>
        </w:tc>
        <w:tc>
          <w:tcPr>
            <w:tcW w:w="3500" w:type="dxa"/>
            <w:tcMar>
              <w:top w:w="40" w:type="dxa"/>
              <w:left w:w="90" w:type="dxa"/>
              <w:bottom w:w="40" w:type="dxa"/>
              <w:right w:w="90" w:type="dxa"/>
            </w:tcMar>
          </w:tcPr>
          <w:p w14:paraId="17FA7BFF" w14:textId="77777777" w:rsidR="00271506" w:rsidRDefault="00271506" w:rsidP="008B3485">
            <w:pPr>
              <w:spacing w:after="40"/>
            </w:pPr>
            <w:r>
              <w:rPr>
                <w:sz w:val="18"/>
                <w:szCs w:val="18"/>
              </w:rPr>
              <w:t>Rename when the security configuration is added</w:t>
            </w:r>
          </w:p>
        </w:tc>
      </w:tr>
      <w:tr w:rsidR="00271506" w14:paraId="562F78B4" w14:textId="77777777" w:rsidTr="008B3485">
        <w:trPr>
          <w:cantSplit/>
        </w:trPr>
        <w:tc>
          <w:tcPr>
            <w:tcW w:w="2100" w:type="dxa"/>
            <w:tcMar>
              <w:top w:w="40" w:type="dxa"/>
              <w:left w:w="90" w:type="dxa"/>
              <w:bottom w:w="40" w:type="dxa"/>
              <w:right w:w="90" w:type="dxa"/>
            </w:tcMar>
          </w:tcPr>
          <w:p w14:paraId="111EDB33" w14:textId="77777777" w:rsidR="00271506" w:rsidRDefault="00271506" w:rsidP="008B3485">
            <w:pPr>
              <w:spacing w:after="40"/>
            </w:pPr>
            <w:r>
              <w:rPr>
                <w:sz w:val="18"/>
                <w:szCs w:val="18"/>
              </w:rPr>
              <w:t>JWT authentication (DEC-010)</w:t>
            </w:r>
          </w:p>
        </w:tc>
        <w:tc>
          <w:tcPr>
            <w:tcW w:w="3416" w:type="dxa"/>
            <w:tcMar>
              <w:top w:w="40" w:type="dxa"/>
              <w:left w:w="90" w:type="dxa"/>
              <w:bottom w:w="40" w:type="dxa"/>
              <w:right w:w="90" w:type="dxa"/>
            </w:tcMar>
          </w:tcPr>
          <w:p w14:paraId="67CC0054" w14:textId="77777777" w:rsidR="00271506" w:rsidRDefault="00271506" w:rsidP="008B3485">
            <w:pPr>
              <w:spacing w:after="40"/>
            </w:pPr>
            <w:r>
              <w:rPr>
                <w:sz w:val="18"/>
                <w:szCs w:val="18"/>
              </w:rPr>
              <w:t>None - all endpoints open</w:t>
            </w:r>
          </w:p>
        </w:tc>
        <w:tc>
          <w:tcPr>
            <w:tcW w:w="3500" w:type="dxa"/>
            <w:tcMar>
              <w:top w:w="40" w:type="dxa"/>
              <w:left w:w="90" w:type="dxa"/>
              <w:bottom w:w="40" w:type="dxa"/>
              <w:right w:w="90" w:type="dxa"/>
            </w:tcMar>
          </w:tcPr>
          <w:p w14:paraId="18357753" w14:textId="77777777" w:rsidR="00271506" w:rsidRDefault="00271506" w:rsidP="008B3485">
            <w:pPr>
              <w:spacing w:after="40"/>
            </w:pPr>
            <w:r>
              <w:rPr>
                <w:sz w:val="18"/>
                <w:szCs w:val="18"/>
              </w:rPr>
              <w:t>Add before the Requests module is built</w:t>
            </w:r>
          </w:p>
        </w:tc>
      </w:tr>
      <w:tr w:rsidR="00271506" w14:paraId="4B5AFB6C" w14:textId="77777777" w:rsidTr="008B3485">
        <w:trPr>
          <w:cantSplit/>
        </w:trPr>
        <w:tc>
          <w:tcPr>
            <w:tcW w:w="2100" w:type="dxa"/>
            <w:tcMar>
              <w:top w:w="40" w:type="dxa"/>
              <w:left w:w="90" w:type="dxa"/>
              <w:bottom w:w="40" w:type="dxa"/>
              <w:right w:w="90" w:type="dxa"/>
            </w:tcMar>
          </w:tcPr>
          <w:p w14:paraId="76366B27" w14:textId="77777777" w:rsidR="00271506" w:rsidRDefault="00271506" w:rsidP="008B3485">
            <w:pPr>
              <w:spacing w:after="40"/>
            </w:pPr>
            <w:r>
              <w:rPr>
                <w:sz w:val="18"/>
                <w:szCs w:val="18"/>
              </w:rPr>
              <w:lastRenderedPageBreak/>
              <w:t>DTOs</w:t>
            </w:r>
          </w:p>
        </w:tc>
        <w:tc>
          <w:tcPr>
            <w:tcW w:w="3416" w:type="dxa"/>
            <w:tcMar>
              <w:top w:w="40" w:type="dxa"/>
              <w:left w:w="90" w:type="dxa"/>
              <w:bottom w:w="40" w:type="dxa"/>
              <w:right w:w="90" w:type="dxa"/>
            </w:tcMar>
          </w:tcPr>
          <w:p w14:paraId="20B9A83D" w14:textId="77777777" w:rsidR="00271506" w:rsidRDefault="00271506" w:rsidP="008B3485">
            <w:pPr>
              <w:spacing w:after="40"/>
            </w:pPr>
            <w:r>
              <w:rPr>
                <w:sz w:val="18"/>
                <w:szCs w:val="18"/>
              </w:rPr>
              <w:t>Category entity returned directly</w:t>
            </w:r>
          </w:p>
        </w:tc>
        <w:tc>
          <w:tcPr>
            <w:tcW w:w="3500" w:type="dxa"/>
            <w:tcMar>
              <w:top w:w="40" w:type="dxa"/>
              <w:left w:w="90" w:type="dxa"/>
              <w:bottom w:w="40" w:type="dxa"/>
              <w:right w:w="90" w:type="dxa"/>
            </w:tcMar>
          </w:tcPr>
          <w:p w14:paraId="0D77E363" w14:textId="77777777" w:rsidR="00271506" w:rsidRDefault="00271506" w:rsidP="008B3485">
            <w:pPr>
              <w:spacing w:after="40"/>
            </w:pPr>
            <w:r>
              <w:rPr>
                <w:sz w:val="18"/>
                <w:szCs w:val="18"/>
              </w:rPr>
              <w:t>Add CategoryDto</w:t>
            </w:r>
          </w:p>
        </w:tc>
      </w:tr>
      <w:tr w:rsidR="00271506" w14:paraId="655A83F8" w14:textId="77777777" w:rsidTr="008B3485">
        <w:trPr>
          <w:cantSplit/>
        </w:trPr>
        <w:tc>
          <w:tcPr>
            <w:tcW w:w="2100" w:type="dxa"/>
            <w:tcMar>
              <w:top w:w="40" w:type="dxa"/>
              <w:left w:w="90" w:type="dxa"/>
              <w:bottom w:w="40" w:type="dxa"/>
              <w:right w:w="90" w:type="dxa"/>
            </w:tcMar>
          </w:tcPr>
          <w:p w14:paraId="7C6C2962" w14:textId="77777777" w:rsidR="00271506" w:rsidRDefault="00271506" w:rsidP="008B3485">
            <w:pPr>
              <w:spacing w:after="40"/>
            </w:pPr>
            <w:r>
              <w:rPr>
                <w:sz w:val="18"/>
                <w:szCs w:val="18"/>
              </w:rPr>
              <w:t>No hard delete</w:t>
            </w:r>
          </w:p>
        </w:tc>
        <w:tc>
          <w:tcPr>
            <w:tcW w:w="3416" w:type="dxa"/>
            <w:tcMar>
              <w:top w:w="40" w:type="dxa"/>
              <w:left w:w="90" w:type="dxa"/>
              <w:bottom w:w="40" w:type="dxa"/>
              <w:right w:w="90" w:type="dxa"/>
            </w:tcMar>
          </w:tcPr>
          <w:p w14:paraId="5C7C9BEC" w14:textId="77777777" w:rsidR="00271506" w:rsidRDefault="00271506" w:rsidP="008B3485">
            <w:pPr>
              <w:spacing w:after="40"/>
            </w:pPr>
            <w:r>
              <w:rPr>
                <w:sz w:val="18"/>
                <w:szCs w:val="18"/>
              </w:rPr>
              <w:t xml:space="preserve">DELETE /api/categories/{id} exists</w:t>
            </w:r>
          </w:p>
        </w:tc>
        <w:tc>
          <w:tcPr>
            <w:tcW w:w="3500" w:type="dxa"/>
            <w:tcMar>
              <w:top w:w="40" w:type="dxa"/>
              <w:left w:w="90" w:type="dxa"/>
              <w:bottom w:w="40" w:type="dxa"/>
              <w:right w:w="90" w:type="dxa"/>
            </w:tcMar>
          </w:tcPr>
          <w:p w14:paraId="3376885F" w14:textId="77777777" w:rsidR="00271506" w:rsidRDefault="00271506" w:rsidP="008B3485">
            <w:pPr>
              <w:spacing w:after="40"/>
            </w:pPr>
            <w:r>
              <w:rPr>
                <w:sz w:val="18"/>
                <w:szCs w:val="18"/>
              </w:rPr>
              <w:t>Remove; use PATCH with active = false</w:t>
            </w:r>
          </w:p>
        </w:tc>
      </w:tr>
      <w:tr w:rsidR="00271506" w14:paraId="216AC4DA" w14:textId="77777777" w:rsidTr="008B3485">
        <w:trPr>
          <w:cantSplit/>
        </w:trPr>
        <w:tc>
          <w:tcPr>
            <w:tcW w:w="2100" w:type="dxa"/>
            <w:tcMar>
              <w:top w:w="40" w:type="dxa"/>
              <w:left w:w="90" w:type="dxa"/>
              <w:bottom w:w="40" w:type="dxa"/>
              <w:right w:w="90" w:type="dxa"/>
            </w:tcMar>
          </w:tcPr>
          <w:p w14:paraId="5C85AAAB" w14:textId="77777777" w:rsidR="00271506" w:rsidRDefault="00271506" w:rsidP="008B3485">
            <w:pPr>
              <w:spacing w:after="40"/>
            </w:pPr>
            <w:r>
              <w:rPr>
                <w:sz w:val="18"/>
                <w:szCs w:val="18"/>
              </w:rPr>
              <w:t>Error model</w:t>
            </w:r>
          </w:p>
        </w:tc>
        <w:tc>
          <w:tcPr>
            <w:tcW w:w="3416" w:type="dxa"/>
            <w:tcMar>
              <w:top w:w="40" w:type="dxa"/>
              <w:left w:w="90" w:type="dxa"/>
              <w:bottom w:w="40" w:type="dxa"/>
              <w:right w:w="90" w:type="dxa"/>
            </w:tcMar>
          </w:tcPr>
          <w:p w14:paraId="0EF13957" w14:textId="77777777" w:rsidR="00271506" w:rsidRDefault="00271506" w:rsidP="008B3485">
            <w:pPr>
              <w:spacing w:after="40"/>
            </w:pPr>
            <w:r>
              <w:rPr>
                <w:sz w:val="18"/>
                <w:szCs w:val="18"/>
              </w:rPr>
              <w:t>Spring default errors; 404 only</w:t>
            </w:r>
          </w:p>
        </w:tc>
        <w:tc>
          <w:tcPr>
            <w:tcW w:w="3500" w:type="dxa"/>
            <w:tcMar>
              <w:top w:w="40" w:type="dxa"/>
              <w:left w:w="90" w:type="dxa"/>
              <w:bottom w:w="40" w:type="dxa"/>
              <w:right w:w="90" w:type="dxa"/>
            </w:tcMar>
          </w:tcPr>
          <w:p w14:paraId="57318290" w14:textId="77777777" w:rsidR="00271506" w:rsidRDefault="00271506" w:rsidP="008B3485">
            <w:pPr>
              <w:spacing w:after="40"/>
            </w:pPr>
            <w:r>
              <w:rPr>
                <w:sz w:val="18"/>
                <w:szCs w:val="18"/>
              </w:rPr>
              <w:t>Add @RestControllerAdvice with ProblemDetail</w:t>
            </w:r>
          </w:p>
        </w:tc>
      </w:tr>
      <w:tr w:rsidR="00271506" w14:paraId="7D117DDC" w14:textId="77777777" w:rsidTr="008B3485">
        <w:trPr>
          <w:cantSplit/>
        </w:trPr>
        <w:tc>
          <w:tcPr>
            <w:tcW w:w="2100" w:type="dxa"/>
            <w:tcMar>
              <w:top w:w="40" w:type="dxa"/>
              <w:left w:w="90" w:type="dxa"/>
              <w:bottom w:w="40" w:type="dxa"/>
              <w:right w:w="90" w:type="dxa"/>
            </w:tcMar>
          </w:tcPr>
          <w:p w14:paraId="180EA050" w14:textId="77777777" w:rsidR="00271506" w:rsidRDefault="00271506" w:rsidP="008B3485">
            <w:pPr>
              <w:spacing w:after="40"/>
            </w:pPr>
            <w:r>
              <w:rPr>
                <w:sz w:val="18"/>
                <w:szCs w:val="18"/>
              </w:rPr>
              <w:t>Same origin / proxy</w:t>
            </w:r>
          </w:p>
        </w:tc>
        <w:tc>
          <w:tcPr>
            <w:tcW w:w="3416" w:type="dxa"/>
            <w:tcMar>
              <w:top w:w="40" w:type="dxa"/>
              <w:left w:w="90" w:type="dxa"/>
              <w:bottom w:w="40" w:type="dxa"/>
              <w:right w:w="90" w:type="dxa"/>
            </w:tcMar>
          </w:tcPr>
          <w:p w14:paraId="0428CA9F" w14:textId="77777777" w:rsidR="00271506" w:rsidRDefault="00271506" w:rsidP="008B3485">
            <w:pPr>
              <w:spacing w:after="40"/>
            </w:pPr>
            <w:r>
              <w:rPr>
                <w:sz w:val="18"/>
                <w:szCs w:val="18"/>
              </w:rPr>
              <w:t xml:space="preserve">CORS config plus hard-coded http://localhost:8080 in category.service.ts</w:t>
            </w:r>
          </w:p>
        </w:tc>
        <w:tc>
          <w:tcPr>
            <w:tcW w:w="3500" w:type="dxa"/>
            <w:tcMar>
              <w:top w:w="40" w:type="dxa"/>
              <w:left w:w="90" w:type="dxa"/>
              <w:bottom w:w="40" w:type="dxa"/>
              <w:right w:w="90" w:type="dxa"/>
            </w:tcMar>
          </w:tcPr>
          <w:p w14:paraId="2BF1FA06" w14:textId="77777777" w:rsidR="00271506" w:rsidRDefault="00271506" w:rsidP="008B3485">
            <w:pPr>
              <w:spacing w:after="40"/>
            </w:pPr>
            <w:r>
              <w:rPr>
                <w:sz w:val="18"/>
                <w:szCs w:val="18"/>
              </w:rPr>
              <w:t xml:space="preserve">proxy.conf.json for ng serve; relative /api/v1 URLs</w:t>
            </w:r>
          </w:p>
        </w:tc>
      </w:tr>
    </w:tbl>
    <w:p w14:paraId="23165E47" w14:textId="77777777" w:rsidR="00271506" w:rsidRDefault="00271506" w:rsidP="0021407A"/>
    <w:p w14:paraId="2C2B9F4A" w14:textId="77777777" w:rsidR="00271506" w:rsidRDefault="00271506" w:rsidP="00271506">
      <w:pPr>
        <w:spacing w:after="120"/>
      </w:pPr>
      <w:r>
        <w:t>The prototype proves the IB-1 path works end to end (Angular HttpClient → Spring controller → JPA → PostgreSQL). The rows above are tracked as open items and are not claimed as implemented.</w:t>
      </w:r>
    </w:p>
    <w:p>
      <w:pPr>
        <w:spacing w:after="120"/>
        <w:rPr>
          <w:ins w:id="901070" w:author="Claude (AI draft)" w:date="2026-10-15T08:00:00Z"/>
        </w:rPr>
      </w:pPr>
      <w:ins w:id="901071" w:author="Claude (AI draft)" w:date="2026-10-15T08:00:00Z">
        <w:r>
          <w:rPr>
            <w:b/>
            <w:bCs/>
          </w:rPr>
          <w:t xml:space="preserve">M3 status:</w:t>
        </w:r>
        <w:r>
          <w:t xml:space="preserve"> every row above is resolved - all endpoints are under /api/v1 with JWT authentication, responses are DTOs, there is no DELETE endpoint, every error uses the error model, and the frontend uses relative /api/v1 URLs through proxy.conf.json.</w:t>
        </w:r>
      </w:ins>
    </w:p>
    <w:p w14:paraId="208A9707" w14:textId="77777777" w:rsidR="00271506" w:rsidRDefault="00271506" w:rsidP="0021407A"/>
    <w:p w14:paraId="7FD0A368" w14:textId="77777777" w:rsidR="00271506" w:rsidRDefault="00271506" w:rsidP="00271506">
      <w:pPr>
        <w:pStyle w:val="Heading2"/>
      </w:pPr>
      <w:bookmarkStart w:id="82" w:name="_Toc241703380"/>
      <w:r>
        <w:t>Integrations Deliberately Not Established</w:t>
      </w:r>
      <w:bookmarkEnd w:id="82"/>
    </w:p>
    <w:p w14:paraId="0219D202" w14:textId="77777777" w:rsidR="00271506" w:rsidRDefault="00271506" w:rsidP="00271506">
      <w:pPr>
        <w:spacing w:after="120"/>
      </w:pPr>
      <w:r>
        <w:t>SMS/email notifications, WhatsApp intake, attachment file storage (only AttachmentUrl is stored), a public third-party API and SSO are not built. They are recorded here rather than invented and each is reconsidered through change control. Evidence needed before committing to any of them: provider free-tier limits, POPIA implications, and failure behaviour when the provider is unavailable.</w:t>
      </w:r>
    </w:p>
    <w:p w14:paraId="339A48B4" w14:textId="77777777" w:rsidR="00271506" w:rsidRPr="0021407A" w:rsidRDefault="00271506" w:rsidP="0021407A"/>
    <w:p w14:paraId="40E40127" w14:textId="77777777" w:rsidR="00F944AF" w:rsidRDefault="00000000">
      <w:pPr>
        <w:pStyle w:val="Heading1"/>
      </w:pPr>
      <w:bookmarkStart w:id="83" w:name="_Toc241703381"/>
      <w:r>
        <w:t>User Interface Design</w:t>
      </w:r>
      <w:bookmarkEnd w:id="83"/>
    </w:p>
    <w:p w14:paraId="060D04E5" w14:textId="77777777" w:rsidR="00F944AF" w:rsidRDefault="00000000">
      <w:r>
        <w:t xml:space="preserve">This section records the initial user-interface and interaction design for CivicConnect. The wireframes are low-fidelity: they show what each role sees and does, which requirement and API endpoint each part of the screen supports, and how errors are shown. They are not the final visual design - final UI polish is not part of M2 (M2 brief, Section 11). The numbered markers on each wireframe are explained in the notes under it.</w:t>
      </w:r>
    </w:p>
    <w:p w14:paraId="3C8182DC" w14:textId="77777777" w:rsidR="00F944AF" w:rsidRDefault="00000000">
      <w:pPr>
        <w:pStyle w:val="Heading2"/>
      </w:pPr>
      <w:bookmarkStart w:id="84" w:name="_Toc241703382"/>
      <w:r>
        <w:t>Screen Map</w:t>
      </w:r>
      <w:bookmarkEnd w:id="84"/>
    </w:p>
    <w:p w14:paraId="4F85F834" w14:textId="77777777" w:rsidR="00F944AF" w:rsidRDefault="00000000">
      <w:r>
        <w:t xml:space="preserve">One Angular application serves all roles (ARC-01). After login the menu only shows the screens for the user's role, and the API checks the role again on every call (ASR-001, DEC-010).</w:t>
      </w:r>
    </w:p>
    <w:tbl>
      <w:tblPr>
        <w:tblStyle w:val="TableGrid"/>
        <w:tblW w:w="9016" w:type="dxa"/>
        <w:tblLayout w:type="fixed"/>
        <w:tblLook w:val="04A0" w:firstRow="1" w:lastRow="0" w:firstColumn="1" w:lastColumn="0" w:noHBand="0" w:noVBand="1"/>
      </w:tblPr>
      <w:tblGrid>
        <w:gridCol w:w="1300"/>
        <w:gridCol w:w="3616"/>
        <w:gridCol w:w="2100"/>
        <w:gridCol w:w="2000"/>
      </w:tblGrid>
      <w:tr w:rsidR="00F944AF" w14:paraId="1E5FD5F4" w14:textId="77777777">
        <w:trPr>
          <w:cantSplit/>
          <w:tblHeader/>
        </w:trPr>
        <w:tc>
          <w:tcPr>
            <w:tcW w:w="1300" w:type="dxa"/>
            <w:shd w:val="clear" w:color="auto" w:fill="002060"/>
          </w:tcPr>
          <w:p w14:paraId="618FCB44" w14:textId="77777777" w:rsidR="00F944AF" w:rsidRDefault="00000000">
            <w:pPr>
              <w:spacing w:after="40"/>
              <w:rPr>
                <w:sz w:val="18"/>
                <w:szCs w:val="18"/>
              </w:rPr>
            </w:pPr>
            <w:r>
              <w:rPr>
                <w:b/>
                <w:bCs/>
                <w:color w:val="FFFFFF"/>
                <w:sz w:val="18"/>
                <w:szCs w:val="18"/>
              </w:rPr>
              <w:t>Role</w:t>
            </w:r>
          </w:p>
        </w:tc>
        <w:tc>
          <w:tcPr>
            <w:tcW w:w="3616" w:type="dxa"/>
            <w:shd w:val="clear" w:color="auto" w:fill="002060"/>
          </w:tcPr>
          <w:p w14:paraId="6475CA84" w14:textId="77777777" w:rsidR="00F944AF" w:rsidRDefault="00000000">
            <w:pPr>
              <w:spacing w:after="40"/>
              <w:rPr>
                <w:sz w:val="18"/>
                <w:szCs w:val="18"/>
              </w:rPr>
            </w:pPr>
            <w:r>
              <w:rPr>
                <w:b/>
                <w:bCs/>
                <w:color w:val="FFFFFF"/>
                <w:sz w:val="18"/>
                <w:szCs w:val="18"/>
              </w:rPr>
              <w:t>Screens</w:t>
            </w:r>
          </w:p>
        </w:tc>
        <w:tc>
          <w:tcPr>
            <w:tcW w:w="2100" w:type="dxa"/>
            <w:shd w:val="clear" w:color="auto" w:fill="002060"/>
          </w:tcPr>
          <w:p w14:paraId="15E7097D" w14:textId="77777777" w:rsidR="00F944AF" w:rsidRDefault="00000000">
            <w:pPr>
              <w:spacing w:after="40"/>
              <w:rPr>
                <w:sz w:val="18"/>
                <w:szCs w:val="18"/>
              </w:rPr>
            </w:pPr>
            <w:r>
              <w:rPr>
                <w:b/>
                <w:bCs/>
                <w:color w:val="FFFFFF"/>
                <w:sz w:val="18"/>
                <w:szCs w:val="18"/>
              </w:rPr>
              <w:t>Main requirements</w:t>
            </w:r>
          </w:p>
        </w:tc>
        <w:tc>
          <w:tcPr>
            <w:tcW w:w="2000" w:type="dxa"/>
            <w:shd w:val="clear" w:color="auto" w:fill="002060"/>
          </w:tcPr>
          <w:p w14:paraId="5B63CA96" w14:textId="77777777" w:rsidR="00F944AF" w:rsidRDefault="00000000">
            <w:pPr>
              <w:spacing w:after="40"/>
              <w:rPr>
                <w:sz w:val="18"/>
                <w:szCs w:val="18"/>
              </w:rPr>
            </w:pPr>
            <w:r>
              <w:rPr>
                <w:b/>
                <w:bCs/>
                <w:color w:val="FFFFFF"/>
                <w:sz w:val="18"/>
                <w:szCs w:val="18"/>
              </w:rPr>
              <w:t>API endpoints</w:t>
            </w:r>
          </w:p>
        </w:tc>
      </w:tr>
      <w:tr w:rsidR="00F944AF" w14:paraId="21367837" w14:textId="77777777">
        <w:trPr>
          <w:cantSplit/>
        </w:trPr>
        <w:tc>
          <w:tcPr>
            <w:tcW w:w="1300" w:type="dxa"/>
          </w:tcPr>
          <w:p w14:paraId="5D9FB5F9" w14:textId="77777777" w:rsidR="00F944AF" w:rsidRDefault="00000000">
            <w:pPr>
              <w:spacing w:after="40"/>
              <w:rPr>
                <w:sz w:val="18"/>
                <w:szCs w:val="18"/>
              </w:rPr>
            </w:pPr>
            <w:r>
              <w:rPr>
                <w:sz w:val="18"/>
                <w:szCs w:val="18"/>
              </w:rPr>
              <w:t>All users</w:t>
            </w:r>
          </w:p>
        </w:tc>
        <w:tc>
          <w:tcPr>
            <w:tcW w:w="3616" w:type="dxa"/>
          </w:tcPr>
          <w:p w14:paraId="53150479" w14:textId="77777777" w:rsidR="00F944AF" w:rsidRDefault="00000000">
            <w:pPr>
              <w:spacing w:after="40"/>
              <w:rPr>
                <w:sz w:val="18"/>
                <w:szCs w:val="18"/>
              </w:rPr>
            </w:pPr>
            <w:r>
              <w:rPr>
                <w:sz w:val="18"/>
                <w:szCs w:val="18"/>
              </w:rPr>
              <w:t>Register, Login</w:t>
            </w:r>
          </w:p>
        </w:tc>
        <w:tc>
          <w:tcPr>
            <w:tcW w:w="2100" w:type="dxa"/>
          </w:tcPr>
          <w:p w14:paraId="685968D3" w14:textId="77777777" w:rsidR="00F944AF" w:rsidRDefault="00000000">
            <w:pPr>
              <w:spacing w:after="40"/>
              <w:rPr>
                <w:sz w:val="18"/>
                <w:szCs w:val="18"/>
              </w:rPr>
            </w:pPr>
            <w:r>
              <w:rPr>
                <w:sz w:val="18"/>
                <w:szCs w:val="18"/>
              </w:rPr>
              <w:t>FR-014, NFR-002</w:t>
            </w:r>
          </w:p>
        </w:tc>
        <w:tc>
          <w:tcPr>
            <w:tcW w:w="2000" w:type="dxa"/>
          </w:tcPr>
          <w:p w14:paraId="491762CF" w14:textId="77777777" w:rsidR="00F944AF" w:rsidRDefault="00000000">
            <w:pPr>
              <w:spacing w:after="40"/>
              <w:rPr>
                <w:sz w:val="18"/>
                <w:szCs w:val="18"/>
              </w:rPr>
            </w:pPr>
            <w:r>
              <w:rPr>
                <w:sz w:val="18"/>
                <w:szCs w:val="18"/>
              </w:rPr>
              <w:t>API-01, API-02, API-03</w:t>
            </w:r>
          </w:p>
        </w:tc>
      </w:tr>
      <w:tr w:rsidR="00F944AF" w14:paraId="50147B4A" w14:textId="77777777">
        <w:trPr>
          <w:cantSplit/>
        </w:trPr>
        <w:tc>
          <w:tcPr>
            <w:tcW w:w="1300" w:type="dxa"/>
          </w:tcPr>
          <w:p w14:paraId="41AEA7BA" w14:textId="77777777" w:rsidR="00F944AF" w:rsidRDefault="00000000">
            <w:pPr>
              <w:spacing w:after="40"/>
              <w:rPr>
                <w:sz w:val="18"/>
                <w:szCs w:val="18"/>
              </w:rPr>
            </w:pPr>
            <w:r>
              <w:rPr>
                <w:sz w:val="18"/>
                <w:szCs w:val="18"/>
              </w:rPr>
              <w:t>Requester</w:t>
            </w:r>
          </w:p>
        </w:tc>
        <w:tc>
          <w:tcPr>
            <w:tcW w:w="3616" w:type="dxa"/>
          </w:tcPr>
          <w:p w14:paraId="64656AED" w14:textId="77777777" w:rsidR="00F944AF" w:rsidRDefault="00000000">
            <w:pPr>
              <w:spacing w:after="40"/>
              <w:rPr>
                <w:sz w:val="18"/>
                <w:szCs w:val="18"/>
              </w:rPr>
            </w:pPr>
            <w:r>
              <w:rPr>
                <w:sz w:val="18"/>
                <w:szCs w:val="18"/>
              </w:rPr>
              <w:t>New Request, My Requests (with request detail and status history)</w:t>
            </w:r>
          </w:p>
        </w:tc>
        <w:tc>
          <w:tcPr>
            <w:tcW w:w="2100" w:type="dxa"/>
          </w:tcPr>
          <w:p w14:paraId="21C3F691" w14:textId="77777777" w:rsidR="00F944AF" w:rsidRDefault="00000000">
            <w:pPr>
              <w:spacing w:after="40"/>
              <w:rPr>
                <w:sz w:val="18"/>
                <w:szCs w:val="18"/>
              </w:rPr>
            </w:pPr>
            <w:r>
              <w:rPr>
                <w:sz w:val="18"/>
                <w:szCs w:val="18"/>
              </w:rPr>
              <w:t>FR-001 to FR-004, FR-015, NFR-004</w:t>
            </w:r>
          </w:p>
        </w:tc>
        <w:tc>
          <w:tcPr>
            <w:tcW w:w="2000" w:type="dxa"/>
          </w:tcPr>
          <w:p w14:paraId="75D6E4CD" w14:textId="77777777" w:rsidR="00F944AF" w:rsidRDefault="00000000">
            <w:pPr>
              <w:spacing w:after="40"/>
              <w:rPr>
                <w:sz w:val="18"/>
                <w:szCs w:val="18"/>
              </w:rPr>
            </w:pPr>
            <w:r>
              <w:rPr>
                <w:sz w:val="18"/>
                <w:szCs w:val="18"/>
              </w:rPr>
              <w:t>API-04, API-05, API-06, API-13</w:t>
            </w:r>
          </w:p>
        </w:tc>
      </w:tr>
      <w:tr w:rsidR="00F944AF" w14:paraId="0C3B723E" w14:textId="77777777">
        <w:trPr>
          <w:cantSplit/>
        </w:trPr>
        <w:tc>
          <w:tcPr>
            <w:tcW w:w="1300" w:type="dxa"/>
          </w:tcPr>
          <w:p w14:paraId="3CCAB899" w14:textId="77777777" w:rsidR="00F944AF" w:rsidRDefault="00000000">
            <w:pPr>
              <w:spacing w:after="40"/>
              <w:rPr>
                <w:sz w:val="18"/>
                <w:szCs w:val="18"/>
              </w:rPr>
            </w:pPr>
            <w:r>
              <w:rPr>
                <w:sz w:val="18"/>
                <w:szCs w:val="18"/>
              </w:rPr>
              <w:lastRenderedPageBreak/>
              <w:t>Handler</w:t>
            </w:r>
          </w:p>
        </w:tc>
        <w:tc>
          <w:tcPr>
            <w:tcW w:w="3616" w:type="dxa"/>
          </w:tcPr>
          <w:p w14:paraId="4818A2F1" w14:textId="77777777" w:rsidR="00F944AF" w:rsidRDefault="00000000">
            <w:pPr>
              <w:spacing w:after="40"/>
              <w:rPr>
                <w:sz w:val="18"/>
                <w:szCs w:val="18"/>
              </w:rPr>
            </w:pPr>
            <w:r>
              <w:rPr>
                <w:sz w:val="18"/>
                <w:szCs w:val="18"/>
              </w:rPr>
              <w:t>Request queue (own categories only), Request detail (change status, add note, audit history, accept)</w:t>
            </w:r>
          </w:p>
        </w:tc>
        <w:tc>
          <w:tcPr>
            <w:tcW w:w="2100" w:type="dxa"/>
          </w:tcPr>
          <w:p w14:paraId="742FDDD3" w14:textId="77777777" w:rsidR="00F944AF" w:rsidRDefault="00000000">
            <w:pPr>
              <w:spacing w:after="40"/>
              <w:rPr>
                <w:sz w:val="18"/>
                <w:szCs w:val="18"/>
              </w:rPr>
            </w:pPr>
            <w:r>
              <w:rPr>
                <w:sz w:val="18"/>
                <w:szCs w:val="18"/>
              </w:rPr>
              <w:t>FR-005 to FR-011, FR-016 (view only)</w:t>
            </w:r>
          </w:p>
        </w:tc>
        <w:tc>
          <w:tcPr>
            <w:tcW w:w="2000" w:type="dxa"/>
          </w:tcPr>
          <w:p w14:paraId="6B5DE588" w14:textId="77777777" w:rsidR="00F944AF" w:rsidRDefault="00000000">
            <w:pPr>
              <w:spacing w:after="40"/>
              <w:rPr>
                <w:sz w:val="18"/>
                <w:szCs w:val="18"/>
              </w:rPr>
            </w:pPr>
            <w:r>
              <w:rPr>
                <w:sz w:val="18"/>
                <w:szCs w:val="18"/>
              </w:rPr>
              <w:t>API-06 to API-11</w:t>
            </w:r>
          </w:p>
        </w:tc>
      </w:tr>
      <w:tr w:rsidR="00F944AF" w14:paraId="0C452F37" w14:textId="77777777">
        <w:trPr>
          <w:cantSplit/>
        </w:trPr>
        <w:tc>
          <w:tcPr>
            <w:tcW w:w="1300" w:type="dxa"/>
          </w:tcPr>
          <w:p w14:paraId="5F9A7449" w14:textId="77777777" w:rsidR="00F944AF" w:rsidRDefault="00000000">
            <w:pPr>
              <w:spacing w:after="40"/>
              <w:rPr>
                <w:sz w:val="18"/>
                <w:szCs w:val="18"/>
              </w:rPr>
            </w:pPr>
            <w:r>
              <w:rPr>
                <w:sz w:val="18"/>
                <w:szCs w:val="18"/>
              </w:rPr>
              <w:t>Manager</w:t>
            </w:r>
          </w:p>
        </w:tc>
        <w:tc>
          <w:tcPr>
            <w:tcW w:w="3616" w:type="dxa"/>
          </w:tcPr>
          <w:p w14:paraId="436C0476" w14:textId="77777777" w:rsidR="00F944AF" w:rsidRDefault="00000000">
            <w:pPr>
              <w:spacing w:after="40"/>
              <w:rPr>
                <w:sz w:val="18"/>
                <w:szCs w:val="18"/>
              </w:rPr>
            </w:pPr>
            <w:r>
              <w:rPr>
                <w:sz w:val="18"/>
                <w:szCs w:val="18"/>
              </w:rPr>
              <w:t>Activity overview, Requests (all categories, set priority, assign handler), Categories, Handler categories</w:t>
            </w:r>
          </w:p>
        </w:tc>
        <w:tc>
          <w:tcPr>
            <w:tcW w:w="2100" w:type="dxa"/>
          </w:tcPr>
          <w:p w14:paraId="21F40AF2" w14:textId="77777777" w:rsidR="00F944AF" w:rsidRDefault="00000000">
            <w:pPr>
              <w:spacing w:after="40"/>
              <w:rPr>
                <w:sz w:val="18"/>
                <w:szCs w:val="18"/>
              </w:rPr>
            </w:pPr>
            <w:r>
              <w:rPr>
                <w:sz w:val="18"/>
                <w:szCs w:val="18"/>
              </w:rPr>
              <w:t>FR-005, FR-012, FR-013, FR-015, FR-016</w:t>
            </w:r>
          </w:p>
        </w:tc>
        <w:tc>
          <w:tcPr>
            <w:tcW w:w="2000" w:type="dxa"/>
          </w:tcPr>
          <w:p w14:paraId="2A54A4DB" w14:textId="77777777" w:rsidR="00F944AF" w:rsidRDefault="00000000">
            <w:pPr>
              <w:spacing w:after="40"/>
              <w:rPr>
                <w:sz w:val="18"/>
                <w:szCs w:val="18"/>
              </w:rPr>
            </w:pPr>
            <w:r>
              <w:rPr>
                <w:sz w:val="18"/>
                <w:szCs w:val="18"/>
              </w:rPr>
              <w:t>API-07, API-08, API-12 to API-17</w:t>
            </w:r>
          </w:p>
        </w:tc>
      </w:tr>
    </w:tbl>
    <w:p w14:paraId="553119A9" w14:textId="77777777" w:rsidR="00F944AF" w:rsidRDefault="00F944AF">
      <w:pPr>
        <w:spacing w:after="0"/>
      </w:pPr>
    </w:p>
    <w:p w14:paraId="57B24993" w14:textId="77777777" w:rsidR="00F944AF" w:rsidRDefault="00000000">
      <w:pPr>
        <w:pStyle w:val="Heading2"/>
      </w:pPr>
      <w:bookmarkStart w:id="85" w:name="_Toc241703383"/>
      <w:r>
        <w:t>Wireframes</w:t>
      </w:r>
      <w:bookmarkEnd w:id="85"/>
    </w:p>
    <w:p w14:paraId="6DBD7CCB" w14:textId="77777777" w:rsidR="00F944AF" w:rsidRDefault="00000000">
      <w:pPr>
        <w:keepNext/>
        <w:jc w:val="center"/>
      </w:pPr>
      <w:r>
        <w:rPr>
          <w:noProof/>
        </w:rPr>
        <w:drawing>
          <wp:inline distT="0" distB="0" distL="0" distR="0" wp14:anchorId="396A4D8F" wp14:editId="3E2E39BF">
            <wp:extent cx="5669280" cy="4112630"/>
            <wp:effectExtent l="0" t="0" r="0" b="0"/>
            <wp:docPr id="900201" name="Wirefram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1"/>
                    <pic:cNvPicPr/>
                  </pic:nvPicPr>
                  <pic:blipFill>
                    <a:blip r:embed="rId15"/>
                    <a:stretch>
                      <a:fillRect/>
                    </a:stretch>
                  </pic:blipFill>
                  <pic:spPr>
                    <a:xfrm>
                      <a:off x="0" y="0"/>
                      <a:ext cx="5669280" cy="4112630"/>
                    </a:xfrm>
                    <a:prstGeom prst="rect">
                      <a:avLst/>
                    </a:prstGeom>
                  </pic:spPr>
                </pic:pic>
              </a:graphicData>
            </a:graphic>
          </wp:inline>
        </w:drawing>
      </w:r>
    </w:p>
    <w:p w14:paraId="19696345" w14:textId="77777777" w:rsidR="00F944AF" w:rsidRDefault="00000000">
      <w:pPr>
        <w:jc w:val="center"/>
        <w:rPr>
          <w:sz w:val="18"/>
          <w:szCs w:val="18"/>
        </w:rPr>
      </w:pPr>
      <w:r>
        <w:rPr>
          <w:i/>
          <w:iCs/>
          <w:color w:val="404040"/>
          <w:sz w:val="18"/>
          <w:szCs w:val="18"/>
        </w:rPr>
        <w:t>Figure 4 - Wireframe 1: Requester submits a request and views their requests</w:t>
      </w:r>
    </w:p>
    <w:p w14:paraId="7B121AB7" w14:textId="77777777" w:rsidR="00F944AF" w:rsidRDefault="00000000">
      <w:pPr>
        <w:keepNext/>
        <w:jc w:val="center"/>
      </w:pPr>
      <w:r>
        <w:rPr>
          <w:noProof/>
        </w:rPr>
        <w:lastRenderedPageBreak/>
        <w:drawing>
          <wp:inline distT="0" distB="0" distL="0" distR="0" wp14:anchorId="0E6A2337" wp14:editId="18D5ABC1">
            <wp:extent cx="5669280" cy="4189501"/>
            <wp:effectExtent l="0" t="0" r="0" b="0"/>
            <wp:docPr id="900202" name="Wirefram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2"/>
                    <pic:cNvPicPr/>
                  </pic:nvPicPr>
                  <pic:blipFill>
                    <a:blip r:embed="rId16"/>
                    <a:stretch>
                      <a:fillRect/>
                    </a:stretch>
                  </pic:blipFill>
                  <pic:spPr>
                    <a:xfrm>
                      <a:off x="0" y="0"/>
                      <a:ext cx="5669280" cy="4189501"/>
                    </a:xfrm>
                    <a:prstGeom prst="rect">
                      <a:avLst/>
                    </a:prstGeom>
                  </pic:spPr>
                </pic:pic>
              </a:graphicData>
            </a:graphic>
          </wp:inline>
        </w:drawing>
      </w:r>
    </w:p>
    <w:p w14:paraId="0097D7B8" w14:textId="77777777" w:rsidR="00F944AF" w:rsidRDefault="00000000">
      <w:pPr>
        <w:jc w:val="center"/>
        <w:rPr>
          <w:sz w:val="18"/>
          <w:szCs w:val="18"/>
        </w:rPr>
      </w:pPr>
      <w:r>
        <w:rPr>
          <w:i/>
          <w:iCs/>
          <w:color w:val="404040"/>
          <w:sz w:val="18"/>
          <w:szCs w:val="18"/>
        </w:rPr>
        <w:t>Figure 5 - Wireframe 2: Service Handler request queue and request detail</w:t>
      </w:r>
    </w:p>
    <w:p w14:paraId="5C3B5D6C" w14:textId="77777777" w:rsidR="00F944AF" w:rsidRDefault="00000000">
      <w:pPr>
        <w:keepNext/>
        <w:jc w:val="center"/>
      </w:pPr>
      <w:r>
        <w:rPr>
          <w:noProof/>
        </w:rPr>
        <w:drawing>
          <wp:inline distT="0" distB="0" distL="0" distR="0" wp14:anchorId="582ADC7C" wp14:editId="7F5964EC">
            <wp:extent cx="5669280" cy="3243020"/>
            <wp:effectExtent l="0" t="0" r="0" b="0"/>
            <wp:docPr id="900203" name="Wirefram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3"/>
                    <pic:cNvPicPr/>
                  </pic:nvPicPr>
                  <pic:blipFill>
                    <a:blip r:embed="rId17"/>
                    <a:stretch>
                      <a:fillRect/>
                    </a:stretch>
                  </pic:blipFill>
                  <pic:spPr>
                    <a:xfrm>
                      <a:off x="0" y="0"/>
                      <a:ext cx="5669280" cy="3243020"/>
                    </a:xfrm>
                    <a:prstGeom prst="rect">
                      <a:avLst/>
                    </a:prstGeom>
                  </pic:spPr>
                </pic:pic>
              </a:graphicData>
            </a:graphic>
          </wp:inline>
        </w:drawing>
      </w:r>
    </w:p>
    <w:p w14:paraId="6C7BDF2F" w14:textId="77777777" w:rsidR="00F944AF" w:rsidRDefault="00000000">
      <w:pPr>
        <w:jc w:val="center"/>
        <w:rPr>
          <w:sz w:val="18"/>
          <w:szCs w:val="18"/>
        </w:rPr>
      </w:pPr>
      <w:r>
        <w:rPr>
          <w:i/>
          <w:iCs/>
          <w:color w:val="404040"/>
          <w:sz w:val="18"/>
          <w:szCs w:val="18"/>
        </w:rPr>
        <w:t>Figure 6 - Wireframe 3: Management service activity overview</w:t>
      </w:r>
    </w:p>
    <w:p w14:paraId="672E0967" w14:textId="77777777" w:rsidR="00F944AF" w:rsidRDefault="00000000">
      <w:pPr>
        <w:pStyle w:val="Heading2"/>
      </w:pPr>
      <w:bookmarkStart w:id="86" w:name="_Toc241703384"/>
      <w:r>
        <w:lastRenderedPageBreak/>
        <w:t>Usability and Accessibility Rationale</w:t>
      </w:r>
      <w:bookmarkEnd w:id="86"/>
    </w:p>
    <w:p w14:paraId="6C2BB405" w14:textId="77777777" w:rsidR="00F944AF" w:rsidRDefault="00000000">
      <w:pPr>
        <w:spacing w:after="60"/>
      </w:pPr>
      <w:r>
        <w:t>- NFR-004: the requester form is one short screen with plain labels, required fields marked with *, and inline error messages next to the field (from the API fieldErrors). Target: 2 of 3 first-time users submit a request unaided within 5 minutes.</w:t>
      </w:r>
    </w:p>
    <w:p w14:paraId="63A60A77" w14:textId="77777777" w:rsidR="00F944AF" w:rsidRDefault="00000000">
      <w:pPr>
        <w:spacing w:after="60"/>
      </w:pPr>
      <w:r>
        <w:t xml:space="preserve">- Only valid choices are offered: categories come from the Management list (FR-015) and the status dropdown only lists moves that TransitionPolicy allows (DEC-011), so users cannot pick an illegal status.</w:t>
      </w:r>
    </w:p>
    <w:p w14:paraId="73EC71BC" w14:textId="77777777" w:rsidR="00F944AF" w:rsidRDefault="00000000">
      <w:pPr>
        <w:spacing w:after="60"/>
      </w:pPr>
      <w:r>
        <w:t>- Every error from the error model has a clear message, for example "This request was updated by someone else - please refresh" for a version conflict (DEC-006).</w:t>
      </w:r>
    </w:p>
    <w:p w14:paraId="50D438D3" w14:textId="77777777" w:rsidR="00F944AF" w:rsidRDefault="00000000">
      <w:pPr>
        <w:spacing w:after="60"/>
      </w:pPr>
      <w:r>
        <w:t xml:space="preserve">- Accessibility: every input has a visible label, status is shown as text and not only as colour, buttons use words instead of icons, and all actions can be reached with the keyboard. Angular form controls keep labels linked to their inputs.</w:t>
      </w:r>
    </w:p>
    <w:p w14:paraId="7894D67C" w14:textId="77777777" w:rsidR="00F944AF" w:rsidRDefault="00000000">
      <w:pPr>
        <w:spacing w:after="60"/>
      </w:pPr>
      <w:r>
        <w:t>- Privacy by design: requesters are shown by number only and the Management overview shows counts only (ASR-005).</w:t>
      </w:r>
    </w:p>
    <w:p w14:paraId="00F5391A" w14:textId="77777777" w:rsidR="00F944AF" w:rsidRDefault="00000000">
      <w:pPr>
        <w:spacing w:after="60"/>
      </w:pPr>
      <w:r>
        <w:t>- Responsive web: the two panels stack on narrow screens, because native mobile apps are out of scope.</w:t>
      </w:r>
    </w:p>
    <w:p w14:paraId="5A9C5D35" w14:textId="77777777" w:rsidR="00F944AF" w:rsidRDefault="00000000">
      <w:r>
        <w:t>Verification: the NFR-004 informal user test (3 non-team users) is planned for M3, once the requester screens are built. Final visual styling is deferred.</w:t>
      </w:r>
    </w:p>
    <w:p w14:paraId="3BB08E07" w14:textId="77777777" w:rsidR="31165C6F" w:rsidRDefault="31165C6F" w:rsidP="31165C6F">
      <w:pPr>
        <w:pStyle w:val="Heading1"/>
      </w:pPr>
      <w:bookmarkStart w:id="87" w:name="_Toc241703385"/>
      <w:r>
        <w:t>Process and Team Working Agreement</w:t>
      </w:r>
      <w:bookmarkEnd w:id="87"/>
    </w:p>
    <w:p w14:paraId="7F456454" w14:textId="77777777" w:rsidR="29D9C62C" w:rsidRDefault="29D9C62C" w:rsidP="29D9C62C">
      <w:pPr>
        <w:spacing w:before="240" w:after="240"/>
      </w:pPr>
      <w:r>
        <w:rPr>
          <w:rFonts w:ascii="Aptos" w:eastAsia="Aptos" w:hAnsi="Aptos" w:cs="Aptos"/>
        </w:rPr>
        <w:t>The team runs on weekly check-ins to review progress, reassign work where needed and catch any member falling behind early, consistent with the mitigation already committed to in the Risk Register (R-02). Section ownership for the PED is tracked through GitHub Issues, with each member responsible for their assigned sections and, later, their assigned areas of the codebase.</w:t>
      </w:r>
    </w:p>
    <w:p w14:paraId="2426D6CA" w14:textId="77777777" w:rsidR="29D9C62C" w:rsidRDefault="29D9C62C" w:rsidP="29D9C62C">
      <w:pPr>
        <w:spacing w:before="240" w:after="240"/>
      </w:pPr>
      <w:r>
        <w:rPr>
          <w:rFonts w:ascii="Aptos" w:eastAsia="Aptos" w:hAnsi="Aptos" w:cs="Aptos"/>
        </w:rPr>
        <w:t>Design and requirement decisions are worked through as a team. Where the three of us agree, that becomes the decision. Where we don't, we discuss it until we reach a majority view, and anything non-trivial gets logged in the Engineering Decision Log with the reasoning behind it, not just the outcome, so the choice can be revisited if circumstances change.</w:t>
      </w:r>
    </w:p>
    <w:p w14:paraId="010AC8FF" w14:textId="77777777" w:rsidR="29D9C62C" w:rsidRDefault="29D9C62C" w:rsidP="29D9C62C">
      <w:pPr>
        <w:spacing w:before="240" w:after="240"/>
      </w:pPr>
      <w:r>
        <w:rPr>
          <w:rFonts w:ascii="Aptos" w:eastAsia="Aptos" w:hAnsi="Aptos" w:cs="Aptos"/>
        </w:rPr>
        <w:t>All work, whether it's a PED section or later code, goes through the pull request process described under GitHub &amp; Team Governance: two real reviews from the other members before anything merges into main. This applies equally to all three of us, including whoever owns the repository.</w:t>
      </w:r>
    </w:p>
    <w:p w14:paraId="15CD884D" w14:textId="77777777" w:rsidR="29D9C62C" w:rsidRDefault="29D9C62C" w:rsidP="29D9C62C">
      <w:pPr>
        <w:spacing w:before="240" w:after="240"/>
      </w:pPr>
      <w:r>
        <w:rPr>
          <w:rFonts w:ascii="Aptos" w:eastAsia="Aptos" w:hAnsi="Aptos" w:cs="Aptos"/>
        </w:rPr>
        <w:lastRenderedPageBreak/>
        <w:t>If a member becomes consistently unavailable or can't keep up with their allocated section, the remaining two redistribute the work between them and escalate to the module lecturer if it continues to affect delivery.</w:t>
      </w:r>
    </w:p>
    <w:p w14:paraId="08F2A527" w14:textId="77777777" w:rsidR="00FF1956" w:rsidRDefault="6E3CE5E4" w:rsidP="002B4ECC">
      <w:pPr>
        <w:pStyle w:val="Heading1"/>
      </w:pPr>
      <w:bookmarkStart w:id="88" w:name="_Toc241703386"/>
      <w:r>
        <w:t>GitHub &amp; Team Governance</w:t>
      </w:r>
      <w:bookmarkEnd w:id="88"/>
    </w:p>
    <w:p w14:paraId="5FB68A77" w14:textId="77777777" w:rsidR="6E3CE5E4" w:rsidRDefault="6E3CE5E4" w:rsidP="6E3CE5E4">
      <w:pPr>
        <w:spacing w:line="276" w:lineRule="auto"/>
      </w:pPr>
      <w:r>
        <w:rPr>
          <w:rFonts w:ascii="Aptos" w:eastAsia="Aptos" w:hAnsi="Aptos" w:cs="Aptos"/>
        </w:rPr>
        <w:t>Our team manages all controlled project artefacts and code through a single shared GitHub repository.</w:t>
      </w:r>
    </w:p>
    <w:p w14:paraId="78EAEFC0" w14:textId="77777777" w:rsidR="6E3CE5E4" w:rsidRDefault="6E3CE5E4" w:rsidP="6E3CE5E4">
      <w:pPr>
        <w:spacing w:line="276" w:lineRule="auto"/>
      </w:pPr>
      <w:r>
        <w:rPr>
          <w:rFonts w:ascii="Aptos" w:eastAsia="Aptos" w:hAnsi="Aptos" w:cs="Aptos"/>
        </w:rPr>
        <w:t xml:space="preserve">Since the whole point of this milestone is to show a controlled process rather than just handing in a finished document, we set the repository up properly from the start to avoid a large amount of commits right before the deadline.</w:t>
      </w:r>
    </w:p>
    <w:p w14:paraId="67FC8C4A" w14:textId="77777777" w:rsidR="6E3CE5E4" w:rsidRDefault="6E3CE5E4" w:rsidP="6E3CE5E4">
      <w:pPr>
        <w:spacing w:line="276" w:lineRule="auto"/>
      </w:pPr>
      <w:r>
        <w:rPr>
          <w:rFonts w:ascii="Aptos" w:eastAsia="Aptos" w:hAnsi="Aptos" w:cs="Aptos"/>
        </w:rPr>
        <w:t xml:space="preserve">The main branch is protected. None of us can push directly to it, even by accident, because direct commits are switched off at the repository settings level. Any change, whether it's an update to the PED, the risk register, or later on actual code, has to go through a pull request.</w:t>
      </w:r>
    </w:p>
    <w:p w14:paraId="5E9ED051" w14:textId="77777777" w:rsidR="6E3CE5E4" w:rsidRDefault="6E3CE5E4" w:rsidP="6E3CE5E4">
      <w:pPr>
        <w:spacing w:line="276" w:lineRule="auto"/>
      </w:pPr>
      <w:r>
        <w:rPr>
          <w:rFonts w:ascii="Aptos" w:eastAsia="Aptos" w:hAnsi="Aptos" w:cs="Aptos"/>
        </w:rPr>
        <w:t xml:space="preserve">Before a pull request can be merged it needs approval from two other team members, not just one, and none of us can approve our own work. We also made sure the setting can't be bypassed, including by whoever owns the repository, so the rule actually holds under pressure rather than being something we could quietly skip closer to the deadline.</w:t>
      </w:r>
    </w:p>
    <w:p w14:paraId="0DAAA0AD" w14:textId="77777777" w:rsidR="6E3CE5E4" w:rsidRDefault="6E3CE5E4" w:rsidP="6E3CE5E4">
      <w:pPr>
        <w:spacing w:line="276" w:lineRule="auto"/>
      </w:pPr>
      <w:r>
        <w:rPr>
          <w:rFonts w:ascii="Aptos" w:eastAsia="Aptos" w:hAnsi="Aptos" w:cs="Aptos"/>
        </w:rPr>
        <w:t xml:space="preserve">Reviewing a pull request means actually reading the change and commenting on it, not just clicking approve. When the other members review something one of us has submitted, the expectation is that they check it makes sense against what we've already agreed, that it's consistent with the rest of the document, and that nothing important is missing or wrong. An approval with no comment on a substantial change doesn't count as a real review under our own process, even if GitHub would technically allow it.</w:t>
      </w:r>
    </w:p>
    <w:p w14:paraId="65E2B9E1" w14:textId="77777777" w:rsidR="6E3CE5E4" w:rsidRDefault="6E3CE5E4" w:rsidP="6E3CE5E4">
      <w:pPr>
        <w:spacing w:line="276" w:lineRule="auto"/>
      </w:pPr>
      <w:r>
        <w:rPr>
          <w:rFonts w:ascii="Aptos" w:eastAsia="Aptos" w:hAnsi="Aptos" w:cs="Aptos"/>
        </w:rPr>
        <w:t xml:space="preserve">We're using GitHub Issues to track the outstanding work for Milestone 1, one issue per section (Scope Baseline, Requirements, Constraints, RTM, Risk Register, and so on), assigned to whoever owns that section. This gives us a visible record of who is doing what and when it actually got done, rather than relying on us remembering it after the fact.</w:t>
      </w:r>
    </w:p>
    <w:p w14:paraId="4601CCF2" w14:textId="77777777" w:rsidR="6E3CE5E4" w:rsidRDefault="6E3CE5E4" w:rsidP="6E3CE5E4">
      <w:pPr>
        <w:spacing w:line="276" w:lineRule="auto"/>
        <w:rPr>
          <w:rFonts w:ascii="Aptos" w:eastAsia="Aptos" w:hAnsi="Aptos" w:cs="Aptos"/>
        </w:rPr>
      </w:pPr>
      <w:r>
        <w:rPr>
          <w:rFonts w:ascii="Aptos" w:eastAsia="Aptos" w:hAnsi="Aptos" w:cs="Aptos"/>
        </w:rPr>
        <w:t xml:space="preserve">Finally, no passwords, API keys, or credentials are committed to the repository at any point. Since we haven't picked a technology stack yet that risk is currently low, but the rule stands regardless of what we build later.</w:t>
      </w:r>
    </w:p>
    <w:p w14:paraId="4E204272" w14:textId="77777777" w:rsidR="005A34CE" w:rsidRPr="005A34CE" w:rsidRDefault="005A34CE" w:rsidP="005A34CE">
      <w:pPr>
        <w:rPr>
          <w:bCs/>
          <w:lang w:val="en-ZA"/>
        </w:rPr>
      </w:pPr>
      <w:r>
        <w:rPr>
          <w:lang w:val="en-ZA"/>
        </w:rPr>
        <w:t>Milestone 2 update:</w:t>
      </w:r>
      <w:r>
        <w:rPr>
          <w:bCs/>
          <w:lang w:val="en-ZA"/>
        </w:rPr>
        <w:t xml:space="preserve"> The same rules now apply to code. Each GitHub Issue gets a short-lived branch (for example feature/FR-009-transition-policy). Each PR description names the requirement, decision or risk it covers, so reviewers check it against the RTM and not only that it builds. Documentation changes to the PED are also reviewed.</w:t>
      </w:r>
    </w:p>
    <w:p w14:paraId="46A1E3C9" w14:textId="77777777" w:rsidR="00380CD2" w:rsidRDefault="00000000">
      <w:r>
        <w:lastRenderedPageBreak/>
        <w:t xml:space="preserve">Evidence so far (https://github.com/ClarissaBierman/SEN381-Project-CivicConnect): PR #1 GitHub &amp; team governance notes (merged 08/09/2026), PR #2 Milestone 1 v1.1 (merged 30/09/2026) and PR #3 prototype backend and frontend (merged into main 30/09/2026), all merged into the protected main branch. Commits come from all three members (Clarissa: repository set-up and governance; Eduard: prototype backend and frontend; Chanri: Milestone 2 document branch).</w:t>
      </w:r>
    </w:p>
    <w:p w14:paraId="4BAC5DBA" w14:textId="77777777" w:rsidR="005A34CE" w:rsidRPr="005A34CE" w:rsidRDefault="005A34CE" w:rsidP="005A34CE">
      <w:pPr>
        <w:rPr>
          <w:bCs/>
          <w:lang w:val="en-ZA"/>
        </w:rPr>
      </w:pPr>
      <w:r>
        <w:rPr>
          <w:lang w:val="en-ZA"/>
        </w:rPr>
        <w:t>Database changes:</w:t>
      </w:r>
      <w:r>
        <w:rPr>
          <w:bCs/>
          <w:lang w:val="en-ZA"/>
        </w:rPr>
        <w:t xml:space="preserve"> The schema only changes through a new Flyway migration file reviewed in a PR. A merged migration is never edited (DEC-008).</w:t>
      </w:r>
    </w:p>
    <w:p w14:paraId="2E947BE4" w14:textId="77777777" w:rsidR="005A34CE" w:rsidRPr="005A34CE" w:rsidRDefault="005A34CE" w:rsidP="005A34CE">
      <w:pPr>
        <w:rPr>
          <w:bCs/>
          <w:lang w:val="en-ZA"/>
        </w:rPr>
      </w:pPr>
      <w:r>
        <w:rPr>
          <w:lang w:val="en-ZA"/>
        </w:rPr>
        <w:t>Secrets: Credentials and the JWT signing secret must come from environment variables and must never be committed. The local development password committed in the prototype is an open issue (R-22).</w:t>
      </w:r>
    </w:p>
    <w:tbl>
      <w:tblPr>
        <w:tblStyle w:val="TableGrid"/>
        <w:tblW w:w="9000" w:type="dxa"/>
        <w:tblLayout w:type="fixed"/>
        <w:tblLook w:val="04A0" w:firstRow="1" w:lastRow="0" w:firstColumn="1" w:lastColumn="0" w:noHBand="0" w:noVBand="1"/>
      </w:tblPr>
      <w:tblGrid>
        <w:gridCol w:w="2000"/>
        <w:gridCol w:w="7000"/>
      </w:tblGrid>
      <w:tr w:rsidR="00335C5D" w14:paraId="0E918E03" w14:textId="77777777" w:rsidTr="00335C5D">
        <w:tc>
          <w:tcPr>
            <w:tcW w:w="2000" w:type="dxa"/>
            <w:shd w:val="clear" w:color="auto" w:fill="002060"/>
          </w:tcPr>
          <w:p w14:paraId="1161B312" w14:textId="77777777" w:rsidR="00335C5D" w:rsidRDefault="00335C5D" w:rsidP="007262AE">
            <w:r>
              <w:rPr>
                <w:b/>
                <w:sz w:val="18"/>
              </w:rPr>
              <w:t>DEC-013 - GitHub flow kept, CI started with GitHub Actions</w:t>
            </w:r>
          </w:p>
        </w:tc>
        <w:tc>
          <w:tcPr>
            <w:tcW w:w="7000" w:type="dxa"/>
          </w:tcPr>
          <w:p w14:paraId="6C1F79D3" w14:textId="77777777" w:rsidR="00335C5D" w:rsidRDefault="00335C5D" w:rsidP="007262AE"/>
        </w:tc>
      </w:tr>
      <w:tr w:rsidR="00335C5D" w14:paraId="690F30F4" w14:textId="77777777" w:rsidTr="00335C5D">
        <w:tc>
          <w:tcPr>
            <w:tcW w:w="2000" w:type="dxa"/>
            <w:shd w:val="clear" w:color="auto" w:fill="002060"/>
          </w:tcPr>
          <w:p w14:paraId="0101D466" w14:textId="77777777" w:rsidR="00335C5D" w:rsidRDefault="00335C5D" w:rsidP="007262AE">
            <w:r>
              <w:rPr>
                <w:b/>
                <w:sz w:val="18"/>
              </w:rPr>
              <w:t>Status / Date / Owner</w:t>
            </w:r>
          </w:p>
        </w:tc>
        <w:tc>
          <w:tcPr>
            <w:tcW w:w="7000" w:type="dxa"/>
          </w:tcPr>
          <w:p w14:paraId="3E3DEF39" w14:textId="77777777" w:rsidR="00335C5D" w:rsidRDefault="00335C5D" w:rsidP="007262AE">
            <w:r>
              <w:rPr>
                <w:sz w:val="18"/>
              </w:rPr>
              <w:t>Accepted - M2 baseline / 30/09/2026 / Team</w:t>
            </w:r>
          </w:p>
        </w:tc>
      </w:tr>
      <w:tr w:rsidR="00335C5D" w14:paraId="651C68C3" w14:textId="77777777" w:rsidTr="00335C5D">
        <w:tc>
          <w:tcPr>
            <w:tcW w:w="2000" w:type="dxa"/>
            <w:shd w:val="clear" w:color="auto" w:fill="002060"/>
          </w:tcPr>
          <w:p w14:paraId="06D5DE61" w14:textId="77777777" w:rsidR="00335C5D" w:rsidRDefault="00335C5D" w:rsidP="007262AE">
            <w:r>
              <w:rPr>
                <w:b/>
                <w:sz w:val="18"/>
              </w:rPr>
              <w:t>Context</w:t>
            </w:r>
          </w:p>
        </w:tc>
        <w:tc>
          <w:tcPr>
            <w:tcW w:w="7000" w:type="dxa"/>
          </w:tcPr>
          <w:p w14:paraId="55C0EBA1" w14:textId="77777777" w:rsidR="00335C5D" w:rsidRDefault="00335C5D" w:rsidP="007262AE">
            <w:r>
              <w:rPr>
                <w:sz w:val="18"/>
              </w:rPr>
              <w:t>Code is now being written. R-05 warns that review could be skipped under deadline pressure.</w:t>
            </w:r>
          </w:p>
        </w:tc>
      </w:tr>
      <w:tr w:rsidR="00335C5D" w14:paraId="2D292403" w14:textId="77777777" w:rsidTr="00335C5D">
        <w:tc>
          <w:tcPr>
            <w:tcW w:w="2000" w:type="dxa"/>
            <w:shd w:val="clear" w:color="auto" w:fill="002060"/>
          </w:tcPr>
          <w:p w14:paraId="0DEBE28D" w14:textId="77777777" w:rsidR="00335C5D" w:rsidRDefault="00335C5D" w:rsidP="007262AE">
            <w:r>
              <w:rPr>
                <w:b/>
                <w:sz w:val="18"/>
              </w:rPr>
              <w:t>Constraints</w:t>
            </w:r>
          </w:p>
        </w:tc>
        <w:tc>
          <w:tcPr>
            <w:tcW w:w="7000" w:type="dxa"/>
          </w:tcPr>
          <w:p w14:paraId="2D5EE94E" w14:textId="77777777" w:rsidR="00335C5D" w:rsidRDefault="00335C5D" w:rsidP="007262AE">
            <w:r>
              <w:rPr>
                <w:sz w:val="18"/>
              </w:rPr>
              <w:t>Time, Cost</w:t>
            </w:r>
          </w:p>
        </w:tc>
      </w:tr>
      <w:tr w:rsidR="00335C5D" w14:paraId="7782A144" w14:textId="77777777" w:rsidTr="00335C5D">
        <w:tc>
          <w:tcPr>
            <w:tcW w:w="2000" w:type="dxa"/>
            <w:shd w:val="clear" w:color="auto" w:fill="002060"/>
          </w:tcPr>
          <w:p w14:paraId="1E57564B" w14:textId="77777777" w:rsidR="00335C5D" w:rsidRDefault="00335C5D" w:rsidP="007262AE">
            <w:r>
              <w:rPr>
                <w:b/>
                <w:sz w:val="18"/>
              </w:rPr>
              <w:t>Alternatives</w:t>
            </w:r>
          </w:p>
        </w:tc>
        <w:tc>
          <w:tcPr>
            <w:tcW w:w="7000" w:type="dxa"/>
          </w:tcPr>
          <w:p w14:paraId="17962E80" w14:textId="77777777" w:rsidR="00335C5D" w:rsidRDefault="00335C5D" w:rsidP="007262AE">
            <w:r>
              <w:rPr>
                <w:sz w:val="18"/>
              </w:rPr>
              <w:t>GitHub flow, Gitflow, trunk-based development (A2 Task 4)</w:t>
            </w:r>
          </w:p>
        </w:tc>
      </w:tr>
      <w:tr w:rsidR="00335C5D" w14:paraId="46801C5E" w14:textId="77777777" w:rsidTr="00335C5D">
        <w:tc>
          <w:tcPr>
            <w:tcW w:w="2000" w:type="dxa"/>
            <w:shd w:val="clear" w:color="auto" w:fill="002060"/>
          </w:tcPr>
          <w:p w14:paraId="69719374" w14:textId="77777777" w:rsidR="00335C5D" w:rsidRDefault="00335C5D" w:rsidP="007262AE">
            <w:r>
              <w:rPr>
                <w:b/>
                <w:sz w:val="18"/>
              </w:rPr>
              <w:t>Decision</w:t>
            </w:r>
          </w:p>
        </w:tc>
        <w:tc>
          <w:tcPr>
            <w:tcW w:w="7000" w:type="dxa"/>
          </w:tcPr>
          <w:p w14:paraId="4532BCC1" w14:textId="77777777" w:rsidR="00335C5D" w:rsidRDefault="00335C5D" w:rsidP="007262AE">
            <w:r>
              <w:rPr>
                <w:sz w:val="18"/>
              </w:rPr>
              <w:t xml:space="preserve">Keep GitHub flow with protected main, two approvals and no self-approval. Add a GitHub Actions workflow on every PR and on push to main: Temurin JDK 21, ./mvnw -B verify. Add the Angular build once frontend code exists. Make the build a required status check.</w:t>
            </w:r>
          </w:p>
        </w:tc>
      </w:tr>
      <w:tr w:rsidR="00335C5D" w14:paraId="4B3FC18D" w14:textId="77777777" w:rsidTr="00335C5D">
        <w:tc>
          <w:tcPr>
            <w:tcW w:w="2000" w:type="dxa"/>
            <w:shd w:val="clear" w:color="auto" w:fill="002060"/>
          </w:tcPr>
          <w:p w14:paraId="3BCD1D56" w14:textId="77777777" w:rsidR="00335C5D" w:rsidRDefault="00335C5D" w:rsidP="007262AE">
            <w:r>
              <w:rPr>
                <w:b/>
                <w:sz w:val="18"/>
              </w:rPr>
              <w:t>Rationale</w:t>
            </w:r>
          </w:p>
        </w:tc>
        <w:tc>
          <w:tcPr>
            <w:tcW w:w="7000" w:type="dxa"/>
          </w:tcPr>
          <w:p w14:paraId="46EB4841" w14:textId="77777777" w:rsidR="00335C5D" w:rsidRDefault="00335C5D" w:rsidP="007262AE">
            <w:r>
              <w:rPr>
                <w:sz w:val="18"/>
              </w:rPr>
              <w:t>A2 recommended required status checks next to human review. A2 assumed a pinned .NET SDK, and because M2 selected Java this becomes a pinned JDK and the Maven wrapper.</w:t>
            </w:r>
          </w:p>
        </w:tc>
      </w:tr>
      <w:tr w:rsidR="00335C5D" w14:paraId="34F35E8B" w14:textId="77777777" w:rsidTr="00335C5D">
        <w:tc>
          <w:tcPr>
            <w:tcW w:w="2000" w:type="dxa"/>
            <w:shd w:val="clear" w:color="auto" w:fill="002060"/>
          </w:tcPr>
          <w:p w14:paraId="67F11330" w14:textId="77777777" w:rsidR="00335C5D" w:rsidRDefault="00335C5D" w:rsidP="007262AE">
            <w:r>
              <w:rPr>
                <w:b/>
                <w:sz w:val="18"/>
              </w:rPr>
              <w:t>Trade-offs</w:t>
            </w:r>
          </w:p>
        </w:tc>
        <w:tc>
          <w:tcPr>
            <w:tcW w:w="7000" w:type="dxa"/>
          </w:tcPr>
          <w:p w14:paraId="267A17E4" w14:textId="77777777" w:rsidR="00335C5D" w:rsidRDefault="00335C5D" w:rsidP="007262AE">
            <w:r>
              <w:rPr>
                <w:sz w:val="18"/>
              </w:rPr>
              <w:t>Tests that start Spring need a database in CI: a PostgreSQL 17 service container in the GitHub Actions workflow, so Flyway and the audit trigger run against the same database type as Supabase.</w:t>
            </w:r>
          </w:p>
        </w:tc>
      </w:tr>
      <w:tr w:rsidR="00335C5D" w14:paraId="2E23FF0D" w14:textId="77777777" w:rsidTr="00335C5D">
        <w:tc>
          <w:tcPr>
            <w:tcW w:w="2000" w:type="dxa"/>
            <w:shd w:val="clear" w:color="auto" w:fill="002060"/>
          </w:tcPr>
          <w:p w14:paraId="777ED6BB" w14:textId="77777777" w:rsidR="00335C5D" w:rsidRDefault="00335C5D" w:rsidP="007262AE">
            <w:r>
              <w:rPr>
                <w:b/>
                <w:sz w:val="18"/>
              </w:rPr>
              <w:t>Risks</w:t>
            </w:r>
          </w:p>
        </w:tc>
        <w:tc>
          <w:tcPr>
            <w:tcW w:w="7000" w:type="dxa"/>
          </w:tcPr>
          <w:p w14:paraId="5800B4C6" w14:textId="77777777" w:rsidR="00335C5D" w:rsidRDefault="00335C5D" w:rsidP="007262AE">
            <w:r>
              <w:rPr>
                <w:sz w:val="18"/>
              </w:rPr>
              <w:t>R-05, R-19</w:t>
            </w:r>
          </w:p>
        </w:tc>
      </w:tr>
      <w:tr w:rsidR="00335C5D" w14:paraId="5D8AAE08" w14:textId="77777777" w:rsidTr="00335C5D">
        <w:tc>
          <w:tcPr>
            <w:tcW w:w="2000" w:type="dxa"/>
            <w:shd w:val="clear" w:color="auto" w:fill="002060"/>
          </w:tcPr>
          <w:p w14:paraId="35FC5783" w14:textId="77777777" w:rsidR="00335C5D" w:rsidRDefault="00335C5D" w:rsidP="007262AE">
            <w:r>
              <w:rPr>
                <w:b/>
                <w:sz w:val="18"/>
              </w:rPr>
              <w:t>Evidence</w:t>
            </w:r>
          </w:p>
        </w:tc>
        <w:tc>
          <w:tcPr>
            <w:tcW w:w="7000" w:type="dxa"/>
          </w:tcPr>
          <w:p w14:paraId="2CB60280" w14:textId="77777777" w:rsidR="00335C5D" w:rsidRDefault="00335C5D" w:rsidP="007262AE">
            <w:r>
              <w:rPr>
                <w:sz w:val="18"/>
              </w:rPr>
              <w:t>A2 Task 4 (GitHub, no date; Fowler, 2024). Workflow file .github/workflows/ci.yml is planned.</w:t>
            </w:r>
          </w:p>
        </w:tc>
      </w:tr>
      <w:tr w:rsidR="00335C5D" w14:paraId="55A31859" w14:textId="77777777" w:rsidTr="00335C5D">
        <w:tc>
          <w:tcPr>
            <w:tcW w:w="2000" w:type="dxa"/>
            <w:shd w:val="clear" w:color="auto" w:fill="002060"/>
          </w:tcPr>
          <w:p w14:paraId="2C435853" w14:textId="77777777" w:rsidR="00335C5D" w:rsidRDefault="00335C5D" w:rsidP="007262AE">
            <w:r>
              <w:rPr>
                <w:b/>
                <w:sz w:val="18"/>
              </w:rPr>
              <w:t>Later Consequence</w:t>
            </w:r>
          </w:p>
        </w:tc>
        <w:tc>
          <w:tcPr>
            <w:tcW w:w="7000" w:type="dxa"/>
          </w:tcPr>
          <w:p w14:paraId="2EA045D0" w14:textId="77777777" w:rsidR="00335C5D" w:rsidRDefault="00335C5D" w:rsidP="007262AE">
            <w:r>
              <w:rPr>
                <w:sz w:val="18"/>
              </w:rPr>
              <w:t>Adopted now: GitHub flow, protected main and two approvals. Planned: the CI build check, then making it a required status check. Deferred: lint, coverage and security scanning gates.</w:t>
            </w:r>
          </w:p>
        </w:tc>
      </w:tr>
    </w:tbl>
    <w:p w14:paraId="6CE9FBBA" w14:textId="77777777" w:rsidR="00FF1956" w:rsidRDefault="6E3CE5E4" w:rsidP="002B4ECC">
      <w:pPr>
        <w:pStyle w:val="Heading1"/>
      </w:pPr>
      <w:bookmarkStart w:id="89" w:name="_Toc241703387"/>
      <w:r>
        <w:t>AI Usage Register</w:t>
      </w:r>
      <w:bookmarkEnd w:id="89"/>
    </w:p>
    <w:p w14:paraId="676AEFE6" w14:textId="77777777" w:rsidR="002B4ECC" w:rsidRDefault="002B4ECC" w:rsidP="002B4ECC">
      <w:r>
        <w:t>The following is used to record AI usage regarding this document.</w:t>
      </w:r>
    </w:p>
    <w:tbl>
      <w:tblPr>
        <w:tblStyle w:val="TableGrid"/>
        <w:tblW w:w="10140" w:type="dxa"/>
        <w:tblInd w:w="61" w:type="dxa"/>
        <w:tblLayout w:type="fixed"/>
        <w:tblLook w:val="0000" w:firstRow="0" w:lastRow="0" w:firstColumn="0" w:lastColumn="0" w:noHBand="0" w:noVBand="0"/>
      </w:tblPr>
      <w:tblGrid>
        <w:gridCol w:w="1207"/>
        <w:gridCol w:w="944"/>
        <w:gridCol w:w="957"/>
        <w:gridCol w:w="1431"/>
        <w:gridCol w:w="1283"/>
        <w:gridCol w:w="1599"/>
        <w:gridCol w:w="1302"/>
        <w:gridCol w:w="1417"/>
      </w:tblGrid>
      <w:tr w:rsidR="00CF1F09" w14:paraId="36323031" w14:textId="77777777" w:rsidTr="00883B20">
        <w:trPr>
          <w:trHeight w:val="100"/>
        </w:trPr>
        <w:tc>
          <w:tcPr>
            <w:tcW w:w="1207" w:type="dxa"/>
            <w:shd w:val="clear" w:color="auto" w:fill="002060"/>
          </w:tcPr>
          <w:p w14:paraId="0C8248F6" w14:textId="77777777" w:rsidR="00CF1F09" w:rsidRPr="00CF1F09" w:rsidRDefault="00CF1F09" w:rsidP="002B4ECC">
            <w:pPr>
              <w:rPr>
                <w:sz w:val="20"/>
                <w:szCs w:val="20"/>
              </w:rPr>
            </w:pPr>
            <w:r>
              <w:rPr>
                <w:sz w:val="20"/>
                <w:szCs w:val="20"/>
              </w:rPr>
              <w:t>Date</w:t>
            </w:r>
          </w:p>
        </w:tc>
        <w:tc>
          <w:tcPr>
            <w:tcW w:w="944" w:type="dxa"/>
            <w:shd w:val="clear" w:color="auto" w:fill="002060"/>
          </w:tcPr>
          <w:p w14:paraId="7D35C940" w14:textId="77777777" w:rsidR="00CF1F09" w:rsidRPr="00CF1F09" w:rsidRDefault="00442F06" w:rsidP="002B4ECC">
            <w:pPr>
              <w:rPr>
                <w:sz w:val="20"/>
                <w:szCs w:val="20"/>
              </w:rPr>
            </w:pPr>
            <w:r>
              <w:rPr>
                <w:sz w:val="20"/>
                <w:szCs w:val="20"/>
              </w:rPr>
              <w:t>Student</w:t>
            </w:r>
          </w:p>
        </w:tc>
        <w:tc>
          <w:tcPr>
            <w:tcW w:w="957" w:type="dxa"/>
            <w:shd w:val="clear" w:color="auto" w:fill="002060"/>
          </w:tcPr>
          <w:p w14:paraId="13768BD2" w14:textId="77777777" w:rsidR="00CF1F09" w:rsidRPr="00CF1F09" w:rsidRDefault="00442F06" w:rsidP="002B4ECC">
            <w:pPr>
              <w:rPr>
                <w:sz w:val="20"/>
                <w:szCs w:val="20"/>
              </w:rPr>
            </w:pPr>
            <w:r>
              <w:rPr>
                <w:sz w:val="20"/>
                <w:szCs w:val="20"/>
              </w:rPr>
              <w:t>Tool</w:t>
            </w:r>
          </w:p>
        </w:tc>
        <w:tc>
          <w:tcPr>
            <w:tcW w:w="1431" w:type="dxa"/>
            <w:shd w:val="clear" w:color="auto" w:fill="002060"/>
          </w:tcPr>
          <w:p w14:paraId="45DEBC99" w14:textId="77777777" w:rsidR="00CF1F09" w:rsidRPr="00CF1F09" w:rsidRDefault="009637E0" w:rsidP="002B4ECC">
            <w:pPr>
              <w:rPr>
                <w:sz w:val="20"/>
                <w:szCs w:val="20"/>
              </w:rPr>
            </w:pPr>
            <w:r>
              <w:rPr>
                <w:sz w:val="20"/>
                <w:szCs w:val="20"/>
              </w:rPr>
              <w:t>Engineering task</w:t>
            </w:r>
          </w:p>
        </w:tc>
        <w:tc>
          <w:tcPr>
            <w:tcW w:w="1283" w:type="dxa"/>
            <w:shd w:val="clear" w:color="auto" w:fill="002060"/>
          </w:tcPr>
          <w:p w14:paraId="0CF61419" w14:textId="77777777" w:rsidR="00CF1F09" w:rsidRPr="00CF1F09" w:rsidRDefault="00442F06" w:rsidP="002B4ECC">
            <w:pPr>
              <w:rPr>
                <w:sz w:val="20"/>
                <w:szCs w:val="20"/>
              </w:rPr>
            </w:pPr>
            <w:r>
              <w:rPr>
                <w:sz w:val="20"/>
                <w:szCs w:val="20"/>
              </w:rPr>
              <w:t>AI contribution</w:t>
            </w:r>
          </w:p>
        </w:tc>
        <w:tc>
          <w:tcPr>
            <w:tcW w:w="1599" w:type="dxa"/>
            <w:shd w:val="clear" w:color="auto" w:fill="002060"/>
          </w:tcPr>
          <w:p w14:paraId="576DC6BE" w14:textId="77777777" w:rsidR="00CF1F09" w:rsidRPr="00CF1F09" w:rsidRDefault="00CF1F09" w:rsidP="002B4ECC">
            <w:pPr>
              <w:rPr>
                <w:sz w:val="20"/>
                <w:szCs w:val="20"/>
              </w:rPr>
            </w:pPr>
            <w:r>
              <w:rPr>
                <w:sz w:val="20"/>
                <w:szCs w:val="20"/>
              </w:rPr>
              <w:t>Verification</w:t>
            </w:r>
          </w:p>
        </w:tc>
        <w:tc>
          <w:tcPr>
            <w:tcW w:w="1302" w:type="dxa"/>
            <w:shd w:val="clear" w:color="auto" w:fill="002060"/>
          </w:tcPr>
          <w:p w14:paraId="296E41B0" w14:textId="77777777" w:rsidR="00CF1F09" w:rsidRPr="00CF1F09" w:rsidRDefault="00CF1F09" w:rsidP="002B4ECC">
            <w:pPr>
              <w:rPr>
                <w:sz w:val="20"/>
                <w:szCs w:val="20"/>
              </w:rPr>
            </w:pPr>
            <w:r>
              <w:rPr>
                <w:sz w:val="20"/>
                <w:szCs w:val="20"/>
              </w:rPr>
              <w:t>Decision</w:t>
            </w:r>
          </w:p>
        </w:tc>
        <w:tc>
          <w:tcPr>
            <w:tcW w:w="1417" w:type="dxa"/>
            <w:shd w:val="clear" w:color="auto" w:fill="002060"/>
          </w:tcPr>
          <w:p w14:paraId="05DACE8A" w14:textId="77777777" w:rsidR="00CF1F09" w:rsidRPr="00CF1F09" w:rsidRDefault="00CF1F09" w:rsidP="002B4ECC">
            <w:pPr>
              <w:rPr>
                <w:sz w:val="20"/>
                <w:szCs w:val="20"/>
              </w:rPr>
            </w:pPr>
            <w:r>
              <w:rPr>
                <w:sz w:val="20"/>
                <w:szCs w:val="20"/>
              </w:rPr>
              <w:t>Issues Found</w:t>
            </w:r>
          </w:p>
        </w:tc>
      </w:tr>
      <w:tr w:rsidR="00CF1F09" w14:paraId="6C5C08C8" w14:textId="77777777" w:rsidTr="00883B20">
        <w:trPr>
          <w:trHeight w:val="460"/>
        </w:trPr>
        <w:tc>
          <w:tcPr>
            <w:tcW w:w="1207" w:type="dxa"/>
          </w:tcPr>
          <w:p w14:paraId="3E6F9A26" w14:textId="77777777" w:rsidR="00CF1F09" w:rsidRPr="00CF1F09" w:rsidRDefault="00CF1F09" w:rsidP="002B4ECC">
            <w:pPr>
              <w:rPr>
                <w:sz w:val="20"/>
                <w:szCs w:val="20"/>
              </w:rPr>
            </w:pPr>
            <w:r>
              <w:rPr>
                <w:sz w:val="20"/>
                <w:szCs w:val="20"/>
              </w:rPr>
              <w:t>09/09/2026</w:t>
            </w:r>
          </w:p>
        </w:tc>
        <w:tc>
          <w:tcPr>
            <w:tcW w:w="944" w:type="dxa"/>
          </w:tcPr>
          <w:p w14:paraId="5A796F2E" w14:textId="77777777" w:rsidR="00CF1F09" w:rsidRPr="00CF1F09" w:rsidRDefault="00CF1F09" w:rsidP="002B4ECC">
            <w:pPr>
              <w:rPr>
                <w:sz w:val="20"/>
                <w:szCs w:val="20"/>
              </w:rPr>
            </w:pPr>
            <w:r>
              <w:rPr>
                <w:sz w:val="20"/>
                <w:szCs w:val="20"/>
              </w:rPr>
              <w:t>Chanri Du Randt</w:t>
            </w:r>
          </w:p>
        </w:tc>
        <w:tc>
          <w:tcPr>
            <w:tcW w:w="957" w:type="dxa"/>
          </w:tcPr>
          <w:p w14:paraId="7FAB2D92" w14:textId="77777777" w:rsidR="00CF1F09" w:rsidRPr="00CF1F09" w:rsidRDefault="005D36FA" w:rsidP="002B4ECC">
            <w:pPr>
              <w:rPr>
                <w:sz w:val="20"/>
                <w:szCs w:val="20"/>
              </w:rPr>
            </w:pPr>
            <w:r>
              <w:rPr>
                <w:sz w:val="20"/>
                <w:szCs w:val="20"/>
              </w:rPr>
              <w:t>CLAUDE</w:t>
            </w:r>
          </w:p>
        </w:tc>
        <w:tc>
          <w:tcPr>
            <w:tcW w:w="1431" w:type="dxa"/>
          </w:tcPr>
          <w:p w14:paraId="65002F86" w14:textId="77777777" w:rsidR="00CF1F09" w:rsidRPr="00CF1F09" w:rsidRDefault="003C589F" w:rsidP="002B4ECC">
            <w:pPr>
              <w:rPr>
                <w:sz w:val="20"/>
                <w:szCs w:val="20"/>
              </w:rPr>
            </w:pPr>
            <w:r>
              <w:rPr>
                <w:sz w:val="20"/>
                <w:szCs w:val="20"/>
              </w:rPr>
              <w:t>Reformatting and rewriting the Engineering Decision Log entries</w:t>
            </w:r>
          </w:p>
        </w:tc>
        <w:tc>
          <w:tcPr>
            <w:tcW w:w="1283" w:type="dxa"/>
          </w:tcPr>
          <w:p w14:paraId="532C20B0" w14:textId="77777777" w:rsidR="00CF1F09" w:rsidRPr="00CF1F09" w:rsidRDefault="009637E0" w:rsidP="002B4ECC">
            <w:pPr>
              <w:rPr>
                <w:sz w:val="20"/>
                <w:szCs w:val="20"/>
              </w:rPr>
            </w:pPr>
            <w:r>
              <w:rPr>
                <w:sz w:val="20"/>
                <w:szCs w:val="20"/>
              </w:rPr>
              <w:t>Critique to reformat the answers specifically the engineering decision log.</w:t>
            </w:r>
          </w:p>
        </w:tc>
        <w:tc>
          <w:tcPr>
            <w:tcW w:w="1599" w:type="dxa"/>
          </w:tcPr>
          <w:p w14:paraId="5EEEE730" w14:textId="77777777" w:rsidR="00CF1F09" w:rsidRPr="00CF1F09" w:rsidRDefault="006266BE" w:rsidP="002B4ECC">
            <w:pPr>
              <w:rPr>
                <w:sz w:val="20"/>
                <w:szCs w:val="20"/>
              </w:rPr>
            </w:pPr>
            <w:r>
              <w:rPr>
                <w:sz w:val="20"/>
                <w:szCs w:val="20"/>
              </w:rPr>
              <w:t>Milestone 1 was cross referenced to verify critiques before editing the document using the AI’s suggestions.</w:t>
            </w:r>
          </w:p>
        </w:tc>
        <w:tc>
          <w:tcPr>
            <w:tcW w:w="1302" w:type="dxa"/>
          </w:tcPr>
          <w:p w14:paraId="0E2801D2" w14:textId="77777777" w:rsidR="00CF1F09" w:rsidRPr="00CF1F09" w:rsidRDefault="00813937" w:rsidP="002B4ECC">
            <w:pPr>
              <w:rPr>
                <w:sz w:val="20"/>
                <w:szCs w:val="20"/>
              </w:rPr>
            </w:pPr>
            <w:r>
              <w:rPr>
                <w:sz w:val="20"/>
                <w:szCs w:val="20"/>
              </w:rPr>
              <w:t>Parts of the document were rewritten with a better format such as the decision log section.</w:t>
            </w:r>
          </w:p>
        </w:tc>
        <w:tc>
          <w:tcPr>
            <w:tcW w:w="1417" w:type="dxa"/>
          </w:tcPr>
          <w:p w14:paraId="2FDA7F8D" w14:textId="77777777" w:rsidR="00CF1F09" w:rsidRPr="00CF1F09" w:rsidRDefault="005D36FA" w:rsidP="002B4ECC">
            <w:pPr>
              <w:rPr>
                <w:sz w:val="20"/>
                <w:szCs w:val="20"/>
              </w:rPr>
            </w:pPr>
            <w:r>
              <w:rPr>
                <w:sz w:val="20"/>
                <w:szCs w:val="20"/>
              </w:rPr>
              <w:t>None</w:t>
            </w:r>
          </w:p>
        </w:tc>
      </w:tr>
      <w:tr w:rsidR="00CF1F09" w14:paraId="7DF0C50E" w14:textId="77777777" w:rsidTr="00883B20">
        <w:trPr>
          <w:trHeight w:val="63"/>
        </w:trPr>
        <w:tc>
          <w:tcPr>
            <w:tcW w:w="1207" w:type="dxa"/>
          </w:tcPr>
          <w:p w14:paraId="21C9C237" w14:textId="77777777" w:rsidR="00CF1F09" w:rsidRPr="00F124D7" w:rsidRDefault="01C7D2A7" w:rsidP="44658926">
            <w:pPr>
              <w:rPr>
                <w:sz w:val="20"/>
                <w:szCs w:val="20"/>
              </w:rPr>
            </w:pPr>
            <w:r>
              <w:rPr>
                <w:sz w:val="20"/>
                <w:szCs w:val="20"/>
              </w:rPr>
              <w:lastRenderedPageBreak/>
              <w:t>09/09/2026</w:t>
            </w:r>
          </w:p>
        </w:tc>
        <w:tc>
          <w:tcPr>
            <w:tcW w:w="944" w:type="dxa"/>
          </w:tcPr>
          <w:p w14:paraId="542C7EA3" w14:textId="77777777" w:rsidR="00CF1F09" w:rsidRPr="00F124D7" w:rsidRDefault="255C9A92" w:rsidP="44658926">
            <w:pPr>
              <w:rPr>
                <w:sz w:val="20"/>
                <w:szCs w:val="20"/>
              </w:rPr>
            </w:pPr>
            <w:r>
              <w:rPr>
                <w:sz w:val="20"/>
                <w:szCs w:val="20"/>
              </w:rPr>
              <w:t>Eduard Herman</w:t>
            </w:r>
          </w:p>
        </w:tc>
        <w:tc>
          <w:tcPr>
            <w:tcW w:w="957" w:type="dxa"/>
          </w:tcPr>
          <w:p w14:paraId="4A031811" w14:textId="77777777" w:rsidR="00CF1F09" w:rsidRPr="00F124D7" w:rsidRDefault="00F124D7" w:rsidP="44658926">
            <w:pPr>
              <w:rPr>
                <w:sz w:val="20"/>
                <w:szCs w:val="20"/>
              </w:rPr>
            </w:pPr>
            <w:r>
              <w:rPr>
                <w:sz w:val="20"/>
                <w:szCs w:val="20"/>
              </w:rPr>
              <w:t>Claude</w:t>
            </w:r>
          </w:p>
        </w:tc>
        <w:tc>
          <w:tcPr>
            <w:tcW w:w="1431" w:type="dxa"/>
          </w:tcPr>
          <w:p w14:paraId="73BF30BE" w14:textId="77777777" w:rsidR="00CF1F09" w:rsidRPr="00F124D7" w:rsidRDefault="5A06A2CC" w:rsidP="44658926">
            <w:r>
              <w:rPr>
                <w:sz w:val="20"/>
                <w:szCs w:val="20"/>
              </w:rPr>
              <w:t>Scope Baseline, Requirements and Constraints</w:t>
            </w:r>
          </w:p>
        </w:tc>
        <w:tc>
          <w:tcPr>
            <w:tcW w:w="1283" w:type="dxa"/>
          </w:tcPr>
          <w:p w14:paraId="08BDF0CC" w14:textId="77777777" w:rsidR="00CF1F09" w:rsidRPr="00F124D7" w:rsidRDefault="49C19458" w:rsidP="44658926">
            <w:pPr>
              <w:rPr>
                <w:sz w:val="20"/>
                <w:szCs w:val="20"/>
              </w:rPr>
            </w:pPr>
            <w:r>
              <w:rPr>
                <w:sz w:val="20"/>
                <w:szCs w:val="20"/>
              </w:rPr>
              <w:t>Used AI to rewrite sentences to be more professional</w:t>
            </w:r>
          </w:p>
        </w:tc>
        <w:tc>
          <w:tcPr>
            <w:tcW w:w="1599" w:type="dxa"/>
          </w:tcPr>
          <w:p w14:paraId="79CB7AAD" w14:textId="77777777" w:rsidR="00CF1F09" w:rsidRPr="00F124D7" w:rsidRDefault="026FE1A0" w:rsidP="44658926">
            <w:pPr>
              <w:rPr>
                <w:sz w:val="20"/>
                <w:szCs w:val="20"/>
              </w:rPr>
            </w:pPr>
            <w:r>
              <w:rPr>
                <w:sz w:val="20"/>
                <w:szCs w:val="20"/>
              </w:rPr>
              <w:t>Read through all the sentences before using the AI's suggestions</w:t>
            </w:r>
          </w:p>
        </w:tc>
        <w:tc>
          <w:tcPr>
            <w:tcW w:w="1302" w:type="dxa"/>
          </w:tcPr>
          <w:p w14:paraId="0E2E4460" w14:textId="77777777" w:rsidR="00CF1F09" w:rsidRPr="00F124D7" w:rsidRDefault="662716BF" w:rsidP="44658926">
            <w:pPr>
              <w:rPr>
                <w:sz w:val="20"/>
                <w:szCs w:val="20"/>
              </w:rPr>
            </w:pPr>
            <w:r>
              <w:rPr>
                <w:sz w:val="20"/>
                <w:szCs w:val="20"/>
              </w:rPr>
              <w:t>Used the sentences with a more professional tone</w:t>
            </w:r>
          </w:p>
        </w:tc>
        <w:tc>
          <w:tcPr>
            <w:tcW w:w="1417" w:type="dxa"/>
          </w:tcPr>
          <w:p w14:paraId="2001BE5D" w14:textId="77777777" w:rsidR="00CF1F09" w:rsidRPr="00F124D7" w:rsidRDefault="5A06A2CC" w:rsidP="44658926">
            <w:r>
              <w:rPr>
                <w:sz w:val="20"/>
                <w:szCs w:val="20"/>
              </w:rPr>
              <w:t>None</w:t>
            </w:r>
          </w:p>
        </w:tc>
      </w:tr>
      <w:tr w:rsidR="25AD1BF2" w14:paraId="76DAC3B0" w14:textId="77777777" w:rsidTr="00883B20">
        <w:trPr>
          <w:trHeight w:val="63"/>
        </w:trPr>
        <w:tc>
          <w:tcPr>
            <w:tcW w:w="1207" w:type="dxa"/>
          </w:tcPr>
          <w:p w14:paraId="18C4B109" w14:textId="77777777" w:rsidR="25AD1BF2" w:rsidRDefault="25AD1BF2" w:rsidP="25AD1BF2">
            <w:r>
              <w:rPr>
                <w:sz w:val="20"/>
                <w:szCs w:val="20"/>
              </w:rPr>
              <w:t>09/09/2026</w:t>
            </w:r>
          </w:p>
        </w:tc>
        <w:tc>
          <w:tcPr>
            <w:tcW w:w="944" w:type="dxa"/>
          </w:tcPr>
          <w:p w14:paraId="4CC85EFD" w14:textId="77777777" w:rsidR="25AD1BF2" w:rsidRDefault="25AD1BF2" w:rsidP="25AD1BF2">
            <w:r>
              <w:rPr>
                <w:sz w:val="20"/>
                <w:szCs w:val="20"/>
              </w:rPr>
              <w:t>Clarissa Bierman</w:t>
            </w:r>
          </w:p>
        </w:tc>
        <w:tc>
          <w:tcPr>
            <w:tcW w:w="957" w:type="dxa"/>
          </w:tcPr>
          <w:p w14:paraId="3DF0FD02" w14:textId="77777777" w:rsidR="25AD1BF2" w:rsidRDefault="52739451" w:rsidP="25AD1BF2">
            <w:r>
              <w:rPr>
                <w:sz w:val="20"/>
                <w:szCs w:val="20"/>
              </w:rPr>
              <w:t>Claude</w:t>
            </w:r>
          </w:p>
        </w:tc>
        <w:tc>
          <w:tcPr>
            <w:tcW w:w="1431" w:type="dxa"/>
          </w:tcPr>
          <w:p w14:paraId="6126FB2F" w14:textId="77777777" w:rsidR="25AD1BF2" w:rsidRDefault="3F8E40D0" w:rsidP="25AD1BF2">
            <w:r>
              <w:rPr>
                <w:rFonts w:ascii="Aptos" w:eastAsia="Aptos" w:hAnsi="Aptos" w:cs="Aptos"/>
                <w:sz w:val="20"/>
                <w:szCs w:val="20"/>
              </w:rPr>
              <w:t xml:space="preserve">Reviewing the full Milestone 1 document for compliance with the Master Project Brief and Milestone 1 brief, and checking for proper language and grammar.</w:t>
            </w:r>
          </w:p>
        </w:tc>
        <w:tc>
          <w:tcPr>
            <w:tcW w:w="1283" w:type="dxa"/>
          </w:tcPr>
          <w:p w14:paraId="2F7F2287" w14:textId="77777777" w:rsidR="25AD1BF2" w:rsidRDefault="3F35B32D" w:rsidP="25AD1BF2">
            <w:r>
              <w:rPr>
                <w:rFonts w:ascii="Aptos" w:eastAsia="Aptos" w:hAnsi="Aptos" w:cs="Aptos"/>
                <w:sz w:val="20"/>
                <w:szCs w:val="20"/>
              </w:rPr>
              <w:t xml:space="preserve">Checked that all required sections and questions were answered, flagged formatting and terminology gaps against the brief's required table structures, and flagged sentences that read wrong or not formal enough.</w:t>
            </w:r>
          </w:p>
        </w:tc>
        <w:tc>
          <w:tcPr>
            <w:tcW w:w="1599" w:type="dxa"/>
          </w:tcPr>
          <w:p w14:paraId="3B5C5076" w14:textId="77777777" w:rsidR="25AD1BF2" w:rsidRDefault="3F35B32D" w:rsidP="25AD1BF2">
            <w:r>
              <w:rPr>
                <w:rFonts w:ascii="Aptos" w:eastAsia="Aptos" w:hAnsi="Aptos" w:cs="Aptos"/>
                <w:sz w:val="20"/>
                <w:szCs w:val="20"/>
              </w:rPr>
              <w:t xml:space="preserve">Read through all flagged issues and suggested adjustments myself; accepted the ones that matched what the team actually intended and reworded anything that still sounded incorrect before applying it.</w:t>
            </w:r>
          </w:p>
        </w:tc>
        <w:tc>
          <w:tcPr>
            <w:tcW w:w="1302" w:type="dxa"/>
          </w:tcPr>
          <w:p w14:paraId="5F879A47" w14:textId="77777777" w:rsidR="25AD1BF2" w:rsidRDefault="2BE36389" w:rsidP="25AD1BF2">
            <w:r>
              <w:rPr>
                <w:rFonts w:ascii="Aptos" w:eastAsia="Aptos" w:hAnsi="Aptos" w:cs="Aptos"/>
                <w:sz w:val="20"/>
                <w:szCs w:val="20"/>
              </w:rPr>
              <w:t xml:space="preserve">Accepted with edits and adjustments made to fit our specific document. </w:t>
            </w:r>
          </w:p>
        </w:tc>
        <w:tc>
          <w:tcPr>
            <w:tcW w:w="1417" w:type="dxa"/>
          </w:tcPr>
          <w:p w14:paraId="703686B5" w14:textId="77777777" w:rsidR="25AD1BF2" w:rsidRDefault="2BE36389" w:rsidP="25AD1BF2">
            <w:r>
              <w:rPr>
                <w:rFonts w:ascii="Aptos" w:eastAsia="Aptos" w:hAnsi="Aptos" w:cs="Aptos"/>
                <w:sz w:val="20"/>
                <w:szCs w:val="20"/>
              </w:rPr>
              <w:t>Found two sections that contradicted each other between team members' write-ups (access control approach, and the website/platform decision), plus a few table formats that didn't match the brief's required columns which were corrected.</w:t>
            </w:r>
          </w:p>
        </w:tc>
      </w:tr>
      <w:tr w:rsidR="00944E50" w14:paraId="514F400F" w14:textId="77777777" w:rsidTr="00883B20">
        <w:trPr>
          <w:trHeight w:val="63"/>
        </w:trPr>
        <w:tc>
          <w:tcPr>
            <w:tcW w:w="1207" w:type="dxa"/>
          </w:tcPr>
          <w:p w14:paraId="4192338B" w14:textId="77777777" w:rsidR="00944E50" w:rsidRDefault="00883B20" w:rsidP="25AD1BF2">
            <w:pPr>
              <w:rPr>
                <w:sz w:val="20"/>
                <w:szCs w:val="20"/>
              </w:rPr>
            </w:pPr>
            <w:r>
              <w:rPr>
                <w:sz w:val="20"/>
                <w:szCs w:val="20"/>
              </w:rPr>
              <w:t>30/09/2026</w:t>
            </w:r>
          </w:p>
        </w:tc>
        <w:tc>
          <w:tcPr>
            <w:tcW w:w="944" w:type="dxa"/>
          </w:tcPr>
          <w:p w14:paraId="20D03809" w14:textId="77777777" w:rsidR="00944E50" w:rsidRDefault="00883B20" w:rsidP="25AD1BF2">
            <w:pPr>
              <w:rPr>
                <w:sz w:val="20"/>
                <w:szCs w:val="20"/>
              </w:rPr>
            </w:pPr>
            <w:r>
              <w:rPr>
                <w:sz w:val="20"/>
                <w:szCs w:val="20"/>
              </w:rPr>
              <w:t>Chanri Du Randt</w:t>
            </w:r>
          </w:p>
        </w:tc>
        <w:tc>
          <w:tcPr>
            <w:tcW w:w="957" w:type="dxa"/>
          </w:tcPr>
          <w:p w14:paraId="6F027141" w14:textId="77777777" w:rsidR="00944E50" w:rsidRDefault="00883B20" w:rsidP="25AD1BF2">
            <w:pPr>
              <w:rPr>
                <w:sz w:val="20"/>
                <w:szCs w:val="20"/>
              </w:rPr>
            </w:pPr>
            <w:r>
              <w:rPr>
                <w:sz w:val="20"/>
                <w:szCs w:val="20"/>
              </w:rPr>
              <w:t>Claude</w:t>
            </w:r>
          </w:p>
        </w:tc>
        <w:tc>
          <w:tcPr>
            <w:tcW w:w="1431" w:type="dxa"/>
          </w:tcPr>
          <w:p w14:paraId="4BBFCF76" w14:textId="77777777" w:rsidR="00944E50" w:rsidRDefault="00883B20" w:rsidP="00883B20">
            <w:pPr>
              <w:rPr>
                <w:rFonts w:ascii="Aptos" w:eastAsia="Aptos" w:hAnsi="Aptos" w:cs="Aptos"/>
                <w:sz w:val="20"/>
                <w:szCs w:val="20"/>
              </w:rPr>
            </w:pPr>
            <w:r>
              <w:rPr>
                <w:rFonts w:ascii="Aptos" w:eastAsia="Aptos" w:hAnsi="Aptos" w:cs="Aptos"/>
                <w:sz w:val="20"/>
                <w:szCs w:val="20"/>
              </w:rPr>
              <w:t xml:space="preserve">Reviewing the ASRs, Architecture Decision Records, technology stack and Data &amp; Persistence Baseline for Milestone 2, and listing the Milestone 1 sections that needed changes.</w:t>
            </w:r>
          </w:p>
        </w:tc>
        <w:tc>
          <w:tcPr>
            <w:tcW w:w="1283" w:type="dxa"/>
          </w:tcPr>
          <w:p w14:paraId="1886BDA8" w14:textId="77777777" w:rsidR="00944E50" w:rsidRDefault="00883B20" w:rsidP="00883B20">
            <w:pPr>
              <w:rPr>
                <w:rFonts w:ascii="Aptos" w:eastAsia="Aptos" w:hAnsi="Aptos" w:cs="Aptos"/>
                <w:sz w:val="20"/>
                <w:szCs w:val="20"/>
              </w:rPr>
            </w:pPr>
            <w:r>
              <w:rPr>
                <w:rFonts w:ascii="Aptos" w:eastAsia="Aptos" w:hAnsi="Aptos" w:cs="Aptos"/>
                <w:sz w:val="20"/>
                <w:szCs w:val="20"/>
              </w:rPr>
              <w:t>Suggested ASRs measurable targets and links to decisions. Listed the Milestone 1 changes.</w:t>
            </w:r>
          </w:p>
        </w:tc>
        <w:tc>
          <w:tcPr>
            <w:tcW w:w="1599" w:type="dxa"/>
          </w:tcPr>
          <w:p w14:paraId="04269D11" w14:textId="77777777" w:rsidR="00944E50" w:rsidRDefault="00883B20" w:rsidP="00883B20">
            <w:pPr>
              <w:rPr>
                <w:rFonts w:ascii="Aptos" w:eastAsia="Aptos" w:hAnsi="Aptos" w:cs="Aptos"/>
                <w:sz w:val="20"/>
                <w:szCs w:val="20"/>
              </w:rPr>
            </w:pPr>
            <w:r>
              <w:rPr>
                <w:rFonts w:ascii="Aptos" w:eastAsia="Aptos" w:hAnsi="Aptos" w:cs="Aptos"/>
                <w:sz w:val="20"/>
                <w:szCs w:val="20"/>
              </w:rPr>
              <w:t xml:space="preserve">Checked every decision against our requirements, the M2 brief and the Master Brief before using it. Checked the Spring Boot, Flyway, Supabase, Angular and PostgreSQL claims against the official documentation. Compared ERD v2 with what we actually built.</w:t>
            </w:r>
          </w:p>
        </w:tc>
        <w:tc>
          <w:tcPr>
            <w:tcW w:w="1302" w:type="dxa"/>
          </w:tcPr>
          <w:p w14:paraId="58645025" w14:textId="77777777" w:rsidR="00944E50" w:rsidRDefault="00883B20" w:rsidP="00883B20">
            <w:pPr>
              <w:rPr>
                <w:rFonts w:ascii="Aptos" w:eastAsia="Aptos" w:hAnsi="Aptos" w:cs="Aptos"/>
                <w:sz w:val="20"/>
                <w:szCs w:val="20"/>
              </w:rPr>
            </w:pPr>
            <w:r>
              <w:rPr>
                <w:rFonts w:ascii="Aptos" w:eastAsia="Aptos" w:hAnsi="Aptos" w:cs="Aptos"/>
                <w:sz w:val="20"/>
                <w:szCs w:val="20"/>
              </w:rPr>
              <w:t>Accepted with edits. Our team gave the technology stack and Supabase hosting. We changed wording to fit our document.</w:t>
            </w:r>
          </w:p>
        </w:tc>
        <w:tc>
          <w:tcPr>
            <w:tcW w:w="1417" w:type="dxa"/>
          </w:tcPr>
          <w:p w14:paraId="1B637369" w14:textId="77777777" w:rsidR="00944E50" w:rsidRDefault="00883B20" w:rsidP="00883B20">
            <w:pPr>
              <w:rPr>
                <w:rFonts w:ascii="Aptos" w:eastAsia="Aptos" w:hAnsi="Aptos" w:cs="Aptos"/>
                <w:sz w:val="20"/>
                <w:szCs w:val="20"/>
              </w:rPr>
            </w:pPr>
            <w:r>
              <w:rPr>
                <w:rFonts w:ascii="Aptos" w:eastAsia="Aptos" w:hAnsi="Aptos" w:cs="Aptos"/>
                <w:sz w:val="20"/>
                <w:szCs w:val="20"/>
              </w:rPr>
              <w:t>AI assumed the Angular build is served from the Spring Boot jar and gave its own scores in the decision matrix, so the team had to confirm or change these.</w:t>
            </w:r>
          </w:p>
        </w:tc>
      </w:tr>
      <w:tr w:rsidR="00944E50" w14:paraId="35C4761B" w14:textId="77777777" w:rsidTr="00883B20">
        <w:trPr>
          <w:trHeight w:val="63"/>
        </w:trPr>
        <w:tc>
          <w:tcPr>
            <w:tcW w:w="1207" w:type="dxa"/>
          </w:tcPr>
          <w:p w14:paraId="68597323" w14:textId="77777777" w:rsidR="00F944AF" w:rsidRDefault="00000000">
            <w:pPr>
              <w:rPr>
                <w:sz w:val="20"/>
                <w:szCs w:val="20"/>
              </w:rPr>
            </w:pPr>
            <w:r>
              <w:rPr>
                <w:sz w:val="20"/>
                <w:szCs w:val="20"/>
              </w:rPr>
              <w:t>30/09/2026</w:t>
            </w:r>
          </w:p>
        </w:tc>
        <w:tc>
          <w:tcPr>
            <w:tcW w:w="944" w:type="dxa"/>
          </w:tcPr>
          <w:p w14:paraId="4AA2F0F0" w14:textId="77777777" w:rsidR="00F944AF" w:rsidRDefault="00000000">
            <w:pPr>
              <w:rPr>
                <w:sz w:val="20"/>
                <w:szCs w:val="20"/>
              </w:rPr>
            </w:pPr>
            <w:r>
              <w:rPr>
                <w:sz w:val="20"/>
                <w:szCs w:val="20"/>
              </w:rPr>
              <w:t>Chanri Du Randt</w:t>
            </w:r>
          </w:p>
        </w:tc>
        <w:tc>
          <w:tcPr>
            <w:tcW w:w="957" w:type="dxa"/>
          </w:tcPr>
          <w:p w14:paraId="6801FE41" w14:textId="77777777" w:rsidR="00F944AF" w:rsidRDefault="00000000">
            <w:pPr>
              <w:rPr>
                <w:sz w:val="20"/>
                <w:szCs w:val="20"/>
              </w:rPr>
            </w:pPr>
            <w:r>
              <w:rPr>
                <w:sz w:val="20"/>
                <w:szCs w:val="20"/>
              </w:rPr>
              <w:t>Claude</w:t>
            </w:r>
          </w:p>
        </w:tc>
        <w:tc>
          <w:tcPr>
            <w:tcW w:w="1431" w:type="dxa"/>
          </w:tcPr>
          <w:p w14:paraId="2F83E000" w14:textId="77777777" w:rsidR="00F944AF" w:rsidRDefault="00000000">
            <w:pPr>
              <w:rPr>
                <w:rFonts w:ascii="Aptos" w:eastAsia="Aptos" w:hAnsi="Aptos" w:cs="Aptos"/>
                <w:sz w:val="20"/>
                <w:szCs w:val="20"/>
              </w:rPr>
            </w:pPr>
            <w:r>
              <w:rPr>
                <w:rFonts w:ascii="Aptos" w:eastAsia="Aptos" w:hAnsi="Aptos" w:cs="Aptos"/>
                <w:sz w:val="20"/>
                <w:szCs w:val="20"/>
              </w:rPr>
              <w:t xml:space="preserve">Adding the team's edited RTM to the PED, adding citations and references, building the </w:t>
              <w:lastRenderedPageBreak/>
              <w:t>Change Request Register, checking the PED for logic errors and missing items, filling in placeholders, and creating the user interface wireframes.</w:t>
            </w:r>
          </w:p>
        </w:tc>
        <w:tc>
          <w:tcPr>
            <w:tcW w:w="1283" w:type="dxa"/>
          </w:tcPr>
          <w:p w14:paraId="7135386A" w14:textId="77777777" w:rsidR="00F944AF" w:rsidRDefault="00000000">
            <w:pPr>
              <w:rPr>
                <w:rFonts w:ascii="Aptos" w:eastAsia="Aptos" w:hAnsi="Aptos" w:cs="Aptos"/>
                <w:sz w:val="20"/>
                <w:szCs w:val="20"/>
              </w:rPr>
            </w:pPr>
            <w:r>
              <w:rPr>
                <w:rFonts w:ascii="Aptos" w:eastAsia="Aptos" w:hAnsi="Aptos" w:cs="Aptos"/>
                <w:sz w:val="20"/>
                <w:szCs w:val="20"/>
              </w:rPr>
              <w:lastRenderedPageBreak/>
              <w:t xml:space="preserve">Inserted the edited RTM and updated its endpoints, design decisions </w:t>
              <w:lastRenderedPageBreak/>
              <w:t>and risk IDs. Added in-text citations and reference entries. Drafted the Change Request Register with impact analyses. Listed logic errors and missing items. Updated DEC-004 and the decision matrix. Drew three low-fidelity wireframes and wrote the User Interface Design section.</w:t>
            </w:r>
          </w:p>
        </w:tc>
        <w:tc>
          <w:tcPr>
            <w:tcW w:w="1599" w:type="dxa"/>
          </w:tcPr>
          <w:p w14:paraId="21C2213D" w14:textId="77777777" w:rsidR="00F944AF" w:rsidRDefault="00000000">
            <w:pPr>
              <w:rPr>
                <w:rFonts w:ascii="Aptos" w:eastAsia="Aptos" w:hAnsi="Aptos" w:cs="Aptos"/>
                <w:sz w:val="20"/>
                <w:szCs w:val="20"/>
              </w:rPr>
            </w:pPr>
            <w:r>
              <w:rPr>
                <w:rFonts w:ascii="Aptos" w:eastAsia="Aptos" w:hAnsi="Aptos" w:cs="Aptos"/>
                <w:sz w:val="20"/>
                <w:szCs w:val="20"/>
              </w:rPr>
              <w:lastRenderedPageBreak/>
              <w:t xml:space="preserve">Checked all citations against the sources ourselves. Answered every placeholder </w:t>
              <w:lastRenderedPageBreak/>
              <w:t>question as a team (owners, approvers, prototype status, team experience). Decided which logic errors to fix. Reviewed the wireframes against the requirements and API contract before approving them.</w:t>
            </w:r>
          </w:p>
        </w:tc>
        <w:tc>
          <w:tcPr>
            <w:tcW w:w="1302" w:type="dxa"/>
          </w:tcPr>
          <w:p w14:paraId="2F81D5D6" w14:textId="77777777" w:rsidR="00F944AF" w:rsidRDefault="00000000">
            <w:pPr>
              <w:rPr>
                <w:rFonts w:ascii="Aptos" w:eastAsia="Aptos" w:hAnsi="Aptos" w:cs="Aptos"/>
                <w:sz w:val="20"/>
                <w:szCs w:val="20"/>
              </w:rPr>
            </w:pPr>
            <w:r>
              <w:rPr>
                <w:rFonts w:ascii="Aptos" w:eastAsia="Aptos" w:hAnsi="Aptos" w:cs="Aptos"/>
                <w:sz w:val="20"/>
                <w:szCs w:val="20"/>
              </w:rPr>
              <w:lastRenderedPageBreak/>
              <w:t xml:space="preserve">Accepted with edits. The team kept category-based visibility, </w:t>
              <w:lastRenderedPageBreak/>
              <w:t>chose the CR numbering from the RTM, and approved the wireframes before they were added.</w:t>
            </w:r>
          </w:p>
        </w:tc>
        <w:tc>
          <w:tcPr>
            <w:tcW w:w="1417" w:type="dxa"/>
          </w:tcPr>
          <w:p w14:paraId="22F540D2" w14:textId="77777777" w:rsidR="00F944AF" w:rsidRDefault="00000000">
            <w:pPr>
              <w:rPr>
                <w:rFonts w:ascii="Aptos" w:eastAsia="Aptos" w:hAnsi="Aptos" w:cs="Aptos"/>
                <w:sz w:val="20"/>
                <w:szCs w:val="20"/>
              </w:rPr>
            </w:pPr>
            <w:r>
              <w:rPr>
                <w:rFonts w:ascii="Aptos" w:eastAsia="Aptos" w:hAnsi="Aptos" w:cs="Aptos"/>
                <w:sz w:val="20"/>
                <w:szCs w:val="20"/>
              </w:rPr>
              <w:lastRenderedPageBreak/>
              <w:t xml:space="preserve">AI had assumed the team already knew Java, Spring Boot and Angular; corrected in </w:t>
              <w:lastRenderedPageBreak/>
              <w:t>DEC-004, the decision matrix, A-03 and R-20. The AI's first CR numbering clashed with ours and was renumbered. Several risk and decision IDs were out of date and were fixed.</w:t>
            </w:r>
          </w:p>
        </w:tc>
      </w:tr>
      <w:tr>
        <w:trPr>
          <w:trHeight w:val="63"/>
          <w:ins w:id="901072" w:author="Claude (AI draft)" w:date="2026-10-15T08:00:00Z"/>
        </w:trPr>
        <w:tc>
          <w:tcPr>
            <w:tcW w:w="1207" w:type="dxa"/>
          </w:tcPr>
          <w:p>
            <w:pPr>
              <w:rPr>
                <w:ins w:id="901075" w:author="Claude (AI draft)" w:date="2026-10-15T08:00:00Z"/>
              </w:rPr>
            </w:pPr>
            <w:ins w:id="901074" w:author="Claude (AI draft)" w:date="2026-10-15T08:00:00Z">
              <w:r>
                <w:rPr>
                  <w:sz w:val="20"/>
                  <w:szCs w:val="20"/>
                </w:rPr>
                <w:t xml:space="preserve">14/10/2026</w:t>
              </w:r>
            </w:ins>
          </w:p>
        </w:tc>
        <w:tc>
          <w:tcPr>
            <w:tcW w:w="944" w:type="dxa"/>
          </w:tcPr>
          <w:p>
            <w:pPr>
              <w:rPr>
                <w:ins w:id="901078" w:author="Claude (AI draft)" w:date="2026-10-15T08:00:00Z"/>
              </w:rPr>
            </w:pPr>
            <w:ins w:id="901077" w:author="Claude (AI draft)" w:date="2026-10-15T08:00:00Z">
              <w:r>
                <w:rPr>
                  <w:sz w:val="20"/>
                  <w:szCs w:val="20"/>
                </w:rPr>
                <w:t xml:space="preserve">Chanri Du Randt</w:t>
              </w:r>
            </w:ins>
          </w:p>
        </w:tc>
        <w:tc>
          <w:tcPr>
            <w:tcW w:w="957" w:type="dxa"/>
          </w:tcPr>
          <w:p>
            <w:pPr>
              <w:rPr>
                <w:ins w:id="901081" w:author="Claude (AI draft)" w:date="2026-10-15T08:00:00Z"/>
              </w:rPr>
            </w:pPr>
            <w:ins w:id="901080" w:author="Claude (AI draft)" w:date="2026-10-15T08:00:00Z">
              <w:r>
                <w:rPr>
                  <w:sz w:val="20"/>
                  <w:szCs w:val="20"/>
                </w:rPr>
                <w:t xml:space="preserve">Claude</w:t>
              </w:r>
            </w:ins>
          </w:p>
        </w:tc>
        <w:tc>
          <w:tcPr>
            <w:tcW w:w="1431" w:type="dxa"/>
          </w:tcPr>
          <w:p>
            <w:pPr>
              <w:rPr>
                <w:ins w:id="901084" w:author="Claude (AI draft)" w:date="2026-10-15T08:00:00Z"/>
              </w:rPr>
            </w:pPr>
            <w:ins w:id="901083" w:author="Claude (AI draft)" w:date="2026-10-15T08:00:00Z">
              <w:r>
                <w:rPr>
                  <w:sz w:val="20"/>
                  <w:szCs w:val="20"/>
                </w:rPr>
                <w:t xml:space="preserve">Backend: module restructure, security fixes (B1 to B4), rate limiting, database roles, per-table audit API, priority, reports, tests</w:t>
              </w:r>
            </w:ins>
          </w:p>
        </w:tc>
        <w:tc>
          <w:tcPr>
            <w:tcW w:w="1283" w:type="dxa"/>
          </w:tcPr>
          <w:p>
            <w:pPr>
              <w:rPr>
                <w:ins w:id="901087" w:author="Claude (AI draft)" w:date="2026-10-15T08:00:00Z"/>
              </w:rPr>
            </w:pPr>
            <w:ins w:id="901086" w:author="Claude (AI draft)" w:date="2026-10-15T08:00:00Z">
              <w:r>
                <w:rPr>
                  <w:sz w:val="20"/>
                  <w:szCs w:val="20"/>
                </w:rPr>
                <w:t xml:space="preserve">Proposed and wrote code and tests in a working copy; explained each change</w:t>
              </w:r>
            </w:ins>
          </w:p>
        </w:tc>
        <w:tc>
          <w:tcPr>
            <w:tcW w:w="1599" w:type="dxa"/>
          </w:tcPr>
          <w:p>
            <w:pPr>
              <w:rPr>
                <w:ins w:id="901090" w:author="Claude (AI draft)" w:date="2026-10-15T08:00:00Z"/>
              </w:rPr>
            </w:pPr>
            <w:ins w:id="901089" w:author="Claude (AI draft)" w:date="2026-10-15T08:00:00Z">
              <w:r>
                <w:rPr>
                  <w:sz w:val="20"/>
                  <w:szCs w:val="20"/>
                </w:rPr>
                <w:t xml:space="preserve">All 233 backend tests run (unit, and integration on PostgreSQL 17); diffs read before committing; </w:t>
              </w:r>
              <w:r>
                <w:rPr>
                  <w:b/>
                  <w:bCs/>
                  <w:i/>
                  <w:iCs/>
                  <w:color w:val="C00000"/>
                  <w:sz w:val="20"/>
                  <w:szCs w:val="20"/>
                </w:rPr>
                <w:t xml:space="preserve">[Team to complete]</w:t>
              </w:r>
              <w:r>
                <w:rPr>
                  <w:sz w:val="20"/>
                  <w:szCs w:val="20"/>
                </w:rPr>
                <w:t xml:space="preserve"> PR reviews</w:t>
              </w:r>
            </w:ins>
          </w:p>
        </w:tc>
        <w:tc>
          <w:tcPr>
            <w:tcW w:w="1302" w:type="dxa"/>
          </w:tcPr>
          <w:p>
            <w:pPr>
              <w:rPr>
                <w:ins w:id="901093" w:author="Claude (AI draft)" w:date="2026-10-15T08:00:00Z"/>
              </w:rPr>
            </w:pPr>
            <w:ins w:id="901092" w:author="Claude (AI draft)" w:date="2026-10-15T08:00:00Z">
              <w:r>
                <w:rPr>
                  <w:sz w:val="20"/>
                  <w:szCs w:val="20"/>
                </w:rPr>
                <w:t xml:space="preserve">Accepted with changes the team asked for (e.g. limits per email and per IP, releasing requests on category removal)</w:t>
              </w:r>
            </w:ins>
          </w:p>
        </w:tc>
        <w:tc>
          <w:tcPr>
            <w:tcW w:w="1417" w:type="dxa"/>
          </w:tcPr>
          <w:p>
            <w:pPr>
              <w:rPr>
                <w:ins w:id="901096" w:author="Claude (AI draft)" w:date="2026-10-15T08:00:00Z"/>
              </w:rPr>
            </w:pPr>
            <w:ins w:id="901095" w:author="Claude (AI draft)" w:date="2026-10-15T08:00:00Z">
              <w:r>
                <w:rPr>
                  <w:sz w:val="20"/>
                  <w:szCs w:val="20"/>
                </w:rPr>
                <w:t xml:space="preserve">An independent AI review found defects D-05 to D-15, all fixed with regression tests</w:t>
              </w:r>
            </w:ins>
          </w:p>
        </w:tc>
      </w:tr>
      <w:tr>
        <w:trPr>
          <w:trHeight w:val="63"/>
          <w:ins w:id="901097" w:author="Claude (AI draft)" w:date="2026-10-15T08:00:00Z"/>
        </w:trPr>
        <w:tc>
          <w:tcPr>
            <w:tcW w:w="1207" w:type="dxa"/>
          </w:tcPr>
          <w:p>
            <w:pPr>
              <w:rPr>
                <w:ins w:id="901100" w:author="Claude (AI draft)" w:date="2026-10-15T08:00:00Z"/>
              </w:rPr>
            </w:pPr>
            <w:ins w:id="901099" w:author="Claude (AI draft)" w:date="2026-10-15T08:00:00Z">
              <w:r>
                <w:rPr>
                  <w:sz w:val="20"/>
                  <w:szCs w:val="20"/>
                </w:rPr>
                <w:t xml:space="preserve">14/10/2026</w:t>
              </w:r>
            </w:ins>
          </w:p>
        </w:tc>
        <w:tc>
          <w:tcPr>
            <w:tcW w:w="944" w:type="dxa"/>
          </w:tcPr>
          <w:p>
            <w:pPr>
              <w:rPr>
                <w:ins w:id="901103" w:author="Claude (AI draft)" w:date="2026-10-15T08:00:00Z"/>
              </w:rPr>
            </w:pPr>
            <w:ins w:id="901102" w:author="Claude (AI draft)" w:date="2026-10-15T08:00:00Z">
              <w:r>
                <w:rPr>
                  <w:sz w:val="20"/>
                  <w:szCs w:val="20"/>
                </w:rPr>
                <w:t xml:space="preserve">Chanri Du Randt</w:t>
              </w:r>
            </w:ins>
          </w:p>
        </w:tc>
        <w:tc>
          <w:tcPr>
            <w:tcW w:w="957" w:type="dxa"/>
          </w:tcPr>
          <w:p>
            <w:pPr>
              <w:rPr>
                <w:ins w:id="901106" w:author="Claude (AI draft)" w:date="2026-10-15T08:00:00Z"/>
              </w:rPr>
            </w:pPr>
            <w:ins w:id="901105" w:author="Claude (AI draft)" w:date="2026-10-15T08:00:00Z">
              <w:r>
                <w:rPr>
                  <w:sz w:val="20"/>
                  <w:szCs w:val="20"/>
                </w:rPr>
                <w:t xml:space="preserve">Claude</w:t>
              </w:r>
            </w:ins>
          </w:p>
        </w:tc>
        <w:tc>
          <w:tcPr>
            <w:tcW w:w="1431" w:type="dxa"/>
          </w:tcPr>
          <w:p>
            <w:pPr>
              <w:rPr>
                <w:ins w:id="901109" w:author="Claude (AI draft)" w:date="2026-10-15T08:00:00Z"/>
              </w:rPr>
            </w:pPr>
            <w:ins w:id="901108" w:author="Claude (AI draft)" w:date="2026-10-15T08:00:00Z">
              <w:r>
                <w:rPr>
                  <w:sz w:val="20"/>
                  <w:szCs w:val="20"/>
                </w:rPr>
                <w:t xml:space="preserve">Frontend: Staff, Categories, Audit and Profile screens, contact requester, role rename, accessibility fixes</w:t>
              </w:r>
            </w:ins>
          </w:p>
        </w:tc>
        <w:tc>
          <w:tcPr>
            <w:tcW w:w="1283" w:type="dxa"/>
          </w:tcPr>
          <w:p>
            <w:pPr>
              <w:rPr>
                <w:ins w:id="901112" w:author="Claude (AI draft)" w:date="2026-10-15T08:00:00Z"/>
              </w:rPr>
            </w:pPr>
            <w:ins w:id="901111" w:author="Claude (AI draft)" w:date="2026-10-15T08:00:00Z">
              <w:r>
                <w:rPr>
                  <w:sz w:val="20"/>
                  <w:szCs w:val="20"/>
                </w:rPr>
                <w:t xml:space="preserve">Wrote the Angular components and service tests</w:t>
              </w:r>
            </w:ins>
          </w:p>
        </w:tc>
        <w:tc>
          <w:tcPr>
            <w:tcW w:w="1599" w:type="dxa"/>
          </w:tcPr>
          <w:p>
            <w:pPr>
              <w:rPr>
                <w:ins w:id="901115" w:author="Claude (AI draft)" w:date="2026-10-15T08:00:00Z"/>
              </w:rPr>
            </w:pPr>
            <w:ins w:id="901114" w:author="Claude (AI draft)" w:date="2026-10-15T08:00:00Z">
              <w:r>
                <w:rPr>
                  <w:sz w:val="20"/>
                  <w:szCs w:val="20"/>
                </w:rPr>
                <w:t xml:space="preserve">Production build, 28 unit tests and scripted browser checks against the running system</w:t>
              </w:r>
            </w:ins>
          </w:p>
        </w:tc>
        <w:tc>
          <w:tcPr>
            <w:tcW w:w="1302" w:type="dxa"/>
          </w:tcPr>
          <w:p>
            <w:pPr>
              <w:rPr>
                <w:ins w:id="901118" w:author="Claude (AI draft)" w:date="2026-10-15T08:00:00Z"/>
              </w:rPr>
            </w:pPr>
            <w:ins w:id="901117" w:author="Claude (AI draft)" w:date="2026-10-15T08:00:00Z">
              <w:r>
                <w:rPr>
                  <w:sz w:val="20"/>
                  <w:szCs w:val="20"/>
                </w:rPr>
                <w:t xml:space="preserve">Accepted</w:t>
              </w:r>
            </w:ins>
          </w:p>
        </w:tc>
        <w:tc>
          <w:tcPr>
            <w:tcW w:w="1417" w:type="dxa"/>
          </w:tcPr>
          <w:p>
            <w:pPr>
              <w:rPr>
                <w:ins w:id="901121" w:author="Claude (AI draft)" w:date="2026-10-15T08:00:00Z"/>
              </w:rPr>
            </w:pPr>
            <w:ins w:id="901120" w:author="Claude (AI draft)" w:date="2026-10-15T08:00:00Z">
              <w:r>
                <w:rPr>
                  <w:sz w:val="20"/>
                  <w:szCs w:val="20"/>
                </w:rPr>
                <w:t xml:space="preserve">Stale-data race on fast clicks (D-09) found in review and fixed</w:t>
              </w:r>
            </w:ins>
          </w:p>
        </w:tc>
      </w:tr>
      <w:tr>
        <w:trPr>
          <w:trHeight w:val="63"/>
          <w:ins w:id="901122" w:author="Claude (AI draft)" w:date="2026-10-15T08:00:00Z"/>
        </w:trPr>
        <w:tc>
          <w:tcPr>
            <w:tcW w:w="1207" w:type="dxa"/>
          </w:tcPr>
          <w:p>
            <w:pPr>
              <w:rPr>
                <w:ins w:id="901125" w:author="Claude (AI draft)" w:date="2026-10-15T08:00:00Z"/>
              </w:rPr>
            </w:pPr>
            <w:ins w:id="901124" w:author="Claude (AI draft)" w:date="2026-10-15T08:00:00Z">
              <w:r>
                <w:rPr>
                  <w:sz w:val="20"/>
                  <w:szCs w:val="20"/>
                </w:rPr>
                <w:t xml:space="preserve">15/10/2026</w:t>
              </w:r>
            </w:ins>
          </w:p>
        </w:tc>
        <w:tc>
          <w:tcPr>
            <w:tcW w:w="944" w:type="dxa"/>
          </w:tcPr>
          <w:p>
            <w:pPr>
              <w:rPr>
                <w:ins w:id="901128" w:author="Claude (AI draft)" w:date="2026-10-15T08:00:00Z"/>
              </w:rPr>
            </w:pPr>
            <w:ins w:id="901127" w:author="Claude (AI draft)" w:date="2026-10-15T08:00:00Z">
              <w:r>
                <w:rPr>
                  <w:sz w:val="20"/>
                  <w:szCs w:val="20"/>
                </w:rPr>
                <w:t xml:space="preserve">Chanri Du Randt</w:t>
              </w:r>
            </w:ins>
          </w:p>
        </w:tc>
        <w:tc>
          <w:tcPr>
            <w:tcW w:w="957" w:type="dxa"/>
          </w:tcPr>
          <w:p>
            <w:pPr>
              <w:rPr>
                <w:ins w:id="901131" w:author="Claude (AI draft)" w:date="2026-10-15T08:00:00Z"/>
              </w:rPr>
            </w:pPr>
            <w:ins w:id="901130" w:author="Claude (AI draft)" w:date="2026-10-15T08:00:00Z">
              <w:r>
                <w:rPr>
                  <w:sz w:val="20"/>
                  <w:szCs w:val="20"/>
                </w:rPr>
                <w:t xml:space="preserve">Claude</w:t>
              </w:r>
            </w:ins>
          </w:p>
        </w:tc>
        <w:tc>
          <w:tcPr>
            <w:tcW w:w="1431" w:type="dxa"/>
          </w:tcPr>
          <w:p>
            <w:pPr>
              <w:rPr>
                <w:ins w:id="901134" w:author="Claude (AI draft)" w:date="2026-10-15T08:00:00Z"/>
              </w:rPr>
            </w:pPr>
            <w:ins w:id="901133" w:author="Claude (AI draft)" w:date="2026-10-15T08:00:00Z">
              <w:r>
                <w:rPr>
                  <w:sz w:val="20"/>
                  <w:szCs w:val="20"/>
                </w:rPr>
                <w:t xml:space="preserve">M3 evidence: Playwright E2E tests, k6 load test, this PED v3.0 draft</w:t>
              </w:r>
            </w:ins>
          </w:p>
        </w:tc>
        <w:tc>
          <w:tcPr>
            <w:tcW w:w="1283" w:type="dxa"/>
          </w:tcPr>
          <w:p>
            <w:pPr>
              <w:rPr>
                <w:ins w:id="901137" w:author="Claude (AI draft)" w:date="2026-10-15T08:00:00Z"/>
              </w:rPr>
            </w:pPr>
            <w:ins w:id="901136" w:author="Claude (AI draft)" w:date="2026-10-15T08:00:00Z">
              <w:r>
                <w:rPr>
                  <w:sz w:val="20"/>
                  <w:szCs w:val="20"/>
                </w:rPr>
                <w:t xml:space="preserve">Wrote and ran the tests; drafted the M3 chapter and the tracked changes in this document</w:t>
              </w:r>
            </w:ins>
          </w:p>
        </w:tc>
        <w:tc>
          <w:tcPr>
            <w:tcW w:w="1599" w:type="dxa"/>
          </w:tcPr>
          <w:p>
            <w:pPr>
              <w:rPr>
                <w:ins w:id="901140" w:author="Claude (AI draft)" w:date="2026-10-15T08:00:00Z"/>
              </w:rPr>
            </w:pPr>
            <w:ins w:id="901139" w:author="Claude (AI draft)" w:date="2026-10-15T08:00:00Z">
              <w:r>
                <w:rPr>
                  <w:sz w:val="20"/>
                  <w:szCs w:val="20"/>
                </w:rPr>
                <w:t xml:space="preserve">E2E 3/3 in three consecutive runs; load-test numbers checked against the raw k6 output; </w:t>
              </w:r>
              <w:r>
                <w:rPr>
                  <w:b/>
                  <w:bCs/>
                  <w:i/>
                  <w:iCs/>
                  <w:color w:val="C00000"/>
                  <w:sz w:val="20"/>
                  <w:szCs w:val="20"/>
                </w:rPr>
                <w:t xml:space="preserve">[Team to complete]</w:t>
              </w:r>
              <w:r>
                <w:rPr>
                  <w:sz w:val="20"/>
                  <w:szCs w:val="20"/>
                </w:rPr>
                <w:t xml:space="preserve"> team review of every tracked change</w:t>
              </w:r>
            </w:ins>
          </w:p>
        </w:tc>
        <w:tc>
          <w:tcPr>
            <w:tcW w:w="1302" w:type="dxa"/>
          </w:tcPr>
          <w:p>
            <w:pPr>
              <w:rPr>
                <w:ins w:id="901143" w:author="Claude (AI draft)" w:date="2026-10-15T08:00:00Z"/>
              </w:rPr>
            </w:pPr>
            <w:ins w:id="901142" w:author="Claude (AI draft)" w:date="2026-10-15T08:00:00Z">
              <w:r>
                <w:rPr>
                  <w:sz w:val="20"/>
                  <w:szCs w:val="20"/>
                </w:rPr>
                <w:t xml:space="preserve">Pending team review</w:t>
              </w:r>
            </w:ins>
          </w:p>
        </w:tc>
        <w:tc>
          <w:tcPr>
            <w:tcW w:w="1417" w:type="dxa"/>
          </w:tcPr>
          <w:p>
            <w:pPr>
              <w:rPr>
                <w:ins w:id="901146" w:author="Claude (AI draft)" w:date="2026-10-15T08:00:00Z"/>
              </w:rPr>
            </w:pPr>
            <w:ins w:id="901145" w:author="Claude (AI draft)" w:date="2026-10-15T08:00:00Z">
              <w:r>
                <w:rPr>
                  <w:sz w:val="20"/>
                  <w:szCs w:val="20"/>
                </w:rPr>
                <w:t xml:space="preserve">Items only the team can confirm are marked [Team to complete]</w:t>
              </w:r>
            </w:ins>
          </w:p>
        </w:tc>
      </w:tr>
      <w:tr>
        <w:trPr>
          <w:trHeight w:val="63"/>
          <w:ins w:id="912539" w:author="Claude (AI draft)" w:date="2026-10-16T16:00:00Z"/>
        </w:trPr>
        <w:tc>
          <w:tcPr>
            <w:tcW w:w="1207" w:type="dxa"/>
          </w:tcPr>
          <w:p>
            <w:pPr>
              <w:rPr>
                <w:ins w:id="912540" w:author="Claude (AI draft)" w:date="2026-10-16T16:00:00Z"/>
              </w:rPr>
            </w:pPr>
            <w:ins w:id="912556" w:author="Claude (AI draft)" w:date="2026-10-16T16:00:00Z">
              <w:r>
                <w:rPr>
                  <w:sz w:val="20"/>
                  <w:szCs w:val="20"/>
                </w:rPr>
                <w:t xml:space="preserve">16/10/2026</w:t>
              </w:r>
            </w:ins>
          </w:p>
        </w:tc>
        <w:tc>
          <w:tcPr>
            <w:tcW w:w="944" w:type="dxa"/>
          </w:tcPr>
          <w:p>
            <w:pPr>
              <w:rPr>
                <w:ins w:id="912542" w:author="Claude (AI draft)" w:date="2026-10-16T16:00:00Z"/>
              </w:rPr>
            </w:pPr>
            <w:ins w:id="912557" w:author="Claude (AI draft)" w:date="2026-10-16T16:00:00Z">
              <w:r>
                <w:rPr>
                  <w:sz w:val="20"/>
                  <w:szCs w:val="20"/>
                </w:rPr>
                <w:t xml:space="preserve">Chanri Du Randt</w:t>
              </w:r>
            </w:ins>
          </w:p>
        </w:tc>
        <w:tc>
          <w:tcPr>
            <w:tcW w:w="957" w:type="dxa"/>
          </w:tcPr>
          <w:p>
            <w:pPr>
              <w:rPr>
                <w:ins w:id="912544" w:author="Claude (AI draft)" w:date="2026-10-16T16:00:00Z"/>
              </w:rPr>
            </w:pPr>
            <w:ins w:id="912558" w:author="Claude (AI draft)" w:date="2026-10-16T16:00:00Z">
              <w:r>
                <w:rPr>
                  <w:sz w:val="20"/>
                  <w:szCs w:val="20"/>
                </w:rPr>
                <w:t xml:space="preserve">Claude</w:t>
              </w:r>
            </w:ins>
          </w:p>
        </w:tc>
        <w:tc>
          <w:tcPr>
            <w:tcW w:w="1431" w:type="dxa"/>
          </w:tcPr>
          <w:p>
            <w:pPr>
              <w:rPr>
                <w:ins w:id="912546" w:author="Claude (AI draft)" w:date="2026-10-16T16:00:00Z"/>
              </w:rPr>
            </w:pPr>
            <w:ins w:id="912559" w:author="Claude (AI draft)" w:date="2026-10-16T16:00:00Z">
              <w:r>
                <w:rPr>
                  <w:sz w:val="20"/>
                  <w:szCs w:val="20"/>
                </w:rPr>
                <w:t xml:space="preserve">M3 review against the M3 brief; black-box API tests; D-40 fix; README; PED v3.0 updates</w:t>
              </w:r>
            </w:ins>
          </w:p>
        </w:tc>
        <w:tc>
          <w:tcPr>
            <w:tcW w:w="1283" w:type="dxa"/>
          </w:tcPr>
          <w:p>
            <w:pPr>
              <w:rPr>
                <w:ins w:id="912548" w:author="Claude (AI draft)" w:date="2026-10-16T16:00:00Z"/>
              </w:rPr>
            </w:pPr>
            <w:ins w:id="912560" w:author="Claude (AI draft)" w:date="2026-10-16T16:00:00Z">
              <w:r>
                <w:rPr>
                  <w:sz w:val="20"/>
                  <w:szCs w:val="20"/>
                </w:rPr>
                <w:t xml:space="preserve">Reviewed the repository, CI history and PED against the M3 brief; wrote ApiBlackBoxIntegrationTest (15 cases), the D-40 fix and its test, the test time-zone fix (D-42), the README and the tracked PED changes of 16/10/2026</w:t>
              </w:r>
            </w:ins>
          </w:p>
        </w:tc>
        <w:tc>
          <w:tcPr>
            <w:tcW w:w="1599" w:type="dxa"/>
          </w:tcPr>
          <w:p>
            <w:pPr>
              <w:rPr>
                <w:ins w:id="912550" w:author="Claude (AI draft)" w:date="2026-10-16T16:00:00Z"/>
              </w:rPr>
            </w:pPr>
            <w:ins w:id="912561" w:author="Claude (AI draft)" w:date="2026-10-16T16:00:00Z">
              <w:r>
                <w:rPr>
                  <w:sz w:val="20"/>
                  <w:szCs w:val="20"/>
                </w:rPr>
                <w:t xml:space="preserve">Full backend suite run locally on PostgreSQL 17 (249 of 249) and frontend 38 of 38; the D-40 test fails on the old code; overdueBoundary failed until the time-zone fix; [Team to complete] PR review</w:t>
              </w:r>
            </w:ins>
          </w:p>
        </w:tc>
        <w:tc>
          <w:tcPr>
            <w:tcW w:w="1302" w:type="dxa"/>
          </w:tcPr>
          <w:p>
            <w:pPr>
              <w:rPr>
                <w:ins w:id="912552" w:author="Claude (AI draft)" w:date="2026-10-16T16:00:00Z"/>
              </w:rPr>
            </w:pPr>
            <w:ins w:id="912562" w:author="Claude (AI draft)" w:date="2026-10-16T16:00:00Z">
              <w:r>
                <w:rPr>
                  <w:sz w:val="20"/>
                  <w:szCs w:val="20"/>
                </w:rPr>
                <w:t xml:space="preserve">Pending team review</w:t>
              </w:r>
            </w:ins>
          </w:p>
        </w:tc>
        <w:tc>
          <w:tcPr>
            <w:tcW w:w="1417" w:type="dxa"/>
          </w:tcPr>
          <w:p>
            <w:pPr>
              <w:rPr>
                <w:ins w:id="912554" w:author="Claude (AI draft)" w:date="2026-10-16T16:00:00Z"/>
              </w:rPr>
            </w:pPr>
            <w:ins w:id="912563" w:author="Claude (AI draft)" w:date="2026-10-16T16:00:00Z">
              <w:r>
                <w:rPr>
                  <w:sz w:val="20"/>
                  <w:szCs w:val="20"/>
                </w:rPr>
                <w:t xml:space="preserve">overdueBoundary exposed D-42 (tests did not run in UTC); several PED statements were out of date after PR #32</w:t>
              </w:r>
            </w:ins>
          </w:p>
        </w:tc>
      </w:tr>
    </w:tbl>
    <w:p w14:paraId="4CF3BE07" w14:textId="77777777" w:rsidR="006965C8" w:rsidRPr="002B4ECC" w:rsidRDefault="006965C8" w:rsidP="002B4ECC"/>
    <w:p w14:paraId="3DCDF2AD" w14:textId="77777777" w:rsidR="00FF1956" w:rsidRDefault="6E3CE5E4" w:rsidP="002B4ECC">
      <w:pPr>
        <w:pStyle w:val="Heading1"/>
      </w:pPr>
      <w:bookmarkStart w:id="90" w:name="_Toc241703388"/>
      <w:r>
        <w:t>Baseline Sign Off</w:t>
      </w:r>
      <w:bookmarkEnd w:id="90"/>
    </w:p>
    <w:tbl>
      <w:tblPr>
        <w:tblStyle w:val="TableGrid"/>
        <w:tblW w:w="0" w:type="auto"/>
        <w:tblLook w:val="04A0" w:firstRow="1" w:lastRow="0" w:firstColumn="1" w:lastColumn="0" w:noHBand="0" w:noVBand="1"/>
      </w:tblPr>
      <w:tblGrid>
        <w:gridCol w:w="1131"/>
        <w:gridCol w:w="1088"/>
        <w:gridCol w:w="719"/>
        <w:gridCol w:w="988"/>
        <w:gridCol w:w="818"/>
        <w:gridCol w:w="1216"/>
        <w:gridCol w:w="946"/>
        <w:gridCol w:w="997"/>
        <w:gridCol w:w="1113"/>
      </w:tblGrid>
      <w:tr w:rsidR="00B53811" w14:paraId="3AE9BC74" w14:textId="77777777" w:rsidTr="00463AB3">
        <w:tc>
          <w:tcPr>
            <w:tcW w:w="0" w:type="auto"/>
            <w:shd w:val="clear" w:color="auto" w:fill="002060"/>
          </w:tcPr>
          <w:p w14:paraId="20E3B26A" w14:textId="77777777" w:rsidR="00B53811" w:rsidRPr="00B53811" w:rsidRDefault="00B53811" w:rsidP="002B4ECC">
            <w:pPr>
              <w:rPr>
                <w:sz w:val="20"/>
                <w:szCs w:val="20"/>
              </w:rPr>
            </w:pPr>
            <w:r>
              <w:rPr>
                <w:sz w:val="20"/>
                <w:szCs w:val="20"/>
              </w:rPr>
              <w:t xml:space="preserve">Project </w:t>
            </w:r>
          </w:p>
        </w:tc>
        <w:tc>
          <w:tcPr>
            <w:tcW w:w="0" w:type="auto"/>
            <w:shd w:val="clear" w:color="auto" w:fill="002060"/>
          </w:tcPr>
          <w:p w14:paraId="5A403EA2" w14:textId="77777777" w:rsidR="00B53811" w:rsidRPr="00B53811" w:rsidRDefault="00B53811" w:rsidP="002B4ECC">
            <w:pPr>
              <w:rPr>
                <w:sz w:val="20"/>
                <w:szCs w:val="20"/>
              </w:rPr>
            </w:pPr>
            <w:r>
              <w:rPr>
                <w:sz w:val="20"/>
                <w:szCs w:val="20"/>
              </w:rPr>
              <w:t>Baseline Type</w:t>
            </w:r>
          </w:p>
        </w:tc>
        <w:tc>
          <w:tcPr>
            <w:tcW w:w="0" w:type="auto"/>
            <w:shd w:val="clear" w:color="auto" w:fill="002060"/>
          </w:tcPr>
          <w:p w14:paraId="6DAFBA8B" w14:textId="77777777" w:rsidR="00B53811" w:rsidRPr="00B53811" w:rsidRDefault="00B53811" w:rsidP="002B4ECC">
            <w:pPr>
              <w:rPr>
                <w:sz w:val="20"/>
                <w:szCs w:val="20"/>
              </w:rPr>
            </w:pPr>
            <w:r>
              <w:rPr>
                <w:sz w:val="20"/>
                <w:szCs w:val="20"/>
              </w:rPr>
              <w:t xml:space="preserve">Version </w:t>
            </w:r>
          </w:p>
        </w:tc>
        <w:tc>
          <w:tcPr>
            <w:tcW w:w="0" w:type="auto"/>
            <w:shd w:val="clear" w:color="auto" w:fill="002060"/>
          </w:tcPr>
          <w:p w14:paraId="099463B4" w14:textId="77777777" w:rsidR="00B53811" w:rsidRPr="00B53811" w:rsidRDefault="00B53811" w:rsidP="002B4ECC">
            <w:pPr>
              <w:rPr>
                <w:sz w:val="20"/>
                <w:szCs w:val="20"/>
              </w:rPr>
            </w:pPr>
            <w:r>
              <w:rPr>
                <w:sz w:val="20"/>
                <w:szCs w:val="20"/>
              </w:rPr>
              <w:t xml:space="preserve">Date </w:t>
            </w:r>
          </w:p>
        </w:tc>
        <w:tc>
          <w:tcPr>
            <w:tcW w:w="0" w:type="auto"/>
            <w:shd w:val="clear" w:color="auto" w:fill="002060"/>
          </w:tcPr>
          <w:p w14:paraId="1CC1B7F3" w14:textId="77777777" w:rsidR="00B53811" w:rsidRPr="00B53811" w:rsidRDefault="00B53811" w:rsidP="002B4ECC">
            <w:pPr>
              <w:rPr>
                <w:sz w:val="20"/>
                <w:szCs w:val="20"/>
              </w:rPr>
            </w:pPr>
            <w:r>
              <w:rPr>
                <w:sz w:val="20"/>
                <w:szCs w:val="20"/>
              </w:rPr>
              <w:t xml:space="preserve">Scope reviewed (Y/N) </w:t>
            </w:r>
          </w:p>
        </w:tc>
        <w:tc>
          <w:tcPr>
            <w:tcW w:w="0" w:type="auto"/>
            <w:shd w:val="clear" w:color="auto" w:fill="002060"/>
          </w:tcPr>
          <w:p w14:paraId="4EBAAAA9" w14:textId="77777777" w:rsidR="00B53811" w:rsidRPr="00B53811" w:rsidRDefault="00B53811" w:rsidP="002B4ECC">
            <w:pPr>
              <w:rPr>
                <w:sz w:val="20"/>
                <w:szCs w:val="20"/>
              </w:rPr>
            </w:pPr>
            <w:r>
              <w:rPr>
                <w:sz w:val="20"/>
                <w:szCs w:val="20"/>
              </w:rPr>
              <w:t>Requirements-traceability checked (Y/N)</w:t>
            </w:r>
          </w:p>
        </w:tc>
        <w:tc>
          <w:tcPr>
            <w:tcW w:w="0" w:type="auto"/>
            <w:shd w:val="clear" w:color="auto" w:fill="002060"/>
          </w:tcPr>
          <w:p w14:paraId="6A31F6E0" w14:textId="77777777" w:rsidR="00B53811" w:rsidRPr="00B53811" w:rsidRDefault="00B53811" w:rsidP="002B4ECC">
            <w:pPr>
              <w:rPr>
                <w:sz w:val="20"/>
                <w:szCs w:val="20"/>
              </w:rPr>
            </w:pPr>
            <w:r>
              <w:rPr>
                <w:sz w:val="20"/>
                <w:szCs w:val="20"/>
              </w:rPr>
              <w:t>Risk review completed (Y/N)</w:t>
            </w:r>
          </w:p>
        </w:tc>
        <w:tc>
          <w:tcPr>
            <w:tcW w:w="0" w:type="auto"/>
            <w:shd w:val="clear" w:color="auto" w:fill="002060"/>
          </w:tcPr>
          <w:p w14:paraId="19D8D548" w14:textId="77777777" w:rsidR="00B53811" w:rsidRPr="00B53811" w:rsidRDefault="00B53811" w:rsidP="002B4ECC">
            <w:pPr>
              <w:rPr>
                <w:sz w:val="20"/>
                <w:szCs w:val="20"/>
              </w:rPr>
            </w:pPr>
            <w:r>
              <w:rPr>
                <w:sz w:val="20"/>
                <w:szCs w:val="20"/>
              </w:rPr>
              <w:t>Repository-governance controls checked (Y/N)</w:t>
            </w:r>
          </w:p>
        </w:tc>
        <w:tc>
          <w:tcPr>
            <w:tcW w:w="0" w:type="auto"/>
            <w:shd w:val="clear" w:color="auto" w:fill="002060"/>
          </w:tcPr>
          <w:p w14:paraId="2E7ADFD5" w14:textId="77777777" w:rsidR="00B53811" w:rsidRPr="00B53811" w:rsidRDefault="00B53811" w:rsidP="002B4ECC">
            <w:pPr>
              <w:rPr>
                <w:sz w:val="20"/>
                <w:szCs w:val="20"/>
              </w:rPr>
            </w:pPr>
            <w:r>
              <w:rPr>
                <w:sz w:val="20"/>
                <w:szCs w:val="20"/>
              </w:rPr>
              <w:t>Outcome (Accepted / Conditionally Accepted / Revision Required)</w:t>
            </w:r>
          </w:p>
        </w:tc>
      </w:tr>
      <w:tr w:rsidR="00B53811" w14:paraId="4E55FBD7" w14:textId="77777777" w:rsidTr="007763C9">
        <w:tc>
          <w:tcPr>
            <w:tcW w:w="0" w:type="auto"/>
          </w:tcPr>
          <w:p w14:paraId="33EF9252" w14:textId="77777777" w:rsidR="00B53811" w:rsidRPr="00B53811" w:rsidRDefault="00463AB3" w:rsidP="002B4ECC">
            <w:pPr>
              <w:rPr>
                <w:sz w:val="20"/>
                <w:szCs w:val="20"/>
              </w:rPr>
            </w:pPr>
            <w:r>
              <w:rPr>
                <w:sz w:val="20"/>
                <w:szCs w:val="20"/>
              </w:rPr>
              <w:t>CivicConnect</w:t>
            </w:r>
          </w:p>
        </w:tc>
        <w:tc>
          <w:tcPr>
            <w:tcW w:w="0" w:type="auto"/>
          </w:tcPr>
          <w:p w14:paraId="08CD2803" w14:textId="77777777" w:rsidR="00B53811" w:rsidRPr="00B53811" w:rsidRDefault="00463AB3" w:rsidP="002B4ECC">
            <w:pPr>
              <w:rPr>
                <w:sz w:val="20"/>
                <w:szCs w:val="20"/>
              </w:rPr>
            </w:pPr>
            <w:r>
              <w:rPr>
                <w:sz w:val="20"/>
                <w:szCs w:val="20"/>
              </w:rPr>
              <w:t>Milestone 1- Engineering Foundation &amp; Requirement Baseline</w:t>
            </w:r>
          </w:p>
        </w:tc>
        <w:tc>
          <w:tcPr>
            <w:tcW w:w="0" w:type="auto"/>
          </w:tcPr>
          <w:p w14:paraId="4184B4DC" w14:textId="77777777" w:rsidR="00B53811" w:rsidRPr="00B53811" w:rsidRDefault="00784655" w:rsidP="002B4ECC">
            <w:pPr>
              <w:rPr>
                <w:sz w:val="20"/>
                <w:szCs w:val="20"/>
              </w:rPr>
            </w:pPr>
            <w:r>
              <w:rPr>
                <w:sz w:val="20"/>
                <w:szCs w:val="20"/>
              </w:rPr>
              <w:t>1.0</w:t>
            </w:r>
          </w:p>
        </w:tc>
        <w:tc>
          <w:tcPr>
            <w:tcW w:w="0" w:type="auto"/>
          </w:tcPr>
          <w:p w14:paraId="1B1B377D" w14:textId="77777777" w:rsidR="00B53811" w:rsidRPr="00B53811" w:rsidRDefault="00784655" w:rsidP="002B4ECC">
            <w:pPr>
              <w:rPr>
                <w:sz w:val="20"/>
                <w:szCs w:val="20"/>
              </w:rPr>
            </w:pPr>
            <w:r>
              <w:rPr>
                <w:sz w:val="20"/>
                <w:szCs w:val="20"/>
              </w:rPr>
              <w:t>09/09/2026</w:t>
            </w:r>
          </w:p>
        </w:tc>
        <w:tc>
          <w:tcPr>
            <w:tcW w:w="0" w:type="auto"/>
          </w:tcPr>
          <w:p w14:paraId="7E2C6889" w14:textId="77777777" w:rsidR="00B53811" w:rsidRPr="00B53811" w:rsidRDefault="00784655" w:rsidP="002B4ECC">
            <w:pPr>
              <w:rPr>
                <w:sz w:val="20"/>
                <w:szCs w:val="20"/>
              </w:rPr>
            </w:pPr>
            <w:r>
              <w:rPr>
                <w:sz w:val="20"/>
                <w:szCs w:val="20"/>
              </w:rPr>
              <w:t>Y</w:t>
            </w:r>
          </w:p>
        </w:tc>
        <w:tc>
          <w:tcPr>
            <w:tcW w:w="0" w:type="auto"/>
          </w:tcPr>
          <w:p w14:paraId="08B33D78" w14:textId="77777777" w:rsidR="00B53811" w:rsidRPr="00B53811" w:rsidRDefault="00784655" w:rsidP="002B4ECC">
            <w:pPr>
              <w:rPr>
                <w:sz w:val="20"/>
                <w:szCs w:val="20"/>
              </w:rPr>
            </w:pPr>
            <w:r>
              <w:rPr>
                <w:sz w:val="20"/>
                <w:szCs w:val="20"/>
              </w:rPr>
              <w:t>Y</w:t>
            </w:r>
          </w:p>
        </w:tc>
        <w:tc>
          <w:tcPr>
            <w:tcW w:w="0" w:type="auto"/>
          </w:tcPr>
          <w:p w14:paraId="5F49D512" w14:textId="77777777" w:rsidR="00B53811" w:rsidRPr="00B53811" w:rsidRDefault="00784655" w:rsidP="002B4ECC">
            <w:pPr>
              <w:rPr>
                <w:sz w:val="20"/>
                <w:szCs w:val="20"/>
              </w:rPr>
            </w:pPr>
            <w:r>
              <w:rPr>
                <w:sz w:val="20"/>
                <w:szCs w:val="20"/>
              </w:rPr>
              <w:t>Y</w:t>
            </w:r>
          </w:p>
        </w:tc>
        <w:tc>
          <w:tcPr>
            <w:tcW w:w="0" w:type="auto"/>
          </w:tcPr>
          <w:p w14:paraId="2E800163" w14:textId="77777777" w:rsidR="00B53811" w:rsidRPr="00B53811" w:rsidRDefault="00784655" w:rsidP="002B4ECC">
            <w:pPr>
              <w:rPr>
                <w:sz w:val="20"/>
                <w:szCs w:val="20"/>
              </w:rPr>
            </w:pPr>
            <w:r>
              <w:rPr>
                <w:sz w:val="20"/>
                <w:szCs w:val="20"/>
              </w:rPr>
              <w:t>Y</w:t>
            </w:r>
          </w:p>
        </w:tc>
        <w:tc>
          <w:tcPr>
            <w:tcW w:w="0" w:type="auto"/>
          </w:tcPr>
          <w:p w14:paraId="7FC1F160" w14:textId="77777777" w:rsidR="00B53811" w:rsidRPr="00B53811" w:rsidRDefault="000F461F" w:rsidP="002B4ECC">
            <w:pPr>
              <w:rPr>
                <w:sz w:val="20"/>
                <w:szCs w:val="20"/>
              </w:rPr>
            </w:pPr>
            <w:r>
              <w:rPr>
                <w:sz w:val="20"/>
                <w:szCs w:val="20"/>
              </w:rPr>
              <w:t>Accepted</w:t>
            </w:r>
          </w:p>
        </w:tc>
      </w:tr>
      <w:tr w:rsidR="00E31474" w14:paraId="6E381528" w14:textId="77777777" w:rsidTr="007763C9">
        <w:tc>
          <w:tcPr>
            <w:tcW w:w="0" w:type="auto"/>
          </w:tcPr>
          <w:p w14:paraId="53AB4CA2" w14:textId="77777777" w:rsidR="00E31474" w:rsidRDefault="00E31474" w:rsidP="002B4ECC">
            <w:pPr>
              <w:rPr>
                <w:sz w:val="20"/>
                <w:szCs w:val="20"/>
              </w:rPr>
            </w:pPr>
            <w:r>
              <w:rPr>
                <w:sz w:val="20"/>
                <w:szCs w:val="20"/>
              </w:rPr>
              <w:t>CivicConnect</w:t>
            </w:r>
          </w:p>
        </w:tc>
        <w:tc>
          <w:tcPr>
            <w:tcW w:w="0" w:type="auto"/>
          </w:tcPr>
          <w:p w14:paraId="6DA7C169" w14:textId="77777777" w:rsidR="00E31474" w:rsidRDefault="00E31474" w:rsidP="002B4ECC">
            <w:pPr>
              <w:rPr>
                <w:sz w:val="20"/>
                <w:szCs w:val="20"/>
              </w:rPr>
            </w:pPr>
            <w:r>
              <w:rPr>
                <w:sz w:val="20"/>
                <w:szCs w:val="20"/>
              </w:rPr>
              <w:t xml:space="preserve">Milestone 2 - Architecture, </w:t>
              <w:lastRenderedPageBreak/>
              <w:t>Technology &amp; Initial Design Baseline</w:t>
            </w:r>
          </w:p>
        </w:tc>
        <w:tc>
          <w:tcPr>
            <w:tcW w:w="0" w:type="auto"/>
          </w:tcPr>
          <w:p w14:paraId="57B3BBD3" w14:textId="77777777" w:rsidR="00E31474" w:rsidRDefault="00E31474" w:rsidP="002B4ECC">
            <w:pPr>
              <w:rPr>
                <w:sz w:val="20"/>
                <w:szCs w:val="20"/>
              </w:rPr>
            </w:pPr>
            <w:r>
              <w:rPr>
                <w:sz w:val="20"/>
                <w:szCs w:val="20"/>
              </w:rPr>
              <w:lastRenderedPageBreak/>
              <w:t>2.0</w:t>
            </w:r>
          </w:p>
        </w:tc>
        <w:tc>
          <w:tcPr>
            <w:tcW w:w="0" w:type="auto"/>
          </w:tcPr>
          <w:p w14:paraId="25397009" w14:textId="77777777" w:rsidR="00E31474" w:rsidRDefault="00E31474" w:rsidP="002B4ECC">
            <w:pPr>
              <w:rPr>
                <w:sz w:val="20"/>
                <w:szCs w:val="20"/>
              </w:rPr>
            </w:pPr>
            <w:r>
              <w:rPr>
                <w:sz w:val="20"/>
                <w:szCs w:val="20"/>
              </w:rPr>
              <w:t>30/09/2026</w:t>
            </w:r>
          </w:p>
        </w:tc>
        <w:tc>
          <w:tcPr>
            <w:tcW w:w="0" w:type="auto"/>
          </w:tcPr>
          <w:p w14:paraId="278BCFB4" w14:textId="77777777" w:rsidR="00E31474" w:rsidRDefault="00E31474" w:rsidP="002B4ECC">
            <w:pPr>
              <w:rPr>
                <w:sz w:val="20"/>
                <w:szCs w:val="20"/>
              </w:rPr>
            </w:pPr>
            <w:r>
              <w:rPr>
                <w:sz w:val="20"/>
                <w:szCs w:val="20"/>
              </w:rPr>
              <w:t>Y</w:t>
            </w:r>
          </w:p>
        </w:tc>
        <w:tc>
          <w:tcPr>
            <w:tcW w:w="0" w:type="auto"/>
          </w:tcPr>
          <w:p w14:paraId="39ABFC57" w14:textId="77777777" w:rsidR="00E31474" w:rsidRDefault="00E31474" w:rsidP="002B4ECC">
            <w:pPr>
              <w:rPr>
                <w:sz w:val="20"/>
                <w:szCs w:val="20"/>
              </w:rPr>
            </w:pPr>
            <w:r>
              <w:rPr>
                <w:sz w:val="20"/>
                <w:szCs w:val="20"/>
              </w:rPr>
              <w:t>Y</w:t>
            </w:r>
          </w:p>
        </w:tc>
        <w:tc>
          <w:tcPr>
            <w:tcW w:w="0" w:type="auto"/>
          </w:tcPr>
          <w:p w14:paraId="15FC682E" w14:textId="77777777" w:rsidR="00E31474" w:rsidRDefault="00E31474" w:rsidP="002B4ECC">
            <w:pPr>
              <w:rPr>
                <w:sz w:val="20"/>
                <w:szCs w:val="20"/>
              </w:rPr>
            </w:pPr>
            <w:r>
              <w:rPr>
                <w:sz w:val="20"/>
                <w:szCs w:val="20"/>
              </w:rPr>
              <w:t>Y</w:t>
            </w:r>
          </w:p>
        </w:tc>
        <w:tc>
          <w:tcPr>
            <w:tcW w:w="0" w:type="auto"/>
          </w:tcPr>
          <w:p w14:paraId="0F3566A2" w14:textId="77777777" w:rsidR="00E31474" w:rsidRDefault="00E31474" w:rsidP="002B4ECC">
            <w:pPr>
              <w:rPr>
                <w:sz w:val="20"/>
                <w:szCs w:val="20"/>
              </w:rPr>
            </w:pPr>
            <w:r>
              <w:rPr>
                <w:sz w:val="20"/>
                <w:szCs w:val="20"/>
              </w:rPr>
              <w:t>Y</w:t>
            </w:r>
          </w:p>
        </w:tc>
        <w:tc>
          <w:tcPr>
            <w:tcW w:w="0" w:type="auto"/>
          </w:tcPr>
          <w:p w14:paraId="0EAF17FE" w14:textId="77777777" w:rsidR="00E31474" w:rsidRDefault="00E31474" w:rsidP="002B4ECC">
            <w:pPr>
              <w:rPr>
                <w:sz w:val="20"/>
                <w:szCs w:val="20"/>
              </w:rPr>
            </w:pPr>
            <w:r>
              <w:rPr>
                <w:sz w:val="20"/>
                <w:szCs w:val="20"/>
              </w:rPr>
              <w:t>Accepted</w:t>
            </w:r>
          </w:p>
        </w:tc>
      </w:tr>
    </w:tbl>
    <w:p w14:paraId="78908DF9" w14:textId="77777777" w:rsidR="00F944AF" w:rsidRDefault="00000000">
      <w:r>
        <w:t>The Milestone 2 baseline includes ASR-001 to ASR-007, ARC-01 to ARC-03, DEC-004 to DEC-013, ERD v2, the API contract (API-01 to API-17), RTM v2.0 and the Change Request Register (CR-001 to CR-012). Open or deferred decisions: the application host provider (ARC-03), attachment file storage, the POPIA retention period for requests and audit data, legacy data migration, and the V2 migration that brings the prototype schema in line with ERD v2 (R-21). Any change after this baseline follows the change request process.</w:t>
      </w:r>
    </w:p>
    <w:p w14:paraId="5CA37FC4" w14:textId="77777777" w:rsidR="00380CD2" w:rsidRDefault="00000000">
      <w:r>
        <w:t>Accepted with known gaps (30/09/2026), to be closed before M3: the V2 migration to ERD v2 (R-21), credentials moved to environment variables (R-22), Spring Security and Bean Validation added (DEC-004, DEC-010), and the first automated tests and CI build check (DEC-013).</w:t>
      </w:r>
    </w:p>
    <w:p>
      <w:pPr>
        <w:pStyle w:val="Heading1"/>
        <w:rPr>
          <w:ins w:id="901147" w:author="Claude (AI draft)" w:date="2026-10-15T08:00:00Z"/>
        </w:rPr>
      </w:pPr>
      <w:ins w:id="901148" w:author="Claude (AI draft)" w:date="2026-10-15T08:00:00Z">
        <w:r>
          <w:t xml:space="preserve">Milestone 3 Evidence Index</w:t>
        </w:r>
      </w:ins>
    </w:p>
    <w:p>
      <w:pPr>
        <w:spacing w:after="120"/>
        <w:rPr>
          <w:ins w:id="901149" w:author="Claude (AI draft)" w:date="2026-10-15T08:00:00Z"/>
        </w:rPr>
      </w:pPr>
      <w:ins w:id="901150" w:author="Claude (AI draft)" w:date="2026-10-15T08:00:00Z">
        <w:r>
          <w:t xml:space="preserve">This chapter is the PED v3.0 evidence index for Milestone 3. It follows the ten PED v3.0 sections listed in the M3 brief (Section 6), in the same order, and points to the evidence in the repository instead of repeating it. Items marked </w:t>
        </w:r>
        <w:r>
          <w:rPr>
            <w:b/>
            <w:bCs/>
            <w:i/>
            <w:iCs/>
            <w:color w:val="C00000"/>
          </w:rPr>
          <w:t xml:space="preserve">[Team to complete]</w:t>
        </w:r>
        <w:r>
          <w:t xml:space="preserve"> need information only the team has.</w:t>
        </w:r>
      </w:ins>
    </w:p>
    <w:p>
      <w:pPr>
        <w:pStyle w:val="Heading2"/>
        <w:rPr>
          <w:ins w:id="901151" w:author="Claude (AI draft)" w:date="2026-10-15T08:00:00Z"/>
        </w:rPr>
      </w:pPr>
      <w:ins w:id="901152" w:author="Claude (AI draft)" w:date="2026-10-15T08:00:00Z">
        <w:r>
          <w:t xml:space="preserve">Submission Information</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2600"/>
        <w:gridCol w:w="6416"/>
      </w:tblGrid>
      <w:tr>
        <w:trPr>
          <w:cantSplit/>
          <w:tblHeader/>
          <w:ins w:id="901153" w:author="Claude (AI draft)" w:date="2026-10-15T08:00:00Z"/>
        </w:trPr>
        <w:tc>
          <w:tcPr>
            <w:tcW w:w="2600" w:type="dxa"/>
            <w:shd w:val="clear" w:color="auto" w:fill="002060"/>
            <w:tcMar>
              <w:top w:w="40" w:type="dxa"/>
              <w:left w:w="90" w:type="dxa"/>
              <w:bottom w:w="40" w:type="dxa"/>
              <w:right w:w="90" w:type="dxa"/>
            </w:tcMar>
          </w:tcPr>
          <w:p>
            <w:pPr>
              <w:spacing w:after="40"/>
              <w:rPr>
                <w:ins w:id="901154" w:author="Claude (AI draft)" w:date="2026-10-15T08:00:00Z"/>
              </w:rPr>
            </w:pPr>
            <w:ins w:id="901155" w:author="Claude (AI draft)" w:date="2026-10-15T08:00:00Z">
              <w:r>
                <w:rPr>
                  <w:b/>
                  <w:bCs/>
                  <w:color w:val="FFFFFF"/>
                  <w:sz w:val="18"/>
                  <w:szCs w:val="18"/>
                </w:rPr>
                <w:t xml:space="preserve">Item</w:t>
              </w:r>
            </w:ins>
          </w:p>
        </w:tc>
        <w:tc>
          <w:tcPr>
            <w:tcW w:w="6416" w:type="dxa"/>
            <w:shd w:val="clear" w:color="auto" w:fill="002060"/>
            <w:tcMar>
              <w:top w:w="40" w:type="dxa"/>
              <w:left w:w="90" w:type="dxa"/>
              <w:bottom w:w="40" w:type="dxa"/>
              <w:right w:w="90" w:type="dxa"/>
            </w:tcMar>
          </w:tcPr>
          <w:p>
            <w:pPr>
              <w:spacing w:after="40"/>
              <w:rPr>
                <w:ins w:id="901156" w:author="Claude (AI draft)" w:date="2026-10-15T08:00:00Z"/>
              </w:rPr>
            </w:pPr>
            <w:ins w:id="901157" w:author="Claude (AI draft)" w:date="2026-10-15T08:00:00Z">
              <w:r>
                <w:rPr>
                  <w:b/>
                  <w:bCs/>
                  <w:color w:val="FFFFFF"/>
                  <w:sz w:val="18"/>
                  <w:szCs w:val="18"/>
                </w:rPr>
                <w:t xml:space="preserve">Value</w:t>
              </w:r>
            </w:ins>
          </w:p>
        </w:tc>
      </w:tr>
      <w:tr>
        <w:trPr>
          <w:cantSplit/>
          <w:ins w:id="901158" w:author="Claude (AI draft)" w:date="2026-10-15T08:00:00Z"/>
        </w:trPr>
        <w:tc>
          <w:tcPr>
            <w:tcW w:w="2600" w:type="dxa"/>
            <w:shd w:val="clear" w:color="auto" w:fill="DEEAF6"/>
            <w:tcMar>
              <w:top w:w="40" w:type="dxa"/>
              <w:left w:w="90" w:type="dxa"/>
              <w:bottom w:w="40" w:type="dxa"/>
              <w:right w:w="90" w:type="dxa"/>
            </w:tcMar>
          </w:tcPr>
          <w:p>
            <w:pPr>
              <w:spacing w:after="40"/>
              <w:rPr>
                <w:ins w:id="901159" w:author="Claude (AI draft)" w:date="2026-10-15T08:00:00Z"/>
              </w:rPr>
            </w:pPr>
            <w:ins w:id="901160" w:author="Claude (AI draft)" w:date="2026-10-15T08:00:00Z">
              <w:r>
                <w:rPr>
                  <w:sz w:val="18"/>
                  <w:szCs w:val="18"/>
                </w:rPr>
                <w:t xml:space="preserve">Team</w:t>
              </w:r>
            </w:ins>
          </w:p>
        </w:tc>
        <w:tc>
          <w:tcPr>
            <w:tcW w:w="6416" w:type="dxa"/>
            <w:tcMar>
              <w:top w:w="40" w:type="dxa"/>
              <w:left w:w="90" w:type="dxa"/>
              <w:bottom w:w="40" w:type="dxa"/>
              <w:right w:w="90" w:type="dxa"/>
            </w:tcMar>
          </w:tcPr>
          <w:p>
            <w:pPr>
              <w:spacing w:after="40"/>
              <w:rPr>
                <w:ins w:id="901161" w:author="Claude (AI draft)" w:date="2026-10-15T08:00:00Z"/>
              </w:rPr>
            </w:pPr>
            <w:ins w:id="901162" w:author="Claude (AI draft)" w:date="2026-10-15T08:00:00Z">
              <w:r>
                <w:rPr>
                  <w:sz w:val="18"/>
                  <w:szCs w:val="18"/>
                </w:rPr>
                <w:t xml:space="preserve">404 Team Not Found</w:t>
              </w:r>
            </w:ins>
          </w:p>
        </w:tc>
      </w:tr>
      <w:tr>
        <w:trPr>
          <w:cantSplit/>
          <w:ins w:id="901163" w:author="Claude (AI draft)" w:date="2026-10-15T08:00:00Z"/>
        </w:trPr>
        <w:tc>
          <w:tcPr>
            <w:tcW w:w="2600" w:type="dxa"/>
            <w:shd w:val="clear" w:color="auto" w:fill="DEEAF6"/>
            <w:tcMar>
              <w:top w:w="40" w:type="dxa"/>
              <w:left w:w="90" w:type="dxa"/>
              <w:bottom w:w="40" w:type="dxa"/>
              <w:right w:w="90" w:type="dxa"/>
            </w:tcMar>
          </w:tcPr>
          <w:p>
            <w:pPr>
              <w:spacing w:after="40"/>
              <w:rPr>
                <w:ins w:id="901164" w:author="Claude (AI draft)" w:date="2026-10-15T08:00:00Z"/>
              </w:rPr>
            </w:pPr>
            <w:ins w:id="901165" w:author="Claude (AI draft)" w:date="2026-10-15T08:00:00Z">
              <w:r>
                <w:rPr>
                  <w:sz w:val="18"/>
                  <w:szCs w:val="18"/>
                </w:rPr>
                <w:t xml:space="preserve">Team members</w:t>
              </w:r>
            </w:ins>
          </w:p>
        </w:tc>
        <w:tc>
          <w:tcPr>
            <w:tcW w:w="6416" w:type="dxa"/>
            <w:tcMar>
              <w:top w:w="40" w:type="dxa"/>
              <w:left w:w="90" w:type="dxa"/>
              <w:bottom w:w="40" w:type="dxa"/>
              <w:right w:w="90" w:type="dxa"/>
            </w:tcMar>
          </w:tcPr>
          <w:p>
            <w:pPr>
              <w:spacing w:after="40"/>
              <w:rPr>
                <w:ins w:id="901166" w:author="Claude (AI draft)" w:date="2026-10-15T08:00:00Z"/>
              </w:rPr>
            </w:pPr>
            <w:ins w:id="901167" w:author="Claude (AI draft)" w:date="2026-10-15T08:00:00Z">
              <w:r>
                <w:rPr>
                  <w:sz w:val="18"/>
                  <w:szCs w:val="18"/>
                </w:rPr>
                <w:t xml:space="preserve">Chanri Du Randt; Clarissa Bierman; Eduard Bernard Kruger Herman</w:t>
              </w:r>
            </w:ins>
          </w:p>
        </w:tc>
      </w:tr>
      <w:tr>
        <w:trPr>
          <w:cantSplit/>
          <w:ins w:id="901168" w:author="Claude (AI draft)" w:date="2026-10-15T08:00:00Z"/>
        </w:trPr>
        <w:tc>
          <w:tcPr>
            <w:tcW w:w="2600" w:type="dxa"/>
            <w:shd w:val="clear" w:color="auto" w:fill="DEEAF6"/>
            <w:tcMar>
              <w:top w:w="40" w:type="dxa"/>
              <w:left w:w="90" w:type="dxa"/>
              <w:bottom w:w="40" w:type="dxa"/>
              <w:right w:w="90" w:type="dxa"/>
            </w:tcMar>
          </w:tcPr>
          <w:p>
            <w:pPr>
              <w:spacing w:after="40"/>
              <w:rPr>
                <w:ins w:id="901169" w:author="Claude (AI draft)" w:date="2026-10-15T08:00:00Z"/>
              </w:rPr>
            </w:pPr>
            <w:ins w:id="901170" w:author="Claude (AI draft)" w:date="2026-10-15T08:00:00Z">
              <w:r>
                <w:rPr>
                  <w:sz w:val="18"/>
                  <w:szCs w:val="18"/>
                </w:rPr>
                <w:t xml:space="preserve">GitHub repository</w:t>
              </w:r>
            </w:ins>
          </w:p>
        </w:tc>
        <w:tc>
          <w:tcPr>
            <w:tcW w:w="6416" w:type="dxa"/>
            <w:tcMar>
              <w:top w:w="40" w:type="dxa"/>
              <w:left w:w="90" w:type="dxa"/>
              <w:bottom w:w="40" w:type="dxa"/>
              <w:right w:w="90" w:type="dxa"/>
            </w:tcMar>
          </w:tcPr>
          <w:p>
            <w:pPr>
              <w:spacing w:after="40"/>
              <w:rPr>
                <w:ins w:id="901171" w:author="Claude (AI draft)" w:date="2026-10-15T08:00:00Z"/>
              </w:rPr>
            </w:pPr>
            <w:ins w:id="901172" w:author="Claude (AI draft)" w:date="2026-10-15T08:00:00Z">
              <w:r>
                <w:rPr>
                  <w:sz w:val="18"/>
                  <w:szCs w:val="18"/>
                </w:rPr>
                <w:t xml:space="preserve">https://github.com/ClarissaBierman/SEN381-Project-CivicConnect</w:t>
              </w:r>
            </w:ins>
          </w:p>
        </w:tc>
      </w:tr>
      <w:tr>
        <w:trPr>
          <w:cantSplit/>
          <w:ins w:id="901173" w:author="Claude (AI draft)" w:date="2026-10-15T08:00:00Z"/>
        </w:trPr>
        <w:tc>
          <w:tcPr>
            <w:tcW w:w="2600" w:type="dxa"/>
            <w:shd w:val="clear" w:color="auto" w:fill="DEEAF6"/>
            <w:tcMar>
              <w:top w:w="40" w:type="dxa"/>
              <w:left w:w="90" w:type="dxa"/>
              <w:bottom w:w="40" w:type="dxa"/>
              <w:right w:w="90" w:type="dxa"/>
            </w:tcMar>
          </w:tcPr>
          <w:p>
            <w:pPr>
              <w:spacing w:after="40"/>
              <w:rPr>
                <w:ins w:id="901174" w:author="Claude (AI draft)" w:date="2026-10-15T08:00:00Z"/>
              </w:rPr>
            </w:pPr>
            <w:ins w:id="901175" w:author="Claude (AI draft)" w:date="2026-10-15T08:00:00Z">
              <w:r>
                <w:rPr>
                  <w:sz w:val="18"/>
                  <w:szCs w:val="18"/>
                </w:rPr>
                <w:t xml:space="preserve">M3 release candidate</w:t>
              </w:r>
            </w:ins>
          </w:p>
        </w:tc>
        <w:tc>
          <w:tcPr>
            <w:tcW w:w="6416" w:type="dxa"/>
            <w:tcMar>
              <w:top w:w="40" w:type="dxa"/>
              <w:left w:w="90" w:type="dxa"/>
              <w:bottom w:w="40" w:type="dxa"/>
              <w:right w:w="90" w:type="dxa"/>
            </w:tcMar>
          </w:tcPr>
          <w:p>
            <w:pPr>
              <w:spacing w:after="40"/>
              <w:rPr>
                <w:ins w:id="901176" w:author="Claude (AI draft)" w:date="2026-10-15T08:00:00Z"/>
              </w:rPr>
            </w:pPr>
            <w:ins w:id="901177" w:author="Claude (AI draft)" w:date="2026-10-15T08:00:00Z">
              <w:r>
                <w:rPr>
                  <w:b/>
                  <w:bCs/>
                  <w:i/>
                  <w:iCs/>
                  <w:color w:val="C00000"/>
                  <w:sz w:val="18"/>
                  <w:szCs w:val="18"/>
                </w:rPr>
                <w:t xml:space="preserve">[Team to complete]</w:t>
              </w:r>
              <w:r>
                <w:rPr>
                  <w:sz w:val="18"/>
                  <w:szCs w:val="18"/>
                </w:rPr>
                <w:t xml:space="preserve"> tag (e.g. v3.0.0-rc1) and commit hash</w:t>
              </w:r>
            </w:ins>
          </w:p>
        </w:tc>
      </w:tr>
      <w:tr>
        <w:trPr>
          <w:cantSplit/>
          <w:ins w:id="901178" w:author="Claude (AI draft)" w:date="2026-10-15T08:00:00Z"/>
        </w:trPr>
        <w:tc>
          <w:tcPr>
            <w:tcW w:w="2600" w:type="dxa"/>
            <w:shd w:val="clear" w:color="auto" w:fill="DEEAF6"/>
            <w:tcMar>
              <w:top w:w="40" w:type="dxa"/>
              <w:left w:w="90" w:type="dxa"/>
              <w:bottom w:w="40" w:type="dxa"/>
              <w:right w:w="90" w:type="dxa"/>
            </w:tcMar>
          </w:tcPr>
          <w:p>
            <w:pPr>
              <w:spacing w:after="40"/>
              <w:rPr>
                <w:ins w:id="901179" w:author="Claude (AI draft)" w:date="2026-10-15T08:00:00Z"/>
              </w:rPr>
            </w:pPr>
            <w:ins w:id="901180" w:author="Claude (AI draft)" w:date="2026-10-15T08:00:00Z">
              <w:r>
                <w:rPr>
                  <w:sz w:val="18"/>
                  <w:szCs w:val="18"/>
                </w:rPr>
                <w:t xml:space="preserve">PED version</w:t>
              </w:r>
            </w:ins>
          </w:p>
        </w:tc>
        <w:tc>
          <w:tcPr>
            <w:tcW w:w="6416" w:type="dxa"/>
            <w:tcMar>
              <w:top w:w="40" w:type="dxa"/>
              <w:left w:w="90" w:type="dxa"/>
              <w:bottom w:w="40" w:type="dxa"/>
              <w:right w:w="90" w:type="dxa"/>
            </w:tcMar>
          </w:tcPr>
          <w:p>
            <w:pPr>
              <w:spacing w:after="40"/>
              <w:rPr>
                <w:ins w:id="901181" w:author="Claude (AI draft)" w:date="2026-10-15T08:00:00Z"/>
              </w:rPr>
            </w:pPr>
            <w:ins w:id="901182" w:author="Claude (AI draft)" w:date="2026-10-15T08:00:00Z">
              <w:r>
                <w:rPr>
                  <w:sz w:val="18"/>
                  <w:szCs w:val="18"/>
                </w:rPr>
                <w:t xml:space="preserve">v3.0</w:t>
              </w:r>
            </w:ins>
          </w:p>
        </w:tc>
      </w:tr>
      <w:tr>
        <w:trPr>
          <w:cantSplit/>
          <w:ins w:id="901183" w:author="Claude (AI draft)" w:date="2026-10-15T08:00:00Z"/>
        </w:trPr>
        <w:tc>
          <w:tcPr>
            <w:tcW w:w="2600" w:type="dxa"/>
            <w:shd w:val="clear" w:color="auto" w:fill="DEEAF6"/>
            <w:tcMar>
              <w:top w:w="40" w:type="dxa"/>
              <w:left w:w="90" w:type="dxa"/>
              <w:bottom w:w="40" w:type="dxa"/>
              <w:right w:w="90" w:type="dxa"/>
            </w:tcMar>
          </w:tcPr>
          <w:p>
            <w:pPr>
              <w:spacing w:after="40"/>
              <w:rPr>
                <w:ins w:id="901184" w:author="Claude (AI draft)" w:date="2026-10-15T08:00:00Z"/>
              </w:rPr>
            </w:pPr>
            <w:ins w:id="901185" w:author="Claude (AI draft)" w:date="2026-10-15T08:00:00Z">
              <w:r>
                <w:rPr>
                  <w:sz w:val="18"/>
                  <w:szCs w:val="18"/>
                </w:rPr>
                <w:t xml:space="preserve">RTM</w:t>
              </w:r>
            </w:ins>
          </w:p>
        </w:tc>
        <w:tc>
          <w:tcPr>
            <w:tcW w:w="6416" w:type="dxa"/>
            <w:tcMar>
              <w:top w:w="40" w:type="dxa"/>
              <w:left w:w="90" w:type="dxa"/>
              <w:bottom w:w="40" w:type="dxa"/>
              <w:right w:w="90" w:type="dxa"/>
            </w:tcMar>
          </w:tcPr>
          <w:p>
            <w:pPr>
              <w:spacing w:after="40"/>
              <w:rPr>
                <w:ins w:id="901186" w:author="Claude (AI draft)" w:date="2026-10-15T08:00:00Z"/>
              </w:rPr>
            </w:pPr>
            <w:ins w:id="901187" w:author="Claude (AI draft)" w:date="2026-10-15T08:00:00Z">
              <w:r>
                <w:rPr>
                  <w:sz w:val="18"/>
                  <w:szCs w:val="18"/>
                </w:rPr>
                <w:t xml:space="preserve">This document: Requirements Traceability Matrix, Tables 1 to 3 (Table 3 added for M3)</w:t>
              </w:r>
            </w:ins>
          </w:p>
        </w:tc>
      </w:tr>
      <w:tr>
        <w:trPr>
          <w:cantSplit/>
          <w:ins w:id="901188" w:author="Claude (AI draft)" w:date="2026-10-15T08:00:00Z"/>
        </w:trPr>
        <w:tc>
          <w:tcPr>
            <w:tcW w:w="2600" w:type="dxa"/>
            <w:shd w:val="clear" w:color="auto" w:fill="DEEAF6"/>
            <w:tcMar>
              <w:top w:w="40" w:type="dxa"/>
              <w:left w:w="90" w:type="dxa"/>
              <w:bottom w:w="40" w:type="dxa"/>
              <w:right w:w="90" w:type="dxa"/>
            </w:tcMar>
          </w:tcPr>
          <w:p>
            <w:pPr>
              <w:spacing w:after="40"/>
              <w:rPr>
                <w:ins w:id="901189" w:author="Claude (AI draft)" w:date="2026-10-15T08:00:00Z"/>
              </w:rPr>
            </w:pPr>
            <w:ins w:id="901190" w:author="Claude (AI draft)" w:date="2026-10-15T08:00:00Z">
              <w:r>
                <w:rPr>
                  <w:sz w:val="18"/>
                  <w:szCs w:val="18"/>
                </w:rPr>
                <w:t xml:space="preserve">CI and test evidence</w:t>
              </w:r>
            </w:ins>
          </w:p>
        </w:tc>
        <w:tc>
          <w:tcPr>
            <w:tcW w:w="6416" w:type="dxa"/>
            <w:tcMar>
              <w:top w:w="40" w:type="dxa"/>
              <w:left w:w="90" w:type="dxa"/>
              <w:bottom w:w="40" w:type="dxa"/>
              <w:right w:w="90" w:type="dxa"/>
            </w:tcMar>
          </w:tcPr>
          <w:p>
            <w:pPr>
              <w:spacing w:after="40"/>
              <w:rPr>
                <w:ins w:id="901191" w:author="Claude (AI draft)" w:date="2026-10-15T08:00:00Z"/>
              </w:rPr>
            </w:pPr>
            <w:ins w:id="901192" w:author="Claude (AI draft)" w:date="2026-10-15T08:00:00Z">
              <w:r>
                <w:rPr>
                  <w:sz w:val="18"/>
                  <w:szCs w:val="18"/>
                </w:rPr>
                <w:t xml:space="preserve">GitHub Actions: workflow "CI" (.github/workflows/ci.yml - jobs Backend, Frontend, End-to-end) and workflow "Security" (security.yml). Test reports are uploaded as run artifacts (backend-test-reports, e2e-reports). </w:t>
              </w:r>
              <w:r>
                <w:rPr>
                  <w:b/>
                  <w:bCs/>
                  <w:i/>
                  <w:iCs/>
                  <w:color w:val="C00000"/>
                  <w:sz w:val="18"/>
                  <w:szCs w:val="18"/>
                </w:rPr>
                <w:t xml:space="preserve">[Team to complete]</w:t>
              </w:r>
              <w:r>
                <w:rPr>
                  <w:sz w:val="18"/>
                  <w:szCs w:val="18"/>
                </w:rPr>
                <w:t xml:space="preserve"> link to the release run</w:t>
              </w:r>
            </w:ins>
          </w:p>
        </w:tc>
      </w:tr>
      <w:tr>
        <w:trPr>
          <w:cantSplit/>
          <w:ins w:id="901193" w:author="Claude (AI draft)" w:date="2026-10-15T08:00:00Z"/>
        </w:trPr>
        <w:tc>
          <w:tcPr>
            <w:tcW w:w="2600" w:type="dxa"/>
            <w:shd w:val="clear" w:color="auto" w:fill="DEEAF6"/>
            <w:tcMar>
              <w:top w:w="40" w:type="dxa"/>
              <w:left w:w="90" w:type="dxa"/>
              <w:bottom w:w="40" w:type="dxa"/>
              <w:right w:w="90" w:type="dxa"/>
            </w:tcMar>
          </w:tcPr>
          <w:p>
            <w:pPr>
              <w:spacing w:after="40"/>
              <w:rPr>
                <w:ins w:id="901194" w:author="Claude (AI draft)" w:date="2026-10-15T08:00:00Z"/>
              </w:rPr>
            </w:pPr>
            <w:ins w:id="901195" w:author="Claude (AI draft)" w:date="2026-10-15T08:00:00Z">
              <w:r>
                <w:rPr>
                  <w:sz w:val="18"/>
                  <w:szCs w:val="18"/>
                </w:rPr>
                <w:t xml:space="preserve">Performance evidence</w:t>
              </w:r>
            </w:ins>
          </w:p>
        </w:tc>
        <w:tc>
          <w:tcPr>
            <w:tcW w:w="6416" w:type="dxa"/>
            <w:tcMar>
              <w:top w:w="40" w:type="dxa"/>
              <w:left w:w="90" w:type="dxa"/>
              <w:bottom w:w="40" w:type="dxa"/>
              <w:right w:w="90" w:type="dxa"/>
            </w:tcMar>
          </w:tcPr>
          <w:p>
            <w:pPr>
              <w:spacing w:after="40"/>
              <w:rPr>
                <w:ins w:id="901196" w:author="Claude (AI draft)" w:date="2026-10-15T08:00:00Z"/>
              </w:rPr>
            </w:pPr>
            <w:ins w:id="901197" w:author="Claude (AI draft)" w:date="2026-10-15T08:00:00Z">
              <w:r>
                <w:rPr>
                  <w:sz w:val="18"/>
                  <w:szCs w:val="18"/>
                </w:rPr>
                <w:t xml:space="preserve">perf/README.md and perf/results/ in the repository</w:t>
              </w:r>
            </w:ins>
          </w:p>
        </w:tc>
      </w:tr>
      <w:tr>
        <w:trPr>
          <w:cantSplit/>
          <w:ins w:id="901198" w:author="Claude (AI draft)" w:date="2026-10-15T08:00:00Z"/>
        </w:trPr>
        <w:tc>
          <w:tcPr>
            <w:tcW w:w="2600" w:type="dxa"/>
            <w:shd w:val="clear" w:color="auto" w:fill="DEEAF6"/>
            <w:tcMar>
              <w:top w:w="40" w:type="dxa"/>
              <w:left w:w="90" w:type="dxa"/>
              <w:bottom w:w="40" w:type="dxa"/>
              <w:right w:w="90" w:type="dxa"/>
            </w:tcMar>
          </w:tcPr>
          <w:p>
            <w:pPr>
              <w:spacing w:after="40"/>
              <w:rPr>
                <w:ins w:id="901199" w:author="Claude (AI draft)" w:date="2026-10-15T08:00:00Z"/>
              </w:rPr>
            </w:pPr>
            <w:ins w:id="901200" w:author="Claude (AI draft)" w:date="2026-10-15T08:00:00Z">
              <w:r>
                <w:rPr>
                  <w:sz w:val="18"/>
                  <w:szCs w:val="18"/>
                </w:rPr>
                <w:t xml:space="preserve">Staging / test environment</w:t>
              </w:r>
            </w:ins>
          </w:p>
        </w:tc>
        <w:tc>
          <w:tcPr>
            <w:tcW w:w="6416" w:type="dxa"/>
            <w:tcMar>
              <w:top w:w="40" w:type="dxa"/>
              <w:left w:w="90" w:type="dxa"/>
              <w:bottom w:w="40" w:type="dxa"/>
              <w:right w:w="90" w:type="dxa"/>
            </w:tcMar>
          </w:tcPr>
          <w:p>
            <w:pPr>
              <w:spacing w:after="40"/>
              <w:rPr>
                <w:ins w:id="901201" w:author="Claude (AI draft)" w:date="2026-10-15T08:00:00Z"/>
              </w:rPr>
            </w:pPr>
            <w:ins w:id="901202" w:author="Claude (AI draft)" w:date="2026-10-15T08:00:00Z">
              <w:r>
                <w:rPr>
                  <w:b/>
                  <w:bCs/>
                  <w:i/>
                  <w:iCs/>
                  <w:color w:val="C00000"/>
                  <w:sz w:val="18"/>
                  <w:szCs w:val="18"/>
                </w:rPr>
                <w:t xml:space="preserve">[Team to complete]</w:t>
              </w:r>
              <w:r>
                <w:rPr>
                  <w:sz w:val="18"/>
                  <w:szCs w:val="18"/>
                </w:rPr>
                <w:t xml:space="preserve"> staging URL or demonstration instructions (see Release Readiness)</w:t>
              </w:r>
            </w:ins>
          </w:p>
        </w:tc>
      </w:tr>
      <w:tr>
        <w:trPr>
          <w:cantSplit/>
          <w:ins w:id="901203" w:author="Claude (AI draft)" w:date="2026-10-15T08:00:00Z"/>
        </w:trPr>
        <w:tc>
          <w:tcPr>
            <w:tcW w:w="2600" w:type="dxa"/>
            <w:shd w:val="clear" w:color="auto" w:fill="DEEAF6"/>
            <w:tcMar>
              <w:top w:w="40" w:type="dxa"/>
              <w:left w:w="90" w:type="dxa"/>
              <w:bottom w:w="40" w:type="dxa"/>
              <w:right w:w="90" w:type="dxa"/>
            </w:tcMar>
          </w:tcPr>
          <w:p>
            <w:pPr>
              <w:spacing w:after="40"/>
              <w:rPr>
                <w:ins w:id="901204" w:author="Claude (AI draft)" w:date="2026-10-15T08:00:00Z"/>
              </w:rPr>
            </w:pPr>
            <w:ins w:id="901205" w:author="Claude (AI draft)" w:date="2026-10-15T08:00:00Z">
              <w:r>
                <w:rPr>
                  <w:sz w:val="18"/>
                  <w:szCs w:val="18"/>
                </w:rPr>
                <w:t xml:space="preserve">Date submitted</w:t>
              </w:r>
            </w:ins>
          </w:p>
        </w:tc>
        <w:tc>
          <w:tcPr>
            <w:tcW w:w="6416" w:type="dxa"/>
            <w:tcMar>
              <w:top w:w="40" w:type="dxa"/>
              <w:left w:w="90" w:type="dxa"/>
              <w:bottom w:w="40" w:type="dxa"/>
              <w:right w:w="90" w:type="dxa"/>
            </w:tcMar>
          </w:tcPr>
          <w:p>
            <w:pPr>
              <w:spacing w:after="40"/>
              <w:rPr>
                <w:ins w:id="901206" w:author="Claude (AI draft)" w:date="2026-10-15T08:00:00Z"/>
              </w:rPr>
            </w:pPr>
            <w:ins w:id="901207" w:author="Claude (AI draft)" w:date="2026-10-15T08:00:00Z">
              <w:r>
                <w:rPr>
                  <w:b/>
                  <w:bCs/>
                  <w:i/>
                  <w:iCs/>
                  <w:color w:val="C00000"/>
                  <w:sz w:val="18"/>
                  <w:szCs w:val="18"/>
                </w:rPr>
                <w:t xml:space="preserve">[Team to complete]</w:t>
              </w:r>
            </w:ins>
          </w:p>
        </w:tc>
      </w:tr>
    </w:tbl>
    <w:p>
      <w:pPr>
        <w:spacing w:after="60"/>
        <w:rPr>
          <w:ins w:id="901208" w:author="Claude (AI draft)" w:date="2026-10-15T08:00:00Z"/>
        </w:rPr>
      </w:pPr>
      <w:ins w:id="901209" w:author="Claude (AI draft)" w:date="2026-10-15T08:00:00Z"/>
    </w:p>
    <w:p>
      <w:pPr>
        <w:pStyle w:val="Heading2"/>
        <w:rPr>
          <w:ins w:id="901210" w:author="Claude (AI draft)" w:date="2026-10-15T08:00:00Z"/>
        </w:rPr>
      </w:pPr>
      <w:ins w:id="901211" w:author="Claude (AI draft)" w:date="2026-10-15T08:00:00Z">
        <w:r>
          <w:t xml:space="preserve">M3 Overview</w:t>
        </w:r>
      </w:ins>
    </w:p>
    <w:p>
      <w:pPr>
        <w:spacing w:after="120"/>
        <w:rPr>
          <w:ins w:id="901212" w:author="Claude (AI draft)" w:date="2026-10-15T08:00:00Z"/>
        </w:rPr>
      </w:pPr>
      <w:ins w:id="901213" w:author="Claude (AI draft)" w:date="2026-10-15T08:00:00Z">
        <w:r>
          <w:t xml:space="preserve">All 16 functional requirements are implemented in an Angular 21 frontend and a Spring Boot 4.1 backend (Java 21) on PostgreSQL 17 (Supabase). The release candidate is built and tested by the CI workflow on every push and pull request. Remaining work before the candidate is final is listed under Release Readiness.</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2300"/>
        <w:gridCol w:w="2000"/>
        <w:gridCol w:w="4716"/>
      </w:tblGrid>
      <w:tr>
        <w:trPr>
          <w:cantSplit/>
          <w:tblHeader/>
          <w:ins w:id="901214" w:author="Claude (AI draft)" w:date="2026-10-15T08:00:00Z"/>
        </w:trPr>
        <w:tc>
          <w:tcPr>
            <w:tcW w:w="2300" w:type="dxa"/>
            <w:shd w:val="clear" w:color="auto" w:fill="002060"/>
            <w:tcMar>
              <w:top w:w="40" w:type="dxa"/>
              <w:left w:w="90" w:type="dxa"/>
              <w:bottom w:w="40" w:type="dxa"/>
              <w:right w:w="90" w:type="dxa"/>
            </w:tcMar>
          </w:tcPr>
          <w:p>
            <w:pPr>
              <w:spacing w:after="40"/>
              <w:rPr>
                <w:ins w:id="901215" w:author="Claude (AI draft)" w:date="2026-10-15T08:00:00Z"/>
              </w:rPr>
            </w:pPr>
            <w:ins w:id="901216" w:author="Claude (AI draft)" w:date="2026-10-15T08:00:00Z">
              <w:r>
                <w:rPr>
                  <w:b/>
                  <w:bCs/>
                  <w:color w:val="FFFFFF"/>
                  <w:sz w:val="18"/>
                  <w:szCs w:val="18"/>
                </w:rPr>
                <w:t xml:space="preserve">Area</w:t>
              </w:r>
            </w:ins>
          </w:p>
        </w:tc>
        <w:tc>
          <w:tcPr>
            <w:tcW w:w="2000" w:type="dxa"/>
            <w:shd w:val="clear" w:color="auto" w:fill="002060"/>
            <w:tcMar>
              <w:top w:w="40" w:type="dxa"/>
              <w:left w:w="90" w:type="dxa"/>
              <w:bottom w:w="40" w:type="dxa"/>
              <w:right w:w="90" w:type="dxa"/>
            </w:tcMar>
          </w:tcPr>
          <w:p>
            <w:pPr>
              <w:spacing w:after="40"/>
              <w:rPr>
                <w:ins w:id="901217" w:author="Claude (AI draft)" w:date="2026-10-15T08:00:00Z"/>
              </w:rPr>
            </w:pPr>
            <w:ins w:id="901218" w:author="Claude (AI draft)" w:date="2026-10-15T08:00:00Z">
              <w:r>
                <w:rPr>
                  <w:b/>
                  <w:bCs/>
                  <w:color w:val="FFFFFF"/>
                  <w:sz w:val="18"/>
                  <w:szCs w:val="18"/>
                </w:rPr>
                <w:t xml:space="preserve">Requirements</w:t>
              </w:r>
            </w:ins>
          </w:p>
        </w:tc>
        <w:tc>
          <w:tcPr>
            <w:tcW w:w="4716" w:type="dxa"/>
            <w:shd w:val="clear" w:color="auto" w:fill="002060"/>
            <w:tcMar>
              <w:top w:w="40" w:type="dxa"/>
              <w:left w:w="90" w:type="dxa"/>
              <w:bottom w:w="40" w:type="dxa"/>
              <w:right w:w="90" w:type="dxa"/>
            </w:tcMar>
          </w:tcPr>
          <w:p>
            <w:pPr>
              <w:spacing w:after="40"/>
              <w:rPr>
                <w:ins w:id="901219" w:author="Claude (AI draft)" w:date="2026-10-15T08:00:00Z"/>
              </w:rPr>
            </w:pPr>
            <w:ins w:id="901220" w:author="Claude (AI draft)" w:date="2026-10-15T08:00:00Z">
              <w:r>
                <w:rPr>
                  <w:b/>
                  <w:bCs/>
                  <w:color w:val="FFFFFF"/>
                  <w:sz w:val="18"/>
                  <w:szCs w:val="18"/>
                </w:rPr>
                <w:t xml:space="preserve">Main components</w:t>
              </w:r>
            </w:ins>
          </w:p>
        </w:tc>
      </w:tr>
      <w:tr>
        <w:trPr>
          <w:cantSplit/>
          <w:ins w:id="901221" w:author="Claude (AI draft)" w:date="2026-10-15T08:00:00Z"/>
        </w:trPr>
        <w:tc>
          <w:tcPr>
            <w:tcW w:w="2300" w:type="dxa"/>
            <w:tcMar>
              <w:top w:w="40" w:type="dxa"/>
              <w:left w:w="90" w:type="dxa"/>
              <w:bottom w:w="40" w:type="dxa"/>
              <w:right w:w="90" w:type="dxa"/>
            </w:tcMar>
          </w:tcPr>
          <w:p>
            <w:pPr>
              <w:spacing w:after="40"/>
              <w:rPr>
                <w:ins w:id="901222" w:author="Claude (AI draft)" w:date="2026-10-15T08:00:00Z"/>
              </w:rPr>
            </w:pPr>
            <w:ins w:id="901223" w:author="Claude (AI draft)" w:date="2026-10-15T08:00:00Z">
              <w:r>
                <w:rPr>
                  <w:sz w:val="18"/>
                  <w:szCs w:val="18"/>
                </w:rPr>
                <w:t xml:space="preserve">Accounts and login</w:t>
              </w:r>
            </w:ins>
          </w:p>
        </w:tc>
        <w:tc>
          <w:tcPr>
            <w:tcW w:w="2000" w:type="dxa"/>
            <w:tcMar>
              <w:top w:w="40" w:type="dxa"/>
              <w:left w:w="90" w:type="dxa"/>
              <w:bottom w:w="40" w:type="dxa"/>
              <w:right w:w="90" w:type="dxa"/>
            </w:tcMar>
          </w:tcPr>
          <w:p>
            <w:pPr>
              <w:spacing w:after="40"/>
              <w:rPr>
                <w:ins w:id="901224" w:author="Claude (AI draft)" w:date="2026-10-15T08:00:00Z"/>
              </w:rPr>
            </w:pPr>
            <w:ins w:id="901225" w:author="Claude (AI draft)" w:date="2026-10-15T08:00:00Z">
              <w:r>
                <w:rPr>
                  <w:sz w:val="18"/>
                  <w:szCs w:val="18"/>
                </w:rPr>
                <w:t xml:space="preserve">FR-014, NFR-002, NFR-003</w:t>
              </w:r>
            </w:ins>
          </w:p>
        </w:tc>
        <w:tc>
          <w:tcPr>
            <w:tcW w:w="4716" w:type="dxa"/>
            <w:tcMar>
              <w:top w:w="40" w:type="dxa"/>
              <w:left w:w="90" w:type="dxa"/>
              <w:bottom w:w="40" w:type="dxa"/>
              <w:right w:w="90" w:type="dxa"/>
            </w:tcMar>
          </w:tcPr>
          <w:p>
            <w:pPr>
              <w:spacing w:after="40"/>
              <w:rPr>
                <w:ins w:id="901226" w:author="Claude (AI draft)" w:date="2026-10-15T08:00:00Z"/>
              </w:rPr>
            </w:pPr>
            <w:ins w:id="901227" w:author="Claude (AI draft)" w:date="2026-10-15T08:00:00Z">
              <w:r>
                <w:rPr>
                  <w:sz w:val="18"/>
                  <w:szCs w:val="18"/>
                </w:rPr>
                <w:t xml:space="preserve">access module: AuthService, JwtService, ActiveAccountJwtConverter; Angular login, register, profile</w:t>
              </w:r>
            </w:ins>
          </w:p>
        </w:tc>
      </w:tr>
      <w:tr>
        <w:trPr>
          <w:cantSplit/>
          <w:ins w:id="901228" w:author="Claude (AI draft)" w:date="2026-10-15T08:00:00Z"/>
        </w:trPr>
        <w:tc>
          <w:tcPr>
            <w:tcW w:w="2300" w:type="dxa"/>
            <w:tcMar>
              <w:top w:w="40" w:type="dxa"/>
              <w:left w:w="90" w:type="dxa"/>
              <w:bottom w:w="40" w:type="dxa"/>
              <w:right w:w="90" w:type="dxa"/>
            </w:tcMar>
          </w:tcPr>
          <w:p>
            <w:pPr>
              <w:spacing w:after="40"/>
              <w:rPr>
                <w:ins w:id="901229" w:author="Claude (AI draft)" w:date="2026-10-15T08:00:00Z"/>
              </w:rPr>
            </w:pPr>
            <w:ins w:id="901230" w:author="Claude (AI draft)" w:date="2026-10-15T08:00:00Z">
              <w:r>
                <w:rPr>
                  <w:sz w:val="18"/>
                  <w:szCs w:val="18"/>
                </w:rPr>
                <w:t xml:space="preserve">Requester</w:t>
              </w:r>
            </w:ins>
          </w:p>
        </w:tc>
        <w:tc>
          <w:tcPr>
            <w:tcW w:w="2000" w:type="dxa"/>
            <w:tcMar>
              <w:top w:w="40" w:type="dxa"/>
              <w:left w:w="90" w:type="dxa"/>
              <w:bottom w:w="40" w:type="dxa"/>
              <w:right w:w="90" w:type="dxa"/>
            </w:tcMar>
          </w:tcPr>
          <w:p>
            <w:pPr>
              <w:spacing w:after="40"/>
              <w:rPr>
                <w:ins w:id="901231" w:author="Claude (AI draft)" w:date="2026-10-15T08:00:00Z"/>
              </w:rPr>
            </w:pPr>
            <w:ins w:id="901232" w:author="Claude (AI draft)" w:date="2026-10-15T08:00:00Z">
              <w:r>
                <w:rPr>
                  <w:sz w:val="18"/>
                  <w:szCs w:val="18"/>
                </w:rPr>
                <w:t xml:space="preserve">FR-001 to FR-004</w:t>
              </w:r>
            </w:ins>
          </w:p>
        </w:tc>
        <w:tc>
          <w:tcPr>
            <w:tcW w:w="4716" w:type="dxa"/>
            <w:tcMar>
              <w:top w:w="40" w:type="dxa"/>
              <w:left w:w="90" w:type="dxa"/>
              <w:bottom w:w="40" w:type="dxa"/>
              <w:right w:w="90" w:type="dxa"/>
            </w:tcMar>
          </w:tcPr>
          <w:p>
            <w:pPr>
              <w:spacing w:after="40"/>
              <w:rPr>
                <w:ins w:id="901233" w:author="Claude (AI draft)" w:date="2026-10-15T08:00:00Z"/>
              </w:rPr>
            </w:pPr>
            <w:ins w:id="901234" w:author="Claude (AI draft)" w:date="2026-10-15T08:00:00Z">
              <w:r>
                <w:rPr>
                  <w:sz w:val="18"/>
                  <w:szCs w:val="18"/>
                </w:rPr>
                <w:t xml:space="preserve">RequestService, CommentViews; requester page (form, my requests with pager, updates)</w:t>
              </w:r>
            </w:ins>
          </w:p>
        </w:tc>
      </w:tr>
      <w:tr>
        <w:trPr>
          <w:cantSplit/>
          <w:ins w:id="901235" w:author="Claude (AI draft)" w:date="2026-10-15T08:00:00Z"/>
        </w:trPr>
        <w:tc>
          <w:tcPr>
            <w:tcW w:w="2300" w:type="dxa"/>
            <w:tcMar>
              <w:top w:w="40" w:type="dxa"/>
              <w:left w:w="90" w:type="dxa"/>
              <w:bottom w:w="40" w:type="dxa"/>
              <w:right w:w="90" w:type="dxa"/>
            </w:tcMar>
          </w:tcPr>
          <w:p>
            <w:pPr>
              <w:spacing w:after="40"/>
              <w:rPr>
                <w:ins w:id="901236" w:author="Claude (AI draft)" w:date="2026-10-15T08:00:00Z"/>
              </w:rPr>
            </w:pPr>
            <w:ins w:id="901237" w:author="Claude (AI draft)" w:date="2026-10-15T08:00:00Z">
              <w:r>
                <w:rPr>
                  <w:sz w:val="18"/>
                  <w:szCs w:val="18"/>
                </w:rPr>
                <w:t xml:space="preserve">Handler queue and detail</w:t>
              </w:r>
            </w:ins>
          </w:p>
        </w:tc>
        <w:tc>
          <w:tcPr>
            <w:tcW w:w="2000" w:type="dxa"/>
            <w:tcMar>
              <w:top w:w="40" w:type="dxa"/>
              <w:left w:w="90" w:type="dxa"/>
              <w:bottom w:w="40" w:type="dxa"/>
              <w:right w:w="90" w:type="dxa"/>
            </w:tcMar>
          </w:tcPr>
          <w:p>
            <w:pPr>
              <w:spacing w:after="40"/>
              <w:rPr>
                <w:ins w:id="901238" w:author="Claude (AI draft)" w:date="2026-10-15T08:00:00Z"/>
              </w:rPr>
            </w:pPr>
            <w:ins w:id="901239" w:author="Claude (AI draft)" w:date="2026-10-15T08:00:00Z">
              <w:r>
                <w:rPr>
                  <w:sz w:val="18"/>
                  <w:szCs w:val="18"/>
                </w:rPr>
                <w:t xml:space="preserve">FR-005 to FR-011</w:t>
              </w:r>
            </w:ins>
          </w:p>
        </w:tc>
        <w:tc>
          <w:tcPr>
            <w:tcW w:w="4716" w:type="dxa"/>
            <w:tcMar>
              <w:top w:w="40" w:type="dxa"/>
              <w:left w:w="90" w:type="dxa"/>
              <w:bottom w:w="40" w:type="dxa"/>
              <w:right w:w="90" w:type="dxa"/>
            </w:tcMar>
          </w:tcPr>
          <w:p>
            <w:pPr>
              <w:spacing w:after="40"/>
              <w:rPr>
                <w:ins w:id="901240" w:author="Claude (AI draft)" w:date="2026-10-15T08:00:00Z"/>
              </w:rPr>
            </w:pPr>
            <w:ins w:id="901241" w:author="Claude (AI draft)" w:date="2026-10-15T08:00:00Z">
              <w:r>
                <w:rPr>
                  <w:sz w:val="18"/>
                  <w:szCs w:val="18"/>
                </w:rPr>
                <w:t xml:space="preserve">RequestService, TransitionPolicy, CommentService, AuditService; request-queue page</w:t>
              </w:r>
            </w:ins>
          </w:p>
        </w:tc>
      </w:tr>
      <w:tr>
        <w:trPr>
          <w:cantSplit/>
          <w:ins w:id="901242" w:author="Claude (AI draft)" w:date="2026-10-15T08:00:00Z"/>
        </w:trPr>
        <w:tc>
          <w:tcPr>
            <w:tcW w:w="2300" w:type="dxa"/>
            <w:tcMar>
              <w:top w:w="40" w:type="dxa"/>
              <w:left w:w="90" w:type="dxa"/>
              <w:bottom w:w="40" w:type="dxa"/>
              <w:right w:w="90" w:type="dxa"/>
            </w:tcMar>
          </w:tcPr>
          <w:p>
            <w:pPr>
              <w:spacing w:after="40"/>
              <w:rPr>
                <w:ins w:id="901243" w:author="Claude (AI draft)" w:date="2026-10-15T08:00:00Z"/>
              </w:rPr>
            </w:pPr>
            <w:ins w:id="901244" w:author="Claude (AI draft)" w:date="2026-10-15T08:00:00Z">
              <w:r>
                <w:rPr>
                  <w:sz w:val="18"/>
                  <w:szCs w:val="18"/>
                </w:rPr>
                <w:t xml:space="preserve">Management</w:t>
              </w:r>
            </w:ins>
          </w:p>
        </w:tc>
        <w:tc>
          <w:tcPr>
            <w:tcW w:w="2000" w:type="dxa"/>
            <w:tcMar>
              <w:top w:w="40" w:type="dxa"/>
              <w:left w:w="90" w:type="dxa"/>
              <w:bottom w:w="40" w:type="dxa"/>
              <w:right w:w="90" w:type="dxa"/>
            </w:tcMar>
          </w:tcPr>
          <w:p>
            <w:pPr>
              <w:spacing w:after="40"/>
              <w:rPr>
                <w:ins w:id="901245" w:author="Claude (AI draft)" w:date="2026-10-15T08:00:00Z"/>
              </w:rPr>
            </w:pPr>
            <w:ins w:id="901246" w:author="Claude (AI draft)" w:date="2026-10-15T08:00:00Z">
              <w:r>
                <w:rPr>
                  <w:sz w:val="18"/>
                  <w:szCs w:val="18"/>
                </w:rPr>
                <w:t xml:space="preserve">FR-012, FR-013, FR-015, FR-016</w:t>
              </w:r>
            </w:ins>
          </w:p>
        </w:tc>
        <w:tc>
          <w:tcPr>
            <w:tcW w:w="4716" w:type="dxa"/>
            <w:tcMar>
              <w:top w:w="40" w:type="dxa"/>
              <w:left w:w="90" w:type="dxa"/>
              <w:bottom w:w="40" w:type="dxa"/>
              <w:right w:w="90" w:type="dxa"/>
            </w:tcMar>
          </w:tcPr>
          <w:p>
            <w:pPr>
              <w:spacing w:after="40"/>
              <w:rPr>
                <w:ins w:id="901247" w:author="Claude (AI draft)" w:date="2026-10-15T08:00:00Z"/>
              </w:rPr>
            </w:pPr>
            <w:ins w:id="901248" w:author="Claude (AI draft)" w:date="2026-10-15T08:00:00Z">
              <w:r>
                <w:rPr>
                  <w:sz w:val="18"/>
                  <w:szCs w:val="18"/>
                </w:rPr>
                <w:t xml:space="preserve">ReportService, CategoryService, EmployeeService; Activity, Requests, Categories, Staff and Audit pages</w:t>
              </w:r>
            </w:ins>
          </w:p>
        </w:tc>
      </w:tr>
      <w:tr>
        <w:trPr>
          <w:cantSplit/>
          <w:ins w:id="901249" w:author="Claude (AI draft)" w:date="2026-10-15T08:00:00Z"/>
        </w:trPr>
        <w:tc>
          <w:tcPr>
            <w:tcW w:w="2300" w:type="dxa"/>
            <w:tcMar>
              <w:top w:w="40" w:type="dxa"/>
              <w:left w:w="90" w:type="dxa"/>
              <w:bottom w:w="40" w:type="dxa"/>
              <w:right w:w="90" w:type="dxa"/>
            </w:tcMar>
          </w:tcPr>
          <w:p>
            <w:pPr>
              <w:spacing w:after="40"/>
              <w:rPr>
                <w:ins w:id="901250" w:author="Claude (AI draft)" w:date="2026-10-15T08:00:00Z"/>
              </w:rPr>
            </w:pPr>
            <w:ins w:id="901251" w:author="Claude (AI draft)" w:date="2026-10-15T08:00:00Z">
              <w:r>
                <w:rPr>
                  <w:sz w:val="18"/>
                  <w:szCs w:val="18"/>
                </w:rPr>
                <w:t xml:space="preserve">Audit</w:t>
              </w:r>
            </w:ins>
          </w:p>
        </w:tc>
        <w:tc>
          <w:tcPr>
            <w:tcW w:w="2000" w:type="dxa"/>
            <w:tcMar>
              <w:top w:w="40" w:type="dxa"/>
              <w:left w:w="90" w:type="dxa"/>
              <w:bottom w:w="40" w:type="dxa"/>
              <w:right w:w="90" w:type="dxa"/>
            </w:tcMar>
          </w:tcPr>
          <w:p>
            <w:pPr>
              <w:spacing w:after="40"/>
              <w:rPr>
                <w:ins w:id="901252" w:author="Claude (AI draft)" w:date="2026-10-15T08:00:00Z"/>
              </w:rPr>
            </w:pPr>
            <w:ins w:id="901253" w:author="Claude (AI draft)" w:date="2026-10-15T08:00:00Z">
              <w:r>
                <w:rPr>
                  <w:sz w:val="18"/>
                  <w:szCs w:val="18"/>
                </w:rPr>
                <w:t xml:space="preserve">NFR-006, NFR-007</w:t>
              </w:r>
            </w:ins>
          </w:p>
        </w:tc>
        <w:tc>
          <w:tcPr>
            <w:tcW w:w="4716" w:type="dxa"/>
            <w:tcMar>
              <w:top w:w="40" w:type="dxa"/>
              <w:left w:w="90" w:type="dxa"/>
              <w:bottom w:w="40" w:type="dxa"/>
              <w:right w:w="90" w:type="dxa"/>
            </w:tcMar>
          </w:tcPr>
          <w:p>
            <w:pPr>
              <w:spacing w:after="40"/>
              <w:rPr>
                <w:ins w:id="901254" w:author="Claude (AI draft)" w:date="2026-10-15T08:00:00Z"/>
              </w:rPr>
            </w:pPr>
            <w:ins w:id="901255" w:author="Claude (AI draft)" w:date="2026-10-15T08:00:00Z">
              <w:r>
                <w:rPr>
                  <w:sz w:val="18"/>
                  <w:szCs w:val="18"/>
                </w:rPr>
                <w:t xml:space="preserve">Database audit and append-only triggers; request history and per-table audit API</w:t>
              </w:r>
            </w:ins>
          </w:p>
        </w:tc>
      </w:tr>
      <w:tr>
        <w:trPr>
          <w:cantSplit/>
          <w:ins w:id="901256" w:author="Claude (AI draft)" w:date="2026-10-15T08:00:00Z"/>
        </w:trPr>
        <w:tc>
          <w:tcPr>
            <w:tcW w:w="2300" w:type="dxa"/>
            <w:tcMar>
              <w:top w:w="40" w:type="dxa"/>
              <w:left w:w="90" w:type="dxa"/>
              <w:bottom w:w="40" w:type="dxa"/>
              <w:right w:w="90" w:type="dxa"/>
            </w:tcMar>
          </w:tcPr>
          <w:p>
            <w:pPr>
              <w:spacing w:after="40"/>
              <w:rPr>
                <w:ins w:id="901257" w:author="Claude (AI draft)" w:date="2026-10-15T08:00:00Z"/>
              </w:rPr>
            </w:pPr>
            <w:ins w:id="901258" w:author="Claude (AI draft)" w:date="2026-10-15T08:00:00Z">
              <w:r>
                <w:rPr>
                  <w:sz w:val="18"/>
                  <w:szCs w:val="18"/>
                </w:rPr>
                <w:t xml:space="preserve">Security controls</w:t>
              </w:r>
            </w:ins>
          </w:p>
        </w:tc>
        <w:tc>
          <w:tcPr>
            <w:tcW w:w="2000" w:type="dxa"/>
            <w:tcMar>
              <w:top w:w="40" w:type="dxa"/>
              <w:left w:w="90" w:type="dxa"/>
              <w:bottom w:w="40" w:type="dxa"/>
              <w:right w:w="90" w:type="dxa"/>
            </w:tcMar>
          </w:tcPr>
          <w:p>
            <w:pPr>
              <w:spacing w:after="40"/>
              <w:rPr>
                <w:ins w:id="901259" w:author="Claude (AI draft)" w:date="2026-10-15T08:00:00Z"/>
              </w:rPr>
            </w:pPr>
            <w:ins w:id="901260" w:author="Claude (AI draft)" w:date="2026-10-15T08:00:00Z">
              <w:r>
                <w:rPr>
                  <w:sz w:val="18"/>
                  <w:szCs w:val="18"/>
                </w:rPr>
                <w:t xml:space="preserve">NFR-003, ASR-001, ASR-005</w:t>
              </w:r>
            </w:ins>
          </w:p>
        </w:tc>
        <w:tc>
          <w:tcPr>
            <w:tcW w:w="4716" w:type="dxa"/>
            <w:tcMar>
              <w:top w:w="40" w:type="dxa"/>
              <w:left w:w="90" w:type="dxa"/>
              <w:bottom w:w="40" w:type="dxa"/>
              <w:right w:w="90" w:type="dxa"/>
            </w:tcMar>
          </w:tcPr>
          <w:p>
            <w:pPr>
              <w:spacing w:after="40"/>
              <w:rPr>
                <w:ins w:id="901261" w:author="Claude (AI draft)" w:date="2026-10-15T08:00:00Z"/>
              </w:rPr>
            </w:pPr>
            <w:ins w:id="901262" w:author="Claude (AI draft)" w:date="2026-10-15T08:00:00Z">
              <w:r>
                <w:rPr>
                  <w:sz w:val="18"/>
                  <w:szCs w:val="18"/>
                </w:rPr>
                <w:t xml:space="preserve">Database role per transaction (V3, DbSessionInterceptor), per-request account check, rate limits</w:t>
              </w:r>
            </w:ins>
          </w:p>
        </w:tc>
      </w:tr>
    </w:tbl>
    <w:p>
      <w:pPr>
        <w:spacing w:after="60"/>
        <w:rPr>
          <w:ins w:id="901263" w:author="Claude (AI draft)" w:date="2026-10-15T08:00:00Z"/>
        </w:rPr>
      </w:pPr>
      <w:ins w:id="901264" w:author="Claude (AI draft)" w:date="2026-10-15T08:00:00Z"/>
    </w:p>
    <w:p>
      <w:pPr>
        <w:pStyle w:val="Heading2"/>
        <w:rPr>
          <w:ins w:id="901265" w:author="Claude (AI draft)" w:date="2026-10-15T08:00:00Z"/>
        </w:rPr>
      </w:pPr>
      <w:ins w:id="901266" w:author="Claude (AI draft)" w:date="2026-10-15T08:00:00Z">
        <w:r>
          <w:t xml:space="preserve">M2 Baseline Conformance</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3000"/>
        <w:gridCol w:w="2600"/>
        <w:gridCol w:w="3416"/>
      </w:tblGrid>
      <w:tr>
        <w:trPr>
          <w:cantSplit/>
          <w:tblHeader/>
          <w:ins w:id="901267" w:author="Claude (AI draft)" w:date="2026-10-15T08:00:00Z"/>
        </w:trPr>
        <w:tc>
          <w:tcPr>
            <w:tcW w:w="3000" w:type="dxa"/>
            <w:shd w:val="clear" w:color="auto" w:fill="002060"/>
            <w:tcMar>
              <w:top w:w="40" w:type="dxa"/>
              <w:left w:w="90" w:type="dxa"/>
              <w:bottom w:w="40" w:type="dxa"/>
              <w:right w:w="90" w:type="dxa"/>
            </w:tcMar>
          </w:tcPr>
          <w:p>
            <w:pPr>
              <w:spacing w:after="40"/>
              <w:rPr>
                <w:ins w:id="901268" w:author="Claude (AI draft)" w:date="2026-10-15T08:00:00Z"/>
              </w:rPr>
            </w:pPr>
            <w:ins w:id="901269" w:author="Claude (AI draft)" w:date="2026-10-15T08:00:00Z">
              <w:r>
                <w:rPr>
                  <w:b/>
                  <w:bCs/>
                  <w:color w:val="FFFFFF"/>
                  <w:sz w:val="18"/>
                  <w:szCs w:val="18"/>
                </w:rPr>
                <w:t xml:space="preserve">M2 baseline item</w:t>
              </w:r>
            </w:ins>
          </w:p>
        </w:tc>
        <w:tc>
          <w:tcPr>
            <w:tcW w:w="2600" w:type="dxa"/>
            <w:shd w:val="clear" w:color="auto" w:fill="002060"/>
            <w:tcMar>
              <w:top w:w="40" w:type="dxa"/>
              <w:left w:w="90" w:type="dxa"/>
              <w:bottom w:w="40" w:type="dxa"/>
              <w:right w:w="90" w:type="dxa"/>
            </w:tcMar>
          </w:tcPr>
          <w:p>
            <w:pPr>
              <w:spacing w:after="40"/>
              <w:rPr>
                <w:ins w:id="901270" w:author="Claude (AI draft)" w:date="2026-10-15T08:00:00Z"/>
              </w:rPr>
            </w:pPr>
            <w:ins w:id="901271" w:author="Claude (AI draft)" w:date="2026-10-15T08:00:00Z">
              <w:r>
                <w:rPr>
                  <w:b/>
                  <w:bCs/>
                  <w:color w:val="FFFFFF"/>
                  <w:sz w:val="18"/>
                  <w:szCs w:val="18"/>
                </w:rPr>
                <w:t xml:space="preserve">Implemented as planned?</w:t>
              </w:r>
            </w:ins>
          </w:p>
        </w:tc>
        <w:tc>
          <w:tcPr>
            <w:tcW w:w="3416" w:type="dxa"/>
            <w:shd w:val="clear" w:color="auto" w:fill="002060"/>
            <w:tcMar>
              <w:top w:w="40" w:type="dxa"/>
              <w:left w:w="90" w:type="dxa"/>
              <w:bottom w:w="40" w:type="dxa"/>
              <w:right w:w="90" w:type="dxa"/>
            </w:tcMar>
          </w:tcPr>
          <w:p>
            <w:pPr>
              <w:spacing w:after="40"/>
              <w:rPr>
                <w:ins w:id="901272" w:author="Claude (AI draft)" w:date="2026-10-15T08:00:00Z"/>
              </w:rPr>
            </w:pPr>
            <w:ins w:id="901273" w:author="Claude (AI draft)" w:date="2026-10-15T08:00:00Z">
              <w:r>
                <w:rPr>
                  <w:b/>
                  <w:bCs/>
                  <w:color w:val="FFFFFF"/>
                  <w:sz w:val="18"/>
                  <w:szCs w:val="18"/>
                </w:rPr>
                <w:t xml:space="preserve">Evidence</w:t>
              </w:r>
            </w:ins>
          </w:p>
        </w:tc>
      </w:tr>
      <w:tr>
        <w:trPr>
          <w:cantSplit/>
          <w:ins w:id="901274" w:author="Claude (AI draft)" w:date="2026-10-15T08:00:00Z"/>
        </w:trPr>
        <w:tc>
          <w:tcPr>
            <w:tcW w:w="3000" w:type="dxa"/>
            <w:tcMar>
              <w:top w:w="40" w:type="dxa"/>
              <w:left w:w="90" w:type="dxa"/>
              <w:bottom w:w="40" w:type="dxa"/>
              <w:right w:w="90" w:type="dxa"/>
            </w:tcMar>
          </w:tcPr>
          <w:p>
            <w:pPr>
              <w:spacing w:after="40"/>
              <w:rPr>
                <w:ins w:id="901275" w:author="Claude (AI draft)" w:date="2026-10-15T08:00:00Z"/>
              </w:rPr>
            </w:pPr>
            <w:ins w:id="901276" w:author="Claude (AI draft)" w:date="2026-10-15T08:00:00Z">
              <w:r>
                <w:rPr>
                  <w:sz w:val="18"/>
                  <w:szCs w:val="18"/>
                </w:rPr>
                <w:t xml:space="preserve">ARC-01 one Angular app, menu per role</w:t>
              </w:r>
            </w:ins>
          </w:p>
        </w:tc>
        <w:tc>
          <w:tcPr>
            <w:tcW w:w="2600" w:type="dxa"/>
            <w:tcMar>
              <w:top w:w="40" w:type="dxa"/>
              <w:left w:w="90" w:type="dxa"/>
              <w:bottom w:w="40" w:type="dxa"/>
              <w:right w:w="90" w:type="dxa"/>
            </w:tcMar>
          </w:tcPr>
          <w:p>
            <w:pPr>
              <w:spacing w:after="40"/>
              <w:rPr>
                <w:ins w:id="901277" w:author="Claude (AI draft)" w:date="2026-10-15T08:00:00Z"/>
              </w:rPr>
            </w:pPr>
            <w:ins w:id="901278" w:author="Claude (AI draft)" w:date="2026-10-15T08:00:00Z">
              <w:r>
                <w:rPr>
                  <w:sz w:val="18"/>
                  <w:szCs w:val="18"/>
                </w:rPr>
                <w:t xml:space="preserve">Yes</w:t>
              </w:r>
            </w:ins>
          </w:p>
        </w:tc>
        <w:tc>
          <w:tcPr>
            <w:tcW w:w="3416" w:type="dxa"/>
            <w:tcMar>
              <w:top w:w="40" w:type="dxa"/>
              <w:left w:w="90" w:type="dxa"/>
              <w:bottom w:w="40" w:type="dxa"/>
              <w:right w:w="90" w:type="dxa"/>
            </w:tcMar>
          </w:tcPr>
          <w:p>
            <w:pPr>
              <w:spacing w:after="40"/>
              <w:rPr>
                <w:ins w:id="901279" w:author="Claude (AI draft)" w:date="2026-10-15T08:00:00Z"/>
              </w:rPr>
            </w:pPr>
            <w:ins w:id="901280" w:author="Claude (AI draft)" w:date="2026-10-15T08:00:00Z">
              <w:r>
                <w:rPr>
                  <w:sz w:val="18"/>
                  <w:szCs w:val="18"/>
                </w:rPr>
                <w:t xml:space="preserve">app.routes.ts role guard; E2E-02</w:t>
              </w:r>
            </w:ins>
          </w:p>
        </w:tc>
      </w:tr>
      <w:tr>
        <w:trPr>
          <w:cantSplit/>
          <w:ins w:id="901281" w:author="Claude (AI draft)" w:date="2026-10-15T08:00:00Z"/>
        </w:trPr>
        <w:tc>
          <w:tcPr>
            <w:tcW w:w="3000" w:type="dxa"/>
            <w:tcMar>
              <w:top w:w="40" w:type="dxa"/>
              <w:left w:w="90" w:type="dxa"/>
              <w:bottom w:w="40" w:type="dxa"/>
              <w:right w:w="90" w:type="dxa"/>
            </w:tcMar>
          </w:tcPr>
          <w:p>
            <w:pPr>
              <w:spacing w:after="40"/>
              <w:rPr>
                <w:ins w:id="901282" w:author="Claude (AI draft)" w:date="2026-10-15T08:00:00Z"/>
              </w:rPr>
            </w:pPr>
            <w:ins w:id="901283" w:author="Claude (AI draft)" w:date="2026-10-15T08:00:00Z">
              <w:r>
                <w:rPr>
                  <w:sz w:val="18"/>
                  <w:szCs w:val="18"/>
                </w:rPr>
                <w:t xml:space="preserve">ARC-02 modular monolith</w:t>
              </w:r>
            </w:ins>
          </w:p>
        </w:tc>
        <w:tc>
          <w:tcPr>
            <w:tcW w:w="2600" w:type="dxa"/>
            <w:tcMar>
              <w:top w:w="40" w:type="dxa"/>
              <w:left w:w="90" w:type="dxa"/>
              <w:bottom w:w="40" w:type="dxa"/>
              <w:right w:w="90" w:type="dxa"/>
            </w:tcMar>
          </w:tcPr>
          <w:p>
            <w:pPr>
              <w:spacing w:after="40"/>
              <w:rPr>
                <w:ins w:id="901284" w:author="Claude (AI draft)" w:date="2026-10-15T08:00:00Z"/>
              </w:rPr>
            </w:pPr>
            <w:ins w:id="901285" w:author="Claude (AI draft)" w:date="2026-10-15T08:00:00Z">
              <w:r>
                <w:rPr>
                  <w:sz w:val="18"/>
                  <w:szCs w:val="18"/>
                </w:rPr>
                <w:t xml:space="preserve">Yes</w:t>
              </w:r>
            </w:ins>
          </w:p>
        </w:tc>
        <w:tc>
          <w:tcPr>
            <w:tcW w:w="3416" w:type="dxa"/>
            <w:tcMar>
              <w:top w:w="40" w:type="dxa"/>
              <w:left w:w="90" w:type="dxa"/>
              <w:bottom w:w="40" w:type="dxa"/>
              <w:right w:w="90" w:type="dxa"/>
            </w:tcMar>
          </w:tcPr>
          <w:p>
            <w:pPr>
              <w:spacing w:after="40"/>
              <w:rPr>
                <w:ins w:id="901286" w:author="Claude (AI draft)" w:date="2026-10-15T08:00:00Z"/>
              </w:rPr>
            </w:pPr>
            <w:ins w:id="901287" w:author="Claude (AI draft)" w:date="2026-10-15T08:00:00Z">
              <w:r>
                <w:rPr>
                  <w:sz w:val="18"/>
                  <w:szCs w:val="18"/>
                </w:rPr>
                <w:t xml:space="preserve">Packages com.civicconnect.access, requests, reporting, common</w:t>
              </w:r>
            </w:ins>
          </w:p>
        </w:tc>
      </w:tr>
      <w:tr>
        <w:trPr>
          <w:cantSplit/>
          <w:ins w:id="901288" w:author="Claude (AI draft)" w:date="2026-10-15T08:00:00Z"/>
        </w:trPr>
        <w:tc>
          <w:tcPr>
            <w:tcW w:w="3000" w:type="dxa"/>
            <w:tcMar>
              <w:top w:w="40" w:type="dxa"/>
              <w:left w:w="90" w:type="dxa"/>
              <w:bottom w:w="40" w:type="dxa"/>
              <w:right w:w="90" w:type="dxa"/>
            </w:tcMar>
          </w:tcPr>
          <w:p>
            <w:pPr>
              <w:spacing w:after="40"/>
              <w:rPr>
                <w:ins w:id="901289" w:author="Claude (AI draft)" w:date="2026-10-15T08:00:00Z"/>
              </w:rPr>
            </w:pPr>
            <w:ins w:id="901290" w:author="Claude (AI draft)" w:date="2026-10-15T08:00:00Z">
              <w:r>
                <w:rPr>
                  <w:sz w:val="18"/>
                  <w:szCs w:val="18"/>
                </w:rPr>
                <w:t xml:space="preserve">ARC-03 single deployable, same origin</w:t>
              </w:r>
            </w:ins>
          </w:p>
        </w:tc>
        <w:tc>
          <w:tcPr>
            <w:tcW w:w="2600" w:type="dxa"/>
            <w:tcMar>
              <w:top w:w="40" w:type="dxa"/>
              <w:left w:w="90" w:type="dxa"/>
              <w:bottom w:w="40" w:type="dxa"/>
              <w:right w:w="90" w:type="dxa"/>
            </w:tcMar>
          </w:tcPr>
          <w:p>
            <w:pPr>
              <w:spacing w:after="40"/>
              <w:rPr>
                <w:ins w:id="901291" w:author="Claude (AI draft)" w:date="2026-10-15T08:00:00Z"/>
              </w:rPr>
            </w:pPr>
            <w:ins w:id="901292" w:author="Claude (AI draft)" w:date="2026-10-15T08:00:00Z">
              <w:del w:id="912325" w:author="Claude (AI draft)" w:date="2026-10-16T16:00:00Z">
                <w:r>
                  <w:rPr>
                    <w:sz w:val="18"/>
                    <w:szCs w:val="18"/>
                  </w:rPr>
                  <w:delText xml:space="preserve">Partly: development uses the ng serve proxy; jar build not done</w:delText>
                </w:r>
              </w:del>
            </w:ins>
            <w:ins w:id="912324" w:author="Claude (AI draft)" w:date="2026-10-16T16:00:00Z">
              <w:r>
                <w:rPr>
                  <w:sz w:val="18"/>
                  <w:szCs w:val="18"/>
                </w:rPr>
                <w:t xml:space="preserve">Yes: the single jar is built in M3 (C-07); development still uses the ng serve proxy</w:t>
              </w:r>
            </w:ins>
          </w:p>
        </w:tc>
        <w:tc>
          <w:tcPr>
            <w:tcW w:w="3416" w:type="dxa"/>
            <w:tcMar>
              <w:top w:w="40" w:type="dxa"/>
              <w:left w:w="90" w:type="dxa"/>
              <w:bottom w:w="40" w:type="dxa"/>
              <w:right w:w="90" w:type="dxa"/>
            </w:tcMar>
          </w:tcPr>
          <w:p>
            <w:pPr>
              <w:spacing w:after="40"/>
              <w:rPr>
                <w:ins w:id="901293" w:author="Claude (AI draft)" w:date="2026-10-15T08:00:00Z"/>
              </w:rPr>
            </w:pPr>
            <w:ins w:id="901294" w:author="Claude (AI draft)" w:date="2026-10-15T08:00:00Z">
              <w:del w:id="912327" w:author="Claude (AI draft)" w:date="2026-10-16T16:00:00Z">
                <w:r>
                  <w:rPr>
                    <w:sz w:val="18"/>
                    <w:szCs w:val="18"/>
                  </w:rPr>
                  <w:delText xml:space="preserve">proxy.conf.json; C-07; TD-01</w:delText>
                </w:r>
              </w:del>
            </w:ins>
            <w:ins w:id="912326" w:author="Claude (AI draft)" w:date="2026-10-16T16:00:00Z">
              <w:r>
                <w:rPr>
                  <w:sz w:val="18"/>
                  <w:szCs w:val="18"/>
                </w:rPr>
                <w:t xml:space="preserve">Dockerfile; CI Deployment image job; C-07; TD-01 (resolved)</w:t>
              </w:r>
            </w:ins>
          </w:p>
        </w:tc>
      </w:tr>
      <w:tr>
        <w:trPr>
          <w:cantSplit/>
          <w:ins w:id="901295" w:author="Claude (AI draft)" w:date="2026-10-15T08:00:00Z"/>
        </w:trPr>
        <w:tc>
          <w:tcPr>
            <w:tcW w:w="3000" w:type="dxa"/>
            <w:tcMar>
              <w:top w:w="40" w:type="dxa"/>
              <w:left w:w="90" w:type="dxa"/>
              <w:bottom w:w="40" w:type="dxa"/>
              <w:right w:w="90" w:type="dxa"/>
            </w:tcMar>
          </w:tcPr>
          <w:p>
            <w:pPr>
              <w:spacing w:after="40"/>
              <w:rPr>
                <w:ins w:id="901296" w:author="Claude (AI draft)" w:date="2026-10-15T08:00:00Z"/>
              </w:rPr>
            </w:pPr>
            <w:ins w:id="901297" w:author="Claude (AI draft)" w:date="2026-10-15T08:00:00Z">
              <w:r>
                <w:rPr>
                  <w:sz w:val="18"/>
                  <w:szCs w:val="18"/>
                </w:rPr>
                <w:t xml:space="preserve">DEC-004 Spring Boot, Java 21, PostgreSQL</w:t>
              </w:r>
            </w:ins>
          </w:p>
        </w:tc>
        <w:tc>
          <w:tcPr>
            <w:tcW w:w="2600" w:type="dxa"/>
            <w:tcMar>
              <w:top w:w="40" w:type="dxa"/>
              <w:left w:w="90" w:type="dxa"/>
              <w:bottom w:w="40" w:type="dxa"/>
              <w:right w:w="90" w:type="dxa"/>
            </w:tcMar>
          </w:tcPr>
          <w:p>
            <w:pPr>
              <w:spacing w:after="40"/>
              <w:rPr>
                <w:ins w:id="901298" w:author="Claude (AI draft)" w:date="2026-10-15T08:00:00Z"/>
              </w:rPr>
            </w:pPr>
            <w:ins w:id="901299" w:author="Claude (AI draft)" w:date="2026-10-15T08:00:00Z">
              <w:r>
                <w:rPr>
                  <w:sz w:val="18"/>
                  <w:szCs w:val="18"/>
                </w:rPr>
                <w:t xml:space="preserve">Yes</w:t>
              </w:r>
            </w:ins>
          </w:p>
        </w:tc>
        <w:tc>
          <w:tcPr>
            <w:tcW w:w="3416" w:type="dxa"/>
            <w:tcMar>
              <w:top w:w="40" w:type="dxa"/>
              <w:left w:w="90" w:type="dxa"/>
              <w:bottom w:w="40" w:type="dxa"/>
              <w:right w:w="90" w:type="dxa"/>
            </w:tcMar>
          </w:tcPr>
          <w:p>
            <w:pPr>
              <w:spacing w:after="40"/>
              <w:rPr>
                <w:ins w:id="901300" w:author="Claude (AI draft)" w:date="2026-10-15T08:00:00Z"/>
              </w:rPr>
            </w:pPr>
            <w:ins w:id="901301" w:author="Claude (AI draft)" w:date="2026-10-15T08:00:00Z">
              <w:r>
                <w:rPr>
                  <w:sz w:val="18"/>
                  <w:szCs w:val="18"/>
                </w:rPr>
                <w:t xml:space="preserve">pom.xml; CI uses PostgreSQL 17</w:t>
              </w:r>
            </w:ins>
            <w:ins w:id="905106" w:author="Claude (AI draft)" w:date="2026-10-15T17:00:00Z">
              <w:r>
                <w:rPr>
                  <w:sz w:val="18"/>
                  <w:szCs w:val="18"/>
                </w:rPr>
                <w:t xml:space="preserve">; decision matrix rescored in v3.0 (CR-013), decision unchanged</w:t>
              </w:r>
            </w:ins>
          </w:p>
        </w:tc>
      </w:tr>
      <w:tr>
        <w:trPr>
          <w:cantSplit/>
          <w:ins w:id="901302" w:author="Claude (AI draft)" w:date="2026-10-15T08:00:00Z"/>
        </w:trPr>
        <w:tc>
          <w:tcPr>
            <w:tcW w:w="3000" w:type="dxa"/>
            <w:tcMar>
              <w:top w:w="40" w:type="dxa"/>
              <w:left w:w="90" w:type="dxa"/>
              <w:bottom w:w="40" w:type="dxa"/>
              <w:right w:w="90" w:type="dxa"/>
            </w:tcMar>
          </w:tcPr>
          <w:p>
            <w:pPr>
              <w:spacing w:after="40"/>
              <w:rPr>
                <w:ins w:id="901303" w:author="Claude (AI draft)" w:date="2026-10-15T08:00:00Z"/>
              </w:rPr>
            </w:pPr>
            <w:ins w:id="901304" w:author="Claude (AI draft)" w:date="2026-10-15T08:00:00Z">
              <w:r>
                <w:rPr>
                  <w:sz w:val="18"/>
                  <w:szCs w:val="18"/>
                </w:rPr>
                <w:t xml:space="preserve">DEC-005 / ERD v2 schema through Flyway</w:t>
              </w:r>
            </w:ins>
          </w:p>
        </w:tc>
        <w:tc>
          <w:tcPr>
            <w:tcW w:w="2600" w:type="dxa"/>
            <w:tcMar>
              <w:top w:w="40" w:type="dxa"/>
              <w:left w:w="90" w:type="dxa"/>
              <w:bottom w:w="40" w:type="dxa"/>
              <w:right w:w="90" w:type="dxa"/>
            </w:tcMar>
          </w:tcPr>
          <w:p>
            <w:pPr>
              <w:spacing w:after="40"/>
              <w:rPr>
                <w:ins w:id="901305" w:author="Claude (AI draft)" w:date="2026-10-15T08:00:00Z"/>
              </w:rPr>
            </w:pPr>
            <w:ins w:id="901306" w:author="Claude (AI draft)" w:date="2026-10-15T08:00:00Z">
              <w:r>
                <w:rPr>
                  <w:sz w:val="18"/>
                  <w:szCs w:val="18"/>
                </w:rPr>
                <w:t xml:space="preserve">Yes; </w:t>
              </w:r>
              <w:del w:id="912330" w:author="Claude (AI draft)" w:date="2026-10-16T16:00:00Z">
                <w:r>
                  <w:rPr>
                    <w:sz w:val="18"/>
                    <w:szCs w:val="18"/>
                  </w:rPr>
                  <w:delText xml:space="preserve">V3 to V5</w:delText>
                </w:r>
              </w:del>
            </w:ins>
            <w:ins w:id="912328" w:author="Claude (AI draft)" w:date="2026-10-16T16:00:00Z">
              <w:r>
                <w:rPr>
                  <w:sz w:val="18"/>
                  <w:szCs w:val="18"/>
                </w:rPr>
                <w:t xml:space="preserve">V3 to V7</w:t>
              </w:r>
            </w:ins>
            <w:ins w:id="912329" w:author="Claude (AI draft)" w:date="2026-10-15T08:00:00Z">
              <w:r>
                <w:rPr>
                  <w:sz w:val="18"/>
                  <w:szCs w:val="18"/>
                </w:rPr>
                <w:t xml:space="preserve"> added</w:t>
              </w:r>
            </w:ins>
          </w:p>
        </w:tc>
        <w:tc>
          <w:tcPr>
            <w:tcW w:w="3416" w:type="dxa"/>
            <w:tcMar>
              <w:top w:w="40" w:type="dxa"/>
              <w:left w:w="90" w:type="dxa"/>
              <w:bottom w:w="40" w:type="dxa"/>
              <w:right w:w="90" w:type="dxa"/>
            </w:tcMar>
          </w:tcPr>
          <w:p>
            <w:pPr>
              <w:spacing w:after="40"/>
              <w:rPr>
                <w:ins w:id="901307" w:author="Claude (AI draft)" w:date="2026-10-15T08:00:00Z"/>
              </w:rPr>
            </w:pPr>
            <w:ins w:id="901308" w:author="Claude (AI draft)" w:date="2026-10-15T08:00:00Z">
              <w:r>
                <w:rPr>
                  <w:sz w:val="18"/>
                  <w:szCs w:val="18"/>
                </w:rPr>
                <w:t xml:space="preserve">db/migration </w:t>
              </w:r>
              <w:del w:id="912332" w:author="Claude (AI draft)" w:date="2026-10-16T16:00:00Z">
                <w:r>
                  <w:rPr>
                    <w:sz w:val="18"/>
                    <w:szCs w:val="18"/>
                  </w:rPr>
                  <w:delText xml:space="preserve">V1 to V5</w:delText>
                </w:r>
              </w:del>
            </w:ins>
            <w:ins w:id="912331" w:author="Claude (AI draft)" w:date="2026-10-16T16:00:00Z">
              <w:r>
                <w:rPr>
                  <w:sz w:val="18"/>
                  <w:szCs w:val="18"/>
                </w:rPr>
                <w:t xml:space="preserve">V1 to V7</w:t>
              </w:r>
            </w:ins>
          </w:p>
        </w:tc>
      </w:tr>
      <w:tr>
        <w:trPr>
          <w:cantSplit/>
          <w:ins w:id="901309" w:author="Claude (AI draft)" w:date="2026-10-15T08:00:00Z"/>
        </w:trPr>
        <w:tc>
          <w:tcPr>
            <w:tcW w:w="3000" w:type="dxa"/>
            <w:tcMar>
              <w:top w:w="40" w:type="dxa"/>
              <w:left w:w="90" w:type="dxa"/>
              <w:bottom w:w="40" w:type="dxa"/>
              <w:right w:w="90" w:type="dxa"/>
            </w:tcMar>
          </w:tcPr>
          <w:p>
            <w:pPr>
              <w:spacing w:after="40"/>
              <w:rPr>
                <w:ins w:id="901310" w:author="Claude (AI draft)" w:date="2026-10-15T08:00:00Z"/>
              </w:rPr>
            </w:pPr>
            <w:ins w:id="901311" w:author="Claude (AI draft)" w:date="2026-10-15T08:00:00Z">
              <w:r>
                <w:rPr>
                  <w:sz w:val="18"/>
                  <w:szCs w:val="18"/>
                </w:rPr>
                <w:t xml:space="preserve">DEC-006 optimistic locking</w:t>
              </w:r>
            </w:ins>
          </w:p>
        </w:tc>
        <w:tc>
          <w:tcPr>
            <w:tcW w:w="2600" w:type="dxa"/>
            <w:tcMar>
              <w:top w:w="40" w:type="dxa"/>
              <w:left w:w="90" w:type="dxa"/>
              <w:bottom w:w="40" w:type="dxa"/>
              <w:right w:w="90" w:type="dxa"/>
            </w:tcMar>
          </w:tcPr>
          <w:p>
            <w:pPr>
              <w:spacing w:after="40"/>
              <w:rPr>
                <w:ins w:id="901312" w:author="Claude (AI draft)" w:date="2026-10-15T08:00:00Z"/>
              </w:rPr>
            </w:pPr>
            <w:ins w:id="901313" w:author="Claude (AI draft)" w:date="2026-10-15T08:00:00Z">
              <w:r>
                <w:rPr>
                  <w:sz w:val="18"/>
                  <w:szCs w:val="18"/>
                </w:rPr>
                <w:t xml:space="preserve">Changed to a row lock</w:t>
              </w:r>
            </w:ins>
          </w:p>
        </w:tc>
        <w:tc>
          <w:tcPr>
            <w:tcW w:w="3416" w:type="dxa"/>
            <w:tcMar>
              <w:top w:w="40" w:type="dxa"/>
              <w:left w:w="90" w:type="dxa"/>
              <w:bottom w:w="40" w:type="dxa"/>
              <w:right w:w="90" w:type="dxa"/>
            </w:tcMar>
          </w:tcPr>
          <w:p>
            <w:pPr>
              <w:spacing w:after="40"/>
              <w:rPr>
                <w:ins w:id="901314" w:author="Claude (AI draft)" w:date="2026-10-15T08:00:00Z"/>
              </w:rPr>
            </w:pPr>
            <w:ins w:id="901315" w:author="Claude (AI draft)" w:date="2026-10-15T08:00:00Z">
              <w:r>
                <w:rPr>
                  <w:sz w:val="18"/>
                  <w:szCs w:val="18"/>
                </w:rPr>
                <w:t xml:space="preserve">C-01</w:t>
              </w:r>
            </w:ins>
          </w:p>
        </w:tc>
      </w:tr>
      <w:tr>
        <w:trPr>
          <w:cantSplit/>
          <w:ins w:id="901316" w:author="Claude (AI draft)" w:date="2026-10-15T08:00:00Z"/>
        </w:trPr>
        <w:tc>
          <w:tcPr>
            <w:tcW w:w="3000" w:type="dxa"/>
            <w:tcMar>
              <w:top w:w="40" w:type="dxa"/>
              <w:left w:w="90" w:type="dxa"/>
              <w:bottom w:w="40" w:type="dxa"/>
              <w:right w:w="90" w:type="dxa"/>
            </w:tcMar>
          </w:tcPr>
          <w:p>
            <w:pPr>
              <w:spacing w:after="40"/>
              <w:rPr>
                <w:ins w:id="901317" w:author="Claude (AI draft)" w:date="2026-10-15T08:00:00Z"/>
              </w:rPr>
            </w:pPr>
            <w:ins w:id="901318" w:author="Claude (AI draft)" w:date="2026-10-15T08:00:00Z">
              <w:r>
                <w:rPr>
                  <w:sz w:val="18"/>
                  <w:szCs w:val="18"/>
                </w:rPr>
                <w:t xml:space="preserve">DEC-007 append-only audit trail</w:t>
              </w:r>
            </w:ins>
          </w:p>
        </w:tc>
        <w:tc>
          <w:tcPr>
            <w:tcW w:w="2600" w:type="dxa"/>
            <w:tcMar>
              <w:top w:w="40" w:type="dxa"/>
              <w:left w:w="90" w:type="dxa"/>
              <w:bottom w:w="40" w:type="dxa"/>
              <w:right w:w="90" w:type="dxa"/>
            </w:tcMar>
          </w:tcPr>
          <w:p>
            <w:pPr>
              <w:spacing w:after="40"/>
              <w:rPr>
                <w:ins w:id="901319" w:author="Claude (AI draft)" w:date="2026-10-15T08:00:00Z"/>
              </w:rPr>
            </w:pPr>
            <w:ins w:id="901320" w:author="Claude (AI draft)" w:date="2026-10-15T08:00:00Z">
              <w:r>
                <w:rPr>
                  <w:sz w:val="18"/>
                  <w:szCs w:val="18"/>
                </w:rPr>
                <w:t xml:space="preserve">Yes (database triggers)</w:t>
              </w:r>
            </w:ins>
          </w:p>
        </w:tc>
        <w:tc>
          <w:tcPr>
            <w:tcW w:w="3416" w:type="dxa"/>
            <w:tcMar>
              <w:top w:w="40" w:type="dxa"/>
              <w:left w:w="90" w:type="dxa"/>
              <w:bottom w:w="40" w:type="dxa"/>
              <w:right w:w="90" w:type="dxa"/>
            </w:tcMar>
          </w:tcPr>
          <w:p>
            <w:pPr>
              <w:spacing w:after="40"/>
              <w:rPr>
                <w:ins w:id="901321" w:author="Claude (AI draft)" w:date="2026-10-15T08:00:00Z"/>
              </w:rPr>
            </w:pPr>
            <w:ins w:id="901322" w:author="Claude (AI draft)" w:date="2026-10-15T08:00:00Z">
              <w:r>
                <w:rPr>
                  <w:sz w:val="18"/>
                  <w:szCs w:val="18"/>
                </w:rPr>
                <w:t xml:space="preserve">auditTrailIsAppendOnly</w:t>
              </w:r>
            </w:ins>
          </w:p>
        </w:tc>
      </w:tr>
      <w:tr>
        <w:trPr>
          <w:cantSplit/>
          <w:ins w:id="901323" w:author="Claude (AI draft)" w:date="2026-10-15T08:00:00Z"/>
        </w:trPr>
        <w:tc>
          <w:tcPr>
            <w:tcW w:w="3000" w:type="dxa"/>
            <w:tcMar>
              <w:top w:w="40" w:type="dxa"/>
              <w:left w:w="90" w:type="dxa"/>
              <w:bottom w:w="40" w:type="dxa"/>
              <w:right w:w="90" w:type="dxa"/>
            </w:tcMar>
          </w:tcPr>
          <w:p>
            <w:pPr>
              <w:spacing w:after="40"/>
              <w:rPr>
                <w:ins w:id="901324" w:author="Claude (AI draft)" w:date="2026-10-15T08:00:00Z"/>
              </w:rPr>
            </w:pPr>
            <w:ins w:id="901325" w:author="Claude (AI draft)" w:date="2026-10-15T08:00:00Z">
              <w:r>
                <w:rPr>
                  <w:sz w:val="18"/>
                  <w:szCs w:val="18"/>
                </w:rPr>
                <w:t xml:space="preserve">DEC-008 configuration in environment variables</w:t>
              </w:r>
            </w:ins>
          </w:p>
        </w:tc>
        <w:tc>
          <w:tcPr>
            <w:tcW w:w="2600" w:type="dxa"/>
            <w:tcMar>
              <w:top w:w="40" w:type="dxa"/>
              <w:left w:w="90" w:type="dxa"/>
              <w:bottom w:w="40" w:type="dxa"/>
              <w:right w:w="90" w:type="dxa"/>
            </w:tcMar>
          </w:tcPr>
          <w:p>
            <w:pPr>
              <w:spacing w:after="40"/>
              <w:rPr>
                <w:ins w:id="901326" w:author="Claude (AI draft)" w:date="2026-10-15T08:00:00Z"/>
              </w:rPr>
            </w:pPr>
            <w:ins w:id="901327" w:author="Claude (AI draft)" w:date="2026-10-15T08:00:00Z">
              <w:r>
                <w:rPr>
                  <w:sz w:val="18"/>
                  <w:szCs w:val="18"/>
                </w:rPr>
                <w:t xml:space="preserve">Yes</w:t>
              </w:r>
            </w:ins>
          </w:p>
        </w:tc>
        <w:tc>
          <w:tcPr>
            <w:tcW w:w="3416" w:type="dxa"/>
            <w:tcMar>
              <w:top w:w="40" w:type="dxa"/>
              <w:left w:w="90" w:type="dxa"/>
              <w:bottom w:w="40" w:type="dxa"/>
              <w:right w:w="90" w:type="dxa"/>
            </w:tcMar>
          </w:tcPr>
          <w:p>
            <w:pPr>
              <w:spacing w:after="40"/>
              <w:rPr>
                <w:ins w:id="901328" w:author="Claude (AI draft)" w:date="2026-10-15T08:00:00Z"/>
              </w:rPr>
            </w:pPr>
            <w:ins w:id="901329" w:author="Claude (AI draft)" w:date="2026-10-15T08:00:00Z">
              <w:r>
                <w:rPr>
                  <w:sz w:val="18"/>
                  <w:szCs w:val="18"/>
                </w:rPr>
                <w:t xml:space="preserve">application.properties uses ${DB_URL} etc.; .env.example</w:t>
              </w:r>
            </w:ins>
          </w:p>
        </w:tc>
      </w:tr>
      <w:tr>
        <w:trPr>
          <w:cantSplit/>
          <w:ins w:id="901330" w:author="Claude (AI draft)" w:date="2026-10-15T08:00:00Z"/>
        </w:trPr>
        <w:tc>
          <w:tcPr>
            <w:tcW w:w="3000" w:type="dxa"/>
            <w:tcMar>
              <w:top w:w="40" w:type="dxa"/>
              <w:left w:w="90" w:type="dxa"/>
              <w:bottom w:w="40" w:type="dxa"/>
              <w:right w:w="90" w:type="dxa"/>
            </w:tcMar>
          </w:tcPr>
          <w:p>
            <w:pPr>
              <w:spacing w:after="40"/>
              <w:rPr>
                <w:ins w:id="901331" w:author="Claude (AI draft)" w:date="2026-10-15T08:00:00Z"/>
              </w:rPr>
            </w:pPr>
            <w:ins w:id="901332" w:author="Claude (AI draft)" w:date="2026-10-15T08:00:00Z">
              <w:r>
                <w:rPr>
                  <w:sz w:val="18"/>
                  <w:szCs w:val="18"/>
                </w:rPr>
                <w:t xml:space="preserve">DEC-009 REST API under /api/v1</w:t>
              </w:r>
            </w:ins>
          </w:p>
        </w:tc>
        <w:tc>
          <w:tcPr>
            <w:tcW w:w="2600" w:type="dxa"/>
            <w:tcMar>
              <w:top w:w="40" w:type="dxa"/>
              <w:left w:w="90" w:type="dxa"/>
              <w:bottom w:w="40" w:type="dxa"/>
              <w:right w:w="90" w:type="dxa"/>
            </w:tcMar>
          </w:tcPr>
          <w:p>
            <w:pPr>
              <w:spacing w:after="40"/>
              <w:rPr>
                <w:ins w:id="901333" w:author="Claude (AI draft)" w:date="2026-10-15T08:00:00Z"/>
              </w:rPr>
            </w:pPr>
            <w:ins w:id="901334" w:author="Claude (AI draft)" w:date="2026-10-15T08:00:00Z">
              <w:r>
                <w:rPr>
                  <w:sz w:val="18"/>
                  <w:szCs w:val="18"/>
                </w:rPr>
                <w:t xml:space="preserve">Yes, with additions</w:t>
              </w:r>
            </w:ins>
          </w:p>
        </w:tc>
        <w:tc>
          <w:tcPr>
            <w:tcW w:w="3416" w:type="dxa"/>
            <w:tcMar>
              <w:top w:w="40" w:type="dxa"/>
              <w:left w:w="90" w:type="dxa"/>
              <w:bottom w:w="40" w:type="dxa"/>
              <w:right w:w="90" w:type="dxa"/>
            </w:tcMar>
          </w:tcPr>
          <w:p>
            <w:pPr>
              <w:spacing w:after="40"/>
              <w:rPr>
                <w:ins w:id="901335" w:author="Claude (AI draft)" w:date="2026-10-15T08:00:00Z"/>
              </w:rPr>
            </w:pPr>
            <w:ins w:id="901336" w:author="Claude (AI draft)" w:date="2026-10-15T08:00:00Z">
              <w:r>
                <w:rPr>
                  <w:sz w:val="18"/>
                  <w:szCs w:val="18"/>
                </w:rPr>
                <w:t xml:space="preserve">Endpoint Contract (updated); ApiHttpIntegrationTest</w:t>
              </w:r>
            </w:ins>
          </w:p>
        </w:tc>
      </w:tr>
      <w:tr>
        <w:trPr>
          <w:cantSplit/>
          <w:ins w:id="901337" w:author="Claude (AI draft)" w:date="2026-10-15T08:00:00Z"/>
        </w:trPr>
        <w:tc>
          <w:tcPr>
            <w:tcW w:w="3000" w:type="dxa"/>
            <w:tcMar>
              <w:top w:w="40" w:type="dxa"/>
              <w:left w:w="90" w:type="dxa"/>
              <w:bottom w:w="40" w:type="dxa"/>
              <w:right w:w="90" w:type="dxa"/>
            </w:tcMar>
          </w:tcPr>
          <w:p>
            <w:pPr>
              <w:spacing w:after="40"/>
              <w:rPr>
                <w:ins w:id="901338" w:author="Claude (AI draft)" w:date="2026-10-15T08:00:00Z"/>
              </w:rPr>
            </w:pPr>
            <w:ins w:id="901339" w:author="Claude (AI draft)" w:date="2026-10-15T08:00:00Z">
              <w:r>
                <w:rPr>
                  <w:sz w:val="18"/>
                  <w:szCs w:val="18"/>
                </w:rPr>
                <w:t xml:space="preserve">DEC-010 JWT bearer tokens</w:t>
              </w:r>
            </w:ins>
          </w:p>
        </w:tc>
        <w:tc>
          <w:tcPr>
            <w:tcW w:w="2600" w:type="dxa"/>
            <w:tcMar>
              <w:top w:w="40" w:type="dxa"/>
              <w:left w:w="90" w:type="dxa"/>
              <w:bottom w:w="40" w:type="dxa"/>
              <w:right w:w="90" w:type="dxa"/>
            </w:tcMar>
          </w:tcPr>
          <w:p>
            <w:pPr>
              <w:spacing w:after="40"/>
              <w:rPr>
                <w:ins w:id="901340" w:author="Claude (AI draft)" w:date="2026-10-15T08:00:00Z"/>
              </w:rPr>
            </w:pPr>
            <w:ins w:id="901341" w:author="Claude (AI draft)" w:date="2026-10-15T08:00:00Z">
              <w:r>
                <w:rPr>
                  <w:sz w:val="18"/>
                  <w:szCs w:val="18"/>
                </w:rPr>
                <w:t xml:space="preserve">Yes, plus issuer check and per-request account check</w:t>
              </w:r>
            </w:ins>
          </w:p>
        </w:tc>
        <w:tc>
          <w:tcPr>
            <w:tcW w:w="3416" w:type="dxa"/>
            <w:tcMar>
              <w:top w:w="40" w:type="dxa"/>
              <w:left w:w="90" w:type="dxa"/>
              <w:bottom w:w="40" w:type="dxa"/>
              <w:right w:w="90" w:type="dxa"/>
            </w:tcMar>
          </w:tcPr>
          <w:p>
            <w:pPr>
              <w:spacing w:after="40"/>
              <w:rPr>
                <w:ins w:id="901342" w:author="Claude (AI draft)" w:date="2026-10-15T08:00:00Z"/>
              </w:rPr>
            </w:pPr>
            <w:ins w:id="901343" w:author="Claude (AI draft)" w:date="2026-10-15T08:00:00Z">
              <w:r>
                <w:rPr>
                  <w:sz w:val="18"/>
                  <w:szCs w:val="18"/>
                </w:rPr>
                <w:t xml:space="preserve">JwtSecurityTest; ActiveAccountJwtConverterTest</w:t>
              </w:r>
            </w:ins>
          </w:p>
        </w:tc>
      </w:tr>
      <w:tr>
        <w:trPr>
          <w:cantSplit/>
          <w:ins w:id="901344" w:author="Claude (AI draft)" w:date="2026-10-15T08:00:00Z"/>
        </w:trPr>
        <w:tc>
          <w:tcPr>
            <w:tcW w:w="3000" w:type="dxa"/>
            <w:tcMar>
              <w:top w:w="40" w:type="dxa"/>
              <w:left w:w="90" w:type="dxa"/>
              <w:bottom w:w="40" w:type="dxa"/>
              <w:right w:w="90" w:type="dxa"/>
            </w:tcMar>
          </w:tcPr>
          <w:p>
            <w:pPr>
              <w:spacing w:after="40"/>
              <w:rPr>
                <w:ins w:id="901345" w:author="Claude (AI draft)" w:date="2026-10-15T08:00:00Z"/>
              </w:rPr>
            </w:pPr>
            <w:ins w:id="901346" w:author="Claude (AI draft)" w:date="2026-10-15T08:00:00Z">
              <w:r>
                <w:rPr>
                  <w:sz w:val="18"/>
                  <w:szCs w:val="18"/>
                </w:rPr>
                <w:t xml:space="preserve">DEC-011 TransitionPolicy state machine</w:t>
              </w:r>
            </w:ins>
          </w:p>
        </w:tc>
        <w:tc>
          <w:tcPr>
            <w:tcW w:w="2600" w:type="dxa"/>
            <w:tcMar>
              <w:top w:w="40" w:type="dxa"/>
              <w:left w:w="90" w:type="dxa"/>
              <w:bottom w:w="40" w:type="dxa"/>
              <w:right w:w="90" w:type="dxa"/>
            </w:tcMar>
          </w:tcPr>
          <w:p>
            <w:pPr>
              <w:spacing w:after="40"/>
              <w:rPr>
                <w:ins w:id="901347" w:author="Claude (AI draft)" w:date="2026-10-15T08:00:00Z"/>
              </w:rPr>
            </w:pPr>
            <w:ins w:id="901348" w:author="Claude (AI draft)" w:date="2026-10-15T08:00:00Z">
              <w:r>
                <w:rPr>
                  <w:sz w:val="18"/>
                  <w:szCs w:val="18"/>
                </w:rPr>
                <w:t xml:space="preserve">Yes</w:t>
              </w:r>
            </w:ins>
          </w:p>
        </w:tc>
        <w:tc>
          <w:tcPr>
            <w:tcW w:w="3416" w:type="dxa"/>
            <w:tcMar>
              <w:top w:w="40" w:type="dxa"/>
              <w:left w:w="90" w:type="dxa"/>
              <w:bottom w:w="40" w:type="dxa"/>
              <w:right w:w="90" w:type="dxa"/>
            </w:tcMar>
          </w:tcPr>
          <w:p>
            <w:pPr>
              <w:spacing w:after="40"/>
              <w:rPr>
                <w:ins w:id="901349" w:author="Claude (AI draft)" w:date="2026-10-15T08:00:00Z"/>
              </w:rPr>
            </w:pPr>
            <w:ins w:id="901350" w:author="Claude (AI draft)" w:date="2026-10-15T08:00:00Z">
              <w:r>
                <w:rPr>
                  <w:sz w:val="18"/>
                  <w:szCs w:val="18"/>
                </w:rPr>
                <w:t xml:space="preserve">TransitionPolicyTest; RequestServiceTest</w:t>
              </w:r>
            </w:ins>
          </w:p>
        </w:tc>
      </w:tr>
      <w:tr>
        <w:trPr>
          <w:cantSplit/>
          <w:ins w:id="901351" w:author="Claude (AI draft)" w:date="2026-10-15T08:00:00Z"/>
        </w:trPr>
        <w:tc>
          <w:tcPr>
            <w:tcW w:w="3000" w:type="dxa"/>
            <w:tcMar>
              <w:top w:w="40" w:type="dxa"/>
              <w:left w:w="90" w:type="dxa"/>
              <w:bottom w:w="40" w:type="dxa"/>
              <w:right w:w="90" w:type="dxa"/>
            </w:tcMar>
          </w:tcPr>
          <w:p>
            <w:pPr>
              <w:spacing w:after="40"/>
              <w:rPr>
                <w:ins w:id="901352" w:author="Claude (AI draft)" w:date="2026-10-15T08:00:00Z"/>
              </w:rPr>
            </w:pPr>
            <w:ins w:id="901353" w:author="Claude (AI draft)" w:date="2026-10-15T08:00:00Z">
              <w:r>
                <w:rPr>
                  <w:sz w:val="18"/>
                  <w:szCs w:val="18"/>
                </w:rPr>
                <w:t xml:space="preserve">DEC-012 events and AuditListener</w:t>
              </w:r>
            </w:ins>
          </w:p>
        </w:tc>
        <w:tc>
          <w:tcPr>
            <w:tcW w:w="2600" w:type="dxa"/>
            <w:tcMar>
              <w:top w:w="40" w:type="dxa"/>
              <w:left w:w="90" w:type="dxa"/>
              <w:bottom w:w="40" w:type="dxa"/>
              <w:right w:w="90" w:type="dxa"/>
            </w:tcMar>
          </w:tcPr>
          <w:p>
            <w:pPr>
              <w:spacing w:after="40"/>
              <w:rPr>
                <w:ins w:id="901354" w:author="Claude (AI draft)" w:date="2026-10-15T08:00:00Z"/>
              </w:rPr>
            </w:pPr>
            <w:ins w:id="901355" w:author="Claude (AI draft)" w:date="2026-10-15T08:00:00Z">
              <w:r>
                <w:rPr>
                  <w:sz w:val="18"/>
                  <w:szCs w:val="18"/>
                </w:rPr>
                <w:t xml:space="preserve">Changed: database trigger writes audit rows</w:t>
              </w:r>
            </w:ins>
          </w:p>
        </w:tc>
        <w:tc>
          <w:tcPr>
            <w:tcW w:w="3416" w:type="dxa"/>
            <w:tcMar>
              <w:top w:w="40" w:type="dxa"/>
              <w:left w:w="90" w:type="dxa"/>
              <w:bottom w:w="40" w:type="dxa"/>
              <w:right w:w="90" w:type="dxa"/>
            </w:tcMar>
          </w:tcPr>
          <w:p>
            <w:pPr>
              <w:spacing w:after="40"/>
              <w:rPr>
                <w:ins w:id="901356" w:author="Claude (AI draft)" w:date="2026-10-15T08:00:00Z"/>
              </w:rPr>
            </w:pPr>
            <w:ins w:id="901357" w:author="Claude (AI draft)" w:date="2026-10-15T08:00:00Z">
              <w:r>
                <w:rPr>
                  <w:sz w:val="18"/>
                  <w:szCs w:val="18"/>
                </w:rPr>
                <w:t xml:space="preserve">C-02</w:t>
              </w:r>
            </w:ins>
          </w:p>
        </w:tc>
      </w:tr>
      <w:tr>
        <w:trPr>
          <w:cantSplit/>
          <w:ins w:id="901358" w:author="Claude (AI draft)" w:date="2026-10-15T08:00:00Z"/>
        </w:trPr>
        <w:tc>
          <w:tcPr>
            <w:tcW w:w="3000" w:type="dxa"/>
            <w:tcMar>
              <w:top w:w="40" w:type="dxa"/>
              <w:left w:w="90" w:type="dxa"/>
              <w:bottom w:w="40" w:type="dxa"/>
              <w:right w:w="90" w:type="dxa"/>
            </w:tcMar>
          </w:tcPr>
          <w:p>
            <w:pPr>
              <w:spacing w:after="40"/>
              <w:rPr>
                <w:ins w:id="901359" w:author="Claude (AI draft)" w:date="2026-10-15T08:00:00Z"/>
              </w:rPr>
            </w:pPr>
            <w:ins w:id="901360" w:author="Claude (AI draft)" w:date="2026-10-15T08:00:00Z">
              <w:r>
                <w:rPr>
                  <w:sz w:val="18"/>
                  <w:szCs w:val="18"/>
                </w:rPr>
                <w:t xml:space="preserve">DEC-013 CI on every PR, protected main</w:t>
              </w:r>
            </w:ins>
          </w:p>
        </w:tc>
        <w:tc>
          <w:tcPr>
            <w:tcW w:w="2600" w:type="dxa"/>
            <w:tcMar>
              <w:top w:w="40" w:type="dxa"/>
              <w:left w:w="90" w:type="dxa"/>
              <w:bottom w:w="40" w:type="dxa"/>
              <w:right w:w="90" w:type="dxa"/>
            </w:tcMar>
          </w:tcPr>
          <w:p>
            <w:pPr>
              <w:spacing w:after="40"/>
              <w:rPr>
                <w:ins w:id="901361" w:author="Claude (AI draft)" w:date="2026-10-15T08:00:00Z"/>
              </w:rPr>
            </w:pPr>
            <w:ins w:id="901362" w:author="Claude (AI draft)" w:date="2026-10-15T08:00:00Z">
              <w:r>
                <w:rPr>
                  <w:sz w:val="18"/>
                  <w:szCs w:val="18"/>
                </w:rPr>
                <w:t xml:space="preserve">Yes; E2E and security workflows added</w:t>
              </w:r>
            </w:ins>
          </w:p>
        </w:tc>
        <w:tc>
          <w:tcPr>
            <w:tcW w:w="3416" w:type="dxa"/>
            <w:tcMar>
              <w:top w:w="40" w:type="dxa"/>
              <w:left w:w="90" w:type="dxa"/>
              <w:bottom w:w="40" w:type="dxa"/>
              <w:right w:w="90" w:type="dxa"/>
            </w:tcMar>
          </w:tcPr>
          <w:p>
            <w:pPr>
              <w:spacing w:after="40"/>
              <w:rPr>
                <w:ins w:id="901363" w:author="Claude (AI draft)" w:date="2026-10-15T08:00:00Z"/>
              </w:rPr>
            </w:pPr>
            <w:ins w:id="901364" w:author="Claude (AI draft)" w:date="2026-10-15T08:00:00Z">
              <w:r>
                <w:rPr>
                  <w:sz w:val="18"/>
                  <w:szCs w:val="18"/>
                </w:rPr>
                <w:t xml:space="preserve">.github/workflows</w:t>
              </w:r>
            </w:ins>
          </w:p>
        </w:tc>
      </w:tr>
      <w:tr>
        <w:trPr>
          <w:cantSplit/>
          <w:ins w:id="901365" w:author="Claude (AI draft)" w:date="2026-10-15T08:00:00Z"/>
        </w:trPr>
        <w:tc>
          <w:tcPr>
            <w:tcW w:w="3000" w:type="dxa"/>
            <w:tcMar>
              <w:top w:w="40" w:type="dxa"/>
              <w:left w:w="90" w:type="dxa"/>
              <w:bottom w:w="40" w:type="dxa"/>
              <w:right w:w="90" w:type="dxa"/>
            </w:tcMar>
          </w:tcPr>
          <w:p>
            <w:pPr>
              <w:spacing w:after="40"/>
              <w:rPr>
                <w:ins w:id="901366" w:author="Claude (AI draft)" w:date="2026-10-15T08:00:00Z"/>
              </w:rPr>
            </w:pPr>
            <w:ins w:id="901367" w:author="Claude (AI draft)" w:date="2026-10-15T08:00:00Z">
              <w:r>
                <w:rPr>
                  <w:sz w:val="18"/>
                  <w:szCs w:val="18"/>
                </w:rPr>
                <w:t xml:space="preserve">CR-003 priority (FR-016)</w:t>
              </w:r>
            </w:ins>
          </w:p>
        </w:tc>
        <w:tc>
          <w:tcPr>
            <w:tcW w:w="2600" w:type="dxa"/>
            <w:tcMar>
              <w:top w:w="40" w:type="dxa"/>
              <w:left w:w="90" w:type="dxa"/>
              <w:bottom w:w="40" w:type="dxa"/>
              <w:right w:w="90" w:type="dxa"/>
            </w:tcMar>
          </w:tcPr>
          <w:p>
            <w:pPr>
              <w:spacing w:after="40"/>
              <w:rPr>
                <w:ins w:id="901368" w:author="Claude (AI draft)" w:date="2026-10-15T08:00:00Z"/>
              </w:rPr>
            </w:pPr>
            <w:ins w:id="901369" w:author="Claude (AI draft)" w:date="2026-10-15T08:00:00Z">
              <w:r>
                <w:rPr>
                  <w:sz w:val="18"/>
                  <w:szCs w:val="18"/>
                </w:rPr>
                <w:t xml:space="preserve">Yes</w:t>
              </w:r>
            </w:ins>
          </w:p>
        </w:tc>
        <w:tc>
          <w:tcPr>
            <w:tcW w:w="3416" w:type="dxa"/>
            <w:tcMar>
              <w:top w:w="40" w:type="dxa"/>
              <w:left w:w="90" w:type="dxa"/>
              <w:bottom w:w="40" w:type="dxa"/>
              <w:right w:w="90" w:type="dxa"/>
            </w:tcMar>
          </w:tcPr>
          <w:p>
            <w:pPr>
              <w:spacing w:after="40"/>
              <w:rPr>
                <w:ins w:id="901370" w:author="Claude (AI draft)" w:date="2026-10-15T08:00:00Z"/>
              </w:rPr>
            </w:pPr>
            <w:ins w:id="901371" w:author="Claude (AI draft)" w:date="2026-10-15T08:00:00Z">
              <w:r>
                <w:rPr>
                  <w:sz w:val="18"/>
                  <w:szCs w:val="18"/>
                </w:rPr>
                <w:t xml:space="preserve">V4 migration; API-12; priorityAndHistory</w:t>
              </w:r>
            </w:ins>
          </w:p>
        </w:tc>
      </w:tr>
      <w:tr>
        <w:trPr>
          <w:cantSplit/>
          <w:ins w:id="901372" w:author="Claude (AI draft)" w:date="2026-10-15T08:00:00Z"/>
        </w:trPr>
        <w:tc>
          <w:tcPr>
            <w:tcW w:w="3000" w:type="dxa"/>
            <w:tcMar>
              <w:top w:w="40" w:type="dxa"/>
              <w:left w:w="90" w:type="dxa"/>
              <w:bottom w:w="40" w:type="dxa"/>
              <w:right w:w="90" w:type="dxa"/>
            </w:tcMar>
          </w:tcPr>
          <w:p>
            <w:pPr>
              <w:spacing w:after="40"/>
              <w:rPr>
                <w:ins w:id="901373" w:author="Claude (AI draft)" w:date="2026-10-15T08:00:00Z"/>
              </w:rPr>
            </w:pPr>
            <w:ins w:id="901374" w:author="Claude (AI draft)" w:date="2026-10-15T08:00:00Z">
              <w:r>
                <w:rPr>
                  <w:sz w:val="18"/>
                  <w:szCs w:val="18"/>
                </w:rPr>
                <w:t xml:space="preserve">CR-008 role names Handler / Manager</w:t>
              </w:r>
            </w:ins>
          </w:p>
        </w:tc>
        <w:tc>
          <w:tcPr>
            <w:tcW w:w="2600" w:type="dxa"/>
            <w:tcMar>
              <w:top w:w="40" w:type="dxa"/>
              <w:left w:w="90" w:type="dxa"/>
              <w:bottom w:w="40" w:type="dxa"/>
              <w:right w:w="90" w:type="dxa"/>
            </w:tcMar>
          </w:tcPr>
          <w:p>
            <w:pPr>
              <w:spacing w:after="40"/>
              <w:rPr>
                <w:ins w:id="901375" w:author="Claude (AI draft)" w:date="2026-10-15T08:00:00Z"/>
              </w:rPr>
            </w:pPr>
            <w:ins w:id="901376" w:author="Claude (AI draft)" w:date="2026-10-15T08:00:00Z">
              <w:r>
                <w:rPr>
                  <w:sz w:val="18"/>
                  <w:szCs w:val="18"/>
                </w:rPr>
                <w:t xml:space="preserve">Changed to STAFF / MANAGEMENT</w:t>
              </w:r>
            </w:ins>
          </w:p>
        </w:tc>
        <w:tc>
          <w:tcPr>
            <w:tcW w:w="3416" w:type="dxa"/>
            <w:tcMar>
              <w:top w:w="40" w:type="dxa"/>
              <w:left w:w="90" w:type="dxa"/>
              <w:bottom w:w="40" w:type="dxa"/>
              <w:right w:w="90" w:type="dxa"/>
            </w:tcMar>
          </w:tcPr>
          <w:p>
            <w:pPr>
              <w:spacing w:after="40"/>
              <w:rPr>
                <w:ins w:id="901377" w:author="Claude (AI draft)" w:date="2026-10-15T08:00:00Z"/>
              </w:rPr>
            </w:pPr>
            <w:ins w:id="901378" w:author="Claude (AI draft)" w:date="2026-10-15T08:00:00Z">
              <w:r>
                <w:rPr>
                  <w:sz w:val="18"/>
                  <w:szCs w:val="18"/>
                </w:rPr>
                <w:t xml:space="preserve">C-05</w:t>
              </w:r>
            </w:ins>
          </w:p>
        </w:tc>
      </w:tr>
      <w:tr>
        <w:trPr>
          <w:cantSplit/>
          <w:ins w:id="901379" w:author="Claude (AI draft)" w:date="2026-10-15T08:00:00Z"/>
        </w:trPr>
        <w:tc>
          <w:tcPr>
            <w:tcW w:w="3000" w:type="dxa"/>
            <w:tcMar>
              <w:top w:w="40" w:type="dxa"/>
              <w:left w:w="90" w:type="dxa"/>
              <w:bottom w:w="40" w:type="dxa"/>
              <w:right w:w="90" w:type="dxa"/>
            </w:tcMar>
          </w:tcPr>
          <w:p>
            <w:pPr>
              <w:spacing w:after="40"/>
              <w:rPr>
                <w:ins w:id="901380" w:author="Claude (AI draft)" w:date="2026-10-15T08:00:00Z"/>
              </w:rPr>
            </w:pPr>
            <w:ins w:id="901381" w:author="Claude (AI draft)" w:date="2026-10-15T08:00:00Z">
              <w:r>
                <w:rPr>
                  <w:sz w:val="18"/>
                  <w:szCs w:val="18"/>
                </w:rPr>
                <w:t xml:space="preserve">ERD v2 change 1 (data minimisation)</w:t>
              </w:r>
            </w:ins>
          </w:p>
        </w:tc>
        <w:tc>
          <w:tcPr>
            <w:tcW w:w="2600" w:type="dxa"/>
            <w:tcMar>
              <w:top w:w="40" w:type="dxa"/>
              <w:left w:w="90" w:type="dxa"/>
              <w:bottom w:w="40" w:type="dxa"/>
              <w:right w:w="90" w:type="dxa"/>
            </w:tcMar>
          </w:tcPr>
          <w:p>
            <w:pPr>
              <w:spacing w:after="40"/>
              <w:rPr>
                <w:ins w:id="901382" w:author="Claude (AI draft)" w:date="2026-10-15T08:00:00Z"/>
              </w:rPr>
            </w:pPr>
            <w:ins w:id="901383" w:author="Claude (AI draft)" w:date="2026-10-15T08:00:00Z">
              <w:r>
                <w:rPr>
                  <w:sz w:val="18"/>
                  <w:szCs w:val="18"/>
                </w:rPr>
                <w:t xml:space="preserve">Not done</w:t>
              </w:r>
            </w:ins>
          </w:p>
        </w:tc>
        <w:tc>
          <w:tcPr>
            <w:tcW w:w="3416" w:type="dxa"/>
            <w:tcMar>
              <w:top w:w="40" w:type="dxa"/>
              <w:left w:w="90" w:type="dxa"/>
              <w:bottom w:w="40" w:type="dxa"/>
              <w:right w:w="90" w:type="dxa"/>
            </w:tcMar>
          </w:tcPr>
          <w:p>
            <w:pPr>
              <w:spacing w:after="40"/>
              <w:rPr>
                <w:ins w:id="901384" w:author="Claude (AI draft)" w:date="2026-10-15T08:00:00Z"/>
              </w:rPr>
            </w:pPr>
            <w:ins w:id="901385" w:author="Claude (AI draft)" w:date="2026-10-15T08:00:00Z">
              <w:r>
                <w:rPr>
                  <w:sz w:val="18"/>
                  <w:szCs w:val="18"/>
                </w:rPr>
                <w:t xml:space="preserve">TD-03</w:t>
              </w:r>
            </w:ins>
          </w:p>
        </w:tc>
      </w:tr>
      <w:tr>
        <w:trPr>
          <w:cantSplit/>
          <w:ins w:id="901386" w:author="Claude (AI draft)" w:date="2026-10-15T08:00:00Z"/>
        </w:trPr>
        <w:tc>
          <w:tcPr>
            <w:tcW w:w="3000" w:type="dxa"/>
            <w:tcMar>
              <w:top w:w="40" w:type="dxa"/>
              <w:left w:w="90" w:type="dxa"/>
              <w:bottom w:w="40" w:type="dxa"/>
              <w:right w:w="90" w:type="dxa"/>
            </w:tcMar>
          </w:tcPr>
          <w:p>
            <w:pPr>
              <w:spacing w:after="40"/>
              <w:rPr>
                <w:ins w:id="901387" w:author="Claude (AI draft)" w:date="2026-10-15T08:00:00Z"/>
              </w:rPr>
            </w:pPr>
            <w:ins w:id="901388" w:author="Claude (AI draft)" w:date="2026-10-15T08:00:00Z">
              <w:r>
                <w:rPr>
                  <w:sz w:val="18"/>
                  <w:szCs w:val="18"/>
                </w:rPr>
                <w:t xml:space="preserve">Data &amp; Persistence, Scalability table: one HikariCP pool, "default 10 connections"</w:t>
              </w:r>
            </w:ins>
          </w:p>
        </w:tc>
        <w:tc>
          <w:tcPr>
            <w:tcW w:w="2600" w:type="dxa"/>
            <w:tcMar>
              <w:top w:w="40" w:type="dxa"/>
              <w:left w:w="90" w:type="dxa"/>
              <w:bottom w:w="40" w:type="dxa"/>
              <w:right w:w="90" w:type="dxa"/>
            </w:tcMar>
          </w:tcPr>
          <w:p>
            <w:pPr>
              <w:spacing w:after="40"/>
              <w:rPr>
                <w:ins w:id="901389" w:author="Claude (AI draft)" w:date="2026-10-15T08:00:00Z"/>
              </w:rPr>
            </w:pPr>
            <w:ins w:id="901390" w:author="Claude (AI draft)" w:date="2026-10-15T08:00:00Z">
              <w:r>
                <w:rPr>
                  <w:sz w:val="18"/>
                  <w:szCs w:val="18"/>
                </w:rPr>
                <w:t xml:space="preserve">Conforms: 10 connections (spring.datasource.hikari.maximum-pool-size=10). Commit 7ac7b9a (10/10/2026) had lowered it to 5; the team set it back to 10 in commit 7bdb199 (15/10/2026).</w:t>
              </w:r>
            </w:ins>
          </w:p>
        </w:tc>
        <w:tc>
          <w:tcPr>
            <w:tcW w:w="3416" w:type="dxa"/>
            <w:tcMar>
              <w:top w:w="40" w:type="dxa"/>
              <w:left w:w="90" w:type="dxa"/>
              <w:bottom w:w="40" w:type="dxa"/>
              <w:right w:w="90" w:type="dxa"/>
            </w:tcMar>
          </w:tcPr>
          <w:p>
            <w:pPr>
              <w:spacing w:after="40"/>
              <w:rPr>
                <w:ins w:id="901391" w:author="Claude (AI draft)" w:date="2026-10-15T08:00:00Z"/>
              </w:rPr>
            </w:pPr>
            <w:ins w:id="901392" w:author="Claude (AI draft)" w:date="2026-10-15T08:00:00Z">
              <w:r>
                <w:rPr>
                  <w:sz w:val="18"/>
                  <w:szCs w:val="18"/>
                </w:rPr>
                <w:t xml:space="preserve">The team keeps the M2 value. At most 10 queries run at once per instance, plus one connection Flyway uses at start-up; this stays within the Supabase free plan's limits, and the session pooler's pool size (Supabase dashboard) must allow at least 11. The connection pool is still the first limit a scalability test reaches (stress probe: requests queue, p95 316 ms at 259 requests/s). Run B of the load test used 5 connections (Performance).</w:t>
              </w:r>
            </w:ins>
          </w:p>
        </w:tc>
      </w:tr>
    </w:tbl>
    <w:p>
      <w:pPr>
        <w:spacing w:after="60"/>
        <w:rPr>
          <w:ins w:id="901393" w:author="Claude (AI draft)" w:date="2026-10-15T08:00:00Z"/>
        </w:rPr>
      </w:pPr>
      <w:ins w:id="901394" w:author="Claude (AI draft)" w:date="2026-10-15T08:00:00Z"/>
    </w:p>
    <w:p>
      <w:pPr>
        <w:pStyle w:val="Heading2"/>
        <w:rPr>
          <w:ins w:id="901395" w:author="Claude (AI draft)" w:date="2026-10-15T08:00:00Z"/>
        </w:rPr>
      </w:pPr>
      <w:ins w:id="901396" w:author="Claude (AI draft)" w:date="2026-10-15T08:00:00Z">
        <w:r>
          <w:t xml:space="preserve">Controlled Changes</w:t>
        </w:r>
      </w:ins>
    </w:p>
    <w:p>
      <w:pPr>
        <w:spacing w:after="120"/>
        <w:rPr>
          <w:ins w:id="901397" w:author="Claude (AI draft)" w:date="2026-10-15T08:00:00Z"/>
        </w:rPr>
      </w:pPr>
      <w:ins w:id="901398" w:author="Claude (AI draft)" w:date="2026-10-15T08:00:00Z">
        <w:r>
          <w:t xml:space="preserve">Each significant change: original decision, implementation evidence or problem, revised decision, consequence. The Engineering Decision Log and the Endpoint Contract point here.</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700"/>
        <w:gridCol w:w="1700"/>
        <w:gridCol w:w="2300"/>
        <w:gridCol w:w="2300"/>
        <w:gridCol w:w="2016"/>
      </w:tblGrid>
      <w:tr>
        <w:trPr>
          <w:cantSplit/>
          <w:tblHeader/>
          <w:ins w:id="901399" w:author="Claude (AI draft)" w:date="2026-10-15T08:00:00Z"/>
        </w:trPr>
        <w:tc>
          <w:tcPr>
            <w:tcW w:w="700" w:type="dxa"/>
            <w:shd w:val="clear" w:color="auto" w:fill="002060"/>
            <w:tcMar>
              <w:top w:w="40" w:type="dxa"/>
              <w:left w:w="90" w:type="dxa"/>
              <w:bottom w:w="40" w:type="dxa"/>
              <w:right w:w="90" w:type="dxa"/>
            </w:tcMar>
          </w:tcPr>
          <w:p>
            <w:pPr>
              <w:spacing w:after="40"/>
              <w:rPr>
                <w:ins w:id="901400" w:author="Claude (AI draft)" w:date="2026-10-15T08:00:00Z"/>
              </w:rPr>
            </w:pPr>
            <w:ins w:id="901401" w:author="Claude (AI draft)" w:date="2026-10-15T08:00:00Z">
              <w:r>
                <w:rPr>
                  <w:b/>
                  <w:bCs/>
                  <w:color w:val="FFFFFF"/>
                  <w:sz w:val="18"/>
                  <w:szCs w:val="18"/>
                </w:rPr>
                <w:t xml:space="preserve">ID</w:t>
              </w:r>
            </w:ins>
          </w:p>
        </w:tc>
        <w:tc>
          <w:tcPr>
            <w:tcW w:w="1700" w:type="dxa"/>
            <w:shd w:val="clear" w:color="auto" w:fill="002060"/>
            <w:tcMar>
              <w:top w:w="40" w:type="dxa"/>
              <w:left w:w="90" w:type="dxa"/>
              <w:bottom w:w="40" w:type="dxa"/>
              <w:right w:w="90" w:type="dxa"/>
            </w:tcMar>
          </w:tcPr>
          <w:p>
            <w:pPr>
              <w:spacing w:after="40"/>
              <w:rPr>
                <w:ins w:id="901402" w:author="Claude (AI draft)" w:date="2026-10-15T08:00:00Z"/>
              </w:rPr>
            </w:pPr>
            <w:ins w:id="901403" w:author="Claude (AI draft)" w:date="2026-10-15T08:00:00Z">
              <w:r>
                <w:rPr>
                  <w:b/>
                  <w:bCs/>
                  <w:color w:val="FFFFFF"/>
                  <w:sz w:val="18"/>
                  <w:szCs w:val="18"/>
                </w:rPr>
                <w:t xml:space="preserve">Original decision</w:t>
              </w:r>
            </w:ins>
          </w:p>
        </w:tc>
        <w:tc>
          <w:tcPr>
            <w:tcW w:w="2300" w:type="dxa"/>
            <w:shd w:val="clear" w:color="auto" w:fill="002060"/>
            <w:tcMar>
              <w:top w:w="40" w:type="dxa"/>
              <w:left w:w="90" w:type="dxa"/>
              <w:bottom w:w="40" w:type="dxa"/>
              <w:right w:w="90" w:type="dxa"/>
            </w:tcMar>
          </w:tcPr>
          <w:p>
            <w:pPr>
              <w:spacing w:after="40"/>
              <w:rPr>
                <w:ins w:id="901404" w:author="Claude (AI draft)" w:date="2026-10-15T08:00:00Z"/>
              </w:rPr>
            </w:pPr>
            <w:ins w:id="901405" w:author="Claude (AI draft)" w:date="2026-10-15T08:00:00Z">
              <w:r>
                <w:rPr>
                  <w:b/>
                  <w:bCs/>
                  <w:color w:val="FFFFFF"/>
                  <w:sz w:val="18"/>
                  <w:szCs w:val="18"/>
                </w:rPr>
                <w:t xml:space="preserve">Evidence / problem</w:t>
              </w:r>
            </w:ins>
          </w:p>
        </w:tc>
        <w:tc>
          <w:tcPr>
            <w:tcW w:w="2300" w:type="dxa"/>
            <w:shd w:val="clear" w:color="auto" w:fill="002060"/>
            <w:tcMar>
              <w:top w:w="40" w:type="dxa"/>
              <w:left w:w="90" w:type="dxa"/>
              <w:bottom w:w="40" w:type="dxa"/>
              <w:right w:w="90" w:type="dxa"/>
            </w:tcMar>
          </w:tcPr>
          <w:p>
            <w:pPr>
              <w:spacing w:after="40"/>
              <w:rPr>
                <w:ins w:id="901406" w:author="Claude (AI draft)" w:date="2026-10-15T08:00:00Z"/>
              </w:rPr>
            </w:pPr>
            <w:ins w:id="901407" w:author="Claude (AI draft)" w:date="2026-10-15T08:00:00Z">
              <w:r>
                <w:rPr>
                  <w:b/>
                  <w:bCs/>
                  <w:color w:val="FFFFFF"/>
                  <w:sz w:val="18"/>
                  <w:szCs w:val="18"/>
                </w:rPr>
                <w:t xml:space="preserve">Revised decision</w:t>
              </w:r>
            </w:ins>
          </w:p>
        </w:tc>
        <w:tc>
          <w:tcPr>
            <w:tcW w:w="2016" w:type="dxa"/>
            <w:shd w:val="clear" w:color="auto" w:fill="002060"/>
            <w:tcMar>
              <w:top w:w="40" w:type="dxa"/>
              <w:left w:w="90" w:type="dxa"/>
              <w:bottom w:w="40" w:type="dxa"/>
              <w:right w:w="90" w:type="dxa"/>
            </w:tcMar>
          </w:tcPr>
          <w:p>
            <w:pPr>
              <w:spacing w:after="40"/>
              <w:rPr>
                <w:ins w:id="901408" w:author="Claude (AI draft)" w:date="2026-10-15T08:00:00Z"/>
              </w:rPr>
            </w:pPr>
            <w:ins w:id="901409" w:author="Claude (AI draft)" w:date="2026-10-15T08:00:00Z">
              <w:r>
                <w:rPr>
                  <w:b/>
                  <w:bCs/>
                  <w:color w:val="FFFFFF"/>
                  <w:sz w:val="18"/>
                  <w:szCs w:val="18"/>
                </w:rPr>
                <w:t xml:space="preserve">Consequence</w:t>
              </w:r>
            </w:ins>
          </w:p>
        </w:tc>
      </w:tr>
      <w:tr>
        <w:trPr>
          <w:cantSplit/>
          <w:ins w:id="901410" w:author="Claude (AI draft)" w:date="2026-10-15T08:00:00Z"/>
        </w:trPr>
        <w:tc>
          <w:tcPr>
            <w:tcW w:w="700" w:type="dxa"/>
            <w:tcMar>
              <w:top w:w="40" w:type="dxa"/>
              <w:left w:w="90" w:type="dxa"/>
              <w:bottom w:w="40" w:type="dxa"/>
              <w:right w:w="90" w:type="dxa"/>
            </w:tcMar>
          </w:tcPr>
          <w:p>
            <w:pPr>
              <w:spacing w:after="40"/>
              <w:rPr>
                <w:ins w:id="901411" w:author="Claude (AI draft)" w:date="2026-10-15T08:00:00Z"/>
              </w:rPr>
            </w:pPr>
            <w:ins w:id="901412" w:author="Claude (AI draft)" w:date="2026-10-15T08:00:00Z">
              <w:r>
                <w:rPr>
                  <w:sz w:val="18"/>
                  <w:szCs w:val="18"/>
                </w:rPr>
                <w:t xml:space="preserve">C-01</w:t>
              </w:r>
            </w:ins>
          </w:p>
        </w:tc>
        <w:tc>
          <w:tcPr>
            <w:tcW w:w="1700" w:type="dxa"/>
            <w:tcMar>
              <w:top w:w="40" w:type="dxa"/>
              <w:left w:w="90" w:type="dxa"/>
              <w:bottom w:w="40" w:type="dxa"/>
              <w:right w:w="90" w:type="dxa"/>
            </w:tcMar>
          </w:tcPr>
          <w:p>
            <w:pPr>
              <w:spacing w:after="40"/>
              <w:rPr>
                <w:ins w:id="901413" w:author="Claude (AI draft)" w:date="2026-10-15T08:00:00Z"/>
              </w:rPr>
            </w:pPr>
            <w:ins w:id="901414" w:author="Claude (AI draft)" w:date="2026-10-15T08:00:00Z">
              <w:r>
                <w:rPr>
                  <w:sz w:val="18"/>
                  <w:szCs w:val="18"/>
                </w:rPr>
                <w:t xml:space="preserve">DEC-006: optimistic locking with a Version column; clients send the version on API-08, API-09 and API-12.</w:t>
              </w:r>
            </w:ins>
          </w:p>
        </w:tc>
        <w:tc>
          <w:tcPr>
            <w:tcW w:w="2300" w:type="dxa"/>
            <w:tcMar>
              <w:top w:w="40" w:type="dxa"/>
              <w:left w:w="90" w:type="dxa"/>
              <w:bottom w:w="40" w:type="dxa"/>
              <w:right w:w="90" w:type="dxa"/>
            </w:tcMar>
          </w:tcPr>
          <w:p>
            <w:pPr>
              <w:spacing w:after="40"/>
              <w:rPr>
                <w:ins w:id="901415" w:author="Claude (AI draft)" w:date="2026-10-15T08:00:00Z"/>
              </w:rPr>
            </w:pPr>
            <w:ins w:id="901416" w:author="Claude (AI draft)" w:date="2026-10-15T08:00:00Z">
              <w:r>
                <w:rPr>
                  <w:sz w:val="18"/>
                  <w:szCs w:val="18"/>
                </w:rPr>
                <w:t xml:space="preserve">Every write is already re-checked against the current state (state machine, handler check) and the partial unique index guards double assignment. A version adds client state for little gain. R-17 named pessimistic locking as its contingency.</w:t>
              </w:r>
            </w:ins>
          </w:p>
        </w:tc>
        <w:tc>
          <w:tcPr>
            <w:tcW w:w="2300" w:type="dxa"/>
            <w:tcMar>
              <w:top w:w="40" w:type="dxa"/>
              <w:left w:w="90" w:type="dxa"/>
              <w:bottom w:w="40" w:type="dxa"/>
              <w:right w:w="90" w:type="dxa"/>
            </w:tcMar>
          </w:tcPr>
          <w:p>
            <w:pPr>
              <w:spacing w:after="40"/>
              <w:rPr>
                <w:ins w:id="901417" w:author="Claude (AI draft)" w:date="2026-10-15T08:00:00Z"/>
              </w:rPr>
            </w:pPr>
            <w:ins w:id="901418" w:author="Claude (AI draft)" w:date="2026-10-15T08:00:00Z">
              <w:r>
                <w:rPr>
                  <w:sz w:val="18"/>
                  <w:szCs w:val="18"/>
                </w:rPr>
                <w:t xml:space="preserve">Each change loads the request with SELECT ... FOR UPDATE, so concurrent changes run one after the other and are re-checked. No version field in the API.</w:t>
              </w:r>
            </w:ins>
          </w:p>
        </w:tc>
        <w:tc>
          <w:tcPr>
            <w:tcW w:w="2016" w:type="dxa"/>
            <w:tcMar>
              <w:top w:w="40" w:type="dxa"/>
              <w:left w:w="90" w:type="dxa"/>
              <w:bottom w:w="40" w:type="dxa"/>
              <w:right w:w="90" w:type="dxa"/>
            </w:tcMar>
          </w:tcPr>
          <w:p>
            <w:pPr>
              <w:spacing w:after="40"/>
              <w:rPr>
                <w:ins w:id="901419" w:author="Claude (AI draft)" w:date="2026-10-15T08:00:00Z"/>
              </w:rPr>
            </w:pPr>
            <w:ins w:id="901420" w:author="Claude (AI draft)" w:date="2026-10-15T08:00:00Z">
              <w:r>
                <w:rPr>
                  <w:sz w:val="18"/>
                  <w:szCs w:val="18"/>
                </w:rPr>
                <w:t xml:space="preserve">Two accepts at once: exactly one succeeds, the other gets 409 ALREADY_ASSIGNED. Priority and reassignment are last-write-wins with no "updated by someone else" message (TD-05). VERSION_CONFLICT is unused.</w:t>
              </w:r>
            </w:ins>
          </w:p>
        </w:tc>
      </w:tr>
      <w:tr>
        <w:trPr>
          <w:cantSplit/>
          <w:ins w:id="901421" w:author="Claude (AI draft)" w:date="2026-10-15T08:00:00Z"/>
        </w:trPr>
        <w:tc>
          <w:tcPr>
            <w:tcW w:w="700" w:type="dxa"/>
            <w:tcMar>
              <w:top w:w="40" w:type="dxa"/>
              <w:left w:w="90" w:type="dxa"/>
              <w:bottom w:w="40" w:type="dxa"/>
              <w:right w:w="90" w:type="dxa"/>
            </w:tcMar>
          </w:tcPr>
          <w:p>
            <w:pPr>
              <w:spacing w:after="40"/>
              <w:rPr>
                <w:ins w:id="901422" w:author="Claude (AI draft)" w:date="2026-10-15T08:00:00Z"/>
              </w:rPr>
            </w:pPr>
            <w:ins w:id="901423" w:author="Claude (AI draft)" w:date="2026-10-15T08:00:00Z">
              <w:r>
                <w:rPr>
                  <w:sz w:val="18"/>
                  <w:szCs w:val="18"/>
                </w:rPr>
                <w:t xml:space="preserve">C-02</w:t>
              </w:r>
            </w:ins>
          </w:p>
        </w:tc>
        <w:tc>
          <w:tcPr>
            <w:tcW w:w="1700" w:type="dxa"/>
            <w:tcMar>
              <w:top w:w="40" w:type="dxa"/>
              <w:left w:w="90" w:type="dxa"/>
              <w:bottom w:w="40" w:type="dxa"/>
              <w:right w:w="90" w:type="dxa"/>
            </w:tcMar>
          </w:tcPr>
          <w:p>
            <w:pPr>
              <w:spacing w:after="40"/>
              <w:rPr>
                <w:ins w:id="901424" w:author="Claude (AI draft)" w:date="2026-10-15T08:00:00Z"/>
              </w:rPr>
            </w:pPr>
            <w:ins w:id="901425" w:author="Claude (AI draft)" w:date="2026-10-15T08:00:00Z">
              <w:r>
                <w:rPr>
                  <w:sz w:val="18"/>
                  <w:szCs w:val="18"/>
                </w:rPr>
                <w:t xml:space="preserve">DEC-012: RequestStatusChangedEvent and an AuditListener write AuditEntry rows.</w:t>
              </w:r>
            </w:ins>
          </w:p>
        </w:tc>
        <w:tc>
          <w:tcPr>
            <w:tcW w:w="2300" w:type="dxa"/>
            <w:tcMar>
              <w:top w:w="40" w:type="dxa"/>
              <w:left w:w="90" w:type="dxa"/>
              <w:bottom w:w="40" w:type="dxa"/>
              <w:right w:w="90" w:type="dxa"/>
            </w:tcMar>
          </w:tcPr>
          <w:p>
            <w:pPr>
              <w:spacing w:after="40"/>
              <w:rPr>
                <w:ins w:id="901426" w:author="Claude (AI draft)" w:date="2026-10-15T08:00:00Z"/>
              </w:rPr>
            </w:pPr>
            <w:ins w:id="901427" w:author="Claude (AI draft)" w:date="2026-10-15T08:00:00Z">
              <w:r>
                <w:rPr>
                  <w:sz w:val="18"/>
                  <w:szCs w:val="18"/>
                </w:rPr>
                <w:t xml:space="preserve">Audit written by application code is skipped by any code path or SQL that forgets the event.</w:t>
              </w:r>
            </w:ins>
          </w:p>
        </w:tc>
        <w:tc>
          <w:tcPr>
            <w:tcW w:w="2300" w:type="dxa"/>
            <w:tcMar>
              <w:top w:w="40" w:type="dxa"/>
              <w:left w:w="90" w:type="dxa"/>
              <w:bottom w:w="40" w:type="dxa"/>
              <w:right w:w="90" w:type="dxa"/>
            </w:tcMar>
          </w:tcPr>
          <w:p>
            <w:pPr>
              <w:spacing w:after="40"/>
              <w:rPr>
                <w:ins w:id="901428" w:author="Claude (AI draft)" w:date="2026-10-15T08:00:00Z"/>
              </w:rPr>
            </w:pPr>
            <w:ins w:id="901429" w:author="Claude (AI draft)" w:date="2026-10-15T08:00:00Z">
              <w:r>
                <w:rPr>
                  <w:sz w:val="18"/>
                  <w:szCs w:val="18"/>
                </w:rPr>
                <w:t xml:space="preserve">A SECURITY DEFINER trigger on each audited table writes old and new row JSON into audit_entry in the same transaction; append-only triggers block UPDATE and DELETE.</w:t>
              </w:r>
            </w:ins>
          </w:p>
        </w:tc>
        <w:tc>
          <w:tcPr>
            <w:tcW w:w="2016" w:type="dxa"/>
            <w:tcMar>
              <w:top w:w="40" w:type="dxa"/>
              <w:left w:w="90" w:type="dxa"/>
              <w:bottom w:w="40" w:type="dxa"/>
              <w:right w:w="90" w:type="dxa"/>
            </w:tcMar>
          </w:tcPr>
          <w:p>
            <w:pPr>
              <w:spacing w:after="40"/>
              <w:rPr>
                <w:ins w:id="901430" w:author="Claude (AI draft)" w:date="2026-10-15T08:00:00Z"/>
              </w:rPr>
            </w:pPr>
            <w:ins w:id="901431" w:author="Claude (AI draft)" w:date="2026-10-15T08:00:00Z">
              <w:r>
                <w:rPr>
                  <w:sz w:val="18"/>
                  <w:szCs w:val="18"/>
                </w:rPr>
                <w:t xml:space="preserve">Every change is audited, including changes outside the API. The request history is built from row JSON in AuditService. Requesters see status changes only through the V5 function.</w:t>
              </w:r>
            </w:ins>
          </w:p>
        </w:tc>
      </w:tr>
      <w:tr>
        <w:trPr>
          <w:cantSplit/>
          <w:ins w:id="901432" w:author="Claude (AI draft)" w:date="2026-10-15T08:00:00Z"/>
        </w:trPr>
        <w:tc>
          <w:tcPr>
            <w:tcW w:w="700" w:type="dxa"/>
            <w:tcMar>
              <w:top w:w="40" w:type="dxa"/>
              <w:left w:w="90" w:type="dxa"/>
              <w:bottom w:w="40" w:type="dxa"/>
              <w:right w:w="90" w:type="dxa"/>
            </w:tcMar>
          </w:tcPr>
          <w:p>
            <w:pPr>
              <w:spacing w:after="40"/>
              <w:rPr>
                <w:ins w:id="901433" w:author="Claude (AI draft)" w:date="2026-10-15T08:00:00Z"/>
              </w:rPr>
            </w:pPr>
            <w:ins w:id="901434" w:author="Claude (AI draft)" w:date="2026-10-15T08:00:00Z">
              <w:r>
                <w:rPr>
                  <w:sz w:val="18"/>
                  <w:szCs w:val="18"/>
                </w:rPr>
                <w:t xml:space="preserve">C-03</w:t>
              </w:r>
            </w:ins>
          </w:p>
        </w:tc>
        <w:tc>
          <w:tcPr>
            <w:tcW w:w="1700" w:type="dxa"/>
            <w:tcMar>
              <w:top w:w="40" w:type="dxa"/>
              <w:left w:w="90" w:type="dxa"/>
              <w:bottom w:w="40" w:type="dxa"/>
              <w:right w:w="90" w:type="dxa"/>
            </w:tcMar>
          </w:tcPr>
          <w:p>
            <w:pPr>
              <w:spacing w:after="40"/>
              <w:rPr>
                <w:ins w:id="901435" w:author="Claude (AI draft)" w:date="2026-10-15T08:00:00Z"/>
              </w:rPr>
            </w:pPr>
            <w:ins w:id="901436" w:author="Claude (AI draft)" w:date="2026-10-15T08:00:00Z">
              <w:r>
                <w:rPr>
                  <w:sz w:val="18"/>
                  <w:szCs w:val="18"/>
                </w:rPr>
                <w:t xml:space="preserve">M2: one database login for the application.</w:t>
              </w:r>
            </w:ins>
          </w:p>
        </w:tc>
        <w:tc>
          <w:tcPr>
            <w:tcW w:w="2300" w:type="dxa"/>
            <w:tcMar>
              <w:top w:w="40" w:type="dxa"/>
              <w:left w:w="90" w:type="dxa"/>
              <w:bottom w:w="40" w:type="dxa"/>
              <w:right w:w="90" w:type="dxa"/>
            </w:tcMar>
          </w:tcPr>
          <w:p>
            <w:pPr>
              <w:spacing w:after="40"/>
              <w:rPr>
                <w:ins w:id="901437" w:author="Claude (AI draft)" w:date="2026-10-15T08:00:00Z"/>
              </w:rPr>
            </w:pPr>
            <w:ins w:id="901438" w:author="Claude (AI draft)" w:date="2026-10-15T08:00:00Z">
              <w:r>
                <w:rPr>
                  <w:sz w:val="18"/>
                  <w:szCs w:val="18"/>
                </w:rPr>
                <w:t xml:space="preserve">Defence in depth for ASR-001 and ASR-005: a bug in a Java check should not expose other data.</w:t>
              </w:r>
            </w:ins>
          </w:p>
        </w:tc>
        <w:tc>
          <w:tcPr>
            <w:tcW w:w="2300" w:type="dxa"/>
            <w:tcMar>
              <w:top w:w="40" w:type="dxa"/>
              <w:left w:w="90" w:type="dxa"/>
              <w:bottom w:w="40" w:type="dxa"/>
              <w:right w:w="90" w:type="dxa"/>
            </w:tcMar>
          </w:tcPr>
          <w:p>
            <w:pPr>
              <w:spacing w:after="40"/>
              <w:rPr>
                <w:ins w:id="901439" w:author="Claude (AI draft)" w:date="2026-10-15T08:00:00Z"/>
              </w:rPr>
            </w:pPr>
            <w:ins w:id="901440" w:author="Claude (AI draft)" w:date="2026-10-15T08:00:00Z">
              <w:r>
                <w:rPr>
                  <w:sz w:val="18"/>
                  <w:szCs w:val="18"/>
                </w:rPr>
                <w:t xml:space="preserve">V3 adds roles civicconnect_client, _staff and _management; each transaction switches to the user's role. Management can read client contact columns only, never date of birth or password.</w:t>
              </w:r>
            </w:ins>
          </w:p>
        </w:tc>
        <w:tc>
          <w:tcPr>
            <w:tcW w:w="2016" w:type="dxa"/>
            <w:tcMar>
              <w:top w:w="40" w:type="dxa"/>
              <w:left w:w="90" w:type="dxa"/>
              <w:bottom w:w="40" w:type="dxa"/>
              <w:right w:w="90" w:type="dxa"/>
            </w:tcMar>
          </w:tcPr>
          <w:p>
            <w:pPr>
              <w:spacing w:after="40"/>
              <w:rPr>
                <w:ins w:id="901441" w:author="Claude (AI draft)" w:date="2026-10-15T08:00:00Z"/>
              </w:rPr>
            </w:pPr>
            <w:ins w:id="901442" w:author="Claude (AI draft)" w:date="2026-10-15T08:00:00Z">
              <w:r>
                <w:rPr>
                  <w:sz w:val="18"/>
                  <w:szCs w:val="18"/>
                </w:rPr>
                <w:t xml:space="preserve">More grants to maintain when tables change. Tested by databaseRoleBlocksRequester.</w:t>
              </w:r>
            </w:ins>
            <w:ins w:id="907239" w:author="Claude (AI draft)" w:date="2026-10-15T18:00:00Z">
              <w:r>
                <w:rPr>
                  <w:sz w:val="18"/>
                  <w:szCs w:val="18"/>
                </w:rPr>
                <w:t xml:space="preserve"> M3 review: the audit table and missing row level security still exposed data (D-21); fixed by C-08.</w:t>
              </w:r>
            </w:ins>
          </w:p>
        </w:tc>
      </w:tr>
      <w:tr>
        <w:trPr>
          <w:cantSplit/>
          <w:ins w:id="901443" w:author="Claude (AI draft)" w:date="2026-10-15T08:00:00Z"/>
        </w:trPr>
        <w:tc>
          <w:tcPr>
            <w:tcW w:w="700" w:type="dxa"/>
            <w:tcMar>
              <w:top w:w="40" w:type="dxa"/>
              <w:left w:w="90" w:type="dxa"/>
              <w:bottom w:w="40" w:type="dxa"/>
              <w:right w:w="90" w:type="dxa"/>
            </w:tcMar>
          </w:tcPr>
          <w:p>
            <w:pPr>
              <w:spacing w:after="40"/>
              <w:rPr>
                <w:ins w:id="901444" w:author="Claude (AI draft)" w:date="2026-10-15T08:00:00Z"/>
              </w:rPr>
            </w:pPr>
            <w:ins w:id="901445" w:author="Claude (AI draft)" w:date="2026-10-15T08:00:00Z">
              <w:r>
                <w:rPr>
                  <w:sz w:val="18"/>
                  <w:szCs w:val="18"/>
                </w:rPr>
                <w:t xml:space="preserve">C-04</w:t>
              </w:r>
            </w:ins>
          </w:p>
        </w:tc>
        <w:tc>
          <w:tcPr>
            <w:tcW w:w="1700" w:type="dxa"/>
            <w:tcMar>
              <w:top w:w="40" w:type="dxa"/>
              <w:left w:w="90" w:type="dxa"/>
              <w:bottom w:w="40" w:type="dxa"/>
              <w:right w:w="90" w:type="dxa"/>
            </w:tcMar>
          </w:tcPr>
          <w:p>
            <w:pPr>
              <w:spacing w:after="40"/>
              <w:rPr>
                <w:ins w:id="901446" w:author="Claude (AI draft)" w:date="2026-10-15T08:00:00Z"/>
              </w:rPr>
            </w:pPr>
            <w:ins w:id="901447" w:author="Claude (AI draft)" w:date="2026-10-15T08:00:00Z">
              <w:r>
                <w:rPr>
                  <w:sz w:val="18"/>
                  <w:szCs w:val="18"/>
                </w:rPr>
                <w:t xml:space="preserve">API &amp; Integration Design 21.7: rate limiting deferred.</w:t>
              </w:r>
            </w:ins>
          </w:p>
        </w:tc>
        <w:tc>
          <w:tcPr>
            <w:tcW w:w="2300" w:type="dxa"/>
            <w:tcMar>
              <w:top w:w="40" w:type="dxa"/>
              <w:left w:w="90" w:type="dxa"/>
              <w:bottom w:w="40" w:type="dxa"/>
              <w:right w:w="90" w:type="dxa"/>
            </w:tcMar>
          </w:tcPr>
          <w:p>
            <w:pPr>
              <w:spacing w:after="40"/>
              <w:rPr>
                <w:ins w:id="901448" w:author="Claude (AI draft)" w:date="2026-10-15T08:00:00Z"/>
              </w:rPr>
            </w:pPr>
            <w:ins w:id="901449" w:author="Claude (AI draft)" w:date="2026-10-15T08:00:00Z">
              <w:r>
                <w:rPr>
                  <w:sz w:val="18"/>
                  <w:szCs w:val="18"/>
                </w:rPr>
                <w:t xml:space="preserve">Login could be brute-forced and one client could flood the API.</w:t>
              </w:r>
            </w:ins>
          </w:p>
        </w:tc>
        <w:tc>
          <w:tcPr>
            <w:tcW w:w="2300" w:type="dxa"/>
            <w:tcMar>
              <w:top w:w="40" w:type="dxa"/>
              <w:left w:w="90" w:type="dxa"/>
              <w:bottom w:w="40" w:type="dxa"/>
              <w:right w:w="90" w:type="dxa"/>
            </w:tcMar>
          </w:tcPr>
          <w:p>
            <w:pPr>
              <w:spacing w:after="40"/>
              <w:rPr>
                <w:ins w:id="901450" w:author="Claude (AI draft)" w:date="2026-10-15T08:00:00Z"/>
              </w:rPr>
            </w:pPr>
            <w:ins w:id="901451" w:author="Claude (AI draft)" w:date="2026-10-15T08:00:00Z">
              <w:r>
                <w:rPr>
                  <w:sz w:val="18"/>
                  <w:szCs w:val="18"/>
                </w:rPr>
                <w:t xml:space="preserve">Login lockout per email (5 failures / 15 min); per-IP login limit (20/min); per-account (120/min) and per-IP (300/min) API limits; registrations per email (5/h). 429 with Retry-After.</w:t>
              </w:r>
            </w:ins>
          </w:p>
        </w:tc>
        <w:tc>
          <w:tcPr>
            <w:tcW w:w="2016" w:type="dxa"/>
            <w:tcMar>
              <w:top w:w="40" w:type="dxa"/>
              <w:left w:w="90" w:type="dxa"/>
              <w:bottom w:w="40" w:type="dxa"/>
              <w:right w:w="90" w:type="dxa"/>
            </w:tcMar>
          </w:tcPr>
          <w:p>
            <w:pPr>
              <w:spacing w:after="40"/>
              <w:rPr>
                <w:ins w:id="901452" w:author="Claude (AI draft)" w:date="2026-10-15T08:00:00Z"/>
              </w:rPr>
            </w:pPr>
            <w:ins w:id="901453" w:author="Claude (AI draft)" w:date="2026-10-15T08:00:00Z">
              <w:r>
                <w:rPr>
                  <w:sz w:val="18"/>
                  <w:szCs w:val="18"/>
                </w:rPr>
                <w:t xml:space="preserve">Counters are in memory: correct for one instance (R-24, TD-02). Load tests from one machine must raise the per-IP limit.</w:t>
              </w:r>
            </w:ins>
          </w:p>
        </w:tc>
      </w:tr>
      <w:tr>
        <w:trPr>
          <w:cantSplit/>
          <w:ins w:id="901454" w:author="Claude (AI draft)" w:date="2026-10-15T08:00:00Z"/>
        </w:trPr>
        <w:tc>
          <w:tcPr>
            <w:tcW w:w="700" w:type="dxa"/>
            <w:tcMar>
              <w:top w:w="40" w:type="dxa"/>
              <w:left w:w="90" w:type="dxa"/>
              <w:bottom w:w="40" w:type="dxa"/>
              <w:right w:w="90" w:type="dxa"/>
            </w:tcMar>
          </w:tcPr>
          <w:p>
            <w:pPr>
              <w:spacing w:after="40"/>
              <w:rPr>
                <w:ins w:id="901455" w:author="Claude (AI draft)" w:date="2026-10-15T08:00:00Z"/>
              </w:rPr>
            </w:pPr>
            <w:ins w:id="901456" w:author="Claude (AI draft)" w:date="2026-10-15T08:00:00Z">
              <w:r>
                <w:rPr>
                  <w:sz w:val="18"/>
                  <w:szCs w:val="18"/>
                </w:rPr>
                <w:t xml:space="preserve">C-05</w:t>
              </w:r>
            </w:ins>
          </w:p>
        </w:tc>
        <w:tc>
          <w:tcPr>
            <w:tcW w:w="1700" w:type="dxa"/>
            <w:tcMar>
              <w:top w:w="40" w:type="dxa"/>
              <w:left w:w="90" w:type="dxa"/>
              <w:bottom w:w="40" w:type="dxa"/>
              <w:right w:w="90" w:type="dxa"/>
            </w:tcMar>
          </w:tcPr>
          <w:p>
            <w:pPr>
              <w:spacing w:after="40"/>
              <w:rPr>
                <w:ins w:id="901457" w:author="Claude (AI draft)" w:date="2026-10-15T08:00:00Z"/>
              </w:rPr>
            </w:pPr>
            <w:ins w:id="901458" w:author="Claude (AI draft)" w:date="2026-10-15T08:00:00Z">
              <w:r>
                <w:rPr>
                  <w:sz w:val="18"/>
                  <w:szCs w:val="18"/>
                </w:rPr>
                <w:t xml:space="preserve">CR-008: roles HANDLER and MANAGER.</w:t>
              </w:r>
            </w:ins>
          </w:p>
        </w:tc>
        <w:tc>
          <w:tcPr>
            <w:tcW w:w="2300" w:type="dxa"/>
            <w:tcMar>
              <w:top w:w="40" w:type="dxa"/>
              <w:left w:w="90" w:type="dxa"/>
              <w:bottom w:w="40" w:type="dxa"/>
              <w:right w:w="90" w:type="dxa"/>
            </w:tcMar>
          </w:tcPr>
          <w:p>
            <w:pPr>
              <w:spacing w:after="40"/>
              <w:rPr>
                <w:ins w:id="901459" w:author="Claude (AI draft)" w:date="2026-10-15T08:00:00Z"/>
              </w:rPr>
            </w:pPr>
            <w:ins w:id="901460" w:author="Claude (AI draft)" w:date="2026-10-15T08:00:00Z">
              <w:r>
                <w:rPr>
                  <w:sz w:val="18"/>
                  <w:szCs w:val="18"/>
                </w:rPr>
                <w:t xml:space="preserve">The database, backend and API already used STAFF and MANAGEMENT; the frontend translated between them.</w:t>
              </w:r>
            </w:ins>
          </w:p>
        </w:tc>
        <w:tc>
          <w:tcPr>
            <w:tcW w:w="2300" w:type="dxa"/>
            <w:tcMar>
              <w:top w:w="40" w:type="dxa"/>
              <w:left w:w="90" w:type="dxa"/>
              <w:bottom w:w="40" w:type="dxa"/>
              <w:right w:w="90" w:type="dxa"/>
            </w:tcMar>
          </w:tcPr>
          <w:p>
            <w:pPr>
              <w:spacing w:after="40"/>
              <w:rPr>
                <w:ins w:id="901461" w:author="Claude (AI draft)" w:date="2026-10-15T08:00:00Z"/>
              </w:rPr>
            </w:pPr>
            <w:ins w:id="901462" w:author="Claude (AI draft)" w:date="2026-10-15T08:00:00Z">
              <w:r>
                <w:rPr>
                  <w:sz w:val="18"/>
                  <w:szCs w:val="18"/>
                </w:rPr>
                <w:t xml:space="preserve">One set of names everywhere: REQUESTER, STAFF, MANAGEMENT. The UI shows "Staff" and "Manager".</w:t>
              </w:r>
            </w:ins>
          </w:p>
        </w:tc>
        <w:tc>
          <w:tcPr>
            <w:tcW w:w="2016" w:type="dxa"/>
            <w:tcMar>
              <w:top w:w="40" w:type="dxa"/>
              <w:left w:w="90" w:type="dxa"/>
              <w:bottom w:w="40" w:type="dxa"/>
              <w:right w:w="90" w:type="dxa"/>
            </w:tcMar>
          </w:tcPr>
          <w:p>
            <w:pPr>
              <w:spacing w:after="40"/>
              <w:rPr>
                <w:ins w:id="901463" w:author="Claude (AI draft)" w:date="2026-10-15T08:00:00Z"/>
              </w:rPr>
            </w:pPr>
            <w:ins w:id="901464" w:author="Claude (AI draft)" w:date="2026-10-15T08:00:00Z">
              <w:r>
                <w:rPr>
                  <w:sz w:val="18"/>
                  <w:szCs w:val="18"/>
                </w:rPr>
                <w:t xml:space="preserve">Breaking change to the role values in API-02/API-03 (recorded in the Endpoint Contract). Saved sessions log in again once.</w:t>
              </w:r>
            </w:ins>
          </w:p>
        </w:tc>
      </w:tr>
      <w:tr>
        <w:trPr>
          <w:cantSplit/>
          <w:ins w:id="901465" w:author="Claude (AI draft)" w:date="2026-10-15T08:00:00Z"/>
        </w:trPr>
        <w:tc>
          <w:tcPr>
            <w:tcW w:w="700" w:type="dxa"/>
            <w:tcMar>
              <w:top w:w="40" w:type="dxa"/>
              <w:left w:w="90" w:type="dxa"/>
              <w:bottom w:w="40" w:type="dxa"/>
              <w:right w:w="90" w:type="dxa"/>
            </w:tcMar>
          </w:tcPr>
          <w:p>
            <w:pPr>
              <w:spacing w:after="40"/>
              <w:rPr>
                <w:ins w:id="901466" w:author="Claude (AI draft)" w:date="2026-10-15T08:00:00Z"/>
              </w:rPr>
            </w:pPr>
            <w:ins w:id="901467" w:author="Claude (AI draft)" w:date="2026-10-15T08:00:00Z">
              <w:r>
                <w:rPr>
                  <w:sz w:val="18"/>
                  <w:szCs w:val="18"/>
                </w:rPr>
                <w:t xml:space="preserve">C-06</w:t>
              </w:r>
            </w:ins>
          </w:p>
        </w:tc>
        <w:tc>
          <w:tcPr>
            <w:tcW w:w="1700" w:type="dxa"/>
            <w:tcMar>
              <w:top w:w="40" w:type="dxa"/>
              <w:left w:w="90" w:type="dxa"/>
              <w:bottom w:w="40" w:type="dxa"/>
              <w:right w:w="90" w:type="dxa"/>
            </w:tcMar>
          </w:tcPr>
          <w:p>
            <w:pPr>
              <w:spacing w:after="40"/>
              <w:rPr>
                <w:ins w:id="901468" w:author="Claude (AI draft)" w:date="2026-10-15T08:00:00Z"/>
              </w:rPr>
            </w:pPr>
            <w:ins w:id="901469" w:author="Claude (AI draft)" w:date="2026-10-15T08:00:00Z">
              <w:r>
                <w:rPr>
                  <w:sz w:val="18"/>
                  <w:szCs w:val="18"/>
                </w:rPr>
                <w:t xml:space="preserve">DEC-008: first manager password from an environment variable.</w:t>
              </w:r>
            </w:ins>
          </w:p>
        </w:tc>
        <w:tc>
          <w:tcPr>
            <w:tcW w:w="2300" w:type="dxa"/>
            <w:tcMar>
              <w:top w:w="40" w:type="dxa"/>
              <w:left w:w="90" w:type="dxa"/>
              <w:bottom w:w="40" w:type="dxa"/>
              <w:right w:w="90" w:type="dxa"/>
            </w:tcMar>
          </w:tcPr>
          <w:p>
            <w:pPr>
              <w:spacing w:after="40"/>
              <w:rPr>
                <w:ins w:id="901470" w:author="Claude (AI draft)" w:date="2026-10-15T08:00:00Z"/>
              </w:rPr>
            </w:pPr>
            <w:ins w:id="901471" w:author="Claude (AI draft)" w:date="2026-10-15T08:00:00Z">
              <w:r>
                <w:rPr>
                  <w:sz w:val="18"/>
                  <w:szCs w:val="18"/>
                </w:rPr>
                <w:t xml:space="preserve">No bootstrap existed: a clean database had no manager.</w:t>
              </w:r>
            </w:ins>
          </w:p>
        </w:tc>
        <w:tc>
          <w:tcPr>
            <w:tcW w:w="2300" w:type="dxa"/>
            <w:tcMar>
              <w:top w:w="40" w:type="dxa"/>
              <w:left w:w="90" w:type="dxa"/>
              <w:bottom w:w="40" w:type="dxa"/>
              <w:right w:w="90" w:type="dxa"/>
            </w:tcMar>
          </w:tcPr>
          <w:p>
            <w:pPr>
              <w:spacing w:after="40"/>
              <w:rPr>
                <w:ins w:id="901472" w:author="Claude (AI draft)" w:date="2026-10-15T08:00:00Z"/>
              </w:rPr>
            </w:pPr>
            <w:ins w:id="901473" w:author="Claude (AI draft)" w:date="2026-10-15T08:00:00Z">
              <w:r>
                <w:rPr>
                  <w:sz w:val="18"/>
                  <w:szCs w:val="18"/>
                </w:rPr>
                <w:t xml:space="preserve">The build script creates a default manager (admin@gmail.com) with a BCrypt-hashed password.</w:t>
              </w:r>
            </w:ins>
          </w:p>
        </w:tc>
        <w:tc>
          <w:tcPr>
            <w:tcW w:w="2016" w:type="dxa"/>
            <w:tcMar>
              <w:top w:w="40" w:type="dxa"/>
              <w:left w:w="90" w:type="dxa"/>
              <w:bottom w:w="40" w:type="dxa"/>
              <w:right w:w="90" w:type="dxa"/>
            </w:tcMar>
          </w:tcPr>
          <w:p>
            <w:pPr>
              <w:spacing w:after="40"/>
              <w:rPr>
                <w:ins w:id="901474" w:author="Claude (AI draft)" w:date="2026-10-15T08:00:00Z"/>
              </w:rPr>
            </w:pPr>
            <w:ins w:id="901475" w:author="Claude (AI draft)" w:date="2026-10-15T08:00:00Z">
              <w:r>
                <w:rPr>
                  <w:sz w:val="18"/>
                  <w:szCs w:val="18"/>
                </w:rPr>
                <w:t xml:space="preserve">Known default credential: change it at first login on any shared database (R-25).</w:t>
              </w:r>
            </w:ins>
          </w:p>
        </w:tc>
      </w:tr>
      <w:tr>
        <w:trPr>
          <w:cantSplit/>
          <w:ins w:id="901476" w:author="Claude (AI draft)" w:date="2026-10-15T08:00:00Z"/>
        </w:trPr>
        <w:tc>
          <w:tcPr>
            <w:tcW w:w="700" w:type="dxa"/>
            <w:tcMar>
              <w:top w:w="40" w:type="dxa"/>
              <w:left w:w="90" w:type="dxa"/>
              <w:bottom w:w="40" w:type="dxa"/>
              <w:right w:w="90" w:type="dxa"/>
            </w:tcMar>
          </w:tcPr>
          <w:p>
            <w:pPr>
              <w:spacing w:after="40"/>
              <w:rPr>
                <w:ins w:id="901477" w:author="Claude (AI draft)" w:date="2026-10-15T08:00:00Z"/>
              </w:rPr>
            </w:pPr>
            <w:ins w:id="901478" w:author="Claude (AI draft)" w:date="2026-10-15T08:00:00Z">
              <w:r>
                <w:rPr>
                  <w:sz w:val="18"/>
                  <w:szCs w:val="18"/>
                </w:rPr>
                <w:t xml:space="preserve">C-07</w:t>
              </w:r>
            </w:ins>
          </w:p>
        </w:tc>
        <w:tc>
          <w:tcPr>
            <w:tcW w:w="1700" w:type="dxa"/>
            <w:tcMar>
              <w:top w:w="40" w:type="dxa"/>
              <w:left w:w="90" w:type="dxa"/>
              <w:bottom w:w="40" w:type="dxa"/>
              <w:right w:w="90" w:type="dxa"/>
            </w:tcMar>
          </w:tcPr>
          <w:p>
            <w:pPr>
              <w:spacing w:after="40"/>
              <w:rPr>
                <w:ins w:id="901479" w:author="Claude (AI draft)" w:date="2026-10-15T08:00:00Z"/>
              </w:rPr>
            </w:pPr>
            <w:ins w:id="901480" w:author="Claude (AI draft)" w:date="2026-10-15T08:00:00Z">
              <w:r>
                <w:rPr>
                  <w:sz w:val="18"/>
                  <w:szCs w:val="18"/>
                </w:rPr>
                <w:t xml:space="preserve">ARC-03: one jar serving Angular and the API; no CORS in production.</w:t>
              </w:r>
            </w:ins>
          </w:p>
        </w:tc>
        <w:tc>
          <w:tcPr>
            <w:tcW w:w="2300" w:type="dxa"/>
            <w:tcMar>
              <w:top w:w="40" w:type="dxa"/>
              <w:left w:w="90" w:type="dxa"/>
              <w:bottom w:w="40" w:type="dxa"/>
              <w:right w:w="90" w:type="dxa"/>
            </w:tcMar>
          </w:tcPr>
          <w:p>
            <w:pPr>
              <w:spacing w:after="40"/>
              <w:rPr>
                <w:ins w:id="901481" w:author="Claude (AI draft)" w:date="2026-10-15T08:00:00Z"/>
              </w:rPr>
            </w:pPr>
            <w:ins w:id="901482" w:author="Claude (AI draft)" w:date="2026-10-15T08:00:00Z">
              <w:r>
                <w:rPr>
                  <w:sz w:val="18"/>
                  <w:szCs w:val="18"/>
                </w:rPr>
                <w:t xml:space="preserve">Development works through the ng serve proxy, so the CORS rule is unused. The single jar was built in M3.</w:t>
              </w:r>
            </w:ins>
          </w:p>
        </w:tc>
        <w:tc>
          <w:tcPr>
            <w:tcW w:w="2300" w:type="dxa"/>
            <w:tcMar>
              <w:top w:w="40" w:type="dxa"/>
              <w:left w:w="90" w:type="dxa"/>
              <w:bottom w:w="40" w:type="dxa"/>
              <w:right w:w="90" w:type="dxa"/>
            </w:tcMar>
          </w:tcPr>
          <w:p>
            <w:pPr>
              <w:spacing w:after="40"/>
              <w:rPr>
                <w:ins w:id="901483" w:author="Claude (AI draft)" w:date="2026-10-15T08:00:00Z"/>
              </w:rPr>
            </w:pPr>
            <w:ins w:id="901484" w:author="Claude (AI draft)" w:date="2026-10-15T08:00:00Z">
              <w:r>
                <w:rPr>
                  <w:sz w:val="18"/>
                  <w:szCs w:val="18"/>
                </w:rPr>
                <w:t xml:space="preserve">Keep ARC-03. Trade-off: frontend and backend deploy and scale together; static files can move to a CDN later.</w:t>
              </w:r>
            </w:ins>
          </w:p>
        </w:tc>
        <w:tc>
          <w:tcPr>
            <w:tcW w:w="2016" w:type="dxa"/>
            <w:tcMar>
              <w:top w:w="40" w:type="dxa"/>
              <w:left w:w="90" w:type="dxa"/>
              <w:bottom w:w="40" w:type="dxa"/>
              <w:right w:w="90" w:type="dxa"/>
            </w:tcMar>
          </w:tcPr>
          <w:p>
            <w:pPr>
              <w:spacing w:after="40"/>
              <w:rPr>
                <w:ins w:id="901485" w:author="Claude (AI draft)" w:date="2026-10-15T08:00:00Z"/>
              </w:rPr>
            </w:pPr>
            <w:ins w:id="901486" w:author="Claude (AI draft)" w:date="2026-10-15T08:00:00Z">
              <w:r>
                <w:rPr>
                  <w:sz w:val="18"/>
                  <w:szCs w:val="18"/>
                </w:rPr>
                <w:t xml:space="preserve">Built in M3: the Dockerfile packages the Angular build into the jar; Angular routes fall back to index.html; static files are public and all data stays under /api; a public health check (API-27). The CI "Deployment image" job builds and starts the image on every push. Render's free plan deploys the prod branch only after the checks pass (render.yaml). Free-plan trade-off: the instance sleeps after 15 minutes without traffic and takes a minute or more to wake (R-15).</w:t>
              </w:r>
            </w:ins>
          </w:p>
        </w:tc>
      </w:tr>
      <w:tr>
        <w:trPr>
          <w:cantSplit/>
          <w:ins w:id="907240" w:author="Claude (AI draft)" w:date="2026-10-15T18:00:00Z"/>
        </w:trPr>
        <w:tc>
          <w:tcPr>
            <w:tcW w:w="700" w:type="dxa"/>
            <w:tcMar>
              <w:top w:w="40" w:type="dxa"/>
              <w:left w:w="90" w:type="dxa"/>
              <w:bottom w:w="40" w:type="dxa"/>
              <w:right w:w="90" w:type="dxa"/>
            </w:tcMar>
          </w:tcPr>
          <w:p>
            <w:pPr>
              <w:spacing w:after="40"/>
              <w:rPr>
                <w:ins w:id="907243" w:author="Claude (AI draft)" w:date="2026-10-15T18:00:00Z"/>
              </w:rPr>
            </w:pPr>
            <w:ins w:id="907242" w:author="Claude (AI draft)" w:date="2026-10-15T18:00:00Z">
              <w:r>
                <w:rPr>
                  <w:sz w:val="18"/>
                  <w:szCs w:val="18"/>
                </w:rPr>
                <w:t xml:space="preserve">C-08</w:t>
              </w:r>
            </w:ins>
          </w:p>
        </w:tc>
        <w:tc>
          <w:tcPr>
            <w:tcW w:w="1700" w:type="dxa"/>
            <w:tcMar>
              <w:top w:w="40" w:type="dxa"/>
              <w:left w:w="90" w:type="dxa"/>
              <w:bottom w:w="40" w:type="dxa"/>
              <w:right w:w="90" w:type="dxa"/>
            </w:tcMar>
          </w:tcPr>
          <w:p>
            <w:pPr>
              <w:spacing w:after="40"/>
              <w:rPr>
                <w:ins w:id="907246" w:author="Claude (AI draft)" w:date="2026-10-15T18:00:00Z"/>
              </w:rPr>
            </w:pPr>
            <w:ins w:id="907245" w:author="Claude (AI draft)" w:date="2026-10-15T18:00:00Z">
              <w:r>
                <w:rPr>
                  <w:sz w:val="18"/>
                  <w:szCs w:val="18"/>
                </w:rPr>
                <w:t xml:space="preserve">C-03 / DEC-007: table and column grants per role; staff and management read audit_entry directly; the app login role may create objects (for Flyway's history table).</w:t>
              </w:r>
            </w:ins>
          </w:p>
        </w:tc>
        <w:tc>
          <w:tcPr>
            <w:tcW w:w="2300" w:type="dxa"/>
            <w:tcMar>
              <w:top w:w="40" w:type="dxa"/>
              <w:left w:w="90" w:type="dxa"/>
              <w:bottom w:w="40" w:type="dxa"/>
              <w:right w:w="90" w:type="dxa"/>
            </w:tcMar>
          </w:tcPr>
          <w:p>
            <w:pPr>
              <w:spacing w:after="40"/>
              <w:rPr>
                <w:ins w:id="907249" w:author="Claude (AI draft)" w:date="2026-10-15T18:00:00Z"/>
              </w:rPr>
            </w:pPr>
            <w:ins w:id="907248" w:author="Claude (AI draft)" w:date="2026-10-15T18:00:00Z">
              <w:r>
                <w:rPr>
                  <w:sz w:val="18"/>
                  <w:szCs w:val="18"/>
                </w:rPr>
                <w:t xml:space="preserve">The M3 code review found that staff and management could read client personal values through audit_entry, the requester role could read every client, request and internal note, and the app role could create a to_jsonb overload that the audit trigger would run as the owner (D-19, D-21).</w:t>
              </w:r>
            </w:ins>
          </w:p>
        </w:tc>
        <w:tc>
          <w:tcPr>
            <w:tcW w:w="2300" w:type="dxa"/>
            <w:tcMar>
              <w:top w:w="40" w:type="dxa"/>
              <w:left w:w="90" w:type="dxa"/>
              <w:bottom w:w="40" w:type="dxa"/>
              <w:right w:w="90" w:type="dxa"/>
            </w:tcMar>
          </w:tcPr>
          <w:p>
            <w:pPr>
              <w:spacing w:after="40"/>
              <w:rPr>
                <w:ins w:id="907252" w:author="Claude (AI draft)" w:date="2026-10-15T18:00:00Z"/>
              </w:rPr>
            </w:pPr>
            <w:ins w:id="907251" w:author="Claude (AI draft)" w:date="2026-10-15T18:00:00Z">
              <w:r>
                <w:rPr>
                  <w:sz w:val="18"/>
                  <w:szCs w:val="18"/>
                </w:rPr>
                <w:t xml:space="preserve">V6: the app role cannot create objects; SECURITY DEFINER functions search pg_catalog first; staff and management read the audit trail through the audit_log view (client personal values hidden, staff only see request history); row level security limits requesters to their own account, requests and visible notes; staff may update only their own password.</w:t>
              </w:r>
            </w:ins>
          </w:p>
        </w:tc>
        <w:tc>
          <w:tcPr>
            <w:tcW w:w="2016" w:type="dxa"/>
            <w:tcMar>
              <w:top w:w="40" w:type="dxa"/>
              <w:left w:w="90" w:type="dxa"/>
              <w:bottom w:w="40" w:type="dxa"/>
              <w:right w:w="90" w:type="dxa"/>
            </w:tcMar>
          </w:tcPr>
          <w:p>
            <w:pPr>
              <w:spacing w:after="40"/>
              <w:rPr>
                <w:ins w:id="907255" w:author="Claude (AI draft)" w:date="2026-10-15T18:00:00Z"/>
              </w:rPr>
            </w:pPr>
            <w:ins w:id="907254" w:author="Claude (AI draft)" w:date="2026-10-15T18:00:00Z">
              <w:r>
                <w:rPr>
                  <w:sz w:val="18"/>
                  <w:szCs w:val="18"/>
                </w:rPr>
                <w:t xml:space="preserve">The database now holds for requesters and audit reads even if a Java check is missed. Staff can still read every request at the database level (the application limits them to their categories). More policies to maintain. Tested by DatabaseRolesIntegrationTest.</w:t>
              </w:r>
            </w:ins>
          </w:p>
        </w:tc>
      </w:tr>
      <w:tr>
        <w:trPr>
          <w:cantSplit/>
          <w:ins w:id="907256" w:author="Claude (AI draft)" w:date="2026-10-15T18:00:00Z"/>
        </w:trPr>
        <w:tc>
          <w:tcPr>
            <w:tcW w:w="700" w:type="dxa"/>
            <w:tcMar>
              <w:top w:w="40" w:type="dxa"/>
              <w:left w:w="90" w:type="dxa"/>
              <w:bottom w:w="40" w:type="dxa"/>
              <w:right w:w="90" w:type="dxa"/>
            </w:tcMar>
          </w:tcPr>
          <w:p>
            <w:pPr>
              <w:spacing w:after="40"/>
              <w:rPr>
                <w:ins w:id="907259" w:author="Claude (AI draft)" w:date="2026-10-15T18:00:00Z"/>
              </w:rPr>
            </w:pPr>
            <w:ins w:id="907258" w:author="Claude (AI draft)" w:date="2026-10-15T18:00:00Z">
              <w:r>
                <w:rPr>
                  <w:sz w:val="18"/>
                  <w:szCs w:val="18"/>
                </w:rPr>
                <w:t xml:space="preserve">C-09</w:t>
              </w:r>
            </w:ins>
          </w:p>
        </w:tc>
        <w:tc>
          <w:tcPr>
            <w:tcW w:w="1700" w:type="dxa"/>
            <w:tcMar>
              <w:top w:w="40" w:type="dxa"/>
              <w:left w:w="90" w:type="dxa"/>
              <w:bottom w:w="40" w:type="dxa"/>
              <w:right w:w="90" w:type="dxa"/>
            </w:tcMar>
          </w:tcPr>
          <w:p>
            <w:pPr>
              <w:spacing w:after="40"/>
              <w:rPr>
                <w:ins w:id="907262" w:author="Claude (AI draft)" w:date="2026-10-15T18:00:00Z"/>
              </w:rPr>
            </w:pPr>
            <w:ins w:id="907261" w:author="Claude (AI draft)" w:date="2026-10-15T18:00:00Z">
              <w:r>
                <w:rPr>
                  <w:sz w:val="18"/>
                  <w:szCs w:val="18"/>
                </w:rPr>
                <w:t xml:space="preserve">API-01 returns 201 with the new account, or 409 if the email exists. Staff passwords are set only by Management (API-21).</w:t>
              </w:r>
            </w:ins>
          </w:p>
        </w:tc>
        <w:tc>
          <w:tcPr>
            <w:tcW w:w="2300" w:type="dxa"/>
            <w:tcMar>
              <w:top w:w="40" w:type="dxa"/>
              <w:left w:w="90" w:type="dxa"/>
              <w:bottom w:w="40" w:type="dxa"/>
              <w:right w:w="90" w:type="dxa"/>
            </w:tcMar>
          </w:tcPr>
          <w:p>
            <w:pPr>
              <w:spacing w:after="40"/>
              <w:rPr>
                <w:ins w:id="907265" w:author="Claude (AI draft)" w:date="2026-10-15T18:00:00Z"/>
              </w:rPr>
            </w:pPr>
            <w:ins w:id="907264" w:author="Claude (AI draft)" w:date="2026-10-15T18:00:00Z">
              <w:r>
                <w:rPr>
                  <w:sz w:val="18"/>
                  <w:szCs w:val="18"/>
                </w:rPr>
                <w:t xml:space="preserve">A 409 tells anyone whether an email address has an account, which undoes the login timing protection (D-25). Staff and the default manager had no way to change their own password in the app (D-26, R-25).</w:t>
              </w:r>
            </w:ins>
          </w:p>
        </w:tc>
        <w:tc>
          <w:tcPr>
            <w:tcW w:w="2300" w:type="dxa"/>
            <w:tcMar>
              <w:top w:w="40" w:type="dxa"/>
              <w:left w:w="90" w:type="dxa"/>
              <w:bottom w:w="40" w:type="dxa"/>
              <w:right w:w="90" w:type="dxa"/>
            </w:tcMar>
          </w:tcPr>
          <w:p>
            <w:pPr>
              <w:spacing w:after="40"/>
              <w:rPr>
                <w:ins w:id="907268" w:author="Claude (AI draft)" w:date="2026-10-15T18:00:00Z"/>
              </w:rPr>
            </w:pPr>
            <w:ins w:id="907267" w:author="Claude (AI draft)" w:date="2026-10-15T18:00:00Z">
              <w:r>
                <w:rPr>
                  <w:sz w:val="18"/>
                  <w:szCs w:val="18"/>
                </w:rPr>
                <w:t xml:space="preserve">API-01 returns 202 with the same message for a new and an existing email; nothing changes for an existing account. API-26 PATCH /employees/me/password lets staff and managers change their own password (current password required).</w:t>
              </w:r>
            </w:ins>
          </w:p>
        </w:tc>
        <w:tc>
          <w:tcPr>
            <w:tcW w:w="2016" w:type="dxa"/>
            <w:tcMar>
              <w:top w:w="40" w:type="dxa"/>
              <w:left w:w="90" w:type="dxa"/>
              <w:bottom w:w="40" w:type="dxa"/>
              <w:right w:w="90" w:type="dxa"/>
            </w:tcMar>
          </w:tcPr>
          <w:p>
            <w:pPr>
              <w:spacing w:after="40"/>
              <w:rPr>
                <w:ins w:id="907271" w:author="Claude (AI draft)" w:date="2026-10-15T18:00:00Z"/>
              </w:rPr>
            </w:pPr>
            <w:ins w:id="907270" w:author="Claude (AI draft)" w:date="2026-10-15T18:00:00Z">
              <w:r>
                <w:rPr>
                  <w:sz w:val="18"/>
                  <w:szCs w:val="18"/>
                </w:rPr>
                <w:t xml:space="preserve">Someone who forgot they registered is told to log in instead of "already registered". The default manager can change the password from the My account screen.</w:t>
              </w:r>
            </w:ins>
          </w:p>
        </w:tc>
      </w:tr>
    </w:tbl>
    <w:p>
      <w:pPr>
        <w:spacing w:after="60"/>
        <w:rPr>
          <w:ins w:id="901487" w:author="Claude (AI draft)" w:date="2026-10-15T08:00:00Z"/>
        </w:rPr>
      </w:pPr>
      <w:ins w:id="901488" w:author="Claude (AI draft)" w:date="2026-10-15T08:00:00Z"/>
    </w:p>
    <w:p>
      <w:pPr>
        <w:pStyle w:val="Heading2"/>
        <w:rPr>
          <w:ins w:id="901489" w:author="Claude (AI draft)" w:date="2026-10-15T08:00:00Z"/>
        </w:rPr>
      </w:pPr>
      <w:ins w:id="901490" w:author="Claude (AI draft)" w:date="2026-10-15T08:00:00Z">
        <w:r>
          <w:t xml:space="preserve">Construction and Configuration</w:t>
        </w:r>
      </w:ins>
    </w:p>
    <w:p>
      <w:pPr>
        <w:pStyle w:val="ListParagraph"/>
        <w:numPr>
          <w:ilvl w:val="0"/>
          <w:numId w:val="5"/>
        </w:numPr>
        <w:contextualSpacing w:val="0"/>
        <w:rPr>
          <w:ins w:id="901491" w:author="Claude (AI draft)" w:date="2026-10-15T08:00:00Z"/>
        </w:rPr>
      </w:pPr>
      <w:ins w:id="901492" w:author="Claude (AI draft)" w:date="2026-10-15T08:00:00Z">
        <w:r>
          <w:rPr>
            <w:b/>
            <w:bCs/>
          </w:rPr>
          <w:t xml:space="preserve">Repository:</w:t>
        </w:r>
        <w:r>
          <w:t xml:space="preserve"> one repository with civicconnect-backend and civicconnect-frontend; GitHub flow with feature branches and pull requests into a protected main with two approvals (DEC-013).</w:t>
        </w:r>
      </w:ins>
    </w:p>
    <w:p>
      <w:pPr>
        <w:pStyle w:val="ListParagraph"/>
        <w:numPr>
          <w:ilvl w:val="0"/>
          <w:numId w:val="5"/>
        </w:numPr>
        <w:contextualSpacing w:val="0"/>
        <w:rPr>
          <w:ins w:id="911301" w:author="Claude (AI draft)" w:date="2026-10-16T15:00:00Z"/>
        </w:rPr>
      </w:pPr>
      <w:ins w:id="911302" w:author="Claude (AI draft)" w:date="2026-10-16T15:00:00Z">
        <w:r>
          <w:rPr>
            <w:b/>
            <w:bCs/>
          </w:rPr>
          <w:t xml:space="preserve">Commit author alias:</w:t>
        </w:r>
        <w:r>
          <w:t xml:space="preserve"> commits authored as "CoffeeLover" in the repository history are Chanri Du Randt's (the git user name set on Chanri's laptop). Chanri's pull requests and reviews appear under the GitHub account chanri0702-jpg.</w:t>
        </w:r>
      </w:ins>
    </w:p>
    <w:p>
      <w:pPr>
        <w:pStyle w:val="ListParagraph"/>
        <w:numPr>
          <w:ilvl w:val="0"/>
          <w:numId w:val="5"/>
        </w:numPr>
        <w:contextualSpacing w:val="0"/>
        <w:rPr>
          <w:ins w:id="901493" w:author="Claude (AI draft)" w:date="2026-10-15T08:00:00Z"/>
        </w:rPr>
      </w:pPr>
      <w:ins w:id="901494" w:author="Claude (AI draft)" w:date="2026-10-15T08:00:00Z">
        <w:r>
          <w:rPr>
            <w:b/>
            <w:bCs/>
          </w:rPr>
          <w:t xml:space="preserve">What review caught and missed:</w:t>
        </w:r>
        <w:r>
          <w:t xml:space="preserve"> reviews approved the pull requests without asking for code changes. When the HandlerCategory composite key (HandlerCategoryId) was replaced by a single handler_category_id key, two places still used the old key; the code looked correct, so review missed them. Both were fixed in follow-up pull requests: #11 (EmployeeService, commit 4f4bf47) and #12 (HandlerCategoryRepository, commit 2204bcc - the backend failed on startup). See D-16 and D-17. The CI Backend job now starts the application (contextLoads) and runs the integration tests on every pull request, so this kind of mismatch fails the build before a reviewer approves.</w:t>
        </w:r>
      </w:ins>
    </w:p>
    <w:p>
      <w:pPr>
        <w:pStyle w:val="ListParagraph"/>
        <w:numPr>
          <w:ilvl w:val="0"/>
          <w:numId w:val="5"/>
        </w:numPr>
        <w:contextualSpacing w:val="0"/>
        <w:rPr>
          <w:ins w:id="901495" w:author="Claude (AI draft)" w:date="2026-10-15T08:00:00Z"/>
        </w:rPr>
      </w:pPr>
      <w:ins w:id="901496" w:author="Claude (AI draft)" w:date="2026-10-15T08:00:00Z">
        <w:r>
          <w:rPr>
            <w:b/>
            <w:bCs/>
          </w:rPr>
          <w:t xml:space="preserve">Modules:</w:t>
        </w:r>
        <w:r>
          <w:t xml:space="preserve"> com.civicconnect.access, requests, reporting and common. Requests and reporting call access services, never its tables.</w:t>
        </w:r>
      </w:ins>
    </w:p>
    <w:p>
      <w:pPr>
        <w:pStyle w:val="ListParagraph"/>
        <w:numPr>
          <w:ilvl w:val="0"/>
          <w:numId w:val="5"/>
        </w:numPr>
        <w:contextualSpacing w:val="0"/>
        <w:rPr>
          <w:ins w:id="901497" w:author="Claude (AI draft)" w:date="2026-10-15T08:00:00Z"/>
        </w:rPr>
      </w:pPr>
      <w:ins w:id="901498" w:author="Claude (AI draft)" w:date="2026-10-15T08:00:00Z">
        <w:r>
          <w:rPr>
            <w:b/>
            <w:bCs/>
          </w:rPr>
          <w:t xml:space="preserve">Database changes</w:t>
        </w:r>
        <w:r>
          <w:t xml:space="preserve"> only through Flyway (</w:t>
        </w:r>
        <w:del w:id="912335" w:author="Claude (AI draft)" w:date="2026-10-16T16:00:00Z">
          <w:r>
            <w:delText xml:space="preserve">V1 to V5</w:delText>
          </w:r>
        </w:del>
      </w:ins>
      <w:ins w:id="912333" w:author="Claude (AI draft)" w:date="2026-10-16T16:00:00Z">
        <w:r>
          <w:t xml:space="preserve">V1 to V7</w:t>
        </w:r>
      </w:ins>
      <w:ins w:id="912334" w:author="Claude (AI draft)" w:date="2026-10-15T08:00:00Z">
        <w:r>
          <w:t xml:space="preserve">). civicconnect-backend/database/civicconnect_supabase_build.sql rebuilds a test or staging database (V1 and V2, dummy data, default manager, roles); Flyway then applies V3 and later as the schema owner.</w:t>
        </w:r>
      </w:ins>
    </w:p>
    <w:p>
      <w:pPr>
        <w:pStyle w:val="ListParagraph"/>
        <w:numPr>
          <w:ilvl w:val="0"/>
          <w:numId w:val="5"/>
        </w:numPr>
        <w:contextualSpacing w:val="0"/>
        <w:rPr>
          <w:ins w:id="901499" w:author="Claude (AI draft)" w:date="2026-10-15T08:00:00Z"/>
        </w:rPr>
      </w:pPr>
      <w:ins w:id="901500" w:author="Claude (AI draft)" w:date="2026-10-15T08:00:00Z">
        <w:r>
          <w:rPr>
            <w:b/>
            <w:bCs/>
          </w:rPr>
          <w:t xml:space="preserve">Secrets:</w:t>
        </w:r>
        <w:r>
          <w:t xml:space="preserve"> DB_URL, DB_USERNAME, DB_PASSWORD, FLYWAY_USER, FLYWAY_PASSWORD and JWT_SECRET are environment variables (.env locally, git-ignored; .env.example lists them). CI generates throw-away values for each run. gitleaks scans every push.</w:t>
        </w:r>
      </w:ins>
    </w:p>
    <w:p>
      <w:pPr>
        <w:pStyle w:val="ListParagraph"/>
        <w:numPr>
          <w:ilvl w:val="0"/>
          <w:numId w:val="5"/>
        </w:numPr>
        <w:contextualSpacing w:val="0"/>
        <w:rPr>
          <w:ins w:id="901501" w:author="Claude (AI draft)" w:date="2026-10-15T08:00:00Z"/>
        </w:rPr>
      </w:pPr>
      <w:ins w:id="901502" w:author="Claude (AI draft)" w:date="2026-10-15T08:00:00Z">
        <w:r>
          <w:rPr>
            <w:b/>
            <w:bCs/>
          </w:rPr>
          <w:t xml:space="preserve">Environments:</w:t>
        </w:r>
        <w:r>
          <w:t xml:space="preserve"> local (ng serve proxy, local PostgreSQL), CI (PostgreSQL 17 service, random credentials), Supabase (connection pooler, Flyway as owner). All times are stored and sent in UTC.</w:t>
        </w:r>
      </w:ins>
    </w:p>
    <w:p>
      <w:pPr>
        <w:pStyle w:val="Heading2"/>
        <w:rPr>
          <w:ins w:id="901503" w:author="Claude (AI draft)" w:date="2026-10-15T08:00:00Z"/>
        </w:rPr>
      </w:pPr>
      <w:ins w:id="901504" w:author="Claude (AI draft)" w:date="2026-10-15T08:00:00Z">
        <w:r>
          <w:t xml:space="preserve">CI and Automated Verification</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2200"/>
        <w:gridCol w:w="4700"/>
        <w:gridCol w:w="2116"/>
      </w:tblGrid>
      <w:tr>
        <w:trPr>
          <w:cantSplit/>
          <w:tblHeader/>
          <w:ins w:id="901505" w:author="Claude (AI draft)" w:date="2026-10-15T08:00:00Z"/>
        </w:trPr>
        <w:tc>
          <w:tcPr>
            <w:tcW w:w="2200" w:type="dxa"/>
            <w:shd w:val="clear" w:color="auto" w:fill="002060"/>
            <w:tcMar>
              <w:top w:w="40" w:type="dxa"/>
              <w:left w:w="90" w:type="dxa"/>
              <w:bottom w:w="40" w:type="dxa"/>
              <w:right w:w="90" w:type="dxa"/>
            </w:tcMar>
          </w:tcPr>
          <w:p>
            <w:pPr>
              <w:spacing w:after="40"/>
              <w:rPr>
                <w:ins w:id="901506" w:author="Claude (AI draft)" w:date="2026-10-15T08:00:00Z"/>
              </w:rPr>
            </w:pPr>
            <w:ins w:id="901507" w:author="Claude (AI draft)" w:date="2026-10-15T08:00:00Z">
              <w:r>
                <w:rPr>
                  <w:b/>
                  <w:bCs/>
                  <w:color w:val="FFFFFF"/>
                  <w:sz w:val="18"/>
                  <w:szCs w:val="18"/>
                </w:rPr>
                <w:t xml:space="preserve">Workflow / job</w:t>
              </w:r>
            </w:ins>
          </w:p>
        </w:tc>
        <w:tc>
          <w:tcPr>
            <w:tcW w:w="4700" w:type="dxa"/>
            <w:shd w:val="clear" w:color="auto" w:fill="002060"/>
            <w:tcMar>
              <w:top w:w="40" w:type="dxa"/>
              <w:left w:w="90" w:type="dxa"/>
              <w:bottom w:w="40" w:type="dxa"/>
              <w:right w:w="90" w:type="dxa"/>
            </w:tcMar>
          </w:tcPr>
          <w:p>
            <w:pPr>
              <w:spacing w:after="40"/>
              <w:rPr>
                <w:ins w:id="901508" w:author="Claude (AI draft)" w:date="2026-10-15T08:00:00Z"/>
              </w:rPr>
            </w:pPr>
            <w:ins w:id="901509" w:author="Claude (AI draft)" w:date="2026-10-15T08:00:00Z">
              <w:r>
                <w:rPr>
                  <w:b/>
                  <w:bCs/>
                  <w:color w:val="FFFFFF"/>
                  <w:sz w:val="18"/>
                  <w:szCs w:val="18"/>
                </w:rPr>
                <w:t xml:space="preserve">What runs</w:t>
              </w:r>
            </w:ins>
          </w:p>
        </w:tc>
        <w:tc>
          <w:tcPr>
            <w:tcW w:w="2116" w:type="dxa"/>
            <w:shd w:val="clear" w:color="auto" w:fill="002060"/>
            <w:tcMar>
              <w:top w:w="40" w:type="dxa"/>
              <w:left w:w="90" w:type="dxa"/>
              <w:bottom w:w="40" w:type="dxa"/>
              <w:right w:w="90" w:type="dxa"/>
            </w:tcMar>
          </w:tcPr>
          <w:p>
            <w:pPr>
              <w:spacing w:after="40"/>
              <w:rPr>
                <w:ins w:id="901510" w:author="Claude (AI draft)" w:date="2026-10-15T08:00:00Z"/>
              </w:rPr>
            </w:pPr>
            <w:ins w:id="901511" w:author="Claude (AI draft)" w:date="2026-10-15T08:00:00Z">
              <w:r>
                <w:rPr>
                  <w:b/>
                  <w:bCs/>
                  <w:color w:val="FFFFFF"/>
                  <w:sz w:val="18"/>
                  <w:szCs w:val="18"/>
                </w:rPr>
                <w:t xml:space="preserve">Gate</w:t>
              </w:r>
            </w:ins>
          </w:p>
        </w:tc>
      </w:tr>
      <w:tr>
        <w:trPr>
          <w:cantSplit/>
          <w:ins w:id="901512" w:author="Claude (AI draft)" w:date="2026-10-15T08:00:00Z"/>
        </w:trPr>
        <w:tc>
          <w:tcPr>
            <w:tcW w:w="2200" w:type="dxa"/>
            <w:tcMar>
              <w:top w:w="40" w:type="dxa"/>
              <w:left w:w="90" w:type="dxa"/>
              <w:bottom w:w="40" w:type="dxa"/>
              <w:right w:w="90" w:type="dxa"/>
            </w:tcMar>
          </w:tcPr>
          <w:p>
            <w:pPr>
              <w:spacing w:after="40"/>
              <w:rPr>
                <w:ins w:id="901513" w:author="Claude (AI draft)" w:date="2026-10-15T08:00:00Z"/>
              </w:rPr>
            </w:pPr>
            <w:ins w:id="901514" w:author="Claude (AI draft)" w:date="2026-10-15T08:00:00Z">
              <w:r>
                <w:rPr>
                  <w:sz w:val="18"/>
                  <w:szCs w:val="18"/>
                </w:rPr>
                <w:t xml:space="preserve">CI - Backend</w:t>
              </w:r>
            </w:ins>
          </w:p>
        </w:tc>
        <w:tc>
          <w:tcPr>
            <w:tcW w:w="4700" w:type="dxa"/>
            <w:tcMar>
              <w:top w:w="40" w:type="dxa"/>
              <w:left w:w="90" w:type="dxa"/>
              <w:bottom w:w="40" w:type="dxa"/>
              <w:right w:w="90" w:type="dxa"/>
            </w:tcMar>
          </w:tcPr>
          <w:p>
            <w:pPr>
              <w:spacing w:after="40"/>
              <w:rPr>
                <w:ins w:id="901515" w:author="Claude (AI draft)" w:date="2026-10-15T08:00:00Z"/>
              </w:rPr>
            </w:pPr>
            <w:ins w:id="901516" w:author="Claude (AI draft)" w:date="2026-10-15T08:00:00Z">
              <w:r>
                <w:rPr>
                  <w:sz w:val="18"/>
                  <w:szCs w:val="18"/>
                </w:rPr>
                <w:t xml:space="preserve">PostgreSQL 17 service built from the build script; ./mvnw verify -Pintegration,coverage: compile, </w:t>
              </w:r>
              <w:del w:id="912338" w:author="Claude (AI draft)" w:date="2026-10-16T16:00:00Z">
                <w:r>
                  <w:rPr>
                    <w:sz w:val="18"/>
                    <w:szCs w:val="18"/>
                  </w:rPr>
                  <w:delText xml:space="preserve">188 unit tests, 45 integration tests</w:delText>
                </w:r>
              </w:del>
            </w:ins>
            <w:ins w:id="912336" w:author="Claude (AI draft)" w:date="2026-10-16T16:00:00Z">
              <w:r>
                <w:rPr>
                  <w:sz w:val="18"/>
                  <w:szCs w:val="18"/>
                </w:rPr>
                <w:t xml:space="preserve">189 unit tests, 60 integration tests</w:t>
              </w:r>
            </w:ins>
            <w:ins w:id="912337" w:author="Claude (AI draft)" w:date="2026-10-15T08:00:00Z">
              <w:r>
                <w:rPr>
                  <w:sz w:val="18"/>
                  <w:szCs w:val="18"/>
                </w:rPr>
                <w:t xml:space="preserve"> against the database, JaCoCo report</w:t>
              </w:r>
            </w:ins>
          </w:p>
        </w:tc>
        <w:tc>
          <w:tcPr>
            <w:tcW w:w="2116" w:type="dxa"/>
            <w:tcMar>
              <w:top w:w="40" w:type="dxa"/>
              <w:left w:w="90" w:type="dxa"/>
              <w:bottom w:w="40" w:type="dxa"/>
              <w:right w:w="90" w:type="dxa"/>
            </w:tcMar>
          </w:tcPr>
          <w:p>
            <w:pPr>
              <w:spacing w:after="40"/>
              <w:rPr>
                <w:ins w:id="901517" w:author="Claude (AI draft)" w:date="2026-10-15T08:00:00Z"/>
              </w:rPr>
            </w:pPr>
            <w:ins w:id="901518" w:author="Claude (AI draft)" w:date="2026-10-15T08:00:00Z">
              <w:r>
                <w:rPr>
                  <w:sz w:val="18"/>
                  <w:szCs w:val="18"/>
                </w:rPr>
                <w:t xml:space="preserve">Any failure fails the job</w:t>
              </w:r>
            </w:ins>
          </w:p>
        </w:tc>
      </w:tr>
      <w:tr>
        <w:trPr>
          <w:cantSplit/>
          <w:ins w:id="901519" w:author="Claude (AI draft)" w:date="2026-10-15T08:00:00Z"/>
        </w:trPr>
        <w:tc>
          <w:tcPr>
            <w:tcW w:w="2200" w:type="dxa"/>
            <w:tcMar>
              <w:top w:w="40" w:type="dxa"/>
              <w:left w:w="90" w:type="dxa"/>
              <w:bottom w:w="40" w:type="dxa"/>
              <w:right w:w="90" w:type="dxa"/>
            </w:tcMar>
          </w:tcPr>
          <w:p>
            <w:pPr>
              <w:spacing w:after="40"/>
              <w:rPr>
                <w:ins w:id="901520" w:author="Claude (AI draft)" w:date="2026-10-15T08:00:00Z"/>
              </w:rPr>
            </w:pPr>
            <w:ins w:id="901521" w:author="Claude (AI draft)" w:date="2026-10-15T08:00:00Z">
              <w:r>
                <w:rPr>
                  <w:sz w:val="18"/>
                  <w:szCs w:val="18"/>
                </w:rPr>
                <w:t xml:space="preserve">CI - Frontend</w:t>
              </w:r>
            </w:ins>
          </w:p>
        </w:tc>
        <w:tc>
          <w:tcPr>
            <w:tcW w:w="4700" w:type="dxa"/>
            <w:tcMar>
              <w:top w:w="40" w:type="dxa"/>
              <w:left w:w="90" w:type="dxa"/>
              <w:bottom w:w="40" w:type="dxa"/>
              <w:right w:w="90" w:type="dxa"/>
            </w:tcMar>
          </w:tcPr>
          <w:p>
            <w:pPr>
              <w:spacing w:after="40"/>
              <w:rPr>
                <w:ins w:id="901522" w:author="Claude (AI draft)" w:date="2026-10-15T08:00:00Z"/>
              </w:rPr>
            </w:pPr>
            <w:ins w:id="901523" w:author="Claude (AI draft)" w:date="2026-10-15T08:00:00Z">
              <w:r>
                <w:rPr>
                  <w:sz w:val="18"/>
                  <w:szCs w:val="18"/>
                </w:rPr>
                <w:t xml:space="preserve">npm ci; production build; </w:t>
              </w:r>
              <w:del w:id="912341" w:author="Claude (AI draft)" w:date="2026-10-16T16:00:00Z">
                <w:r>
                  <w:rPr>
                    <w:sz w:val="18"/>
                    <w:szCs w:val="18"/>
                  </w:rPr>
                  <w:delText xml:space="preserve">28 unit tests</w:delText>
                </w:r>
              </w:del>
            </w:ins>
            <w:ins w:id="912339" w:author="Claude (AI draft)" w:date="2026-10-16T16:00:00Z">
              <w:r>
                <w:rPr>
                  <w:sz w:val="18"/>
                  <w:szCs w:val="18"/>
                </w:rPr>
                <w:t xml:space="preserve">38 unit tests</w:t>
              </w:r>
            </w:ins>
            <w:ins w:id="912340" w:author="Claude (AI draft)" w:date="2026-10-15T08:00:00Z">
              <w:r>
                <w:rPr>
                  <w:sz w:val="18"/>
                  <w:szCs w:val="18"/>
                </w:rPr>
                <w:t xml:space="preserve"> (Vitest); npm audit of runtime packages (high)</w:t>
              </w:r>
            </w:ins>
          </w:p>
        </w:tc>
        <w:tc>
          <w:tcPr>
            <w:tcW w:w="2116" w:type="dxa"/>
            <w:tcMar>
              <w:top w:w="40" w:type="dxa"/>
              <w:left w:w="90" w:type="dxa"/>
              <w:bottom w:w="40" w:type="dxa"/>
              <w:right w:w="90" w:type="dxa"/>
            </w:tcMar>
          </w:tcPr>
          <w:p>
            <w:pPr>
              <w:spacing w:after="40"/>
              <w:rPr>
                <w:ins w:id="901524" w:author="Claude (AI draft)" w:date="2026-10-15T08:00:00Z"/>
              </w:rPr>
            </w:pPr>
            <w:ins w:id="901525" w:author="Claude (AI draft)" w:date="2026-10-15T08:00:00Z">
              <w:r>
                <w:rPr>
                  <w:sz w:val="18"/>
                  <w:szCs w:val="18"/>
                </w:rPr>
                <w:t xml:space="preserve">Any failure fails the job</w:t>
              </w:r>
            </w:ins>
          </w:p>
        </w:tc>
      </w:tr>
      <w:tr>
        <w:trPr>
          <w:cantSplit/>
          <w:ins w:id="901526" w:author="Claude (AI draft)" w:date="2026-10-15T08:00:00Z"/>
        </w:trPr>
        <w:tc>
          <w:tcPr>
            <w:tcW w:w="2200" w:type="dxa"/>
            <w:tcMar>
              <w:top w:w="40" w:type="dxa"/>
              <w:left w:w="90" w:type="dxa"/>
              <w:bottom w:w="40" w:type="dxa"/>
              <w:right w:w="90" w:type="dxa"/>
            </w:tcMar>
          </w:tcPr>
          <w:p>
            <w:pPr>
              <w:spacing w:after="40"/>
              <w:rPr>
                <w:ins w:id="901527" w:author="Claude (AI draft)" w:date="2026-10-15T08:00:00Z"/>
              </w:rPr>
            </w:pPr>
            <w:ins w:id="901528" w:author="Claude (AI draft)" w:date="2026-10-15T08:00:00Z">
              <w:r>
                <w:rPr>
                  <w:sz w:val="18"/>
                  <w:szCs w:val="18"/>
                </w:rPr>
                <w:t xml:space="preserve">CI - End-to-end</w:t>
              </w:r>
            </w:ins>
          </w:p>
        </w:tc>
        <w:tc>
          <w:tcPr>
            <w:tcW w:w="4700" w:type="dxa"/>
            <w:tcMar>
              <w:top w:w="40" w:type="dxa"/>
              <w:left w:w="90" w:type="dxa"/>
              <w:bottom w:w="40" w:type="dxa"/>
              <w:right w:w="90" w:type="dxa"/>
            </w:tcMar>
          </w:tcPr>
          <w:p>
            <w:pPr>
              <w:spacing w:after="40"/>
              <w:rPr>
                <w:ins w:id="901529" w:author="Claude (AI draft)" w:date="2026-10-15T08:00:00Z"/>
              </w:rPr>
            </w:pPr>
            <w:ins w:id="901530" w:author="Claude (AI draft)" w:date="2026-10-15T08:00:00Z">
              <w:r>
                <w:rPr>
                  <w:sz w:val="18"/>
                  <w:szCs w:val="18"/>
                </w:rPr>
                <w:t xml:space="preserve">Database, backend jar and Angular dev server; 3 Playwright system tests; report and trace uploaded</w:t>
              </w:r>
            </w:ins>
          </w:p>
        </w:tc>
        <w:tc>
          <w:tcPr>
            <w:tcW w:w="2116" w:type="dxa"/>
            <w:tcMar>
              <w:top w:w="40" w:type="dxa"/>
              <w:left w:w="90" w:type="dxa"/>
              <w:bottom w:w="40" w:type="dxa"/>
              <w:right w:w="90" w:type="dxa"/>
            </w:tcMar>
          </w:tcPr>
          <w:p>
            <w:pPr>
              <w:spacing w:after="40"/>
              <w:rPr>
                <w:ins w:id="901531" w:author="Claude (AI draft)" w:date="2026-10-15T08:00:00Z"/>
              </w:rPr>
            </w:pPr>
            <w:ins w:id="901532" w:author="Claude (AI draft)" w:date="2026-10-15T08:00:00Z">
              <w:r>
                <w:rPr>
                  <w:sz w:val="18"/>
                  <w:szCs w:val="18"/>
                </w:rPr>
                <w:t xml:space="preserve">Runs after Backend and Frontend; failure fails the workflow</w:t>
              </w:r>
            </w:ins>
          </w:p>
        </w:tc>
      </w:tr>
      <w:tr>
        <w:trPr>
          <w:cantSplit/>
          <w:ins w:id="912342" w:author="Claude (AI draft)" w:date="2026-10-16T16:00:00Z"/>
        </w:trPr>
        <w:tc>
          <w:tcPr>
            <w:tcW w:w="2200" w:type="dxa"/>
            <w:tcMar>
              <w:top w:w="40" w:type="dxa"/>
              <w:left w:w="90" w:type="dxa"/>
              <w:bottom w:w="40" w:type="dxa"/>
              <w:right w:w="90" w:type="dxa"/>
            </w:tcMar>
          </w:tcPr>
          <w:p>
            <w:pPr>
              <w:spacing w:after="40"/>
              <w:rPr>
                <w:ins w:id="912343" w:author="Claude (AI draft)" w:date="2026-10-16T16:00:00Z"/>
              </w:rPr>
            </w:pPr>
            <w:ins w:id="912349" w:author="Claude (AI draft)" w:date="2026-10-16T16:00:00Z">
              <w:r>
                <w:rPr>
                  <w:sz w:val="18"/>
                  <w:szCs w:val="18"/>
                </w:rPr>
                <w:t xml:space="preserve">CI - Deployment image</w:t>
              </w:r>
            </w:ins>
          </w:p>
        </w:tc>
        <w:tc>
          <w:tcPr>
            <w:tcW w:w="4700" w:type="dxa"/>
            <w:tcMar>
              <w:top w:w="40" w:type="dxa"/>
              <w:left w:w="90" w:type="dxa"/>
              <w:bottom w:w="40" w:type="dxa"/>
              <w:right w:w="90" w:type="dxa"/>
            </w:tcMar>
          </w:tcPr>
          <w:p>
            <w:pPr>
              <w:spacing w:after="40"/>
              <w:rPr>
                <w:ins w:id="912345" w:author="Claude (AI draft)" w:date="2026-10-16T16:00:00Z"/>
              </w:rPr>
            </w:pPr>
            <w:ins w:id="912350" w:author="Claude (AI draft)" w:date="2026-10-16T16:00:00Z">
              <w:r>
                <w:rPr>
                  <w:sz w:val="18"/>
                  <w:szCs w:val="18"/>
                </w:rPr>
                <w:t xml:space="preserve">Builds the Dockerfile as Render does, starts it with 512 MB of memory against a test database and checks the health check, the Angular app and the API on one address</w:t>
              </w:r>
            </w:ins>
          </w:p>
        </w:tc>
        <w:tc>
          <w:tcPr>
            <w:tcW w:w="2116" w:type="dxa"/>
            <w:tcMar>
              <w:top w:w="40" w:type="dxa"/>
              <w:left w:w="90" w:type="dxa"/>
              <w:bottom w:w="40" w:type="dxa"/>
              <w:right w:w="90" w:type="dxa"/>
            </w:tcMar>
          </w:tcPr>
          <w:p>
            <w:pPr>
              <w:spacing w:after="40"/>
              <w:rPr>
                <w:ins w:id="912347" w:author="Claude (AI draft)" w:date="2026-10-16T16:00:00Z"/>
              </w:rPr>
            </w:pPr>
            <w:ins w:id="912351" w:author="Claude (AI draft)" w:date="2026-10-16T16:00:00Z">
              <w:r>
                <w:rPr>
                  <w:sz w:val="18"/>
                  <w:szCs w:val="18"/>
                </w:rPr>
                <w:t xml:space="preserve">Runs after Backend and Frontend; failure fails the workflow</w:t>
              </w:r>
            </w:ins>
          </w:p>
        </w:tc>
      </w:tr>
      <w:tr>
        <w:trPr>
          <w:cantSplit/>
          <w:ins w:id="901533" w:author="Claude (AI draft)" w:date="2026-10-15T08:00:00Z"/>
        </w:trPr>
        <w:tc>
          <w:tcPr>
            <w:tcW w:w="2200" w:type="dxa"/>
            <w:tcMar>
              <w:top w:w="40" w:type="dxa"/>
              <w:left w:w="90" w:type="dxa"/>
              <w:bottom w:w="40" w:type="dxa"/>
              <w:right w:w="90" w:type="dxa"/>
            </w:tcMar>
          </w:tcPr>
          <w:p>
            <w:pPr>
              <w:spacing w:after="40"/>
              <w:rPr>
                <w:ins w:id="901534" w:author="Claude (AI draft)" w:date="2026-10-15T08:00:00Z"/>
              </w:rPr>
            </w:pPr>
            <w:ins w:id="901535" w:author="Claude (AI draft)" w:date="2026-10-15T08:00:00Z">
              <w:r>
                <w:rPr>
                  <w:sz w:val="18"/>
                  <w:szCs w:val="18"/>
                </w:rPr>
                <w:t xml:space="preserve">Security - CodeQL</w:t>
              </w:r>
            </w:ins>
          </w:p>
        </w:tc>
        <w:tc>
          <w:tcPr>
            <w:tcW w:w="4700" w:type="dxa"/>
            <w:tcMar>
              <w:top w:w="40" w:type="dxa"/>
              <w:left w:w="90" w:type="dxa"/>
              <w:bottom w:w="40" w:type="dxa"/>
              <w:right w:w="90" w:type="dxa"/>
            </w:tcMar>
          </w:tcPr>
          <w:p>
            <w:pPr>
              <w:spacing w:after="40"/>
              <w:rPr>
                <w:ins w:id="901536" w:author="Claude (AI draft)" w:date="2026-10-15T08:00:00Z"/>
              </w:rPr>
            </w:pPr>
            <w:ins w:id="901537" w:author="Claude (AI draft)" w:date="2026-10-15T08:00:00Z">
              <w:r>
                <w:rPr>
                  <w:sz w:val="18"/>
                  <w:szCs w:val="18"/>
                </w:rPr>
                <w:t xml:space="preserve">Static analysis of Java and TypeScript</w:t>
              </w:r>
            </w:ins>
          </w:p>
        </w:tc>
        <w:tc>
          <w:tcPr>
            <w:tcW w:w="2116" w:type="dxa"/>
            <w:tcMar>
              <w:top w:w="40" w:type="dxa"/>
              <w:left w:w="90" w:type="dxa"/>
              <w:bottom w:w="40" w:type="dxa"/>
              <w:right w:w="90" w:type="dxa"/>
            </w:tcMar>
          </w:tcPr>
          <w:p>
            <w:pPr>
              <w:spacing w:after="40"/>
              <w:rPr>
                <w:ins w:id="901538" w:author="Claude (AI draft)" w:date="2026-10-15T08:00:00Z"/>
              </w:rPr>
            </w:pPr>
            <w:ins w:id="901539" w:author="Claude (AI draft)" w:date="2026-10-15T08:00:00Z">
              <w:r>
                <w:rPr>
                  <w:sz w:val="18"/>
                  <w:szCs w:val="18"/>
                </w:rPr>
                <w:t xml:space="preserve">Findings in the Security tab</w:t>
              </w:r>
            </w:ins>
          </w:p>
        </w:tc>
      </w:tr>
      <w:tr>
        <w:trPr>
          <w:cantSplit/>
          <w:ins w:id="901540" w:author="Claude (AI draft)" w:date="2026-10-15T08:00:00Z"/>
        </w:trPr>
        <w:tc>
          <w:tcPr>
            <w:tcW w:w="2200" w:type="dxa"/>
            <w:tcMar>
              <w:top w:w="40" w:type="dxa"/>
              <w:left w:w="90" w:type="dxa"/>
              <w:bottom w:w="40" w:type="dxa"/>
              <w:right w:w="90" w:type="dxa"/>
            </w:tcMar>
          </w:tcPr>
          <w:p>
            <w:pPr>
              <w:spacing w:after="40"/>
              <w:rPr>
                <w:ins w:id="901541" w:author="Claude (AI draft)" w:date="2026-10-15T08:00:00Z"/>
              </w:rPr>
            </w:pPr>
            <w:ins w:id="901542" w:author="Claude (AI draft)" w:date="2026-10-15T08:00:00Z">
              <w:r>
                <w:rPr>
                  <w:sz w:val="18"/>
                  <w:szCs w:val="18"/>
                </w:rPr>
                <w:t xml:space="preserve">Security - gitleaks</w:t>
              </w:r>
            </w:ins>
          </w:p>
        </w:tc>
        <w:tc>
          <w:tcPr>
            <w:tcW w:w="4700" w:type="dxa"/>
            <w:tcMar>
              <w:top w:w="40" w:type="dxa"/>
              <w:left w:w="90" w:type="dxa"/>
              <w:bottom w:w="40" w:type="dxa"/>
              <w:right w:w="90" w:type="dxa"/>
            </w:tcMar>
          </w:tcPr>
          <w:p>
            <w:pPr>
              <w:spacing w:after="40"/>
              <w:rPr>
                <w:ins w:id="901543" w:author="Claude (AI draft)" w:date="2026-10-15T08:00:00Z"/>
              </w:rPr>
            </w:pPr>
            <w:ins w:id="901544" w:author="Claude (AI draft)" w:date="2026-10-15T08:00:00Z">
              <w:r>
                <w:rPr>
                  <w:sz w:val="18"/>
                  <w:szCs w:val="18"/>
                </w:rPr>
                <w:t xml:space="preserve">Secret scanning of the history</w:t>
              </w:r>
            </w:ins>
          </w:p>
        </w:tc>
        <w:tc>
          <w:tcPr>
            <w:tcW w:w="2116" w:type="dxa"/>
            <w:tcMar>
              <w:top w:w="40" w:type="dxa"/>
              <w:left w:w="90" w:type="dxa"/>
              <w:bottom w:w="40" w:type="dxa"/>
              <w:right w:w="90" w:type="dxa"/>
            </w:tcMar>
          </w:tcPr>
          <w:p>
            <w:pPr>
              <w:spacing w:after="40"/>
              <w:rPr>
                <w:ins w:id="901545" w:author="Claude (AI draft)" w:date="2026-10-15T08:00:00Z"/>
              </w:rPr>
            </w:pPr>
            <w:ins w:id="901546" w:author="Claude (AI draft)" w:date="2026-10-15T08:00:00Z">
              <w:r>
                <w:rPr>
                  <w:sz w:val="18"/>
                  <w:szCs w:val="18"/>
                </w:rPr>
                <w:t xml:space="preserve">Fails on a new secret</w:t>
              </w:r>
            </w:ins>
          </w:p>
        </w:tc>
      </w:tr>
      <w:tr>
        <w:trPr>
          <w:cantSplit/>
          <w:ins w:id="901547" w:author="Claude (AI draft)" w:date="2026-10-15T08:00:00Z"/>
        </w:trPr>
        <w:tc>
          <w:tcPr>
            <w:tcW w:w="2200" w:type="dxa"/>
            <w:tcMar>
              <w:top w:w="40" w:type="dxa"/>
              <w:left w:w="90" w:type="dxa"/>
              <w:bottom w:w="40" w:type="dxa"/>
              <w:right w:w="90" w:type="dxa"/>
            </w:tcMar>
          </w:tcPr>
          <w:p>
            <w:pPr>
              <w:spacing w:after="40"/>
              <w:rPr>
                <w:ins w:id="901548" w:author="Claude (AI draft)" w:date="2026-10-15T08:00:00Z"/>
              </w:rPr>
            </w:pPr>
            <w:ins w:id="901549" w:author="Claude (AI draft)" w:date="2026-10-15T08:00:00Z">
              <w:r>
                <w:rPr>
                  <w:sz w:val="18"/>
                  <w:szCs w:val="18"/>
                </w:rPr>
                <w:t xml:space="preserve">Security - Dependency review</w:t>
              </w:r>
            </w:ins>
          </w:p>
        </w:tc>
        <w:tc>
          <w:tcPr>
            <w:tcW w:w="4700" w:type="dxa"/>
            <w:tcMar>
              <w:top w:w="40" w:type="dxa"/>
              <w:left w:w="90" w:type="dxa"/>
              <w:bottom w:w="40" w:type="dxa"/>
              <w:right w:w="90" w:type="dxa"/>
            </w:tcMar>
          </w:tcPr>
          <w:p>
            <w:pPr>
              <w:spacing w:after="40"/>
              <w:rPr>
                <w:ins w:id="901550" w:author="Claude (AI draft)" w:date="2026-10-15T08:00:00Z"/>
              </w:rPr>
            </w:pPr>
            <w:ins w:id="901551" w:author="Claude (AI draft)" w:date="2026-10-15T08:00:00Z">
              <w:r>
                <w:rPr>
                  <w:sz w:val="18"/>
                  <w:szCs w:val="18"/>
                </w:rPr>
                <w:t xml:space="preserve">New vulnerable dependencies in pull requests</w:t>
              </w:r>
            </w:ins>
          </w:p>
        </w:tc>
        <w:tc>
          <w:tcPr>
            <w:tcW w:w="2116" w:type="dxa"/>
            <w:tcMar>
              <w:top w:w="40" w:type="dxa"/>
              <w:left w:w="90" w:type="dxa"/>
              <w:bottom w:w="40" w:type="dxa"/>
              <w:right w:w="90" w:type="dxa"/>
            </w:tcMar>
          </w:tcPr>
          <w:p>
            <w:pPr>
              <w:spacing w:after="40"/>
              <w:rPr>
                <w:ins w:id="901552" w:author="Claude (AI draft)" w:date="2026-10-15T08:00:00Z"/>
              </w:rPr>
            </w:pPr>
            <w:ins w:id="901553" w:author="Claude (AI draft)" w:date="2026-10-15T08:00:00Z">
              <w:del w:id="912353" w:author="Claude (AI draft)" w:date="2026-10-16T16:00:00Z">
                <w:r>
                  <w:rPr>
                    <w:sz w:val="18"/>
                    <w:szCs w:val="18"/>
                  </w:rPr>
                  <w:delText xml:space="preserve">Needs the dependency graph enabled by the repository owner </w:delText>
                </w:r>
              </w:del>
              <w:del w:id="912354" w:author="Claude (AI draft)" w:date="2026-10-16T16:00:00Z">
                <w:r>
                  <w:rPr>
                    <w:b/>
                    <w:bCs/>
                    <w:i/>
                    <w:iCs/>
                    <w:color w:val="C00000"/>
                    <w:sz w:val="18"/>
                    <w:szCs w:val="18"/>
                  </w:rPr>
                  <w:delText xml:space="preserve">[Team to complete]</w:delText>
                </w:r>
              </w:del>
            </w:ins>
            <w:ins w:id="912352" w:author="Claude (AI draft)" w:date="2026-10-16T16:00:00Z">
              <w:r>
                <w:rPr>
                  <w:sz w:val="18"/>
                  <w:szCs w:val="18"/>
                </w:rPr>
                <w:t xml:space="preserve">Fails a pull request that adds a high or critical vulnerability; active (passed on PRs #32 and #33)</w:t>
              </w:r>
            </w:ins>
          </w:p>
        </w:tc>
      </w:tr>
      <w:tr>
        <w:trPr>
          <w:cantSplit/>
          <w:ins w:id="901554" w:author="Claude (AI draft)" w:date="2026-10-15T08:00:00Z"/>
        </w:trPr>
        <w:tc>
          <w:tcPr>
            <w:tcW w:w="2200" w:type="dxa"/>
            <w:tcMar>
              <w:top w:w="40" w:type="dxa"/>
              <w:left w:w="90" w:type="dxa"/>
              <w:bottom w:w="40" w:type="dxa"/>
              <w:right w:w="90" w:type="dxa"/>
            </w:tcMar>
          </w:tcPr>
          <w:p>
            <w:pPr>
              <w:spacing w:after="40"/>
              <w:rPr>
                <w:ins w:id="901555" w:author="Claude (AI draft)" w:date="2026-10-15T08:00:00Z"/>
              </w:rPr>
            </w:pPr>
            <w:ins w:id="901556" w:author="Claude (AI draft)" w:date="2026-10-15T08:00:00Z">
              <w:r>
                <w:rPr>
                  <w:sz w:val="18"/>
                  <w:szCs w:val="18"/>
                </w:rPr>
                <w:t xml:space="preserve">Dependabot</w:t>
              </w:r>
            </w:ins>
          </w:p>
        </w:tc>
        <w:tc>
          <w:tcPr>
            <w:tcW w:w="4700" w:type="dxa"/>
            <w:tcMar>
              <w:top w:w="40" w:type="dxa"/>
              <w:left w:w="90" w:type="dxa"/>
              <w:bottom w:w="40" w:type="dxa"/>
              <w:right w:w="90" w:type="dxa"/>
            </w:tcMar>
          </w:tcPr>
          <w:p>
            <w:pPr>
              <w:spacing w:after="40"/>
              <w:rPr>
                <w:ins w:id="901557" w:author="Claude (AI draft)" w:date="2026-10-15T08:00:00Z"/>
              </w:rPr>
            </w:pPr>
            <w:ins w:id="901558" w:author="Claude (AI draft)" w:date="2026-10-15T08:00:00Z">
              <w:r>
                <w:rPr>
                  <w:sz w:val="18"/>
                  <w:szCs w:val="18"/>
                </w:rPr>
                <w:t xml:space="preserve">Weekly dependency update pull requests</w:t>
              </w:r>
            </w:ins>
          </w:p>
        </w:tc>
        <w:tc>
          <w:tcPr>
            <w:tcW w:w="2116" w:type="dxa"/>
            <w:tcMar>
              <w:top w:w="40" w:type="dxa"/>
              <w:left w:w="90" w:type="dxa"/>
              <w:bottom w:w="40" w:type="dxa"/>
              <w:right w:w="90" w:type="dxa"/>
            </w:tcMar>
          </w:tcPr>
          <w:p>
            <w:pPr>
              <w:spacing w:after="40"/>
              <w:rPr>
                <w:ins w:id="901559" w:author="Claude (AI draft)" w:date="2026-10-15T08:00:00Z"/>
              </w:rPr>
            </w:pPr>
            <w:ins w:id="901560" w:author="Claude (AI draft)" w:date="2026-10-15T08:00:00Z">
              <w:r>
                <w:rPr>
                  <w:sz w:val="18"/>
                  <w:szCs w:val="18"/>
                </w:rPr>
                <w:t xml:space="preserve">Reviewed like any PR</w:t>
              </w:r>
            </w:ins>
          </w:p>
        </w:tc>
      </w:tr>
    </w:tbl>
    <w:p>
      <w:pPr>
        <w:spacing w:after="60"/>
        <w:rPr>
          <w:ins w:id="901561" w:author="Claude (AI draft)" w:date="2026-10-15T08:00:00Z"/>
        </w:rPr>
      </w:pPr>
      <w:ins w:id="901562" w:author="Claude (AI draft)" w:date="2026-10-15T08:00:00Z"/>
    </w:p>
    <w:p>
      <w:pPr>
        <w:spacing w:after="120"/>
        <w:rPr>
          <w:ins w:id="901563" w:author="Claude (AI draft)" w:date="2026-10-15T08:00:00Z"/>
        </w:rPr>
      </w:pPr>
      <w:ins w:id="901564" w:author="Claude (AI draft)" w:date="2026-10-15T08:00:00Z">
        <w:r>
          <w:t xml:space="preserve">Backend, Frontend and End-to-end should be required checks on main, so a red build blocks merging. </w:t>
        </w:r>
        <w:r>
          <w:rPr>
            <w:b/>
            <w:bCs/>
            <w:i/>
            <w:iCs/>
            <w:color w:val="C00000"/>
          </w:rPr>
          <w:t xml:space="preserve">[Team to complete]</w:t>
        </w:r>
        <w:r>
          <w:t xml:space="preserve"> confirm in Settings - Branches.</w:t>
        </w:r>
      </w:ins>
    </w:p>
    <w:p>
      <w:pPr>
        <w:spacing w:after="120"/>
        <w:rPr>
          <w:ins w:id="901565" w:author="Claude (AI draft)" w:date="2026-10-15T08:00:00Z"/>
        </w:rPr>
      </w:pPr>
      <w:ins w:id="901566" w:author="Claude (AI draft)" w:date="2026-10-15T08:00:00Z">
        <w:r>
          <w:rPr>
            <w:b/>
            <w:bCs/>
          </w:rPr>
          <w:t xml:space="preserve">Results on the M3 code (local run, 14-15/10/2026):</w:t>
        </w:r>
        <w:r>
          <w:t xml:space="preserve"> backend 233 of 233 passed; frontend unit 28 of 28; end-to-end 3 of 3 in three consecutive runs with no retries. </w:t>
        </w:r>
        <w:del w:id="912357" w:author="Claude (AI draft)" w:date="2026-10-16T16:00:00Z">
          <w:r>
            <w:delText xml:space="preserve">The End-to-end job has not run on GitHub yet.</w:delText>
          </w:r>
        </w:del>
      </w:ins>
      <w:ins w:id="912355" w:author="Claude (AI draft)" w:date="2026-10-16T16:00:00Z">
        <w:r>
          <w:t xml:space="preserve">On GitHub, every CI and Security job, including End-to-end and Deployment image, passed for main at 6a198c4 (PR #32) and for the release pull request into prod (PR #33). The gate held on PR #32: the Backend job failed on commit c0dd9a7 (a compile error) and the pull request merged only after 2b6f2a8 fixed it. Local run on 16/10/2026: backend 249 of 249 (189 unit, 60 integration on PostgreSQL 17) and frontend 38 of 38.</w:t>
        </w:r>
      </w:ins>
      <w:ins w:id="912356" w:author="Claude (AI draft)" w:date="2026-10-15T08:00:00Z">
        <w:r>
          <w:t xml:space="preserve"> </w:t>
        </w:r>
        <w:r>
          <w:rPr>
            <w:b/>
            <w:bCs/>
            <w:i/>
            <w:iCs/>
            <w:color w:val="C00000"/>
          </w:rPr>
          <w:t xml:space="preserve">[Team to complete]</w:t>
        </w:r>
        <w:r>
          <w:t xml:space="preserve"> link the CI run of the release candidate.</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3000"/>
        <w:gridCol w:w="3000"/>
        <w:gridCol w:w="3016"/>
      </w:tblGrid>
      <w:tr>
        <w:trPr>
          <w:cantSplit/>
          <w:tblHeader/>
          <w:ins w:id="901567" w:author="Claude (AI draft)" w:date="2026-10-15T08:00:00Z"/>
        </w:trPr>
        <w:tc>
          <w:tcPr>
            <w:tcW w:w="3000" w:type="dxa"/>
            <w:shd w:val="clear" w:color="auto" w:fill="002060"/>
            <w:tcMar>
              <w:top w:w="40" w:type="dxa"/>
              <w:left w:w="90" w:type="dxa"/>
              <w:bottom w:w="40" w:type="dxa"/>
              <w:right w:w="90" w:type="dxa"/>
            </w:tcMar>
          </w:tcPr>
          <w:p>
            <w:pPr>
              <w:spacing w:after="40"/>
              <w:rPr>
                <w:ins w:id="901568" w:author="Claude (AI draft)" w:date="2026-10-15T08:00:00Z"/>
              </w:rPr>
            </w:pPr>
            <w:ins w:id="901569" w:author="Claude (AI draft)" w:date="2026-10-15T08:00:00Z">
              <w:r>
                <w:rPr>
                  <w:b/>
                  <w:bCs/>
                  <w:color w:val="FFFFFF"/>
                  <w:sz w:val="18"/>
                  <w:szCs w:val="18"/>
                </w:rPr>
                <w:t xml:space="preserve">Backend coverage (JaCoCo)</w:t>
              </w:r>
            </w:ins>
          </w:p>
        </w:tc>
        <w:tc>
          <w:tcPr>
            <w:tcW w:w="3000" w:type="dxa"/>
            <w:shd w:val="clear" w:color="auto" w:fill="002060"/>
            <w:tcMar>
              <w:top w:w="40" w:type="dxa"/>
              <w:left w:w="90" w:type="dxa"/>
              <w:bottom w:w="40" w:type="dxa"/>
              <w:right w:w="90" w:type="dxa"/>
            </w:tcMar>
          </w:tcPr>
          <w:p>
            <w:pPr>
              <w:spacing w:after="40"/>
              <w:rPr>
                <w:ins w:id="901570" w:author="Claude (AI draft)" w:date="2026-10-15T08:00:00Z"/>
              </w:rPr>
            </w:pPr>
            <w:ins w:id="901571" w:author="Claude (AI draft)" w:date="2026-10-15T08:00:00Z">
              <w:r>
                <w:rPr>
                  <w:b/>
                  <w:bCs/>
                  <w:color w:val="FFFFFF"/>
                  <w:sz w:val="18"/>
                  <w:szCs w:val="18"/>
                </w:rPr>
                <w:t xml:space="preserve">Lines</w:t>
              </w:r>
            </w:ins>
          </w:p>
        </w:tc>
        <w:tc>
          <w:tcPr>
            <w:tcW w:w="3016" w:type="dxa"/>
            <w:shd w:val="clear" w:color="auto" w:fill="002060"/>
            <w:tcMar>
              <w:top w:w="40" w:type="dxa"/>
              <w:left w:w="90" w:type="dxa"/>
              <w:bottom w:w="40" w:type="dxa"/>
              <w:right w:w="90" w:type="dxa"/>
            </w:tcMar>
          </w:tcPr>
          <w:p>
            <w:pPr>
              <w:spacing w:after="40"/>
              <w:rPr>
                <w:ins w:id="901572" w:author="Claude (AI draft)" w:date="2026-10-15T08:00:00Z"/>
              </w:rPr>
            </w:pPr>
            <w:ins w:id="901573" w:author="Claude (AI draft)" w:date="2026-10-15T08:00:00Z">
              <w:r>
                <w:rPr>
                  <w:b/>
                  <w:bCs/>
                  <w:color w:val="FFFFFF"/>
                  <w:sz w:val="18"/>
                  <w:szCs w:val="18"/>
                </w:rPr>
                <w:t xml:space="preserve">Branches</w:t>
              </w:r>
            </w:ins>
          </w:p>
        </w:tc>
      </w:tr>
      <w:tr>
        <w:trPr>
          <w:cantSplit/>
          <w:ins w:id="901574" w:author="Claude (AI draft)" w:date="2026-10-15T08:00:00Z"/>
        </w:trPr>
        <w:tc>
          <w:tcPr>
            <w:tcW w:w="3000" w:type="dxa"/>
            <w:tcMar>
              <w:top w:w="40" w:type="dxa"/>
              <w:left w:w="90" w:type="dxa"/>
              <w:bottom w:w="40" w:type="dxa"/>
              <w:right w:w="90" w:type="dxa"/>
            </w:tcMar>
          </w:tcPr>
          <w:p>
            <w:pPr>
              <w:spacing w:after="40"/>
              <w:rPr>
                <w:ins w:id="901575" w:author="Claude (AI draft)" w:date="2026-10-15T08:00:00Z"/>
              </w:rPr>
            </w:pPr>
            <w:ins w:id="901576" w:author="Claude (AI draft)" w:date="2026-10-15T08:00:00Z">
              <w:r>
                <w:rPr>
                  <w:sz w:val="18"/>
                  <w:szCs w:val="18"/>
                </w:rPr>
                <w:t xml:space="preserve">Unit tests only (188)</w:t>
              </w:r>
            </w:ins>
          </w:p>
        </w:tc>
        <w:tc>
          <w:tcPr>
            <w:tcW w:w="3000" w:type="dxa"/>
            <w:tcMar>
              <w:top w:w="40" w:type="dxa"/>
              <w:left w:w="90" w:type="dxa"/>
              <w:bottom w:w="40" w:type="dxa"/>
              <w:right w:w="90" w:type="dxa"/>
            </w:tcMar>
          </w:tcPr>
          <w:p>
            <w:pPr>
              <w:spacing w:after="40"/>
              <w:rPr>
                <w:ins w:id="901577" w:author="Claude (AI draft)" w:date="2026-10-15T08:00:00Z"/>
              </w:rPr>
            </w:pPr>
            <w:ins w:id="901578" w:author="Claude (AI draft)" w:date="2026-10-15T08:00:00Z">
              <w:r>
                <w:rPr>
                  <w:sz w:val="18"/>
                  <w:szCs w:val="18"/>
                </w:rPr>
                <w:t xml:space="preserve">94.4 %</w:t>
              </w:r>
            </w:ins>
          </w:p>
        </w:tc>
        <w:tc>
          <w:tcPr>
            <w:tcW w:w="3016" w:type="dxa"/>
            <w:tcMar>
              <w:top w:w="40" w:type="dxa"/>
              <w:left w:w="90" w:type="dxa"/>
              <w:bottom w:w="40" w:type="dxa"/>
              <w:right w:w="90" w:type="dxa"/>
            </w:tcMar>
          </w:tcPr>
          <w:p>
            <w:pPr>
              <w:spacing w:after="40"/>
              <w:rPr>
                <w:ins w:id="901579" w:author="Claude (AI draft)" w:date="2026-10-15T08:00:00Z"/>
              </w:rPr>
            </w:pPr>
            <w:ins w:id="901580" w:author="Claude (AI draft)" w:date="2026-10-15T08:00:00Z">
              <w:r>
                <w:rPr>
                  <w:sz w:val="18"/>
                  <w:szCs w:val="18"/>
                </w:rPr>
                <w:t xml:space="preserve">90.1 %</w:t>
              </w:r>
            </w:ins>
          </w:p>
        </w:tc>
      </w:tr>
      <w:tr>
        <w:trPr>
          <w:cantSplit/>
          <w:ins w:id="901581" w:author="Claude (AI draft)" w:date="2026-10-15T08:00:00Z"/>
        </w:trPr>
        <w:tc>
          <w:tcPr>
            <w:tcW w:w="3000" w:type="dxa"/>
            <w:tcMar>
              <w:top w:w="40" w:type="dxa"/>
              <w:left w:w="90" w:type="dxa"/>
              <w:bottom w:w="40" w:type="dxa"/>
              <w:right w:w="90" w:type="dxa"/>
            </w:tcMar>
          </w:tcPr>
          <w:p>
            <w:pPr>
              <w:spacing w:after="40"/>
              <w:rPr>
                <w:ins w:id="901582" w:author="Claude (AI draft)" w:date="2026-10-15T08:00:00Z"/>
              </w:rPr>
            </w:pPr>
            <w:ins w:id="901583" w:author="Claude (AI draft)" w:date="2026-10-15T08:00:00Z">
              <w:r>
                <w:rPr>
                  <w:sz w:val="18"/>
                  <w:szCs w:val="18"/>
                </w:rPr>
                <w:t xml:space="preserve">Unit and integration (233)</w:t>
              </w:r>
            </w:ins>
          </w:p>
        </w:tc>
        <w:tc>
          <w:tcPr>
            <w:tcW w:w="3000" w:type="dxa"/>
            <w:tcMar>
              <w:top w:w="40" w:type="dxa"/>
              <w:left w:w="90" w:type="dxa"/>
              <w:bottom w:w="40" w:type="dxa"/>
              <w:right w:w="90" w:type="dxa"/>
            </w:tcMar>
          </w:tcPr>
          <w:p>
            <w:pPr>
              <w:spacing w:after="40"/>
              <w:rPr>
                <w:ins w:id="901584" w:author="Claude (AI draft)" w:date="2026-10-15T08:00:00Z"/>
              </w:rPr>
            </w:pPr>
            <w:ins w:id="901585" w:author="Claude (AI draft)" w:date="2026-10-15T08:00:00Z">
              <w:r>
                <w:rPr>
                  <w:sz w:val="18"/>
                  <w:szCs w:val="18"/>
                </w:rPr>
                <w:t xml:space="preserve">97.1 %</w:t>
              </w:r>
            </w:ins>
          </w:p>
        </w:tc>
        <w:tc>
          <w:tcPr>
            <w:tcW w:w="3016" w:type="dxa"/>
            <w:tcMar>
              <w:top w:w="40" w:type="dxa"/>
              <w:left w:w="90" w:type="dxa"/>
              <w:bottom w:w="40" w:type="dxa"/>
              <w:right w:w="90" w:type="dxa"/>
            </w:tcMar>
          </w:tcPr>
          <w:p>
            <w:pPr>
              <w:spacing w:after="40"/>
              <w:rPr>
                <w:ins w:id="901586" w:author="Claude (AI draft)" w:date="2026-10-15T08:00:00Z"/>
              </w:rPr>
            </w:pPr>
            <w:ins w:id="901587" w:author="Claude (AI draft)" w:date="2026-10-15T08:00:00Z">
              <w:r>
                <w:rPr>
                  <w:sz w:val="18"/>
                  <w:szCs w:val="18"/>
                </w:rPr>
                <w:t xml:space="preserve">91.3 %</w:t>
              </w:r>
            </w:ins>
          </w:p>
        </w:tc>
      </w:tr>
      <w:tr>
        <w:trPr>
          <w:cantSplit/>
          <w:ins w:id="912358" w:author="Claude (AI draft)" w:date="2026-10-16T16:00:00Z"/>
        </w:trPr>
        <w:tc>
          <w:tcPr>
            <w:tcW w:w="3000" w:type="dxa"/>
            <w:tcMar>
              <w:top w:w="40" w:type="dxa"/>
              <w:left w:w="90" w:type="dxa"/>
              <w:bottom w:w="40" w:type="dxa"/>
              <w:right w:w="90" w:type="dxa"/>
            </w:tcMar>
          </w:tcPr>
          <w:p>
            <w:pPr>
              <w:spacing w:after="40"/>
              <w:rPr>
                <w:ins w:id="912359" w:author="Claude (AI draft)" w:date="2026-10-16T16:00:00Z"/>
              </w:rPr>
            </w:pPr>
            <w:ins w:id="912365" w:author="Claude (AI draft)" w:date="2026-10-16T16:00:00Z">
              <w:r>
                <w:rPr>
                  <w:sz w:val="18"/>
                  <w:szCs w:val="18"/>
                </w:rPr>
                <w:t xml:space="preserve">Unit and integration (249), 16/10/2026</w:t>
              </w:r>
            </w:ins>
          </w:p>
        </w:tc>
        <w:tc>
          <w:tcPr>
            <w:tcW w:w="3000" w:type="dxa"/>
            <w:tcMar>
              <w:top w:w="40" w:type="dxa"/>
              <w:left w:w="90" w:type="dxa"/>
              <w:bottom w:w="40" w:type="dxa"/>
              <w:right w:w="90" w:type="dxa"/>
            </w:tcMar>
          </w:tcPr>
          <w:p>
            <w:pPr>
              <w:spacing w:after="40"/>
              <w:rPr>
                <w:ins w:id="912361" w:author="Claude (AI draft)" w:date="2026-10-16T16:00:00Z"/>
              </w:rPr>
            </w:pPr>
            <w:ins w:id="912366" w:author="Claude (AI draft)" w:date="2026-10-16T16:00:00Z">
              <w:r>
                <w:rPr>
                  <w:sz w:val="18"/>
                  <w:szCs w:val="18"/>
                </w:rPr>
                <w:t xml:space="preserve">97.1 %</w:t>
              </w:r>
            </w:ins>
          </w:p>
        </w:tc>
        <w:tc>
          <w:tcPr>
            <w:tcW w:w="3016" w:type="dxa"/>
            <w:tcMar>
              <w:top w:w="40" w:type="dxa"/>
              <w:left w:w="90" w:type="dxa"/>
              <w:bottom w:w="40" w:type="dxa"/>
              <w:right w:w="90" w:type="dxa"/>
            </w:tcMar>
          </w:tcPr>
          <w:p>
            <w:pPr>
              <w:spacing w:after="40"/>
              <w:rPr>
                <w:ins w:id="912363" w:author="Claude (AI draft)" w:date="2026-10-16T16:00:00Z"/>
              </w:rPr>
            </w:pPr>
            <w:ins w:id="912367" w:author="Claude (AI draft)" w:date="2026-10-16T16:00:00Z">
              <w:r>
                <w:rPr>
                  <w:sz w:val="18"/>
                  <w:szCs w:val="18"/>
                </w:rPr>
                <w:t xml:space="preserve">91.7 %</w:t>
              </w:r>
            </w:ins>
          </w:p>
        </w:tc>
      </w:tr>
    </w:tbl>
    <w:p>
      <w:pPr>
        <w:spacing w:after="60"/>
        <w:rPr>
          <w:ins w:id="901588" w:author="Claude (AI draft)" w:date="2026-10-15T08:00:00Z"/>
        </w:rPr>
      </w:pPr>
      <w:ins w:id="901589" w:author="Claude (AI draft)" w:date="2026-10-15T08:00:00Z"/>
    </w:p>
    <w:p>
      <w:pPr>
        <w:spacing w:after="120"/>
        <w:rPr>
          <w:ins w:id="901590" w:author="Claude (AI draft)" w:date="2026-10-15T08:00:00Z"/>
        </w:rPr>
      </w:pPr>
      <w:ins w:id="901591" w:author="Claude (AI draft)" w:date="2026-10-15T08:00:00Z">
        <w:r>
          <w:rPr>
            <w:b/>
            <w:bCs/>
          </w:rPr>
          <w:t xml:space="preserve">Interpretation:</w:t>
        </w:r>
        <w:r>
          <w:t xml:space="preserve"> coverage shows which backend code the tests run, not that it is correct. It is high because each business rule is small and has its own test. It says nothing about the Angular screens (covered by the end-to-end tests instead), about behaviour with Supabase latency, or about rules that are missing altogether. Tests were written from acceptance criteria and risks (Quality Strategy Applied and Black-box, Integration and System Validation), not to raise the number.</w:t>
        </w:r>
      </w:ins>
    </w:p>
    <w:p>
      <w:pPr>
        <w:pStyle w:val="Heading2"/>
        <w:rPr>
          <w:ins w:id="901592" w:author="Claude (AI draft)" w:date="2026-10-15T08:00:00Z"/>
        </w:rPr>
      </w:pPr>
      <w:ins w:id="901593" w:author="Claude (AI draft)" w:date="2026-10-15T08:00:00Z">
        <w:r>
          <w:t xml:space="preserve">Quality Strategy Applied</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2400"/>
        <w:gridCol w:w="2900"/>
        <w:gridCol w:w="3716"/>
      </w:tblGrid>
      <w:tr>
        <w:trPr>
          <w:cantSplit/>
          <w:tblHeader/>
          <w:ins w:id="901594" w:author="Claude (AI draft)" w:date="2026-10-15T08:00:00Z"/>
        </w:trPr>
        <w:tc>
          <w:tcPr>
            <w:tcW w:w="2400" w:type="dxa"/>
            <w:shd w:val="clear" w:color="auto" w:fill="002060"/>
            <w:tcMar>
              <w:top w:w="40" w:type="dxa"/>
              <w:left w:w="90" w:type="dxa"/>
              <w:bottom w:w="40" w:type="dxa"/>
              <w:right w:w="90" w:type="dxa"/>
            </w:tcMar>
          </w:tcPr>
          <w:p>
            <w:pPr>
              <w:spacing w:after="40"/>
              <w:rPr>
                <w:ins w:id="901595" w:author="Claude (AI draft)" w:date="2026-10-15T08:00:00Z"/>
              </w:rPr>
            </w:pPr>
            <w:ins w:id="901596" w:author="Claude (AI draft)" w:date="2026-10-15T08:00:00Z">
              <w:r>
                <w:rPr>
                  <w:b/>
                  <w:bCs/>
                  <w:color w:val="FFFFFF"/>
                  <w:sz w:val="18"/>
                  <w:szCs w:val="18"/>
                </w:rPr>
                <w:t xml:space="preserve">Risk / ASR</w:t>
              </w:r>
            </w:ins>
          </w:p>
        </w:tc>
        <w:tc>
          <w:tcPr>
            <w:tcW w:w="2900" w:type="dxa"/>
            <w:shd w:val="clear" w:color="auto" w:fill="002060"/>
            <w:tcMar>
              <w:top w:w="40" w:type="dxa"/>
              <w:left w:w="90" w:type="dxa"/>
              <w:bottom w:w="40" w:type="dxa"/>
              <w:right w:w="90" w:type="dxa"/>
            </w:tcMar>
          </w:tcPr>
          <w:p>
            <w:pPr>
              <w:spacing w:after="40"/>
              <w:rPr>
                <w:ins w:id="901597" w:author="Claude (AI draft)" w:date="2026-10-15T08:00:00Z"/>
              </w:rPr>
            </w:pPr>
            <w:ins w:id="901598" w:author="Claude (AI draft)" w:date="2026-10-15T08:00:00Z">
              <w:r>
                <w:rPr>
                  <w:b/>
                  <w:bCs/>
                  <w:color w:val="FFFFFF"/>
                  <w:sz w:val="18"/>
                  <w:szCs w:val="18"/>
                </w:rPr>
                <w:t xml:space="preserve">Why it got stronger verification</w:t>
              </w:r>
            </w:ins>
          </w:p>
        </w:tc>
        <w:tc>
          <w:tcPr>
            <w:tcW w:w="3716" w:type="dxa"/>
            <w:shd w:val="clear" w:color="auto" w:fill="002060"/>
            <w:tcMar>
              <w:top w:w="40" w:type="dxa"/>
              <w:left w:w="90" w:type="dxa"/>
              <w:bottom w:w="40" w:type="dxa"/>
              <w:right w:w="90" w:type="dxa"/>
            </w:tcMar>
          </w:tcPr>
          <w:p>
            <w:pPr>
              <w:spacing w:after="40"/>
              <w:rPr>
                <w:ins w:id="901599" w:author="Claude (AI draft)" w:date="2026-10-15T08:00:00Z"/>
              </w:rPr>
            </w:pPr>
            <w:ins w:id="901600" w:author="Claude (AI draft)" w:date="2026-10-15T08:00:00Z">
              <w:r>
                <w:rPr>
                  <w:b/>
                  <w:bCs/>
                  <w:color w:val="FFFFFF"/>
                  <w:sz w:val="18"/>
                  <w:szCs w:val="18"/>
                </w:rPr>
                <w:t xml:space="preserve">Verification</w:t>
              </w:r>
            </w:ins>
          </w:p>
        </w:tc>
      </w:tr>
      <w:tr>
        <w:trPr>
          <w:cantSplit/>
          <w:ins w:id="901601" w:author="Claude (AI draft)" w:date="2026-10-15T08:00:00Z"/>
        </w:trPr>
        <w:tc>
          <w:tcPr>
            <w:tcW w:w="2400" w:type="dxa"/>
            <w:tcMar>
              <w:top w:w="40" w:type="dxa"/>
              <w:left w:w="90" w:type="dxa"/>
              <w:bottom w:w="40" w:type="dxa"/>
              <w:right w:w="90" w:type="dxa"/>
            </w:tcMar>
          </w:tcPr>
          <w:p>
            <w:pPr>
              <w:spacing w:after="40"/>
              <w:rPr>
                <w:ins w:id="901602" w:author="Claude (AI draft)" w:date="2026-10-15T08:00:00Z"/>
              </w:rPr>
            </w:pPr>
            <w:ins w:id="901603" w:author="Claude (AI draft)" w:date="2026-10-15T08:00:00Z">
              <w:r>
                <w:rPr>
                  <w:sz w:val="18"/>
                  <w:szCs w:val="18"/>
                </w:rPr>
                <w:t xml:space="preserve">ASR-001 / R-10 access control</w:t>
              </w:r>
            </w:ins>
          </w:p>
        </w:tc>
        <w:tc>
          <w:tcPr>
            <w:tcW w:w="2900" w:type="dxa"/>
            <w:tcMar>
              <w:top w:w="40" w:type="dxa"/>
              <w:left w:w="90" w:type="dxa"/>
              <w:bottom w:w="40" w:type="dxa"/>
              <w:right w:w="90" w:type="dxa"/>
            </w:tcMar>
          </w:tcPr>
          <w:p>
            <w:pPr>
              <w:spacing w:after="40"/>
              <w:rPr>
                <w:ins w:id="901604" w:author="Claude (AI draft)" w:date="2026-10-15T08:00:00Z"/>
              </w:rPr>
            </w:pPr>
            <w:ins w:id="901605" w:author="Claude (AI draft)" w:date="2026-10-15T08:00:00Z">
              <w:r>
                <w:rPr>
                  <w:sz w:val="18"/>
                  <w:szCs w:val="18"/>
                </w:rPr>
                <w:t xml:space="preserve">A requester reading someone else's data is the highest-impact failure (POPIA).</w:t>
              </w:r>
            </w:ins>
          </w:p>
        </w:tc>
        <w:tc>
          <w:tcPr>
            <w:tcW w:w="3716" w:type="dxa"/>
            <w:tcMar>
              <w:top w:w="40" w:type="dxa"/>
              <w:left w:w="90" w:type="dxa"/>
              <w:bottom w:w="40" w:type="dxa"/>
              <w:right w:w="90" w:type="dxa"/>
            </w:tcMar>
          </w:tcPr>
          <w:p>
            <w:pPr>
              <w:spacing w:after="40"/>
              <w:rPr>
                <w:ins w:id="901606" w:author="Claude (AI draft)" w:date="2026-10-15T08:00:00Z"/>
              </w:rPr>
            </w:pPr>
            <w:ins w:id="901607" w:author="Claude (AI draft)" w:date="2026-10-15T08:00:00Z">
              <w:r>
                <w:rPr>
                  <w:sz w:val="18"/>
                  <w:szCs w:val="18"/>
                </w:rPr>
                <w:t xml:space="preserve">Unit (another client's request gives 404), integration over HTTP (requesterCannotUseStaffEndpoints, requesterSeesOnlyOwnRequests, databaseRoleBlocksRequester), E2E-02</w:t>
              </w:r>
            </w:ins>
          </w:p>
        </w:tc>
      </w:tr>
      <w:tr>
        <w:trPr>
          <w:cantSplit/>
          <w:ins w:id="901608" w:author="Claude (AI draft)" w:date="2026-10-15T08:00:00Z"/>
        </w:trPr>
        <w:tc>
          <w:tcPr>
            <w:tcW w:w="2400" w:type="dxa"/>
            <w:tcMar>
              <w:top w:w="40" w:type="dxa"/>
              <w:left w:w="90" w:type="dxa"/>
              <w:bottom w:w="40" w:type="dxa"/>
              <w:right w:w="90" w:type="dxa"/>
            </w:tcMar>
          </w:tcPr>
          <w:p>
            <w:pPr>
              <w:spacing w:after="40"/>
              <w:rPr>
                <w:ins w:id="901609" w:author="Claude (AI draft)" w:date="2026-10-15T08:00:00Z"/>
              </w:rPr>
            </w:pPr>
            <w:ins w:id="901610" w:author="Claude (AI draft)" w:date="2026-10-15T08:00:00Z">
              <w:r>
                <w:rPr>
                  <w:sz w:val="18"/>
                  <w:szCs w:val="18"/>
                </w:rPr>
                <w:t xml:space="preserve">ASR-002 workflow and concurrency</w:t>
              </w:r>
            </w:ins>
          </w:p>
        </w:tc>
        <w:tc>
          <w:tcPr>
            <w:tcW w:w="2900" w:type="dxa"/>
            <w:tcMar>
              <w:top w:w="40" w:type="dxa"/>
              <w:left w:w="90" w:type="dxa"/>
              <w:bottom w:w="40" w:type="dxa"/>
              <w:right w:w="90" w:type="dxa"/>
            </w:tcMar>
          </w:tcPr>
          <w:p>
            <w:pPr>
              <w:spacing w:after="40"/>
              <w:rPr>
                <w:ins w:id="901611" w:author="Claude (AI draft)" w:date="2026-10-15T08:00:00Z"/>
              </w:rPr>
            </w:pPr>
            <w:ins w:id="901612" w:author="Claude (AI draft)" w:date="2026-10-15T08:00:00Z">
              <w:r>
                <w:rPr>
                  <w:sz w:val="18"/>
                  <w:szCs w:val="18"/>
                </w:rPr>
                <w:t xml:space="preserve">Lost updates or illegal transitions corrupt the record.</w:t>
              </w:r>
            </w:ins>
          </w:p>
        </w:tc>
        <w:tc>
          <w:tcPr>
            <w:tcW w:w="3716" w:type="dxa"/>
            <w:tcMar>
              <w:top w:w="40" w:type="dxa"/>
              <w:left w:w="90" w:type="dxa"/>
              <w:bottom w:w="40" w:type="dxa"/>
              <w:right w:w="90" w:type="dxa"/>
            </w:tcMar>
          </w:tcPr>
          <w:p>
            <w:pPr>
              <w:spacing w:after="40"/>
              <w:rPr>
                <w:ins w:id="901613" w:author="Claude (AI draft)" w:date="2026-10-15T08:00:00Z"/>
              </w:rPr>
            </w:pPr>
            <w:ins w:id="901614" w:author="Claude (AI draft)" w:date="2026-10-15T08:00:00Z">
              <w:r>
                <w:rPr>
                  <w:sz w:val="18"/>
                  <w:szCs w:val="18"/>
                </w:rPr>
                <w:t xml:space="preserve">TransitionPolicyTest, RequestServiceTest (row lock, already assigned), databaseAllowsOneActiveHandler, E2E-01</w:t>
              </w:r>
            </w:ins>
          </w:p>
        </w:tc>
      </w:tr>
      <w:tr>
        <w:trPr>
          <w:cantSplit/>
          <w:ins w:id="901615" w:author="Claude (AI draft)" w:date="2026-10-15T08:00:00Z"/>
        </w:trPr>
        <w:tc>
          <w:tcPr>
            <w:tcW w:w="2400" w:type="dxa"/>
            <w:tcMar>
              <w:top w:w="40" w:type="dxa"/>
              <w:left w:w="90" w:type="dxa"/>
              <w:bottom w:w="40" w:type="dxa"/>
              <w:right w:w="90" w:type="dxa"/>
            </w:tcMar>
          </w:tcPr>
          <w:p>
            <w:pPr>
              <w:spacing w:after="40"/>
              <w:rPr>
                <w:ins w:id="901616" w:author="Claude (AI draft)" w:date="2026-10-15T08:00:00Z"/>
              </w:rPr>
            </w:pPr>
            <w:ins w:id="901617" w:author="Claude (AI draft)" w:date="2026-10-15T08:00:00Z">
              <w:r>
                <w:rPr>
                  <w:sz w:val="18"/>
                  <w:szCs w:val="18"/>
                </w:rPr>
                <w:t xml:space="preserve">ASR-003 audit</w:t>
              </w:r>
            </w:ins>
          </w:p>
        </w:tc>
        <w:tc>
          <w:tcPr>
            <w:tcW w:w="2900" w:type="dxa"/>
            <w:tcMar>
              <w:top w:w="40" w:type="dxa"/>
              <w:left w:w="90" w:type="dxa"/>
              <w:bottom w:w="40" w:type="dxa"/>
              <w:right w:w="90" w:type="dxa"/>
            </w:tcMar>
          </w:tcPr>
          <w:p>
            <w:pPr>
              <w:spacing w:after="40"/>
              <w:rPr>
                <w:ins w:id="901618" w:author="Claude (AI draft)" w:date="2026-10-15T08:00:00Z"/>
              </w:rPr>
            </w:pPr>
            <w:ins w:id="901619" w:author="Claude (AI draft)" w:date="2026-10-15T08:00:00Z">
              <w:r>
                <w:rPr>
                  <w:sz w:val="18"/>
                  <w:szCs w:val="18"/>
                </w:rPr>
                <w:t xml:space="preserve">The audit must be complete and tamper-evident.</w:t>
              </w:r>
            </w:ins>
          </w:p>
        </w:tc>
        <w:tc>
          <w:tcPr>
            <w:tcW w:w="3716" w:type="dxa"/>
            <w:tcMar>
              <w:top w:w="40" w:type="dxa"/>
              <w:left w:w="90" w:type="dxa"/>
              <w:bottom w:w="40" w:type="dxa"/>
              <w:right w:w="90" w:type="dxa"/>
            </w:tcMar>
          </w:tcPr>
          <w:p>
            <w:pPr>
              <w:spacing w:after="40"/>
              <w:rPr>
                <w:ins w:id="901620" w:author="Claude (AI draft)" w:date="2026-10-15T08:00:00Z"/>
              </w:rPr>
            </w:pPr>
            <w:ins w:id="901621" w:author="Claude (AI draft)" w:date="2026-10-15T08:00:00Z">
              <w:r>
                <w:rPr>
                  <w:sz w:val="18"/>
                  <w:szCs w:val="18"/>
                </w:rPr>
                <w:t xml:space="preserve">fullLifecycleIsAudited, auditTrailIsAppendOnly, priorityAndHistory</w:t>
              </w:r>
            </w:ins>
          </w:p>
        </w:tc>
      </w:tr>
      <w:tr>
        <w:trPr>
          <w:cantSplit/>
          <w:ins w:id="901622" w:author="Claude (AI draft)" w:date="2026-10-15T08:00:00Z"/>
        </w:trPr>
        <w:tc>
          <w:tcPr>
            <w:tcW w:w="2400" w:type="dxa"/>
            <w:tcMar>
              <w:top w:w="40" w:type="dxa"/>
              <w:left w:w="90" w:type="dxa"/>
              <w:bottom w:w="40" w:type="dxa"/>
              <w:right w:w="90" w:type="dxa"/>
            </w:tcMar>
          </w:tcPr>
          <w:p>
            <w:pPr>
              <w:spacing w:after="40"/>
              <w:rPr>
                <w:ins w:id="901623" w:author="Claude (AI draft)" w:date="2026-10-15T08:00:00Z"/>
              </w:rPr>
            </w:pPr>
            <w:ins w:id="901624" w:author="Claude (AI draft)" w:date="2026-10-15T08:00:00Z">
              <w:r>
                <w:rPr>
                  <w:sz w:val="18"/>
                  <w:szCs w:val="18"/>
                </w:rPr>
                <w:t xml:space="preserve">ASR-005 privacy</w:t>
              </w:r>
            </w:ins>
          </w:p>
        </w:tc>
        <w:tc>
          <w:tcPr>
            <w:tcW w:w="2900" w:type="dxa"/>
            <w:tcMar>
              <w:top w:w="40" w:type="dxa"/>
              <w:left w:w="90" w:type="dxa"/>
              <w:bottom w:w="40" w:type="dxa"/>
              <w:right w:w="90" w:type="dxa"/>
            </w:tcMar>
          </w:tcPr>
          <w:p>
            <w:pPr>
              <w:spacing w:after="40"/>
              <w:rPr>
                <w:ins w:id="901625" w:author="Claude (AI draft)" w:date="2026-10-15T08:00:00Z"/>
              </w:rPr>
            </w:pPr>
            <w:ins w:id="901626" w:author="Claude (AI draft)" w:date="2026-10-15T08:00:00Z">
              <w:r>
                <w:rPr>
                  <w:sz w:val="18"/>
                  <w:szCs w:val="18"/>
                </w:rPr>
                <w:t xml:space="preserve">Staff names must not reach requesters; client personal data must not be in the audit view.</w:t>
              </w:r>
            </w:ins>
          </w:p>
        </w:tc>
        <w:tc>
          <w:tcPr>
            <w:tcW w:w="3716" w:type="dxa"/>
            <w:tcMar>
              <w:top w:w="40" w:type="dxa"/>
              <w:left w:w="90" w:type="dxa"/>
              <w:bottom w:w="40" w:type="dxa"/>
              <w:right w:w="90" w:type="dxa"/>
            </w:tcMar>
          </w:tcPr>
          <w:p>
            <w:pPr>
              <w:spacing w:after="40"/>
              <w:rPr>
                <w:ins w:id="901627" w:author="Claude (AI draft)" w:date="2026-10-15T08:00:00Z"/>
              </w:rPr>
            </w:pPr>
            <w:ins w:id="901628" w:author="Claude (AI draft)" w:date="2026-10-15T08:00:00Z">
              <w:r>
                <w:rPr>
                  <w:sz w:val="18"/>
                  <w:szCs w:val="18"/>
                </w:rPr>
                <w:t xml:space="preserve">clientContactVersusAudit, ResponsesNeverContainPasswordsTest, E2E-01 (no staff names)</w:t>
              </w:r>
            </w:ins>
          </w:p>
        </w:tc>
      </w:tr>
      <w:tr>
        <w:trPr>
          <w:cantSplit/>
          <w:ins w:id="901629" w:author="Claude (AI draft)" w:date="2026-10-15T08:00:00Z"/>
        </w:trPr>
        <w:tc>
          <w:tcPr>
            <w:tcW w:w="2400" w:type="dxa"/>
            <w:tcMar>
              <w:top w:w="40" w:type="dxa"/>
              <w:left w:w="90" w:type="dxa"/>
              <w:bottom w:w="40" w:type="dxa"/>
              <w:right w:w="90" w:type="dxa"/>
            </w:tcMar>
          </w:tcPr>
          <w:p>
            <w:pPr>
              <w:spacing w:after="40"/>
              <w:rPr>
                <w:ins w:id="901630" w:author="Claude (AI draft)" w:date="2026-10-15T08:00:00Z"/>
              </w:rPr>
            </w:pPr>
            <w:ins w:id="901631" w:author="Claude (AI draft)" w:date="2026-10-15T08:00:00Z">
              <w:r>
                <w:rPr>
                  <w:sz w:val="18"/>
                  <w:szCs w:val="18"/>
                </w:rPr>
                <w:t xml:space="preserve">NFR-002 / NFR-003 authentication</w:t>
              </w:r>
            </w:ins>
          </w:p>
        </w:tc>
        <w:tc>
          <w:tcPr>
            <w:tcW w:w="2900" w:type="dxa"/>
            <w:tcMar>
              <w:top w:w="40" w:type="dxa"/>
              <w:left w:w="90" w:type="dxa"/>
              <w:bottom w:w="40" w:type="dxa"/>
              <w:right w:w="90" w:type="dxa"/>
            </w:tcMar>
          </w:tcPr>
          <w:p>
            <w:pPr>
              <w:spacing w:after="40"/>
              <w:rPr>
                <w:ins w:id="901632" w:author="Claude (AI draft)" w:date="2026-10-15T08:00:00Z"/>
              </w:rPr>
            </w:pPr>
            <w:ins w:id="901633" w:author="Claude (AI draft)" w:date="2026-10-15T08:00:00Z">
              <w:r>
                <w:rPr>
                  <w:sz w:val="18"/>
                  <w:szCs w:val="18"/>
                </w:rPr>
                <w:t xml:space="preserve">A session must end when an account is deactivated; logins must not be brute-forced.</w:t>
              </w:r>
            </w:ins>
          </w:p>
        </w:tc>
        <w:tc>
          <w:tcPr>
            <w:tcW w:w="3716" w:type="dxa"/>
            <w:tcMar>
              <w:top w:w="40" w:type="dxa"/>
              <w:left w:w="90" w:type="dxa"/>
              <w:bottom w:w="40" w:type="dxa"/>
              <w:right w:w="90" w:type="dxa"/>
            </w:tcMar>
          </w:tcPr>
          <w:p>
            <w:pPr>
              <w:spacing w:after="40"/>
              <w:rPr>
                <w:ins w:id="901634" w:author="Claude (AI draft)" w:date="2026-10-15T08:00:00Z"/>
              </w:rPr>
            </w:pPr>
            <w:ins w:id="901635" w:author="Claude (AI draft)" w:date="2026-10-15T08:00:00Z">
              <w:r>
                <w:rPr>
                  <w:sz w:val="18"/>
                  <w:szCs w:val="18"/>
                </w:rPr>
                <w:t xml:space="preserve">ActiveAccountJwtConverterTest, deactivatedEmployeeTokenRefused, E2E-03, loginLockoutOverHttp, perAccountApiLimit</w:t>
              </w:r>
            </w:ins>
          </w:p>
        </w:tc>
      </w:tr>
      <w:tr>
        <w:trPr>
          <w:cantSplit/>
          <w:ins w:id="901636" w:author="Claude (AI draft)" w:date="2026-10-15T08:00:00Z"/>
        </w:trPr>
        <w:tc>
          <w:tcPr>
            <w:tcW w:w="2400" w:type="dxa"/>
            <w:tcMar>
              <w:top w:w="40" w:type="dxa"/>
              <w:left w:w="90" w:type="dxa"/>
              <w:bottom w:w="40" w:type="dxa"/>
              <w:right w:w="90" w:type="dxa"/>
            </w:tcMar>
          </w:tcPr>
          <w:p>
            <w:pPr>
              <w:spacing w:after="40"/>
              <w:rPr>
                <w:ins w:id="901637" w:author="Claude (AI draft)" w:date="2026-10-15T08:00:00Z"/>
              </w:rPr>
            </w:pPr>
            <w:ins w:id="901638" w:author="Claude (AI draft)" w:date="2026-10-15T08:00:00Z">
              <w:r>
                <w:rPr>
                  <w:sz w:val="18"/>
                  <w:szCs w:val="18"/>
                </w:rPr>
                <w:t xml:space="preserve">ASR-004 / NFR-001 performance</w:t>
              </w:r>
            </w:ins>
          </w:p>
        </w:tc>
        <w:tc>
          <w:tcPr>
            <w:tcW w:w="2900" w:type="dxa"/>
            <w:tcMar>
              <w:top w:w="40" w:type="dxa"/>
              <w:left w:w="90" w:type="dxa"/>
              <w:bottom w:w="40" w:type="dxa"/>
              <w:right w:w="90" w:type="dxa"/>
            </w:tcMar>
          </w:tcPr>
          <w:p>
            <w:pPr>
              <w:spacing w:after="40"/>
              <w:rPr>
                <w:ins w:id="901639" w:author="Claude (AI draft)" w:date="2026-10-15T08:00:00Z"/>
              </w:rPr>
            </w:pPr>
            <w:ins w:id="901640" w:author="Claude (AI draft)" w:date="2026-10-15T08:00:00Z">
              <w:r>
                <w:rPr>
                  <w:sz w:val="18"/>
                  <w:szCs w:val="18"/>
                </w:rPr>
                <w:t xml:space="preserve">The request list is used all day.</w:t>
              </w:r>
            </w:ins>
          </w:p>
        </w:tc>
        <w:tc>
          <w:tcPr>
            <w:tcW w:w="3716" w:type="dxa"/>
            <w:tcMar>
              <w:top w:w="40" w:type="dxa"/>
              <w:left w:w="90" w:type="dxa"/>
              <w:bottom w:w="40" w:type="dxa"/>
              <w:right w:w="90" w:type="dxa"/>
            </w:tcMar>
          </w:tcPr>
          <w:p>
            <w:pPr>
              <w:spacing w:after="40"/>
              <w:rPr>
                <w:ins w:id="901641" w:author="Claude (AI draft)" w:date="2026-10-15T08:00:00Z"/>
              </w:rPr>
            </w:pPr>
            <w:ins w:id="901642" w:author="Claude (AI draft)" w:date="2026-10-15T08:00:00Z">
              <w:r>
                <w:rPr>
                  <w:sz w:val="18"/>
                  <w:szCs w:val="18"/>
                </w:rPr>
                <w:t xml:space="preserve">k6 load test (Performance and Reliability)</w:t>
              </w:r>
            </w:ins>
          </w:p>
        </w:tc>
      </w:tr>
      <w:tr>
        <w:trPr>
          <w:cantSplit/>
          <w:ins w:id="901643" w:author="Claude (AI draft)" w:date="2026-10-15T08:00:00Z"/>
        </w:trPr>
        <w:tc>
          <w:tcPr>
            <w:tcW w:w="2400" w:type="dxa"/>
            <w:tcMar>
              <w:top w:w="40" w:type="dxa"/>
              <w:left w:w="90" w:type="dxa"/>
              <w:bottom w:w="40" w:type="dxa"/>
              <w:right w:w="90" w:type="dxa"/>
            </w:tcMar>
          </w:tcPr>
          <w:p>
            <w:pPr>
              <w:spacing w:after="40"/>
              <w:rPr>
                <w:ins w:id="901644" w:author="Claude (AI draft)" w:date="2026-10-15T08:00:00Z"/>
              </w:rPr>
            </w:pPr>
            <w:ins w:id="901645" w:author="Claude (AI draft)" w:date="2026-10-15T08:00:00Z">
              <w:r>
                <w:rPr>
                  <w:sz w:val="18"/>
                  <w:szCs w:val="18"/>
                </w:rPr>
                <w:t xml:space="preserve">Lower risk (category and profile editing)</w:t>
              </w:r>
            </w:ins>
          </w:p>
        </w:tc>
        <w:tc>
          <w:tcPr>
            <w:tcW w:w="2900" w:type="dxa"/>
            <w:tcMar>
              <w:top w:w="40" w:type="dxa"/>
              <w:left w:w="90" w:type="dxa"/>
              <w:bottom w:w="40" w:type="dxa"/>
              <w:right w:w="90" w:type="dxa"/>
            </w:tcMar>
          </w:tcPr>
          <w:p>
            <w:pPr>
              <w:spacing w:after="40"/>
              <w:rPr>
                <w:ins w:id="901646" w:author="Claude (AI draft)" w:date="2026-10-15T08:00:00Z"/>
              </w:rPr>
            </w:pPr>
            <w:ins w:id="901647" w:author="Claude (AI draft)" w:date="2026-10-15T08:00:00Z">
              <w:r>
                <w:rPr>
                  <w:sz w:val="18"/>
                  <w:szCs w:val="18"/>
                </w:rPr>
                <w:t xml:space="preserve">Simple create/update screens.</w:t>
              </w:r>
            </w:ins>
          </w:p>
        </w:tc>
        <w:tc>
          <w:tcPr>
            <w:tcW w:w="3716" w:type="dxa"/>
            <w:tcMar>
              <w:top w:w="40" w:type="dxa"/>
              <w:left w:w="90" w:type="dxa"/>
              <w:bottom w:w="40" w:type="dxa"/>
              <w:right w:w="90" w:type="dxa"/>
            </w:tcMar>
          </w:tcPr>
          <w:p>
            <w:pPr>
              <w:spacing w:after="40"/>
              <w:rPr>
                <w:ins w:id="901648" w:author="Claude (AI draft)" w:date="2026-10-15T08:00:00Z"/>
              </w:rPr>
            </w:pPr>
            <w:ins w:id="901649" w:author="Claude (AI draft)" w:date="2026-10-15T08:00:00Z">
              <w:r>
                <w:rPr>
                  <w:sz w:val="18"/>
                  <w:szCs w:val="18"/>
                </w:rPr>
                <w:t xml:space="preserve">Unit tests only</w:t>
              </w:r>
            </w:ins>
          </w:p>
        </w:tc>
      </w:tr>
    </w:tbl>
    <w:p>
      <w:pPr>
        <w:spacing w:after="60"/>
        <w:rPr>
          <w:ins w:id="901650" w:author="Claude (AI draft)" w:date="2026-10-15T08:00:00Z"/>
        </w:rPr>
      </w:pPr>
      <w:ins w:id="901651" w:author="Claude (AI draft)" w:date="2026-10-15T08:00:00Z"/>
    </w:p>
    <w:p>
      <w:pPr>
        <w:pStyle w:val="Heading2"/>
        <w:rPr>
          <w:ins w:id="901652" w:author="Claude (AI draft)" w:date="2026-10-15T08:00:00Z"/>
        </w:rPr>
      </w:pPr>
      <w:ins w:id="901653" w:author="Claude (AI draft)" w:date="2026-10-15T08:00:00Z">
        <w:r>
          <w:t xml:space="preserve">Black-box, Integration and System Validation</w:t>
        </w:r>
      </w:ins>
    </w:p>
    <w:p>
      <w:pPr>
        <w:spacing w:after="120"/>
        <w:rPr>
          <w:ins w:id="901654" w:author="Claude (AI draft)" w:date="2026-10-15T08:00:00Z"/>
        </w:rPr>
      </w:pPr>
      <w:ins w:id="901655" w:author="Claude (AI draft)" w:date="2026-10-15T08:00:00Z">
        <w:r>
          <w:t xml:space="preserve">Techniques were chosen where the behaviour needs them.</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2000"/>
        <w:gridCol w:w="3600"/>
        <w:gridCol w:w="3416"/>
      </w:tblGrid>
      <w:tr>
        <w:trPr>
          <w:cantSplit/>
          <w:tblHeader/>
          <w:ins w:id="901656" w:author="Claude (AI draft)" w:date="2026-10-15T08:00:00Z"/>
        </w:trPr>
        <w:tc>
          <w:tcPr>
            <w:tcW w:w="2000" w:type="dxa"/>
            <w:shd w:val="clear" w:color="auto" w:fill="002060"/>
            <w:tcMar>
              <w:top w:w="40" w:type="dxa"/>
              <w:left w:w="90" w:type="dxa"/>
              <w:bottom w:w="40" w:type="dxa"/>
              <w:right w:w="90" w:type="dxa"/>
            </w:tcMar>
          </w:tcPr>
          <w:p>
            <w:pPr>
              <w:spacing w:after="40"/>
              <w:rPr>
                <w:ins w:id="901657" w:author="Claude (AI draft)" w:date="2026-10-15T08:00:00Z"/>
              </w:rPr>
            </w:pPr>
            <w:ins w:id="901658" w:author="Claude (AI draft)" w:date="2026-10-15T08:00:00Z">
              <w:r>
                <w:rPr>
                  <w:b/>
                  <w:bCs/>
                  <w:color w:val="FFFFFF"/>
                  <w:sz w:val="18"/>
                  <w:szCs w:val="18"/>
                </w:rPr>
                <w:t xml:space="preserve">Technique</w:t>
              </w:r>
            </w:ins>
          </w:p>
        </w:tc>
        <w:tc>
          <w:tcPr>
            <w:tcW w:w="3600" w:type="dxa"/>
            <w:shd w:val="clear" w:color="auto" w:fill="002060"/>
            <w:tcMar>
              <w:top w:w="40" w:type="dxa"/>
              <w:left w:w="90" w:type="dxa"/>
              <w:bottom w:w="40" w:type="dxa"/>
              <w:right w:w="90" w:type="dxa"/>
            </w:tcMar>
          </w:tcPr>
          <w:p>
            <w:pPr>
              <w:spacing w:after="40"/>
              <w:rPr>
                <w:ins w:id="901659" w:author="Claude (AI draft)" w:date="2026-10-15T08:00:00Z"/>
              </w:rPr>
            </w:pPr>
            <w:ins w:id="901660" w:author="Claude (AI draft)" w:date="2026-10-15T08:00:00Z">
              <w:r>
                <w:rPr>
                  <w:b/>
                  <w:bCs/>
                  <w:color w:val="FFFFFF"/>
                  <w:sz w:val="18"/>
                  <w:szCs w:val="18"/>
                </w:rPr>
                <w:t xml:space="preserve">Where it is used</w:t>
              </w:r>
            </w:ins>
          </w:p>
        </w:tc>
        <w:tc>
          <w:tcPr>
            <w:tcW w:w="3416" w:type="dxa"/>
            <w:shd w:val="clear" w:color="auto" w:fill="002060"/>
            <w:tcMar>
              <w:top w:w="40" w:type="dxa"/>
              <w:left w:w="90" w:type="dxa"/>
              <w:bottom w:w="40" w:type="dxa"/>
              <w:right w:w="90" w:type="dxa"/>
            </w:tcMar>
          </w:tcPr>
          <w:p>
            <w:pPr>
              <w:spacing w:after="40"/>
              <w:rPr>
                <w:ins w:id="901661" w:author="Claude (AI draft)" w:date="2026-10-15T08:00:00Z"/>
              </w:rPr>
            </w:pPr>
            <w:ins w:id="901662" w:author="Claude (AI draft)" w:date="2026-10-15T08:00:00Z">
              <w:r>
                <w:rPr>
                  <w:b/>
                  <w:bCs/>
                  <w:color w:val="FFFFFF"/>
                  <w:sz w:val="18"/>
                  <w:szCs w:val="18"/>
                </w:rPr>
                <w:t xml:space="preserve">Test evidence</w:t>
              </w:r>
            </w:ins>
          </w:p>
        </w:tc>
      </w:tr>
      <w:tr>
        <w:trPr>
          <w:cantSplit/>
          <w:ins w:id="901663" w:author="Claude (AI draft)" w:date="2026-10-15T08:00:00Z"/>
        </w:trPr>
        <w:tc>
          <w:tcPr>
            <w:tcW w:w="2000" w:type="dxa"/>
            <w:tcMar>
              <w:top w:w="40" w:type="dxa"/>
              <w:left w:w="90" w:type="dxa"/>
              <w:bottom w:w="40" w:type="dxa"/>
              <w:right w:w="90" w:type="dxa"/>
            </w:tcMar>
          </w:tcPr>
          <w:p>
            <w:pPr>
              <w:spacing w:after="40"/>
              <w:rPr>
                <w:ins w:id="901664" w:author="Claude (AI draft)" w:date="2026-10-15T08:00:00Z"/>
              </w:rPr>
            </w:pPr>
            <w:ins w:id="901665" w:author="Claude (AI draft)" w:date="2026-10-15T08:00:00Z">
              <w:r>
                <w:rPr>
                  <w:sz w:val="18"/>
                  <w:szCs w:val="18"/>
                </w:rPr>
                <w:t xml:space="preserve">Boundary value analysis</w:t>
              </w:r>
            </w:ins>
          </w:p>
        </w:tc>
        <w:tc>
          <w:tcPr>
            <w:tcW w:w="3600" w:type="dxa"/>
            <w:tcMar>
              <w:top w:w="40" w:type="dxa"/>
              <w:left w:w="90" w:type="dxa"/>
              <w:bottom w:w="40" w:type="dxa"/>
              <w:right w:w="90" w:type="dxa"/>
            </w:tcMar>
          </w:tcPr>
          <w:p>
            <w:pPr>
              <w:spacing w:after="40"/>
              <w:rPr>
                <w:ins w:id="901666" w:author="Claude (AI draft)" w:date="2026-10-15T08:00:00Z"/>
              </w:rPr>
            </w:pPr>
            <w:ins w:id="901667" w:author="Claude (AI draft)" w:date="2026-10-15T08:00:00Z">
              <w:r>
                <w:rPr>
                  <w:sz w:val="18"/>
                  <w:szCs w:val="18"/>
                </w:rPr>
                <w:t xml:space="preserve">Description 2000 characters accepted, 2001 refused; password 72 bytes accepted, 73 refused (counted in bytes, </w:t>
              </w:r>
              <w:r>
                <w:rPr>
                  <w:sz w:val="18"/>
                  <w:szCs w:val="18"/>
                </w:rPr>
                <w:t xml:space="preserve">so 60 accented letters are refused)</w:t>
              </w:r>
            </w:ins>
            <w:ins w:id="912368" w:author="Claude (AI draft)" w:date="2026-10-16T16:00:00Z">
              <w:r>
                <w:rPr>
                  <w:sz w:val="18"/>
                  <w:szCs w:val="18"/>
                </w:rPr>
                <w:t xml:space="preserve">; location 255 accepted, 256 refused; overdue at exactly 7 days and one second later (CR-004); page size 100 and 101</w:t>
              </w:r>
            </w:ins>
          </w:p>
        </w:tc>
        <w:tc>
          <w:tcPr>
            <w:tcW w:w="3416" w:type="dxa"/>
            <w:tcMar>
              <w:top w:w="40" w:type="dxa"/>
              <w:left w:w="90" w:type="dxa"/>
              <w:bottom w:w="40" w:type="dxa"/>
              <w:right w:w="90" w:type="dxa"/>
            </w:tcMar>
          </w:tcPr>
          <w:p>
            <w:pPr>
              <w:spacing w:after="40"/>
              <w:rPr>
                <w:ins w:id="901668" w:author="Claude (AI draft)" w:date="2026-10-15T08:00:00Z"/>
              </w:rPr>
            </w:pPr>
            <w:ins w:id="901669" w:author="Claude (AI draft)" w:date="2026-10-15T08:00:00Z">
              <w:r>
                <w:rPr>
                  <w:sz w:val="18"/>
                  <w:szCs w:val="18"/>
                </w:rPr>
                <w:t xml:space="preserve">descriptionLimit; MaxBytesValidatorTest; ControllerRoutingTest</w:t>
              </w:r>
            </w:ins>
            <w:ins w:id="912369" w:author="Claude (AI draft)" w:date="2026-10-16T16:00:00Z">
              <w:r>
                <w:rPr>
                  <w:sz w:val="18"/>
                  <w:szCs w:val="18"/>
                </w:rPr>
                <w:t xml:space="preserve">; descriptionBoundaries; locationBoundaries; overdueBoundary; pageSizeCap</w:t>
              </w:r>
            </w:ins>
          </w:p>
        </w:tc>
      </w:tr>
      <w:tr>
        <w:trPr>
          <w:cantSplit/>
          <w:ins w:id="901670" w:author="Claude (AI draft)" w:date="2026-10-15T08:00:00Z"/>
        </w:trPr>
        <w:tc>
          <w:tcPr>
            <w:tcW w:w="2000" w:type="dxa"/>
            <w:tcMar>
              <w:top w:w="40" w:type="dxa"/>
              <w:left w:w="90" w:type="dxa"/>
              <w:bottom w:w="40" w:type="dxa"/>
              <w:right w:w="90" w:type="dxa"/>
            </w:tcMar>
          </w:tcPr>
          <w:p>
            <w:pPr>
              <w:spacing w:after="40"/>
              <w:rPr>
                <w:ins w:id="901671" w:author="Claude (AI draft)" w:date="2026-10-15T08:00:00Z"/>
              </w:rPr>
            </w:pPr>
            <w:ins w:id="901672" w:author="Claude (AI draft)" w:date="2026-10-15T08:00:00Z">
              <w:r>
                <w:rPr>
                  <w:sz w:val="18"/>
                  <w:szCs w:val="18"/>
                </w:rPr>
                <w:t xml:space="preserve">Equivalence partitioning</w:t>
              </w:r>
            </w:ins>
          </w:p>
        </w:tc>
        <w:tc>
          <w:tcPr>
            <w:tcW w:w="3600" w:type="dxa"/>
            <w:tcMar>
              <w:top w:w="40" w:type="dxa"/>
              <w:left w:w="90" w:type="dxa"/>
              <w:bottom w:w="40" w:type="dxa"/>
              <w:right w:w="90" w:type="dxa"/>
            </w:tcMar>
          </w:tcPr>
          <w:p>
            <w:pPr>
              <w:spacing w:after="40"/>
              <w:rPr>
                <w:ins w:id="901673" w:author="Claude (AI draft)" w:date="2026-10-15T08:00:00Z"/>
              </w:rPr>
            </w:pPr>
            <w:ins w:id="901674" w:author="Claude (AI draft)" w:date="2026-10-15T08:00:00Z">
              <w:r>
                <w:rPr>
                  <w:sz w:val="18"/>
                  <w:szCs w:val="18"/>
                </w:rPr>
                <w:t xml:space="preserve">Callers: no token / requester / staff in scope / staff out of scope / </w:t>
              </w:r>
              <w:r>
                <w:rPr>
                  <w:sz w:val="18"/>
                  <w:szCs w:val="18"/>
                </w:rPr>
                <w:t xml:space="preserve">manager / deactivated account</w:t>
              </w:r>
            </w:ins>
            <w:ins w:id="912370" w:author="Claude (AI draft)" w:date="2026-10-16T16:00:00Z">
              <w:r>
                <w:rPr>
                  <w:sz w:val="18"/>
                  <w:szCs w:val="18"/>
                </w:rPr>
                <w:t xml:space="preserve">; categories (active / inactive / unknown / missing); status and priority values (valid / unknown / missing)</w:t>
              </w:r>
            </w:ins>
          </w:p>
        </w:tc>
        <w:tc>
          <w:tcPr>
            <w:tcW w:w="3416" w:type="dxa"/>
            <w:tcMar>
              <w:top w:w="40" w:type="dxa"/>
              <w:left w:w="90" w:type="dxa"/>
              <w:bottom w:w="40" w:type="dxa"/>
              <w:right w:w="90" w:type="dxa"/>
            </w:tcMar>
          </w:tcPr>
          <w:p>
            <w:pPr>
              <w:spacing w:after="40"/>
              <w:rPr>
                <w:ins w:id="901675" w:author="Claude (AI draft)" w:date="2026-10-15T08:00:00Z"/>
              </w:rPr>
            </w:pPr>
            <w:ins w:id="901676" w:author="Claude (AI draft)" w:date="2026-10-15T08:00:00Z">
              <w:r>
                <w:rPr>
                  <w:sz w:val="18"/>
                  <w:szCs w:val="18"/>
                </w:rPr>
                <w:t xml:space="preserve">noTokenIs401; requesterCannotUseStaffEndpoints; RequestServiceTest (outside categories); </w:t>
              </w:r>
              <w:r>
                <w:rPr>
                  <w:sz w:val="18"/>
                  <w:szCs w:val="18"/>
                </w:rPr>
                <w:t xml:space="preserve">deactivatedEmployeeTokenRefused</w:t>
              </w:r>
            </w:ins>
            <w:ins w:id="912371" w:author="Claude (AI draft)" w:date="2026-10-16T16:00:00Z">
              <w:r>
                <w:rPr>
                  <w:sz w:val="18"/>
                  <w:szCs w:val="18"/>
                </w:rPr>
                <w:t xml:space="preserve">; categoryPartitions; statusChangePartitions; priorityPartitions</w:t>
              </w:r>
            </w:ins>
          </w:p>
        </w:tc>
      </w:tr>
      <w:tr>
        <w:trPr>
          <w:cantSplit/>
          <w:ins w:id="901677" w:author="Claude (AI draft)" w:date="2026-10-15T08:00:00Z"/>
        </w:trPr>
        <w:tc>
          <w:tcPr>
            <w:tcW w:w="2000" w:type="dxa"/>
            <w:tcMar>
              <w:top w:w="40" w:type="dxa"/>
              <w:left w:w="90" w:type="dxa"/>
              <w:bottom w:w="40" w:type="dxa"/>
              <w:right w:w="90" w:type="dxa"/>
            </w:tcMar>
          </w:tcPr>
          <w:p>
            <w:pPr>
              <w:spacing w:after="40"/>
              <w:rPr>
                <w:ins w:id="901678" w:author="Claude (AI draft)" w:date="2026-10-15T08:00:00Z"/>
              </w:rPr>
            </w:pPr>
            <w:ins w:id="901679" w:author="Claude (AI draft)" w:date="2026-10-15T08:00:00Z">
              <w:r>
                <w:rPr>
                  <w:sz w:val="18"/>
                  <w:szCs w:val="18"/>
                </w:rPr>
                <w:t xml:space="preserve">State transition</w:t>
              </w:r>
            </w:ins>
          </w:p>
        </w:tc>
        <w:tc>
          <w:tcPr>
            <w:tcW w:w="3600" w:type="dxa"/>
            <w:tcMar>
              <w:top w:w="40" w:type="dxa"/>
              <w:left w:w="90" w:type="dxa"/>
              <w:bottom w:w="40" w:type="dxa"/>
              <w:right w:w="90" w:type="dxa"/>
            </w:tcMar>
          </w:tcPr>
          <w:p>
            <w:pPr>
              <w:spacing w:after="40"/>
              <w:rPr>
                <w:ins w:id="901680" w:author="Claude (AI draft)" w:date="2026-10-15T08:00:00Z"/>
              </w:rPr>
            </w:pPr>
            <w:ins w:id="901681" w:author="Claude (AI draft)" w:date="2026-10-15T08:00:00Z">
              <w:r>
                <w:rPr>
                  <w:sz w:val="18"/>
                  <w:szCs w:val="18"/>
                </w:rPr>
                <w:t xml:space="preserve">FR-009 state machine, invalid moves and terminal states</w:t>
              </w:r>
            </w:ins>
          </w:p>
        </w:tc>
        <w:tc>
          <w:tcPr>
            <w:tcW w:w="3416" w:type="dxa"/>
            <w:tcMar>
              <w:top w:w="40" w:type="dxa"/>
              <w:left w:w="90" w:type="dxa"/>
              <w:bottom w:w="40" w:type="dxa"/>
              <w:right w:w="90" w:type="dxa"/>
            </w:tcMar>
          </w:tcPr>
          <w:p>
            <w:pPr>
              <w:spacing w:after="40"/>
              <w:rPr>
                <w:ins w:id="901682" w:author="Claude (AI draft)" w:date="2026-10-15T08:00:00Z"/>
              </w:rPr>
            </w:pPr>
            <w:ins w:id="901683" w:author="Claude (AI draft)" w:date="2026-10-15T08:00:00Z">
              <w:r>
                <w:rPr>
                  <w:sz w:val="18"/>
                  <w:szCs w:val="18"/>
                </w:rPr>
                <w:t xml:space="preserve">TransitionPolicyTest; RequestServiceTest (cannot skip steps, read-only); E2E-01</w:t>
              </w:r>
            </w:ins>
          </w:p>
        </w:tc>
      </w:tr>
      <w:tr>
        <w:trPr>
          <w:cantSplit/>
          <w:ins w:id="901684" w:author="Claude (AI draft)" w:date="2026-10-15T08:00:00Z"/>
        </w:trPr>
        <w:tc>
          <w:tcPr>
            <w:tcW w:w="2000" w:type="dxa"/>
            <w:tcMar>
              <w:top w:w="40" w:type="dxa"/>
              <w:left w:w="90" w:type="dxa"/>
              <w:bottom w:w="40" w:type="dxa"/>
              <w:right w:w="90" w:type="dxa"/>
            </w:tcMar>
          </w:tcPr>
          <w:p>
            <w:pPr>
              <w:spacing w:after="40"/>
              <w:rPr>
                <w:ins w:id="901685" w:author="Claude (AI draft)" w:date="2026-10-15T08:00:00Z"/>
              </w:rPr>
            </w:pPr>
            <w:ins w:id="901686" w:author="Claude (AI draft)" w:date="2026-10-15T08:00:00Z">
              <w:r>
                <w:rPr>
                  <w:sz w:val="18"/>
                  <w:szCs w:val="18"/>
                </w:rPr>
                <w:t xml:space="preserve">Decision table</w:t>
              </w:r>
            </w:ins>
          </w:p>
        </w:tc>
        <w:tc>
          <w:tcPr>
            <w:tcW w:w="3600" w:type="dxa"/>
            <w:tcMar>
              <w:top w:w="40" w:type="dxa"/>
              <w:left w:w="90" w:type="dxa"/>
              <w:bottom w:w="40" w:type="dxa"/>
              <w:right w:w="90" w:type="dxa"/>
            </w:tcMar>
          </w:tcPr>
          <w:p>
            <w:pPr>
              <w:spacing w:after="40"/>
              <w:rPr>
                <w:ins w:id="901687" w:author="Claude (AI draft)" w:date="2026-10-15T08:00:00Z"/>
              </w:rPr>
            </w:pPr>
            <w:ins w:id="901688" w:author="Claude (AI draft)" w:date="2026-10-15T08:00:00Z">
              <w:r>
                <w:rPr>
                  <w:sz w:val="18"/>
                  <w:szCs w:val="18"/>
                </w:rPr>
                <w:t xml:space="preserve">Which status changes a user is offered (table below)</w:t>
              </w:r>
            </w:ins>
          </w:p>
        </w:tc>
        <w:tc>
          <w:tcPr>
            <w:tcW w:w="3416" w:type="dxa"/>
            <w:tcMar>
              <w:top w:w="40" w:type="dxa"/>
              <w:left w:w="90" w:type="dxa"/>
              <w:bottom w:w="40" w:type="dxa"/>
              <w:right w:w="90" w:type="dxa"/>
            </w:tcMar>
          </w:tcPr>
          <w:p>
            <w:pPr>
              <w:spacing w:after="40"/>
              <w:rPr>
                <w:ins w:id="901689" w:author="Claude (AI draft)" w:date="2026-10-15T08:00:00Z"/>
              </w:rPr>
            </w:pPr>
            <w:ins w:id="901690" w:author="Claude (AI draft)" w:date="2026-10-15T08:00:00Z">
              <w:r>
                <w:rPr>
                  <w:sz w:val="18"/>
                  <w:szCs w:val="18"/>
                </w:rPr>
                <w:t xml:space="preserve">allowedTransitionsDependOnTheUser; statusHistoryAndAllowedTransitions</w:t>
              </w:r>
            </w:ins>
          </w:p>
        </w:tc>
      </w:tr>
      <w:tr>
        <w:trPr>
          <w:cantSplit/>
          <w:ins w:id="901691" w:author="Claude (AI draft)" w:date="2026-10-15T08:00:00Z"/>
        </w:trPr>
        <w:tc>
          <w:tcPr>
            <w:tcW w:w="2000" w:type="dxa"/>
            <w:tcMar>
              <w:top w:w="40" w:type="dxa"/>
              <w:left w:w="90" w:type="dxa"/>
              <w:bottom w:w="40" w:type="dxa"/>
              <w:right w:w="90" w:type="dxa"/>
            </w:tcMar>
          </w:tcPr>
          <w:p>
            <w:pPr>
              <w:spacing w:after="40"/>
              <w:rPr>
                <w:ins w:id="901692" w:author="Claude (AI draft)" w:date="2026-10-15T08:00:00Z"/>
              </w:rPr>
            </w:pPr>
            <w:ins w:id="901693" w:author="Claude (AI draft)" w:date="2026-10-15T08:00:00Z">
              <w:r>
                <w:rPr>
                  <w:sz w:val="18"/>
                  <w:szCs w:val="18"/>
                </w:rPr>
                <w:t xml:space="preserve">Negative / failure</w:t>
              </w:r>
            </w:ins>
          </w:p>
        </w:tc>
        <w:tc>
          <w:tcPr>
            <w:tcW w:w="3600" w:type="dxa"/>
            <w:tcMar>
              <w:top w:w="40" w:type="dxa"/>
              <w:left w:w="90" w:type="dxa"/>
              <w:bottom w:w="40" w:type="dxa"/>
              <w:right w:w="90" w:type="dxa"/>
            </w:tcMar>
          </w:tcPr>
          <w:p>
            <w:pPr>
              <w:spacing w:after="40"/>
              <w:rPr>
                <w:ins w:id="901694" w:author="Claude (AI draft)" w:date="2026-10-15T08:00:00Z"/>
              </w:rPr>
            </w:pPr>
            <w:ins w:id="901695" w:author="Claude (AI draft)" w:date="2026-10-15T08:00:00Z">
              <w:r>
                <w:rPr>
                  <w:sz w:val="18"/>
                  <w:szCs w:val="18"/>
                </w:rPr>
                <w:t xml:space="preserve">Unauthorised, invalid input, locked out, database unavailable</w:t>
              </w:r>
            </w:ins>
          </w:p>
        </w:tc>
        <w:tc>
          <w:tcPr>
            <w:tcW w:w="3416" w:type="dxa"/>
            <w:tcMar>
              <w:top w:w="40" w:type="dxa"/>
              <w:left w:w="90" w:type="dxa"/>
              <w:bottom w:w="40" w:type="dxa"/>
              <w:right w:w="90" w:type="dxa"/>
            </w:tcMar>
          </w:tcPr>
          <w:p>
            <w:pPr>
              <w:spacing w:after="40"/>
              <w:rPr>
                <w:ins w:id="901696" w:author="Claude (AI draft)" w:date="2026-10-15T08:00:00Z"/>
              </w:rPr>
            </w:pPr>
            <w:ins w:id="901697" w:author="Claude (AI draft)" w:date="2026-10-15T08:00:00Z">
              <w:r>
                <w:rPr>
                  <w:sz w:val="18"/>
                  <w:szCs w:val="18"/>
                </w:rPr>
                <w:t xml:space="preserve">requesterCannotUseStaffEndpoints; sortByNestedFieldRefused; loginLockoutOverHttp; FilterErrorHandlerTest; </w:t>
              </w:r>
              <w:r>
                <w:rPr>
                  <w:sz w:val="18"/>
                  <w:szCs w:val="18"/>
                </w:rPr>
                <w:t xml:space="preserve">E2E-02; E2E-03</w:t>
              </w:r>
            </w:ins>
            <w:ins w:id="912372" w:author="Claude (AI draft)" w:date="2026-10-16T16:00:00Z">
              <w:r>
                <w:rPr>
                  <w:sz w:val="18"/>
                  <w:szCs w:val="18"/>
                </w:rPr>
                <w:t xml:space="preserve">; malformedAndUnknown</w:t>
              </w:r>
            </w:ins>
          </w:p>
        </w:tc>
      </w:tr>
    </w:tbl>
    <w:p>
      <w:pPr>
        <w:spacing w:after="60"/>
        <w:rPr>
          <w:ins w:id="901698" w:author="Claude (AI draft)" w:date="2026-10-15T08:00:00Z"/>
        </w:rPr>
      </w:pPr>
      <w:ins w:id="901699" w:author="Claude (AI draft)" w:date="2026-10-15T08:00:00Z"/>
    </w:p>
    <w:p>
      <w:pPr>
        <w:pStyle w:val="Heading3"/>
        <w:rPr>
          <w:ins w:id="901700" w:author="Claude (AI draft)" w:date="2026-10-15T08:00:00Z"/>
        </w:rPr>
      </w:pPr>
      <w:ins w:id="901701" w:author="Claude (AI draft)" w:date="2026-10-15T08:00:00Z">
        <w:r>
          <w:t xml:space="preserve">Decision table: status changes offered (API-06 allowedTransitions)</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1600"/>
        <w:gridCol w:w="1800"/>
        <w:gridCol w:w="2400"/>
        <w:gridCol w:w="3216"/>
      </w:tblGrid>
      <w:tr>
        <w:trPr>
          <w:cantSplit/>
          <w:tblHeader/>
          <w:ins w:id="901702" w:author="Claude (AI draft)" w:date="2026-10-15T08:00:00Z"/>
        </w:trPr>
        <w:tc>
          <w:tcPr>
            <w:tcW w:w="1600" w:type="dxa"/>
            <w:shd w:val="clear" w:color="auto" w:fill="002060"/>
            <w:tcMar>
              <w:top w:w="40" w:type="dxa"/>
              <w:left w:w="90" w:type="dxa"/>
              <w:bottom w:w="40" w:type="dxa"/>
              <w:right w:w="90" w:type="dxa"/>
            </w:tcMar>
          </w:tcPr>
          <w:p>
            <w:pPr>
              <w:spacing w:after="40"/>
              <w:rPr>
                <w:ins w:id="901703" w:author="Claude (AI draft)" w:date="2026-10-15T08:00:00Z"/>
              </w:rPr>
            </w:pPr>
            <w:ins w:id="901704" w:author="Claude (AI draft)" w:date="2026-10-15T08:00:00Z">
              <w:r>
                <w:rPr>
                  <w:b/>
                  <w:bCs/>
                  <w:color w:val="FFFFFF"/>
                  <w:sz w:val="18"/>
                  <w:szCs w:val="18"/>
                </w:rPr>
                <w:t xml:space="preserve">Role</w:t>
              </w:r>
            </w:ins>
          </w:p>
        </w:tc>
        <w:tc>
          <w:tcPr>
            <w:tcW w:w="1800" w:type="dxa"/>
            <w:shd w:val="clear" w:color="auto" w:fill="002060"/>
            <w:tcMar>
              <w:top w:w="40" w:type="dxa"/>
              <w:left w:w="90" w:type="dxa"/>
              <w:bottom w:w="40" w:type="dxa"/>
              <w:right w:w="90" w:type="dxa"/>
            </w:tcMar>
          </w:tcPr>
          <w:p>
            <w:pPr>
              <w:spacing w:after="40"/>
              <w:rPr>
                <w:ins w:id="901705" w:author="Claude (AI draft)" w:date="2026-10-15T08:00:00Z"/>
              </w:rPr>
            </w:pPr>
            <w:ins w:id="901706" w:author="Claude (AI draft)" w:date="2026-10-15T08:00:00Z">
              <w:r>
                <w:rPr>
                  <w:b/>
                  <w:bCs/>
                  <w:color w:val="FFFFFF"/>
                  <w:sz w:val="18"/>
                  <w:szCs w:val="18"/>
                </w:rPr>
                <w:t xml:space="preserve">Handler of the request?</w:t>
              </w:r>
            </w:ins>
          </w:p>
        </w:tc>
        <w:tc>
          <w:tcPr>
            <w:tcW w:w="2400" w:type="dxa"/>
            <w:shd w:val="clear" w:color="auto" w:fill="002060"/>
            <w:tcMar>
              <w:top w:w="40" w:type="dxa"/>
              <w:left w:w="90" w:type="dxa"/>
              <w:bottom w:w="40" w:type="dxa"/>
              <w:right w:w="90" w:type="dxa"/>
            </w:tcMar>
          </w:tcPr>
          <w:p>
            <w:pPr>
              <w:spacing w:after="40"/>
              <w:rPr>
                <w:ins w:id="901707" w:author="Claude (AI draft)" w:date="2026-10-15T08:00:00Z"/>
              </w:rPr>
            </w:pPr>
            <w:ins w:id="901708" w:author="Claude (AI draft)" w:date="2026-10-15T08:00:00Z">
              <w:r>
                <w:rPr>
                  <w:b/>
                  <w:bCs/>
                  <w:color w:val="FFFFFF"/>
                  <w:sz w:val="18"/>
                  <w:szCs w:val="18"/>
                </w:rPr>
                <w:t xml:space="preserve">Current status</w:t>
              </w:r>
            </w:ins>
          </w:p>
        </w:tc>
        <w:tc>
          <w:tcPr>
            <w:tcW w:w="3216" w:type="dxa"/>
            <w:shd w:val="clear" w:color="auto" w:fill="002060"/>
            <w:tcMar>
              <w:top w:w="40" w:type="dxa"/>
              <w:left w:w="90" w:type="dxa"/>
              <w:bottom w:w="40" w:type="dxa"/>
              <w:right w:w="90" w:type="dxa"/>
            </w:tcMar>
          </w:tcPr>
          <w:p>
            <w:pPr>
              <w:spacing w:after="40"/>
              <w:rPr>
                <w:ins w:id="901709" w:author="Claude (AI draft)" w:date="2026-10-15T08:00:00Z"/>
              </w:rPr>
            </w:pPr>
            <w:ins w:id="901710" w:author="Claude (AI draft)" w:date="2026-10-15T08:00:00Z">
              <w:r>
                <w:rPr>
                  <w:b/>
                  <w:bCs/>
                  <w:color w:val="FFFFFF"/>
                  <w:sz w:val="18"/>
                  <w:szCs w:val="18"/>
                </w:rPr>
                <w:t xml:space="preserve">Status changes offered</w:t>
              </w:r>
            </w:ins>
          </w:p>
        </w:tc>
      </w:tr>
      <w:tr>
        <w:trPr>
          <w:cantSplit/>
          <w:ins w:id="901711" w:author="Claude (AI draft)" w:date="2026-10-15T08:00:00Z"/>
        </w:trPr>
        <w:tc>
          <w:tcPr>
            <w:tcW w:w="1600" w:type="dxa"/>
            <w:tcMar>
              <w:top w:w="40" w:type="dxa"/>
              <w:left w:w="90" w:type="dxa"/>
              <w:bottom w:w="40" w:type="dxa"/>
              <w:right w:w="90" w:type="dxa"/>
            </w:tcMar>
          </w:tcPr>
          <w:p>
            <w:pPr>
              <w:spacing w:after="40"/>
              <w:rPr>
                <w:ins w:id="901712" w:author="Claude (AI draft)" w:date="2026-10-15T08:00:00Z"/>
              </w:rPr>
            </w:pPr>
            <w:ins w:id="901713" w:author="Claude (AI draft)" w:date="2026-10-15T08:00:00Z">
              <w:r>
                <w:rPr>
                  <w:sz w:val="18"/>
                  <w:szCs w:val="18"/>
                </w:rPr>
                <w:t xml:space="preserve">Requester</w:t>
              </w:r>
            </w:ins>
          </w:p>
        </w:tc>
        <w:tc>
          <w:tcPr>
            <w:tcW w:w="1800" w:type="dxa"/>
            <w:tcMar>
              <w:top w:w="40" w:type="dxa"/>
              <w:left w:w="90" w:type="dxa"/>
              <w:bottom w:w="40" w:type="dxa"/>
              <w:right w:w="90" w:type="dxa"/>
            </w:tcMar>
          </w:tcPr>
          <w:p>
            <w:pPr>
              <w:spacing w:after="40"/>
              <w:rPr>
                <w:ins w:id="901714" w:author="Claude (AI draft)" w:date="2026-10-15T08:00:00Z"/>
              </w:rPr>
            </w:pPr>
            <w:ins w:id="901715" w:author="Claude (AI draft)" w:date="2026-10-15T08:00:00Z">
              <w:r>
                <w:rPr>
                  <w:sz w:val="18"/>
                  <w:szCs w:val="18"/>
                </w:rPr>
                <w:t xml:space="preserve">-</w:t>
              </w:r>
            </w:ins>
          </w:p>
        </w:tc>
        <w:tc>
          <w:tcPr>
            <w:tcW w:w="2400" w:type="dxa"/>
            <w:tcMar>
              <w:top w:w="40" w:type="dxa"/>
              <w:left w:w="90" w:type="dxa"/>
              <w:bottom w:w="40" w:type="dxa"/>
              <w:right w:w="90" w:type="dxa"/>
            </w:tcMar>
          </w:tcPr>
          <w:p>
            <w:pPr>
              <w:spacing w:after="40"/>
              <w:rPr>
                <w:ins w:id="901716" w:author="Claude (AI draft)" w:date="2026-10-15T08:00:00Z"/>
              </w:rPr>
            </w:pPr>
            <w:ins w:id="901717" w:author="Claude (AI draft)" w:date="2026-10-15T08:00:00Z">
              <w:r>
                <w:rPr>
                  <w:sz w:val="18"/>
                  <w:szCs w:val="18"/>
                </w:rPr>
                <w:t xml:space="preserve">Any</w:t>
              </w:r>
            </w:ins>
          </w:p>
        </w:tc>
        <w:tc>
          <w:tcPr>
            <w:tcW w:w="3216" w:type="dxa"/>
            <w:tcMar>
              <w:top w:w="40" w:type="dxa"/>
              <w:left w:w="90" w:type="dxa"/>
              <w:bottom w:w="40" w:type="dxa"/>
              <w:right w:w="90" w:type="dxa"/>
            </w:tcMar>
          </w:tcPr>
          <w:p>
            <w:pPr>
              <w:spacing w:after="40"/>
              <w:rPr>
                <w:ins w:id="901718" w:author="Claude (AI draft)" w:date="2026-10-15T08:00:00Z"/>
              </w:rPr>
            </w:pPr>
            <w:ins w:id="901719" w:author="Claude (AI draft)" w:date="2026-10-15T08:00:00Z">
              <w:r>
                <w:rPr>
                  <w:sz w:val="18"/>
                  <w:szCs w:val="18"/>
                </w:rPr>
                <w:t xml:space="preserve">None (not returned)</w:t>
              </w:r>
            </w:ins>
          </w:p>
        </w:tc>
      </w:tr>
      <w:tr>
        <w:trPr>
          <w:cantSplit/>
          <w:ins w:id="901720" w:author="Claude (AI draft)" w:date="2026-10-15T08:00:00Z"/>
        </w:trPr>
        <w:tc>
          <w:tcPr>
            <w:tcW w:w="1600" w:type="dxa"/>
            <w:tcMar>
              <w:top w:w="40" w:type="dxa"/>
              <w:left w:w="90" w:type="dxa"/>
              <w:bottom w:w="40" w:type="dxa"/>
              <w:right w:w="90" w:type="dxa"/>
            </w:tcMar>
          </w:tcPr>
          <w:p>
            <w:pPr>
              <w:spacing w:after="40"/>
              <w:rPr>
                <w:ins w:id="901721" w:author="Claude (AI draft)" w:date="2026-10-15T08:00:00Z"/>
              </w:rPr>
            </w:pPr>
            <w:ins w:id="901722" w:author="Claude (AI draft)" w:date="2026-10-15T08:00:00Z">
              <w:r>
                <w:rPr>
                  <w:sz w:val="18"/>
                  <w:szCs w:val="18"/>
                </w:rPr>
                <w:t xml:space="preserve">Staff (in scope)</w:t>
              </w:r>
            </w:ins>
          </w:p>
        </w:tc>
        <w:tc>
          <w:tcPr>
            <w:tcW w:w="1800" w:type="dxa"/>
            <w:tcMar>
              <w:top w:w="40" w:type="dxa"/>
              <w:left w:w="90" w:type="dxa"/>
              <w:bottom w:w="40" w:type="dxa"/>
              <w:right w:w="90" w:type="dxa"/>
            </w:tcMar>
          </w:tcPr>
          <w:p>
            <w:pPr>
              <w:spacing w:after="40"/>
              <w:rPr>
                <w:ins w:id="901723" w:author="Claude (AI draft)" w:date="2026-10-15T08:00:00Z"/>
              </w:rPr>
            </w:pPr>
            <w:ins w:id="901724" w:author="Claude (AI draft)" w:date="2026-10-15T08:00:00Z">
              <w:r>
                <w:rPr>
                  <w:sz w:val="18"/>
                  <w:szCs w:val="18"/>
                </w:rPr>
                <w:t xml:space="preserve">No</w:t>
              </w:r>
            </w:ins>
          </w:p>
        </w:tc>
        <w:tc>
          <w:tcPr>
            <w:tcW w:w="2400" w:type="dxa"/>
            <w:tcMar>
              <w:top w:w="40" w:type="dxa"/>
              <w:left w:w="90" w:type="dxa"/>
              <w:bottom w:w="40" w:type="dxa"/>
              <w:right w:w="90" w:type="dxa"/>
            </w:tcMar>
          </w:tcPr>
          <w:p>
            <w:pPr>
              <w:spacing w:after="40"/>
              <w:rPr>
                <w:ins w:id="901725" w:author="Claude (AI draft)" w:date="2026-10-15T08:00:00Z"/>
              </w:rPr>
            </w:pPr>
            <w:ins w:id="901726" w:author="Claude (AI draft)" w:date="2026-10-15T08:00:00Z">
              <w:r>
                <w:rPr>
                  <w:sz w:val="18"/>
                  <w:szCs w:val="18"/>
                </w:rPr>
                <w:t xml:space="preserve">New</w:t>
              </w:r>
            </w:ins>
          </w:p>
        </w:tc>
        <w:tc>
          <w:tcPr>
            <w:tcW w:w="3216" w:type="dxa"/>
            <w:tcMar>
              <w:top w:w="40" w:type="dxa"/>
              <w:left w:w="90" w:type="dxa"/>
              <w:bottom w:w="40" w:type="dxa"/>
              <w:right w:w="90" w:type="dxa"/>
            </w:tcMar>
          </w:tcPr>
          <w:p>
            <w:pPr>
              <w:spacing w:after="40"/>
              <w:rPr>
                <w:ins w:id="901727" w:author="Claude (AI draft)" w:date="2026-10-15T08:00:00Z"/>
              </w:rPr>
            </w:pPr>
            <w:ins w:id="901728" w:author="Claude (AI draft)" w:date="2026-10-15T08:00:00Z">
              <w:r>
                <w:rPr>
                  <w:sz w:val="18"/>
                  <w:szCs w:val="18"/>
                </w:rPr>
                <w:t xml:space="preserve">Rejected</w:t>
              </w:r>
            </w:ins>
          </w:p>
        </w:tc>
      </w:tr>
      <w:tr>
        <w:trPr>
          <w:cantSplit/>
          <w:ins w:id="901729" w:author="Claude (AI draft)" w:date="2026-10-15T08:00:00Z"/>
        </w:trPr>
        <w:tc>
          <w:tcPr>
            <w:tcW w:w="1600" w:type="dxa"/>
            <w:tcMar>
              <w:top w:w="40" w:type="dxa"/>
              <w:left w:w="90" w:type="dxa"/>
              <w:bottom w:w="40" w:type="dxa"/>
              <w:right w:w="90" w:type="dxa"/>
            </w:tcMar>
          </w:tcPr>
          <w:p>
            <w:pPr>
              <w:spacing w:after="40"/>
              <w:rPr>
                <w:ins w:id="901730" w:author="Claude (AI draft)" w:date="2026-10-15T08:00:00Z"/>
              </w:rPr>
            </w:pPr>
            <w:ins w:id="901731" w:author="Claude (AI draft)" w:date="2026-10-15T08:00:00Z">
              <w:r>
                <w:rPr>
                  <w:sz w:val="18"/>
                  <w:szCs w:val="18"/>
                </w:rPr>
                <w:t xml:space="preserve">Staff (in scope)</w:t>
              </w:r>
            </w:ins>
          </w:p>
        </w:tc>
        <w:tc>
          <w:tcPr>
            <w:tcW w:w="1800" w:type="dxa"/>
            <w:tcMar>
              <w:top w:w="40" w:type="dxa"/>
              <w:left w:w="90" w:type="dxa"/>
              <w:bottom w:w="40" w:type="dxa"/>
              <w:right w:w="90" w:type="dxa"/>
            </w:tcMar>
          </w:tcPr>
          <w:p>
            <w:pPr>
              <w:spacing w:after="40"/>
              <w:rPr>
                <w:ins w:id="901732" w:author="Claude (AI draft)" w:date="2026-10-15T08:00:00Z"/>
              </w:rPr>
            </w:pPr>
            <w:ins w:id="901733" w:author="Claude (AI draft)" w:date="2026-10-15T08:00:00Z">
              <w:r>
                <w:rPr>
                  <w:sz w:val="18"/>
                  <w:szCs w:val="18"/>
                </w:rPr>
                <w:t xml:space="preserve">No</w:t>
              </w:r>
            </w:ins>
          </w:p>
        </w:tc>
        <w:tc>
          <w:tcPr>
            <w:tcW w:w="2400" w:type="dxa"/>
            <w:tcMar>
              <w:top w:w="40" w:type="dxa"/>
              <w:left w:w="90" w:type="dxa"/>
              <w:bottom w:w="40" w:type="dxa"/>
              <w:right w:w="90" w:type="dxa"/>
            </w:tcMar>
          </w:tcPr>
          <w:p>
            <w:pPr>
              <w:spacing w:after="40"/>
              <w:rPr>
                <w:ins w:id="901734" w:author="Claude (AI draft)" w:date="2026-10-15T08:00:00Z"/>
              </w:rPr>
            </w:pPr>
            <w:ins w:id="901735" w:author="Claude (AI draft)" w:date="2026-10-15T08:00:00Z">
              <w:r>
                <w:rPr>
                  <w:sz w:val="18"/>
                  <w:szCs w:val="18"/>
                </w:rPr>
                <w:t xml:space="preserve">Assigned, In Progress, Resolved</w:t>
              </w:r>
            </w:ins>
          </w:p>
        </w:tc>
        <w:tc>
          <w:tcPr>
            <w:tcW w:w="3216" w:type="dxa"/>
            <w:tcMar>
              <w:top w:w="40" w:type="dxa"/>
              <w:left w:w="90" w:type="dxa"/>
              <w:bottom w:w="40" w:type="dxa"/>
              <w:right w:w="90" w:type="dxa"/>
            </w:tcMar>
          </w:tcPr>
          <w:p>
            <w:pPr>
              <w:spacing w:after="40"/>
              <w:rPr>
                <w:ins w:id="901736" w:author="Claude (AI draft)" w:date="2026-10-15T08:00:00Z"/>
              </w:rPr>
            </w:pPr>
            <w:ins w:id="901737" w:author="Claude (AI draft)" w:date="2026-10-15T08:00:00Z">
              <w:r>
                <w:rPr>
                  <w:sz w:val="18"/>
                  <w:szCs w:val="18"/>
                </w:rPr>
                <w:t xml:space="preserve">None</w:t>
              </w:r>
            </w:ins>
          </w:p>
        </w:tc>
      </w:tr>
      <w:tr>
        <w:trPr>
          <w:cantSplit/>
          <w:ins w:id="901738" w:author="Claude (AI draft)" w:date="2026-10-15T08:00:00Z"/>
        </w:trPr>
        <w:tc>
          <w:tcPr>
            <w:tcW w:w="1600" w:type="dxa"/>
            <w:tcMar>
              <w:top w:w="40" w:type="dxa"/>
              <w:left w:w="90" w:type="dxa"/>
              <w:bottom w:w="40" w:type="dxa"/>
              <w:right w:w="90" w:type="dxa"/>
            </w:tcMar>
          </w:tcPr>
          <w:p>
            <w:pPr>
              <w:spacing w:after="40"/>
              <w:rPr>
                <w:ins w:id="901739" w:author="Claude (AI draft)" w:date="2026-10-15T08:00:00Z"/>
              </w:rPr>
            </w:pPr>
            <w:ins w:id="901740" w:author="Claude (AI draft)" w:date="2026-10-15T08:00:00Z">
              <w:r>
                <w:rPr>
                  <w:sz w:val="18"/>
                  <w:szCs w:val="18"/>
                </w:rPr>
                <w:t xml:space="preserve">Staff</w:t>
              </w:r>
            </w:ins>
          </w:p>
        </w:tc>
        <w:tc>
          <w:tcPr>
            <w:tcW w:w="1800" w:type="dxa"/>
            <w:tcMar>
              <w:top w:w="40" w:type="dxa"/>
              <w:left w:w="90" w:type="dxa"/>
              <w:bottom w:w="40" w:type="dxa"/>
              <w:right w:w="90" w:type="dxa"/>
            </w:tcMar>
          </w:tcPr>
          <w:p>
            <w:pPr>
              <w:spacing w:after="40"/>
              <w:rPr>
                <w:ins w:id="901741" w:author="Claude (AI draft)" w:date="2026-10-15T08:00:00Z"/>
              </w:rPr>
            </w:pPr>
            <w:ins w:id="901742" w:author="Claude (AI draft)" w:date="2026-10-15T08:00:00Z">
              <w:r>
                <w:rPr>
                  <w:sz w:val="18"/>
                  <w:szCs w:val="18"/>
                </w:rPr>
                <w:t xml:space="preserve">Yes</w:t>
              </w:r>
            </w:ins>
          </w:p>
        </w:tc>
        <w:tc>
          <w:tcPr>
            <w:tcW w:w="2400" w:type="dxa"/>
            <w:tcMar>
              <w:top w:w="40" w:type="dxa"/>
              <w:left w:w="90" w:type="dxa"/>
              <w:bottom w:w="40" w:type="dxa"/>
              <w:right w:w="90" w:type="dxa"/>
            </w:tcMar>
          </w:tcPr>
          <w:p>
            <w:pPr>
              <w:spacing w:after="40"/>
              <w:rPr>
                <w:ins w:id="901743" w:author="Claude (AI draft)" w:date="2026-10-15T08:00:00Z"/>
              </w:rPr>
            </w:pPr>
            <w:ins w:id="901744" w:author="Claude (AI draft)" w:date="2026-10-15T08:00:00Z">
              <w:r>
                <w:rPr>
                  <w:sz w:val="18"/>
                  <w:szCs w:val="18"/>
                </w:rPr>
                <w:t xml:space="preserve">Assigned</w:t>
              </w:r>
            </w:ins>
          </w:p>
        </w:tc>
        <w:tc>
          <w:tcPr>
            <w:tcW w:w="3216" w:type="dxa"/>
            <w:tcMar>
              <w:top w:w="40" w:type="dxa"/>
              <w:left w:w="90" w:type="dxa"/>
              <w:bottom w:w="40" w:type="dxa"/>
              <w:right w:w="90" w:type="dxa"/>
            </w:tcMar>
          </w:tcPr>
          <w:p>
            <w:pPr>
              <w:spacing w:after="40"/>
              <w:rPr>
                <w:ins w:id="901745" w:author="Claude (AI draft)" w:date="2026-10-15T08:00:00Z"/>
              </w:rPr>
            </w:pPr>
            <w:ins w:id="901746" w:author="Claude (AI draft)" w:date="2026-10-15T08:00:00Z">
              <w:r>
                <w:rPr>
                  <w:sz w:val="18"/>
                  <w:szCs w:val="18"/>
                </w:rPr>
                <w:t xml:space="preserve">In Progress, Rejected</w:t>
              </w:r>
            </w:ins>
          </w:p>
        </w:tc>
      </w:tr>
      <w:tr>
        <w:trPr>
          <w:cantSplit/>
          <w:ins w:id="901747" w:author="Claude (AI draft)" w:date="2026-10-15T08:00:00Z"/>
        </w:trPr>
        <w:tc>
          <w:tcPr>
            <w:tcW w:w="1600" w:type="dxa"/>
            <w:tcMar>
              <w:top w:w="40" w:type="dxa"/>
              <w:left w:w="90" w:type="dxa"/>
              <w:bottom w:w="40" w:type="dxa"/>
              <w:right w:w="90" w:type="dxa"/>
            </w:tcMar>
          </w:tcPr>
          <w:p>
            <w:pPr>
              <w:spacing w:after="40"/>
              <w:rPr>
                <w:ins w:id="901748" w:author="Claude (AI draft)" w:date="2026-10-15T08:00:00Z"/>
              </w:rPr>
            </w:pPr>
            <w:ins w:id="901749" w:author="Claude (AI draft)" w:date="2026-10-15T08:00:00Z">
              <w:r>
                <w:rPr>
                  <w:sz w:val="18"/>
                  <w:szCs w:val="18"/>
                </w:rPr>
                <w:t xml:space="preserve">Staff</w:t>
              </w:r>
            </w:ins>
          </w:p>
        </w:tc>
        <w:tc>
          <w:tcPr>
            <w:tcW w:w="1800" w:type="dxa"/>
            <w:tcMar>
              <w:top w:w="40" w:type="dxa"/>
              <w:left w:w="90" w:type="dxa"/>
              <w:bottom w:w="40" w:type="dxa"/>
              <w:right w:w="90" w:type="dxa"/>
            </w:tcMar>
          </w:tcPr>
          <w:p>
            <w:pPr>
              <w:spacing w:after="40"/>
              <w:rPr>
                <w:ins w:id="901750" w:author="Claude (AI draft)" w:date="2026-10-15T08:00:00Z"/>
              </w:rPr>
            </w:pPr>
            <w:ins w:id="901751" w:author="Claude (AI draft)" w:date="2026-10-15T08:00:00Z">
              <w:r>
                <w:rPr>
                  <w:sz w:val="18"/>
                  <w:szCs w:val="18"/>
                </w:rPr>
                <w:t xml:space="preserve">Yes</w:t>
              </w:r>
            </w:ins>
          </w:p>
        </w:tc>
        <w:tc>
          <w:tcPr>
            <w:tcW w:w="2400" w:type="dxa"/>
            <w:tcMar>
              <w:top w:w="40" w:type="dxa"/>
              <w:left w:w="90" w:type="dxa"/>
              <w:bottom w:w="40" w:type="dxa"/>
              <w:right w:w="90" w:type="dxa"/>
            </w:tcMar>
          </w:tcPr>
          <w:p>
            <w:pPr>
              <w:spacing w:after="40"/>
              <w:rPr>
                <w:ins w:id="901752" w:author="Claude (AI draft)" w:date="2026-10-15T08:00:00Z"/>
              </w:rPr>
            </w:pPr>
            <w:ins w:id="901753" w:author="Claude (AI draft)" w:date="2026-10-15T08:00:00Z">
              <w:r>
                <w:rPr>
                  <w:sz w:val="18"/>
                  <w:szCs w:val="18"/>
                </w:rPr>
                <w:t xml:space="preserve">In Progress</w:t>
              </w:r>
            </w:ins>
          </w:p>
        </w:tc>
        <w:tc>
          <w:tcPr>
            <w:tcW w:w="3216" w:type="dxa"/>
            <w:tcMar>
              <w:top w:w="40" w:type="dxa"/>
              <w:left w:w="90" w:type="dxa"/>
              <w:bottom w:w="40" w:type="dxa"/>
              <w:right w:w="90" w:type="dxa"/>
            </w:tcMar>
          </w:tcPr>
          <w:p>
            <w:pPr>
              <w:spacing w:after="40"/>
              <w:rPr>
                <w:ins w:id="901754" w:author="Claude (AI draft)" w:date="2026-10-15T08:00:00Z"/>
              </w:rPr>
            </w:pPr>
            <w:ins w:id="901755" w:author="Claude (AI draft)" w:date="2026-10-15T08:00:00Z">
              <w:r>
                <w:rPr>
                  <w:sz w:val="18"/>
                  <w:szCs w:val="18"/>
                </w:rPr>
                <w:t xml:space="preserve">Resolved</w:t>
              </w:r>
            </w:ins>
          </w:p>
        </w:tc>
      </w:tr>
      <w:tr>
        <w:trPr>
          <w:cantSplit/>
          <w:ins w:id="901756" w:author="Claude (AI draft)" w:date="2026-10-15T08:00:00Z"/>
        </w:trPr>
        <w:tc>
          <w:tcPr>
            <w:tcW w:w="1600" w:type="dxa"/>
            <w:tcMar>
              <w:top w:w="40" w:type="dxa"/>
              <w:left w:w="90" w:type="dxa"/>
              <w:bottom w:w="40" w:type="dxa"/>
              <w:right w:w="90" w:type="dxa"/>
            </w:tcMar>
          </w:tcPr>
          <w:p>
            <w:pPr>
              <w:spacing w:after="40"/>
              <w:rPr>
                <w:ins w:id="901757" w:author="Claude (AI draft)" w:date="2026-10-15T08:00:00Z"/>
              </w:rPr>
            </w:pPr>
            <w:ins w:id="901758" w:author="Claude (AI draft)" w:date="2026-10-15T08:00:00Z">
              <w:r>
                <w:rPr>
                  <w:sz w:val="18"/>
                  <w:szCs w:val="18"/>
                </w:rPr>
                <w:t xml:space="preserve">Staff</w:t>
              </w:r>
            </w:ins>
          </w:p>
        </w:tc>
        <w:tc>
          <w:tcPr>
            <w:tcW w:w="1800" w:type="dxa"/>
            <w:tcMar>
              <w:top w:w="40" w:type="dxa"/>
              <w:left w:w="90" w:type="dxa"/>
              <w:bottom w:w="40" w:type="dxa"/>
              <w:right w:w="90" w:type="dxa"/>
            </w:tcMar>
          </w:tcPr>
          <w:p>
            <w:pPr>
              <w:spacing w:after="40"/>
              <w:rPr>
                <w:ins w:id="901759" w:author="Claude (AI draft)" w:date="2026-10-15T08:00:00Z"/>
              </w:rPr>
            </w:pPr>
            <w:ins w:id="901760" w:author="Claude (AI draft)" w:date="2026-10-15T08:00:00Z">
              <w:r>
                <w:rPr>
                  <w:sz w:val="18"/>
                  <w:szCs w:val="18"/>
                </w:rPr>
                <w:t xml:space="preserve">Yes</w:t>
              </w:r>
            </w:ins>
          </w:p>
        </w:tc>
        <w:tc>
          <w:tcPr>
            <w:tcW w:w="2400" w:type="dxa"/>
            <w:tcMar>
              <w:top w:w="40" w:type="dxa"/>
              <w:left w:w="90" w:type="dxa"/>
              <w:bottom w:w="40" w:type="dxa"/>
              <w:right w:w="90" w:type="dxa"/>
            </w:tcMar>
          </w:tcPr>
          <w:p>
            <w:pPr>
              <w:spacing w:after="40"/>
              <w:rPr>
                <w:ins w:id="901761" w:author="Claude (AI draft)" w:date="2026-10-15T08:00:00Z"/>
              </w:rPr>
            </w:pPr>
            <w:ins w:id="901762" w:author="Claude (AI draft)" w:date="2026-10-15T08:00:00Z">
              <w:r>
                <w:rPr>
                  <w:sz w:val="18"/>
                  <w:szCs w:val="18"/>
                </w:rPr>
                <w:t xml:space="preserve">Resolved</w:t>
              </w:r>
            </w:ins>
          </w:p>
        </w:tc>
        <w:tc>
          <w:tcPr>
            <w:tcW w:w="3216" w:type="dxa"/>
            <w:tcMar>
              <w:top w:w="40" w:type="dxa"/>
              <w:left w:w="90" w:type="dxa"/>
              <w:bottom w:w="40" w:type="dxa"/>
              <w:right w:w="90" w:type="dxa"/>
            </w:tcMar>
          </w:tcPr>
          <w:p>
            <w:pPr>
              <w:spacing w:after="40"/>
              <w:rPr>
                <w:ins w:id="901763" w:author="Claude (AI draft)" w:date="2026-10-15T08:00:00Z"/>
              </w:rPr>
            </w:pPr>
            <w:ins w:id="901764" w:author="Claude (AI draft)" w:date="2026-10-15T08:00:00Z">
              <w:r>
                <w:rPr>
                  <w:sz w:val="18"/>
                  <w:szCs w:val="18"/>
                </w:rPr>
                <w:t xml:space="preserve">Closed</w:t>
              </w:r>
            </w:ins>
          </w:p>
        </w:tc>
      </w:tr>
      <w:tr>
        <w:trPr>
          <w:cantSplit/>
          <w:ins w:id="901765" w:author="Claude (AI draft)" w:date="2026-10-15T08:00:00Z"/>
        </w:trPr>
        <w:tc>
          <w:tcPr>
            <w:tcW w:w="1600" w:type="dxa"/>
            <w:tcMar>
              <w:top w:w="40" w:type="dxa"/>
              <w:left w:w="90" w:type="dxa"/>
              <w:bottom w:w="40" w:type="dxa"/>
              <w:right w:w="90" w:type="dxa"/>
            </w:tcMar>
          </w:tcPr>
          <w:p>
            <w:pPr>
              <w:spacing w:after="40"/>
              <w:rPr>
                <w:ins w:id="901766" w:author="Claude (AI draft)" w:date="2026-10-15T08:00:00Z"/>
              </w:rPr>
            </w:pPr>
            <w:ins w:id="901767" w:author="Claude (AI draft)" w:date="2026-10-15T08:00:00Z">
              <w:r>
                <w:rPr>
                  <w:sz w:val="18"/>
                  <w:szCs w:val="18"/>
                </w:rPr>
                <w:t xml:space="preserve">Manager</w:t>
              </w:r>
            </w:ins>
          </w:p>
        </w:tc>
        <w:tc>
          <w:tcPr>
            <w:tcW w:w="1800" w:type="dxa"/>
            <w:tcMar>
              <w:top w:w="40" w:type="dxa"/>
              <w:left w:w="90" w:type="dxa"/>
              <w:bottom w:w="40" w:type="dxa"/>
              <w:right w:w="90" w:type="dxa"/>
            </w:tcMar>
          </w:tcPr>
          <w:p>
            <w:pPr>
              <w:spacing w:after="40"/>
              <w:rPr>
                <w:ins w:id="901768" w:author="Claude (AI draft)" w:date="2026-10-15T08:00:00Z"/>
              </w:rPr>
            </w:pPr>
            <w:ins w:id="901769" w:author="Claude (AI draft)" w:date="2026-10-15T08:00:00Z">
              <w:r>
                <w:rPr>
                  <w:sz w:val="18"/>
                  <w:szCs w:val="18"/>
                </w:rPr>
                <w:t xml:space="preserve">-</w:t>
              </w:r>
            </w:ins>
          </w:p>
        </w:tc>
        <w:tc>
          <w:tcPr>
            <w:tcW w:w="2400" w:type="dxa"/>
            <w:tcMar>
              <w:top w:w="40" w:type="dxa"/>
              <w:left w:w="90" w:type="dxa"/>
              <w:bottom w:w="40" w:type="dxa"/>
              <w:right w:w="90" w:type="dxa"/>
            </w:tcMar>
          </w:tcPr>
          <w:p>
            <w:pPr>
              <w:spacing w:after="40"/>
              <w:rPr>
                <w:ins w:id="901770" w:author="Claude (AI draft)" w:date="2026-10-15T08:00:00Z"/>
              </w:rPr>
            </w:pPr>
            <w:ins w:id="901771" w:author="Claude (AI draft)" w:date="2026-10-15T08:00:00Z">
              <w:r>
                <w:rPr>
                  <w:sz w:val="18"/>
                  <w:szCs w:val="18"/>
                </w:rPr>
                <w:t xml:space="preserve">Assigned</w:t>
              </w:r>
            </w:ins>
          </w:p>
        </w:tc>
        <w:tc>
          <w:tcPr>
            <w:tcW w:w="3216" w:type="dxa"/>
            <w:tcMar>
              <w:top w:w="40" w:type="dxa"/>
              <w:left w:w="90" w:type="dxa"/>
              <w:bottom w:w="40" w:type="dxa"/>
              <w:right w:w="90" w:type="dxa"/>
            </w:tcMar>
          </w:tcPr>
          <w:p>
            <w:pPr>
              <w:spacing w:after="40"/>
              <w:rPr>
                <w:ins w:id="901772" w:author="Claude (AI draft)" w:date="2026-10-15T08:00:00Z"/>
              </w:rPr>
            </w:pPr>
            <w:ins w:id="901773" w:author="Claude (AI draft)" w:date="2026-10-15T08:00:00Z">
              <w:r>
                <w:rPr>
                  <w:sz w:val="18"/>
                  <w:szCs w:val="18"/>
                </w:rPr>
                <w:t xml:space="preserve">In Progress, Rejected</w:t>
              </w:r>
            </w:ins>
          </w:p>
        </w:tc>
      </w:tr>
      <w:tr>
        <w:trPr>
          <w:cantSplit/>
          <w:ins w:id="901774" w:author="Claude (AI draft)" w:date="2026-10-15T08:00:00Z"/>
        </w:trPr>
        <w:tc>
          <w:tcPr>
            <w:tcW w:w="1600" w:type="dxa"/>
            <w:tcMar>
              <w:top w:w="40" w:type="dxa"/>
              <w:left w:w="90" w:type="dxa"/>
              <w:bottom w:w="40" w:type="dxa"/>
              <w:right w:w="90" w:type="dxa"/>
            </w:tcMar>
          </w:tcPr>
          <w:p>
            <w:pPr>
              <w:spacing w:after="40"/>
              <w:rPr>
                <w:ins w:id="901775" w:author="Claude (AI draft)" w:date="2026-10-15T08:00:00Z"/>
              </w:rPr>
            </w:pPr>
            <w:ins w:id="901776" w:author="Claude (AI draft)" w:date="2026-10-15T08:00:00Z">
              <w:r>
                <w:rPr>
                  <w:sz w:val="18"/>
                  <w:szCs w:val="18"/>
                </w:rPr>
                <w:t xml:space="preserve">Any</w:t>
              </w:r>
            </w:ins>
          </w:p>
        </w:tc>
        <w:tc>
          <w:tcPr>
            <w:tcW w:w="1800" w:type="dxa"/>
            <w:tcMar>
              <w:top w:w="40" w:type="dxa"/>
              <w:left w:w="90" w:type="dxa"/>
              <w:bottom w:w="40" w:type="dxa"/>
              <w:right w:w="90" w:type="dxa"/>
            </w:tcMar>
          </w:tcPr>
          <w:p>
            <w:pPr>
              <w:spacing w:after="40"/>
              <w:rPr>
                <w:ins w:id="901777" w:author="Claude (AI draft)" w:date="2026-10-15T08:00:00Z"/>
              </w:rPr>
            </w:pPr>
            <w:ins w:id="901778" w:author="Claude (AI draft)" w:date="2026-10-15T08:00:00Z">
              <w:r>
                <w:rPr>
                  <w:sz w:val="18"/>
                  <w:szCs w:val="18"/>
                </w:rPr>
                <w:t xml:space="preserve">-</w:t>
              </w:r>
            </w:ins>
          </w:p>
        </w:tc>
        <w:tc>
          <w:tcPr>
            <w:tcW w:w="2400" w:type="dxa"/>
            <w:tcMar>
              <w:top w:w="40" w:type="dxa"/>
              <w:left w:w="90" w:type="dxa"/>
              <w:bottom w:w="40" w:type="dxa"/>
              <w:right w:w="90" w:type="dxa"/>
            </w:tcMar>
          </w:tcPr>
          <w:p>
            <w:pPr>
              <w:spacing w:after="40"/>
              <w:rPr>
                <w:ins w:id="901779" w:author="Claude (AI draft)" w:date="2026-10-15T08:00:00Z"/>
              </w:rPr>
            </w:pPr>
            <w:ins w:id="901780" w:author="Claude (AI draft)" w:date="2026-10-15T08:00:00Z">
              <w:r>
                <w:rPr>
                  <w:sz w:val="18"/>
                  <w:szCs w:val="18"/>
                </w:rPr>
                <w:t xml:space="preserve">Closed, Rejected</w:t>
              </w:r>
            </w:ins>
          </w:p>
        </w:tc>
        <w:tc>
          <w:tcPr>
            <w:tcW w:w="3216" w:type="dxa"/>
            <w:tcMar>
              <w:top w:w="40" w:type="dxa"/>
              <w:left w:w="90" w:type="dxa"/>
              <w:bottom w:w="40" w:type="dxa"/>
              <w:right w:w="90" w:type="dxa"/>
            </w:tcMar>
          </w:tcPr>
          <w:p>
            <w:pPr>
              <w:spacing w:after="40"/>
              <w:rPr>
                <w:ins w:id="901781" w:author="Claude (AI draft)" w:date="2026-10-15T08:00:00Z"/>
              </w:rPr>
            </w:pPr>
            <w:ins w:id="901782" w:author="Claude (AI draft)" w:date="2026-10-15T08:00:00Z">
              <w:r>
                <w:rPr>
                  <w:sz w:val="18"/>
                  <w:szCs w:val="18"/>
                </w:rPr>
                <w:t xml:space="preserve">None (read-only)</w:t>
              </w:r>
            </w:ins>
          </w:p>
        </w:tc>
      </w:tr>
    </w:tbl>
    <w:p>
      <w:pPr>
        <w:spacing w:after="60"/>
        <w:rPr>
          <w:ins w:id="901783" w:author="Claude (AI draft)" w:date="2026-10-15T08:00:00Z"/>
        </w:rPr>
      </w:pPr>
      <w:ins w:id="901784" w:author="Claude (AI draft)" w:date="2026-10-15T08:00:00Z"/>
    </w:p>
    <w:p>
      <w:pPr>
        <w:pStyle w:val="Heading3"/>
        <w:rPr>
          <w:ins w:id="901785" w:author="Claude (AI draft)" w:date="2026-10-15T08:00:00Z"/>
        </w:rPr>
      </w:pPr>
      <w:ins w:id="901786" w:author="Claude (AI draft)" w:date="2026-10-15T08:00:00Z">
        <w:r>
          <w:t xml:space="preserve">API / integration tests</w:t>
        </w:r>
      </w:ins>
    </w:p>
    <w:p>
      <w:pPr>
        <w:spacing w:after="120"/>
        <w:rPr>
          <w:ins w:id="901787" w:author="Claude (AI draft)" w:date="2026-10-15T08:00:00Z"/>
        </w:rPr>
      </w:pPr>
      <w:ins w:id="901788" w:author="Claude (AI draft)" w:date="2026-10-15T08:00:00Z">
        <w:del w:id="912375" w:author="Claude (AI draft)" w:date="2026-10-16T16:00:00Z">
          <w:r>
            <w:delText xml:space="preserve">45 integration tests run against</w:delText>
          </w:r>
        </w:del>
      </w:ins>
      <w:ins w:id="912373" w:author="Claude (AI draft)" w:date="2026-10-16T16:00:00Z">
        <w:r>
          <w:t xml:space="preserve">60 integration tests run against</w:t>
        </w:r>
      </w:ins>
      <w:ins w:id="912374" w:author="Claude (AI draft)" w:date="2026-10-15T08:00:00Z">
        <w:r>
          <w:t xml:space="preserve"> a real PostgreSQL 17 database built from the build script, with the audit triggers, database roles and migrations V3 to V7: </w:t>
        </w:r>
        <w:r>
          <w:t xml:space="preserve">ApiHttpIntegrationTest (25, over HTTP through the whole security filter chain),</w:t>
        </w:r>
      </w:ins>
      <w:ins w:id="912376" w:author="Claude (AI draft)" w:date="2026-10-16T16:00:00Z">
        <w:r>
          <w:t xml:space="preserve"> ApiBlackBoxIntegrationTest (15 cases designed from the API contract only, with boundary values and equivalence classes),</w:t>
        </w:r>
      </w:ins>
      <w:ins w:id="912377" w:author="Claude (AI draft)" w:date="2026-10-15T08:00:00Z">
        <w:r>
          <w:t xml:space="preserve"> RequestWorkflowIntegrationTest (7), DatabaseRolesIntegrationTest (9, each database role tested directly in SQL), ConcurrencyIntegrationTest (2, two real transactions at the same time), RateLimitOrderIntegrationTest (1) and contextLoads (1). Examples: requesterCannotUseStaffEndpoints, deactivationTakesEffectImmediately, clientContactVersusAudit, prioritySortOrder, openAndUnassignedFilters, statusHistoryAndAllowedTransitions, databaseAllowsOneActiveHandler, auditTrailAndNotesAreAppendOnly.</w:t>
        </w:r>
      </w:ins>
    </w:p>
    <w:p>
      <w:pPr>
        <w:pStyle w:val="Heading3"/>
        <w:rPr>
          <w:ins w:id="901789" w:author="Claude (AI draft)" w:date="2026-10-15T08:00:00Z"/>
        </w:rPr>
      </w:pPr>
      <w:ins w:id="901790" w:author="Claude (AI draft)" w:date="2026-10-15T08:00:00Z">
        <w:r>
          <w:t xml:space="preserve">End-to-end / system tests (Playwright, civicconnect-frontend/e2e)</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900"/>
        <w:gridCol w:w="3300"/>
        <w:gridCol w:w="1700"/>
        <w:gridCol w:w="2016"/>
        <w:gridCol w:w="1100"/>
      </w:tblGrid>
      <w:tr>
        <w:trPr>
          <w:cantSplit/>
          <w:tblHeader/>
          <w:ins w:id="901791" w:author="Claude (AI draft)" w:date="2026-10-15T08:00:00Z"/>
        </w:trPr>
        <w:tc>
          <w:tcPr>
            <w:tcW w:w="900" w:type="dxa"/>
            <w:shd w:val="clear" w:color="auto" w:fill="002060"/>
            <w:tcMar>
              <w:top w:w="40" w:type="dxa"/>
              <w:left w:w="90" w:type="dxa"/>
              <w:bottom w:w="40" w:type="dxa"/>
              <w:right w:w="90" w:type="dxa"/>
            </w:tcMar>
          </w:tcPr>
          <w:p>
            <w:pPr>
              <w:spacing w:after="40"/>
              <w:rPr>
                <w:ins w:id="901792" w:author="Claude (AI draft)" w:date="2026-10-15T08:00:00Z"/>
              </w:rPr>
            </w:pPr>
            <w:ins w:id="901793" w:author="Claude (AI draft)" w:date="2026-10-15T08:00:00Z">
              <w:r>
                <w:rPr>
                  <w:b/>
                  <w:bCs/>
                  <w:color w:val="FFFFFF"/>
                  <w:sz w:val="18"/>
                  <w:szCs w:val="18"/>
                </w:rPr>
                <w:t xml:space="preserve">ID</w:t>
              </w:r>
            </w:ins>
          </w:p>
        </w:tc>
        <w:tc>
          <w:tcPr>
            <w:tcW w:w="3300" w:type="dxa"/>
            <w:shd w:val="clear" w:color="auto" w:fill="002060"/>
            <w:tcMar>
              <w:top w:w="40" w:type="dxa"/>
              <w:left w:w="90" w:type="dxa"/>
              <w:bottom w:w="40" w:type="dxa"/>
              <w:right w:w="90" w:type="dxa"/>
            </w:tcMar>
          </w:tcPr>
          <w:p>
            <w:pPr>
              <w:spacing w:after="40"/>
              <w:rPr>
                <w:ins w:id="901794" w:author="Claude (AI draft)" w:date="2026-10-15T08:00:00Z"/>
              </w:rPr>
            </w:pPr>
            <w:ins w:id="901795" w:author="Claude (AI draft)" w:date="2026-10-15T08:00:00Z">
              <w:r>
                <w:rPr>
                  <w:b/>
                  <w:bCs/>
                  <w:color w:val="FFFFFF"/>
                  <w:sz w:val="18"/>
                  <w:szCs w:val="18"/>
                </w:rPr>
                <w:t xml:space="preserve">Journey</w:t>
              </w:r>
            </w:ins>
          </w:p>
        </w:tc>
        <w:tc>
          <w:tcPr>
            <w:tcW w:w="1700" w:type="dxa"/>
            <w:shd w:val="clear" w:color="auto" w:fill="002060"/>
            <w:tcMar>
              <w:top w:w="40" w:type="dxa"/>
              <w:left w:w="90" w:type="dxa"/>
              <w:bottom w:w="40" w:type="dxa"/>
              <w:right w:w="90" w:type="dxa"/>
            </w:tcMar>
          </w:tcPr>
          <w:p>
            <w:pPr>
              <w:spacing w:after="40"/>
              <w:rPr>
                <w:ins w:id="901796" w:author="Claude (AI draft)" w:date="2026-10-15T08:00:00Z"/>
              </w:rPr>
            </w:pPr>
            <w:ins w:id="901797" w:author="Claude (AI draft)" w:date="2026-10-15T08:00:00Z">
              <w:r>
                <w:rPr>
                  <w:b/>
                  <w:bCs/>
                  <w:color w:val="FFFFFF"/>
                  <w:sz w:val="18"/>
                  <w:szCs w:val="18"/>
                </w:rPr>
                <w:t xml:space="preserve">Basis</w:t>
              </w:r>
            </w:ins>
          </w:p>
        </w:tc>
        <w:tc>
          <w:tcPr>
            <w:tcW w:w="2016" w:type="dxa"/>
            <w:shd w:val="clear" w:color="auto" w:fill="002060"/>
            <w:tcMar>
              <w:top w:w="40" w:type="dxa"/>
              <w:left w:w="90" w:type="dxa"/>
              <w:bottom w:w="40" w:type="dxa"/>
              <w:right w:w="90" w:type="dxa"/>
            </w:tcMar>
          </w:tcPr>
          <w:p>
            <w:pPr>
              <w:spacing w:after="40"/>
              <w:rPr>
                <w:ins w:id="901798" w:author="Claude (AI draft)" w:date="2026-10-15T08:00:00Z"/>
              </w:rPr>
            </w:pPr>
            <w:ins w:id="901799" w:author="Claude (AI draft)" w:date="2026-10-15T08:00:00Z">
              <w:r>
                <w:rPr>
                  <w:b/>
                  <w:bCs/>
                  <w:color w:val="FFFFFF"/>
                  <w:sz w:val="18"/>
                  <w:szCs w:val="18"/>
                </w:rPr>
                <w:t xml:space="preserve">Expected result</w:t>
              </w:r>
            </w:ins>
          </w:p>
        </w:tc>
        <w:tc>
          <w:tcPr>
            <w:tcW w:w="1100" w:type="dxa"/>
            <w:shd w:val="clear" w:color="auto" w:fill="002060"/>
            <w:tcMar>
              <w:top w:w="40" w:type="dxa"/>
              <w:left w:w="90" w:type="dxa"/>
              <w:bottom w:w="40" w:type="dxa"/>
              <w:right w:w="90" w:type="dxa"/>
            </w:tcMar>
          </w:tcPr>
          <w:p>
            <w:pPr>
              <w:spacing w:after="40"/>
              <w:rPr>
                <w:ins w:id="901800" w:author="Claude (AI draft)" w:date="2026-10-15T08:00:00Z"/>
              </w:rPr>
            </w:pPr>
            <w:ins w:id="901801" w:author="Claude (AI draft)" w:date="2026-10-15T08:00:00Z">
              <w:r>
                <w:rPr>
                  <w:b/>
                  <w:bCs/>
                  <w:color w:val="FFFFFF"/>
                  <w:sz w:val="18"/>
                  <w:szCs w:val="18"/>
                </w:rPr>
                <w:t xml:space="preserve">Result</w:t>
              </w:r>
            </w:ins>
          </w:p>
        </w:tc>
      </w:tr>
      <w:tr>
        <w:trPr>
          <w:cantSplit/>
          <w:ins w:id="901802" w:author="Claude (AI draft)" w:date="2026-10-15T08:00:00Z"/>
        </w:trPr>
        <w:tc>
          <w:tcPr>
            <w:tcW w:w="900" w:type="dxa"/>
            <w:tcMar>
              <w:top w:w="40" w:type="dxa"/>
              <w:left w:w="90" w:type="dxa"/>
              <w:bottom w:w="40" w:type="dxa"/>
              <w:right w:w="90" w:type="dxa"/>
            </w:tcMar>
          </w:tcPr>
          <w:p>
            <w:pPr>
              <w:spacing w:after="40"/>
              <w:rPr>
                <w:ins w:id="901803" w:author="Claude (AI draft)" w:date="2026-10-15T08:00:00Z"/>
              </w:rPr>
            </w:pPr>
            <w:ins w:id="901804" w:author="Claude (AI draft)" w:date="2026-10-15T08:00:00Z">
              <w:r>
                <w:rPr>
                  <w:sz w:val="18"/>
                  <w:szCs w:val="18"/>
                </w:rPr>
                <w:t xml:space="preserve">E2E-01</w:t>
              </w:r>
            </w:ins>
          </w:p>
        </w:tc>
        <w:tc>
          <w:tcPr>
            <w:tcW w:w="3300" w:type="dxa"/>
            <w:tcMar>
              <w:top w:w="40" w:type="dxa"/>
              <w:left w:w="90" w:type="dxa"/>
              <w:bottom w:w="40" w:type="dxa"/>
              <w:right w:w="90" w:type="dxa"/>
            </w:tcMar>
          </w:tcPr>
          <w:p>
            <w:pPr>
              <w:spacing w:after="40"/>
              <w:rPr>
                <w:ins w:id="901805" w:author="Claude (AI draft)" w:date="2026-10-15T08:00:00Z"/>
              </w:rPr>
            </w:pPr>
            <w:ins w:id="901806" w:author="Claude (AI draft)" w:date="2026-10-15T08:00:00Z">
              <w:r>
                <w:rPr>
                  <w:sz w:val="18"/>
                  <w:szCs w:val="18"/>
                </w:rPr>
                <w:t xml:space="preserve">Requester submits; the IT Support handler accepts, moves it to In Progress, adds a visible note and resolves it; the requester sees every step</w:t>
              </w:r>
            </w:ins>
          </w:p>
        </w:tc>
        <w:tc>
          <w:tcPr>
            <w:tcW w:w="1700" w:type="dxa"/>
            <w:tcMar>
              <w:top w:w="40" w:type="dxa"/>
              <w:left w:w="90" w:type="dxa"/>
              <w:bottom w:w="40" w:type="dxa"/>
              <w:right w:w="90" w:type="dxa"/>
            </w:tcMar>
          </w:tcPr>
          <w:p>
            <w:pPr>
              <w:spacing w:after="40"/>
              <w:rPr>
                <w:ins w:id="901807" w:author="Claude (AI draft)" w:date="2026-10-15T08:00:00Z"/>
              </w:rPr>
            </w:pPr>
            <w:ins w:id="901808" w:author="Claude (AI draft)" w:date="2026-10-15T08:00:00Z">
              <w:r>
                <w:rPr>
                  <w:sz w:val="18"/>
                  <w:szCs w:val="18"/>
                </w:rPr>
                <w:t xml:space="preserve">FR-001, FR-004, FR-007 to FR-010</w:t>
              </w:r>
            </w:ins>
          </w:p>
        </w:tc>
        <w:tc>
          <w:tcPr>
            <w:tcW w:w="2016" w:type="dxa"/>
            <w:tcMar>
              <w:top w:w="40" w:type="dxa"/>
              <w:left w:w="90" w:type="dxa"/>
              <w:bottom w:w="40" w:type="dxa"/>
              <w:right w:w="90" w:type="dxa"/>
            </w:tcMar>
          </w:tcPr>
          <w:p>
            <w:pPr>
              <w:spacing w:after="40"/>
              <w:rPr>
                <w:ins w:id="901809" w:author="Claude (AI draft)" w:date="2026-10-15T08:00:00Z"/>
              </w:rPr>
            </w:pPr>
            <w:ins w:id="901810" w:author="Claude (AI draft)" w:date="2026-10-15T08:00:00Z">
              <w:r>
                <w:rPr>
                  <w:sz w:val="18"/>
                  <w:szCs w:val="18"/>
                </w:rPr>
                <w:t xml:space="preserve">Only allowed statuses offered, none pre-selected; requester sees 5 updates in order and no staff names</w:t>
              </w:r>
            </w:ins>
          </w:p>
        </w:tc>
        <w:tc>
          <w:tcPr>
            <w:tcW w:w="1100" w:type="dxa"/>
            <w:tcMar>
              <w:top w:w="40" w:type="dxa"/>
              <w:left w:w="90" w:type="dxa"/>
              <w:bottom w:w="40" w:type="dxa"/>
              <w:right w:w="90" w:type="dxa"/>
            </w:tcMar>
          </w:tcPr>
          <w:p>
            <w:pPr>
              <w:spacing w:after="40"/>
              <w:rPr>
                <w:ins w:id="901811" w:author="Claude (AI draft)" w:date="2026-10-15T08:00:00Z"/>
              </w:rPr>
            </w:pPr>
            <w:ins w:id="901812" w:author="Claude (AI draft)" w:date="2026-10-15T08:00:00Z">
              <w:r>
                <w:rPr>
                  <w:sz w:val="18"/>
                  <w:szCs w:val="18"/>
                </w:rPr>
                <w:t xml:space="preserve">Pass (3 of 3 runs)</w:t>
              </w:r>
            </w:ins>
          </w:p>
        </w:tc>
      </w:tr>
      <w:tr>
        <w:trPr>
          <w:cantSplit/>
          <w:ins w:id="901813" w:author="Claude (AI draft)" w:date="2026-10-15T08:00:00Z"/>
        </w:trPr>
        <w:tc>
          <w:tcPr>
            <w:tcW w:w="900" w:type="dxa"/>
            <w:tcMar>
              <w:top w:w="40" w:type="dxa"/>
              <w:left w:w="90" w:type="dxa"/>
              <w:bottom w:w="40" w:type="dxa"/>
              <w:right w:w="90" w:type="dxa"/>
            </w:tcMar>
          </w:tcPr>
          <w:p>
            <w:pPr>
              <w:spacing w:after="40"/>
              <w:rPr>
                <w:ins w:id="901814" w:author="Claude (AI draft)" w:date="2026-10-15T08:00:00Z"/>
              </w:rPr>
            </w:pPr>
            <w:ins w:id="901815" w:author="Claude (AI draft)" w:date="2026-10-15T08:00:00Z">
              <w:r>
                <w:rPr>
                  <w:sz w:val="18"/>
                  <w:szCs w:val="18"/>
                </w:rPr>
                <w:t xml:space="preserve">E2E-02</w:t>
              </w:r>
            </w:ins>
          </w:p>
        </w:tc>
        <w:tc>
          <w:tcPr>
            <w:tcW w:w="3300" w:type="dxa"/>
            <w:tcMar>
              <w:top w:w="40" w:type="dxa"/>
              <w:left w:w="90" w:type="dxa"/>
              <w:bottom w:w="40" w:type="dxa"/>
              <w:right w:w="90" w:type="dxa"/>
            </w:tcMar>
          </w:tcPr>
          <w:p>
            <w:pPr>
              <w:spacing w:after="40"/>
              <w:rPr>
                <w:ins w:id="901816" w:author="Claude (AI draft)" w:date="2026-10-15T08:00:00Z"/>
              </w:rPr>
            </w:pPr>
            <w:ins w:id="901817" w:author="Claude (AI draft)" w:date="2026-10-15T08:00:00Z">
              <w:r>
                <w:rPr>
                  <w:sz w:val="18"/>
                  <w:szCs w:val="18"/>
                </w:rPr>
                <w:t xml:space="preserve">A requester tries to see another requester's request (list and direct API call with their own token) and to use staff screens and endpoints</w:t>
              </w:r>
            </w:ins>
          </w:p>
        </w:tc>
        <w:tc>
          <w:tcPr>
            <w:tcW w:w="1700" w:type="dxa"/>
            <w:tcMar>
              <w:top w:w="40" w:type="dxa"/>
              <w:left w:w="90" w:type="dxa"/>
              <w:bottom w:w="40" w:type="dxa"/>
              <w:right w:w="90" w:type="dxa"/>
            </w:tcMar>
          </w:tcPr>
          <w:p>
            <w:pPr>
              <w:spacing w:after="40"/>
              <w:rPr>
                <w:ins w:id="901818" w:author="Claude (AI draft)" w:date="2026-10-15T08:00:00Z"/>
              </w:rPr>
            </w:pPr>
            <w:ins w:id="901819" w:author="Claude (AI draft)" w:date="2026-10-15T08:00:00Z">
              <w:r>
                <w:rPr>
                  <w:sz w:val="18"/>
                  <w:szCs w:val="18"/>
                </w:rPr>
                <w:t xml:space="preserve">ASR-001, NFR-003, R-10</w:t>
              </w:r>
            </w:ins>
          </w:p>
        </w:tc>
        <w:tc>
          <w:tcPr>
            <w:tcW w:w="2016" w:type="dxa"/>
            <w:tcMar>
              <w:top w:w="40" w:type="dxa"/>
              <w:left w:w="90" w:type="dxa"/>
              <w:bottom w:w="40" w:type="dxa"/>
              <w:right w:w="90" w:type="dxa"/>
            </w:tcMar>
          </w:tcPr>
          <w:p>
            <w:pPr>
              <w:spacing w:after="40"/>
              <w:rPr>
                <w:ins w:id="901820" w:author="Claude (AI draft)" w:date="2026-10-15T08:00:00Z"/>
              </w:rPr>
            </w:pPr>
            <w:ins w:id="901821" w:author="Claude (AI draft)" w:date="2026-10-15T08:00:00Z">
              <w:r>
                <w:rPr>
                  <w:sz w:val="18"/>
                  <w:szCs w:val="18"/>
                </w:rPr>
                <w:t xml:space="preserve">404 NOT_FOUND with no data; 403 FORBIDDEN; redirected to own home screen</w:t>
              </w:r>
            </w:ins>
          </w:p>
        </w:tc>
        <w:tc>
          <w:tcPr>
            <w:tcW w:w="1100" w:type="dxa"/>
            <w:tcMar>
              <w:top w:w="40" w:type="dxa"/>
              <w:left w:w="90" w:type="dxa"/>
              <w:bottom w:w="40" w:type="dxa"/>
              <w:right w:w="90" w:type="dxa"/>
            </w:tcMar>
          </w:tcPr>
          <w:p>
            <w:pPr>
              <w:spacing w:after="40"/>
              <w:rPr>
                <w:ins w:id="901822" w:author="Claude (AI draft)" w:date="2026-10-15T08:00:00Z"/>
              </w:rPr>
            </w:pPr>
            <w:ins w:id="901823" w:author="Claude (AI draft)" w:date="2026-10-15T08:00:00Z">
              <w:r>
                <w:rPr>
                  <w:sz w:val="18"/>
                  <w:szCs w:val="18"/>
                </w:rPr>
                <w:t xml:space="preserve">Pass (3 of 3 runs)</w:t>
              </w:r>
            </w:ins>
          </w:p>
        </w:tc>
      </w:tr>
      <w:tr>
        <w:trPr>
          <w:cantSplit/>
          <w:ins w:id="901824" w:author="Claude (AI draft)" w:date="2026-10-15T08:00:00Z"/>
        </w:trPr>
        <w:tc>
          <w:tcPr>
            <w:tcW w:w="900" w:type="dxa"/>
            <w:tcMar>
              <w:top w:w="40" w:type="dxa"/>
              <w:left w:w="90" w:type="dxa"/>
              <w:bottom w:w="40" w:type="dxa"/>
              <w:right w:w="90" w:type="dxa"/>
            </w:tcMar>
          </w:tcPr>
          <w:p>
            <w:pPr>
              <w:spacing w:after="40"/>
              <w:rPr>
                <w:ins w:id="901825" w:author="Claude (AI draft)" w:date="2026-10-15T08:00:00Z"/>
              </w:rPr>
            </w:pPr>
            <w:ins w:id="901826" w:author="Claude (AI draft)" w:date="2026-10-15T08:00:00Z">
              <w:r>
                <w:rPr>
                  <w:sz w:val="18"/>
                  <w:szCs w:val="18"/>
                </w:rPr>
                <w:t xml:space="preserve">E2E-03</w:t>
              </w:r>
            </w:ins>
          </w:p>
        </w:tc>
        <w:tc>
          <w:tcPr>
            <w:tcW w:w="3300" w:type="dxa"/>
            <w:tcMar>
              <w:top w:w="40" w:type="dxa"/>
              <w:left w:w="90" w:type="dxa"/>
              <w:bottom w:w="40" w:type="dxa"/>
              <w:right w:w="90" w:type="dxa"/>
            </w:tcMar>
          </w:tcPr>
          <w:p>
            <w:pPr>
              <w:spacing w:after="40"/>
              <w:rPr>
                <w:ins w:id="901827" w:author="Claude (AI draft)" w:date="2026-10-15T08:00:00Z"/>
              </w:rPr>
            </w:pPr>
            <w:ins w:id="901828" w:author="Claude (AI draft)" w:date="2026-10-15T08:00:00Z">
              <w:r>
                <w:rPr>
                  <w:sz w:val="18"/>
                  <w:szCs w:val="18"/>
                </w:rPr>
                <w:t xml:space="preserve">A manager deactivates a staff member who is logged in; the staff member's next action</w:t>
              </w:r>
            </w:ins>
          </w:p>
        </w:tc>
        <w:tc>
          <w:tcPr>
            <w:tcW w:w="1700" w:type="dxa"/>
            <w:tcMar>
              <w:top w:w="40" w:type="dxa"/>
              <w:left w:w="90" w:type="dxa"/>
              <w:bottom w:w="40" w:type="dxa"/>
              <w:right w:w="90" w:type="dxa"/>
            </w:tcMar>
          </w:tcPr>
          <w:p>
            <w:pPr>
              <w:spacing w:after="40"/>
              <w:rPr>
                <w:ins w:id="901829" w:author="Claude (AI draft)" w:date="2026-10-15T08:00:00Z"/>
              </w:rPr>
            </w:pPr>
            <w:ins w:id="901830" w:author="Claude (AI draft)" w:date="2026-10-15T08:00:00Z">
              <w:r>
                <w:rPr>
                  <w:sz w:val="18"/>
                  <w:szCs w:val="18"/>
                </w:rPr>
                <w:t xml:space="preserve">NFR-003, B1</w:t>
              </w:r>
            </w:ins>
          </w:p>
        </w:tc>
        <w:tc>
          <w:tcPr>
            <w:tcW w:w="2016" w:type="dxa"/>
            <w:tcMar>
              <w:top w:w="40" w:type="dxa"/>
              <w:left w:w="90" w:type="dxa"/>
              <w:bottom w:w="40" w:type="dxa"/>
              <w:right w:w="90" w:type="dxa"/>
            </w:tcMar>
          </w:tcPr>
          <w:p>
            <w:pPr>
              <w:spacing w:after="40"/>
              <w:rPr>
                <w:ins w:id="901831" w:author="Claude (AI draft)" w:date="2026-10-15T08:00:00Z"/>
              </w:rPr>
            </w:pPr>
            <w:ins w:id="901832" w:author="Claude (AI draft)" w:date="2026-10-15T08:00:00Z">
              <w:r>
                <w:rPr>
                  <w:sz w:val="18"/>
                  <w:szCs w:val="18"/>
                </w:rPr>
                <w:t xml:space="preserve">401; login page says the account is no longer active; cannot log in again</w:t>
              </w:r>
            </w:ins>
          </w:p>
        </w:tc>
        <w:tc>
          <w:tcPr>
            <w:tcW w:w="1100" w:type="dxa"/>
            <w:tcMar>
              <w:top w:w="40" w:type="dxa"/>
              <w:left w:w="90" w:type="dxa"/>
              <w:bottom w:w="40" w:type="dxa"/>
              <w:right w:w="90" w:type="dxa"/>
            </w:tcMar>
          </w:tcPr>
          <w:p>
            <w:pPr>
              <w:spacing w:after="40"/>
              <w:rPr>
                <w:ins w:id="901833" w:author="Claude (AI draft)" w:date="2026-10-15T08:00:00Z"/>
              </w:rPr>
            </w:pPr>
            <w:ins w:id="901834" w:author="Claude (AI draft)" w:date="2026-10-15T08:00:00Z">
              <w:r>
                <w:rPr>
                  <w:sz w:val="18"/>
                  <w:szCs w:val="18"/>
                </w:rPr>
                <w:t xml:space="preserve">Pass (3 of 3 runs)</w:t>
              </w:r>
            </w:ins>
          </w:p>
        </w:tc>
      </w:tr>
    </w:tbl>
    <w:p>
      <w:pPr>
        <w:spacing w:after="60"/>
        <w:rPr>
          <w:ins w:id="901835" w:author="Claude (AI draft)" w:date="2026-10-15T08:00:00Z"/>
        </w:rPr>
      </w:pPr>
      <w:ins w:id="901836" w:author="Claude (AI draft)" w:date="2026-10-15T08:00:00Z"/>
    </w:p>
    <w:p>
      <w:pPr>
        <w:spacing w:after="120"/>
        <w:rPr>
          <w:ins w:id="913564" w:author="Claude (AI draft)" w:date="2026-10-16T19:00:00Z"/>
        </w:rPr>
      </w:pPr>
      <w:ins w:id="913565" w:author="Claude (AI draft)" w:date="2026-10-16T19:00:00Z">
        <w:r>
          <w:t xml:space="preserve">Manual system tests (docs/CivicConnect manual test log.xlsx): 33 tests on the test build (MT-01 to MT-33: a local build of prod a21dac1, the same code as main 6a198c4, against the team's test Supabase project), run on 16/10/2026 by Clarissa Bierman and Eduard Herman. Result: 31 Pass; 1 Blocked (MT-29: the shared test database has two active managers, so the last-manager rule cannot be tried without deactivating a real account; covered by lastManagerCannotBeDeactivated); 1 Not run (MT-33, the NFR-004 usability test). The Prod sheet holds the smoke tests P-01 to P-07 to run after each deploy; not run yet.</w:t>
        </w:r>
      </w:ins>
    </w:p>
    <w:p>
      <w:pPr>
        <w:pStyle w:val="Heading3"/>
        <w:rPr>
          <w:ins w:id="901837" w:author="Claude (AI draft)" w:date="2026-10-15T08:00:00Z"/>
        </w:rPr>
      </w:pPr>
      <w:ins w:id="901838" w:author="Claude (AI draft)" w:date="2026-10-15T08:00:00Z">
        <w:r>
          <w:t xml:space="preserve">Test evidence records (examples)</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2400"/>
        <w:gridCol w:w="6616"/>
      </w:tblGrid>
      <w:tr>
        <w:trPr>
          <w:cantSplit/>
          <w:ins w:id="901839" w:author="Claude (AI draft)" w:date="2026-10-15T08:00:00Z"/>
        </w:trPr>
        <w:tc>
          <w:tcPr>
            <w:tcW w:w="2400" w:type="dxa"/>
            <w:shd w:val="clear" w:color="auto" w:fill="DEEAF6"/>
            <w:tcMar>
              <w:top w:w="40" w:type="dxa"/>
              <w:left w:w="90" w:type="dxa"/>
              <w:bottom w:w="40" w:type="dxa"/>
              <w:right w:w="90" w:type="dxa"/>
            </w:tcMar>
          </w:tcPr>
          <w:p>
            <w:pPr>
              <w:spacing w:after="40"/>
              <w:rPr>
                <w:ins w:id="901840" w:author="Claude (AI draft)" w:date="2026-10-15T08:00:00Z"/>
              </w:rPr>
            </w:pPr>
            <w:ins w:id="901841" w:author="Claude (AI draft)" w:date="2026-10-15T08:00:00Z">
              <w:r>
                <w:rPr>
                  <w:sz w:val="18"/>
                  <w:szCs w:val="18"/>
                </w:rPr>
                <w:t xml:space="preserve">Test</w:t>
              </w:r>
            </w:ins>
          </w:p>
        </w:tc>
        <w:tc>
          <w:tcPr>
            <w:tcW w:w="6616" w:type="dxa"/>
            <w:tcMar>
              <w:top w:w="40" w:type="dxa"/>
              <w:left w:w="90" w:type="dxa"/>
              <w:bottom w:w="40" w:type="dxa"/>
              <w:right w:w="90" w:type="dxa"/>
            </w:tcMar>
          </w:tcPr>
          <w:p>
            <w:pPr>
              <w:spacing w:after="40"/>
              <w:rPr>
                <w:ins w:id="901842" w:author="Claude (AI draft)" w:date="2026-10-15T08:00:00Z"/>
              </w:rPr>
            </w:pPr>
            <w:ins w:id="901843" w:author="Claude (AI draft)" w:date="2026-10-15T08:00:00Z">
              <w:r>
                <w:rPr>
                  <w:sz w:val="18"/>
                  <w:szCs w:val="18"/>
                </w:rPr>
                <w:t xml:space="preserve">E2E-02 (access-control.spec.ts)</w:t>
              </w:r>
            </w:ins>
          </w:p>
        </w:tc>
      </w:tr>
      <w:tr>
        <w:trPr>
          <w:cantSplit/>
          <w:ins w:id="901844" w:author="Claude (AI draft)" w:date="2026-10-15T08:00:00Z"/>
        </w:trPr>
        <w:tc>
          <w:tcPr>
            <w:tcW w:w="2400" w:type="dxa"/>
            <w:shd w:val="clear" w:color="auto" w:fill="DEEAF6"/>
            <w:tcMar>
              <w:top w:w="40" w:type="dxa"/>
              <w:left w:w="90" w:type="dxa"/>
              <w:bottom w:w="40" w:type="dxa"/>
              <w:right w:w="90" w:type="dxa"/>
            </w:tcMar>
          </w:tcPr>
          <w:p>
            <w:pPr>
              <w:spacing w:after="40"/>
              <w:rPr>
                <w:ins w:id="901845" w:author="Claude (AI draft)" w:date="2026-10-15T08:00:00Z"/>
              </w:rPr>
            </w:pPr>
            <w:ins w:id="901846" w:author="Claude (AI draft)" w:date="2026-10-15T08:00:00Z">
              <w:r>
                <w:rPr>
                  <w:sz w:val="18"/>
                  <w:szCs w:val="18"/>
                </w:rPr>
                <w:t xml:space="preserve">Test basis</w:t>
              </w:r>
            </w:ins>
          </w:p>
        </w:tc>
        <w:tc>
          <w:tcPr>
            <w:tcW w:w="6616" w:type="dxa"/>
            <w:tcMar>
              <w:top w:w="40" w:type="dxa"/>
              <w:left w:w="90" w:type="dxa"/>
              <w:bottom w:w="40" w:type="dxa"/>
              <w:right w:w="90" w:type="dxa"/>
            </w:tcMar>
          </w:tcPr>
          <w:p>
            <w:pPr>
              <w:spacing w:after="40"/>
              <w:rPr>
                <w:ins w:id="901847" w:author="Claude (AI draft)" w:date="2026-10-15T08:00:00Z"/>
              </w:rPr>
            </w:pPr>
            <w:ins w:id="901848" w:author="Claude (AI draft)" w:date="2026-10-15T08:00:00Z">
              <w:r>
                <w:rPr>
                  <w:sz w:val="18"/>
                  <w:szCs w:val="18"/>
                </w:rPr>
                <w:t xml:space="preserve">ASR-001, NFR-003 acceptance criterion; risk R-10 (OWASP API1 broken object-level authorisation)</w:t>
              </w:r>
            </w:ins>
          </w:p>
        </w:tc>
      </w:tr>
      <w:tr>
        <w:trPr>
          <w:cantSplit/>
          <w:ins w:id="901849" w:author="Claude (AI draft)" w:date="2026-10-15T08:00:00Z"/>
        </w:trPr>
        <w:tc>
          <w:tcPr>
            <w:tcW w:w="2400" w:type="dxa"/>
            <w:shd w:val="clear" w:color="auto" w:fill="DEEAF6"/>
            <w:tcMar>
              <w:top w:w="40" w:type="dxa"/>
              <w:left w:w="90" w:type="dxa"/>
              <w:bottom w:w="40" w:type="dxa"/>
              <w:right w:w="90" w:type="dxa"/>
            </w:tcMar>
          </w:tcPr>
          <w:p>
            <w:pPr>
              <w:spacing w:after="40"/>
              <w:rPr>
                <w:ins w:id="901850" w:author="Claude (AI draft)" w:date="2026-10-15T08:00:00Z"/>
              </w:rPr>
            </w:pPr>
            <w:ins w:id="901851" w:author="Claude (AI draft)" w:date="2026-10-15T08:00:00Z">
              <w:r>
                <w:rPr>
                  <w:sz w:val="18"/>
                  <w:szCs w:val="18"/>
                </w:rPr>
                <w:t xml:space="preserve">Why selected</w:t>
              </w:r>
            </w:ins>
          </w:p>
        </w:tc>
        <w:tc>
          <w:tcPr>
            <w:tcW w:w="6616" w:type="dxa"/>
            <w:tcMar>
              <w:top w:w="40" w:type="dxa"/>
              <w:left w:w="90" w:type="dxa"/>
              <w:bottom w:w="40" w:type="dxa"/>
              <w:right w:w="90" w:type="dxa"/>
            </w:tcMar>
          </w:tcPr>
          <w:p>
            <w:pPr>
              <w:spacing w:after="40"/>
              <w:rPr>
                <w:ins w:id="901852" w:author="Claude (AI draft)" w:date="2026-10-15T08:00:00Z"/>
              </w:rPr>
            </w:pPr>
            <w:ins w:id="901853" w:author="Claude (AI draft)" w:date="2026-10-15T08:00:00Z">
              <w:r>
                <w:rPr>
                  <w:sz w:val="18"/>
                  <w:szCs w:val="18"/>
                </w:rPr>
                <w:t xml:space="preserve">Changing an ID in a URL is the most likely way to leak another person's request.</w:t>
              </w:r>
            </w:ins>
          </w:p>
        </w:tc>
      </w:tr>
      <w:tr>
        <w:trPr>
          <w:cantSplit/>
          <w:ins w:id="901854" w:author="Claude (AI draft)" w:date="2026-10-15T08:00:00Z"/>
        </w:trPr>
        <w:tc>
          <w:tcPr>
            <w:tcW w:w="2400" w:type="dxa"/>
            <w:shd w:val="clear" w:color="auto" w:fill="DEEAF6"/>
            <w:tcMar>
              <w:top w:w="40" w:type="dxa"/>
              <w:left w:w="90" w:type="dxa"/>
              <w:bottom w:w="40" w:type="dxa"/>
              <w:right w:w="90" w:type="dxa"/>
            </w:tcMar>
          </w:tcPr>
          <w:p>
            <w:pPr>
              <w:spacing w:after="40"/>
              <w:rPr>
                <w:ins w:id="901855" w:author="Claude (AI draft)" w:date="2026-10-15T08:00:00Z"/>
              </w:rPr>
            </w:pPr>
            <w:ins w:id="901856" w:author="Claude (AI draft)" w:date="2026-10-15T08:00:00Z">
              <w:r>
                <w:rPr>
                  <w:sz w:val="18"/>
                  <w:szCs w:val="18"/>
                </w:rPr>
                <w:t xml:space="preserve">Technique / level</w:t>
              </w:r>
            </w:ins>
          </w:p>
        </w:tc>
        <w:tc>
          <w:tcPr>
            <w:tcW w:w="6616" w:type="dxa"/>
            <w:tcMar>
              <w:top w:w="40" w:type="dxa"/>
              <w:left w:w="90" w:type="dxa"/>
              <w:bottom w:w="40" w:type="dxa"/>
              <w:right w:w="90" w:type="dxa"/>
            </w:tcMar>
          </w:tcPr>
          <w:p>
            <w:pPr>
              <w:spacing w:after="40"/>
              <w:rPr>
                <w:ins w:id="901857" w:author="Claude (AI draft)" w:date="2026-10-15T08:00:00Z"/>
              </w:rPr>
            </w:pPr>
            <w:ins w:id="901858" w:author="Claude (AI draft)" w:date="2026-10-15T08:00:00Z">
              <w:r>
                <w:rPr>
                  <w:sz w:val="18"/>
                  <w:szCs w:val="18"/>
                </w:rPr>
                <w:t xml:space="preserve">Negative test, equivalence partitioning of callers; system level through the browser</w:t>
              </w:r>
            </w:ins>
          </w:p>
        </w:tc>
      </w:tr>
      <w:tr>
        <w:trPr>
          <w:cantSplit/>
          <w:ins w:id="901859" w:author="Claude (AI draft)" w:date="2026-10-15T08:00:00Z"/>
        </w:trPr>
        <w:tc>
          <w:tcPr>
            <w:tcW w:w="2400" w:type="dxa"/>
            <w:shd w:val="clear" w:color="auto" w:fill="DEEAF6"/>
            <w:tcMar>
              <w:top w:w="40" w:type="dxa"/>
              <w:left w:w="90" w:type="dxa"/>
              <w:bottom w:w="40" w:type="dxa"/>
              <w:right w:w="90" w:type="dxa"/>
            </w:tcMar>
          </w:tcPr>
          <w:p>
            <w:pPr>
              <w:spacing w:after="40"/>
              <w:rPr>
                <w:ins w:id="901860" w:author="Claude (AI draft)" w:date="2026-10-15T08:00:00Z"/>
              </w:rPr>
            </w:pPr>
            <w:ins w:id="901861" w:author="Claude (AI draft)" w:date="2026-10-15T08:00:00Z">
              <w:r>
                <w:rPr>
                  <w:sz w:val="18"/>
                  <w:szCs w:val="18"/>
                </w:rPr>
                <w:t xml:space="preserve">Input / precondition</w:t>
              </w:r>
            </w:ins>
          </w:p>
        </w:tc>
        <w:tc>
          <w:tcPr>
            <w:tcW w:w="6616" w:type="dxa"/>
            <w:tcMar>
              <w:top w:w="40" w:type="dxa"/>
              <w:left w:w="90" w:type="dxa"/>
              <w:bottom w:w="40" w:type="dxa"/>
              <w:right w:w="90" w:type="dxa"/>
            </w:tcMar>
          </w:tcPr>
          <w:p>
            <w:pPr>
              <w:spacing w:after="40"/>
              <w:rPr>
                <w:ins w:id="901862" w:author="Claude (AI draft)" w:date="2026-10-15T08:00:00Z"/>
              </w:rPr>
            </w:pPr>
            <w:ins w:id="901863" w:author="Claude (AI draft)" w:date="2026-10-15T08:00:00Z">
              <w:r>
                <w:rPr>
                  <w:sz w:val="18"/>
                  <w:szCs w:val="18"/>
                </w:rPr>
                <w:t xml:space="preserve">Dummy data; Thabo creates a request in the test; Naledi logged in</w:t>
              </w:r>
            </w:ins>
          </w:p>
        </w:tc>
      </w:tr>
      <w:tr>
        <w:trPr>
          <w:cantSplit/>
          <w:ins w:id="901864" w:author="Claude (AI draft)" w:date="2026-10-15T08:00:00Z"/>
        </w:trPr>
        <w:tc>
          <w:tcPr>
            <w:tcW w:w="2400" w:type="dxa"/>
            <w:shd w:val="clear" w:color="auto" w:fill="DEEAF6"/>
            <w:tcMar>
              <w:top w:w="40" w:type="dxa"/>
              <w:left w:w="90" w:type="dxa"/>
              <w:bottom w:w="40" w:type="dxa"/>
              <w:right w:w="90" w:type="dxa"/>
            </w:tcMar>
          </w:tcPr>
          <w:p>
            <w:pPr>
              <w:spacing w:after="40"/>
              <w:rPr>
                <w:ins w:id="901865" w:author="Claude (AI draft)" w:date="2026-10-15T08:00:00Z"/>
              </w:rPr>
            </w:pPr>
            <w:ins w:id="901866" w:author="Claude (AI draft)" w:date="2026-10-15T08:00:00Z">
              <w:r>
                <w:rPr>
                  <w:sz w:val="18"/>
                  <w:szCs w:val="18"/>
                </w:rPr>
                <w:t xml:space="preserve">Expected result</w:t>
              </w:r>
            </w:ins>
          </w:p>
        </w:tc>
        <w:tc>
          <w:tcPr>
            <w:tcW w:w="6616" w:type="dxa"/>
            <w:tcMar>
              <w:top w:w="40" w:type="dxa"/>
              <w:left w:w="90" w:type="dxa"/>
              <w:bottom w:w="40" w:type="dxa"/>
              <w:right w:w="90" w:type="dxa"/>
            </w:tcMar>
          </w:tcPr>
          <w:p>
            <w:pPr>
              <w:spacing w:after="40"/>
              <w:rPr>
                <w:ins w:id="901867" w:author="Claude (AI draft)" w:date="2026-10-15T08:00:00Z"/>
              </w:rPr>
            </w:pPr>
            <w:ins w:id="901868" w:author="Claude (AI draft)" w:date="2026-10-15T08:00:00Z">
              <w:r>
                <w:rPr>
                  <w:sz w:val="18"/>
                  <w:szCs w:val="18"/>
                </w:rPr>
                <w:t xml:space="preserve">Naledi's list does not show it; GET /api/v1/requests/{id} with her token gives 404 NOT_FOUND and none of the request's text; GET /api/v1/requests gives 403; /management/activity redirects to /requests/new</w:t>
              </w:r>
            </w:ins>
          </w:p>
        </w:tc>
      </w:tr>
      <w:tr>
        <w:trPr>
          <w:cantSplit/>
          <w:ins w:id="901869" w:author="Claude (AI draft)" w:date="2026-10-15T08:00:00Z"/>
        </w:trPr>
        <w:tc>
          <w:tcPr>
            <w:tcW w:w="2400" w:type="dxa"/>
            <w:shd w:val="clear" w:color="auto" w:fill="DEEAF6"/>
            <w:tcMar>
              <w:top w:w="40" w:type="dxa"/>
              <w:left w:w="90" w:type="dxa"/>
              <w:bottom w:w="40" w:type="dxa"/>
              <w:right w:w="90" w:type="dxa"/>
            </w:tcMar>
          </w:tcPr>
          <w:p>
            <w:pPr>
              <w:spacing w:after="40"/>
              <w:rPr>
                <w:ins w:id="901870" w:author="Claude (AI draft)" w:date="2026-10-15T08:00:00Z"/>
              </w:rPr>
            </w:pPr>
            <w:ins w:id="901871" w:author="Claude (AI draft)" w:date="2026-10-15T08:00:00Z">
              <w:r>
                <w:rPr>
                  <w:sz w:val="18"/>
                  <w:szCs w:val="18"/>
                </w:rPr>
                <w:t xml:space="preserve">Actual result</w:t>
              </w:r>
            </w:ins>
          </w:p>
        </w:tc>
        <w:tc>
          <w:tcPr>
            <w:tcW w:w="6616" w:type="dxa"/>
            <w:tcMar>
              <w:top w:w="40" w:type="dxa"/>
              <w:left w:w="90" w:type="dxa"/>
              <w:bottom w:w="40" w:type="dxa"/>
              <w:right w:w="90" w:type="dxa"/>
            </w:tcMar>
          </w:tcPr>
          <w:p>
            <w:pPr>
              <w:spacing w:after="40"/>
              <w:rPr>
                <w:ins w:id="901872" w:author="Claude (AI draft)" w:date="2026-10-15T08:00:00Z"/>
              </w:rPr>
            </w:pPr>
            <w:ins w:id="901873" w:author="Claude (AI draft)" w:date="2026-10-15T08:00:00Z">
              <w:r>
                <w:rPr>
                  <w:sz w:val="18"/>
                  <w:szCs w:val="18"/>
                </w:rPr>
                <w:t xml:space="preserve">As expected</w:t>
              </w:r>
            </w:ins>
          </w:p>
        </w:tc>
      </w:tr>
      <w:tr>
        <w:trPr>
          <w:cantSplit/>
          <w:ins w:id="901874" w:author="Claude (AI draft)" w:date="2026-10-15T08:00:00Z"/>
        </w:trPr>
        <w:tc>
          <w:tcPr>
            <w:tcW w:w="2400" w:type="dxa"/>
            <w:shd w:val="clear" w:color="auto" w:fill="DEEAF6"/>
            <w:tcMar>
              <w:top w:w="40" w:type="dxa"/>
              <w:left w:w="90" w:type="dxa"/>
              <w:bottom w:w="40" w:type="dxa"/>
              <w:right w:w="90" w:type="dxa"/>
            </w:tcMar>
          </w:tcPr>
          <w:p>
            <w:pPr>
              <w:spacing w:after="40"/>
              <w:rPr>
                <w:ins w:id="901875" w:author="Claude (AI draft)" w:date="2026-10-15T08:00:00Z"/>
              </w:rPr>
            </w:pPr>
            <w:ins w:id="901876" w:author="Claude (AI draft)" w:date="2026-10-15T08:00:00Z">
              <w:r>
                <w:rPr>
                  <w:sz w:val="18"/>
                  <w:szCs w:val="18"/>
                </w:rPr>
                <w:t xml:space="preserve">Status</w:t>
              </w:r>
            </w:ins>
          </w:p>
        </w:tc>
        <w:tc>
          <w:tcPr>
            <w:tcW w:w="6616" w:type="dxa"/>
            <w:tcMar>
              <w:top w:w="40" w:type="dxa"/>
              <w:left w:w="90" w:type="dxa"/>
              <w:bottom w:w="40" w:type="dxa"/>
              <w:right w:w="90" w:type="dxa"/>
            </w:tcMar>
          </w:tcPr>
          <w:p>
            <w:pPr>
              <w:spacing w:after="40"/>
              <w:rPr>
                <w:ins w:id="901877" w:author="Claude (AI draft)" w:date="2026-10-15T08:00:00Z"/>
              </w:rPr>
            </w:pPr>
            <w:ins w:id="901878" w:author="Claude (AI draft)" w:date="2026-10-15T08:00:00Z">
              <w:r>
                <w:rPr>
                  <w:sz w:val="18"/>
                  <w:szCs w:val="18"/>
                </w:rPr>
                <w:t xml:space="preserve">Pass</w:t>
              </w:r>
            </w:ins>
          </w:p>
        </w:tc>
      </w:tr>
      <w:tr>
        <w:trPr>
          <w:cantSplit/>
          <w:ins w:id="901879" w:author="Claude (AI draft)" w:date="2026-10-15T08:00:00Z"/>
        </w:trPr>
        <w:tc>
          <w:tcPr>
            <w:tcW w:w="2400" w:type="dxa"/>
            <w:shd w:val="clear" w:color="auto" w:fill="DEEAF6"/>
            <w:tcMar>
              <w:top w:w="40" w:type="dxa"/>
              <w:left w:w="90" w:type="dxa"/>
              <w:bottom w:w="40" w:type="dxa"/>
              <w:right w:w="90" w:type="dxa"/>
            </w:tcMar>
          </w:tcPr>
          <w:p>
            <w:pPr>
              <w:spacing w:after="40"/>
              <w:rPr>
                <w:ins w:id="901880" w:author="Claude (AI draft)" w:date="2026-10-15T08:00:00Z"/>
              </w:rPr>
            </w:pPr>
            <w:ins w:id="901881" w:author="Claude (AI draft)" w:date="2026-10-15T08:00:00Z">
              <w:r>
                <w:rPr>
                  <w:sz w:val="18"/>
                  <w:szCs w:val="18"/>
                </w:rPr>
                <w:t xml:space="preserve">Evidence</w:t>
              </w:r>
            </w:ins>
          </w:p>
        </w:tc>
        <w:tc>
          <w:tcPr>
            <w:tcW w:w="6616" w:type="dxa"/>
            <w:tcMar>
              <w:top w:w="40" w:type="dxa"/>
              <w:left w:w="90" w:type="dxa"/>
              <w:bottom w:w="40" w:type="dxa"/>
              <w:right w:w="90" w:type="dxa"/>
            </w:tcMar>
          </w:tcPr>
          <w:p>
            <w:pPr>
              <w:spacing w:after="40"/>
              <w:rPr>
                <w:ins w:id="901882" w:author="Claude (AI draft)" w:date="2026-10-15T08:00:00Z"/>
              </w:rPr>
            </w:pPr>
            <w:ins w:id="901883" w:author="Claude (AI draft)" w:date="2026-10-15T08:00:00Z">
              <w:r>
                <w:rPr>
                  <w:sz w:val="18"/>
                  <w:szCs w:val="18"/>
                </w:rPr>
                <w:t xml:space="preserve">Playwright report (CI End-to-end job artifact e2e-reports)</w:t>
              </w:r>
            </w:ins>
          </w:p>
        </w:tc>
      </w:tr>
      <w:tr>
        <w:trPr>
          <w:cantSplit/>
          <w:ins w:id="901884" w:author="Claude (AI draft)" w:date="2026-10-15T08:00:00Z"/>
        </w:trPr>
        <w:tc>
          <w:tcPr>
            <w:tcW w:w="2400" w:type="dxa"/>
            <w:shd w:val="clear" w:color="auto" w:fill="DEEAF6"/>
            <w:tcMar>
              <w:top w:w="40" w:type="dxa"/>
              <w:left w:w="90" w:type="dxa"/>
              <w:bottom w:w="40" w:type="dxa"/>
              <w:right w:w="90" w:type="dxa"/>
            </w:tcMar>
          </w:tcPr>
          <w:p>
            <w:pPr>
              <w:spacing w:after="40"/>
              <w:rPr>
                <w:ins w:id="901885" w:author="Claude (AI draft)" w:date="2026-10-15T08:00:00Z"/>
              </w:rPr>
            </w:pPr>
            <w:ins w:id="901886" w:author="Claude (AI draft)" w:date="2026-10-15T08:00:00Z">
              <w:r>
                <w:rPr>
                  <w:sz w:val="18"/>
                  <w:szCs w:val="18"/>
                </w:rPr>
                <w:t xml:space="preserve">Interpretation</w:t>
              </w:r>
            </w:ins>
          </w:p>
        </w:tc>
        <w:tc>
          <w:tcPr>
            <w:tcW w:w="6616" w:type="dxa"/>
            <w:tcMar>
              <w:top w:w="40" w:type="dxa"/>
              <w:left w:w="90" w:type="dxa"/>
              <w:bottom w:w="40" w:type="dxa"/>
              <w:right w:w="90" w:type="dxa"/>
            </w:tcMar>
          </w:tcPr>
          <w:p>
            <w:pPr>
              <w:spacing w:after="40"/>
              <w:rPr>
                <w:ins w:id="901887" w:author="Claude (AI draft)" w:date="2026-10-15T08:00:00Z"/>
              </w:rPr>
            </w:pPr>
            <w:ins w:id="901888" w:author="Claude (AI draft)" w:date="2026-10-15T08:00:00Z">
              <w:r>
                <w:rPr>
                  <w:sz w:val="18"/>
                  <w:szCs w:val="18"/>
                </w:rPr>
                <w:t xml:space="preserve">Shows the object-level check in the API, not only the hidden menu. It does not prove every endpoint is protected; the integration tests cover the others.</w:t>
              </w:r>
            </w:ins>
          </w:p>
        </w:tc>
      </w:tr>
    </w:tbl>
    <w:p>
      <w:pPr>
        <w:spacing w:after="60"/>
        <w:rPr>
          <w:ins w:id="901889" w:author="Claude (AI draft)" w:date="2026-10-15T08:00:00Z"/>
        </w:rPr>
      </w:pPr>
      <w:ins w:id="901890" w:author="Claude (AI draft)" w:date="2026-10-15T08:00:00Z"/>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2400"/>
        <w:gridCol w:w="6616"/>
      </w:tblGrid>
      <w:tr>
        <w:trPr>
          <w:cantSplit/>
          <w:ins w:id="901891" w:author="Claude (AI draft)" w:date="2026-10-15T08:00:00Z"/>
        </w:trPr>
        <w:tc>
          <w:tcPr>
            <w:tcW w:w="2400" w:type="dxa"/>
            <w:shd w:val="clear" w:color="auto" w:fill="DEEAF6"/>
            <w:tcMar>
              <w:top w:w="40" w:type="dxa"/>
              <w:left w:w="90" w:type="dxa"/>
              <w:bottom w:w="40" w:type="dxa"/>
              <w:right w:w="90" w:type="dxa"/>
            </w:tcMar>
          </w:tcPr>
          <w:p>
            <w:pPr>
              <w:spacing w:after="40"/>
              <w:rPr>
                <w:ins w:id="901892" w:author="Claude (AI draft)" w:date="2026-10-15T08:00:00Z"/>
              </w:rPr>
            </w:pPr>
            <w:ins w:id="901893" w:author="Claude (AI draft)" w:date="2026-10-15T08:00:00Z">
              <w:r>
                <w:rPr>
                  <w:sz w:val="18"/>
                  <w:szCs w:val="18"/>
                </w:rPr>
                <w:t xml:space="preserve">Test</w:t>
              </w:r>
            </w:ins>
          </w:p>
        </w:tc>
        <w:tc>
          <w:tcPr>
            <w:tcW w:w="6616" w:type="dxa"/>
            <w:tcMar>
              <w:top w:w="40" w:type="dxa"/>
              <w:left w:w="90" w:type="dxa"/>
              <w:bottom w:w="40" w:type="dxa"/>
              <w:right w:w="90" w:type="dxa"/>
            </w:tcMar>
          </w:tcPr>
          <w:p>
            <w:pPr>
              <w:spacing w:after="40"/>
              <w:rPr>
                <w:ins w:id="901894" w:author="Claude (AI draft)" w:date="2026-10-15T08:00:00Z"/>
              </w:rPr>
            </w:pPr>
            <w:ins w:id="901895" w:author="Claude (AI draft)" w:date="2026-10-15T08:00:00Z">
              <w:r>
                <w:rPr>
                  <w:sz w:val="18"/>
                  <w:szCs w:val="18"/>
                </w:rPr>
                <w:t xml:space="preserve">descriptionLimit (ApiHttpIntegrationTest)</w:t>
              </w:r>
            </w:ins>
          </w:p>
        </w:tc>
      </w:tr>
      <w:tr>
        <w:trPr>
          <w:cantSplit/>
          <w:ins w:id="901896" w:author="Claude (AI draft)" w:date="2026-10-15T08:00:00Z"/>
        </w:trPr>
        <w:tc>
          <w:tcPr>
            <w:tcW w:w="2400" w:type="dxa"/>
            <w:shd w:val="clear" w:color="auto" w:fill="DEEAF6"/>
            <w:tcMar>
              <w:top w:w="40" w:type="dxa"/>
              <w:left w:w="90" w:type="dxa"/>
              <w:bottom w:w="40" w:type="dxa"/>
              <w:right w:w="90" w:type="dxa"/>
            </w:tcMar>
          </w:tcPr>
          <w:p>
            <w:pPr>
              <w:spacing w:after="40"/>
              <w:rPr>
                <w:ins w:id="901897" w:author="Claude (AI draft)" w:date="2026-10-15T08:00:00Z"/>
              </w:rPr>
            </w:pPr>
            <w:ins w:id="901898" w:author="Claude (AI draft)" w:date="2026-10-15T08:00:00Z">
              <w:r>
                <w:rPr>
                  <w:sz w:val="18"/>
                  <w:szCs w:val="18"/>
                </w:rPr>
                <w:t xml:space="preserve">Test basis</w:t>
              </w:r>
            </w:ins>
          </w:p>
        </w:tc>
        <w:tc>
          <w:tcPr>
            <w:tcW w:w="6616" w:type="dxa"/>
            <w:tcMar>
              <w:top w:w="40" w:type="dxa"/>
              <w:left w:w="90" w:type="dxa"/>
              <w:bottom w:w="40" w:type="dxa"/>
              <w:right w:w="90" w:type="dxa"/>
            </w:tcMar>
          </w:tcPr>
          <w:p>
            <w:pPr>
              <w:spacing w:after="40"/>
              <w:rPr>
                <w:ins w:id="901899" w:author="Claude (AI draft)" w:date="2026-10-15T08:00:00Z"/>
              </w:rPr>
            </w:pPr>
            <w:ins w:id="901900" w:author="Claude (AI draft)" w:date="2026-10-15T08:00:00Z">
              <w:r>
                <w:rPr>
                  <w:sz w:val="18"/>
                  <w:szCs w:val="18"/>
                </w:rPr>
                <w:t xml:space="preserve">API &amp; Integration Design 21.7: @Size(max=2000) description; defect D-14</w:t>
              </w:r>
            </w:ins>
          </w:p>
        </w:tc>
      </w:tr>
      <w:tr>
        <w:trPr>
          <w:cantSplit/>
          <w:ins w:id="901901" w:author="Claude (AI draft)" w:date="2026-10-15T08:00:00Z"/>
        </w:trPr>
        <w:tc>
          <w:tcPr>
            <w:tcW w:w="2400" w:type="dxa"/>
            <w:shd w:val="clear" w:color="auto" w:fill="DEEAF6"/>
            <w:tcMar>
              <w:top w:w="40" w:type="dxa"/>
              <w:left w:w="90" w:type="dxa"/>
              <w:bottom w:w="40" w:type="dxa"/>
              <w:right w:w="90" w:type="dxa"/>
            </w:tcMar>
          </w:tcPr>
          <w:p>
            <w:pPr>
              <w:spacing w:after="40"/>
              <w:rPr>
                <w:ins w:id="901902" w:author="Claude (AI draft)" w:date="2026-10-15T08:00:00Z"/>
              </w:rPr>
            </w:pPr>
            <w:ins w:id="901903" w:author="Claude (AI draft)" w:date="2026-10-15T08:00:00Z">
              <w:r>
                <w:rPr>
                  <w:sz w:val="18"/>
                  <w:szCs w:val="18"/>
                </w:rPr>
                <w:t xml:space="preserve">Why selected</w:t>
              </w:r>
            </w:ins>
          </w:p>
        </w:tc>
        <w:tc>
          <w:tcPr>
            <w:tcW w:w="6616" w:type="dxa"/>
            <w:tcMar>
              <w:top w:w="40" w:type="dxa"/>
              <w:left w:w="90" w:type="dxa"/>
              <w:bottom w:w="40" w:type="dxa"/>
              <w:right w:w="90" w:type="dxa"/>
            </w:tcMar>
          </w:tcPr>
          <w:p>
            <w:pPr>
              <w:spacing w:after="40"/>
              <w:rPr>
                <w:ins w:id="901904" w:author="Claude (AI draft)" w:date="2026-10-15T08:00:00Z"/>
              </w:rPr>
            </w:pPr>
            <w:ins w:id="901905" w:author="Claude (AI draft)" w:date="2026-10-15T08:00:00Z">
              <w:r>
                <w:rPr>
                  <w:sz w:val="18"/>
                  <w:szCs w:val="18"/>
                </w:rPr>
                <w:t xml:space="preserve">The API allowed 5000 characters while the PED and the form allowed 2000.</w:t>
              </w:r>
            </w:ins>
          </w:p>
        </w:tc>
      </w:tr>
      <w:tr>
        <w:trPr>
          <w:cantSplit/>
          <w:ins w:id="901906" w:author="Claude (AI draft)" w:date="2026-10-15T08:00:00Z"/>
        </w:trPr>
        <w:tc>
          <w:tcPr>
            <w:tcW w:w="2400" w:type="dxa"/>
            <w:shd w:val="clear" w:color="auto" w:fill="DEEAF6"/>
            <w:tcMar>
              <w:top w:w="40" w:type="dxa"/>
              <w:left w:w="90" w:type="dxa"/>
              <w:bottom w:w="40" w:type="dxa"/>
              <w:right w:w="90" w:type="dxa"/>
            </w:tcMar>
          </w:tcPr>
          <w:p>
            <w:pPr>
              <w:spacing w:after="40"/>
              <w:rPr>
                <w:ins w:id="901907" w:author="Claude (AI draft)" w:date="2026-10-15T08:00:00Z"/>
              </w:rPr>
            </w:pPr>
            <w:ins w:id="901908" w:author="Claude (AI draft)" w:date="2026-10-15T08:00:00Z">
              <w:r>
                <w:rPr>
                  <w:sz w:val="18"/>
                  <w:szCs w:val="18"/>
                </w:rPr>
                <w:t xml:space="preserve">Technique / level</w:t>
              </w:r>
            </w:ins>
          </w:p>
        </w:tc>
        <w:tc>
          <w:tcPr>
            <w:tcW w:w="6616" w:type="dxa"/>
            <w:tcMar>
              <w:top w:w="40" w:type="dxa"/>
              <w:left w:w="90" w:type="dxa"/>
              <w:bottom w:w="40" w:type="dxa"/>
              <w:right w:w="90" w:type="dxa"/>
            </w:tcMar>
          </w:tcPr>
          <w:p>
            <w:pPr>
              <w:spacing w:after="40"/>
              <w:rPr>
                <w:ins w:id="901909" w:author="Claude (AI draft)" w:date="2026-10-15T08:00:00Z"/>
              </w:rPr>
            </w:pPr>
            <w:ins w:id="901910" w:author="Claude (AI draft)" w:date="2026-10-15T08:00:00Z">
              <w:r>
                <w:rPr>
                  <w:sz w:val="18"/>
                  <w:szCs w:val="18"/>
                </w:rPr>
                <w:t xml:space="preserve">Boundary value analysis; API integration</w:t>
              </w:r>
            </w:ins>
          </w:p>
        </w:tc>
      </w:tr>
      <w:tr>
        <w:trPr>
          <w:cantSplit/>
          <w:ins w:id="901911" w:author="Claude (AI draft)" w:date="2026-10-15T08:00:00Z"/>
        </w:trPr>
        <w:tc>
          <w:tcPr>
            <w:tcW w:w="2400" w:type="dxa"/>
            <w:shd w:val="clear" w:color="auto" w:fill="DEEAF6"/>
            <w:tcMar>
              <w:top w:w="40" w:type="dxa"/>
              <w:left w:w="90" w:type="dxa"/>
              <w:bottom w:w="40" w:type="dxa"/>
              <w:right w:w="90" w:type="dxa"/>
            </w:tcMar>
          </w:tcPr>
          <w:p>
            <w:pPr>
              <w:spacing w:after="40"/>
              <w:rPr>
                <w:ins w:id="901912" w:author="Claude (AI draft)" w:date="2026-10-15T08:00:00Z"/>
              </w:rPr>
            </w:pPr>
            <w:ins w:id="901913" w:author="Claude (AI draft)" w:date="2026-10-15T08:00:00Z">
              <w:r>
                <w:rPr>
                  <w:sz w:val="18"/>
                  <w:szCs w:val="18"/>
                </w:rPr>
                <w:t xml:space="preserve">Input / precondition</w:t>
              </w:r>
            </w:ins>
          </w:p>
        </w:tc>
        <w:tc>
          <w:tcPr>
            <w:tcW w:w="6616" w:type="dxa"/>
            <w:tcMar>
              <w:top w:w="40" w:type="dxa"/>
              <w:left w:w="90" w:type="dxa"/>
              <w:bottom w:w="40" w:type="dxa"/>
              <w:right w:w="90" w:type="dxa"/>
            </w:tcMar>
          </w:tcPr>
          <w:p>
            <w:pPr>
              <w:spacing w:after="40"/>
              <w:rPr>
                <w:ins w:id="901914" w:author="Claude (AI draft)" w:date="2026-10-15T08:00:00Z"/>
              </w:rPr>
            </w:pPr>
            <w:ins w:id="901915" w:author="Claude (AI draft)" w:date="2026-10-15T08:00:00Z">
              <w:r>
                <w:rPr>
                  <w:sz w:val="18"/>
                  <w:szCs w:val="18"/>
                </w:rPr>
                <w:t xml:space="preserve">Description of 2001 characters, requester token</w:t>
              </w:r>
            </w:ins>
          </w:p>
        </w:tc>
      </w:tr>
      <w:tr>
        <w:trPr>
          <w:cantSplit/>
          <w:ins w:id="901916" w:author="Claude (AI draft)" w:date="2026-10-15T08:00:00Z"/>
        </w:trPr>
        <w:tc>
          <w:tcPr>
            <w:tcW w:w="2400" w:type="dxa"/>
            <w:shd w:val="clear" w:color="auto" w:fill="DEEAF6"/>
            <w:tcMar>
              <w:top w:w="40" w:type="dxa"/>
              <w:left w:w="90" w:type="dxa"/>
              <w:bottom w:w="40" w:type="dxa"/>
              <w:right w:w="90" w:type="dxa"/>
            </w:tcMar>
          </w:tcPr>
          <w:p>
            <w:pPr>
              <w:spacing w:after="40"/>
              <w:rPr>
                <w:ins w:id="901917" w:author="Claude (AI draft)" w:date="2026-10-15T08:00:00Z"/>
              </w:rPr>
            </w:pPr>
            <w:ins w:id="901918" w:author="Claude (AI draft)" w:date="2026-10-15T08:00:00Z">
              <w:r>
                <w:rPr>
                  <w:sz w:val="18"/>
                  <w:szCs w:val="18"/>
                </w:rPr>
                <w:t xml:space="preserve">Expected result</w:t>
              </w:r>
            </w:ins>
          </w:p>
        </w:tc>
        <w:tc>
          <w:tcPr>
            <w:tcW w:w="6616" w:type="dxa"/>
            <w:tcMar>
              <w:top w:w="40" w:type="dxa"/>
              <w:left w:w="90" w:type="dxa"/>
              <w:bottom w:w="40" w:type="dxa"/>
              <w:right w:w="90" w:type="dxa"/>
            </w:tcMar>
          </w:tcPr>
          <w:p>
            <w:pPr>
              <w:spacing w:after="40"/>
              <w:rPr>
                <w:ins w:id="901919" w:author="Claude (AI draft)" w:date="2026-10-15T08:00:00Z"/>
              </w:rPr>
            </w:pPr>
            <w:ins w:id="901920" w:author="Claude (AI draft)" w:date="2026-10-15T08:00:00Z">
              <w:r>
                <w:rPr>
                  <w:sz w:val="18"/>
                  <w:szCs w:val="18"/>
                </w:rPr>
                <w:t xml:space="preserve">400 VALIDATION_FAILED with a field error on description (2000 is accepted by the other submission tests)</w:t>
              </w:r>
            </w:ins>
          </w:p>
        </w:tc>
      </w:tr>
      <w:tr>
        <w:trPr>
          <w:cantSplit/>
          <w:ins w:id="901921" w:author="Claude (AI draft)" w:date="2026-10-15T08:00:00Z"/>
        </w:trPr>
        <w:tc>
          <w:tcPr>
            <w:tcW w:w="2400" w:type="dxa"/>
            <w:shd w:val="clear" w:color="auto" w:fill="DEEAF6"/>
            <w:tcMar>
              <w:top w:w="40" w:type="dxa"/>
              <w:left w:w="90" w:type="dxa"/>
              <w:bottom w:w="40" w:type="dxa"/>
              <w:right w:w="90" w:type="dxa"/>
            </w:tcMar>
          </w:tcPr>
          <w:p>
            <w:pPr>
              <w:spacing w:after="40"/>
              <w:rPr>
                <w:ins w:id="901922" w:author="Claude (AI draft)" w:date="2026-10-15T08:00:00Z"/>
              </w:rPr>
            </w:pPr>
            <w:ins w:id="901923" w:author="Claude (AI draft)" w:date="2026-10-15T08:00:00Z">
              <w:r>
                <w:rPr>
                  <w:sz w:val="18"/>
                  <w:szCs w:val="18"/>
                </w:rPr>
                <w:t xml:space="preserve">Actual result</w:t>
              </w:r>
            </w:ins>
          </w:p>
        </w:tc>
        <w:tc>
          <w:tcPr>
            <w:tcW w:w="6616" w:type="dxa"/>
            <w:tcMar>
              <w:top w:w="40" w:type="dxa"/>
              <w:left w:w="90" w:type="dxa"/>
              <w:bottom w:w="40" w:type="dxa"/>
              <w:right w:w="90" w:type="dxa"/>
            </w:tcMar>
          </w:tcPr>
          <w:p>
            <w:pPr>
              <w:spacing w:after="40"/>
              <w:rPr>
                <w:ins w:id="901924" w:author="Claude (AI draft)" w:date="2026-10-15T08:00:00Z"/>
              </w:rPr>
            </w:pPr>
            <w:ins w:id="901925" w:author="Claude (AI draft)" w:date="2026-10-15T08:00:00Z">
              <w:r>
                <w:rPr>
                  <w:sz w:val="18"/>
                  <w:szCs w:val="18"/>
                </w:rPr>
                <w:t xml:space="preserve">As expected</w:t>
              </w:r>
            </w:ins>
          </w:p>
        </w:tc>
      </w:tr>
      <w:tr>
        <w:trPr>
          <w:cantSplit/>
          <w:ins w:id="901926" w:author="Claude (AI draft)" w:date="2026-10-15T08:00:00Z"/>
        </w:trPr>
        <w:tc>
          <w:tcPr>
            <w:tcW w:w="2400" w:type="dxa"/>
            <w:shd w:val="clear" w:color="auto" w:fill="DEEAF6"/>
            <w:tcMar>
              <w:top w:w="40" w:type="dxa"/>
              <w:left w:w="90" w:type="dxa"/>
              <w:bottom w:w="40" w:type="dxa"/>
              <w:right w:w="90" w:type="dxa"/>
            </w:tcMar>
          </w:tcPr>
          <w:p>
            <w:pPr>
              <w:spacing w:after="40"/>
              <w:rPr>
                <w:ins w:id="901927" w:author="Claude (AI draft)" w:date="2026-10-15T08:00:00Z"/>
              </w:rPr>
            </w:pPr>
            <w:ins w:id="901928" w:author="Claude (AI draft)" w:date="2026-10-15T08:00:00Z">
              <w:r>
                <w:rPr>
                  <w:sz w:val="18"/>
                  <w:szCs w:val="18"/>
                </w:rPr>
                <w:t xml:space="preserve">Status</w:t>
              </w:r>
            </w:ins>
          </w:p>
        </w:tc>
        <w:tc>
          <w:tcPr>
            <w:tcW w:w="6616" w:type="dxa"/>
            <w:tcMar>
              <w:top w:w="40" w:type="dxa"/>
              <w:left w:w="90" w:type="dxa"/>
              <w:bottom w:w="40" w:type="dxa"/>
              <w:right w:w="90" w:type="dxa"/>
            </w:tcMar>
          </w:tcPr>
          <w:p>
            <w:pPr>
              <w:spacing w:after="40"/>
              <w:rPr>
                <w:ins w:id="901929" w:author="Claude (AI draft)" w:date="2026-10-15T08:00:00Z"/>
              </w:rPr>
            </w:pPr>
            <w:ins w:id="901930" w:author="Claude (AI draft)" w:date="2026-10-15T08:00:00Z">
              <w:r>
                <w:rPr>
                  <w:sz w:val="18"/>
                  <w:szCs w:val="18"/>
                </w:rPr>
                <w:t xml:space="preserve">Pass</w:t>
              </w:r>
            </w:ins>
          </w:p>
        </w:tc>
      </w:tr>
      <w:tr>
        <w:trPr>
          <w:cantSplit/>
          <w:ins w:id="901931" w:author="Claude (AI draft)" w:date="2026-10-15T08:00:00Z"/>
        </w:trPr>
        <w:tc>
          <w:tcPr>
            <w:tcW w:w="2400" w:type="dxa"/>
            <w:shd w:val="clear" w:color="auto" w:fill="DEEAF6"/>
            <w:tcMar>
              <w:top w:w="40" w:type="dxa"/>
              <w:left w:w="90" w:type="dxa"/>
              <w:bottom w:w="40" w:type="dxa"/>
              <w:right w:w="90" w:type="dxa"/>
            </w:tcMar>
          </w:tcPr>
          <w:p>
            <w:pPr>
              <w:spacing w:after="40"/>
              <w:rPr>
                <w:ins w:id="901932" w:author="Claude (AI draft)" w:date="2026-10-15T08:00:00Z"/>
              </w:rPr>
            </w:pPr>
            <w:ins w:id="901933" w:author="Claude (AI draft)" w:date="2026-10-15T08:00:00Z">
              <w:r>
                <w:rPr>
                  <w:sz w:val="18"/>
                  <w:szCs w:val="18"/>
                </w:rPr>
                <w:t xml:space="preserve">Evidence</w:t>
              </w:r>
            </w:ins>
          </w:p>
        </w:tc>
        <w:tc>
          <w:tcPr>
            <w:tcW w:w="6616" w:type="dxa"/>
            <w:tcMar>
              <w:top w:w="40" w:type="dxa"/>
              <w:left w:w="90" w:type="dxa"/>
              <w:bottom w:w="40" w:type="dxa"/>
              <w:right w:w="90" w:type="dxa"/>
            </w:tcMar>
          </w:tcPr>
          <w:p>
            <w:pPr>
              <w:spacing w:after="40"/>
              <w:rPr>
                <w:ins w:id="901934" w:author="Claude (AI draft)" w:date="2026-10-15T08:00:00Z"/>
              </w:rPr>
            </w:pPr>
            <w:ins w:id="901935" w:author="Claude (AI draft)" w:date="2026-10-15T08:00:00Z">
              <w:r>
                <w:rPr>
                  <w:sz w:val="18"/>
                  <w:szCs w:val="18"/>
                </w:rPr>
                <w:t xml:space="preserve">CI Backend job, surefire report</w:t>
              </w:r>
            </w:ins>
          </w:p>
        </w:tc>
      </w:tr>
      <w:tr>
        <w:trPr>
          <w:cantSplit/>
          <w:ins w:id="901936" w:author="Claude (AI draft)" w:date="2026-10-15T08:00:00Z"/>
        </w:trPr>
        <w:tc>
          <w:tcPr>
            <w:tcW w:w="2400" w:type="dxa"/>
            <w:shd w:val="clear" w:color="auto" w:fill="DEEAF6"/>
            <w:tcMar>
              <w:top w:w="40" w:type="dxa"/>
              <w:left w:w="90" w:type="dxa"/>
              <w:bottom w:w="40" w:type="dxa"/>
              <w:right w:w="90" w:type="dxa"/>
            </w:tcMar>
          </w:tcPr>
          <w:p>
            <w:pPr>
              <w:spacing w:after="40"/>
              <w:rPr>
                <w:ins w:id="901937" w:author="Claude (AI draft)" w:date="2026-10-15T08:00:00Z"/>
              </w:rPr>
            </w:pPr>
            <w:ins w:id="901938" w:author="Claude (AI draft)" w:date="2026-10-15T08:00:00Z">
              <w:r>
                <w:rPr>
                  <w:sz w:val="18"/>
                  <w:szCs w:val="18"/>
                </w:rPr>
                <w:t xml:space="preserve">Interpretation</w:t>
              </w:r>
            </w:ins>
          </w:p>
        </w:tc>
        <w:tc>
          <w:tcPr>
            <w:tcW w:w="6616" w:type="dxa"/>
            <w:tcMar>
              <w:top w:w="40" w:type="dxa"/>
              <w:left w:w="90" w:type="dxa"/>
              <w:bottom w:w="40" w:type="dxa"/>
              <w:right w:w="90" w:type="dxa"/>
            </w:tcMar>
          </w:tcPr>
          <w:p>
            <w:pPr>
              <w:spacing w:after="40"/>
              <w:rPr>
                <w:ins w:id="901939" w:author="Claude (AI draft)" w:date="2026-10-15T08:00:00Z"/>
              </w:rPr>
            </w:pPr>
            <w:ins w:id="901940" w:author="Claude (AI draft)" w:date="2026-10-15T08:00:00Z">
              <w:r>
                <w:rPr>
                  <w:sz w:val="18"/>
                  <w:szCs w:val="18"/>
                </w:rPr>
                <w:t xml:space="preserve">The server enforces the documented limit whatever the client sends.</w:t>
              </w:r>
            </w:ins>
          </w:p>
        </w:tc>
      </w:tr>
    </w:tbl>
    <w:p>
      <w:pPr>
        <w:spacing w:after="60"/>
        <w:rPr>
          <w:ins w:id="901941" w:author="Claude (AI draft)" w:date="2026-10-15T08:00:00Z"/>
        </w:rPr>
      </w:pPr>
      <w:ins w:id="901942" w:author="Claude (AI draft)" w:date="2026-10-15T08:00:00Z"/>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2400"/>
        <w:gridCol w:w="6616"/>
      </w:tblGrid>
      <w:tr>
        <w:trPr>
          <w:cantSplit/>
          <w:ins w:id="901943" w:author="Claude (AI draft)" w:date="2026-10-15T08:00:00Z"/>
        </w:trPr>
        <w:tc>
          <w:tcPr>
            <w:tcW w:w="2400" w:type="dxa"/>
            <w:shd w:val="clear" w:color="auto" w:fill="DEEAF6"/>
            <w:tcMar>
              <w:top w:w="40" w:type="dxa"/>
              <w:left w:w="90" w:type="dxa"/>
              <w:bottom w:w="40" w:type="dxa"/>
              <w:right w:w="90" w:type="dxa"/>
            </w:tcMar>
          </w:tcPr>
          <w:p>
            <w:pPr>
              <w:spacing w:after="40"/>
              <w:rPr>
                <w:ins w:id="901944" w:author="Claude (AI draft)" w:date="2026-10-15T08:00:00Z"/>
              </w:rPr>
            </w:pPr>
            <w:ins w:id="901945" w:author="Claude (AI draft)" w:date="2026-10-15T08:00:00Z">
              <w:r>
                <w:rPr>
                  <w:sz w:val="18"/>
                  <w:szCs w:val="18"/>
                </w:rPr>
                <w:t xml:space="preserve">Test</w:t>
              </w:r>
            </w:ins>
          </w:p>
        </w:tc>
        <w:tc>
          <w:tcPr>
            <w:tcW w:w="6616" w:type="dxa"/>
            <w:tcMar>
              <w:top w:w="40" w:type="dxa"/>
              <w:left w:w="90" w:type="dxa"/>
              <w:bottom w:w="40" w:type="dxa"/>
              <w:right w:w="90" w:type="dxa"/>
            </w:tcMar>
          </w:tcPr>
          <w:p>
            <w:pPr>
              <w:spacing w:after="40"/>
              <w:rPr>
                <w:ins w:id="901946" w:author="Claude (AI draft)" w:date="2026-10-15T08:00:00Z"/>
              </w:rPr>
            </w:pPr>
            <w:ins w:id="901947" w:author="Claude (AI draft)" w:date="2026-10-15T08:00:00Z">
              <w:r>
                <w:rPr>
                  <w:sz w:val="18"/>
                  <w:szCs w:val="18"/>
                </w:rPr>
                <w:t xml:space="preserve">prioritySortOrder (ApiHttpIntegrationTest)</w:t>
              </w:r>
            </w:ins>
          </w:p>
        </w:tc>
      </w:tr>
      <w:tr>
        <w:trPr>
          <w:cantSplit/>
          <w:ins w:id="901948" w:author="Claude (AI draft)" w:date="2026-10-15T08:00:00Z"/>
        </w:trPr>
        <w:tc>
          <w:tcPr>
            <w:tcW w:w="2400" w:type="dxa"/>
            <w:shd w:val="clear" w:color="auto" w:fill="DEEAF6"/>
            <w:tcMar>
              <w:top w:w="40" w:type="dxa"/>
              <w:left w:w="90" w:type="dxa"/>
              <w:bottom w:w="40" w:type="dxa"/>
              <w:right w:w="90" w:type="dxa"/>
            </w:tcMar>
          </w:tcPr>
          <w:p>
            <w:pPr>
              <w:spacing w:after="40"/>
              <w:rPr>
                <w:ins w:id="901949" w:author="Claude (AI draft)" w:date="2026-10-15T08:00:00Z"/>
              </w:rPr>
            </w:pPr>
            <w:ins w:id="901950" w:author="Claude (AI draft)" w:date="2026-10-15T08:00:00Z">
              <w:r>
                <w:rPr>
                  <w:sz w:val="18"/>
                  <w:szCs w:val="18"/>
                </w:rPr>
                <w:t xml:space="preserve">Test basis</w:t>
              </w:r>
            </w:ins>
          </w:p>
        </w:tc>
        <w:tc>
          <w:tcPr>
            <w:tcW w:w="6616" w:type="dxa"/>
            <w:tcMar>
              <w:top w:w="40" w:type="dxa"/>
              <w:left w:w="90" w:type="dxa"/>
              <w:bottom w:w="40" w:type="dxa"/>
              <w:right w:w="90" w:type="dxa"/>
            </w:tcMar>
          </w:tcPr>
          <w:p>
            <w:pPr>
              <w:spacing w:after="40"/>
              <w:rPr>
                <w:ins w:id="901951" w:author="Claude (AI draft)" w:date="2026-10-15T08:00:00Z"/>
              </w:rPr>
            </w:pPr>
            <w:ins w:id="901952" w:author="Claude (AI draft)" w:date="2026-10-15T08:00:00Z">
              <w:r>
                <w:rPr>
                  <w:sz w:val="18"/>
                  <w:szCs w:val="18"/>
                </w:rPr>
                <w:t xml:space="preserve">FR-006, FR-016; defect D-07</w:t>
              </w:r>
            </w:ins>
          </w:p>
        </w:tc>
      </w:tr>
      <w:tr>
        <w:trPr>
          <w:cantSplit/>
          <w:ins w:id="901953" w:author="Claude (AI draft)" w:date="2026-10-15T08:00:00Z"/>
        </w:trPr>
        <w:tc>
          <w:tcPr>
            <w:tcW w:w="2400" w:type="dxa"/>
            <w:shd w:val="clear" w:color="auto" w:fill="DEEAF6"/>
            <w:tcMar>
              <w:top w:w="40" w:type="dxa"/>
              <w:left w:w="90" w:type="dxa"/>
              <w:bottom w:w="40" w:type="dxa"/>
              <w:right w:w="90" w:type="dxa"/>
            </w:tcMar>
          </w:tcPr>
          <w:p>
            <w:pPr>
              <w:spacing w:after="40"/>
              <w:rPr>
                <w:ins w:id="901954" w:author="Claude (AI draft)" w:date="2026-10-15T08:00:00Z"/>
              </w:rPr>
            </w:pPr>
            <w:ins w:id="901955" w:author="Claude (AI draft)" w:date="2026-10-15T08:00:00Z">
              <w:r>
                <w:rPr>
                  <w:sz w:val="18"/>
                  <w:szCs w:val="18"/>
                </w:rPr>
                <w:t xml:space="preserve">Why selected</w:t>
              </w:r>
            </w:ins>
          </w:p>
        </w:tc>
        <w:tc>
          <w:tcPr>
            <w:tcW w:w="6616" w:type="dxa"/>
            <w:tcMar>
              <w:top w:w="40" w:type="dxa"/>
              <w:left w:w="90" w:type="dxa"/>
              <w:bottom w:w="40" w:type="dxa"/>
              <w:right w:w="90" w:type="dxa"/>
            </w:tcMar>
          </w:tcPr>
          <w:p>
            <w:pPr>
              <w:spacing w:after="40"/>
              <w:rPr>
                <w:ins w:id="901956" w:author="Claude (AI draft)" w:date="2026-10-15T08:00:00Z"/>
              </w:rPr>
            </w:pPr>
            <w:ins w:id="901957" w:author="Claude (AI draft)" w:date="2026-10-15T08:00:00Z">
              <w:r>
                <w:rPr>
                  <w:sz w:val="18"/>
                  <w:szCs w:val="18"/>
                </w:rPr>
                <w:t xml:space="preserve">Regression test: priority was sorted alphabetically.</w:t>
              </w:r>
            </w:ins>
          </w:p>
        </w:tc>
      </w:tr>
      <w:tr>
        <w:trPr>
          <w:cantSplit/>
          <w:ins w:id="901958" w:author="Claude (AI draft)" w:date="2026-10-15T08:00:00Z"/>
        </w:trPr>
        <w:tc>
          <w:tcPr>
            <w:tcW w:w="2400" w:type="dxa"/>
            <w:shd w:val="clear" w:color="auto" w:fill="DEEAF6"/>
            <w:tcMar>
              <w:top w:w="40" w:type="dxa"/>
              <w:left w:w="90" w:type="dxa"/>
              <w:bottom w:w="40" w:type="dxa"/>
              <w:right w:w="90" w:type="dxa"/>
            </w:tcMar>
          </w:tcPr>
          <w:p>
            <w:pPr>
              <w:spacing w:after="40"/>
              <w:rPr>
                <w:ins w:id="901959" w:author="Claude (AI draft)" w:date="2026-10-15T08:00:00Z"/>
              </w:rPr>
            </w:pPr>
            <w:ins w:id="901960" w:author="Claude (AI draft)" w:date="2026-10-15T08:00:00Z">
              <w:r>
                <w:rPr>
                  <w:sz w:val="18"/>
                  <w:szCs w:val="18"/>
                </w:rPr>
                <w:t xml:space="preserve">Technique / level</w:t>
              </w:r>
            </w:ins>
          </w:p>
        </w:tc>
        <w:tc>
          <w:tcPr>
            <w:tcW w:w="6616" w:type="dxa"/>
            <w:tcMar>
              <w:top w:w="40" w:type="dxa"/>
              <w:left w:w="90" w:type="dxa"/>
              <w:bottom w:w="40" w:type="dxa"/>
              <w:right w:w="90" w:type="dxa"/>
            </w:tcMar>
          </w:tcPr>
          <w:p>
            <w:pPr>
              <w:spacing w:after="40"/>
              <w:rPr>
                <w:ins w:id="901961" w:author="Claude (AI draft)" w:date="2026-10-15T08:00:00Z"/>
              </w:rPr>
            </w:pPr>
            <w:ins w:id="901962" w:author="Claude (AI draft)" w:date="2026-10-15T08:00:00Z">
              <w:r>
                <w:rPr>
                  <w:sz w:val="18"/>
                  <w:szCs w:val="18"/>
                </w:rPr>
                <w:t xml:space="preserve">Equivalence classes of priority (High, Medium, Low, unset); API integration</w:t>
              </w:r>
            </w:ins>
          </w:p>
        </w:tc>
      </w:tr>
      <w:tr>
        <w:trPr>
          <w:cantSplit/>
          <w:ins w:id="901963" w:author="Claude (AI draft)" w:date="2026-10-15T08:00:00Z"/>
        </w:trPr>
        <w:tc>
          <w:tcPr>
            <w:tcW w:w="2400" w:type="dxa"/>
            <w:shd w:val="clear" w:color="auto" w:fill="DEEAF6"/>
            <w:tcMar>
              <w:top w:w="40" w:type="dxa"/>
              <w:left w:w="90" w:type="dxa"/>
              <w:bottom w:w="40" w:type="dxa"/>
              <w:right w:w="90" w:type="dxa"/>
            </w:tcMar>
          </w:tcPr>
          <w:p>
            <w:pPr>
              <w:spacing w:after="40"/>
              <w:rPr>
                <w:ins w:id="901964" w:author="Claude (AI draft)" w:date="2026-10-15T08:00:00Z"/>
              </w:rPr>
            </w:pPr>
            <w:ins w:id="901965" w:author="Claude (AI draft)" w:date="2026-10-15T08:00:00Z">
              <w:r>
                <w:rPr>
                  <w:sz w:val="18"/>
                  <w:szCs w:val="18"/>
                </w:rPr>
                <w:t xml:space="preserve">Input / precondition</w:t>
              </w:r>
            </w:ins>
          </w:p>
        </w:tc>
        <w:tc>
          <w:tcPr>
            <w:tcW w:w="6616" w:type="dxa"/>
            <w:tcMar>
              <w:top w:w="40" w:type="dxa"/>
              <w:left w:w="90" w:type="dxa"/>
              <w:bottom w:w="40" w:type="dxa"/>
              <w:right w:w="90" w:type="dxa"/>
            </w:tcMar>
          </w:tcPr>
          <w:p>
            <w:pPr>
              <w:spacing w:after="40"/>
              <w:rPr>
                <w:ins w:id="901966" w:author="Claude (AI draft)" w:date="2026-10-15T08:00:00Z"/>
              </w:rPr>
            </w:pPr>
            <w:ins w:id="901967" w:author="Claude (AI draft)" w:date="2026-10-15T08:00:00Z">
              <w:r>
                <w:rPr>
                  <w:sz w:val="18"/>
                  <w:szCs w:val="18"/>
                </w:rPr>
                <w:t xml:space="preserve">Three new requests set to Low, High and Medium; seed requests without priority</w:t>
              </w:r>
            </w:ins>
          </w:p>
        </w:tc>
      </w:tr>
      <w:tr>
        <w:trPr>
          <w:cantSplit/>
          <w:ins w:id="901968" w:author="Claude (AI draft)" w:date="2026-10-15T08:00:00Z"/>
        </w:trPr>
        <w:tc>
          <w:tcPr>
            <w:tcW w:w="2400" w:type="dxa"/>
            <w:shd w:val="clear" w:color="auto" w:fill="DEEAF6"/>
            <w:tcMar>
              <w:top w:w="40" w:type="dxa"/>
              <w:left w:w="90" w:type="dxa"/>
              <w:bottom w:w="40" w:type="dxa"/>
              <w:right w:w="90" w:type="dxa"/>
            </w:tcMar>
          </w:tcPr>
          <w:p>
            <w:pPr>
              <w:spacing w:after="40"/>
              <w:rPr>
                <w:ins w:id="901969" w:author="Claude (AI draft)" w:date="2026-10-15T08:00:00Z"/>
              </w:rPr>
            </w:pPr>
            <w:ins w:id="901970" w:author="Claude (AI draft)" w:date="2026-10-15T08:00:00Z">
              <w:r>
                <w:rPr>
                  <w:sz w:val="18"/>
                  <w:szCs w:val="18"/>
                </w:rPr>
                <w:t xml:space="preserve">Expected result</w:t>
              </w:r>
            </w:ins>
          </w:p>
        </w:tc>
        <w:tc>
          <w:tcPr>
            <w:tcW w:w="6616" w:type="dxa"/>
            <w:tcMar>
              <w:top w:w="40" w:type="dxa"/>
              <w:left w:w="90" w:type="dxa"/>
              <w:bottom w:w="40" w:type="dxa"/>
              <w:right w:w="90" w:type="dxa"/>
            </w:tcMar>
          </w:tcPr>
          <w:p>
            <w:pPr>
              <w:spacing w:after="40"/>
              <w:rPr>
                <w:ins w:id="901971" w:author="Claude (AI draft)" w:date="2026-10-15T08:00:00Z"/>
              </w:rPr>
            </w:pPr>
            <w:ins w:id="901972" w:author="Claude (AI draft)" w:date="2026-10-15T08:00:00Z">
              <w:r>
                <w:rPr>
                  <w:sz w:val="18"/>
                  <w:szCs w:val="18"/>
                </w:rPr>
                <w:t xml:space="preserve">sort=priority,desc returns High, Medium, Low, then unset</w:t>
              </w:r>
            </w:ins>
          </w:p>
        </w:tc>
      </w:tr>
      <w:tr>
        <w:trPr>
          <w:cantSplit/>
          <w:ins w:id="901973" w:author="Claude (AI draft)" w:date="2026-10-15T08:00:00Z"/>
        </w:trPr>
        <w:tc>
          <w:tcPr>
            <w:tcW w:w="2400" w:type="dxa"/>
            <w:shd w:val="clear" w:color="auto" w:fill="DEEAF6"/>
            <w:tcMar>
              <w:top w:w="40" w:type="dxa"/>
              <w:left w:w="90" w:type="dxa"/>
              <w:bottom w:w="40" w:type="dxa"/>
              <w:right w:w="90" w:type="dxa"/>
            </w:tcMar>
          </w:tcPr>
          <w:p>
            <w:pPr>
              <w:spacing w:after="40"/>
              <w:rPr>
                <w:ins w:id="901974" w:author="Claude (AI draft)" w:date="2026-10-15T08:00:00Z"/>
              </w:rPr>
            </w:pPr>
            <w:ins w:id="901975" w:author="Claude (AI draft)" w:date="2026-10-15T08:00:00Z">
              <w:r>
                <w:rPr>
                  <w:sz w:val="18"/>
                  <w:szCs w:val="18"/>
                </w:rPr>
                <w:t xml:space="preserve">Actual result</w:t>
              </w:r>
            </w:ins>
          </w:p>
        </w:tc>
        <w:tc>
          <w:tcPr>
            <w:tcW w:w="6616" w:type="dxa"/>
            <w:tcMar>
              <w:top w:w="40" w:type="dxa"/>
              <w:left w:w="90" w:type="dxa"/>
              <w:bottom w:w="40" w:type="dxa"/>
              <w:right w:w="90" w:type="dxa"/>
            </w:tcMar>
          </w:tcPr>
          <w:p>
            <w:pPr>
              <w:spacing w:after="40"/>
              <w:rPr>
                <w:ins w:id="901976" w:author="Claude (AI draft)" w:date="2026-10-15T08:00:00Z"/>
              </w:rPr>
            </w:pPr>
            <w:ins w:id="901977" w:author="Claude (AI draft)" w:date="2026-10-15T08:00:00Z">
              <w:r>
                <w:rPr>
                  <w:sz w:val="18"/>
                  <w:szCs w:val="18"/>
                </w:rPr>
                <w:t xml:space="preserve">As expected</w:t>
              </w:r>
            </w:ins>
          </w:p>
        </w:tc>
      </w:tr>
      <w:tr>
        <w:trPr>
          <w:cantSplit/>
          <w:ins w:id="901978" w:author="Claude (AI draft)" w:date="2026-10-15T08:00:00Z"/>
        </w:trPr>
        <w:tc>
          <w:tcPr>
            <w:tcW w:w="2400" w:type="dxa"/>
            <w:shd w:val="clear" w:color="auto" w:fill="DEEAF6"/>
            <w:tcMar>
              <w:top w:w="40" w:type="dxa"/>
              <w:left w:w="90" w:type="dxa"/>
              <w:bottom w:w="40" w:type="dxa"/>
              <w:right w:w="90" w:type="dxa"/>
            </w:tcMar>
          </w:tcPr>
          <w:p>
            <w:pPr>
              <w:spacing w:after="40"/>
              <w:rPr>
                <w:ins w:id="901979" w:author="Claude (AI draft)" w:date="2026-10-15T08:00:00Z"/>
              </w:rPr>
            </w:pPr>
            <w:ins w:id="901980" w:author="Claude (AI draft)" w:date="2026-10-15T08:00:00Z">
              <w:r>
                <w:rPr>
                  <w:sz w:val="18"/>
                  <w:szCs w:val="18"/>
                </w:rPr>
                <w:t xml:space="preserve">Status</w:t>
              </w:r>
            </w:ins>
          </w:p>
        </w:tc>
        <w:tc>
          <w:tcPr>
            <w:tcW w:w="6616" w:type="dxa"/>
            <w:tcMar>
              <w:top w:w="40" w:type="dxa"/>
              <w:left w:w="90" w:type="dxa"/>
              <w:bottom w:w="40" w:type="dxa"/>
              <w:right w:w="90" w:type="dxa"/>
            </w:tcMar>
          </w:tcPr>
          <w:p>
            <w:pPr>
              <w:spacing w:after="40"/>
              <w:rPr>
                <w:ins w:id="901981" w:author="Claude (AI draft)" w:date="2026-10-15T08:00:00Z"/>
              </w:rPr>
            </w:pPr>
            <w:ins w:id="901982" w:author="Claude (AI draft)" w:date="2026-10-15T08:00:00Z">
              <w:r>
                <w:rPr>
                  <w:sz w:val="18"/>
                  <w:szCs w:val="18"/>
                </w:rPr>
                <w:t xml:space="preserve">Pass</w:t>
              </w:r>
            </w:ins>
          </w:p>
        </w:tc>
      </w:tr>
      <w:tr>
        <w:trPr>
          <w:cantSplit/>
          <w:ins w:id="901983" w:author="Claude (AI draft)" w:date="2026-10-15T08:00:00Z"/>
        </w:trPr>
        <w:tc>
          <w:tcPr>
            <w:tcW w:w="2400" w:type="dxa"/>
            <w:shd w:val="clear" w:color="auto" w:fill="DEEAF6"/>
            <w:tcMar>
              <w:top w:w="40" w:type="dxa"/>
              <w:left w:w="90" w:type="dxa"/>
              <w:bottom w:w="40" w:type="dxa"/>
              <w:right w:w="90" w:type="dxa"/>
            </w:tcMar>
          </w:tcPr>
          <w:p>
            <w:pPr>
              <w:spacing w:after="40"/>
              <w:rPr>
                <w:ins w:id="901984" w:author="Claude (AI draft)" w:date="2026-10-15T08:00:00Z"/>
              </w:rPr>
            </w:pPr>
            <w:ins w:id="901985" w:author="Claude (AI draft)" w:date="2026-10-15T08:00:00Z">
              <w:r>
                <w:rPr>
                  <w:sz w:val="18"/>
                  <w:szCs w:val="18"/>
                </w:rPr>
                <w:t xml:space="preserve">Evidence</w:t>
              </w:r>
            </w:ins>
          </w:p>
        </w:tc>
        <w:tc>
          <w:tcPr>
            <w:tcW w:w="6616" w:type="dxa"/>
            <w:tcMar>
              <w:top w:w="40" w:type="dxa"/>
              <w:left w:w="90" w:type="dxa"/>
              <w:bottom w:w="40" w:type="dxa"/>
              <w:right w:w="90" w:type="dxa"/>
            </w:tcMar>
          </w:tcPr>
          <w:p>
            <w:pPr>
              <w:spacing w:after="40"/>
              <w:rPr>
                <w:ins w:id="901986" w:author="Claude (AI draft)" w:date="2026-10-15T08:00:00Z"/>
              </w:rPr>
            </w:pPr>
            <w:ins w:id="901987" w:author="Claude (AI draft)" w:date="2026-10-15T08:00:00Z">
              <w:r>
                <w:rPr>
                  <w:sz w:val="18"/>
                  <w:szCs w:val="18"/>
                </w:rPr>
                <w:t xml:space="preserve">CI Backend job, surefire report</w:t>
              </w:r>
            </w:ins>
          </w:p>
        </w:tc>
      </w:tr>
      <w:tr>
        <w:trPr>
          <w:cantSplit/>
          <w:ins w:id="901988" w:author="Claude (AI draft)" w:date="2026-10-15T08:00:00Z"/>
        </w:trPr>
        <w:tc>
          <w:tcPr>
            <w:tcW w:w="2400" w:type="dxa"/>
            <w:shd w:val="clear" w:color="auto" w:fill="DEEAF6"/>
            <w:tcMar>
              <w:top w:w="40" w:type="dxa"/>
              <w:left w:w="90" w:type="dxa"/>
              <w:bottom w:w="40" w:type="dxa"/>
              <w:right w:w="90" w:type="dxa"/>
            </w:tcMar>
          </w:tcPr>
          <w:p>
            <w:pPr>
              <w:spacing w:after="40"/>
              <w:rPr>
                <w:ins w:id="901989" w:author="Claude (AI draft)" w:date="2026-10-15T08:00:00Z"/>
              </w:rPr>
            </w:pPr>
            <w:ins w:id="901990" w:author="Claude (AI draft)" w:date="2026-10-15T08:00:00Z">
              <w:r>
                <w:rPr>
                  <w:sz w:val="18"/>
                  <w:szCs w:val="18"/>
                </w:rPr>
                <w:t xml:space="preserve">Interpretation</w:t>
              </w:r>
            </w:ins>
          </w:p>
        </w:tc>
        <w:tc>
          <w:tcPr>
            <w:tcW w:w="6616" w:type="dxa"/>
            <w:tcMar>
              <w:top w:w="40" w:type="dxa"/>
              <w:left w:w="90" w:type="dxa"/>
              <w:bottom w:w="40" w:type="dxa"/>
              <w:right w:w="90" w:type="dxa"/>
            </w:tcMar>
          </w:tcPr>
          <w:p>
            <w:pPr>
              <w:spacing w:after="40"/>
              <w:rPr>
                <w:ins w:id="901991" w:author="Claude (AI draft)" w:date="2026-10-15T08:00:00Z"/>
              </w:rPr>
            </w:pPr>
            <w:ins w:id="901992" w:author="Claude (AI draft)" w:date="2026-10-15T08:00:00Z">
              <w:r>
                <w:rPr>
                  <w:sz w:val="18"/>
                  <w:szCs w:val="18"/>
                </w:rPr>
                <w:t xml:space="preserve">The order is now defined by the query (CASE), not by the text of the values.</w:t>
              </w:r>
            </w:ins>
          </w:p>
        </w:tc>
      </w:tr>
    </w:tbl>
    <w:p>
      <w:pPr>
        <w:spacing w:after="60"/>
        <w:rPr>
          <w:ins w:id="912448" w:author="Claude (AI draft)" w:date="2026-10-16T16:00:00Z"/>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2400"/>
        <w:gridCol w:w="6616"/>
      </w:tblGrid>
      <w:tr>
        <w:trPr>
          <w:cantSplit/>
          <w:ins w:id="912378" w:author="Claude (AI draft)" w:date="2026-10-16T16:00:00Z"/>
        </w:trPr>
        <w:tc>
          <w:tcPr>
            <w:tcW w:w="2400" w:type="dxa"/>
            <w:shd w:val="clear" w:color="auto" w:fill="DEEAF6"/>
            <w:tcMar>
              <w:top w:w="40" w:type="dxa"/>
              <w:left w:w="90" w:type="dxa"/>
              <w:bottom w:w="40" w:type="dxa"/>
              <w:right w:w="90" w:type="dxa"/>
            </w:tcMar>
          </w:tcPr>
          <w:p>
            <w:pPr>
              <w:spacing w:after="40"/>
              <w:rPr>
                <w:ins w:id="912379" w:author="Claude (AI draft)" w:date="2026-10-16T16:00:00Z"/>
              </w:rPr>
            </w:pPr>
            <w:ins w:id="912383" w:author="Claude (AI draft)" w:date="2026-10-16T16:00:00Z">
              <w:r>
                <w:rPr>
                  <w:sz w:val="18"/>
                  <w:szCs w:val="18"/>
                </w:rPr>
                <w:t xml:space="preserve">Test</w:t>
              </w:r>
            </w:ins>
          </w:p>
        </w:tc>
        <w:tc>
          <w:tcPr>
            <w:tcW w:w="6616" w:type="dxa"/>
            <w:tcMar>
              <w:top w:w="40" w:type="dxa"/>
              <w:left w:w="90" w:type="dxa"/>
              <w:bottom w:w="40" w:type="dxa"/>
              <w:right w:w="90" w:type="dxa"/>
            </w:tcMar>
          </w:tcPr>
          <w:p>
            <w:pPr>
              <w:spacing w:after="40"/>
              <w:rPr>
                <w:ins w:id="912381" w:author="Claude (AI draft)" w:date="2026-10-16T16:00:00Z"/>
              </w:rPr>
            </w:pPr>
            <w:ins w:id="912384" w:author="Claude (AI draft)" w:date="2026-10-16T16:00:00Z">
              <w:r>
                <w:rPr>
                  <w:sz w:val="18"/>
                  <w:szCs w:val="18"/>
                </w:rPr>
                <w:t xml:space="preserve">overdueBoundary (ApiBlackBoxIntegrationTest)</w:t>
              </w:r>
            </w:ins>
          </w:p>
        </w:tc>
      </w:tr>
      <w:tr>
        <w:trPr>
          <w:cantSplit/>
          <w:ins w:id="912385" w:author="Claude (AI draft)" w:date="2026-10-16T16:00:00Z"/>
        </w:trPr>
        <w:tc>
          <w:tcPr>
            <w:tcW w:w="2400" w:type="dxa"/>
            <w:shd w:val="clear" w:color="auto" w:fill="DEEAF6"/>
            <w:tcMar>
              <w:top w:w="40" w:type="dxa"/>
              <w:left w:w="90" w:type="dxa"/>
              <w:bottom w:w="40" w:type="dxa"/>
              <w:right w:w="90" w:type="dxa"/>
            </w:tcMar>
          </w:tcPr>
          <w:p>
            <w:pPr>
              <w:spacing w:after="40"/>
              <w:rPr>
                <w:ins w:id="912386" w:author="Claude (AI draft)" w:date="2026-10-16T16:00:00Z"/>
              </w:rPr>
            </w:pPr>
            <w:ins w:id="912390" w:author="Claude (AI draft)" w:date="2026-10-16T16:00:00Z">
              <w:r>
                <w:rPr>
                  <w:sz w:val="18"/>
                  <w:szCs w:val="18"/>
                </w:rPr>
                <w:t xml:space="preserve">Test basis</w:t>
              </w:r>
            </w:ins>
          </w:p>
        </w:tc>
        <w:tc>
          <w:tcPr>
            <w:tcW w:w="6616" w:type="dxa"/>
            <w:tcMar>
              <w:top w:w="40" w:type="dxa"/>
              <w:left w:w="90" w:type="dxa"/>
              <w:bottom w:w="40" w:type="dxa"/>
              <w:right w:w="90" w:type="dxa"/>
            </w:tcMar>
          </w:tcPr>
          <w:p>
            <w:pPr>
              <w:spacing w:after="40"/>
              <w:rPr>
                <w:ins w:id="912388" w:author="Claude (AI draft)" w:date="2026-10-16T16:00:00Z"/>
              </w:rPr>
            </w:pPr>
            <w:ins w:id="912391" w:author="Claude (AI draft)" w:date="2026-10-16T16:00:00Z">
              <w:r>
                <w:rPr>
                  <w:sz w:val="18"/>
                  <w:szCs w:val="18"/>
                </w:rPr>
                <w:t xml:space="preserve">FR-012 acceptance criterion; CR-004: overdue = not Resolved, Closed or Rejected within 7 days of CreatedAt</w:t>
              </w:r>
            </w:ins>
          </w:p>
        </w:tc>
      </w:tr>
      <w:tr>
        <w:trPr>
          <w:cantSplit/>
          <w:ins w:id="912392" w:author="Claude (AI draft)" w:date="2026-10-16T16:00:00Z"/>
        </w:trPr>
        <w:tc>
          <w:tcPr>
            <w:tcW w:w="2400" w:type="dxa"/>
            <w:shd w:val="clear" w:color="auto" w:fill="DEEAF6"/>
            <w:tcMar>
              <w:top w:w="40" w:type="dxa"/>
              <w:left w:w="90" w:type="dxa"/>
              <w:bottom w:w="40" w:type="dxa"/>
              <w:right w:w="90" w:type="dxa"/>
            </w:tcMar>
          </w:tcPr>
          <w:p>
            <w:pPr>
              <w:spacing w:after="40"/>
              <w:rPr>
                <w:ins w:id="912393" w:author="Claude (AI draft)" w:date="2026-10-16T16:00:00Z"/>
              </w:rPr>
            </w:pPr>
            <w:ins w:id="912397" w:author="Claude (AI draft)" w:date="2026-10-16T16:00:00Z">
              <w:r>
                <w:rPr>
                  <w:sz w:val="18"/>
                  <w:szCs w:val="18"/>
                </w:rPr>
                <w:t xml:space="preserve">Why selected</w:t>
              </w:r>
            </w:ins>
          </w:p>
        </w:tc>
        <w:tc>
          <w:tcPr>
            <w:tcW w:w="6616" w:type="dxa"/>
            <w:tcMar>
              <w:top w:w="40" w:type="dxa"/>
              <w:left w:w="90" w:type="dxa"/>
              <w:bottom w:w="40" w:type="dxa"/>
              <w:right w:w="90" w:type="dxa"/>
            </w:tcMar>
          </w:tcPr>
          <w:p>
            <w:pPr>
              <w:spacing w:after="40"/>
              <w:rPr>
                <w:ins w:id="912395" w:author="Claude (AI draft)" w:date="2026-10-16T16:00:00Z"/>
              </w:rPr>
            </w:pPr>
            <w:ins w:id="912398" w:author="Claude (AI draft)" w:date="2026-10-16T16:00:00Z">
              <w:r>
                <w:rPr>
                  <w:sz w:val="18"/>
                  <w:szCs w:val="18"/>
                </w:rPr>
                <w:t xml:space="preserve">CR-004 planned a boundary test at 7 days. An off-by-one or time-zone error would misreport overdue work to Management.</w:t>
              </w:r>
            </w:ins>
          </w:p>
        </w:tc>
      </w:tr>
      <w:tr>
        <w:trPr>
          <w:cantSplit/>
          <w:ins w:id="912399" w:author="Claude (AI draft)" w:date="2026-10-16T16:00:00Z"/>
        </w:trPr>
        <w:tc>
          <w:tcPr>
            <w:tcW w:w="2400" w:type="dxa"/>
            <w:shd w:val="clear" w:color="auto" w:fill="DEEAF6"/>
            <w:tcMar>
              <w:top w:w="40" w:type="dxa"/>
              <w:left w:w="90" w:type="dxa"/>
              <w:bottom w:w="40" w:type="dxa"/>
              <w:right w:w="90" w:type="dxa"/>
            </w:tcMar>
          </w:tcPr>
          <w:p>
            <w:pPr>
              <w:spacing w:after="40"/>
              <w:rPr>
                <w:ins w:id="912400" w:author="Claude (AI draft)" w:date="2026-10-16T16:00:00Z"/>
              </w:rPr>
            </w:pPr>
            <w:ins w:id="912404" w:author="Claude (AI draft)" w:date="2026-10-16T16:00:00Z">
              <w:r>
                <w:rPr>
                  <w:sz w:val="18"/>
                  <w:szCs w:val="18"/>
                </w:rPr>
                <w:t xml:space="preserve">Technique / level</w:t>
              </w:r>
            </w:ins>
          </w:p>
        </w:tc>
        <w:tc>
          <w:tcPr>
            <w:tcW w:w="6616" w:type="dxa"/>
            <w:tcMar>
              <w:top w:w="40" w:type="dxa"/>
              <w:left w:w="90" w:type="dxa"/>
              <w:bottom w:w="40" w:type="dxa"/>
              <w:right w:w="90" w:type="dxa"/>
            </w:tcMar>
          </w:tcPr>
          <w:p>
            <w:pPr>
              <w:spacing w:after="40"/>
              <w:rPr>
                <w:ins w:id="912402" w:author="Claude (AI draft)" w:date="2026-10-16T16:00:00Z"/>
              </w:rPr>
            </w:pPr>
            <w:ins w:id="912405" w:author="Claude (AI draft)" w:date="2026-10-16T16:00:00Z">
              <w:r>
                <w:rPr>
                  <w:sz w:val="18"/>
                  <w:szCs w:val="18"/>
                </w:rPr>
                <w:t xml:space="preserve">Boundary value analysis; API integration (activity report, API-17)</w:t>
              </w:r>
            </w:ins>
          </w:p>
        </w:tc>
      </w:tr>
      <w:tr>
        <w:trPr>
          <w:cantSplit/>
          <w:ins w:id="912406" w:author="Claude (AI draft)" w:date="2026-10-16T16:00:00Z"/>
        </w:trPr>
        <w:tc>
          <w:tcPr>
            <w:tcW w:w="2400" w:type="dxa"/>
            <w:shd w:val="clear" w:color="auto" w:fill="DEEAF6"/>
            <w:tcMar>
              <w:top w:w="40" w:type="dxa"/>
              <w:left w:w="90" w:type="dxa"/>
              <w:bottom w:w="40" w:type="dxa"/>
              <w:right w:w="90" w:type="dxa"/>
            </w:tcMar>
          </w:tcPr>
          <w:p>
            <w:pPr>
              <w:spacing w:after="40"/>
              <w:rPr>
                <w:ins w:id="912407" w:author="Claude (AI draft)" w:date="2026-10-16T16:00:00Z"/>
              </w:rPr>
            </w:pPr>
            <w:ins w:id="912411" w:author="Claude (AI draft)" w:date="2026-10-16T16:00:00Z">
              <w:r>
                <w:rPr>
                  <w:sz w:val="18"/>
                  <w:szCs w:val="18"/>
                </w:rPr>
                <w:t xml:space="preserve">Input / precondition</w:t>
              </w:r>
            </w:ins>
          </w:p>
        </w:tc>
        <w:tc>
          <w:tcPr>
            <w:tcW w:w="6616" w:type="dxa"/>
            <w:tcMar>
              <w:top w:w="40" w:type="dxa"/>
              <w:left w:w="90" w:type="dxa"/>
              <w:bottom w:w="40" w:type="dxa"/>
              <w:right w:w="90" w:type="dxa"/>
            </w:tcMar>
          </w:tcPr>
          <w:p>
            <w:pPr>
              <w:spacing w:after="40"/>
              <w:rPr>
                <w:ins w:id="912409" w:author="Claude (AI draft)" w:date="2026-10-16T16:00:00Z"/>
              </w:rPr>
            </w:pPr>
            <w:ins w:id="912412" w:author="Claude (AI draft)" w:date="2026-10-16T16:00:00Z">
              <w:r>
                <w:rPr>
                  <w:sz w:val="18"/>
                  <w:szCs w:val="18"/>
                </w:rPr>
                <w:t xml:space="preserve">The application's clock frozen at 2030-03-01 09:00 UTC, a day with no other requests; one request submitted; report filtered to that day; clock moved to 7 days minus 1 s, exactly 7 days, and 7 days plus 1 s</w:t>
              </w:r>
            </w:ins>
          </w:p>
        </w:tc>
      </w:tr>
      <w:tr>
        <w:trPr>
          <w:cantSplit/>
          <w:ins w:id="912413" w:author="Claude (AI draft)" w:date="2026-10-16T16:00:00Z"/>
        </w:trPr>
        <w:tc>
          <w:tcPr>
            <w:tcW w:w="2400" w:type="dxa"/>
            <w:shd w:val="clear" w:color="auto" w:fill="DEEAF6"/>
            <w:tcMar>
              <w:top w:w="40" w:type="dxa"/>
              <w:left w:w="90" w:type="dxa"/>
              <w:bottom w:w="40" w:type="dxa"/>
              <w:right w:w="90" w:type="dxa"/>
            </w:tcMar>
          </w:tcPr>
          <w:p>
            <w:pPr>
              <w:spacing w:after="40"/>
              <w:rPr>
                <w:ins w:id="912414" w:author="Claude (AI draft)" w:date="2026-10-16T16:00:00Z"/>
              </w:rPr>
            </w:pPr>
            <w:ins w:id="912418" w:author="Claude (AI draft)" w:date="2026-10-16T16:00:00Z">
              <w:r>
                <w:rPr>
                  <w:sz w:val="18"/>
                  <w:szCs w:val="18"/>
                </w:rPr>
                <w:t xml:space="preserve">Expected result</w:t>
              </w:r>
            </w:ins>
          </w:p>
        </w:tc>
        <w:tc>
          <w:tcPr>
            <w:tcW w:w="6616" w:type="dxa"/>
            <w:tcMar>
              <w:top w:w="40" w:type="dxa"/>
              <w:left w:w="90" w:type="dxa"/>
              <w:bottom w:w="40" w:type="dxa"/>
              <w:right w:w="90" w:type="dxa"/>
            </w:tcMar>
          </w:tcPr>
          <w:p>
            <w:pPr>
              <w:spacing w:after="40"/>
              <w:rPr>
                <w:ins w:id="912416" w:author="Claude (AI draft)" w:date="2026-10-16T16:00:00Z"/>
              </w:rPr>
            </w:pPr>
            <w:ins w:id="912419" w:author="Claude (AI draft)" w:date="2026-10-16T16:00:00Z">
              <w:r>
                <w:rPr>
                  <w:sz w:val="18"/>
                  <w:szCs w:val="18"/>
                </w:rPr>
                <w:t xml:space="preserve">Overdue 0, 0 and 1; total and open 1</w:t>
              </w:r>
            </w:ins>
          </w:p>
        </w:tc>
      </w:tr>
      <w:tr>
        <w:trPr>
          <w:cantSplit/>
          <w:ins w:id="912420" w:author="Claude (AI draft)" w:date="2026-10-16T16:00:00Z"/>
        </w:trPr>
        <w:tc>
          <w:tcPr>
            <w:tcW w:w="2400" w:type="dxa"/>
            <w:shd w:val="clear" w:color="auto" w:fill="DEEAF6"/>
            <w:tcMar>
              <w:top w:w="40" w:type="dxa"/>
              <w:left w:w="90" w:type="dxa"/>
              <w:bottom w:w="40" w:type="dxa"/>
              <w:right w:w="90" w:type="dxa"/>
            </w:tcMar>
          </w:tcPr>
          <w:p>
            <w:pPr>
              <w:spacing w:after="40"/>
              <w:rPr>
                <w:ins w:id="912421" w:author="Claude (AI draft)" w:date="2026-10-16T16:00:00Z"/>
              </w:rPr>
            </w:pPr>
            <w:ins w:id="912425" w:author="Claude (AI draft)" w:date="2026-10-16T16:00:00Z">
              <w:r>
                <w:rPr>
                  <w:sz w:val="18"/>
                  <w:szCs w:val="18"/>
                </w:rPr>
                <w:t xml:space="preserve">Actual result</w:t>
              </w:r>
            </w:ins>
          </w:p>
        </w:tc>
        <w:tc>
          <w:tcPr>
            <w:tcW w:w="6616" w:type="dxa"/>
            <w:tcMar>
              <w:top w:w="40" w:type="dxa"/>
              <w:left w:w="90" w:type="dxa"/>
              <w:bottom w:w="40" w:type="dxa"/>
              <w:right w:w="90" w:type="dxa"/>
            </w:tcMar>
          </w:tcPr>
          <w:p>
            <w:pPr>
              <w:spacing w:after="40"/>
              <w:rPr>
                <w:ins w:id="912423" w:author="Claude (AI draft)" w:date="2026-10-16T16:00:00Z"/>
              </w:rPr>
            </w:pPr>
            <w:ins w:id="912426" w:author="Claude (AI draft)" w:date="2026-10-16T16:00:00Z">
              <w:r>
                <w:rPr>
                  <w:sz w:val="18"/>
                  <w:szCs w:val="18"/>
                </w:rPr>
                <w:t xml:space="preserve">First run on a laptop in South African time: overdue was already 1 at 7 days minus 1 s (D-42). After the fix: as expected, in UTC and in South African time.</w:t>
              </w:r>
            </w:ins>
          </w:p>
        </w:tc>
      </w:tr>
      <w:tr>
        <w:trPr>
          <w:cantSplit/>
          <w:ins w:id="912427" w:author="Claude (AI draft)" w:date="2026-10-16T16:00:00Z"/>
        </w:trPr>
        <w:tc>
          <w:tcPr>
            <w:tcW w:w="2400" w:type="dxa"/>
            <w:shd w:val="clear" w:color="auto" w:fill="DEEAF6"/>
            <w:tcMar>
              <w:top w:w="40" w:type="dxa"/>
              <w:left w:w="90" w:type="dxa"/>
              <w:bottom w:w="40" w:type="dxa"/>
              <w:right w:w="90" w:type="dxa"/>
            </w:tcMar>
          </w:tcPr>
          <w:p>
            <w:pPr>
              <w:spacing w:after="40"/>
              <w:rPr>
                <w:ins w:id="912428" w:author="Claude (AI draft)" w:date="2026-10-16T16:00:00Z"/>
              </w:rPr>
            </w:pPr>
            <w:ins w:id="912432" w:author="Claude (AI draft)" w:date="2026-10-16T16:00:00Z">
              <w:r>
                <w:rPr>
                  <w:sz w:val="18"/>
                  <w:szCs w:val="18"/>
                </w:rPr>
                <w:t xml:space="preserve">Status</w:t>
              </w:r>
            </w:ins>
          </w:p>
        </w:tc>
        <w:tc>
          <w:tcPr>
            <w:tcW w:w="6616" w:type="dxa"/>
            <w:tcMar>
              <w:top w:w="40" w:type="dxa"/>
              <w:left w:w="90" w:type="dxa"/>
              <w:bottom w:w="40" w:type="dxa"/>
              <w:right w:w="90" w:type="dxa"/>
            </w:tcMar>
          </w:tcPr>
          <w:p>
            <w:pPr>
              <w:spacing w:after="40"/>
              <w:rPr>
                <w:ins w:id="912430" w:author="Claude (AI draft)" w:date="2026-10-16T16:00:00Z"/>
              </w:rPr>
            </w:pPr>
            <w:ins w:id="912433" w:author="Claude (AI draft)" w:date="2026-10-16T16:00:00Z">
              <w:r>
                <w:rPr>
                  <w:sz w:val="18"/>
                  <w:szCs w:val="18"/>
                </w:rPr>
                <w:t xml:space="preserve">Pass (after D-42 was fixed)</w:t>
              </w:r>
            </w:ins>
          </w:p>
        </w:tc>
      </w:tr>
      <w:tr>
        <w:trPr>
          <w:cantSplit/>
          <w:ins w:id="912434" w:author="Claude (AI draft)" w:date="2026-10-16T16:00:00Z"/>
        </w:trPr>
        <w:tc>
          <w:tcPr>
            <w:tcW w:w="2400" w:type="dxa"/>
            <w:shd w:val="clear" w:color="auto" w:fill="DEEAF6"/>
            <w:tcMar>
              <w:top w:w="40" w:type="dxa"/>
              <w:left w:w="90" w:type="dxa"/>
              <w:bottom w:w="40" w:type="dxa"/>
              <w:right w:w="90" w:type="dxa"/>
            </w:tcMar>
          </w:tcPr>
          <w:p>
            <w:pPr>
              <w:spacing w:after="40"/>
              <w:rPr>
                <w:ins w:id="912435" w:author="Claude (AI draft)" w:date="2026-10-16T16:00:00Z"/>
              </w:rPr>
            </w:pPr>
            <w:ins w:id="912439" w:author="Claude (AI draft)" w:date="2026-10-16T16:00:00Z">
              <w:r>
                <w:rPr>
                  <w:sz w:val="18"/>
                  <w:szCs w:val="18"/>
                </w:rPr>
                <w:t xml:space="preserve">Evidence</w:t>
              </w:r>
            </w:ins>
          </w:p>
        </w:tc>
        <w:tc>
          <w:tcPr>
            <w:tcW w:w="6616" w:type="dxa"/>
            <w:tcMar>
              <w:top w:w="40" w:type="dxa"/>
              <w:left w:w="90" w:type="dxa"/>
              <w:bottom w:w="40" w:type="dxa"/>
              <w:right w:w="90" w:type="dxa"/>
            </w:tcMar>
          </w:tcPr>
          <w:p>
            <w:pPr>
              <w:spacing w:after="40"/>
              <w:rPr>
                <w:ins w:id="912437" w:author="Claude (AI draft)" w:date="2026-10-16T16:00:00Z"/>
              </w:rPr>
            </w:pPr>
            <w:ins w:id="912440" w:author="Claude (AI draft)" w:date="2026-10-16T16:00:00Z">
              <w:r>
                <w:rPr>
                  <w:sz w:val="18"/>
                  <w:szCs w:val="18"/>
                </w:rPr>
                <w:t xml:space="preserve">CI Backend job, surefire report; local run 16/10/2026</w:t>
              </w:r>
            </w:ins>
          </w:p>
        </w:tc>
      </w:tr>
      <w:tr>
        <w:trPr>
          <w:cantSplit/>
          <w:ins w:id="912441" w:author="Claude (AI draft)" w:date="2026-10-16T16:00:00Z"/>
        </w:trPr>
        <w:tc>
          <w:tcPr>
            <w:tcW w:w="2400" w:type="dxa"/>
            <w:shd w:val="clear" w:color="auto" w:fill="DEEAF6"/>
            <w:tcMar>
              <w:top w:w="40" w:type="dxa"/>
              <w:left w:w="90" w:type="dxa"/>
              <w:bottom w:w="40" w:type="dxa"/>
              <w:right w:w="90" w:type="dxa"/>
            </w:tcMar>
          </w:tcPr>
          <w:p>
            <w:pPr>
              <w:spacing w:after="40"/>
              <w:rPr>
                <w:ins w:id="912442" w:author="Claude (AI draft)" w:date="2026-10-16T16:00:00Z"/>
              </w:rPr>
            </w:pPr>
            <w:ins w:id="912446" w:author="Claude (AI draft)" w:date="2026-10-16T16:00:00Z">
              <w:r>
                <w:rPr>
                  <w:sz w:val="18"/>
                  <w:szCs w:val="18"/>
                </w:rPr>
                <w:t xml:space="preserve">Interpretation</w:t>
              </w:r>
            </w:ins>
          </w:p>
        </w:tc>
        <w:tc>
          <w:tcPr>
            <w:tcW w:w="6616" w:type="dxa"/>
            <w:tcMar>
              <w:top w:w="40" w:type="dxa"/>
              <w:left w:w="90" w:type="dxa"/>
              <w:bottom w:w="40" w:type="dxa"/>
              <w:right w:w="90" w:type="dxa"/>
            </w:tcMar>
          </w:tcPr>
          <w:p>
            <w:pPr>
              <w:spacing w:after="40"/>
              <w:rPr>
                <w:ins w:id="912444" w:author="Claude (AI draft)" w:date="2026-10-16T16:00:00Z"/>
              </w:rPr>
            </w:pPr>
            <w:ins w:id="912447" w:author="Claude (AI draft)" w:date="2026-10-16T16:00:00Z">
              <w:r>
                <w:rPr>
                  <w:sz w:val="18"/>
                  <w:szCs w:val="18"/>
                </w:rPr>
                <w:t xml:space="preserve">The 7-day rule is exact at the boundary. The first failure showed that the tests did not run in UTC like the application (D-42); the application itself was not affected, because main() sets UTC.</w:t>
              </w:r>
            </w:ins>
          </w:p>
        </w:tc>
      </w:tr>
    </w:tbl>
    <w:p>
      <w:pPr>
        <w:spacing w:after="60"/>
        <w:rPr>
          <w:ins w:id="901993" w:author="Claude (AI draft)" w:date="2026-10-15T08:00:00Z"/>
        </w:rPr>
      </w:pPr>
      <w:ins w:id="901994" w:author="Claude (AI draft)" w:date="2026-10-15T08:00:00Z"/>
    </w:p>
    <w:p>
      <w:pPr>
        <w:pStyle w:val="Heading2"/>
        <w:rPr>
          <w:ins w:id="901995" w:author="Claude (AI draft)" w:date="2026-10-15T08:00:00Z"/>
        </w:rPr>
      </w:pPr>
      <w:ins w:id="901996" w:author="Claude (AI draft)" w:date="2026-10-15T08:00:00Z">
        <w:r>
          <w:t xml:space="preserve">Performance and Reliability</w:t>
        </w:r>
      </w:ins>
    </w:p>
    <w:p>
      <w:pPr>
        <w:spacing w:after="120"/>
        <w:rPr>
          <w:ins w:id="901997" w:author="Claude (AI draft)" w:date="2026-10-15T08:00:00Z"/>
        </w:rPr>
      </w:pPr>
      <w:ins w:id="901998" w:author="Claude (AI draft)" w:date="2026-10-15T08:00:00Z">
        <w:r>
          <w:rPr>
            <w:b/>
            <w:bCs/>
          </w:rPr>
          <w:t xml:space="preserve">Operation:</w:t>
        </w:r>
        <w:r>
          <w:t xml:space="preserve"> staff filtering the request list (API-07), the most used and most expensive read. </w:t>
        </w:r>
        <w:r>
          <w:rPr>
            <w:b/>
            <w:bCs/>
          </w:rPr>
          <w:t xml:space="preserve">Targets:</w:t>
        </w:r>
        <w:r>
          <w:t xml:space="preserve"> FR-006 filter/sort within 2 s (k6 threshold p95 &lt; 2000 ms) and NFR-001 p95 at most 3 s at up to 20 users; fewer than 1 % failed calls. </w:t>
        </w:r>
        <w:r>
          <w:rPr>
            <w:b/>
            <w:bCs/>
          </w:rPr>
          <w:t xml:space="preserve">Workload:</w:t>
        </w:r>
        <w:r>
          <w:t xml:space="preserve"> 20 users (A-01), each with their own staff account, random filter mixes, 2 to 5 s think time, 30 s ramp-up, 3 minutes steady. </w:t>
        </w:r>
        <w:r>
          <w:rPr>
            <w:b/>
            <w:bCs/>
          </w:rPr>
          <w:t xml:space="preserve">Data:</w:t>
        </w:r>
        <w:r>
          <w:t xml:space="preserve"> about 10,000 requests over 365 days with matching assignments and audit rows (perf/seed-perf-data.sql). </w:t>
        </w:r>
        <w:r>
          <w:rPr>
            <w:b/>
            <w:bCs/>
          </w:rPr>
          <w:t xml:space="preserve">Environment:</w:t>
        </w:r>
        <w:r>
          <w:t xml:space="preserve"> backend, database and k6 on one machine, database pool of 10 connections in Run A (the committed setting) and 5 in Run B (a copy taken before 10 was restored). Run A (evidence of record): team laptop, Intel Core i7-1255U (10 cores), 16 GB RAM, Windows 11, PostgreSQL 18, k6 v2.2.0. Run B (repeat on a second machine): 2-vCPU, 8 GB Linux container, PostgreSQL 17.9, k6 v1.3.0.</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3000"/>
        <w:gridCol w:w="2100"/>
        <w:gridCol w:w="2000"/>
        <w:gridCol w:w="1916"/>
      </w:tblGrid>
      <w:tr>
        <w:trPr>
          <w:cantSplit/>
          <w:tblHeader/>
          <w:ins w:id="901999" w:author="Claude (AI draft)" w:date="2026-10-15T08:00:00Z"/>
        </w:trPr>
        <w:tc>
          <w:tcPr>
            <w:tcW w:w="3000" w:type="dxa"/>
            <w:shd w:val="clear" w:color="auto" w:fill="002060"/>
            <w:tcMar>
              <w:top w:w="40" w:type="dxa"/>
              <w:left w:w="90" w:type="dxa"/>
              <w:bottom w:w="40" w:type="dxa"/>
              <w:right w:w="90" w:type="dxa"/>
            </w:tcMar>
          </w:tcPr>
          <w:p>
            <w:pPr>
              <w:spacing w:after="40"/>
              <w:rPr>
                <w:ins w:id="902000" w:author="Claude (AI draft)" w:date="2026-10-15T08:00:00Z"/>
              </w:rPr>
            </w:pPr>
            <w:ins w:id="902001" w:author="Claude (AI draft)" w:date="2026-10-15T08:00:00Z">
              <w:r>
                <w:rPr>
                  <w:b/>
                  <w:bCs/>
                  <w:color w:val="FFFFFF"/>
                  <w:sz w:val="18"/>
                  <w:szCs w:val="18"/>
                </w:rPr>
                <w:t xml:space="preserve">Metric (pilot workload)</w:t>
              </w:r>
            </w:ins>
          </w:p>
        </w:tc>
        <w:tc>
          <w:tcPr>
            <w:tcW w:w="2100" w:type="dxa"/>
            <w:shd w:val="clear" w:color="auto" w:fill="002060"/>
            <w:tcMar>
              <w:top w:w="40" w:type="dxa"/>
              <w:left w:w="90" w:type="dxa"/>
              <w:bottom w:w="40" w:type="dxa"/>
              <w:right w:w="90" w:type="dxa"/>
            </w:tcMar>
          </w:tcPr>
          <w:p>
            <w:pPr>
              <w:spacing w:after="40"/>
              <w:rPr>
                <w:ins w:id="902002" w:author="Claude (AI draft)" w:date="2026-10-15T08:00:00Z"/>
              </w:rPr>
            </w:pPr>
            <w:ins w:id="902003" w:author="Claude (AI draft)" w:date="2026-10-15T08:00:00Z">
              <w:r>
                <w:rPr>
                  <w:b/>
                  <w:bCs/>
                  <w:color w:val="FFFFFF"/>
                  <w:sz w:val="18"/>
                  <w:szCs w:val="18"/>
                </w:rPr>
                <w:t xml:space="preserve">Run A (15/10/2026)</w:t>
              </w:r>
            </w:ins>
          </w:p>
        </w:tc>
        <w:tc>
          <w:tcPr>
            <w:tcW w:w="2000" w:type="dxa"/>
            <w:shd w:val="clear" w:color="auto" w:fill="002060"/>
            <w:tcMar>
              <w:top w:w="40" w:type="dxa"/>
              <w:left w:w="90" w:type="dxa"/>
              <w:bottom w:w="40" w:type="dxa"/>
              <w:right w:w="90" w:type="dxa"/>
            </w:tcMar>
          </w:tcPr>
          <w:p>
            <w:pPr>
              <w:spacing w:after="40"/>
              <w:rPr>
                <w:ins w:id="902004" w:author="Claude (AI draft)" w:date="2026-10-15T08:00:00Z"/>
              </w:rPr>
            </w:pPr>
            <w:ins w:id="902005" w:author="Claude (AI draft)" w:date="2026-10-15T08:00:00Z">
              <w:r>
                <w:rPr>
                  <w:b/>
                  <w:bCs/>
                  <w:color w:val="FFFFFF"/>
                  <w:sz w:val="18"/>
                  <w:szCs w:val="18"/>
                </w:rPr>
                <w:t xml:space="preserve">Run B (14/10/2026)</w:t>
              </w:r>
            </w:ins>
          </w:p>
        </w:tc>
        <w:tc>
          <w:tcPr>
            <w:tcW w:w="1916" w:type="dxa"/>
            <w:shd w:val="clear" w:color="auto" w:fill="002060"/>
            <w:tcMar>
              <w:top w:w="40" w:type="dxa"/>
              <w:left w:w="90" w:type="dxa"/>
              <w:bottom w:w="40" w:type="dxa"/>
              <w:right w:w="90" w:type="dxa"/>
            </w:tcMar>
          </w:tcPr>
          <w:p>
            <w:pPr>
              <w:spacing w:after="40"/>
              <w:rPr>
                <w:ins w:id="902006" w:author="Claude (AI draft)" w:date="2026-10-15T08:00:00Z"/>
              </w:rPr>
            </w:pPr>
            <w:ins w:id="902007" w:author="Claude (AI draft)" w:date="2026-10-15T08:00:00Z">
              <w:r>
                <w:rPr>
                  <w:b/>
                  <w:bCs/>
                  <w:color w:val="FFFFFF"/>
                  <w:sz w:val="18"/>
                  <w:szCs w:val="18"/>
                </w:rPr>
                <w:t xml:space="preserve">Target</w:t>
              </w:r>
            </w:ins>
          </w:p>
        </w:tc>
      </w:tr>
      <w:tr>
        <w:trPr>
          <w:cantSplit/>
          <w:ins w:id="902008" w:author="Claude (AI draft)" w:date="2026-10-15T08:00:00Z"/>
        </w:trPr>
        <w:tc>
          <w:tcPr>
            <w:tcW w:w="3000" w:type="dxa"/>
            <w:tcMar>
              <w:top w:w="40" w:type="dxa"/>
              <w:left w:w="90" w:type="dxa"/>
              <w:bottom w:w="40" w:type="dxa"/>
              <w:right w:w="90" w:type="dxa"/>
            </w:tcMar>
          </w:tcPr>
          <w:p>
            <w:pPr>
              <w:spacing w:after="40"/>
              <w:rPr>
                <w:ins w:id="902009" w:author="Claude (AI draft)" w:date="2026-10-15T08:00:00Z"/>
              </w:rPr>
            </w:pPr>
            <w:ins w:id="902010" w:author="Claude (AI draft)" w:date="2026-10-15T08:00:00Z">
              <w:r>
                <w:rPr>
                  <w:sz w:val="18"/>
                  <w:szCs w:val="18"/>
                </w:rPr>
                <w:t xml:space="preserve">List calls</w:t>
              </w:r>
            </w:ins>
          </w:p>
        </w:tc>
        <w:tc>
          <w:tcPr>
            <w:tcW w:w="2100" w:type="dxa"/>
            <w:tcMar>
              <w:top w:w="40" w:type="dxa"/>
              <w:left w:w="90" w:type="dxa"/>
              <w:bottom w:w="40" w:type="dxa"/>
              <w:right w:w="90" w:type="dxa"/>
            </w:tcMar>
          </w:tcPr>
          <w:p>
            <w:pPr>
              <w:spacing w:after="40"/>
              <w:rPr>
                <w:ins w:id="902011" w:author="Claude (AI draft)" w:date="2026-10-15T08:00:00Z"/>
              </w:rPr>
            </w:pPr>
            <w:ins w:id="902012" w:author="Claude (AI draft)" w:date="2026-10-15T08:00:00Z">
              <w:r>
                <w:rPr>
                  <w:sz w:val="18"/>
                  <w:szCs w:val="18"/>
                </w:rPr>
                <w:t xml:space="preserve">1,166</w:t>
              </w:r>
            </w:ins>
          </w:p>
        </w:tc>
        <w:tc>
          <w:tcPr>
            <w:tcW w:w="2000" w:type="dxa"/>
            <w:tcMar>
              <w:top w:w="40" w:type="dxa"/>
              <w:left w:w="90" w:type="dxa"/>
              <w:bottom w:w="40" w:type="dxa"/>
              <w:right w:w="90" w:type="dxa"/>
            </w:tcMar>
          </w:tcPr>
          <w:p>
            <w:pPr>
              <w:spacing w:after="40"/>
              <w:rPr>
                <w:ins w:id="902013" w:author="Claude (AI draft)" w:date="2026-10-15T08:00:00Z"/>
              </w:rPr>
            </w:pPr>
            <w:ins w:id="902014" w:author="Claude (AI draft)" w:date="2026-10-15T08:00:00Z">
              <w:r>
                <w:rPr>
                  <w:sz w:val="18"/>
                  <w:szCs w:val="18"/>
                </w:rPr>
                <w:t xml:space="preserve">1,157</w:t>
              </w:r>
            </w:ins>
          </w:p>
        </w:tc>
        <w:tc>
          <w:tcPr>
            <w:tcW w:w="1916" w:type="dxa"/>
            <w:tcMar>
              <w:top w:w="40" w:type="dxa"/>
              <w:left w:w="90" w:type="dxa"/>
              <w:bottom w:w="40" w:type="dxa"/>
              <w:right w:w="90" w:type="dxa"/>
            </w:tcMar>
          </w:tcPr>
          <w:p>
            <w:pPr>
              <w:spacing w:after="40"/>
              <w:rPr>
                <w:ins w:id="902015" w:author="Claude (AI draft)" w:date="2026-10-15T08:00:00Z"/>
              </w:rPr>
            </w:pPr>
            <w:ins w:id="902016" w:author="Claude (AI draft)" w:date="2026-10-15T08:00:00Z">
              <w:r>
                <w:rPr>
                  <w:sz w:val="18"/>
                  <w:szCs w:val="18"/>
                </w:rPr>
                <w:t xml:space="preserve">-</w:t>
              </w:r>
            </w:ins>
          </w:p>
        </w:tc>
      </w:tr>
      <w:tr>
        <w:trPr>
          <w:cantSplit/>
          <w:ins w:id="902017" w:author="Claude (AI draft)" w:date="2026-10-15T08:00:00Z"/>
        </w:trPr>
        <w:tc>
          <w:tcPr>
            <w:tcW w:w="3000" w:type="dxa"/>
            <w:tcMar>
              <w:top w:w="40" w:type="dxa"/>
              <w:left w:w="90" w:type="dxa"/>
              <w:bottom w:w="40" w:type="dxa"/>
              <w:right w:w="90" w:type="dxa"/>
            </w:tcMar>
          </w:tcPr>
          <w:p>
            <w:pPr>
              <w:spacing w:after="40"/>
              <w:rPr>
                <w:ins w:id="902018" w:author="Claude (AI draft)" w:date="2026-10-15T08:00:00Z"/>
              </w:rPr>
            </w:pPr>
            <w:ins w:id="902019" w:author="Claude (AI draft)" w:date="2026-10-15T08:00:00Z">
              <w:r>
                <w:rPr>
                  <w:sz w:val="18"/>
                  <w:szCs w:val="18"/>
                </w:rPr>
                <w:t xml:space="preserve">Median / p90 / p95 / p99</w:t>
              </w:r>
            </w:ins>
          </w:p>
        </w:tc>
        <w:tc>
          <w:tcPr>
            <w:tcW w:w="2100" w:type="dxa"/>
            <w:tcMar>
              <w:top w:w="40" w:type="dxa"/>
              <w:left w:w="90" w:type="dxa"/>
              <w:bottom w:w="40" w:type="dxa"/>
              <w:right w:w="90" w:type="dxa"/>
            </w:tcMar>
          </w:tcPr>
          <w:p>
            <w:pPr>
              <w:spacing w:after="40"/>
              <w:rPr>
                <w:ins w:id="902020" w:author="Claude (AI draft)" w:date="2026-10-15T08:00:00Z"/>
              </w:rPr>
            </w:pPr>
            <w:ins w:id="902021" w:author="Claude (AI draft)" w:date="2026-10-15T08:00:00Z">
              <w:r>
                <w:rPr>
                  <w:sz w:val="18"/>
                  <w:szCs w:val="18"/>
                </w:rPr>
                <w:t xml:space="preserve">16.7 / 26.2 / 29.8 / 42.6 ms</w:t>
              </w:r>
            </w:ins>
          </w:p>
        </w:tc>
        <w:tc>
          <w:tcPr>
            <w:tcW w:w="2000" w:type="dxa"/>
            <w:tcMar>
              <w:top w:w="40" w:type="dxa"/>
              <w:left w:w="90" w:type="dxa"/>
              <w:bottom w:w="40" w:type="dxa"/>
              <w:right w:w="90" w:type="dxa"/>
            </w:tcMar>
          </w:tcPr>
          <w:p>
            <w:pPr>
              <w:spacing w:after="40"/>
              <w:rPr>
                <w:ins w:id="902022" w:author="Claude (AI draft)" w:date="2026-10-15T08:00:00Z"/>
              </w:rPr>
            </w:pPr>
            <w:ins w:id="902023" w:author="Claude (AI draft)" w:date="2026-10-15T08:00:00Z">
              <w:r>
                <w:rPr>
                  <w:sz w:val="18"/>
                  <w:szCs w:val="18"/>
                </w:rPr>
                <w:t xml:space="preserve">14.3 / 26.1 / 31.6 / 42.6 ms</w:t>
              </w:r>
            </w:ins>
          </w:p>
        </w:tc>
        <w:tc>
          <w:tcPr>
            <w:tcW w:w="1916" w:type="dxa"/>
            <w:tcMar>
              <w:top w:w="40" w:type="dxa"/>
              <w:left w:w="90" w:type="dxa"/>
              <w:bottom w:w="40" w:type="dxa"/>
              <w:right w:w="90" w:type="dxa"/>
            </w:tcMar>
          </w:tcPr>
          <w:p>
            <w:pPr>
              <w:spacing w:after="40"/>
              <w:rPr>
                <w:ins w:id="902024" w:author="Claude (AI draft)" w:date="2026-10-15T08:00:00Z"/>
              </w:rPr>
            </w:pPr>
            <w:ins w:id="902025" w:author="Claude (AI draft)" w:date="2026-10-15T08:00:00Z">
              <w:r>
                <w:rPr>
                  <w:sz w:val="18"/>
                  <w:szCs w:val="18"/>
                </w:rPr>
                <w:t xml:space="preserve">p95 &lt; 2,000 ms - PASS</w:t>
              </w:r>
            </w:ins>
          </w:p>
        </w:tc>
      </w:tr>
      <w:tr>
        <w:trPr>
          <w:cantSplit/>
          <w:ins w:id="902026" w:author="Claude (AI draft)" w:date="2026-10-15T08:00:00Z"/>
        </w:trPr>
        <w:tc>
          <w:tcPr>
            <w:tcW w:w="3000" w:type="dxa"/>
            <w:tcMar>
              <w:top w:w="40" w:type="dxa"/>
              <w:left w:w="90" w:type="dxa"/>
              <w:bottom w:w="40" w:type="dxa"/>
              <w:right w:w="90" w:type="dxa"/>
            </w:tcMar>
          </w:tcPr>
          <w:p>
            <w:pPr>
              <w:spacing w:after="40"/>
              <w:rPr>
                <w:ins w:id="902027" w:author="Claude (AI draft)" w:date="2026-10-15T08:00:00Z"/>
              </w:rPr>
            </w:pPr>
            <w:ins w:id="902028" w:author="Claude (AI draft)" w:date="2026-10-15T08:00:00Z">
              <w:r>
                <w:rPr>
                  <w:sz w:val="18"/>
                  <w:szCs w:val="18"/>
                </w:rPr>
                <w:t xml:space="preserve">Maximum</w:t>
              </w:r>
            </w:ins>
          </w:p>
        </w:tc>
        <w:tc>
          <w:tcPr>
            <w:tcW w:w="2100" w:type="dxa"/>
            <w:tcMar>
              <w:top w:w="40" w:type="dxa"/>
              <w:left w:w="90" w:type="dxa"/>
              <w:bottom w:w="40" w:type="dxa"/>
              <w:right w:w="90" w:type="dxa"/>
            </w:tcMar>
          </w:tcPr>
          <w:p>
            <w:pPr>
              <w:spacing w:after="40"/>
              <w:rPr>
                <w:ins w:id="902029" w:author="Claude (AI draft)" w:date="2026-10-15T08:00:00Z"/>
              </w:rPr>
            </w:pPr>
            <w:ins w:id="902030" w:author="Claude (AI draft)" w:date="2026-10-15T08:00:00Z">
              <w:r>
                <w:rPr>
                  <w:sz w:val="18"/>
                  <w:szCs w:val="18"/>
                </w:rPr>
                <w:t xml:space="preserve">149.9 ms</w:t>
              </w:r>
            </w:ins>
          </w:p>
        </w:tc>
        <w:tc>
          <w:tcPr>
            <w:tcW w:w="2000" w:type="dxa"/>
            <w:tcMar>
              <w:top w:w="40" w:type="dxa"/>
              <w:left w:w="90" w:type="dxa"/>
              <w:bottom w:w="40" w:type="dxa"/>
              <w:right w:w="90" w:type="dxa"/>
            </w:tcMar>
          </w:tcPr>
          <w:p>
            <w:pPr>
              <w:spacing w:after="40"/>
              <w:rPr>
                <w:ins w:id="902031" w:author="Claude (AI draft)" w:date="2026-10-15T08:00:00Z"/>
              </w:rPr>
            </w:pPr>
            <w:ins w:id="902032" w:author="Claude (AI draft)" w:date="2026-10-15T08:00:00Z">
              <w:r>
                <w:rPr>
                  <w:sz w:val="18"/>
                  <w:szCs w:val="18"/>
                </w:rPr>
                <w:t xml:space="preserve">156.8 ms</w:t>
              </w:r>
            </w:ins>
          </w:p>
        </w:tc>
        <w:tc>
          <w:tcPr>
            <w:tcW w:w="1916" w:type="dxa"/>
            <w:tcMar>
              <w:top w:w="40" w:type="dxa"/>
              <w:left w:w="90" w:type="dxa"/>
              <w:bottom w:w="40" w:type="dxa"/>
              <w:right w:w="90" w:type="dxa"/>
            </w:tcMar>
          </w:tcPr>
          <w:p>
            <w:pPr>
              <w:spacing w:after="40"/>
              <w:rPr>
                <w:ins w:id="902033" w:author="Claude (AI draft)" w:date="2026-10-15T08:00:00Z"/>
              </w:rPr>
            </w:pPr>
            <w:ins w:id="902034" w:author="Claude (AI draft)" w:date="2026-10-15T08:00:00Z">
              <w:r>
                <w:rPr>
                  <w:sz w:val="18"/>
                  <w:szCs w:val="18"/>
                </w:rPr>
                <w:t xml:space="preserve">-</w:t>
              </w:r>
            </w:ins>
          </w:p>
        </w:tc>
      </w:tr>
      <w:tr>
        <w:trPr>
          <w:cantSplit/>
          <w:ins w:id="902035" w:author="Claude (AI draft)" w:date="2026-10-15T08:00:00Z"/>
        </w:trPr>
        <w:tc>
          <w:tcPr>
            <w:tcW w:w="3000" w:type="dxa"/>
            <w:tcMar>
              <w:top w:w="40" w:type="dxa"/>
              <w:left w:w="90" w:type="dxa"/>
              <w:bottom w:w="40" w:type="dxa"/>
              <w:right w:w="90" w:type="dxa"/>
            </w:tcMar>
          </w:tcPr>
          <w:p>
            <w:pPr>
              <w:spacing w:after="40"/>
              <w:rPr>
                <w:ins w:id="902036" w:author="Claude (AI draft)" w:date="2026-10-15T08:00:00Z"/>
              </w:rPr>
            </w:pPr>
            <w:ins w:id="902037" w:author="Claude (AI draft)" w:date="2026-10-15T08:00:00Z">
              <w:r>
                <w:rPr>
                  <w:sz w:val="18"/>
                  <w:szCs w:val="18"/>
                </w:rPr>
                <w:t xml:space="preserve">Failed calls</w:t>
              </w:r>
            </w:ins>
          </w:p>
        </w:tc>
        <w:tc>
          <w:tcPr>
            <w:tcW w:w="2100" w:type="dxa"/>
            <w:tcMar>
              <w:top w:w="40" w:type="dxa"/>
              <w:left w:w="90" w:type="dxa"/>
              <w:bottom w:w="40" w:type="dxa"/>
              <w:right w:w="90" w:type="dxa"/>
            </w:tcMar>
          </w:tcPr>
          <w:p>
            <w:pPr>
              <w:spacing w:after="40"/>
              <w:rPr>
                <w:ins w:id="902038" w:author="Claude (AI draft)" w:date="2026-10-15T08:00:00Z"/>
              </w:rPr>
            </w:pPr>
            <w:ins w:id="902039" w:author="Claude (AI draft)" w:date="2026-10-15T08:00:00Z">
              <w:r>
                <w:rPr>
                  <w:sz w:val="18"/>
                  <w:szCs w:val="18"/>
                </w:rPr>
                <w:t xml:space="preserve">0.00 %</w:t>
              </w:r>
            </w:ins>
          </w:p>
        </w:tc>
        <w:tc>
          <w:tcPr>
            <w:tcW w:w="2000" w:type="dxa"/>
            <w:tcMar>
              <w:top w:w="40" w:type="dxa"/>
              <w:left w:w="90" w:type="dxa"/>
              <w:bottom w:w="40" w:type="dxa"/>
              <w:right w:w="90" w:type="dxa"/>
            </w:tcMar>
          </w:tcPr>
          <w:p>
            <w:pPr>
              <w:spacing w:after="40"/>
              <w:rPr>
                <w:ins w:id="902040" w:author="Claude (AI draft)" w:date="2026-10-15T08:00:00Z"/>
              </w:rPr>
            </w:pPr>
            <w:ins w:id="902041" w:author="Claude (AI draft)" w:date="2026-10-15T08:00:00Z">
              <w:r>
                <w:rPr>
                  <w:sz w:val="18"/>
                  <w:szCs w:val="18"/>
                </w:rPr>
                <w:t xml:space="preserve">0.00 %</w:t>
              </w:r>
            </w:ins>
          </w:p>
        </w:tc>
        <w:tc>
          <w:tcPr>
            <w:tcW w:w="1916" w:type="dxa"/>
            <w:tcMar>
              <w:top w:w="40" w:type="dxa"/>
              <w:left w:w="90" w:type="dxa"/>
              <w:bottom w:w="40" w:type="dxa"/>
              <w:right w:w="90" w:type="dxa"/>
            </w:tcMar>
          </w:tcPr>
          <w:p>
            <w:pPr>
              <w:spacing w:after="40"/>
              <w:rPr>
                <w:ins w:id="902042" w:author="Claude (AI draft)" w:date="2026-10-15T08:00:00Z"/>
              </w:rPr>
            </w:pPr>
            <w:ins w:id="902043" w:author="Claude (AI draft)" w:date="2026-10-15T08:00:00Z">
              <w:r>
                <w:rPr>
                  <w:sz w:val="18"/>
                  <w:szCs w:val="18"/>
                </w:rPr>
                <w:t xml:space="preserve">&lt; 1 % - PASS</w:t>
              </w:r>
            </w:ins>
          </w:p>
        </w:tc>
      </w:tr>
      <w:tr>
        <w:trPr>
          <w:cantSplit/>
          <w:ins w:id="902044" w:author="Claude (AI draft)" w:date="2026-10-15T08:00:00Z"/>
        </w:trPr>
        <w:tc>
          <w:tcPr>
            <w:tcW w:w="3000" w:type="dxa"/>
            <w:tcMar>
              <w:top w:w="40" w:type="dxa"/>
              <w:left w:w="90" w:type="dxa"/>
              <w:bottom w:w="40" w:type="dxa"/>
              <w:right w:w="90" w:type="dxa"/>
            </w:tcMar>
          </w:tcPr>
          <w:p>
            <w:pPr>
              <w:spacing w:after="40"/>
              <w:rPr>
                <w:ins w:id="902045" w:author="Claude (AI draft)" w:date="2026-10-15T08:00:00Z"/>
              </w:rPr>
            </w:pPr>
            <w:ins w:id="902046" w:author="Claude (AI draft)" w:date="2026-10-15T08:00:00Z">
              <w:r>
                <w:rPr>
                  <w:sz w:val="18"/>
                  <w:szCs w:val="18"/>
                </w:rPr>
                <w:t xml:space="preserve">Throughput</w:t>
              </w:r>
            </w:ins>
          </w:p>
        </w:tc>
        <w:tc>
          <w:tcPr>
            <w:tcW w:w="2100" w:type="dxa"/>
            <w:tcMar>
              <w:top w:w="40" w:type="dxa"/>
              <w:left w:w="90" w:type="dxa"/>
              <w:bottom w:w="40" w:type="dxa"/>
              <w:right w:w="90" w:type="dxa"/>
            </w:tcMar>
          </w:tcPr>
          <w:p>
            <w:pPr>
              <w:spacing w:after="40"/>
              <w:rPr>
                <w:ins w:id="902047" w:author="Claude (AI draft)" w:date="2026-10-15T08:00:00Z"/>
              </w:rPr>
            </w:pPr>
            <w:ins w:id="902048" w:author="Claude (AI draft)" w:date="2026-10-15T08:00:00Z">
              <w:r>
                <w:rPr>
                  <w:sz w:val="18"/>
                  <w:szCs w:val="18"/>
                </w:rPr>
                <w:t xml:space="preserve">5.19 requests/s</w:t>
              </w:r>
            </w:ins>
          </w:p>
        </w:tc>
        <w:tc>
          <w:tcPr>
            <w:tcW w:w="2000" w:type="dxa"/>
            <w:tcMar>
              <w:top w:w="40" w:type="dxa"/>
              <w:left w:w="90" w:type="dxa"/>
              <w:bottom w:w="40" w:type="dxa"/>
              <w:right w:w="90" w:type="dxa"/>
            </w:tcMar>
          </w:tcPr>
          <w:p>
            <w:pPr>
              <w:spacing w:after="40"/>
              <w:rPr>
                <w:ins w:id="902049" w:author="Claude (AI draft)" w:date="2026-10-15T08:00:00Z"/>
              </w:rPr>
            </w:pPr>
            <w:ins w:id="902050" w:author="Claude (AI draft)" w:date="2026-10-15T08:00:00Z">
              <w:r>
                <w:rPr>
                  <w:sz w:val="18"/>
                  <w:szCs w:val="18"/>
                </w:rPr>
                <w:t xml:space="preserve">5.1 requests/s</w:t>
              </w:r>
            </w:ins>
          </w:p>
        </w:tc>
        <w:tc>
          <w:tcPr>
            <w:tcW w:w="1916" w:type="dxa"/>
            <w:tcMar>
              <w:top w:w="40" w:type="dxa"/>
              <w:left w:w="90" w:type="dxa"/>
              <w:bottom w:w="40" w:type="dxa"/>
              <w:right w:w="90" w:type="dxa"/>
            </w:tcMar>
          </w:tcPr>
          <w:p>
            <w:pPr>
              <w:spacing w:after="40"/>
              <w:rPr>
                <w:ins w:id="902051" w:author="Claude (AI draft)" w:date="2026-10-15T08:00:00Z"/>
              </w:rPr>
            </w:pPr>
            <w:ins w:id="902052" w:author="Claude (AI draft)" w:date="2026-10-15T08:00:00Z">
              <w:r>
                <w:rPr>
                  <w:sz w:val="18"/>
                  <w:szCs w:val="18"/>
                </w:rPr>
                <w:t xml:space="preserve">-</w:t>
              </w:r>
            </w:ins>
          </w:p>
        </w:tc>
      </w:tr>
    </w:tbl>
    <w:p>
      <w:pPr>
        <w:spacing w:after="60"/>
        <w:rPr>
          <w:ins w:id="902053" w:author="Claude (AI draft)" w:date="2026-10-15T08:00:00Z"/>
        </w:rPr>
      </w:pPr>
      <w:ins w:id="902054" w:author="Claude (AI draft)" w:date="2026-10-15T08:00:00Z"/>
    </w:p>
    <w:p>
      <w:pPr>
        <w:spacing w:after="120"/>
        <w:rPr>
          <w:ins w:id="902055" w:author="Claude (AI draft)" w:date="2026-10-15T08:00:00Z"/>
        </w:rPr>
      </w:pPr>
      <w:ins w:id="902056" w:author="Claude (AI draft)" w:date="2026-10-15T08:00:00Z">
        <w:r>
          <w:t xml:space="preserve">The two machines give almost the same result, so it is repeatable. An exploratory headroom probe (50 users, no think time, 1 minute, all limits raised) handled 259 requests/s with p95 316 ms and no errors on Run A (189 requests/s, p95 597 ms on the smaller Run B machine). Times grow because requests wait for a free database connection (10 in Run A, 5 in Run B) and, on Run B, for CPU.</w:t>
        </w:r>
      </w:ins>
    </w:p>
    <w:p>
      <w:pPr>
        <w:spacing w:after="120"/>
        <w:rPr>
          <w:ins w:id="902057" w:author="Claude (AI draft)" w:date="2026-10-15T08:00:00Z"/>
        </w:rPr>
      </w:pPr>
      <w:ins w:id="902058" w:author="Claude (AI draft)" w:date="2026-10-15T08:00:00Z">
        <w:r>
          <w:rPr>
            <w:b/>
            <w:bCs/>
          </w:rPr>
          <w:t xml:space="preserve">Limitations:</w:t>
        </w:r>
        <w:r>
          <w:t xml:space="preserve"> no network latency to Supabase (R-26); all users from one IP, so per-IP limits were raised for the run; reads only; synthetic, evenly spread data; one instance; API time only, not browser rendering. Full method and raw results: perf/README.md and perf/results/.</w:t>
        </w:r>
      </w:ins>
    </w:p>
    <w:p>
      <w:pPr>
        <w:spacing w:after="120"/>
        <w:rPr>
          <w:ins w:id="902059" w:author="Claude (AI draft)" w:date="2026-10-15T08:00:00Z"/>
        </w:rPr>
      </w:pPr>
      <w:ins w:id="902060" w:author="Claude (AI draft)" w:date="2026-10-15T08:00:00Z">
        <w:r>
          <w:rPr>
            <w:b/>
            <w:bCs/>
          </w:rPr>
          <w:t xml:space="preserve">Reliability:</w:t>
        </w:r>
        <w:r>
          <w:t xml:space="preserve"> a database outage returns 503 SERVICE_UNAVAILABLE from controllers and from the security filters (D-06), and the frontend shows "Service temporarily unavailable". The Supabase free plan pauses after a week without use (R-14), so the team health-checks the database the day before each demo (NFR-005). </w:t>
        </w:r>
        <w:r>
          <w:rPr>
            <w:b/>
            <w:bCs/>
            <w:i/>
            <w:iCs/>
            <w:color w:val="C00000"/>
          </w:rPr>
          <w:t xml:space="preserve">[Team to complete]</w:t>
        </w:r>
        <w:r>
          <w:t xml:space="preserve"> record the health checks.</w:t>
        </w:r>
      </w:ins>
    </w:p>
    <w:p>
      <w:pPr>
        <w:pStyle w:val="Heading2"/>
        <w:rPr>
          <w:ins w:id="902061" w:author="Claude (AI draft)" w:date="2026-10-15T08:00:00Z"/>
        </w:rPr>
      </w:pPr>
      <w:ins w:id="902062" w:author="Claude (AI draft)" w:date="2026-10-15T08:00:00Z">
        <w:r>
          <w:t xml:space="preserve">Defects and Quality Interpretation</w:t>
        </w:r>
      </w:ins>
    </w:p>
    <w:p>
      <w:pPr>
        <w:pStyle w:val="Heading3"/>
        <w:rPr>
          <w:ins w:id="902063" w:author="Claude (AI draft)" w:date="2026-10-15T08:00:00Z"/>
        </w:rPr>
      </w:pPr>
      <w:ins w:id="902064" w:author="Claude (AI draft)" w:date="2026-10-15T08:00:00Z">
        <w:r>
          <w:t xml:space="preserve">Defect register</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650"/>
        <w:gridCol w:w="2900"/>
        <w:gridCol w:w="1100"/>
        <w:gridCol w:w="1250"/>
        <w:gridCol w:w="1450"/>
        <w:gridCol w:w="1666"/>
      </w:tblGrid>
      <w:tr>
        <w:trPr>
          <w:cantSplit/>
          <w:tblHeader/>
          <w:ins w:id="902065" w:author="Claude (AI draft)" w:date="2026-10-15T08:00:00Z"/>
        </w:trPr>
        <w:tc>
          <w:tcPr>
            <w:tcW w:w="650" w:type="dxa"/>
            <w:shd w:val="clear" w:color="auto" w:fill="002060"/>
            <w:tcMar>
              <w:top w:w="40" w:type="dxa"/>
              <w:left w:w="90" w:type="dxa"/>
              <w:bottom w:w="40" w:type="dxa"/>
              <w:right w:w="90" w:type="dxa"/>
            </w:tcMar>
          </w:tcPr>
          <w:p>
            <w:pPr>
              <w:spacing w:after="40"/>
              <w:rPr>
                <w:ins w:id="902066" w:author="Claude (AI draft)" w:date="2026-10-15T08:00:00Z"/>
              </w:rPr>
            </w:pPr>
            <w:ins w:id="902067" w:author="Claude (AI draft)" w:date="2026-10-15T08:00:00Z">
              <w:r>
                <w:rPr>
                  <w:b/>
                  <w:bCs/>
                  <w:color w:val="FFFFFF"/>
                  <w:sz w:val="18"/>
                  <w:szCs w:val="18"/>
                </w:rPr>
                <w:t xml:space="preserve">ID</w:t>
              </w:r>
            </w:ins>
          </w:p>
        </w:tc>
        <w:tc>
          <w:tcPr>
            <w:tcW w:w="2900" w:type="dxa"/>
            <w:shd w:val="clear" w:color="auto" w:fill="002060"/>
            <w:tcMar>
              <w:top w:w="40" w:type="dxa"/>
              <w:left w:w="90" w:type="dxa"/>
              <w:bottom w:w="40" w:type="dxa"/>
              <w:right w:w="90" w:type="dxa"/>
            </w:tcMar>
          </w:tcPr>
          <w:p>
            <w:pPr>
              <w:spacing w:after="40"/>
              <w:rPr>
                <w:ins w:id="902068" w:author="Claude (AI draft)" w:date="2026-10-15T08:00:00Z"/>
              </w:rPr>
            </w:pPr>
            <w:ins w:id="902069" w:author="Claude (AI draft)" w:date="2026-10-15T08:00:00Z">
              <w:r>
                <w:rPr>
                  <w:b/>
                  <w:bCs/>
                  <w:color w:val="FFFFFF"/>
                  <w:sz w:val="18"/>
                  <w:szCs w:val="18"/>
                </w:rPr>
                <w:t xml:space="preserve">Defect</w:t>
              </w:r>
            </w:ins>
          </w:p>
        </w:tc>
        <w:tc>
          <w:tcPr>
            <w:tcW w:w="1100" w:type="dxa"/>
            <w:shd w:val="clear" w:color="auto" w:fill="002060"/>
            <w:tcMar>
              <w:top w:w="40" w:type="dxa"/>
              <w:left w:w="90" w:type="dxa"/>
              <w:bottom w:w="40" w:type="dxa"/>
              <w:right w:w="90" w:type="dxa"/>
            </w:tcMar>
          </w:tcPr>
          <w:p>
            <w:pPr>
              <w:spacing w:after="40"/>
              <w:rPr>
                <w:ins w:id="902070" w:author="Claude (AI draft)" w:date="2026-10-15T08:00:00Z"/>
              </w:rPr>
            </w:pPr>
            <w:ins w:id="902071" w:author="Claude (AI draft)" w:date="2026-10-15T08:00:00Z">
              <w:r>
                <w:rPr>
                  <w:b/>
                  <w:bCs/>
                  <w:color w:val="FFFFFF"/>
                  <w:sz w:val="18"/>
                  <w:szCs w:val="18"/>
                </w:rPr>
                <w:t xml:space="preserve">Severity</w:t>
              </w:r>
            </w:ins>
          </w:p>
        </w:tc>
        <w:tc>
          <w:tcPr>
            <w:tcW w:w="1250" w:type="dxa"/>
            <w:shd w:val="clear" w:color="auto" w:fill="002060"/>
            <w:tcMar>
              <w:top w:w="40" w:type="dxa"/>
              <w:left w:w="90" w:type="dxa"/>
              <w:bottom w:w="40" w:type="dxa"/>
              <w:right w:w="90" w:type="dxa"/>
            </w:tcMar>
          </w:tcPr>
          <w:p>
            <w:pPr>
              <w:spacing w:after="40"/>
              <w:rPr>
                <w:ins w:id="902072" w:author="Claude (AI draft)" w:date="2026-10-15T08:00:00Z"/>
              </w:rPr>
            </w:pPr>
            <w:ins w:id="902073" w:author="Claude (AI draft)" w:date="2026-10-15T08:00:00Z">
              <w:r>
                <w:rPr>
                  <w:b/>
                  <w:bCs/>
                  <w:color w:val="FFFFFF"/>
                  <w:sz w:val="18"/>
                  <w:szCs w:val="18"/>
                </w:rPr>
                <w:t xml:space="preserve">Found by</w:t>
              </w:r>
            </w:ins>
          </w:p>
        </w:tc>
        <w:tc>
          <w:tcPr>
            <w:tcW w:w="1450" w:type="dxa"/>
            <w:shd w:val="clear" w:color="auto" w:fill="002060"/>
            <w:tcMar>
              <w:top w:w="40" w:type="dxa"/>
              <w:left w:w="90" w:type="dxa"/>
              <w:bottom w:w="40" w:type="dxa"/>
              <w:right w:w="90" w:type="dxa"/>
            </w:tcMar>
          </w:tcPr>
          <w:p>
            <w:pPr>
              <w:spacing w:after="40"/>
              <w:rPr>
                <w:ins w:id="902074" w:author="Claude (AI draft)" w:date="2026-10-15T08:00:00Z"/>
              </w:rPr>
            </w:pPr>
            <w:ins w:id="902075" w:author="Claude (AI draft)" w:date="2026-10-15T08:00:00Z">
              <w:r>
                <w:rPr>
                  <w:b/>
                  <w:bCs/>
                  <w:color w:val="FFFFFF"/>
                  <w:sz w:val="18"/>
                  <w:szCs w:val="18"/>
                </w:rPr>
                <w:t xml:space="preserve">Status / fix</w:t>
              </w:r>
            </w:ins>
          </w:p>
        </w:tc>
        <w:tc>
          <w:tcPr>
            <w:tcW w:w="1666" w:type="dxa"/>
            <w:shd w:val="clear" w:color="auto" w:fill="002060"/>
            <w:tcMar>
              <w:top w:w="40" w:type="dxa"/>
              <w:left w:w="90" w:type="dxa"/>
              <w:bottom w:w="40" w:type="dxa"/>
              <w:right w:w="90" w:type="dxa"/>
            </w:tcMar>
          </w:tcPr>
          <w:p>
            <w:pPr>
              <w:spacing w:after="40"/>
              <w:rPr>
                <w:ins w:id="902076" w:author="Claude (AI draft)" w:date="2026-10-15T08:00:00Z"/>
              </w:rPr>
            </w:pPr>
            <w:ins w:id="902077" w:author="Claude (AI draft)" w:date="2026-10-15T08:00:00Z">
              <w:r>
                <w:rPr>
                  <w:b/>
                  <w:bCs/>
                  <w:color w:val="FFFFFF"/>
                  <w:sz w:val="18"/>
                  <w:szCs w:val="18"/>
                </w:rPr>
                <w:t xml:space="preserve">Regression evidence</w:t>
              </w:r>
            </w:ins>
          </w:p>
        </w:tc>
      </w:tr>
      <w:tr>
        <w:trPr>
          <w:cantSplit/>
          <w:ins w:id="902078" w:author="Claude (AI draft)" w:date="2026-10-15T08:00:00Z"/>
        </w:trPr>
        <w:tc>
          <w:tcPr>
            <w:tcW w:w="650" w:type="dxa"/>
            <w:tcMar>
              <w:top w:w="40" w:type="dxa"/>
              <w:left w:w="90" w:type="dxa"/>
              <w:bottom w:w="40" w:type="dxa"/>
              <w:right w:w="90" w:type="dxa"/>
            </w:tcMar>
          </w:tcPr>
          <w:p>
            <w:pPr>
              <w:spacing w:after="40"/>
              <w:rPr>
                <w:ins w:id="902079" w:author="Claude (AI draft)" w:date="2026-10-15T08:00:00Z"/>
              </w:rPr>
            </w:pPr>
            <w:ins w:id="902080" w:author="Claude (AI draft)" w:date="2026-10-15T08:00:00Z">
              <w:r>
                <w:rPr>
                  <w:sz w:val="18"/>
                  <w:szCs w:val="18"/>
                </w:rPr>
                <w:t xml:space="preserve">D-01</w:t>
              </w:r>
            </w:ins>
          </w:p>
        </w:tc>
        <w:tc>
          <w:tcPr>
            <w:tcW w:w="2900" w:type="dxa"/>
            <w:tcMar>
              <w:top w:w="40" w:type="dxa"/>
              <w:left w:w="90" w:type="dxa"/>
              <w:bottom w:w="40" w:type="dxa"/>
              <w:right w:w="90" w:type="dxa"/>
            </w:tcMar>
          </w:tcPr>
          <w:p>
            <w:pPr>
              <w:spacing w:after="40"/>
              <w:rPr>
                <w:ins w:id="902081" w:author="Claude (AI draft)" w:date="2026-10-15T08:00:00Z"/>
              </w:rPr>
            </w:pPr>
            <w:ins w:id="902082" w:author="Claude (AI draft)" w:date="2026-10-15T08:00:00Z">
              <w:r>
                <w:rPr>
                  <w:sz w:val="18"/>
                  <w:szCs w:val="18"/>
                </w:rPr>
                <w:t xml:space="preserve">Sorting by an unknown or nested field (e.g. requester.password) gave 500 and could order by a hidden column</w:t>
              </w:r>
            </w:ins>
          </w:p>
        </w:tc>
        <w:tc>
          <w:tcPr>
            <w:tcW w:w="1100" w:type="dxa"/>
            <w:tcMar>
              <w:top w:w="40" w:type="dxa"/>
              <w:left w:w="90" w:type="dxa"/>
              <w:bottom w:w="40" w:type="dxa"/>
              <w:right w:w="90" w:type="dxa"/>
            </w:tcMar>
          </w:tcPr>
          <w:p>
            <w:pPr>
              <w:spacing w:after="40"/>
              <w:rPr>
                <w:ins w:id="902083" w:author="Claude (AI draft)" w:date="2026-10-15T08:00:00Z"/>
              </w:rPr>
            </w:pPr>
            <w:ins w:id="902084" w:author="Claude (AI draft)" w:date="2026-10-15T08:00:00Z">
              <w:r>
                <w:rPr>
                  <w:sz w:val="18"/>
                  <w:szCs w:val="18"/>
                </w:rPr>
                <w:t xml:space="preserve">High</w:t>
              </w:r>
            </w:ins>
          </w:p>
        </w:tc>
        <w:tc>
          <w:tcPr>
            <w:tcW w:w="1250" w:type="dxa"/>
            <w:tcMar>
              <w:top w:w="40" w:type="dxa"/>
              <w:left w:w="90" w:type="dxa"/>
              <w:bottom w:w="40" w:type="dxa"/>
              <w:right w:w="90" w:type="dxa"/>
            </w:tcMar>
          </w:tcPr>
          <w:p>
            <w:pPr>
              <w:spacing w:after="40"/>
              <w:rPr>
                <w:ins w:id="902085" w:author="Claude (AI draft)" w:date="2026-10-15T08:00:00Z"/>
              </w:rPr>
            </w:pPr>
            <w:ins w:id="902086" w:author="Claude (AI draft)" w:date="2026-10-15T08:00:00Z">
              <w:r>
                <w:rPr>
                  <w:sz w:val="18"/>
                  <w:szCs w:val="18"/>
                </w:rPr>
                <w:t xml:space="preserve">Code review</w:t>
              </w:r>
            </w:ins>
          </w:p>
        </w:tc>
        <w:tc>
          <w:tcPr>
            <w:tcW w:w="1450" w:type="dxa"/>
            <w:tcMar>
              <w:top w:w="40" w:type="dxa"/>
              <w:left w:w="90" w:type="dxa"/>
              <w:bottom w:w="40" w:type="dxa"/>
              <w:right w:w="90" w:type="dxa"/>
            </w:tcMar>
          </w:tcPr>
          <w:p>
            <w:pPr>
              <w:spacing w:after="40"/>
              <w:rPr>
                <w:ins w:id="902087" w:author="Claude (AI draft)" w:date="2026-10-15T08:00:00Z"/>
              </w:rPr>
            </w:pPr>
            <w:ins w:id="902088" w:author="Claude (AI draft)" w:date="2026-10-15T08:00:00Z">
              <w:r>
                <w:rPr>
                  <w:sz w:val="18"/>
                  <w:szCs w:val="18"/>
                </w:rPr>
                <w:t xml:space="preserve">Fixed: sort whitelist, 400</w:t>
              </w:r>
            </w:ins>
          </w:p>
        </w:tc>
        <w:tc>
          <w:tcPr>
            <w:tcW w:w="1666" w:type="dxa"/>
            <w:tcMar>
              <w:top w:w="40" w:type="dxa"/>
              <w:left w:w="90" w:type="dxa"/>
              <w:bottom w:w="40" w:type="dxa"/>
              <w:right w:w="90" w:type="dxa"/>
            </w:tcMar>
          </w:tcPr>
          <w:p>
            <w:pPr>
              <w:spacing w:after="40"/>
              <w:rPr>
                <w:ins w:id="902089" w:author="Claude (AI draft)" w:date="2026-10-15T08:00:00Z"/>
              </w:rPr>
            </w:pPr>
            <w:ins w:id="902090" w:author="Claude (AI draft)" w:date="2026-10-15T08:00:00Z">
              <w:r>
                <w:rPr>
                  <w:sz w:val="18"/>
                  <w:szCs w:val="18"/>
                </w:rPr>
                <w:t xml:space="preserve">sortByNestedFieldRefused; SortGuardTest</w:t>
              </w:r>
            </w:ins>
          </w:p>
        </w:tc>
      </w:tr>
      <w:tr>
        <w:trPr>
          <w:cantSplit/>
          <w:ins w:id="902091" w:author="Claude (AI draft)" w:date="2026-10-15T08:00:00Z"/>
        </w:trPr>
        <w:tc>
          <w:tcPr>
            <w:tcW w:w="650" w:type="dxa"/>
            <w:tcMar>
              <w:top w:w="40" w:type="dxa"/>
              <w:left w:w="90" w:type="dxa"/>
              <w:bottom w:w="40" w:type="dxa"/>
              <w:right w:w="90" w:type="dxa"/>
            </w:tcMar>
          </w:tcPr>
          <w:p>
            <w:pPr>
              <w:spacing w:after="40"/>
              <w:rPr>
                <w:ins w:id="902092" w:author="Claude (AI draft)" w:date="2026-10-15T08:00:00Z"/>
              </w:rPr>
            </w:pPr>
            <w:ins w:id="902093" w:author="Claude (AI draft)" w:date="2026-10-15T08:00:00Z">
              <w:r>
                <w:rPr>
                  <w:sz w:val="18"/>
                  <w:szCs w:val="18"/>
                </w:rPr>
                <w:t xml:space="preserve">D-02</w:t>
              </w:r>
            </w:ins>
          </w:p>
        </w:tc>
        <w:tc>
          <w:tcPr>
            <w:tcW w:w="2900" w:type="dxa"/>
            <w:tcMar>
              <w:top w:w="40" w:type="dxa"/>
              <w:left w:w="90" w:type="dxa"/>
              <w:bottom w:w="40" w:type="dxa"/>
              <w:right w:w="90" w:type="dxa"/>
            </w:tcMar>
          </w:tcPr>
          <w:p>
            <w:pPr>
              <w:spacing w:after="40"/>
              <w:rPr>
                <w:ins w:id="902094" w:author="Claude (AI draft)" w:date="2026-10-15T08:00:00Z"/>
              </w:rPr>
            </w:pPr>
            <w:ins w:id="902095" w:author="Claude (AI draft)" w:date="2026-10-15T08:00:00Z">
              <w:r>
                <w:rPr>
                  <w:sz w:val="18"/>
                  <w:szCs w:val="18"/>
                </w:rPr>
                <w:t xml:space="preserve">A deactivated account kept working until its token expired (B1)</w:t>
              </w:r>
            </w:ins>
          </w:p>
        </w:tc>
        <w:tc>
          <w:tcPr>
            <w:tcW w:w="1100" w:type="dxa"/>
            <w:tcMar>
              <w:top w:w="40" w:type="dxa"/>
              <w:left w:w="90" w:type="dxa"/>
              <w:bottom w:w="40" w:type="dxa"/>
              <w:right w:w="90" w:type="dxa"/>
            </w:tcMar>
          </w:tcPr>
          <w:p>
            <w:pPr>
              <w:spacing w:after="40"/>
              <w:rPr>
                <w:ins w:id="902096" w:author="Claude (AI draft)" w:date="2026-10-15T08:00:00Z"/>
              </w:rPr>
            </w:pPr>
            <w:ins w:id="902097" w:author="Claude (AI draft)" w:date="2026-10-15T08:00:00Z">
              <w:r>
                <w:rPr>
                  <w:sz w:val="18"/>
                  <w:szCs w:val="18"/>
                </w:rPr>
                <w:t xml:space="preserve">High</w:t>
              </w:r>
            </w:ins>
          </w:p>
        </w:tc>
        <w:tc>
          <w:tcPr>
            <w:tcW w:w="1250" w:type="dxa"/>
            <w:tcMar>
              <w:top w:w="40" w:type="dxa"/>
              <w:left w:w="90" w:type="dxa"/>
              <w:bottom w:w="40" w:type="dxa"/>
              <w:right w:w="90" w:type="dxa"/>
            </w:tcMar>
          </w:tcPr>
          <w:p>
            <w:pPr>
              <w:spacing w:after="40"/>
              <w:rPr>
                <w:ins w:id="902098" w:author="Claude (AI draft)" w:date="2026-10-15T08:00:00Z"/>
              </w:rPr>
            </w:pPr>
            <w:ins w:id="902099" w:author="Claude (AI draft)" w:date="2026-10-15T08:00:00Z">
              <w:r>
                <w:rPr>
                  <w:sz w:val="18"/>
                  <w:szCs w:val="18"/>
                </w:rPr>
                <w:t xml:space="preserve">Code review</w:t>
              </w:r>
            </w:ins>
          </w:p>
        </w:tc>
        <w:tc>
          <w:tcPr>
            <w:tcW w:w="1450" w:type="dxa"/>
            <w:tcMar>
              <w:top w:w="40" w:type="dxa"/>
              <w:left w:w="90" w:type="dxa"/>
              <w:bottom w:w="40" w:type="dxa"/>
              <w:right w:w="90" w:type="dxa"/>
            </w:tcMar>
          </w:tcPr>
          <w:p>
            <w:pPr>
              <w:spacing w:after="40"/>
              <w:rPr>
                <w:ins w:id="902100" w:author="Claude (AI draft)" w:date="2026-10-15T08:00:00Z"/>
              </w:rPr>
            </w:pPr>
            <w:ins w:id="902101" w:author="Claude (AI draft)" w:date="2026-10-15T08:00:00Z">
              <w:r>
                <w:rPr>
                  <w:sz w:val="18"/>
                  <w:szCs w:val="18"/>
                </w:rPr>
                <w:t xml:space="preserve">Fixed: account checked on every call</w:t>
              </w:r>
            </w:ins>
          </w:p>
        </w:tc>
        <w:tc>
          <w:tcPr>
            <w:tcW w:w="1666" w:type="dxa"/>
            <w:tcMar>
              <w:top w:w="40" w:type="dxa"/>
              <w:left w:w="90" w:type="dxa"/>
              <w:bottom w:w="40" w:type="dxa"/>
              <w:right w:w="90" w:type="dxa"/>
            </w:tcMar>
          </w:tcPr>
          <w:p>
            <w:pPr>
              <w:spacing w:after="40"/>
              <w:rPr>
                <w:ins w:id="902102" w:author="Claude (AI draft)" w:date="2026-10-15T08:00:00Z"/>
              </w:rPr>
            </w:pPr>
            <w:ins w:id="902103" w:author="Claude (AI draft)" w:date="2026-10-15T08:00:00Z">
              <w:r>
                <w:rPr>
                  <w:sz w:val="18"/>
                  <w:szCs w:val="18"/>
                </w:rPr>
                <w:t xml:space="preserve">deactivatedEmployeeTokenRefused; E2E-03</w:t>
              </w:r>
            </w:ins>
          </w:p>
        </w:tc>
      </w:tr>
      <w:tr>
        <w:trPr>
          <w:cantSplit/>
          <w:ins w:id="902104" w:author="Claude (AI draft)" w:date="2026-10-15T08:00:00Z"/>
        </w:trPr>
        <w:tc>
          <w:tcPr>
            <w:tcW w:w="650" w:type="dxa"/>
            <w:tcMar>
              <w:top w:w="40" w:type="dxa"/>
              <w:left w:w="90" w:type="dxa"/>
              <w:bottom w:w="40" w:type="dxa"/>
              <w:right w:w="90" w:type="dxa"/>
            </w:tcMar>
          </w:tcPr>
          <w:p>
            <w:pPr>
              <w:spacing w:after="40"/>
              <w:rPr>
                <w:ins w:id="902105" w:author="Claude (AI draft)" w:date="2026-10-15T08:00:00Z"/>
              </w:rPr>
            </w:pPr>
            <w:ins w:id="902106" w:author="Claude (AI draft)" w:date="2026-10-15T08:00:00Z">
              <w:r>
                <w:rPr>
                  <w:sz w:val="18"/>
                  <w:szCs w:val="18"/>
                </w:rPr>
                <w:t xml:space="preserve">D-03</w:t>
              </w:r>
            </w:ins>
          </w:p>
        </w:tc>
        <w:tc>
          <w:tcPr>
            <w:tcW w:w="2900" w:type="dxa"/>
            <w:tcMar>
              <w:top w:w="40" w:type="dxa"/>
              <w:left w:w="90" w:type="dxa"/>
              <w:bottom w:w="40" w:type="dxa"/>
              <w:right w:w="90" w:type="dxa"/>
            </w:tcMar>
          </w:tcPr>
          <w:p>
            <w:pPr>
              <w:spacing w:after="40"/>
              <w:rPr>
                <w:ins w:id="902107" w:author="Claude (AI draft)" w:date="2026-10-15T08:00:00Z"/>
              </w:rPr>
            </w:pPr>
            <w:ins w:id="902108" w:author="Claude (AI draft)" w:date="2026-10-15T08:00:00Z">
              <w:r>
                <w:rPr>
                  <w:sz w:val="18"/>
                  <w:szCs w:val="18"/>
                </w:rPr>
                <w:t xml:space="preserve">Email or password could be changed without the current password (B3)</w:t>
              </w:r>
            </w:ins>
          </w:p>
        </w:tc>
        <w:tc>
          <w:tcPr>
            <w:tcW w:w="1100" w:type="dxa"/>
            <w:tcMar>
              <w:top w:w="40" w:type="dxa"/>
              <w:left w:w="90" w:type="dxa"/>
              <w:bottom w:w="40" w:type="dxa"/>
              <w:right w:w="90" w:type="dxa"/>
            </w:tcMar>
          </w:tcPr>
          <w:p>
            <w:pPr>
              <w:spacing w:after="40"/>
              <w:rPr>
                <w:ins w:id="902109" w:author="Claude (AI draft)" w:date="2026-10-15T08:00:00Z"/>
              </w:rPr>
            </w:pPr>
            <w:ins w:id="902110" w:author="Claude (AI draft)" w:date="2026-10-15T08:00:00Z">
              <w:r>
                <w:rPr>
                  <w:sz w:val="18"/>
                  <w:szCs w:val="18"/>
                </w:rPr>
                <w:t xml:space="preserve">High</w:t>
              </w:r>
            </w:ins>
          </w:p>
        </w:tc>
        <w:tc>
          <w:tcPr>
            <w:tcW w:w="1250" w:type="dxa"/>
            <w:tcMar>
              <w:top w:w="40" w:type="dxa"/>
              <w:left w:w="90" w:type="dxa"/>
              <w:bottom w:w="40" w:type="dxa"/>
              <w:right w:w="90" w:type="dxa"/>
            </w:tcMar>
          </w:tcPr>
          <w:p>
            <w:pPr>
              <w:spacing w:after="40"/>
              <w:rPr>
                <w:ins w:id="902111" w:author="Claude (AI draft)" w:date="2026-10-15T08:00:00Z"/>
              </w:rPr>
            </w:pPr>
            <w:ins w:id="902112" w:author="Claude (AI draft)" w:date="2026-10-15T08:00:00Z">
              <w:r>
                <w:rPr>
                  <w:sz w:val="18"/>
                  <w:szCs w:val="18"/>
                </w:rPr>
                <w:t xml:space="preserve">Code review</w:t>
              </w:r>
            </w:ins>
          </w:p>
        </w:tc>
        <w:tc>
          <w:tcPr>
            <w:tcW w:w="1450" w:type="dxa"/>
            <w:tcMar>
              <w:top w:w="40" w:type="dxa"/>
              <w:left w:w="90" w:type="dxa"/>
              <w:bottom w:w="40" w:type="dxa"/>
              <w:right w:w="90" w:type="dxa"/>
            </w:tcMar>
          </w:tcPr>
          <w:p>
            <w:pPr>
              <w:spacing w:after="40"/>
              <w:rPr>
                <w:ins w:id="902113" w:author="Claude (AI draft)" w:date="2026-10-15T08:00:00Z"/>
              </w:rPr>
            </w:pPr>
            <w:ins w:id="902114" w:author="Claude (AI draft)" w:date="2026-10-15T08:00:00Z">
              <w:r>
                <w:rPr>
                  <w:sz w:val="18"/>
                  <w:szCs w:val="18"/>
                </w:rPr>
                <w:t xml:space="preserve">Fixed</w:t>
              </w:r>
            </w:ins>
          </w:p>
        </w:tc>
        <w:tc>
          <w:tcPr>
            <w:tcW w:w="1666" w:type="dxa"/>
            <w:tcMar>
              <w:top w:w="40" w:type="dxa"/>
              <w:left w:w="90" w:type="dxa"/>
              <w:bottom w:w="40" w:type="dxa"/>
              <w:right w:w="90" w:type="dxa"/>
            </w:tcMar>
          </w:tcPr>
          <w:p>
            <w:pPr>
              <w:spacing w:after="40"/>
              <w:rPr>
                <w:ins w:id="902115" w:author="Claude (AI draft)" w:date="2026-10-15T08:00:00Z"/>
              </w:rPr>
            </w:pPr>
            <w:ins w:id="902116" w:author="Claude (AI draft)" w:date="2026-10-15T08:00:00Z">
              <w:r>
                <w:rPr>
                  <w:sz w:val="18"/>
                  <w:szCs w:val="18"/>
                </w:rPr>
                <w:t xml:space="preserve">ClientServiceTest</w:t>
              </w:r>
            </w:ins>
          </w:p>
        </w:tc>
      </w:tr>
      <w:tr>
        <w:trPr>
          <w:cantSplit/>
          <w:ins w:id="902117" w:author="Claude (AI draft)" w:date="2026-10-15T08:00:00Z"/>
        </w:trPr>
        <w:tc>
          <w:tcPr>
            <w:tcW w:w="650" w:type="dxa"/>
            <w:tcMar>
              <w:top w:w="40" w:type="dxa"/>
              <w:left w:w="90" w:type="dxa"/>
              <w:bottom w:w="40" w:type="dxa"/>
              <w:right w:w="90" w:type="dxa"/>
            </w:tcMar>
          </w:tcPr>
          <w:p>
            <w:pPr>
              <w:spacing w:after="40"/>
              <w:rPr>
                <w:ins w:id="902118" w:author="Claude (AI draft)" w:date="2026-10-15T08:00:00Z"/>
              </w:rPr>
            </w:pPr>
            <w:ins w:id="902119" w:author="Claude (AI draft)" w:date="2026-10-15T08:00:00Z">
              <w:r>
                <w:rPr>
                  <w:sz w:val="18"/>
                  <w:szCs w:val="18"/>
                </w:rPr>
                <w:t xml:space="preserve">D-04</w:t>
              </w:r>
            </w:ins>
          </w:p>
        </w:tc>
        <w:tc>
          <w:tcPr>
            <w:tcW w:w="2900" w:type="dxa"/>
            <w:tcMar>
              <w:top w:w="40" w:type="dxa"/>
              <w:left w:w="90" w:type="dxa"/>
              <w:bottom w:w="40" w:type="dxa"/>
              <w:right w:w="90" w:type="dxa"/>
            </w:tcMar>
          </w:tcPr>
          <w:p>
            <w:pPr>
              <w:spacing w:after="40"/>
              <w:rPr>
                <w:ins w:id="902120" w:author="Claude (AI draft)" w:date="2026-10-15T08:00:00Z"/>
              </w:rPr>
            </w:pPr>
            <w:ins w:id="902121" w:author="Claude (AI draft)" w:date="2026-10-15T08:00:00Z">
              <w:r>
                <w:rPr>
                  <w:sz w:val="18"/>
                  <w:szCs w:val="18"/>
                </w:rPr>
                <w:t xml:space="preserve">No protection against password guessing (B4)</w:t>
              </w:r>
            </w:ins>
          </w:p>
        </w:tc>
        <w:tc>
          <w:tcPr>
            <w:tcW w:w="1100" w:type="dxa"/>
            <w:tcMar>
              <w:top w:w="40" w:type="dxa"/>
              <w:left w:w="90" w:type="dxa"/>
              <w:bottom w:w="40" w:type="dxa"/>
              <w:right w:w="90" w:type="dxa"/>
            </w:tcMar>
          </w:tcPr>
          <w:p>
            <w:pPr>
              <w:spacing w:after="40"/>
              <w:rPr>
                <w:ins w:id="902122" w:author="Claude (AI draft)" w:date="2026-10-15T08:00:00Z"/>
              </w:rPr>
            </w:pPr>
            <w:ins w:id="902123" w:author="Claude (AI draft)" w:date="2026-10-15T08:00:00Z">
              <w:r>
                <w:rPr>
                  <w:sz w:val="18"/>
                  <w:szCs w:val="18"/>
                </w:rPr>
                <w:t xml:space="preserve">High</w:t>
              </w:r>
            </w:ins>
          </w:p>
        </w:tc>
        <w:tc>
          <w:tcPr>
            <w:tcW w:w="1250" w:type="dxa"/>
            <w:tcMar>
              <w:top w:w="40" w:type="dxa"/>
              <w:left w:w="90" w:type="dxa"/>
              <w:bottom w:w="40" w:type="dxa"/>
              <w:right w:w="90" w:type="dxa"/>
            </w:tcMar>
          </w:tcPr>
          <w:p>
            <w:pPr>
              <w:spacing w:after="40"/>
              <w:rPr>
                <w:ins w:id="902124" w:author="Claude (AI draft)" w:date="2026-10-15T08:00:00Z"/>
              </w:rPr>
            </w:pPr>
            <w:ins w:id="902125" w:author="Claude (AI draft)" w:date="2026-10-15T08:00:00Z">
              <w:r>
                <w:rPr>
                  <w:sz w:val="18"/>
                  <w:szCs w:val="18"/>
                </w:rPr>
                <w:t xml:space="preserve">Code review</w:t>
              </w:r>
            </w:ins>
          </w:p>
        </w:tc>
        <w:tc>
          <w:tcPr>
            <w:tcW w:w="1450" w:type="dxa"/>
            <w:tcMar>
              <w:top w:w="40" w:type="dxa"/>
              <w:left w:w="90" w:type="dxa"/>
              <w:bottom w:w="40" w:type="dxa"/>
              <w:right w:w="90" w:type="dxa"/>
            </w:tcMar>
          </w:tcPr>
          <w:p>
            <w:pPr>
              <w:spacing w:after="40"/>
              <w:rPr>
                <w:ins w:id="902126" w:author="Claude (AI draft)" w:date="2026-10-15T08:00:00Z"/>
              </w:rPr>
            </w:pPr>
            <w:ins w:id="902127" w:author="Claude (AI draft)" w:date="2026-10-15T08:00:00Z">
              <w:r>
                <w:rPr>
                  <w:sz w:val="18"/>
                  <w:szCs w:val="18"/>
                </w:rPr>
                <w:t xml:space="preserve">Fixed: C-04</w:t>
              </w:r>
            </w:ins>
          </w:p>
        </w:tc>
        <w:tc>
          <w:tcPr>
            <w:tcW w:w="1666" w:type="dxa"/>
            <w:tcMar>
              <w:top w:w="40" w:type="dxa"/>
              <w:left w:w="90" w:type="dxa"/>
              <w:bottom w:w="40" w:type="dxa"/>
              <w:right w:w="90" w:type="dxa"/>
            </w:tcMar>
          </w:tcPr>
          <w:p>
            <w:pPr>
              <w:spacing w:after="40"/>
              <w:rPr>
                <w:ins w:id="902128" w:author="Claude (AI draft)" w:date="2026-10-15T08:00:00Z"/>
              </w:rPr>
            </w:pPr>
            <w:ins w:id="902129" w:author="Claude (AI draft)" w:date="2026-10-15T08:00:00Z">
              <w:r>
                <w:rPr>
                  <w:sz w:val="18"/>
                  <w:szCs w:val="18"/>
                </w:rPr>
                <w:t xml:space="preserve">loginLockoutOverHttp; LoginAttemptLimiterTest</w:t>
              </w:r>
            </w:ins>
          </w:p>
        </w:tc>
      </w:tr>
      <w:tr>
        <w:trPr>
          <w:cantSplit/>
          <w:ins w:id="902130" w:author="Claude (AI draft)" w:date="2026-10-15T08:00:00Z"/>
        </w:trPr>
        <w:tc>
          <w:tcPr>
            <w:tcW w:w="650" w:type="dxa"/>
            <w:tcMar>
              <w:top w:w="40" w:type="dxa"/>
              <w:left w:w="90" w:type="dxa"/>
              <w:bottom w:w="40" w:type="dxa"/>
              <w:right w:w="90" w:type="dxa"/>
            </w:tcMar>
          </w:tcPr>
          <w:p>
            <w:pPr>
              <w:spacing w:after="40"/>
              <w:rPr>
                <w:ins w:id="902131" w:author="Claude (AI draft)" w:date="2026-10-15T08:00:00Z"/>
              </w:rPr>
            </w:pPr>
            <w:ins w:id="902132" w:author="Claude (AI draft)" w:date="2026-10-15T08:00:00Z">
              <w:r>
                <w:rPr>
                  <w:sz w:val="18"/>
                  <w:szCs w:val="18"/>
                </w:rPr>
                <w:t xml:space="preserve">D-05</w:t>
              </w:r>
            </w:ins>
          </w:p>
        </w:tc>
        <w:tc>
          <w:tcPr>
            <w:tcW w:w="2900" w:type="dxa"/>
            <w:tcMar>
              <w:top w:w="40" w:type="dxa"/>
              <w:left w:w="90" w:type="dxa"/>
              <w:bottom w:w="40" w:type="dxa"/>
              <w:right w:w="90" w:type="dxa"/>
            </w:tcMar>
          </w:tcPr>
          <w:p>
            <w:pPr>
              <w:spacing w:after="40"/>
              <w:rPr>
                <w:ins w:id="902133" w:author="Claude (AI draft)" w:date="2026-10-15T08:00:00Z"/>
              </w:rPr>
            </w:pPr>
            <w:ins w:id="902134" w:author="Claude (AI draft)" w:date="2026-10-15T08:00:00Z">
              <w:r>
                <w:rPr>
                  <w:sz w:val="18"/>
                  <w:szCs w:val="18"/>
                </w:rPr>
                <w:t xml:space="preserve">Removing a handler also changed their Resolved, Closed and Rejected requests</w:t>
              </w:r>
            </w:ins>
          </w:p>
        </w:tc>
        <w:tc>
          <w:tcPr>
            <w:tcW w:w="1100" w:type="dxa"/>
            <w:tcMar>
              <w:top w:w="40" w:type="dxa"/>
              <w:left w:w="90" w:type="dxa"/>
              <w:bottom w:w="40" w:type="dxa"/>
              <w:right w:w="90" w:type="dxa"/>
            </w:tcMar>
          </w:tcPr>
          <w:p>
            <w:pPr>
              <w:spacing w:after="40"/>
              <w:rPr>
                <w:ins w:id="902135" w:author="Claude (AI draft)" w:date="2026-10-15T08:00:00Z"/>
              </w:rPr>
            </w:pPr>
            <w:ins w:id="902136" w:author="Claude (AI draft)" w:date="2026-10-15T08:00:00Z">
              <w:r>
                <w:rPr>
                  <w:sz w:val="18"/>
                  <w:szCs w:val="18"/>
                </w:rPr>
                <w:t xml:space="preserve">High</w:t>
              </w:r>
            </w:ins>
          </w:p>
        </w:tc>
        <w:tc>
          <w:tcPr>
            <w:tcW w:w="1250" w:type="dxa"/>
            <w:tcMar>
              <w:top w:w="40" w:type="dxa"/>
              <w:left w:w="90" w:type="dxa"/>
              <w:bottom w:w="40" w:type="dxa"/>
              <w:right w:w="90" w:type="dxa"/>
            </w:tcMar>
          </w:tcPr>
          <w:p>
            <w:pPr>
              <w:spacing w:after="40"/>
              <w:rPr>
                <w:ins w:id="902137" w:author="Claude (AI draft)" w:date="2026-10-15T08:00:00Z"/>
              </w:rPr>
            </w:pPr>
            <w:ins w:id="902138" w:author="Claude (AI draft)" w:date="2026-10-15T08:00:00Z">
              <w:r>
                <w:rPr>
                  <w:sz w:val="18"/>
                  <w:szCs w:val="18"/>
                </w:rPr>
                <w:t xml:space="preserve">Independent review</w:t>
              </w:r>
            </w:ins>
          </w:p>
        </w:tc>
        <w:tc>
          <w:tcPr>
            <w:tcW w:w="1450" w:type="dxa"/>
            <w:tcMar>
              <w:top w:w="40" w:type="dxa"/>
              <w:left w:w="90" w:type="dxa"/>
              <w:bottom w:w="40" w:type="dxa"/>
              <w:right w:w="90" w:type="dxa"/>
            </w:tcMar>
          </w:tcPr>
          <w:p>
            <w:pPr>
              <w:spacing w:after="40"/>
              <w:rPr>
                <w:ins w:id="902139" w:author="Claude (AI draft)" w:date="2026-10-15T08:00:00Z"/>
              </w:rPr>
            </w:pPr>
            <w:ins w:id="902140" w:author="Claude (AI draft)" w:date="2026-10-15T08:00:00Z">
              <w:r>
                <w:rPr>
                  <w:sz w:val="18"/>
                  <w:szCs w:val="18"/>
                </w:rPr>
                <w:t xml:space="preserve">Fixed: only open requests released</w:t>
              </w:r>
            </w:ins>
          </w:p>
        </w:tc>
        <w:tc>
          <w:tcPr>
            <w:tcW w:w="1666" w:type="dxa"/>
            <w:tcMar>
              <w:top w:w="40" w:type="dxa"/>
              <w:left w:w="90" w:type="dxa"/>
              <w:bottom w:w="40" w:type="dxa"/>
              <w:right w:w="90" w:type="dxa"/>
            </w:tcMar>
          </w:tcPr>
          <w:p>
            <w:pPr>
              <w:spacing w:after="40"/>
              <w:rPr>
                <w:ins w:id="902141" w:author="Claude (AI draft)" w:date="2026-10-15T08:00:00Z"/>
              </w:rPr>
            </w:pPr>
            <w:ins w:id="902142" w:author="Claude (AI draft)" w:date="2026-10-15T08:00:00Z">
              <w:r>
                <w:rPr>
                  <w:sz w:val="18"/>
                  <w:szCs w:val="18"/>
                </w:rPr>
                <w:t xml:space="preserve">deactivationTakesEffectImmediately; HandlerRemovalListenerTest</w:t>
              </w:r>
            </w:ins>
          </w:p>
        </w:tc>
      </w:tr>
      <w:tr>
        <w:trPr>
          <w:cantSplit/>
          <w:ins w:id="902143" w:author="Claude (AI draft)" w:date="2026-10-15T08:00:00Z"/>
        </w:trPr>
        <w:tc>
          <w:tcPr>
            <w:tcW w:w="650" w:type="dxa"/>
            <w:tcMar>
              <w:top w:w="40" w:type="dxa"/>
              <w:left w:w="90" w:type="dxa"/>
              <w:bottom w:w="40" w:type="dxa"/>
              <w:right w:w="90" w:type="dxa"/>
            </w:tcMar>
          </w:tcPr>
          <w:p>
            <w:pPr>
              <w:spacing w:after="40"/>
              <w:rPr>
                <w:ins w:id="902144" w:author="Claude (AI draft)" w:date="2026-10-15T08:00:00Z"/>
              </w:rPr>
            </w:pPr>
            <w:ins w:id="902145" w:author="Claude (AI draft)" w:date="2026-10-15T08:00:00Z">
              <w:r>
                <w:rPr>
                  <w:sz w:val="18"/>
                  <w:szCs w:val="18"/>
                </w:rPr>
                <w:t xml:space="preserve">D-06</w:t>
              </w:r>
            </w:ins>
          </w:p>
        </w:tc>
        <w:tc>
          <w:tcPr>
            <w:tcW w:w="2900" w:type="dxa"/>
            <w:tcMar>
              <w:top w:w="40" w:type="dxa"/>
              <w:left w:w="90" w:type="dxa"/>
              <w:bottom w:w="40" w:type="dxa"/>
              <w:right w:w="90" w:type="dxa"/>
            </w:tcMar>
          </w:tcPr>
          <w:p>
            <w:pPr>
              <w:spacing w:after="40"/>
              <w:rPr>
                <w:ins w:id="902146" w:author="Claude (AI draft)" w:date="2026-10-15T08:00:00Z"/>
              </w:rPr>
            </w:pPr>
            <w:ins w:id="902147" w:author="Claude (AI draft)" w:date="2026-10-15T08:00:00Z">
              <w:r>
                <w:rPr>
                  <w:sz w:val="18"/>
                  <w:szCs w:val="18"/>
                </w:rPr>
                <w:t xml:space="preserve">A database outage on a logged-in call gave an unformatted 500 instead of 503</w:t>
              </w:r>
            </w:ins>
          </w:p>
        </w:tc>
        <w:tc>
          <w:tcPr>
            <w:tcW w:w="1100" w:type="dxa"/>
            <w:tcMar>
              <w:top w:w="40" w:type="dxa"/>
              <w:left w:w="90" w:type="dxa"/>
              <w:bottom w:w="40" w:type="dxa"/>
              <w:right w:w="90" w:type="dxa"/>
            </w:tcMar>
          </w:tcPr>
          <w:p>
            <w:pPr>
              <w:spacing w:after="40"/>
              <w:rPr>
                <w:ins w:id="902148" w:author="Claude (AI draft)" w:date="2026-10-15T08:00:00Z"/>
              </w:rPr>
            </w:pPr>
            <w:ins w:id="902149" w:author="Claude (AI draft)" w:date="2026-10-15T08:00:00Z">
              <w:r>
                <w:rPr>
                  <w:sz w:val="18"/>
                  <w:szCs w:val="18"/>
                </w:rPr>
                <w:t xml:space="preserve">Medium</w:t>
              </w:r>
            </w:ins>
          </w:p>
        </w:tc>
        <w:tc>
          <w:tcPr>
            <w:tcW w:w="1250" w:type="dxa"/>
            <w:tcMar>
              <w:top w:w="40" w:type="dxa"/>
              <w:left w:w="90" w:type="dxa"/>
              <w:bottom w:w="40" w:type="dxa"/>
              <w:right w:w="90" w:type="dxa"/>
            </w:tcMar>
          </w:tcPr>
          <w:p>
            <w:pPr>
              <w:spacing w:after="40"/>
              <w:rPr>
                <w:ins w:id="902150" w:author="Claude (AI draft)" w:date="2026-10-15T08:00:00Z"/>
              </w:rPr>
            </w:pPr>
            <w:ins w:id="902151" w:author="Claude (AI draft)" w:date="2026-10-15T08:00:00Z">
              <w:r>
                <w:rPr>
                  <w:sz w:val="18"/>
                  <w:szCs w:val="18"/>
                </w:rPr>
                <w:t xml:space="preserve">Independent review</w:t>
              </w:r>
            </w:ins>
          </w:p>
        </w:tc>
        <w:tc>
          <w:tcPr>
            <w:tcW w:w="1450" w:type="dxa"/>
            <w:tcMar>
              <w:top w:w="40" w:type="dxa"/>
              <w:left w:w="90" w:type="dxa"/>
              <w:bottom w:w="40" w:type="dxa"/>
              <w:right w:w="90" w:type="dxa"/>
            </w:tcMar>
          </w:tcPr>
          <w:p>
            <w:pPr>
              <w:spacing w:after="40"/>
              <w:rPr>
                <w:ins w:id="902152" w:author="Claude (AI draft)" w:date="2026-10-15T08:00:00Z"/>
              </w:rPr>
            </w:pPr>
            <w:ins w:id="902153" w:author="Claude (AI draft)" w:date="2026-10-15T08:00:00Z">
              <w:r>
                <w:rPr>
                  <w:sz w:val="18"/>
                  <w:szCs w:val="18"/>
                </w:rPr>
                <w:t xml:space="preserve">Fixed: filter error handler</w:t>
              </w:r>
            </w:ins>
          </w:p>
        </w:tc>
        <w:tc>
          <w:tcPr>
            <w:tcW w:w="1666" w:type="dxa"/>
            <w:tcMar>
              <w:top w:w="40" w:type="dxa"/>
              <w:left w:w="90" w:type="dxa"/>
              <w:bottom w:w="40" w:type="dxa"/>
              <w:right w:w="90" w:type="dxa"/>
            </w:tcMar>
          </w:tcPr>
          <w:p>
            <w:pPr>
              <w:spacing w:after="40"/>
              <w:rPr>
                <w:ins w:id="902154" w:author="Claude (AI draft)" w:date="2026-10-15T08:00:00Z"/>
              </w:rPr>
            </w:pPr>
            <w:ins w:id="902155" w:author="Claude (AI draft)" w:date="2026-10-15T08:00:00Z">
              <w:r>
                <w:rPr>
                  <w:sz w:val="18"/>
                  <w:szCs w:val="18"/>
                </w:rPr>
                <w:t xml:space="preserve">FilterErrorHandlerTest</w:t>
              </w:r>
            </w:ins>
          </w:p>
        </w:tc>
      </w:tr>
      <w:tr>
        <w:trPr>
          <w:cantSplit/>
          <w:ins w:id="902156" w:author="Claude (AI draft)" w:date="2026-10-15T08:00:00Z"/>
        </w:trPr>
        <w:tc>
          <w:tcPr>
            <w:tcW w:w="650" w:type="dxa"/>
            <w:tcMar>
              <w:top w:w="40" w:type="dxa"/>
              <w:left w:w="90" w:type="dxa"/>
              <w:bottom w:w="40" w:type="dxa"/>
              <w:right w:w="90" w:type="dxa"/>
            </w:tcMar>
          </w:tcPr>
          <w:p>
            <w:pPr>
              <w:spacing w:after="40"/>
              <w:rPr>
                <w:ins w:id="902157" w:author="Claude (AI draft)" w:date="2026-10-15T08:00:00Z"/>
              </w:rPr>
            </w:pPr>
            <w:ins w:id="902158" w:author="Claude (AI draft)" w:date="2026-10-15T08:00:00Z">
              <w:r>
                <w:rPr>
                  <w:sz w:val="18"/>
                  <w:szCs w:val="18"/>
                </w:rPr>
                <w:t xml:space="preserve">D-07</w:t>
              </w:r>
            </w:ins>
          </w:p>
        </w:tc>
        <w:tc>
          <w:tcPr>
            <w:tcW w:w="2900" w:type="dxa"/>
            <w:tcMar>
              <w:top w:w="40" w:type="dxa"/>
              <w:left w:w="90" w:type="dxa"/>
              <w:bottom w:w="40" w:type="dxa"/>
              <w:right w:w="90" w:type="dxa"/>
            </w:tcMar>
          </w:tcPr>
          <w:p>
            <w:pPr>
              <w:spacing w:after="40"/>
              <w:rPr>
                <w:ins w:id="902159" w:author="Claude (AI draft)" w:date="2026-10-15T08:00:00Z"/>
              </w:rPr>
            </w:pPr>
            <w:ins w:id="902160" w:author="Claude (AI draft)" w:date="2026-10-15T08:00:00Z">
              <w:r>
                <w:rPr>
                  <w:sz w:val="18"/>
                  <w:szCs w:val="18"/>
                </w:rPr>
                <w:t xml:space="preserve">"Sort: Priority" sorted alphabetically (unset, Medium, Low, High)</w:t>
              </w:r>
            </w:ins>
          </w:p>
        </w:tc>
        <w:tc>
          <w:tcPr>
            <w:tcW w:w="1100" w:type="dxa"/>
            <w:tcMar>
              <w:top w:w="40" w:type="dxa"/>
              <w:left w:w="90" w:type="dxa"/>
              <w:bottom w:w="40" w:type="dxa"/>
              <w:right w:w="90" w:type="dxa"/>
            </w:tcMar>
          </w:tcPr>
          <w:p>
            <w:pPr>
              <w:spacing w:after="40"/>
              <w:rPr>
                <w:ins w:id="902161" w:author="Claude (AI draft)" w:date="2026-10-15T08:00:00Z"/>
              </w:rPr>
            </w:pPr>
            <w:ins w:id="902162" w:author="Claude (AI draft)" w:date="2026-10-15T08:00:00Z">
              <w:r>
                <w:rPr>
                  <w:sz w:val="18"/>
                  <w:szCs w:val="18"/>
                </w:rPr>
                <w:t xml:space="preserve">Medium</w:t>
              </w:r>
            </w:ins>
          </w:p>
        </w:tc>
        <w:tc>
          <w:tcPr>
            <w:tcW w:w="1250" w:type="dxa"/>
            <w:tcMar>
              <w:top w:w="40" w:type="dxa"/>
              <w:left w:w="90" w:type="dxa"/>
              <w:bottom w:w="40" w:type="dxa"/>
              <w:right w:w="90" w:type="dxa"/>
            </w:tcMar>
          </w:tcPr>
          <w:p>
            <w:pPr>
              <w:spacing w:after="40"/>
              <w:rPr>
                <w:ins w:id="902163" w:author="Claude (AI draft)" w:date="2026-10-15T08:00:00Z"/>
              </w:rPr>
            </w:pPr>
            <w:ins w:id="902164" w:author="Claude (AI draft)" w:date="2026-10-15T08:00:00Z">
              <w:r>
                <w:rPr>
                  <w:sz w:val="18"/>
                  <w:szCs w:val="18"/>
                </w:rPr>
                <w:t xml:space="preserve">Independent review</w:t>
              </w:r>
            </w:ins>
          </w:p>
        </w:tc>
        <w:tc>
          <w:tcPr>
            <w:tcW w:w="1450" w:type="dxa"/>
            <w:tcMar>
              <w:top w:w="40" w:type="dxa"/>
              <w:left w:w="90" w:type="dxa"/>
              <w:bottom w:w="40" w:type="dxa"/>
              <w:right w:w="90" w:type="dxa"/>
            </w:tcMar>
          </w:tcPr>
          <w:p>
            <w:pPr>
              <w:spacing w:after="40"/>
              <w:rPr>
                <w:ins w:id="902165" w:author="Claude (AI draft)" w:date="2026-10-15T08:00:00Z"/>
              </w:rPr>
            </w:pPr>
            <w:ins w:id="902166" w:author="Claude (AI draft)" w:date="2026-10-15T08:00:00Z">
              <w:r>
                <w:rPr>
                  <w:sz w:val="18"/>
                  <w:szCs w:val="18"/>
                </w:rPr>
                <w:t xml:space="preserve">Fixed: CASE ordering</w:t>
              </w:r>
            </w:ins>
          </w:p>
        </w:tc>
        <w:tc>
          <w:tcPr>
            <w:tcW w:w="1666" w:type="dxa"/>
            <w:tcMar>
              <w:top w:w="40" w:type="dxa"/>
              <w:left w:w="90" w:type="dxa"/>
              <w:bottom w:w="40" w:type="dxa"/>
              <w:right w:w="90" w:type="dxa"/>
            </w:tcMar>
          </w:tcPr>
          <w:p>
            <w:pPr>
              <w:spacing w:after="40"/>
              <w:rPr>
                <w:ins w:id="902167" w:author="Claude (AI draft)" w:date="2026-10-15T08:00:00Z"/>
              </w:rPr>
            </w:pPr>
            <w:ins w:id="902168" w:author="Claude (AI draft)" w:date="2026-10-15T08:00:00Z">
              <w:r>
                <w:rPr>
                  <w:sz w:val="18"/>
                  <w:szCs w:val="18"/>
                </w:rPr>
                <w:t xml:space="preserve">prioritySortOrder; RequestSpecsTest</w:t>
              </w:r>
            </w:ins>
          </w:p>
        </w:tc>
      </w:tr>
      <w:tr>
        <w:trPr>
          <w:cantSplit/>
          <w:ins w:id="902169" w:author="Claude (AI draft)" w:date="2026-10-15T08:00:00Z"/>
        </w:trPr>
        <w:tc>
          <w:tcPr>
            <w:tcW w:w="650" w:type="dxa"/>
            <w:tcMar>
              <w:top w:w="40" w:type="dxa"/>
              <w:left w:w="90" w:type="dxa"/>
              <w:bottom w:w="40" w:type="dxa"/>
              <w:right w:w="90" w:type="dxa"/>
            </w:tcMar>
          </w:tcPr>
          <w:p>
            <w:pPr>
              <w:spacing w:after="40"/>
              <w:rPr>
                <w:ins w:id="902170" w:author="Claude (AI draft)" w:date="2026-10-15T08:00:00Z"/>
              </w:rPr>
            </w:pPr>
            <w:ins w:id="902171" w:author="Claude (AI draft)" w:date="2026-10-15T08:00:00Z">
              <w:r>
                <w:rPr>
                  <w:sz w:val="18"/>
                  <w:szCs w:val="18"/>
                </w:rPr>
                <w:t xml:space="preserve">D-08</w:t>
              </w:r>
            </w:ins>
          </w:p>
        </w:tc>
        <w:tc>
          <w:tcPr>
            <w:tcW w:w="2900" w:type="dxa"/>
            <w:tcMar>
              <w:top w:w="40" w:type="dxa"/>
              <w:left w:w="90" w:type="dxa"/>
              <w:bottom w:w="40" w:type="dxa"/>
              <w:right w:w="90" w:type="dxa"/>
            </w:tcMar>
          </w:tcPr>
          <w:p>
            <w:pPr>
              <w:spacing w:after="40"/>
              <w:rPr>
                <w:ins w:id="902172" w:author="Claude (AI draft)" w:date="2026-10-15T08:00:00Z"/>
              </w:rPr>
            </w:pPr>
            <w:ins w:id="902173" w:author="Claude (AI draft)" w:date="2026-10-15T08:00:00Z">
              <w:r>
                <w:rPr>
                  <w:sz w:val="18"/>
                  <w:szCs w:val="18"/>
                </w:rPr>
                <w:t xml:space="preserve">The status list pre-selected "Rejected" on New requests (one click rejected)</w:t>
              </w:r>
            </w:ins>
          </w:p>
        </w:tc>
        <w:tc>
          <w:tcPr>
            <w:tcW w:w="1100" w:type="dxa"/>
            <w:tcMar>
              <w:top w:w="40" w:type="dxa"/>
              <w:left w:w="90" w:type="dxa"/>
              <w:bottom w:w="40" w:type="dxa"/>
              <w:right w:w="90" w:type="dxa"/>
            </w:tcMar>
          </w:tcPr>
          <w:p>
            <w:pPr>
              <w:spacing w:after="40"/>
              <w:rPr>
                <w:ins w:id="902174" w:author="Claude (AI draft)" w:date="2026-10-15T08:00:00Z"/>
              </w:rPr>
            </w:pPr>
            <w:ins w:id="902175" w:author="Claude (AI draft)" w:date="2026-10-15T08:00:00Z">
              <w:r>
                <w:rPr>
                  <w:sz w:val="18"/>
                  <w:szCs w:val="18"/>
                </w:rPr>
                <w:t xml:space="preserve">Medium</w:t>
              </w:r>
            </w:ins>
          </w:p>
        </w:tc>
        <w:tc>
          <w:tcPr>
            <w:tcW w:w="1250" w:type="dxa"/>
            <w:tcMar>
              <w:top w:w="40" w:type="dxa"/>
              <w:left w:w="90" w:type="dxa"/>
              <w:bottom w:w="40" w:type="dxa"/>
              <w:right w:w="90" w:type="dxa"/>
            </w:tcMar>
          </w:tcPr>
          <w:p>
            <w:pPr>
              <w:spacing w:after="40"/>
              <w:rPr>
                <w:ins w:id="902176" w:author="Claude (AI draft)" w:date="2026-10-15T08:00:00Z"/>
              </w:rPr>
            </w:pPr>
            <w:ins w:id="902177" w:author="Claude (AI draft)" w:date="2026-10-15T08:00:00Z">
              <w:r>
                <w:rPr>
                  <w:sz w:val="18"/>
                  <w:szCs w:val="18"/>
                </w:rPr>
                <w:t xml:space="preserve">Independent review</w:t>
              </w:r>
            </w:ins>
          </w:p>
        </w:tc>
        <w:tc>
          <w:tcPr>
            <w:tcW w:w="1450" w:type="dxa"/>
            <w:tcMar>
              <w:top w:w="40" w:type="dxa"/>
              <w:left w:w="90" w:type="dxa"/>
              <w:bottom w:w="40" w:type="dxa"/>
              <w:right w:w="90" w:type="dxa"/>
            </w:tcMar>
          </w:tcPr>
          <w:p>
            <w:pPr>
              <w:spacing w:after="40"/>
              <w:rPr>
                <w:ins w:id="902178" w:author="Claude (AI draft)" w:date="2026-10-15T08:00:00Z"/>
              </w:rPr>
            </w:pPr>
            <w:ins w:id="902179" w:author="Claude (AI draft)" w:date="2026-10-15T08:00:00Z">
              <w:r>
                <w:rPr>
                  <w:sz w:val="18"/>
                  <w:szCs w:val="18"/>
                </w:rPr>
                <w:t xml:space="preserve">Fixed: nothing pre-selected</w:t>
              </w:r>
            </w:ins>
          </w:p>
        </w:tc>
        <w:tc>
          <w:tcPr>
            <w:tcW w:w="1666" w:type="dxa"/>
            <w:tcMar>
              <w:top w:w="40" w:type="dxa"/>
              <w:left w:w="90" w:type="dxa"/>
              <w:bottom w:w="40" w:type="dxa"/>
              <w:right w:w="90" w:type="dxa"/>
            </w:tcMar>
          </w:tcPr>
          <w:p>
            <w:pPr>
              <w:spacing w:after="40"/>
              <w:rPr>
                <w:ins w:id="902180" w:author="Claude (AI draft)" w:date="2026-10-15T08:00:00Z"/>
              </w:rPr>
            </w:pPr>
            <w:ins w:id="902181" w:author="Claude (AI draft)" w:date="2026-10-15T08:00:00Z">
              <w:r>
                <w:rPr>
                  <w:sz w:val="18"/>
                  <w:szCs w:val="18"/>
                </w:rPr>
                <w:t xml:space="preserve">E2E-01 (Update disabled until a status is chosen)</w:t>
              </w:r>
            </w:ins>
          </w:p>
        </w:tc>
      </w:tr>
      <w:tr>
        <w:trPr>
          <w:cantSplit/>
          <w:ins w:id="902182" w:author="Claude (AI draft)" w:date="2026-10-15T08:00:00Z"/>
        </w:trPr>
        <w:tc>
          <w:tcPr>
            <w:tcW w:w="650" w:type="dxa"/>
            <w:tcMar>
              <w:top w:w="40" w:type="dxa"/>
              <w:left w:w="90" w:type="dxa"/>
              <w:bottom w:w="40" w:type="dxa"/>
              <w:right w:w="90" w:type="dxa"/>
            </w:tcMar>
          </w:tcPr>
          <w:p>
            <w:pPr>
              <w:spacing w:after="40"/>
              <w:rPr>
                <w:ins w:id="902183" w:author="Claude (AI draft)" w:date="2026-10-15T08:00:00Z"/>
              </w:rPr>
            </w:pPr>
            <w:ins w:id="902184" w:author="Claude (AI draft)" w:date="2026-10-15T08:00:00Z">
              <w:r>
                <w:rPr>
                  <w:sz w:val="18"/>
                  <w:szCs w:val="18"/>
                </w:rPr>
                <w:t xml:space="preserve">D-09</w:t>
              </w:r>
            </w:ins>
          </w:p>
        </w:tc>
        <w:tc>
          <w:tcPr>
            <w:tcW w:w="2900" w:type="dxa"/>
            <w:tcMar>
              <w:top w:w="40" w:type="dxa"/>
              <w:left w:w="90" w:type="dxa"/>
              <w:bottom w:w="40" w:type="dxa"/>
              <w:right w:w="90" w:type="dxa"/>
            </w:tcMar>
          </w:tcPr>
          <w:p>
            <w:pPr>
              <w:spacing w:after="40"/>
              <w:rPr>
                <w:ins w:id="902185" w:author="Claude (AI draft)" w:date="2026-10-15T08:00:00Z"/>
              </w:rPr>
            </w:pPr>
            <w:ins w:id="902186" w:author="Claude (AI draft)" w:date="2026-10-15T08:00:00Z">
              <w:r>
                <w:rPr>
                  <w:sz w:val="18"/>
                  <w:szCs w:val="18"/>
                </w:rPr>
                <w:t xml:space="preserve">Clicking rows quickly could show, and save, the previous row's data</w:t>
              </w:r>
            </w:ins>
          </w:p>
        </w:tc>
        <w:tc>
          <w:tcPr>
            <w:tcW w:w="1100" w:type="dxa"/>
            <w:tcMar>
              <w:top w:w="40" w:type="dxa"/>
              <w:left w:w="90" w:type="dxa"/>
              <w:bottom w:w="40" w:type="dxa"/>
              <w:right w:w="90" w:type="dxa"/>
            </w:tcMar>
          </w:tcPr>
          <w:p>
            <w:pPr>
              <w:spacing w:after="40"/>
              <w:rPr>
                <w:ins w:id="902187" w:author="Claude (AI draft)" w:date="2026-10-15T08:00:00Z"/>
              </w:rPr>
            </w:pPr>
            <w:ins w:id="902188" w:author="Claude (AI draft)" w:date="2026-10-15T08:00:00Z">
              <w:r>
                <w:rPr>
                  <w:sz w:val="18"/>
                  <w:szCs w:val="18"/>
                </w:rPr>
                <w:t xml:space="preserve">Medium</w:t>
              </w:r>
            </w:ins>
          </w:p>
        </w:tc>
        <w:tc>
          <w:tcPr>
            <w:tcW w:w="1250" w:type="dxa"/>
            <w:tcMar>
              <w:top w:w="40" w:type="dxa"/>
              <w:left w:w="90" w:type="dxa"/>
              <w:bottom w:w="40" w:type="dxa"/>
              <w:right w:w="90" w:type="dxa"/>
            </w:tcMar>
          </w:tcPr>
          <w:p>
            <w:pPr>
              <w:spacing w:after="40"/>
              <w:rPr>
                <w:ins w:id="902189" w:author="Claude (AI draft)" w:date="2026-10-15T08:00:00Z"/>
              </w:rPr>
            </w:pPr>
            <w:ins w:id="902190" w:author="Claude (AI draft)" w:date="2026-10-15T08:00:00Z">
              <w:r>
                <w:rPr>
                  <w:sz w:val="18"/>
                  <w:szCs w:val="18"/>
                </w:rPr>
                <w:t xml:space="preserve">Independent review</w:t>
              </w:r>
            </w:ins>
          </w:p>
        </w:tc>
        <w:tc>
          <w:tcPr>
            <w:tcW w:w="1450" w:type="dxa"/>
            <w:tcMar>
              <w:top w:w="40" w:type="dxa"/>
              <w:left w:w="90" w:type="dxa"/>
              <w:bottom w:w="40" w:type="dxa"/>
              <w:right w:w="90" w:type="dxa"/>
            </w:tcMar>
          </w:tcPr>
          <w:p>
            <w:pPr>
              <w:spacing w:after="40"/>
              <w:rPr>
                <w:ins w:id="902191" w:author="Claude (AI draft)" w:date="2026-10-15T08:00:00Z"/>
              </w:rPr>
            </w:pPr>
            <w:ins w:id="902192" w:author="Claude (AI draft)" w:date="2026-10-15T08:00:00Z">
              <w:r>
                <w:rPr>
                  <w:sz w:val="18"/>
                  <w:szCs w:val="18"/>
                </w:rPr>
                <w:t xml:space="preserve">Fixed: previous load cancelled</w:t>
              </w:r>
            </w:ins>
          </w:p>
        </w:tc>
        <w:tc>
          <w:tcPr>
            <w:tcW w:w="1666" w:type="dxa"/>
            <w:tcMar>
              <w:top w:w="40" w:type="dxa"/>
              <w:left w:w="90" w:type="dxa"/>
              <w:bottom w:w="40" w:type="dxa"/>
              <w:right w:w="90" w:type="dxa"/>
            </w:tcMar>
          </w:tcPr>
          <w:p>
            <w:pPr>
              <w:spacing w:after="40"/>
              <w:rPr>
                <w:ins w:id="902193" w:author="Claude (AI draft)" w:date="2026-10-15T08:00:00Z"/>
              </w:rPr>
            </w:pPr>
            <w:ins w:id="902194" w:author="Claude (AI draft)" w:date="2026-10-15T08:00:00Z">
              <w:r>
                <w:rPr>
                  <w:sz w:val="18"/>
                  <w:szCs w:val="18"/>
                </w:rPr>
                <w:t xml:space="preserve">Manual check only (TD-06)</w:t>
              </w:r>
            </w:ins>
          </w:p>
        </w:tc>
      </w:tr>
      <w:tr>
        <w:trPr>
          <w:cantSplit/>
          <w:ins w:id="902195" w:author="Claude (AI draft)" w:date="2026-10-15T08:00:00Z"/>
        </w:trPr>
        <w:tc>
          <w:tcPr>
            <w:tcW w:w="650" w:type="dxa"/>
            <w:tcMar>
              <w:top w:w="40" w:type="dxa"/>
              <w:left w:w="90" w:type="dxa"/>
              <w:bottom w:w="40" w:type="dxa"/>
              <w:right w:w="90" w:type="dxa"/>
            </w:tcMar>
          </w:tcPr>
          <w:p>
            <w:pPr>
              <w:spacing w:after="40"/>
              <w:rPr>
                <w:ins w:id="902196" w:author="Claude (AI draft)" w:date="2026-10-15T08:00:00Z"/>
              </w:rPr>
            </w:pPr>
            <w:ins w:id="902197" w:author="Claude (AI draft)" w:date="2026-10-15T08:00:00Z">
              <w:r>
                <w:rPr>
                  <w:sz w:val="18"/>
                  <w:szCs w:val="18"/>
                </w:rPr>
                <w:t xml:space="preserve">D-10</w:t>
              </w:r>
            </w:ins>
          </w:p>
        </w:tc>
        <w:tc>
          <w:tcPr>
            <w:tcW w:w="2900" w:type="dxa"/>
            <w:tcMar>
              <w:top w:w="40" w:type="dxa"/>
              <w:left w:w="90" w:type="dxa"/>
              <w:bottom w:w="40" w:type="dxa"/>
              <w:right w:w="90" w:type="dxa"/>
            </w:tcMar>
          </w:tcPr>
          <w:p>
            <w:pPr>
              <w:spacing w:after="40"/>
              <w:rPr>
                <w:ins w:id="902198" w:author="Claude (AI draft)" w:date="2026-10-15T08:00:00Z"/>
              </w:rPr>
            </w:pPr>
            <w:ins w:id="902199" w:author="Claude (AI draft)" w:date="2026-10-15T08:00:00Z">
              <w:r>
                <w:rPr>
                  <w:sz w:val="18"/>
                  <w:szCs w:val="18"/>
                </w:rPr>
                <w:t xml:space="preserve">Activity page left out open requests older than the date range; picker showed the newest 100 of any status</w:t>
              </w:r>
            </w:ins>
          </w:p>
        </w:tc>
        <w:tc>
          <w:tcPr>
            <w:tcW w:w="1100" w:type="dxa"/>
            <w:tcMar>
              <w:top w:w="40" w:type="dxa"/>
              <w:left w:w="90" w:type="dxa"/>
              <w:bottom w:w="40" w:type="dxa"/>
              <w:right w:w="90" w:type="dxa"/>
            </w:tcMar>
          </w:tcPr>
          <w:p>
            <w:pPr>
              <w:spacing w:after="40"/>
              <w:rPr>
                <w:ins w:id="902200" w:author="Claude (AI draft)" w:date="2026-10-15T08:00:00Z"/>
              </w:rPr>
            </w:pPr>
            <w:ins w:id="902201" w:author="Claude (AI draft)" w:date="2026-10-15T08:00:00Z">
              <w:r>
                <w:rPr>
                  <w:sz w:val="18"/>
                  <w:szCs w:val="18"/>
                </w:rPr>
                <w:t xml:space="preserve">Medium</w:t>
              </w:r>
            </w:ins>
          </w:p>
        </w:tc>
        <w:tc>
          <w:tcPr>
            <w:tcW w:w="1250" w:type="dxa"/>
            <w:tcMar>
              <w:top w:w="40" w:type="dxa"/>
              <w:left w:w="90" w:type="dxa"/>
              <w:bottom w:w="40" w:type="dxa"/>
              <w:right w:w="90" w:type="dxa"/>
            </w:tcMar>
          </w:tcPr>
          <w:p>
            <w:pPr>
              <w:spacing w:after="40"/>
              <w:rPr>
                <w:ins w:id="902202" w:author="Claude (AI draft)" w:date="2026-10-15T08:00:00Z"/>
              </w:rPr>
            </w:pPr>
            <w:ins w:id="902203" w:author="Claude (AI draft)" w:date="2026-10-15T08:00:00Z">
              <w:r>
                <w:rPr>
                  <w:sz w:val="18"/>
                  <w:szCs w:val="18"/>
                </w:rPr>
                <w:t xml:space="preserve">Independent review</w:t>
              </w:r>
            </w:ins>
          </w:p>
        </w:tc>
        <w:tc>
          <w:tcPr>
            <w:tcW w:w="1450" w:type="dxa"/>
            <w:tcMar>
              <w:top w:w="40" w:type="dxa"/>
              <w:left w:w="90" w:type="dxa"/>
              <w:bottom w:w="40" w:type="dxa"/>
              <w:right w:w="90" w:type="dxa"/>
            </w:tcMar>
          </w:tcPr>
          <w:p>
            <w:pPr>
              <w:spacing w:after="40"/>
              <w:rPr>
                <w:ins w:id="902204" w:author="Claude (AI draft)" w:date="2026-10-15T08:00:00Z"/>
              </w:rPr>
            </w:pPr>
            <w:ins w:id="902205" w:author="Claude (AI draft)" w:date="2026-10-15T08:00:00Z">
              <w:r>
                <w:rPr>
                  <w:sz w:val="18"/>
                  <w:szCs w:val="18"/>
                </w:rPr>
                <w:t xml:space="preserve">Fixed: open / unassigned filters and buttons</w:t>
              </w:r>
            </w:ins>
          </w:p>
        </w:tc>
        <w:tc>
          <w:tcPr>
            <w:tcW w:w="1666" w:type="dxa"/>
            <w:tcMar>
              <w:top w:w="40" w:type="dxa"/>
              <w:left w:w="90" w:type="dxa"/>
              <w:bottom w:w="40" w:type="dxa"/>
              <w:right w:w="90" w:type="dxa"/>
            </w:tcMar>
          </w:tcPr>
          <w:p>
            <w:pPr>
              <w:spacing w:after="40"/>
              <w:rPr>
                <w:ins w:id="902206" w:author="Claude (AI draft)" w:date="2026-10-15T08:00:00Z"/>
              </w:rPr>
            </w:pPr>
            <w:ins w:id="902207" w:author="Claude (AI draft)" w:date="2026-10-15T08:00:00Z">
              <w:r>
                <w:rPr>
                  <w:sz w:val="18"/>
                  <w:szCs w:val="18"/>
                </w:rPr>
                <w:t xml:space="preserve">openAndUnassignedFilters</w:t>
              </w:r>
            </w:ins>
          </w:p>
        </w:tc>
      </w:tr>
      <w:tr>
        <w:trPr>
          <w:cantSplit/>
          <w:ins w:id="902208" w:author="Claude (AI draft)" w:date="2026-10-15T08:00:00Z"/>
        </w:trPr>
        <w:tc>
          <w:tcPr>
            <w:tcW w:w="650" w:type="dxa"/>
            <w:tcMar>
              <w:top w:w="40" w:type="dxa"/>
              <w:left w:w="90" w:type="dxa"/>
              <w:bottom w:w="40" w:type="dxa"/>
              <w:right w:w="90" w:type="dxa"/>
            </w:tcMar>
          </w:tcPr>
          <w:p>
            <w:pPr>
              <w:spacing w:after="40"/>
              <w:rPr>
                <w:ins w:id="902209" w:author="Claude (AI draft)" w:date="2026-10-15T08:00:00Z"/>
              </w:rPr>
            </w:pPr>
            <w:ins w:id="902210" w:author="Claude (AI draft)" w:date="2026-10-15T08:00:00Z">
              <w:r>
                <w:rPr>
                  <w:sz w:val="18"/>
                  <w:szCs w:val="18"/>
                </w:rPr>
                <w:t xml:space="preserve">D-11</w:t>
              </w:r>
            </w:ins>
          </w:p>
        </w:tc>
        <w:tc>
          <w:tcPr>
            <w:tcW w:w="2900" w:type="dxa"/>
            <w:tcMar>
              <w:top w:w="40" w:type="dxa"/>
              <w:left w:w="90" w:type="dxa"/>
              <w:bottom w:w="40" w:type="dxa"/>
              <w:right w:w="90" w:type="dxa"/>
            </w:tcMar>
          </w:tcPr>
          <w:p>
            <w:pPr>
              <w:spacing w:after="40"/>
              <w:rPr>
                <w:ins w:id="902211" w:author="Claude (AI draft)" w:date="2026-10-15T08:00:00Z"/>
              </w:rPr>
            </w:pPr>
            <w:ins w:id="902212" w:author="Claude (AI draft)" w:date="2026-10-15T08:00:00Z">
              <w:r>
                <w:rPr>
                  <w:sz w:val="18"/>
                  <w:szCs w:val="18"/>
                </w:rPr>
                <w:t xml:space="preserve">Staff were offered status changes the server then refused</w:t>
              </w:r>
            </w:ins>
          </w:p>
        </w:tc>
        <w:tc>
          <w:tcPr>
            <w:tcW w:w="1100" w:type="dxa"/>
            <w:tcMar>
              <w:top w:w="40" w:type="dxa"/>
              <w:left w:w="90" w:type="dxa"/>
              <w:bottom w:w="40" w:type="dxa"/>
              <w:right w:w="90" w:type="dxa"/>
            </w:tcMar>
          </w:tcPr>
          <w:p>
            <w:pPr>
              <w:spacing w:after="40"/>
              <w:rPr>
                <w:ins w:id="902213" w:author="Claude (AI draft)" w:date="2026-10-15T08:00:00Z"/>
              </w:rPr>
            </w:pPr>
            <w:ins w:id="902214" w:author="Claude (AI draft)" w:date="2026-10-15T08:00:00Z">
              <w:r>
                <w:rPr>
                  <w:sz w:val="18"/>
                  <w:szCs w:val="18"/>
                </w:rPr>
                <w:t xml:space="preserve">Low</w:t>
              </w:r>
            </w:ins>
          </w:p>
        </w:tc>
        <w:tc>
          <w:tcPr>
            <w:tcW w:w="1250" w:type="dxa"/>
            <w:tcMar>
              <w:top w:w="40" w:type="dxa"/>
              <w:left w:w="90" w:type="dxa"/>
              <w:bottom w:w="40" w:type="dxa"/>
              <w:right w:w="90" w:type="dxa"/>
            </w:tcMar>
          </w:tcPr>
          <w:p>
            <w:pPr>
              <w:spacing w:after="40"/>
              <w:rPr>
                <w:ins w:id="902215" w:author="Claude (AI draft)" w:date="2026-10-15T08:00:00Z"/>
              </w:rPr>
            </w:pPr>
            <w:ins w:id="902216" w:author="Claude (AI draft)" w:date="2026-10-15T08:00:00Z">
              <w:r>
                <w:rPr>
                  <w:sz w:val="18"/>
                  <w:szCs w:val="18"/>
                </w:rPr>
                <w:t xml:space="preserve">Independent review</w:t>
              </w:r>
            </w:ins>
          </w:p>
        </w:tc>
        <w:tc>
          <w:tcPr>
            <w:tcW w:w="1450" w:type="dxa"/>
            <w:tcMar>
              <w:top w:w="40" w:type="dxa"/>
              <w:left w:w="90" w:type="dxa"/>
              <w:bottom w:w="40" w:type="dxa"/>
              <w:right w:w="90" w:type="dxa"/>
            </w:tcMar>
          </w:tcPr>
          <w:p>
            <w:pPr>
              <w:spacing w:after="40"/>
              <w:rPr>
                <w:ins w:id="902217" w:author="Claude (AI draft)" w:date="2026-10-15T08:00:00Z"/>
              </w:rPr>
            </w:pPr>
            <w:ins w:id="902218" w:author="Claude (AI draft)" w:date="2026-10-15T08:00:00Z">
              <w:r>
                <w:rPr>
                  <w:sz w:val="18"/>
                  <w:szCs w:val="18"/>
                </w:rPr>
                <w:t xml:space="preserve">Fixed</w:t>
              </w:r>
            </w:ins>
          </w:p>
        </w:tc>
        <w:tc>
          <w:tcPr>
            <w:tcW w:w="1666" w:type="dxa"/>
            <w:tcMar>
              <w:top w:w="40" w:type="dxa"/>
              <w:left w:w="90" w:type="dxa"/>
              <w:bottom w:w="40" w:type="dxa"/>
              <w:right w:w="90" w:type="dxa"/>
            </w:tcMar>
          </w:tcPr>
          <w:p>
            <w:pPr>
              <w:spacing w:after="40"/>
              <w:rPr>
                <w:ins w:id="902219" w:author="Claude (AI draft)" w:date="2026-10-15T08:00:00Z"/>
              </w:rPr>
            </w:pPr>
            <w:ins w:id="902220" w:author="Claude (AI draft)" w:date="2026-10-15T08:00:00Z">
              <w:r>
                <w:rPr>
                  <w:sz w:val="18"/>
                  <w:szCs w:val="18"/>
                </w:rPr>
                <w:t xml:space="preserve">allowedTransitionsDependOnTheUser</w:t>
              </w:r>
            </w:ins>
          </w:p>
        </w:tc>
      </w:tr>
      <w:tr>
        <w:trPr>
          <w:cantSplit/>
          <w:ins w:id="902221" w:author="Claude (AI draft)" w:date="2026-10-15T08:00:00Z"/>
        </w:trPr>
        <w:tc>
          <w:tcPr>
            <w:tcW w:w="650" w:type="dxa"/>
            <w:tcMar>
              <w:top w:w="40" w:type="dxa"/>
              <w:left w:w="90" w:type="dxa"/>
              <w:bottom w:w="40" w:type="dxa"/>
              <w:right w:w="90" w:type="dxa"/>
            </w:tcMar>
          </w:tcPr>
          <w:p>
            <w:pPr>
              <w:spacing w:after="40"/>
              <w:rPr>
                <w:ins w:id="902222" w:author="Claude (AI draft)" w:date="2026-10-15T08:00:00Z"/>
              </w:rPr>
            </w:pPr>
            <w:ins w:id="902223" w:author="Claude (AI draft)" w:date="2026-10-15T08:00:00Z">
              <w:r>
                <w:rPr>
                  <w:sz w:val="18"/>
                  <w:szCs w:val="18"/>
                </w:rPr>
                <w:t xml:space="preserve">D-12</w:t>
              </w:r>
            </w:ins>
          </w:p>
        </w:tc>
        <w:tc>
          <w:tcPr>
            <w:tcW w:w="2900" w:type="dxa"/>
            <w:tcMar>
              <w:top w:w="40" w:type="dxa"/>
              <w:left w:w="90" w:type="dxa"/>
              <w:bottom w:w="40" w:type="dxa"/>
              <w:right w:w="90" w:type="dxa"/>
            </w:tcMar>
          </w:tcPr>
          <w:p>
            <w:pPr>
              <w:spacing w:after="40"/>
              <w:rPr>
                <w:ins w:id="902224" w:author="Claude (AI draft)" w:date="2026-10-15T08:00:00Z"/>
              </w:rPr>
            </w:pPr>
            <w:ins w:id="902225" w:author="Claude (AI draft)" w:date="2026-10-15T08:00:00Z">
              <w:r>
                <w:rPr>
                  <w:sz w:val="18"/>
                  <w:szCs w:val="18"/>
                </w:rPr>
                <w:t xml:space="preserve">Requester updates used the last-updated time and missed intermediate statuses</w:t>
              </w:r>
            </w:ins>
          </w:p>
        </w:tc>
        <w:tc>
          <w:tcPr>
            <w:tcW w:w="1100" w:type="dxa"/>
            <w:tcMar>
              <w:top w:w="40" w:type="dxa"/>
              <w:left w:w="90" w:type="dxa"/>
              <w:bottom w:w="40" w:type="dxa"/>
              <w:right w:w="90" w:type="dxa"/>
            </w:tcMar>
          </w:tcPr>
          <w:p>
            <w:pPr>
              <w:spacing w:after="40"/>
              <w:rPr>
                <w:ins w:id="902226" w:author="Claude (AI draft)" w:date="2026-10-15T08:00:00Z"/>
              </w:rPr>
            </w:pPr>
            <w:ins w:id="902227" w:author="Claude (AI draft)" w:date="2026-10-15T08:00:00Z">
              <w:r>
                <w:rPr>
                  <w:sz w:val="18"/>
                  <w:szCs w:val="18"/>
                </w:rPr>
                <w:t xml:space="preserve">Low</w:t>
              </w:r>
            </w:ins>
          </w:p>
        </w:tc>
        <w:tc>
          <w:tcPr>
            <w:tcW w:w="1250" w:type="dxa"/>
            <w:tcMar>
              <w:top w:w="40" w:type="dxa"/>
              <w:left w:w="90" w:type="dxa"/>
              <w:bottom w:w="40" w:type="dxa"/>
              <w:right w:w="90" w:type="dxa"/>
            </w:tcMar>
          </w:tcPr>
          <w:p>
            <w:pPr>
              <w:spacing w:after="40"/>
              <w:rPr>
                <w:ins w:id="902228" w:author="Claude (AI draft)" w:date="2026-10-15T08:00:00Z"/>
              </w:rPr>
            </w:pPr>
            <w:ins w:id="902229" w:author="Claude (AI draft)" w:date="2026-10-15T08:00:00Z">
              <w:r>
                <w:rPr>
                  <w:sz w:val="18"/>
                  <w:szCs w:val="18"/>
                </w:rPr>
                <w:t xml:space="preserve">Independent review</w:t>
              </w:r>
            </w:ins>
          </w:p>
        </w:tc>
        <w:tc>
          <w:tcPr>
            <w:tcW w:w="1450" w:type="dxa"/>
            <w:tcMar>
              <w:top w:w="40" w:type="dxa"/>
              <w:left w:w="90" w:type="dxa"/>
              <w:bottom w:w="40" w:type="dxa"/>
              <w:right w:w="90" w:type="dxa"/>
            </w:tcMar>
          </w:tcPr>
          <w:p>
            <w:pPr>
              <w:spacing w:after="40"/>
              <w:rPr>
                <w:ins w:id="902230" w:author="Claude (AI draft)" w:date="2026-10-15T08:00:00Z"/>
              </w:rPr>
            </w:pPr>
            <w:ins w:id="902231" w:author="Claude (AI draft)" w:date="2026-10-15T08:00:00Z">
              <w:r>
                <w:rPr>
                  <w:sz w:val="18"/>
                  <w:szCs w:val="18"/>
                </w:rPr>
                <w:t xml:space="preserve">Fixed: status history (V5)</w:t>
              </w:r>
            </w:ins>
          </w:p>
        </w:tc>
        <w:tc>
          <w:tcPr>
            <w:tcW w:w="1666" w:type="dxa"/>
            <w:tcMar>
              <w:top w:w="40" w:type="dxa"/>
              <w:left w:w="90" w:type="dxa"/>
              <w:bottom w:w="40" w:type="dxa"/>
              <w:right w:w="90" w:type="dxa"/>
            </w:tcMar>
          </w:tcPr>
          <w:p>
            <w:pPr>
              <w:spacing w:after="40"/>
              <w:rPr>
                <w:ins w:id="902232" w:author="Claude (AI draft)" w:date="2026-10-15T08:00:00Z"/>
              </w:rPr>
            </w:pPr>
            <w:ins w:id="902233" w:author="Claude (AI draft)" w:date="2026-10-15T08:00:00Z">
              <w:r>
                <w:rPr>
                  <w:sz w:val="18"/>
                  <w:szCs w:val="18"/>
                </w:rPr>
                <w:t xml:space="preserve">statusHistory; request-api.service.spec</w:t>
              </w:r>
            </w:ins>
          </w:p>
        </w:tc>
      </w:tr>
      <w:tr>
        <w:trPr>
          <w:cantSplit/>
          <w:ins w:id="902234" w:author="Claude (AI draft)" w:date="2026-10-15T08:00:00Z"/>
        </w:trPr>
        <w:tc>
          <w:tcPr>
            <w:tcW w:w="650" w:type="dxa"/>
            <w:tcMar>
              <w:top w:w="40" w:type="dxa"/>
              <w:left w:w="90" w:type="dxa"/>
              <w:bottom w:w="40" w:type="dxa"/>
              <w:right w:w="90" w:type="dxa"/>
            </w:tcMar>
          </w:tcPr>
          <w:p>
            <w:pPr>
              <w:spacing w:after="40"/>
              <w:rPr>
                <w:ins w:id="902235" w:author="Claude (AI draft)" w:date="2026-10-15T08:00:00Z"/>
              </w:rPr>
            </w:pPr>
            <w:ins w:id="902236" w:author="Claude (AI draft)" w:date="2026-10-15T08:00:00Z">
              <w:r>
                <w:rPr>
                  <w:sz w:val="18"/>
                  <w:szCs w:val="18"/>
                </w:rPr>
                <w:t xml:space="preserve">D-13</w:t>
              </w:r>
            </w:ins>
          </w:p>
        </w:tc>
        <w:tc>
          <w:tcPr>
            <w:tcW w:w="2900" w:type="dxa"/>
            <w:tcMar>
              <w:top w:w="40" w:type="dxa"/>
              <w:left w:w="90" w:type="dxa"/>
              <w:bottom w:w="40" w:type="dxa"/>
              <w:right w:w="90" w:type="dxa"/>
            </w:tcMar>
          </w:tcPr>
          <w:p>
            <w:pPr>
              <w:spacing w:after="40"/>
              <w:rPr>
                <w:ins w:id="902237" w:author="Claude (AI draft)" w:date="2026-10-15T08:00:00Z"/>
              </w:rPr>
            </w:pPr>
            <w:ins w:id="902238" w:author="Claude (AI draft)" w:date="2026-10-15T08:00:00Z">
              <w:r>
                <w:rPr>
                  <w:sz w:val="18"/>
                  <w:szCs w:val="18"/>
                </w:rPr>
                <w:t xml:space="preserve">A comment could be saved while the request was being closed</w:t>
              </w:r>
            </w:ins>
          </w:p>
        </w:tc>
        <w:tc>
          <w:tcPr>
            <w:tcW w:w="1100" w:type="dxa"/>
            <w:tcMar>
              <w:top w:w="40" w:type="dxa"/>
              <w:left w:w="90" w:type="dxa"/>
              <w:bottom w:w="40" w:type="dxa"/>
              <w:right w:w="90" w:type="dxa"/>
            </w:tcMar>
          </w:tcPr>
          <w:p>
            <w:pPr>
              <w:spacing w:after="40"/>
              <w:rPr>
                <w:ins w:id="902239" w:author="Claude (AI draft)" w:date="2026-10-15T08:00:00Z"/>
              </w:rPr>
            </w:pPr>
            <w:ins w:id="902240" w:author="Claude (AI draft)" w:date="2026-10-15T08:00:00Z">
              <w:r>
                <w:rPr>
                  <w:sz w:val="18"/>
                  <w:szCs w:val="18"/>
                </w:rPr>
                <w:t xml:space="preserve">Low</w:t>
              </w:r>
            </w:ins>
          </w:p>
        </w:tc>
        <w:tc>
          <w:tcPr>
            <w:tcW w:w="1250" w:type="dxa"/>
            <w:tcMar>
              <w:top w:w="40" w:type="dxa"/>
              <w:left w:w="90" w:type="dxa"/>
              <w:bottom w:w="40" w:type="dxa"/>
              <w:right w:w="90" w:type="dxa"/>
            </w:tcMar>
          </w:tcPr>
          <w:p>
            <w:pPr>
              <w:spacing w:after="40"/>
              <w:rPr>
                <w:ins w:id="902241" w:author="Claude (AI draft)" w:date="2026-10-15T08:00:00Z"/>
              </w:rPr>
            </w:pPr>
            <w:ins w:id="902242" w:author="Claude (AI draft)" w:date="2026-10-15T08:00:00Z">
              <w:r>
                <w:rPr>
                  <w:sz w:val="18"/>
                  <w:szCs w:val="18"/>
                </w:rPr>
                <w:t xml:space="preserve">Independent review</w:t>
              </w:r>
            </w:ins>
          </w:p>
        </w:tc>
        <w:tc>
          <w:tcPr>
            <w:tcW w:w="1450" w:type="dxa"/>
            <w:tcMar>
              <w:top w:w="40" w:type="dxa"/>
              <w:left w:w="90" w:type="dxa"/>
              <w:bottom w:w="40" w:type="dxa"/>
              <w:right w:w="90" w:type="dxa"/>
            </w:tcMar>
          </w:tcPr>
          <w:p>
            <w:pPr>
              <w:spacing w:after="40"/>
              <w:rPr>
                <w:ins w:id="902243" w:author="Claude (AI draft)" w:date="2026-10-15T08:00:00Z"/>
              </w:rPr>
            </w:pPr>
            <w:ins w:id="902244" w:author="Claude (AI draft)" w:date="2026-10-15T08:00:00Z">
              <w:r>
                <w:rPr>
                  <w:sz w:val="18"/>
                  <w:szCs w:val="18"/>
                </w:rPr>
                <w:t xml:space="preserve">Fixed: row lock</w:t>
              </w:r>
            </w:ins>
          </w:p>
        </w:tc>
        <w:tc>
          <w:tcPr>
            <w:tcW w:w="1666" w:type="dxa"/>
            <w:tcMar>
              <w:top w:w="40" w:type="dxa"/>
              <w:left w:w="90" w:type="dxa"/>
              <w:bottom w:w="40" w:type="dxa"/>
              <w:right w:w="90" w:type="dxa"/>
            </w:tcMar>
          </w:tcPr>
          <w:p>
            <w:pPr>
              <w:spacing w:after="40"/>
              <w:rPr>
                <w:ins w:id="902245" w:author="Claude (AI draft)" w:date="2026-10-15T08:00:00Z"/>
              </w:rPr>
            </w:pPr>
            <w:ins w:id="902246" w:author="Claude (AI draft)" w:date="2026-10-15T08:00:00Z">
              <w:r>
                <w:rPr>
                  <w:sz w:val="18"/>
                  <w:szCs w:val="18"/>
                </w:rPr>
                <w:t xml:space="preserve">CommentServiceTest</w:t>
              </w:r>
            </w:ins>
          </w:p>
        </w:tc>
      </w:tr>
      <w:tr>
        <w:trPr>
          <w:cantSplit/>
          <w:ins w:id="902247" w:author="Claude (AI draft)" w:date="2026-10-15T08:00:00Z"/>
        </w:trPr>
        <w:tc>
          <w:tcPr>
            <w:tcW w:w="650" w:type="dxa"/>
            <w:tcMar>
              <w:top w:w="40" w:type="dxa"/>
              <w:left w:w="90" w:type="dxa"/>
              <w:bottom w:w="40" w:type="dxa"/>
              <w:right w:w="90" w:type="dxa"/>
            </w:tcMar>
          </w:tcPr>
          <w:p>
            <w:pPr>
              <w:spacing w:after="40"/>
              <w:rPr>
                <w:ins w:id="902248" w:author="Claude (AI draft)" w:date="2026-10-15T08:00:00Z"/>
              </w:rPr>
            </w:pPr>
            <w:ins w:id="902249" w:author="Claude (AI draft)" w:date="2026-10-15T08:00:00Z">
              <w:r>
                <w:rPr>
                  <w:sz w:val="18"/>
                  <w:szCs w:val="18"/>
                </w:rPr>
                <w:t xml:space="preserve">D-14</w:t>
              </w:r>
            </w:ins>
          </w:p>
        </w:tc>
        <w:tc>
          <w:tcPr>
            <w:tcW w:w="2900" w:type="dxa"/>
            <w:tcMar>
              <w:top w:w="40" w:type="dxa"/>
              <w:left w:w="90" w:type="dxa"/>
              <w:bottom w:w="40" w:type="dxa"/>
              <w:right w:w="90" w:type="dxa"/>
            </w:tcMar>
          </w:tcPr>
          <w:p>
            <w:pPr>
              <w:spacing w:after="40"/>
              <w:rPr>
                <w:ins w:id="902250" w:author="Claude (AI draft)" w:date="2026-10-15T08:00:00Z"/>
              </w:rPr>
            </w:pPr>
            <w:ins w:id="902251" w:author="Claude (AI draft)" w:date="2026-10-15T08:00:00Z">
              <w:r>
                <w:rPr>
                  <w:sz w:val="18"/>
                  <w:szCs w:val="18"/>
                </w:rPr>
                <w:t xml:space="preserve">API accepted 5000-character descriptions; PED says 2000</w:t>
              </w:r>
            </w:ins>
          </w:p>
        </w:tc>
        <w:tc>
          <w:tcPr>
            <w:tcW w:w="1100" w:type="dxa"/>
            <w:tcMar>
              <w:top w:w="40" w:type="dxa"/>
              <w:left w:w="90" w:type="dxa"/>
              <w:bottom w:w="40" w:type="dxa"/>
              <w:right w:w="90" w:type="dxa"/>
            </w:tcMar>
          </w:tcPr>
          <w:p>
            <w:pPr>
              <w:spacing w:after="40"/>
              <w:rPr>
                <w:ins w:id="902252" w:author="Claude (AI draft)" w:date="2026-10-15T08:00:00Z"/>
              </w:rPr>
            </w:pPr>
            <w:ins w:id="902253" w:author="Claude (AI draft)" w:date="2026-10-15T08:00:00Z">
              <w:r>
                <w:rPr>
                  <w:sz w:val="18"/>
                  <w:szCs w:val="18"/>
                </w:rPr>
                <w:t xml:space="preserve">Low</w:t>
              </w:r>
            </w:ins>
          </w:p>
        </w:tc>
        <w:tc>
          <w:tcPr>
            <w:tcW w:w="1250" w:type="dxa"/>
            <w:tcMar>
              <w:top w:w="40" w:type="dxa"/>
              <w:left w:w="90" w:type="dxa"/>
              <w:bottom w:w="40" w:type="dxa"/>
              <w:right w:w="90" w:type="dxa"/>
            </w:tcMar>
          </w:tcPr>
          <w:p>
            <w:pPr>
              <w:spacing w:after="40"/>
              <w:rPr>
                <w:ins w:id="902254" w:author="Claude (AI draft)" w:date="2026-10-15T08:00:00Z"/>
              </w:rPr>
            </w:pPr>
            <w:ins w:id="902255" w:author="Claude (AI draft)" w:date="2026-10-15T08:00:00Z">
              <w:r>
                <w:rPr>
                  <w:sz w:val="18"/>
                  <w:szCs w:val="18"/>
                </w:rPr>
                <w:t xml:space="preserve">Independent review</w:t>
              </w:r>
            </w:ins>
          </w:p>
        </w:tc>
        <w:tc>
          <w:tcPr>
            <w:tcW w:w="1450" w:type="dxa"/>
            <w:tcMar>
              <w:top w:w="40" w:type="dxa"/>
              <w:left w:w="90" w:type="dxa"/>
              <w:bottom w:w="40" w:type="dxa"/>
              <w:right w:w="90" w:type="dxa"/>
            </w:tcMar>
          </w:tcPr>
          <w:p>
            <w:pPr>
              <w:spacing w:after="40"/>
              <w:rPr>
                <w:ins w:id="902256" w:author="Claude (AI draft)" w:date="2026-10-15T08:00:00Z"/>
              </w:rPr>
            </w:pPr>
            <w:ins w:id="902257" w:author="Claude (AI draft)" w:date="2026-10-15T08:00:00Z">
              <w:r>
                <w:rPr>
                  <w:sz w:val="18"/>
                  <w:szCs w:val="18"/>
                </w:rPr>
                <w:t xml:space="preserve">Fixed</w:t>
              </w:r>
            </w:ins>
          </w:p>
        </w:tc>
        <w:tc>
          <w:tcPr>
            <w:tcW w:w="1666" w:type="dxa"/>
            <w:tcMar>
              <w:top w:w="40" w:type="dxa"/>
              <w:left w:w="90" w:type="dxa"/>
              <w:bottom w:w="40" w:type="dxa"/>
              <w:right w:w="90" w:type="dxa"/>
            </w:tcMar>
          </w:tcPr>
          <w:p>
            <w:pPr>
              <w:spacing w:after="40"/>
              <w:rPr>
                <w:ins w:id="902258" w:author="Claude (AI draft)" w:date="2026-10-15T08:00:00Z"/>
              </w:rPr>
            </w:pPr>
            <w:ins w:id="902259" w:author="Claude (AI draft)" w:date="2026-10-15T08:00:00Z">
              <w:r>
                <w:rPr>
                  <w:sz w:val="18"/>
                  <w:szCs w:val="18"/>
                </w:rPr>
                <w:t xml:space="preserve">descriptionLimit</w:t>
              </w:r>
            </w:ins>
          </w:p>
        </w:tc>
      </w:tr>
      <w:tr>
        <w:trPr>
          <w:cantSplit/>
          <w:ins w:id="902260" w:author="Claude (AI draft)" w:date="2026-10-15T08:00:00Z"/>
        </w:trPr>
        <w:tc>
          <w:tcPr>
            <w:tcW w:w="650" w:type="dxa"/>
            <w:tcMar>
              <w:top w:w="40" w:type="dxa"/>
              <w:left w:w="90" w:type="dxa"/>
              <w:bottom w:w="40" w:type="dxa"/>
              <w:right w:w="90" w:type="dxa"/>
            </w:tcMar>
          </w:tcPr>
          <w:p>
            <w:pPr>
              <w:spacing w:after="40"/>
              <w:rPr>
                <w:ins w:id="902261" w:author="Claude (AI draft)" w:date="2026-10-15T08:00:00Z"/>
              </w:rPr>
            </w:pPr>
            <w:ins w:id="902262" w:author="Claude (AI draft)" w:date="2026-10-15T08:00:00Z">
              <w:r>
                <w:rPr>
                  <w:sz w:val="18"/>
                  <w:szCs w:val="18"/>
                </w:rPr>
                <w:t xml:space="preserve">D-15</w:t>
              </w:r>
            </w:ins>
          </w:p>
        </w:tc>
        <w:tc>
          <w:tcPr>
            <w:tcW w:w="2900" w:type="dxa"/>
            <w:tcMar>
              <w:top w:w="40" w:type="dxa"/>
              <w:left w:w="90" w:type="dxa"/>
              <w:bottom w:w="40" w:type="dxa"/>
              <w:right w:w="90" w:type="dxa"/>
            </w:tcMar>
          </w:tcPr>
          <w:p>
            <w:pPr>
              <w:spacing w:after="40"/>
              <w:rPr>
                <w:ins w:id="902263" w:author="Claude (AI draft)" w:date="2026-10-15T08:00:00Z"/>
              </w:rPr>
            </w:pPr>
            <w:ins w:id="902264" w:author="Claude (AI draft)" w:date="2026-10-15T08:00:00Z">
              <w:r>
                <w:rPr>
                  <w:sz w:val="18"/>
                  <w:szCs w:val="18"/>
                </w:rPr>
                <w:t xml:space="preserve">An emptied phone number was saved as empty text</w:t>
              </w:r>
            </w:ins>
          </w:p>
        </w:tc>
        <w:tc>
          <w:tcPr>
            <w:tcW w:w="1100" w:type="dxa"/>
            <w:tcMar>
              <w:top w:w="40" w:type="dxa"/>
              <w:left w:w="90" w:type="dxa"/>
              <w:bottom w:w="40" w:type="dxa"/>
              <w:right w:w="90" w:type="dxa"/>
            </w:tcMar>
          </w:tcPr>
          <w:p>
            <w:pPr>
              <w:spacing w:after="40"/>
              <w:rPr>
                <w:ins w:id="902265" w:author="Claude (AI draft)" w:date="2026-10-15T08:00:00Z"/>
              </w:rPr>
            </w:pPr>
            <w:ins w:id="902266" w:author="Claude (AI draft)" w:date="2026-10-15T08:00:00Z">
              <w:r>
                <w:rPr>
                  <w:sz w:val="18"/>
                  <w:szCs w:val="18"/>
                </w:rPr>
                <w:t xml:space="preserve">Low</w:t>
              </w:r>
            </w:ins>
          </w:p>
        </w:tc>
        <w:tc>
          <w:tcPr>
            <w:tcW w:w="1250" w:type="dxa"/>
            <w:tcMar>
              <w:top w:w="40" w:type="dxa"/>
              <w:left w:w="90" w:type="dxa"/>
              <w:bottom w:w="40" w:type="dxa"/>
              <w:right w:w="90" w:type="dxa"/>
            </w:tcMar>
          </w:tcPr>
          <w:p>
            <w:pPr>
              <w:spacing w:after="40"/>
              <w:rPr>
                <w:ins w:id="902267" w:author="Claude (AI draft)" w:date="2026-10-15T08:00:00Z"/>
              </w:rPr>
            </w:pPr>
            <w:ins w:id="902268" w:author="Claude (AI draft)" w:date="2026-10-15T08:00:00Z">
              <w:r>
                <w:rPr>
                  <w:sz w:val="18"/>
                  <w:szCs w:val="18"/>
                </w:rPr>
                <w:t xml:space="preserve">Independent review</w:t>
              </w:r>
            </w:ins>
          </w:p>
        </w:tc>
        <w:tc>
          <w:tcPr>
            <w:tcW w:w="1450" w:type="dxa"/>
            <w:tcMar>
              <w:top w:w="40" w:type="dxa"/>
              <w:left w:w="90" w:type="dxa"/>
              <w:bottom w:w="40" w:type="dxa"/>
              <w:right w:w="90" w:type="dxa"/>
            </w:tcMar>
          </w:tcPr>
          <w:p>
            <w:pPr>
              <w:spacing w:after="40"/>
              <w:rPr>
                <w:ins w:id="902269" w:author="Claude (AI draft)" w:date="2026-10-15T08:00:00Z"/>
              </w:rPr>
            </w:pPr>
            <w:ins w:id="902270" w:author="Claude (AI draft)" w:date="2026-10-15T08:00:00Z">
              <w:r>
                <w:rPr>
                  <w:sz w:val="18"/>
                  <w:szCs w:val="18"/>
                </w:rPr>
                <w:t xml:space="preserve">Fixed</w:t>
              </w:r>
            </w:ins>
          </w:p>
        </w:tc>
        <w:tc>
          <w:tcPr>
            <w:tcW w:w="1666" w:type="dxa"/>
            <w:tcMar>
              <w:top w:w="40" w:type="dxa"/>
              <w:left w:w="90" w:type="dxa"/>
              <w:bottom w:w="40" w:type="dxa"/>
              <w:right w:w="90" w:type="dxa"/>
            </w:tcMar>
          </w:tcPr>
          <w:p>
            <w:pPr>
              <w:spacing w:after="40"/>
              <w:rPr>
                <w:ins w:id="902271" w:author="Claude (AI draft)" w:date="2026-10-15T08:00:00Z"/>
              </w:rPr>
            </w:pPr>
            <w:ins w:id="902272" w:author="Claude (AI draft)" w:date="2026-10-15T08:00:00Z">
              <w:r>
                <w:rPr>
                  <w:sz w:val="18"/>
                  <w:szCs w:val="18"/>
                </w:rPr>
                <w:t xml:space="preserve">Code review only</w:t>
              </w:r>
            </w:ins>
          </w:p>
        </w:tc>
      </w:tr>
      <w:tr>
        <w:trPr>
          <w:cantSplit/>
          <w:ins w:id="902273" w:author="Claude (AI draft)" w:date="2026-10-15T08:00:00Z"/>
        </w:trPr>
        <w:tc>
          <w:tcPr>
            <w:tcW w:w="650" w:type="dxa"/>
            <w:tcMar>
              <w:top w:w="40" w:type="dxa"/>
              <w:left w:w="90" w:type="dxa"/>
              <w:bottom w:w="40" w:type="dxa"/>
              <w:right w:w="90" w:type="dxa"/>
            </w:tcMar>
          </w:tcPr>
          <w:p>
            <w:pPr>
              <w:spacing w:after="40"/>
              <w:rPr>
                <w:ins w:id="902274" w:author="Claude (AI draft)" w:date="2026-10-15T08:00:00Z"/>
              </w:rPr>
            </w:pPr>
            <w:ins w:id="902275" w:author="Claude (AI draft)" w:date="2026-10-15T08:00:00Z">
              <w:r>
                <w:rPr>
                  <w:sz w:val="18"/>
                  <w:szCs w:val="18"/>
                </w:rPr>
                <w:t xml:space="preserve">D-16</w:t>
              </w:r>
            </w:ins>
          </w:p>
        </w:tc>
        <w:tc>
          <w:tcPr>
            <w:tcW w:w="2900" w:type="dxa"/>
            <w:tcMar>
              <w:top w:w="40" w:type="dxa"/>
              <w:left w:w="90" w:type="dxa"/>
              <w:bottom w:w="40" w:type="dxa"/>
              <w:right w:w="90" w:type="dxa"/>
            </w:tcMar>
          </w:tcPr>
          <w:p>
            <w:pPr>
              <w:spacing w:after="40"/>
              <w:rPr>
                <w:ins w:id="902276" w:author="Claude (AI draft)" w:date="2026-10-15T08:00:00Z"/>
              </w:rPr>
            </w:pPr>
            <w:ins w:id="902277" w:author="Claude (AI draft)" w:date="2026-10-15T08:00:00Z">
              <w:r>
                <w:rPr>
                  <w:sz w:val="18"/>
                  <w:szCs w:val="18"/>
                </w:rPr>
                <w:t xml:space="preserve">EmployeeService still used the old HandlerCategory composite key after the database change</w:t>
              </w:r>
            </w:ins>
          </w:p>
        </w:tc>
        <w:tc>
          <w:tcPr>
            <w:tcW w:w="1100" w:type="dxa"/>
            <w:tcMar>
              <w:top w:w="40" w:type="dxa"/>
              <w:left w:w="90" w:type="dxa"/>
              <w:bottom w:w="40" w:type="dxa"/>
              <w:right w:w="90" w:type="dxa"/>
            </w:tcMar>
          </w:tcPr>
          <w:p>
            <w:pPr>
              <w:spacing w:after="40"/>
              <w:rPr>
                <w:ins w:id="902278" w:author="Claude (AI draft)" w:date="2026-10-15T08:00:00Z"/>
              </w:rPr>
            </w:pPr>
            <w:ins w:id="902279" w:author="Claude (AI draft)" w:date="2026-10-15T08:00:00Z">
              <w:r>
                <w:rPr>
                  <w:sz w:val="18"/>
                  <w:szCs w:val="18"/>
                </w:rPr>
                <w:t xml:space="preserve">High</w:t>
              </w:r>
            </w:ins>
          </w:p>
        </w:tc>
        <w:tc>
          <w:tcPr>
            <w:tcW w:w="1250" w:type="dxa"/>
            <w:tcMar>
              <w:top w:w="40" w:type="dxa"/>
              <w:left w:w="90" w:type="dxa"/>
              <w:bottom w:w="40" w:type="dxa"/>
              <w:right w:w="90" w:type="dxa"/>
            </w:tcMar>
          </w:tcPr>
          <w:p>
            <w:pPr>
              <w:spacing w:after="40"/>
              <w:rPr>
                <w:ins w:id="902280" w:author="Claude (AI draft)" w:date="2026-10-15T08:00:00Z"/>
              </w:rPr>
            </w:pPr>
            <w:ins w:id="902281" w:author="Claude (AI draft)" w:date="2026-10-15T08:00:00Z">
              <w:r>
                <w:rPr>
                  <w:sz w:val="18"/>
                  <w:szCs w:val="18"/>
                </w:rPr>
                <w:t xml:space="preserve">Running the backend after merge</w:t>
              </w:r>
            </w:ins>
          </w:p>
        </w:tc>
        <w:tc>
          <w:tcPr>
            <w:tcW w:w="1450" w:type="dxa"/>
            <w:tcMar>
              <w:top w:w="40" w:type="dxa"/>
              <w:left w:w="90" w:type="dxa"/>
              <w:bottom w:w="40" w:type="dxa"/>
              <w:right w:w="90" w:type="dxa"/>
            </w:tcMar>
          </w:tcPr>
          <w:p>
            <w:pPr>
              <w:spacing w:after="40"/>
              <w:rPr>
                <w:ins w:id="902282" w:author="Claude (AI draft)" w:date="2026-10-15T08:00:00Z"/>
              </w:rPr>
            </w:pPr>
            <w:ins w:id="902283" w:author="Claude (AI draft)" w:date="2026-10-15T08:00:00Z">
              <w:r>
                <w:rPr>
                  <w:sz w:val="18"/>
                  <w:szCs w:val="18"/>
                </w:rPr>
                <w:t xml:space="preserve">Fixed in PR #11 (4f4bf47)</w:t>
              </w:r>
            </w:ins>
          </w:p>
        </w:tc>
        <w:tc>
          <w:tcPr>
            <w:tcW w:w="1666" w:type="dxa"/>
            <w:tcMar>
              <w:top w:w="40" w:type="dxa"/>
              <w:left w:w="90" w:type="dxa"/>
              <w:bottom w:w="40" w:type="dxa"/>
              <w:right w:w="90" w:type="dxa"/>
            </w:tcMar>
          </w:tcPr>
          <w:p>
            <w:pPr>
              <w:spacing w:after="40"/>
              <w:rPr>
                <w:ins w:id="902284" w:author="Claude (AI draft)" w:date="2026-10-15T08:00:00Z"/>
              </w:rPr>
            </w:pPr>
            <w:ins w:id="902285" w:author="Claude (AI draft)" w:date="2026-10-15T08:00:00Z">
              <w:r>
                <w:rPr>
                  <w:sz w:val="18"/>
                  <w:szCs w:val="18"/>
                </w:rPr>
                <w:t xml:space="preserve">EmployeeServiceTest; contextLoads in CI</w:t>
              </w:r>
            </w:ins>
          </w:p>
        </w:tc>
      </w:tr>
      <w:tr>
        <w:trPr>
          <w:cantSplit/>
          <w:ins w:id="902286" w:author="Claude (AI draft)" w:date="2026-10-15T08:00:00Z"/>
        </w:trPr>
        <w:tc>
          <w:tcPr>
            <w:tcW w:w="650" w:type="dxa"/>
            <w:tcMar>
              <w:top w:w="40" w:type="dxa"/>
              <w:left w:w="90" w:type="dxa"/>
              <w:bottom w:w="40" w:type="dxa"/>
              <w:right w:w="90" w:type="dxa"/>
            </w:tcMar>
          </w:tcPr>
          <w:p>
            <w:pPr>
              <w:spacing w:after="40"/>
              <w:rPr>
                <w:ins w:id="902287" w:author="Claude (AI draft)" w:date="2026-10-15T08:00:00Z"/>
              </w:rPr>
            </w:pPr>
            <w:ins w:id="902288" w:author="Claude (AI draft)" w:date="2026-10-15T08:00:00Z">
              <w:r>
                <w:rPr>
                  <w:sz w:val="18"/>
                  <w:szCs w:val="18"/>
                </w:rPr>
                <w:t xml:space="preserve">D-17</w:t>
              </w:r>
            </w:ins>
          </w:p>
        </w:tc>
        <w:tc>
          <w:tcPr>
            <w:tcW w:w="2900" w:type="dxa"/>
            <w:tcMar>
              <w:top w:w="40" w:type="dxa"/>
              <w:left w:w="90" w:type="dxa"/>
              <w:bottom w:w="40" w:type="dxa"/>
              <w:right w:w="90" w:type="dxa"/>
            </w:tcMar>
          </w:tcPr>
          <w:p>
            <w:pPr>
              <w:spacing w:after="40"/>
              <w:rPr>
                <w:ins w:id="902289" w:author="Claude (AI draft)" w:date="2026-10-15T08:00:00Z"/>
              </w:rPr>
            </w:pPr>
            <w:ins w:id="902290" w:author="Claude (AI draft)" w:date="2026-10-15T08:00:00Z">
              <w:r>
                <w:rPr>
                  <w:sz w:val="18"/>
                  <w:szCs w:val="18"/>
                </w:rPr>
                <w:t xml:space="preserve">HandlerCategoryRepository still used the old composite key, so the backend failed on startup</w:t>
              </w:r>
            </w:ins>
          </w:p>
        </w:tc>
        <w:tc>
          <w:tcPr>
            <w:tcW w:w="1100" w:type="dxa"/>
            <w:tcMar>
              <w:top w:w="40" w:type="dxa"/>
              <w:left w:w="90" w:type="dxa"/>
              <w:bottom w:w="40" w:type="dxa"/>
              <w:right w:w="90" w:type="dxa"/>
            </w:tcMar>
          </w:tcPr>
          <w:p>
            <w:pPr>
              <w:spacing w:after="40"/>
              <w:rPr>
                <w:ins w:id="902291" w:author="Claude (AI draft)" w:date="2026-10-15T08:00:00Z"/>
              </w:rPr>
            </w:pPr>
            <w:ins w:id="902292" w:author="Claude (AI draft)" w:date="2026-10-15T08:00:00Z">
              <w:r>
                <w:rPr>
                  <w:sz w:val="18"/>
                  <w:szCs w:val="18"/>
                </w:rPr>
                <w:t xml:space="preserve">High</w:t>
              </w:r>
            </w:ins>
          </w:p>
        </w:tc>
        <w:tc>
          <w:tcPr>
            <w:tcW w:w="1250" w:type="dxa"/>
            <w:tcMar>
              <w:top w:w="40" w:type="dxa"/>
              <w:left w:w="90" w:type="dxa"/>
              <w:bottom w:w="40" w:type="dxa"/>
              <w:right w:w="90" w:type="dxa"/>
            </w:tcMar>
          </w:tcPr>
          <w:p>
            <w:pPr>
              <w:spacing w:after="40"/>
              <w:rPr>
                <w:ins w:id="902293" w:author="Claude (AI draft)" w:date="2026-10-15T08:00:00Z"/>
              </w:rPr>
            </w:pPr>
            <w:ins w:id="902294" w:author="Claude (AI draft)" w:date="2026-10-15T08:00:00Z">
              <w:r>
                <w:rPr>
                  <w:sz w:val="18"/>
                  <w:szCs w:val="18"/>
                </w:rPr>
                <w:t xml:space="preserve">Running the backend after merge</w:t>
              </w:r>
            </w:ins>
          </w:p>
        </w:tc>
        <w:tc>
          <w:tcPr>
            <w:tcW w:w="1450" w:type="dxa"/>
            <w:tcMar>
              <w:top w:w="40" w:type="dxa"/>
              <w:left w:w="90" w:type="dxa"/>
              <w:bottom w:w="40" w:type="dxa"/>
              <w:right w:w="90" w:type="dxa"/>
            </w:tcMar>
          </w:tcPr>
          <w:p>
            <w:pPr>
              <w:spacing w:after="40"/>
              <w:rPr>
                <w:ins w:id="902295" w:author="Claude (AI draft)" w:date="2026-10-15T08:00:00Z"/>
              </w:rPr>
            </w:pPr>
            <w:ins w:id="902296" w:author="Claude (AI draft)" w:date="2026-10-15T08:00:00Z">
              <w:r>
                <w:rPr>
                  <w:sz w:val="18"/>
                  <w:szCs w:val="18"/>
                </w:rPr>
                <w:t xml:space="preserve">Fixed in PR #12 (2204bcc)</w:t>
              </w:r>
            </w:ins>
          </w:p>
        </w:tc>
        <w:tc>
          <w:tcPr>
            <w:tcW w:w="1666" w:type="dxa"/>
            <w:tcMar>
              <w:top w:w="40" w:type="dxa"/>
              <w:left w:w="90" w:type="dxa"/>
              <w:bottom w:w="40" w:type="dxa"/>
              <w:right w:w="90" w:type="dxa"/>
            </w:tcMar>
          </w:tcPr>
          <w:p>
            <w:pPr>
              <w:spacing w:after="40"/>
              <w:rPr>
                <w:ins w:id="902297" w:author="Claude (AI draft)" w:date="2026-10-15T08:00:00Z"/>
              </w:rPr>
            </w:pPr>
            <w:ins w:id="902298" w:author="Claude (AI draft)" w:date="2026-10-15T08:00:00Z">
              <w:r>
                <w:rPr>
                  <w:sz w:val="18"/>
                  <w:szCs w:val="18"/>
                </w:rPr>
                <w:t xml:space="preserve">contextLoads and integration tests in CI</w:t>
              </w:r>
            </w:ins>
          </w:p>
        </w:tc>
      </w:tr>
      <w:tr>
        <w:trPr>
          <w:cantSplit/>
          <w:ins w:id="907001" w:author="Claude (AI draft)" w:date="2026-10-15T18:00:00Z"/>
        </w:trPr>
        <w:tc>
          <w:tcPr>
            <w:tcW w:w="650" w:type="dxa"/>
            <w:tcMar>
              <w:top w:w="40" w:type="dxa"/>
              <w:left w:w="90" w:type="dxa"/>
              <w:bottom w:w="40" w:type="dxa"/>
              <w:right w:w="90" w:type="dxa"/>
            </w:tcMar>
          </w:tcPr>
          <w:p>
            <w:pPr>
              <w:spacing w:after="40"/>
              <w:rPr>
                <w:ins w:id="907004" w:author="Claude (AI draft)" w:date="2026-10-15T18:00:00Z"/>
              </w:rPr>
            </w:pPr>
            <w:ins w:id="907003" w:author="Claude (AI draft)" w:date="2026-10-15T18:00:00Z">
              <w:r>
                <w:rPr>
                  <w:sz w:val="18"/>
                  <w:szCs w:val="18"/>
                </w:rPr>
                <w:t xml:space="preserve">D-18</w:t>
              </w:r>
            </w:ins>
          </w:p>
        </w:tc>
        <w:tc>
          <w:tcPr>
            <w:tcW w:w="2900" w:type="dxa"/>
            <w:tcMar>
              <w:top w:w="40" w:type="dxa"/>
              <w:left w:w="90" w:type="dxa"/>
              <w:bottom w:w="40" w:type="dxa"/>
              <w:right w:w="90" w:type="dxa"/>
            </w:tcMar>
          </w:tcPr>
          <w:p>
            <w:pPr>
              <w:spacing w:after="40"/>
              <w:rPr>
                <w:ins w:id="907007" w:author="Claude (AI draft)" w:date="2026-10-15T18:00:00Z"/>
              </w:rPr>
            </w:pPr>
            <w:ins w:id="907006" w:author="Claude (AI draft)" w:date="2026-10-15T18:00:00Z">
              <w:r>
                <w:rPr>
                  <w:sz w:val="18"/>
                  <w:szCs w:val="18"/>
                </w:rPr>
                <w:t xml:space="preserve">A requester changing their email always got a 500: the email check also read the employee table, which the requester's database role cannot read</w:t>
              </w:r>
            </w:ins>
          </w:p>
        </w:tc>
        <w:tc>
          <w:tcPr>
            <w:tcW w:w="1100" w:type="dxa"/>
            <w:tcMar>
              <w:top w:w="40" w:type="dxa"/>
              <w:left w:w="90" w:type="dxa"/>
              <w:bottom w:w="40" w:type="dxa"/>
              <w:right w:w="90" w:type="dxa"/>
            </w:tcMar>
          </w:tcPr>
          <w:p>
            <w:pPr>
              <w:spacing w:after="40"/>
              <w:rPr>
                <w:ins w:id="907010" w:author="Claude (AI draft)" w:date="2026-10-15T18:00:00Z"/>
              </w:rPr>
            </w:pPr>
            <w:ins w:id="907009" w:author="Claude (AI draft)" w:date="2026-10-15T18:00:00Z">
              <w:r>
                <w:rPr>
                  <w:sz w:val="18"/>
                  <w:szCs w:val="18"/>
                </w:rPr>
                <w:t xml:space="preserve">High</w:t>
              </w:r>
            </w:ins>
          </w:p>
        </w:tc>
        <w:tc>
          <w:tcPr>
            <w:tcW w:w="1250" w:type="dxa"/>
            <w:tcMar>
              <w:top w:w="40" w:type="dxa"/>
              <w:left w:w="90" w:type="dxa"/>
              <w:bottom w:w="40" w:type="dxa"/>
              <w:right w:w="90" w:type="dxa"/>
            </w:tcMar>
          </w:tcPr>
          <w:p>
            <w:pPr>
              <w:spacing w:after="40"/>
              <w:rPr>
                <w:ins w:id="907013" w:author="Claude (AI draft)" w:date="2026-10-15T18:00:00Z"/>
              </w:rPr>
            </w:pPr>
            <w:ins w:id="907012" w:author="Claude (AI draft)" w:date="2026-10-15T18:00:00Z">
              <w:r>
                <w:rPr>
                  <w:sz w:val="18"/>
                  <w:szCs w:val="18"/>
                </w:rPr>
                <w:t xml:space="preserve">Independent review (M3)</w:t>
              </w:r>
            </w:ins>
          </w:p>
        </w:tc>
        <w:tc>
          <w:tcPr>
            <w:tcW w:w="1450" w:type="dxa"/>
            <w:tcMar>
              <w:top w:w="40" w:type="dxa"/>
              <w:left w:w="90" w:type="dxa"/>
              <w:bottom w:w="40" w:type="dxa"/>
              <w:right w:w="90" w:type="dxa"/>
            </w:tcMar>
          </w:tcPr>
          <w:p>
            <w:pPr>
              <w:spacing w:after="40"/>
              <w:rPr>
                <w:ins w:id="907016" w:author="Claude (AI draft)" w:date="2026-10-15T18:00:00Z"/>
              </w:rPr>
            </w:pPr>
            <w:ins w:id="907015" w:author="Claude (AI draft)" w:date="2026-10-15T18:00:00Z">
              <w:r>
                <w:rPr>
                  <w:sz w:val="18"/>
                  <w:szCs w:val="18"/>
                </w:rPr>
                <w:t xml:space="preserve">Fixed: email_in_use() database function (V6)</w:t>
              </w:r>
            </w:ins>
          </w:p>
        </w:tc>
        <w:tc>
          <w:tcPr>
            <w:tcW w:w="1666" w:type="dxa"/>
            <w:tcMar>
              <w:top w:w="40" w:type="dxa"/>
              <w:left w:w="90" w:type="dxa"/>
              <w:bottom w:w="40" w:type="dxa"/>
              <w:right w:w="90" w:type="dxa"/>
            </w:tcMar>
          </w:tcPr>
          <w:p>
            <w:pPr>
              <w:spacing w:after="40"/>
              <w:rPr>
                <w:ins w:id="907019" w:author="Claude (AI draft)" w:date="2026-10-15T18:00:00Z"/>
              </w:rPr>
            </w:pPr>
            <w:ins w:id="907018" w:author="Claude (AI draft)" w:date="2026-10-15T18:00:00Z">
              <w:r>
                <w:rPr>
                  <w:sz w:val="18"/>
                  <w:szCs w:val="18"/>
                </w:rPr>
                <w:t xml:space="preserve">requesterChangesEmail; emailInUseForEveryRole</w:t>
              </w:r>
            </w:ins>
          </w:p>
        </w:tc>
      </w:tr>
      <w:tr>
        <w:trPr>
          <w:cantSplit/>
          <w:ins w:id="907020" w:author="Claude (AI draft)" w:date="2026-10-15T18:00:00Z"/>
        </w:trPr>
        <w:tc>
          <w:tcPr>
            <w:tcW w:w="650" w:type="dxa"/>
            <w:tcMar>
              <w:top w:w="40" w:type="dxa"/>
              <w:left w:w="90" w:type="dxa"/>
              <w:bottom w:w="40" w:type="dxa"/>
              <w:right w:w="90" w:type="dxa"/>
            </w:tcMar>
          </w:tcPr>
          <w:p>
            <w:pPr>
              <w:spacing w:after="40"/>
              <w:rPr>
                <w:ins w:id="907023" w:author="Claude (AI draft)" w:date="2026-10-15T18:00:00Z"/>
              </w:rPr>
            </w:pPr>
            <w:ins w:id="907022" w:author="Claude (AI draft)" w:date="2026-10-15T18:00:00Z">
              <w:r>
                <w:rPr>
                  <w:sz w:val="18"/>
                  <w:szCs w:val="18"/>
                </w:rPr>
                <w:t xml:space="preserve">D-19</w:t>
              </w:r>
            </w:ins>
          </w:p>
        </w:tc>
        <w:tc>
          <w:tcPr>
            <w:tcW w:w="2900" w:type="dxa"/>
            <w:tcMar>
              <w:top w:w="40" w:type="dxa"/>
              <w:left w:w="90" w:type="dxa"/>
              <w:bottom w:w="40" w:type="dxa"/>
              <w:right w:w="90" w:type="dxa"/>
            </w:tcMar>
          </w:tcPr>
          <w:p>
            <w:pPr>
              <w:spacing w:after="40"/>
              <w:rPr>
                <w:ins w:id="907026" w:author="Claude (AI draft)" w:date="2026-10-15T18:00:00Z"/>
              </w:rPr>
            </w:pPr>
            <w:ins w:id="907025" w:author="Claude (AI draft)" w:date="2026-10-15T18:00:00Z">
              <w:r>
                <w:rPr>
                  <w:sz w:val="18"/>
                  <w:szCs w:val="18"/>
                </w:rPr>
                <w:t xml:space="preserve">The app's database login could create objects in the schema, so a planted to_jsonb overload would run as the owner inside the SECURITY DEFINER audit trigger</w:t>
              </w:r>
            </w:ins>
          </w:p>
        </w:tc>
        <w:tc>
          <w:tcPr>
            <w:tcW w:w="1100" w:type="dxa"/>
            <w:tcMar>
              <w:top w:w="40" w:type="dxa"/>
              <w:left w:w="90" w:type="dxa"/>
              <w:bottom w:w="40" w:type="dxa"/>
              <w:right w:w="90" w:type="dxa"/>
            </w:tcMar>
          </w:tcPr>
          <w:p>
            <w:pPr>
              <w:spacing w:after="40"/>
              <w:rPr>
                <w:ins w:id="907029" w:author="Claude (AI draft)" w:date="2026-10-15T18:00:00Z"/>
              </w:rPr>
            </w:pPr>
            <w:ins w:id="907028" w:author="Claude (AI draft)" w:date="2026-10-15T18:00:00Z">
              <w:r>
                <w:rPr>
                  <w:sz w:val="18"/>
                  <w:szCs w:val="18"/>
                </w:rPr>
                <w:t xml:space="preserve">High</w:t>
              </w:r>
            </w:ins>
          </w:p>
        </w:tc>
        <w:tc>
          <w:tcPr>
            <w:tcW w:w="1250" w:type="dxa"/>
            <w:tcMar>
              <w:top w:w="40" w:type="dxa"/>
              <w:left w:w="90" w:type="dxa"/>
              <w:bottom w:w="40" w:type="dxa"/>
              <w:right w:w="90" w:type="dxa"/>
            </w:tcMar>
          </w:tcPr>
          <w:p>
            <w:pPr>
              <w:spacing w:after="40"/>
              <w:rPr>
                <w:ins w:id="907032" w:author="Claude (AI draft)" w:date="2026-10-15T18:00:00Z"/>
              </w:rPr>
            </w:pPr>
            <w:ins w:id="907031" w:author="Claude (AI draft)" w:date="2026-10-15T18:00:00Z">
              <w:r>
                <w:rPr>
                  <w:sz w:val="18"/>
                  <w:szCs w:val="18"/>
                </w:rPr>
                <w:t xml:space="preserve">Independent review (M3)</w:t>
              </w:r>
            </w:ins>
          </w:p>
        </w:tc>
        <w:tc>
          <w:tcPr>
            <w:tcW w:w="1450" w:type="dxa"/>
            <w:tcMar>
              <w:top w:w="40" w:type="dxa"/>
              <w:left w:w="90" w:type="dxa"/>
              <w:bottom w:w="40" w:type="dxa"/>
              <w:right w:w="90" w:type="dxa"/>
            </w:tcMar>
          </w:tcPr>
          <w:p>
            <w:pPr>
              <w:spacing w:after="40"/>
              <w:rPr>
                <w:ins w:id="907035" w:author="Claude (AI draft)" w:date="2026-10-15T18:00:00Z"/>
              </w:rPr>
            </w:pPr>
            <w:ins w:id="907034" w:author="Claude (AI draft)" w:date="2026-10-15T18:00:00Z">
              <w:r>
                <w:rPr>
                  <w:sz w:val="18"/>
                  <w:szCs w:val="18"/>
                </w:rPr>
                <w:t xml:space="preserve">Fixed in V6: CREATE revoked; definer functions search pg_catalog first and call built-ins by full name</w:t>
              </w:r>
            </w:ins>
          </w:p>
        </w:tc>
        <w:tc>
          <w:tcPr>
            <w:tcW w:w="1666" w:type="dxa"/>
            <w:tcMar>
              <w:top w:w="40" w:type="dxa"/>
              <w:left w:w="90" w:type="dxa"/>
              <w:bottom w:w="40" w:type="dxa"/>
              <w:right w:w="90" w:type="dxa"/>
            </w:tcMar>
          </w:tcPr>
          <w:p>
            <w:pPr>
              <w:spacing w:after="40"/>
              <w:rPr>
                <w:ins w:id="907038" w:author="Claude (AI draft)" w:date="2026-10-15T18:00:00Z"/>
              </w:rPr>
            </w:pPr>
            <w:ins w:id="907037" w:author="Claude (AI draft)" w:date="2026-10-15T18:00:00Z">
              <w:r>
                <w:rPr>
                  <w:sz w:val="18"/>
                  <w:szCs w:val="18"/>
                </w:rPr>
                <w:t xml:space="preserve">appRoleCannotCreateObjects; definerFunctionsPinTheSearchPath</w:t>
              </w:r>
            </w:ins>
          </w:p>
        </w:tc>
      </w:tr>
      <w:tr>
        <w:trPr>
          <w:cantSplit/>
          <w:ins w:id="907039" w:author="Claude (AI draft)" w:date="2026-10-15T18:00:00Z"/>
        </w:trPr>
        <w:tc>
          <w:tcPr>
            <w:tcW w:w="650" w:type="dxa"/>
            <w:tcMar>
              <w:top w:w="40" w:type="dxa"/>
              <w:left w:w="90" w:type="dxa"/>
              <w:bottom w:w="40" w:type="dxa"/>
              <w:right w:w="90" w:type="dxa"/>
            </w:tcMar>
          </w:tcPr>
          <w:p>
            <w:pPr>
              <w:spacing w:after="40"/>
              <w:rPr>
                <w:ins w:id="907042" w:author="Claude (AI draft)" w:date="2026-10-15T18:00:00Z"/>
              </w:rPr>
            </w:pPr>
            <w:ins w:id="907041" w:author="Claude (AI draft)" w:date="2026-10-15T18:00:00Z">
              <w:r>
                <w:rPr>
                  <w:sz w:val="18"/>
                  <w:szCs w:val="18"/>
                </w:rPr>
                <w:t xml:space="preserve">D-20</w:t>
              </w:r>
            </w:ins>
          </w:p>
        </w:tc>
        <w:tc>
          <w:tcPr>
            <w:tcW w:w="2900" w:type="dxa"/>
            <w:tcMar>
              <w:top w:w="40" w:type="dxa"/>
              <w:left w:w="90" w:type="dxa"/>
              <w:bottom w:w="40" w:type="dxa"/>
              <w:right w:w="90" w:type="dxa"/>
            </w:tcMar>
          </w:tcPr>
          <w:p>
            <w:pPr>
              <w:spacing w:after="40"/>
              <w:rPr>
                <w:ins w:id="907045" w:author="Claude (AI draft)" w:date="2026-10-15T18:00:00Z"/>
              </w:rPr>
            </w:pPr>
            <w:ins w:id="907044" w:author="Claude (AI draft)" w:date="2026-10-15T18:00:00Z">
              <w:r>
                <w:rPr>
                  <w:sz w:val="18"/>
                  <w:szCs w:val="18"/>
                </w:rPr>
                <w:t xml:space="preserve">Removing a handler read the request without a lock, so a priority or status change committed at the same moment was overwritten</w:t>
              </w:r>
            </w:ins>
          </w:p>
        </w:tc>
        <w:tc>
          <w:tcPr>
            <w:tcW w:w="1100" w:type="dxa"/>
            <w:tcMar>
              <w:top w:w="40" w:type="dxa"/>
              <w:left w:w="90" w:type="dxa"/>
              <w:bottom w:w="40" w:type="dxa"/>
              <w:right w:w="90" w:type="dxa"/>
            </w:tcMar>
          </w:tcPr>
          <w:p>
            <w:pPr>
              <w:spacing w:after="40"/>
              <w:rPr>
                <w:ins w:id="907048" w:author="Claude (AI draft)" w:date="2026-10-15T18:00:00Z"/>
              </w:rPr>
            </w:pPr>
            <w:ins w:id="907047" w:author="Claude (AI draft)" w:date="2026-10-15T18:00:00Z">
              <w:r>
                <w:rPr>
                  <w:sz w:val="18"/>
                  <w:szCs w:val="18"/>
                </w:rPr>
                <w:t xml:space="preserve">Medium</w:t>
              </w:r>
            </w:ins>
          </w:p>
        </w:tc>
        <w:tc>
          <w:tcPr>
            <w:tcW w:w="1250" w:type="dxa"/>
            <w:tcMar>
              <w:top w:w="40" w:type="dxa"/>
              <w:left w:w="90" w:type="dxa"/>
              <w:bottom w:w="40" w:type="dxa"/>
              <w:right w:w="90" w:type="dxa"/>
            </w:tcMar>
          </w:tcPr>
          <w:p>
            <w:pPr>
              <w:spacing w:after="40"/>
              <w:rPr>
                <w:ins w:id="907051" w:author="Claude (AI draft)" w:date="2026-10-15T18:00:00Z"/>
              </w:rPr>
            </w:pPr>
            <w:ins w:id="907050" w:author="Claude (AI draft)" w:date="2026-10-15T18:00:00Z">
              <w:r>
                <w:rPr>
                  <w:sz w:val="18"/>
                  <w:szCs w:val="18"/>
                </w:rPr>
                <w:t xml:space="preserve">Independent review (M3)</w:t>
              </w:r>
            </w:ins>
          </w:p>
        </w:tc>
        <w:tc>
          <w:tcPr>
            <w:tcW w:w="1450" w:type="dxa"/>
            <w:tcMar>
              <w:top w:w="40" w:type="dxa"/>
              <w:left w:w="90" w:type="dxa"/>
              <w:bottom w:w="40" w:type="dxa"/>
              <w:right w:w="90" w:type="dxa"/>
            </w:tcMar>
          </w:tcPr>
          <w:p>
            <w:pPr>
              <w:spacing w:after="40"/>
              <w:rPr>
                <w:ins w:id="907054" w:author="Claude (AI draft)" w:date="2026-10-15T18:00:00Z"/>
              </w:rPr>
            </w:pPr>
            <w:ins w:id="907053" w:author="Claude (AI draft)" w:date="2026-10-15T18:00:00Z">
              <w:r>
                <w:rPr>
                  <w:sz w:val="18"/>
                  <w:szCs w:val="18"/>
                </w:rPr>
                <w:t xml:space="preserve">Fixed: each request is locked and re-read before it is changed</w:t>
              </w:r>
            </w:ins>
          </w:p>
        </w:tc>
        <w:tc>
          <w:tcPr>
            <w:tcW w:w="1666" w:type="dxa"/>
            <w:tcMar>
              <w:top w:w="40" w:type="dxa"/>
              <w:left w:w="90" w:type="dxa"/>
              <w:bottom w:w="40" w:type="dxa"/>
              <w:right w:w="90" w:type="dxa"/>
            </w:tcMar>
          </w:tcPr>
          <w:p>
            <w:pPr>
              <w:spacing w:after="40"/>
              <w:rPr>
                <w:ins w:id="907057" w:author="Claude (AI draft)" w:date="2026-10-15T18:00:00Z"/>
              </w:rPr>
            </w:pPr>
            <w:ins w:id="907056" w:author="Claude (AI draft)" w:date="2026-10-15T18:00:00Z">
              <w:r>
                <w:rPr>
                  <w:sz w:val="18"/>
                  <w:szCs w:val="18"/>
                </w:rPr>
                <w:t xml:space="preserve">handlerRemovalKeepsConcurrentChange; locksBeforeChanging</w:t>
              </w:r>
            </w:ins>
          </w:p>
        </w:tc>
      </w:tr>
      <w:tr>
        <w:trPr>
          <w:cantSplit/>
          <w:ins w:id="907058" w:author="Claude (AI draft)" w:date="2026-10-15T18:00:00Z"/>
        </w:trPr>
        <w:tc>
          <w:tcPr>
            <w:tcW w:w="650" w:type="dxa"/>
            <w:tcMar>
              <w:top w:w="40" w:type="dxa"/>
              <w:left w:w="90" w:type="dxa"/>
              <w:bottom w:w="40" w:type="dxa"/>
              <w:right w:w="90" w:type="dxa"/>
            </w:tcMar>
          </w:tcPr>
          <w:p>
            <w:pPr>
              <w:spacing w:after="40"/>
              <w:rPr>
                <w:ins w:id="907061" w:author="Claude (AI draft)" w:date="2026-10-15T18:00:00Z"/>
              </w:rPr>
            </w:pPr>
            <w:ins w:id="907060" w:author="Claude (AI draft)" w:date="2026-10-15T18:00:00Z">
              <w:r>
                <w:rPr>
                  <w:sz w:val="18"/>
                  <w:szCs w:val="18"/>
                </w:rPr>
                <w:t xml:space="preserve">D-21</w:t>
              </w:r>
            </w:ins>
          </w:p>
        </w:tc>
        <w:tc>
          <w:tcPr>
            <w:tcW w:w="2900" w:type="dxa"/>
            <w:tcMar>
              <w:top w:w="40" w:type="dxa"/>
              <w:left w:w="90" w:type="dxa"/>
              <w:bottom w:w="40" w:type="dxa"/>
              <w:right w:w="90" w:type="dxa"/>
            </w:tcMar>
          </w:tcPr>
          <w:p>
            <w:pPr>
              <w:spacing w:after="40"/>
              <w:rPr>
                <w:ins w:id="907064" w:author="Claude (AI draft)" w:date="2026-10-15T18:00:00Z"/>
              </w:rPr>
            </w:pPr>
            <w:ins w:id="907063" w:author="Claude (AI draft)" w:date="2026-10-15T18:00:00Z">
              <w:r>
                <w:rPr>
                  <w:sz w:val="18"/>
                  <w:szCs w:val="18"/>
                </w:rPr>
                <w:t xml:space="preserve">The database roles were more open than documented: staff and management could read client personal values in audit_entry, the requester role could read every row, and there was no row level security</w:t>
              </w:r>
            </w:ins>
          </w:p>
        </w:tc>
        <w:tc>
          <w:tcPr>
            <w:tcW w:w="1100" w:type="dxa"/>
            <w:tcMar>
              <w:top w:w="40" w:type="dxa"/>
              <w:left w:w="90" w:type="dxa"/>
              <w:bottom w:w="40" w:type="dxa"/>
              <w:right w:w="90" w:type="dxa"/>
            </w:tcMar>
          </w:tcPr>
          <w:p>
            <w:pPr>
              <w:spacing w:after="40"/>
              <w:rPr>
                <w:ins w:id="907067" w:author="Claude (AI draft)" w:date="2026-10-15T18:00:00Z"/>
              </w:rPr>
            </w:pPr>
            <w:ins w:id="907066" w:author="Claude (AI draft)" w:date="2026-10-15T18:00:00Z">
              <w:r>
                <w:rPr>
                  <w:sz w:val="18"/>
                  <w:szCs w:val="18"/>
                </w:rPr>
                <w:t xml:space="preserve">Medium</w:t>
              </w:r>
            </w:ins>
          </w:p>
        </w:tc>
        <w:tc>
          <w:tcPr>
            <w:tcW w:w="1250" w:type="dxa"/>
            <w:tcMar>
              <w:top w:w="40" w:type="dxa"/>
              <w:left w:w="90" w:type="dxa"/>
              <w:bottom w:w="40" w:type="dxa"/>
              <w:right w:w="90" w:type="dxa"/>
            </w:tcMar>
          </w:tcPr>
          <w:p>
            <w:pPr>
              <w:spacing w:after="40"/>
              <w:rPr>
                <w:ins w:id="907070" w:author="Claude (AI draft)" w:date="2026-10-15T18:00:00Z"/>
              </w:rPr>
            </w:pPr>
            <w:ins w:id="907069" w:author="Claude (AI draft)" w:date="2026-10-15T18:00:00Z">
              <w:r>
                <w:rPr>
                  <w:sz w:val="18"/>
                  <w:szCs w:val="18"/>
                </w:rPr>
                <w:t xml:space="preserve">Independent review (M3)</w:t>
              </w:r>
            </w:ins>
          </w:p>
        </w:tc>
        <w:tc>
          <w:tcPr>
            <w:tcW w:w="1450" w:type="dxa"/>
            <w:tcMar>
              <w:top w:w="40" w:type="dxa"/>
              <w:left w:w="90" w:type="dxa"/>
              <w:bottom w:w="40" w:type="dxa"/>
              <w:right w:w="90" w:type="dxa"/>
            </w:tcMar>
          </w:tcPr>
          <w:p>
            <w:pPr>
              <w:spacing w:after="40"/>
              <w:rPr>
                <w:ins w:id="907073" w:author="Claude (AI draft)" w:date="2026-10-15T18:00:00Z"/>
              </w:rPr>
            </w:pPr>
            <w:ins w:id="907072" w:author="Claude (AI draft)" w:date="2026-10-15T18:00:00Z">
              <w:r>
                <w:rPr>
                  <w:sz w:val="18"/>
                  <w:szCs w:val="18"/>
                </w:rPr>
                <w:t xml:space="preserve">Fixed in V6: audit_log view, row level security (C-08)</w:t>
              </w:r>
            </w:ins>
          </w:p>
        </w:tc>
        <w:tc>
          <w:tcPr>
            <w:tcW w:w="1666" w:type="dxa"/>
            <w:tcMar>
              <w:top w:w="40" w:type="dxa"/>
              <w:left w:w="90" w:type="dxa"/>
              <w:bottom w:w="40" w:type="dxa"/>
              <w:right w:w="90" w:type="dxa"/>
            </w:tcMar>
          </w:tcPr>
          <w:p>
            <w:pPr>
              <w:spacing w:after="40"/>
              <w:rPr>
                <w:ins w:id="907076" w:author="Claude (AI draft)" w:date="2026-10-15T18:00:00Z"/>
              </w:rPr>
            </w:pPr>
            <w:ins w:id="907075" w:author="Claude (AI draft)" w:date="2026-10-15T18:00:00Z">
              <w:r>
                <w:rPr>
                  <w:sz w:val="18"/>
                  <w:szCs w:val="18"/>
                </w:rPr>
                <w:t xml:space="preserve">DatabaseRolesIntegrationTest</w:t>
              </w:r>
            </w:ins>
          </w:p>
        </w:tc>
      </w:tr>
      <w:tr>
        <w:trPr>
          <w:cantSplit/>
          <w:ins w:id="907077" w:author="Claude (AI draft)" w:date="2026-10-15T18:00:00Z"/>
        </w:trPr>
        <w:tc>
          <w:tcPr>
            <w:tcW w:w="650" w:type="dxa"/>
            <w:tcMar>
              <w:top w:w="40" w:type="dxa"/>
              <w:left w:w="90" w:type="dxa"/>
              <w:bottom w:w="40" w:type="dxa"/>
              <w:right w:w="90" w:type="dxa"/>
            </w:tcMar>
          </w:tcPr>
          <w:p>
            <w:pPr>
              <w:spacing w:after="40"/>
              <w:rPr>
                <w:ins w:id="907080" w:author="Claude (AI draft)" w:date="2026-10-15T18:00:00Z"/>
              </w:rPr>
            </w:pPr>
            <w:ins w:id="907079" w:author="Claude (AI draft)" w:date="2026-10-15T18:00:00Z">
              <w:r>
                <w:rPr>
                  <w:sz w:val="18"/>
                  <w:szCs w:val="18"/>
                </w:rPr>
                <w:t xml:space="preserve">D-22</w:t>
              </w:r>
            </w:ins>
          </w:p>
        </w:tc>
        <w:tc>
          <w:tcPr>
            <w:tcW w:w="2900" w:type="dxa"/>
            <w:tcMar>
              <w:top w:w="40" w:type="dxa"/>
              <w:left w:w="90" w:type="dxa"/>
              <w:bottom w:w="40" w:type="dxa"/>
              <w:right w:w="90" w:type="dxa"/>
            </w:tcMar>
          </w:tcPr>
          <w:p>
            <w:pPr>
              <w:spacing w:after="40"/>
              <w:rPr>
                <w:ins w:id="907083" w:author="Claude (AI draft)" w:date="2026-10-15T18:00:00Z"/>
              </w:rPr>
            </w:pPr>
            <w:ins w:id="907082" w:author="Claude (AI draft)" w:date="2026-10-15T18:00:00Z">
              <w:r>
                <w:rPr>
                  <w:sz w:val="18"/>
                  <w:szCs w:val="18"/>
                </w:rPr>
                <w:t xml:space="preserve">Names of only spaces were accepted and saved as empty text</w:t>
              </w:r>
            </w:ins>
          </w:p>
        </w:tc>
        <w:tc>
          <w:tcPr>
            <w:tcW w:w="1100" w:type="dxa"/>
            <w:tcMar>
              <w:top w:w="40" w:type="dxa"/>
              <w:left w:w="90" w:type="dxa"/>
              <w:bottom w:w="40" w:type="dxa"/>
              <w:right w:w="90" w:type="dxa"/>
            </w:tcMar>
          </w:tcPr>
          <w:p>
            <w:pPr>
              <w:spacing w:after="40"/>
              <w:rPr>
                <w:ins w:id="907086" w:author="Claude (AI draft)" w:date="2026-10-15T18:00:00Z"/>
              </w:rPr>
            </w:pPr>
            <w:ins w:id="907085" w:author="Claude (AI draft)" w:date="2026-10-15T18:00:00Z">
              <w:r>
                <w:rPr>
                  <w:sz w:val="18"/>
                  <w:szCs w:val="18"/>
                </w:rPr>
                <w:t xml:space="preserve">Low</w:t>
              </w:r>
            </w:ins>
          </w:p>
        </w:tc>
        <w:tc>
          <w:tcPr>
            <w:tcW w:w="1250" w:type="dxa"/>
            <w:tcMar>
              <w:top w:w="40" w:type="dxa"/>
              <w:left w:w="90" w:type="dxa"/>
              <w:bottom w:w="40" w:type="dxa"/>
              <w:right w:w="90" w:type="dxa"/>
            </w:tcMar>
          </w:tcPr>
          <w:p>
            <w:pPr>
              <w:spacing w:after="40"/>
              <w:rPr>
                <w:ins w:id="907089" w:author="Claude (AI draft)" w:date="2026-10-15T18:00:00Z"/>
              </w:rPr>
            </w:pPr>
            <w:ins w:id="907088" w:author="Claude (AI draft)" w:date="2026-10-15T18:00:00Z">
              <w:r>
                <w:rPr>
                  <w:sz w:val="18"/>
                  <w:szCs w:val="18"/>
                </w:rPr>
                <w:t xml:space="preserve">Independent review (M3)</w:t>
              </w:r>
            </w:ins>
          </w:p>
        </w:tc>
        <w:tc>
          <w:tcPr>
            <w:tcW w:w="1450" w:type="dxa"/>
            <w:tcMar>
              <w:top w:w="40" w:type="dxa"/>
              <w:left w:w="90" w:type="dxa"/>
              <w:bottom w:w="40" w:type="dxa"/>
              <w:right w:w="90" w:type="dxa"/>
            </w:tcMar>
          </w:tcPr>
          <w:p>
            <w:pPr>
              <w:spacing w:after="40"/>
              <w:rPr>
                <w:ins w:id="907092" w:author="Claude (AI draft)" w:date="2026-10-15T18:00:00Z"/>
              </w:rPr>
            </w:pPr>
            <w:ins w:id="907091" w:author="Claude (AI draft)" w:date="2026-10-15T18:00:00Z">
              <w:r>
                <w:rPr>
                  <w:sz w:val="18"/>
                  <w:szCs w:val="18"/>
                </w:rPr>
                <w:t xml:space="preserve">Fixed: @NotBlankIfPresent on PATCH bodies</w:t>
              </w:r>
            </w:ins>
          </w:p>
        </w:tc>
        <w:tc>
          <w:tcPr>
            <w:tcW w:w="1666" w:type="dxa"/>
            <w:tcMar>
              <w:top w:w="40" w:type="dxa"/>
              <w:left w:w="90" w:type="dxa"/>
              <w:bottom w:w="40" w:type="dxa"/>
              <w:right w:w="90" w:type="dxa"/>
            </w:tcMar>
          </w:tcPr>
          <w:p>
            <w:pPr>
              <w:spacing w:after="40"/>
              <w:rPr>
                <w:ins w:id="907095" w:author="Claude (AI draft)" w:date="2026-10-15T18:00:00Z"/>
              </w:rPr>
            </w:pPr>
            <w:ins w:id="907094" w:author="Claude (AI draft)" w:date="2026-10-15T18:00:00Z">
              <w:r>
                <w:rPr>
                  <w:sz w:val="18"/>
                  <w:szCs w:val="18"/>
                </w:rPr>
                <w:t xml:space="preserve">blankNamesRefused; NotBlankIfPresentValidatorTest</w:t>
              </w:r>
            </w:ins>
          </w:p>
        </w:tc>
      </w:tr>
      <w:tr>
        <w:trPr>
          <w:cantSplit/>
          <w:ins w:id="907096" w:author="Claude (AI draft)" w:date="2026-10-15T18:00:00Z"/>
        </w:trPr>
        <w:tc>
          <w:tcPr>
            <w:tcW w:w="650" w:type="dxa"/>
            <w:tcMar>
              <w:top w:w="40" w:type="dxa"/>
              <w:left w:w="90" w:type="dxa"/>
              <w:bottom w:w="40" w:type="dxa"/>
              <w:right w:w="90" w:type="dxa"/>
            </w:tcMar>
          </w:tcPr>
          <w:p>
            <w:pPr>
              <w:spacing w:after="40"/>
              <w:rPr>
                <w:ins w:id="907099" w:author="Claude (AI draft)" w:date="2026-10-15T18:00:00Z"/>
              </w:rPr>
            </w:pPr>
            <w:ins w:id="907098" w:author="Claude (AI draft)" w:date="2026-10-15T18:00:00Z">
              <w:r>
                <w:rPr>
                  <w:sz w:val="18"/>
                  <w:szCs w:val="18"/>
                </w:rPr>
                <w:t xml:space="preserve">D-23</w:t>
              </w:r>
            </w:ins>
          </w:p>
        </w:tc>
        <w:tc>
          <w:tcPr>
            <w:tcW w:w="2900" w:type="dxa"/>
            <w:tcMar>
              <w:top w:w="40" w:type="dxa"/>
              <w:left w:w="90" w:type="dxa"/>
              <w:bottom w:w="40" w:type="dxa"/>
              <w:right w:w="90" w:type="dxa"/>
            </w:tcMar>
          </w:tcPr>
          <w:p>
            <w:pPr>
              <w:spacing w:after="40"/>
              <w:rPr>
                <w:ins w:id="907102" w:author="Claude (AI draft)" w:date="2026-10-15T18:00:00Z"/>
              </w:rPr>
            </w:pPr>
            <w:ins w:id="907101" w:author="Claude (AI draft)" w:date="2026-10-15T18:00:00Z">
              <w:r>
                <w:rPr>
                  <w:sz w:val="18"/>
                  <w:szCs w:val="18"/>
                </w:rPr>
                <w:t xml:space="preserve">Staff could claim an In Progress request that had lost its handler, although it waits for a manager</w:t>
              </w:r>
            </w:ins>
          </w:p>
        </w:tc>
        <w:tc>
          <w:tcPr>
            <w:tcW w:w="1100" w:type="dxa"/>
            <w:tcMar>
              <w:top w:w="40" w:type="dxa"/>
              <w:left w:w="90" w:type="dxa"/>
              <w:bottom w:w="40" w:type="dxa"/>
              <w:right w:w="90" w:type="dxa"/>
            </w:tcMar>
          </w:tcPr>
          <w:p>
            <w:pPr>
              <w:spacing w:after="40"/>
              <w:rPr>
                <w:ins w:id="907105" w:author="Claude (AI draft)" w:date="2026-10-15T18:00:00Z"/>
              </w:rPr>
            </w:pPr>
            <w:ins w:id="907104" w:author="Claude (AI draft)" w:date="2026-10-15T18:00:00Z">
              <w:r>
                <w:rPr>
                  <w:sz w:val="18"/>
                  <w:szCs w:val="18"/>
                </w:rPr>
                <w:t xml:space="preserve">Low</w:t>
              </w:r>
            </w:ins>
          </w:p>
        </w:tc>
        <w:tc>
          <w:tcPr>
            <w:tcW w:w="1250" w:type="dxa"/>
            <w:tcMar>
              <w:top w:w="40" w:type="dxa"/>
              <w:left w:w="90" w:type="dxa"/>
              <w:bottom w:w="40" w:type="dxa"/>
              <w:right w:w="90" w:type="dxa"/>
            </w:tcMar>
          </w:tcPr>
          <w:p>
            <w:pPr>
              <w:spacing w:after="40"/>
              <w:rPr>
                <w:ins w:id="907108" w:author="Claude (AI draft)" w:date="2026-10-15T18:00:00Z"/>
              </w:rPr>
            </w:pPr>
            <w:ins w:id="907107" w:author="Claude (AI draft)" w:date="2026-10-15T18:00:00Z">
              <w:r>
                <w:rPr>
                  <w:sz w:val="18"/>
                  <w:szCs w:val="18"/>
                </w:rPr>
                <w:t xml:space="preserve">Independent review (M3)</w:t>
              </w:r>
            </w:ins>
          </w:p>
        </w:tc>
        <w:tc>
          <w:tcPr>
            <w:tcW w:w="1450" w:type="dxa"/>
            <w:tcMar>
              <w:top w:w="40" w:type="dxa"/>
              <w:left w:w="90" w:type="dxa"/>
              <w:bottom w:w="40" w:type="dxa"/>
              <w:right w:w="90" w:type="dxa"/>
            </w:tcMar>
          </w:tcPr>
          <w:p>
            <w:pPr>
              <w:spacing w:after="40"/>
              <w:rPr>
                <w:ins w:id="907111" w:author="Claude (AI draft)" w:date="2026-10-15T18:00:00Z"/>
              </w:rPr>
            </w:pPr>
            <w:ins w:id="907110" w:author="Claude (AI draft)" w:date="2026-10-15T18:00:00Z">
              <w:r>
                <w:rPr>
                  <w:sz w:val="18"/>
                  <w:szCs w:val="18"/>
                </w:rPr>
                <w:t xml:space="preserve">Fixed: staff accept New requests only</w:t>
              </w:r>
            </w:ins>
          </w:p>
        </w:tc>
        <w:tc>
          <w:tcPr>
            <w:tcW w:w="1666" w:type="dxa"/>
            <w:tcMar>
              <w:top w:w="40" w:type="dxa"/>
              <w:left w:w="90" w:type="dxa"/>
              <w:bottom w:w="40" w:type="dxa"/>
              <w:right w:w="90" w:type="dxa"/>
            </w:tcMar>
          </w:tcPr>
          <w:p>
            <w:pPr>
              <w:spacing w:after="40"/>
              <w:rPr>
                <w:ins w:id="907114" w:author="Claude (AI draft)" w:date="2026-10-15T18:00:00Z"/>
              </w:rPr>
            </w:pPr>
            <w:ins w:id="907113" w:author="Claude (AI draft)" w:date="2026-10-15T18:00:00Z">
              <w:r>
                <w:rPr>
                  <w:sz w:val="18"/>
                  <w:szCs w:val="18"/>
                </w:rPr>
                <w:t xml:space="preserve">orphanedInProgressNeedsManager; staffCannotClaimOrphanedInProgress</w:t>
              </w:r>
            </w:ins>
          </w:p>
        </w:tc>
      </w:tr>
      <w:tr>
        <w:trPr>
          <w:cantSplit/>
          <w:ins w:id="907115" w:author="Claude (AI draft)" w:date="2026-10-15T18:00:00Z"/>
        </w:trPr>
        <w:tc>
          <w:tcPr>
            <w:tcW w:w="650" w:type="dxa"/>
            <w:tcMar>
              <w:top w:w="40" w:type="dxa"/>
              <w:left w:w="90" w:type="dxa"/>
              <w:bottom w:w="40" w:type="dxa"/>
              <w:right w:w="90" w:type="dxa"/>
            </w:tcMar>
          </w:tcPr>
          <w:p>
            <w:pPr>
              <w:spacing w:after="40"/>
              <w:rPr>
                <w:ins w:id="907118" w:author="Claude (AI draft)" w:date="2026-10-15T18:00:00Z"/>
              </w:rPr>
            </w:pPr>
            <w:ins w:id="907117" w:author="Claude (AI draft)" w:date="2026-10-15T18:00:00Z">
              <w:r>
                <w:rPr>
                  <w:sz w:val="18"/>
                  <w:szCs w:val="18"/>
                </w:rPr>
                <w:t xml:space="preserve">D-24</w:t>
              </w:r>
            </w:ins>
          </w:p>
        </w:tc>
        <w:tc>
          <w:tcPr>
            <w:tcW w:w="2900" w:type="dxa"/>
            <w:tcMar>
              <w:top w:w="40" w:type="dxa"/>
              <w:left w:w="90" w:type="dxa"/>
              <w:bottom w:w="40" w:type="dxa"/>
              <w:right w:w="90" w:type="dxa"/>
            </w:tcMar>
          </w:tcPr>
          <w:p>
            <w:pPr>
              <w:spacing w:after="40"/>
              <w:rPr>
                <w:ins w:id="907121" w:author="Claude (AI draft)" w:date="2026-10-15T18:00:00Z"/>
              </w:rPr>
            </w:pPr>
            <w:ins w:id="907120" w:author="Claude (AI draft)" w:date="2026-10-15T18:00:00Z">
              <w:r>
                <w:rPr>
                  <w:sz w:val="18"/>
                  <w:szCs w:val="18"/>
                </w:rPr>
                <w:t xml:space="preserve">Calls with a missing, expired or forged token were refused before the per-IP rate limit, so they were never counted</w:t>
              </w:r>
            </w:ins>
          </w:p>
        </w:tc>
        <w:tc>
          <w:tcPr>
            <w:tcW w:w="1100" w:type="dxa"/>
            <w:tcMar>
              <w:top w:w="40" w:type="dxa"/>
              <w:left w:w="90" w:type="dxa"/>
              <w:bottom w:w="40" w:type="dxa"/>
              <w:right w:w="90" w:type="dxa"/>
            </w:tcMar>
          </w:tcPr>
          <w:p>
            <w:pPr>
              <w:spacing w:after="40"/>
              <w:rPr>
                <w:ins w:id="907124" w:author="Claude (AI draft)" w:date="2026-10-15T18:00:00Z"/>
              </w:rPr>
            </w:pPr>
            <w:ins w:id="907123" w:author="Claude (AI draft)" w:date="2026-10-15T18:00:00Z">
              <w:r>
                <w:rPr>
                  <w:sz w:val="18"/>
                  <w:szCs w:val="18"/>
                </w:rPr>
                <w:t xml:space="preserve">Low</w:t>
              </w:r>
            </w:ins>
          </w:p>
        </w:tc>
        <w:tc>
          <w:tcPr>
            <w:tcW w:w="1250" w:type="dxa"/>
            <w:tcMar>
              <w:top w:w="40" w:type="dxa"/>
              <w:left w:w="90" w:type="dxa"/>
              <w:bottom w:w="40" w:type="dxa"/>
              <w:right w:w="90" w:type="dxa"/>
            </w:tcMar>
          </w:tcPr>
          <w:p>
            <w:pPr>
              <w:spacing w:after="40"/>
              <w:rPr>
                <w:ins w:id="907127" w:author="Claude (AI draft)" w:date="2026-10-15T18:00:00Z"/>
              </w:rPr>
            </w:pPr>
            <w:ins w:id="907126" w:author="Claude (AI draft)" w:date="2026-10-15T18:00:00Z">
              <w:r>
                <w:rPr>
                  <w:sz w:val="18"/>
                  <w:szCs w:val="18"/>
                </w:rPr>
                <w:t xml:space="preserve">Independent review (M3)</w:t>
              </w:r>
            </w:ins>
          </w:p>
        </w:tc>
        <w:tc>
          <w:tcPr>
            <w:tcW w:w="1450" w:type="dxa"/>
            <w:tcMar>
              <w:top w:w="40" w:type="dxa"/>
              <w:left w:w="90" w:type="dxa"/>
              <w:bottom w:w="40" w:type="dxa"/>
              <w:right w:w="90" w:type="dxa"/>
            </w:tcMar>
          </w:tcPr>
          <w:p>
            <w:pPr>
              <w:spacing w:after="40"/>
              <w:rPr>
                <w:ins w:id="907130" w:author="Claude (AI draft)" w:date="2026-10-15T18:00:00Z"/>
              </w:rPr>
            </w:pPr>
            <w:ins w:id="907129" w:author="Claude (AI draft)" w:date="2026-10-15T18:00:00Z">
              <w:r>
                <w:rPr>
                  <w:sz w:val="18"/>
                  <w:szCs w:val="18"/>
                </w:rPr>
                <w:t xml:space="preserve">Fixed: the per-IP limits run before authentication</w:t>
              </w:r>
            </w:ins>
          </w:p>
        </w:tc>
        <w:tc>
          <w:tcPr>
            <w:tcW w:w="1666" w:type="dxa"/>
            <w:tcMar>
              <w:top w:w="40" w:type="dxa"/>
              <w:left w:w="90" w:type="dxa"/>
              <w:bottom w:w="40" w:type="dxa"/>
              <w:right w:w="90" w:type="dxa"/>
            </w:tcMar>
          </w:tcPr>
          <w:p>
            <w:pPr>
              <w:spacing w:after="40"/>
              <w:rPr>
                <w:ins w:id="907133" w:author="Claude (AI draft)" w:date="2026-10-15T18:00:00Z"/>
              </w:rPr>
            </w:pPr>
            <w:ins w:id="907132" w:author="Claude (AI draft)" w:date="2026-10-15T18:00:00Z">
              <w:r>
                <w:rPr>
                  <w:sz w:val="18"/>
                  <w:szCs w:val="18"/>
                </w:rPr>
                <w:t xml:space="preserve">RateLimitOrderIntegrationTest; stagesSplitTheLimits</w:t>
              </w:r>
            </w:ins>
          </w:p>
        </w:tc>
      </w:tr>
      <w:tr>
        <w:trPr>
          <w:cantSplit/>
          <w:ins w:id="907134" w:author="Claude (AI draft)" w:date="2026-10-15T18:00:00Z"/>
        </w:trPr>
        <w:tc>
          <w:tcPr>
            <w:tcW w:w="650" w:type="dxa"/>
            <w:tcMar>
              <w:top w:w="40" w:type="dxa"/>
              <w:left w:w="90" w:type="dxa"/>
              <w:bottom w:w="40" w:type="dxa"/>
              <w:right w:w="90" w:type="dxa"/>
            </w:tcMar>
          </w:tcPr>
          <w:p>
            <w:pPr>
              <w:spacing w:after="40"/>
              <w:rPr>
                <w:ins w:id="907137" w:author="Claude (AI draft)" w:date="2026-10-15T18:00:00Z"/>
              </w:rPr>
            </w:pPr>
            <w:ins w:id="907136" w:author="Claude (AI draft)" w:date="2026-10-15T18:00:00Z">
              <w:r>
                <w:rPr>
                  <w:sz w:val="18"/>
                  <w:szCs w:val="18"/>
                </w:rPr>
                <w:t xml:space="preserve">D-25</w:t>
              </w:r>
            </w:ins>
          </w:p>
        </w:tc>
        <w:tc>
          <w:tcPr>
            <w:tcW w:w="2900" w:type="dxa"/>
            <w:tcMar>
              <w:top w:w="40" w:type="dxa"/>
              <w:left w:w="90" w:type="dxa"/>
              <w:bottom w:w="40" w:type="dxa"/>
              <w:right w:w="90" w:type="dxa"/>
            </w:tcMar>
          </w:tcPr>
          <w:p>
            <w:pPr>
              <w:spacing w:after="40"/>
              <w:rPr>
                <w:ins w:id="907140" w:author="Claude (AI draft)" w:date="2026-10-15T18:00:00Z"/>
              </w:rPr>
            </w:pPr>
            <w:ins w:id="907139" w:author="Claude (AI draft)" w:date="2026-10-15T18:00:00Z">
              <w:r>
                <w:rPr>
                  <w:sz w:val="18"/>
                  <w:szCs w:val="18"/>
                </w:rPr>
                <w:t xml:space="preserve">Registration revealed whether an email address has an account (409)</w:t>
              </w:r>
            </w:ins>
          </w:p>
        </w:tc>
        <w:tc>
          <w:tcPr>
            <w:tcW w:w="1100" w:type="dxa"/>
            <w:tcMar>
              <w:top w:w="40" w:type="dxa"/>
              <w:left w:w="90" w:type="dxa"/>
              <w:bottom w:w="40" w:type="dxa"/>
              <w:right w:w="90" w:type="dxa"/>
            </w:tcMar>
          </w:tcPr>
          <w:p>
            <w:pPr>
              <w:spacing w:after="40"/>
              <w:rPr>
                <w:ins w:id="907143" w:author="Claude (AI draft)" w:date="2026-10-15T18:00:00Z"/>
              </w:rPr>
            </w:pPr>
            <w:ins w:id="907142" w:author="Claude (AI draft)" w:date="2026-10-15T18:00:00Z">
              <w:r>
                <w:rPr>
                  <w:sz w:val="18"/>
                  <w:szCs w:val="18"/>
                </w:rPr>
                <w:t xml:space="preserve">Low</w:t>
              </w:r>
            </w:ins>
          </w:p>
        </w:tc>
        <w:tc>
          <w:tcPr>
            <w:tcW w:w="1250" w:type="dxa"/>
            <w:tcMar>
              <w:top w:w="40" w:type="dxa"/>
              <w:left w:w="90" w:type="dxa"/>
              <w:bottom w:w="40" w:type="dxa"/>
              <w:right w:w="90" w:type="dxa"/>
            </w:tcMar>
          </w:tcPr>
          <w:p>
            <w:pPr>
              <w:spacing w:after="40"/>
              <w:rPr>
                <w:ins w:id="907146" w:author="Claude (AI draft)" w:date="2026-10-15T18:00:00Z"/>
              </w:rPr>
            </w:pPr>
            <w:ins w:id="907145" w:author="Claude (AI draft)" w:date="2026-10-15T18:00:00Z">
              <w:r>
                <w:rPr>
                  <w:sz w:val="18"/>
                  <w:szCs w:val="18"/>
                </w:rPr>
                <w:t xml:space="preserve">Independent review (M3)</w:t>
              </w:r>
            </w:ins>
          </w:p>
        </w:tc>
        <w:tc>
          <w:tcPr>
            <w:tcW w:w="1450" w:type="dxa"/>
            <w:tcMar>
              <w:top w:w="40" w:type="dxa"/>
              <w:left w:w="90" w:type="dxa"/>
              <w:bottom w:w="40" w:type="dxa"/>
              <w:right w:w="90" w:type="dxa"/>
            </w:tcMar>
          </w:tcPr>
          <w:p>
            <w:pPr>
              <w:spacing w:after="40"/>
              <w:rPr>
                <w:ins w:id="907149" w:author="Claude (AI draft)" w:date="2026-10-15T18:00:00Z"/>
              </w:rPr>
            </w:pPr>
            <w:ins w:id="907148" w:author="Claude (AI draft)" w:date="2026-10-15T18:00:00Z">
              <w:r>
                <w:rPr>
                  <w:sz w:val="18"/>
                  <w:szCs w:val="18"/>
                </w:rPr>
                <w:t xml:space="preserve">Fixed: the same 202 answer either way (C-09)</w:t>
              </w:r>
            </w:ins>
          </w:p>
        </w:tc>
        <w:tc>
          <w:tcPr>
            <w:tcW w:w="1666" w:type="dxa"/>
            <w:tcMar>
              <w:top w:w="40" w:type="dxa"/>
              <w:left w:w="90" w:type="dxa"/>
              <w:bottom w:w="40" w:type="dxa"/>
              <w:right w:w="90" w:type="dxa"/>
            </w:tcMar>
          </w:tcPr>
          <w:p>
            <w:pPr>
              <w:spacing w:after="40"/>
              <w:rPr>
                <w:ins w:id="907152" w:author="Claude (AI draft)" w:date="2026-10-15T18:00:00Z"/>
              </w:rPr>
            </w:pPr>
            <w:ins w:id="907151" w:author="Claude (AI draft)" w:date="2026-10-15T18:00:00Z">
              <w:r>
                <w:rPr>
                  <w:sz w:val="18"/>
                  <w:szCs w:val="18"/>
                </w:rPr>
                <w:t xml:space="preserve">registrationDoesNotRevealAccounts; registerSameAnswerForTakenEmail</w:t>
              </w:r>
            </w:ins>
          </w:p>
        </w:tc>
      </w:tr>
      <w:tr>
        <w:trPr>
          <w:cantSplit/>
          <w:ins w:id="907153" w:author="Claude (AI draft)" w:date="2026-10-15T18:00:00Z"/>
        </w:trPr>
        <w:tc>
          <w:tcPr>
            <w:tcW w:w="650" w:type="dxa"/>
            <w:tcMar>
              <w:top w:w="40" w:type="dxa"/>
              <w:left w:w="90" w:type="dxa"/>
              <w:bottom w:w="40" w:type="dxa"/>
              <w:right w:w="90" w:type="dxa"/>
            </w:tcMar>
          </w:tcPr>
          <w:p>
            <w:pPr>
              <w:spacing w:after="40"/>
              <w:rPr>
                <w:ins w:id="907156" w:author="Claude (AI draft)" w:date="2026-10-15T18:00:00Z"/>
              </w:rPr>
            </w:pPr>
            <w:ins w:id="907155" w:author="Claude (AI draft)" w:date="2026-10-15T18:00:00Z">
              <w:r>
                <w:rPr>
                  <w:sz w:val="18"/>
                  <w:szCs w:val="18"/>
                </w:rPr>
                <w:t xml:space="preserve">D-26</w:t>
              </w:r>
            </w:ins>
          </w:p>
        </w:tc>
        <w:tc>
          <w:tcPr>
            <w:tcW w:w="2900" w:type="dxa"/>
            <w:tcMar>
              <w:top w:w="40" w:type="dxa"/>
              <w:left w:w="90" w:type="dxa"/>
              <w:bottom w:w="40" w:type="dxa"/>
              <w:right w:w="90" w:type="dxa"/>
            </w:tcMar>
          </w:tcPr>
          <w:p>
            <w:pPr>
              <w:spacing w:after="40"/>
              <w:rPr>
                <w:ins w:id="907159" w:author="Claude (AI draft)" w:date="2026-10-15T18:00:00Z"/>
              </w:rPr>
            </w:pPr>
            <w:ins w:id="907158" w:author="Claude (AI draft)" w:date="2026-10-15T18:00:00Z">
              <w:r>
                <w:rPr>
                  <w:sz w:val="18"/>
                  <w:szCs w:val="18"/>
                </w:rPr>
                <w:t xml:space="preserve">Staff could not change their own password, and the default manager's password could only be changed with a raw API call</w:t>
              </w:r>
            </w:ins>
          </w:p>
        </w:tc>
        <w:tc>
          <w:tcPr>
            <w:tcW w:w="1100" w:type="dxa"/>
            <w:tcMar>
              <w:top w:w="40" w:type="dxa"/>
              <w:left w:w="90" w:type="dxa"/>
              <w:bottom w:w="40" w:type="dxa"/>
              <w:right w:w="90" w:type="dxa"/>
            </w:tcMar>
          </w:tcPr>
          <w:p>
            <w:pPr>
              <w:spacing w:after="40"/>
              <w:rPr>
                <w:ins w:id="907162" w:author="Claude (AI draft)" w:date="2026-10-15T18:00:00Z"/>
              </w:rPr>
            </w:pPr>
            <w:ins w:id="907161" w:author="Claude (AI draft)" w:date="2026-10-15T18:00:00Z">
              <w:r>
                <w:rPr>
                  <w:sz w:val="18"/>
                  <w:szCs w:val="18"/>
                </w:rPr>
                <w:t xml:space="preserve">Medium</w:t>
              </w:r>
            </w:ins>
          </w:p>
        </w:tc>
        <w:tc>
          <w:tcPr>
            <w:tcW w:w="1250" w:type="dxa"/>
            <w:tcMar>
              <w:top w:w="40" w:type="dxa"/>
              <w:left w:w="90" w:type="dxa"/>
              <w:bottom w:w="40" w:type="dxa"/>
              <w:right w:w="90" w:type="dxa"/>
            </w:tcMar>
          </w:tcPr>
          <w:p>
            <w:pPr>
              <w:spacing w:after="40"/>
              <w:rPr>
                <w:ins w:id="907165" w:author="Claude (AI draft)" w:date="2026-10-15T18:00:00Z"/>
              </w:rPr>
            </w:pPr>
            <w:ins w:id="907164" w:author="Claude (AI draft)" w:date="2026-10-15T18:00:00Z">
              <w:r>
                <w:rPr>
                  <w:sz w:val="18"/>
                  <w:szCs w:val="18"/>
                </w:rPr>
                <w:t xml:space="preserve">Independent review (M3)</w:t>
              </w:r>
            </w:ins>
          </w:p>
        </w:tc>
        <w:tc>
          <w:tcPr>
            <w:tcW w:w="1450" w:type="dxa"/>
            <w:tcMar>
              <w:top w:w="40" w:type="dxa"/>
              <w:left w:w="90" w:type="dxa"/>
              <w:bottom w:w="40" w:type="dxa"/>
              <w:right w:w="90" w:type="dxa"/>
            </w:tcMar>
          </w:tcPr>
          <w:p>
            <w:pPr>
              <w:spacing w:after="40"/>
              <w:rPr>
                <w:ins w:id="907168" w:author="Claude (AI draft)" w:date="2026-10-15T18:00:00Z"/>
              </w:rPr>
            </w:pPr>
            <w:ins w:id="907167" w:author="Claude (AI draft)" w:date="2026-10-15T18:00:00Z">
              <w:r>
                <w:rPr>
                  <w:sz w:val="18"/>
                  <w:szCs w:val="18"/>
                </w:rPr>
                <w:t xml:space="preserve">Fixed: API-26 and the My account screen (C-09)</w:t>
              </w:r>
            </w:ins>
          </w:p>
        </w:tc>
        <w:tc>
          <w:tcPr>
            <w:tcW w:w="1666" w:type="dxa"/>
            <w:tcMar>
              <w:top w:w="40" w:type="dxa"/>
              <w:left w:w="90" w:type="dxa"/>
              <w:bottom w:w="40" w:type="dxa"/>
              <w:right w:w="90" w:type="dxa"/>
            </w:tcMar>
          </w:tcPr>
          <w:p>
            <w:pPr>
              <w:spacing w:after="40"/>
              <w:rPr>
                <w:ins w:id="907171" w:author="Claude (AI draft)" w:date="2026-10-15T18:00:00Z"/>
              </w:rPr>
            </w:pPr>
            <w:ins w:id="907170" w:author="Claude (AI draft)" w:date="2026-10-15T18:00:00Z">
              <w:r>
                <w:rPr>
                  <w:sz w:val="18"/>
                  <w:szCs w:val="18"/>
                </w:rPr>
                <w:t xml:space="preserve">staffChangeOwnPassword; staffOnlyChangeOwnPassword; AccountPage tests</w:t>
              </w:r>
            </w:ins>
          </w:p>
        </w:tc>
      </w:tr>
      <w:tr>
        <w:trPr>
          <w:cantSplit/>
          <w:ins w:id="907172" w:author="Claude (AI draft)" w:date="2026-10-15T18:00:00Z"/>
        </w:trPr>
        <w:tc>
          <w:tcPr>
            <w:tcW w:w="650" w:type="dxa"/>
            <w:tcMar>
              <w:top w:w="40" w:type="dxa"/>
              <w:left w:w="90" w:type="dxa"/>
              <w:bottom w:w="40" w:type="dxa"/>
              <w:right w:w="90" w:type="dxa"/>
            </w:tcMar>
          </w:tcPr>
          <w:p>
            <w:pPr>
              <w:spacing w:after="40"/>
              <w:rPr>
                <w:ins w:id="907175" w:author="Claude (AI draft)" w:date="2026-10-15T18:00:00Z"/>
              </w:rPr>
            </w:pPr>
            <w:ins w:id="907174" w:author="Claude (AI draft)" w:date="2026-10-15T18:00:00Z">
              <w:r>
                <w:rPr>
                  <w:sz w:val="18"/>
                  <w:szCs w:val="18"/>
                </w:rPr>
                <w:t xml:space="preserve">D-27</w:t>
              </w:r>
            </w:ins>
          </w:p>
        </w:tc>
        <w:tc>
          <w:tcPr>
            <w:tcW w:w="2900" w:type="dxa"/>
            <w:tcMar>
              <w:top w:w="40" w:type="dxa"/>
              <w:left w:w="90" w:type="dxa"/>
              <w:bottom w:w="40" w:type="dxa"/>
              <w:right w:w="90" w:type="dxa"/>
            </w:tcMar>
          </w:tcPr>
          <w:p>
            <w:pPr>
              <w:spacing w:after="40"/>
              <w:rPr>
                <w:ins w:id="907178" w:author="Claude (AI draft)" w:date="2026-10-15T18:00:00Z"/>
              </w:rPr>
            </w:pPr>
            <w:ins w:id="907177" w:author="Claude (AI draft)" w:date="2026-10-15T18:00:00Z">
              <w:r>
                <w:rPr>
                  <w:sz w:val="18"/>
                  <w:szCs w:val="18"/>
                </w:rPr>
                <w:t xml:space="preserve">Request queue: after a change, the previous request reopened even if the user had selected another one, and a slow list response could replace a newer page</w:t>
              </w:r>
            </w:ins>
          </w:p>
        </w:tc>
        <w:tc>
          <w:tcPr>
            <w:tcW w:w="1100" w:type="dxa"/>
            <w:tcMar>
              <w:top w:w="40" w:type="dxa"/>
              <w:left w:w="90" w:type="dxa"/>
              <w:bottom w:w="40" w:type="dxa"/>
              <w:right w:w="90" w:type="dxa"/>
            </w:tcMar>
          </w:tcPr>
          <w:p>
            <w:pPr>
              <w:spacing w:after="40"/>
              <w:rPr>
                <w:ins w:id="907181" w:author="Claude (AI draft)" w:date="2026-10-15T18:00:00Z"/>
              </w:rPr>
            </w:pPr>
            <w:ins w:id="907180" w:author="Claude (AI draft)" w:date="2026-10-15T18:00:00Z">
              <w:r>
                <w:rPr>
                  <w:sz w:val="18"/>
                  <w:szCs w:val="18"/>
                </w:rPr>
                <w:t xml:space="preserve">Low</w:t>
              </w:r>
            </w:ins>
          </w:p>
        </w:tc>
        <w:tc>
          <w:tcPr>
            <w:tcW w:w="1250" w:type="dxa"/>
            <w:tcMar>
              <w:top w:w="40" w:type="dxa"/>
              <w:left w:w="90" w:type="dxa"/>
              <w:bottom w:w="40" w:type="dxa"/>
              <w:right w:w="90" w:type="dxa"/>
            </w:tcMar>
          </w:tcPr>
          <w:p>
            <w:pPr>
              <w:spacing w:after="40"/>
              <w:rPr>
                <w:ins w:id="907184" w:author="Claude (AI draft)" w:date="2026-10-15T18:00:00Z"/>
              </w:rPr>
            </w:pPr>
            <w:ins w:id="907183" w:author="Claude (AI draft)" w:date="2026-10-15T18:00:00Z">
              <w:r>
                <w:rPr>
                  <w:sz w:val="18"/>
                  <w:szCs w:val="18"/>
                </w:rPr>
                <w:t xml:space="preserve">Independent review (M3)</w:t>
              </w:r>
            </w:ins>
          </w:p>
        </w:tc>
        <w:tc>
          <w:tcPr>
            <w:tcW w:w="1450" w:type="dxa"/>
            <w:tcMar>
              <w:top w:w="40" w:type="dxa"/>
              <w:left w:w="90" w:type="dxa"/>
              <w:bottom w:w="40" w:type="dxa"/>
              <w:right w:w="90" w:type="dxa"/>
            </w:tcMar>
          </w:tcPr>
          <w:p>
            <w:pPr>
              <w:spacing w:after="40"/>
              <w:rPr>
                <w:ins w:id="907187" w:author="Claude (AI draft)" w:date="2026-10-15T18:00:00Z"/>
              </w:rPr>
            </w:pPr>
            <w:ins w:id="907186" w:author="Claude (AI draft)" w:date="2026-10-15T18:00:00Z">
              <w:r>
                <w:rPr>
                  <w:sz w:val="18"/>
                  <w:szCs w:val="18"/>
                </w:rPr>
                <w:t xml:space="preserve">Fixed: reloads go through switchMap and keep the latest selection</w:t>
              </w:r>
            </w:ins>
          </w:p>
        </w:tc>
        <w:tc>
          <w:tcPr>
            <w:tcW w:w="1666" w:type="dxa"/>
            <w:tcMar>
              <w:top w:w="40" w:type="dxa"/>
              <w:left w:w="90" w:type="dxa"/>
              <w:bottom w:w="40" w:type="dxa"/>
              <w:right w:w="90" w:type="dxa"/>
            </w:tcMar>
          </w:tcPr>
          <w:p>
            <w:pPr>
              <w:spacing w:after="40"/>
              <w:rPr>
                <w:ins w:id="907190" w:author="Claude (AI draft)" w:date="2026-10-15T18:00:00Z"/>
              </w:rPr>
            </w:pPr>
            <w:ins w:id="907189" w:author="Claude (AI draft)" w:date="2026-10-15T18:00:00Z">
              <w:r>
                <w:rPr>
                  <w:sz w:val="18"/>
                  <w:szCs w:val="18"/>
                </w:rPr>
                <w:t xml:space="preserve">Code review only</w:t>
              </w:r>
            </w:ins>
          </w:p>
        </w:tc>
      </w:tr>
      <w:tr>
        <w:trPr>
          <w:cantSplit/>
          <w:ins w:id="907191" w:author="Claude (AI draft)" w:date="2026-10-15T18:00:00Z"/>
        </w:trPr>
        <w:tc>
          <w:tcPr>
            <w:tcW w:w="650" w:type="dxa"/>
            <w:tcMar>
              <w:top w:w="40" w:type="dxa"/>
              <w:left w:w="90" w:type="dxa"/>
              <w:bottom w:w="40" w:type="dxa"/>
              <w:right w:w="90" w:type="dxa"/>
            </w:tcMar>
          </w:tcPr>
          <w:p>
            <w:pPr>
              <w:spacing w:after="40"/>
              <w:rPr>
                <w:ins w:id="907194" w:author="Claude (AI draft)" w:date="2026-10-15T18:00:00Z"/>
              </w:rPr>
            </w:pPr>
            <w:ins w:id="907193" w:author="Claude (AI draft)" w:date="2026-10-15T18:00:00Z">
              <w:r>
                <w:rPr>
                  <w:sz w:val="18"/>
                  <w:szCs w:val="18"/>
                </w:rPr>
                <w:t xml:space="preserve">D-28</w:t>
              </w:r>
            </w:ins>
          </w:p>
        </w:tc>
        <w:tc>
          <w:tcPr>
            <w:tcW w:w="2900" w:type="dxa"/>
            <w:tcMar>
              <w:top w:w="40" w:type="dxa"/>
              <w:left w:w="90" w:type="dxa"/>
              <w:bottom w:w="40" w:type="dxa"/>
              <w:right w:w="90" w:type="dxa"/>
            </w:tcMar>
          </w:tcPr>
          <w:p>
            <w:pPr>
              <w:spacing w:after="40"/>
              <w:rPr>
                <w:ins w:id="907197" w:author="Claude (AI draft)" w:date="2026-10-15T18:00:00Z"/>
              </w:rPr>
            </w:pPr>
            <w:ins w:id="907196" w:author="Claude (AI draft)" w:date="2026-10-15T18:00:00Z">
              <w:r>
                <w:rPr>
                  <w:sz w:val="18"/>
                  <w:szCs w:val="18"/>
                </w:rPr>
                <w:t xml:space="preserve">Some tests were weaker than they looked: the row-lock test only checked a mock, ClientServiceTest mocked away the database role problem behind D-18, and the password scan skipped three response DTOs</w:t>
              </w:r>
            </w:ins>
          </w:p>
        </w:tc>
        <w:tc>
          <w:tcPr>
            <w:tcW w:w="1100" w:type="dxa"/>
            <w:tcMar>
              <w:top w:w="40" w:type="dxa"/>
              <w:left w:w="90" w:type="dxa"/>
              <w:bottom w:w="40" w:type="dxa"/>
              <w:right w:w="90" w:type="dxa"/>
            </w:tcMar>
          </w:tcPr>
          <w:p>
            <w:pPr>
              <w:spacing w:after="40"/>
              <w:rPr>
                <w:ins w:id="907200" w:author="Claude (AI draft)" w:date="2026-10-15T18:00:00Z"/>
              </w:rPr>
            </w:pPr>
            <w:ins w:id="907199" w:author="Claude (AI draft)" w:date="2026-10-15T18:00:00Z">
              <w:r>
                <w:rPr>
                  <w:sz w:val="18"/>
                  <w:szCs w:val="18"/>
                </w:rPr>
                <w:t xml:space="preserve">Low</w:t>
              </w:r>
            </w:ins>
          </w:p>
        </w:tc>
        <w:tc>
          <w:tcPr>
            <w:tcW w:w="1250" w:type="dxa"/>
            <w:tcMar>
              <w:top w:w="40" w:type="dxa"/>
              <w:left w:w="90" w:type="dxa"/>
              <w:bottom w:w="40" w:type="dxa"/>
              <w:right w:w="90" w:type="dxa"/>
            </w:tcMar>
          </w:tcPr>
          <w:p>
            <w:pPr>
              <w:spacing w:after="40"/>
              <w:rPr>
                <w:ins w:id="907203" w:author="Claude (AI draft)" w:date="2026-10-15T18:00:00Z"/>
              </w:rPr>
            </w:pPr>
            <w:ins w:id="907202" w:author="Claude (AI draft)" w:date="2026-10-15T18:00:00Z">
              <w:r>
                <w:rPr>
                  <w:sz w:val="18"/>
                  <w:szCs w:val="18"/>
                </w:rPr>
                <w:t xml:space="preserve">Independent review (M3)</w:t>
              </w:r>
            </w:ins>
          </w:p>
        </w:tc>
        <w:tc>
          <w:tcPr>
            <w:tcW w:w="1450" w:type="dxa"/>
            <w:tcMar>
              <w:top w:w="40" w:type="dxa"/>
              <w:left w:w="90" w:type="dxa"/>
              <w:bottom w:w="40" w:type="dxa"/>
              <w:right w:w="90" w:type="dxa"/>
            </w:tcMar>
          </w:tcPr>
          <w:p>
            <w:pPr>
              <w:spacing w:after="40"/>
              <w:rPr>
                <w:ins w:id="907206" w:author="Claude (AI draft)" w:date="2026-10-15T18:00:00Z"/>
              </w:rPr>
            </w:pPr>
            <w:ins w:id="907205" w:author="Claude (AI draft)" w:date="2026-10-15T18:00:00Z">
              <w:r>
                <w:rPr>
                  <w:sz w:val="18"/>
                  <w:szCs w:val="18"/>
                </w:rPr>
                <w:t xml:space="preserve">Fixed: tests with two real transactions; the password scan finds every DTO on the classpath</w:t>
              </w:r>
            </w:ins>
          </w:p>
        </w:tc>
        <w:tc>
          <w:tcPr>
            <w:tcW w:w="1666" w:type="dxa"/>
            <w:tcMar>
              <w:top w:w="40" w:type="dxa"/>
              <w:left w:w="90" w:type="dxa"/>
              <w:bottom w:w="40" w:type="dxa"/>
              <w:right w:w="90" w:type="dxa"/>
            </w:tcMar>
          </w:tcPr>
          <w:p>
            <w:pPr>
              <w:spacing w:after="40"/>
              <w:rPr>
                <w:ins w:id="907209" w:author="Claude (AI draft)" w:date="2026-10-15T18:00:00Z"/>
              </w:rPr>
            </w:pPr>
            <w:ins w:id="907208" w:author="Claude (AI draft)" w:date="2026-10-15T18:00:00Z">
              <w:r>
                <w:rPr>
                  <w:sz w:val="18"/>
                  <w:szCs w:val="18"/>
                </w:rPr>
                <w:t xml:space="preserve">ConcurrencyIntegrationTest; ResponsesNeverContainPasswordsTest</w:t>
              </w:r>
            </w:ins>
          </w:p>
        </w:tc>
      </w:tr>
      <w:tr>
        <w:trPr>
          <w:cantSplit/>
          <w:ins w:id="907210" w:author="Claude (AI draft)" w:date="2026-10-15T18:00:00Z"/>
        </w:trPr>
        <w:tc>
          <w:tcPr>
            <w:tcW w:w="650" w:type="dxa"/>
            <w:tcMar>
              <w:top w:w="40" w:type="dxa"/>
              <w:left w:w="90" w:type="dxa"/>
              <w:bottom w:w="40" w:type="dxa"/>
              <w:right w:w="90" w:type="dxa"/>
            </w:tcMar>
          </w:tcPr>
          <w:p>
            <w:pPr>
              <w:spacing w:after="40"/>
              <w:rPr>
                <w:ins w:id="907213" w:author="Claude (AI draft)" w:date="2026-10-15T18:00:00Z"/>
              </w:rPr>
            </w:pPr>
            <w:ins w:id="907212" w:author="Claude (AI draft)" w:date="2026-10-15T18:00:00Z">
              <w:r>
                <w:rPr>
                  <w:sz w:val="18"/>
                  <w:szCs w:val="18"/>
                </w:rPr>
                <w:t xml:space="preserve">D-29</w:t>
              </w:r>
            </w:ins>
          </w:p>
        </w:tc>
        <w:tc>
          <w:tcPr>
            <w:tcW w:w="2900" w:type="dxa"/>
            <w:tcMar>
              <w:top w:w="40" w:type="dxa"/>
              <w:left w:w="90" w:type="dxa"/>
              <w:bottom w:w="40" w:type="dxa"/>
              <w:right w:w="90" w:type="dxa"/>
            </w:tcMar>
          </w:tcPr>
          <w:p>
            <w:pPr>
              <w:spacing w:after="40"/>
              <w:rPr>
                <w:ins w:id="907216" w:author="Claude (AI draft)" w:date="2026-10-15T18:00:00Z"/>
              </w:rPr>
            </w:pPr>
            <w:ins w:id="907215" w:author="Claude (AI draft)" w:date="2026-10-15T18:00:00Z">
              <w:r>
                <w:rPr>
                  <w:sz w:val="18"/>
                  <w:szCs w:val="18"/>
                </w:rPr>
                <w:t xml:space="preserve">The k6 result files contained the login tokens of the 20 test staff accounts</w:t>
              </w:r>
            </w:ins>
          </w:p>
        </w:tc>
        <w:tc>
          <w:tcPr>
            <w:tcW w:w="1100" w:type="dxa"/>
            <w:tcMar>
              <w:top w:w="40" w:type="dxa"/>
              <w:left w:w="90" w:type="dxa"/>
              <w:bottom w:w="40" w:type="dxa"/>
              <w:right w:w="90" w:type="dxa"/>
            </w:tcMar>
          </w:tcPr>
          <w:p>
            <w:pPr>
              <w:spacing w:after="40"/>
              <w:rPr>
                <w:ins w:id="907219" w:author="Claude (AI draft)" w:date="2026-10-15T18:00:00Z"/>
              </w:rPr>
            </w:pPr>
            <w:ins w:id="907218" w:author="Claude (AI draft)" w:date="2026-10-15T18:00:00Z">
              <w:r>
                <w:rPr>
                  <w:sz w:val="18"/>
                  <w:szCs w:val="18"/>
                </w:rPr>
                <w:t xml:space="preserve">Low</w:t>
              </w:r>
            </w:ins>
          </w:p>
        </w:tc>
        <w:tc>
          <w:tcPr>
            <w:tcW w:w="1250" w:type="dxa"/>
            <w:tcMar>
              <w:top w:w="40" w:type="dxa"/>
              <w:left w:w="90" w:type="dxa"/>
              <w:bottom w:w="40" w:type="dxa"/>
              <w:right w:w="90" w:type="dxa"/>
            </w:tcMar>
          </w:tcPr>
          <w:p>
            <w:pPr>
              <w:spacing w:after="40"/>
              <w:rPr>
                <w:ins w:id="907222" w:author="Claude (AI draft)" w:date="2026-10-15T18:00:00Z"/>
              </w:rPr>
            </w:pPr>
            <w:ins w:id="907221" w:author="Claude (AI draft)" w:date="2026-10-15T18:00:00Z">
              <w:r>
                <w:rPr>
                  <w:sz w:val="18"/>
                  <w:szCs w:val="18"/>
                </w:rPr>
                <w:t xml:space="preserve">gitleaks in CI</w:t>
              </w:r>
            </w:ins>
          </w:p>
        </w:tc>
        <w:tc>
          <w:tcPr>
            <w:tcW w:w="1450" w:type="dxa"/>
            <w:tcMar>
              <w:top w:w="40" w:type="dxa"/>
              <w:left w:w="90" w:type="dxa"/>
              <w:bottom w:w="40" w:type="dxa"/>
              <w:right w:w="90" w:type="dxa"/>
            </w:tcMar>
          </w:tcPr>
          <w:p>
            <w:pPr>
              <w:spacing w:after="40"/>
              <w:rPr>
                <w:ins w:id="907225" w:author="Claude (AI draft)" w:date="2026-10-15T18:00:00Z"/>
              </w:rPr>
            </w:pPr>
            <w:ins w:id="907224" w:author="Claude (AI draft)" w:date="2026-10-15T18:00:00Z">
              <w:r>
                <w:rPr>
                  <w:sz w:val="18"/>
                  <w:szCs w:val="18"/>
                </w:rPr>
                <w:t xml:space="preserve">Fixed: the script no longer saves them; the old commit is recorded in .gitleaksignore</w:t>
              </w:r>
            </w:ins>
          </w:p>
        </w:tc>
        <w:tc>
          <w:tcPr>
            <w:tcW w:w="1666" w:type="dxa"/>
            <w:tcMar>
              <w:top w:w="40" w:type="dxa"/>
              <w:left w:w="90" w:type="dxa"/>
              <w:bottom w:w="40" w:type="dxa"/>
              <w:right w:w="90" w:type="dxa"/>
            </w:tcMar>
          </w:tcPr>
          <w:p>
            <w:pPr>
              <w:spacing w:after="40"/>
              <w:rPr>
                <w:ins w:id="907228" w:author="Claude (AI draft)" w:date="2026-10-15T18:00:00Z"/>
              </w:rPr>
            </w:pPr>
            <w:ins w:id="907227" w:author="Claude (AI draft)" w:date="2026-10-15T18:00:00Z">
              <w:r>
                <w:rPr>
                  <w:sz w:val="18"/>
                  <w:szCs w:val="18"/>
                </w:rPr>
                <w:t xml:space="preserve">gitleaks on every push</w:t>
              </w:r>
            </w:ins>
          </w:p>
        </w:tc>
      </w:tr>
      <w:tr>
        <w:trPr>
          <w:cantSplit/>
          <w:ins w:id="911001" w:author="Claude (AI draft)" w:date="2026-10-16T09:00:00Z"/>
        </w:trPr>
        <w:tc>
          <w:tcPr>
            <w:tcW w:w="650" w:type="dxa"/>
            <w:tcMar>
              <w:top w:w="40" w:type="dxa"/>
              <w:left w:w="90" w:type="dxa"/>
              <w:bottom w:w="40" w:type="dxa"/>
              <w:right w:w="90" w:type="dxa"/>
            </w:tcMar>
          </w:tcPr>
          <w:p>
            <w:pPr>
              <w:spacing w:after="40"/>
              <w:rPr>
                <w:ins w:id="911004" w:author="Claude (AI draft)" w:date="2026-10-16T09:00:00Z"/>
              </w:rPr>
            </w:pPr>
            <w:ins w:id="911003" w:author="Claude (AI draft)" w:date="2026-10-16T09:00:00Z">
              <w:r>
                <w:rPr>
                  <w:sz w:val="18"/>
                  <w:szCs w:val="18"/>
                </w:rPr>
                <w:t xml:space="preserve">D-30</w:t>
              </w:r>
            </w:ins>
          </w:p>
        </w:tc>
        <w:tc>
          <w:tcPr>
            <w:tcW w:w="2900" w:type="dxa"/>
            <w:tcMar>
              <w:top w:w="40" w:type="dxa"/>
              <w:left w:w="90" w:type="dxa"/>
              <w:bottom w:w="40" w:type="dxa"/>
              <w:right w:w="90" w:type="dxa"/>
            </w:tcMar>
          </w:tcPr>
          <w:p>
            <w:pPr>
              <w:spacing w:after="40"/>
              <w:rPr>
                <w:ins w:id="911007" w:author="Claude (AI draft)" w:date="2026-10-16T09:00:00Z"/>
              </w:rPr>
            </w:pPr>
            <w:ins w:id="911006" w:author="Claude (AI draft)" w:date="2026-10-16T09:00:00Z">
              <w:r>
                <w:rPr>
                  <w:sz w:val="18"/>
                  <w:szCs w:val="18"/>
                </w:rPr>
                <w:t xml:space="preserve">Made-up page URLs filled the server memory: the single-jar file serving cached every URL it resolved and pages outside /api were not rate limited (20,000 requests: live heap 38 to 202 MB)</w:t>
              </w:r>
            </w:ins>
          </w:p>
        </w:tc>
        <w:tc>
          <w:tcPr>
            <w:tcW w:w="1100" w:type="dxa"/>
            <w:tcMar>
              <w:top w:w="40" w:type="dxa"/>
              <w:left w:w="90" w:type="dxa"/>
              <w:bottom w:w="40" w:type="dxa"/>
              <w:right w:w="90" w:type="dxa"/>
            </w:tcMar>
          </w:tcPr>
          <w:p>
            <w:pPr>
              <w:spacing w:after="40"/>
              <w:rPr>
                <w:ins w:id="911010" w:author="Claude (AI draft)" w:date="2026-10-16T09:00:00Z"/>
              </w:rPr>
            </w:pPr>
            <w:ins w:id="911009" w:author="Claude (AI draft)" w:date="2026-10-16T09:00:00Z">
              <w:r>
                <w:rPr>
                  <w:sz w:val="18"/>
                  <w:szCs w:val="18"/>
                </w:rPr>
                <w:t xml:space="preserve">High</w:t>
              </w:r>
            </w:ins>
          </w:p>
        </w:tc>
        <w:tc>
          <w:tcPr>
            <w:tcW w:w="1250" w:type="dxa"/>
            <w:tcMar>
              <w:top w:w="40" w:type="dxa"/>
              <w:left w:w="90" w:type="dxa"/>
              <w:bottom w:w="40" w:type="dxa"/>
              <w:right w:w="90" w:type="dxa"/>
            </w:tcMar>
          </w:tcPr>
          <w:p>
            <w:pPr>
              <w:spacing w:after="40"/>
              <w:rPr>
                <w:ins w:id="911013" w:author="Claude (AI draft)" w:date="2026-10-16T09:00:00Z"/>
              </w:rPr>
            </w:pPr>
            <w:ins w:id="911012" w:author="Claude (AI draft)" w:date="2026-10-16T09:00:00Z">
              <w:r>
                <w:rPr>
                  <w:sz w:val="18"/>
                  <w:szCs w:val="18"/>
                </w:rPr>
                <w:t xml:space="preserve">Second independent review (M3)</w:t>
              </w:r>
            </w:ins>
          </w:p>
        </w:tc>
        <w:tc>
          <w:tcPr>
            <w:tcW w:w="1450" w:type="dxa"/>
            <w:tcMar>
              <w:top w:w="40" w:type="dxa"/>
              <w:left w:w="90" w:type="dxa"/>
              <w:bottom w:w="40" w:type="dxa"/>
              <w:right w:w="90" w:type="dxa"/>
            </w:tcMar>
          </w:tcPr>
          <w:p>
            <w:pPr>
              <w:spacing w:after="40"/>
              <w:rPr>
                <w:ins w:id="911016" w:author="Claude (AI draft)" w:date="2026-10-16T09:00:00Z"/>
              </w:rPr>
            </w:pPr>
            <w:ins w:id="911015" w:author="Claude (AI draft)" w:date="2026-10-16T09:00:00Z">
              <w:r>
                <w:rPr>
                  <w:sz w:val="18"/>
                  <w:szCs w:val="18"/>
                </w:rPr>
                <w:t xml:space="preserve">Fixed: no URL cache, only packaged files are looked up, per-IP limit on every path</w:t>
              </w:r>
            </w:ins>
          </w:p>
        </w:tc>
        <w:tc>
          <w:tcPr>
            <w:tcW w:w="1666" w:type="dxa"/>
            <w:tcMar>
              <w:top w:w="40" w:type="dxa"/>
              <w:left w:w="90" w:type="dxa"/>
              <w:bottom w:w="40" w:type="dxa"/>
              <w:right w:w="90" w:type="dxa"/>
            </w:tcMar>
          </w:tcPr>
          <w:p>
            <w:pPr>
              <w:spacing w:after="40"/>
              <w:rPr>
                <w:ins w:id="911019" w:author="Claude (AI draft)" w:date="2026-10-16T09:00:00Z"/>
              </w:rPr>
            </w:pPr>
            <w:ins w:id="911018" w:author="Claude (AI draft)" w:date="2026-10-16T09:00:00Z">
              <w:r>
                <w:rPr>
                  <w:sz w:val="18"/>
                  <w:szCs w:val="18"/>
                </w:rPr>
                <w:t xml:space="preserve">SpaFallbackResolverTest; ipLimitCoversEveryPath; measured 37.0 to 37.4 MB after 20,000 requests</w:t>
              </w:r>
            </w:ins>
          </w:p>
        </w:tc>
      </w:tr>
      <w:tr>
        <w:trPr>
          <w:cantSplit/>
          <w:ins w:id="911020" w:author="Claude (AI draft)" w:date="2026-10-16T09:00:00Z"/>
        </w:trPr>
        <w:tc>
          <w:tcPr>
            <w:tcW w:w="650" w:type="dxa"/>
            <w:tcMar>
              <w:top w:w="40" w:type="dxa"/>
              <w:left w:w="90" w:type="dxa"/>
              <w:bottom w:w="40" w:type="dxa"/>
              <w:right w:w="90" w:type="dxa"/>
            </w:tcMar>
          </w:tcPr>
          <w:p>
            <w:pPr>
              <w:spacing w:after="40"/>
              <w:rPr>
                <w:ins w:id="911023" w:author="Claude (AI draft)" w:date="2026-10-16T09:00:00Z"/>
              </w:rPr>
            </w:pPr>
            <w:ins w:id="911022" w:author="Claude (AI draft)" w:date="2026-10-16T09:00:00Z">
              <w:r>
                <w:rPr>
                  <w:sz w:val="18"/>
                  <w:szCs w:val="18"/>
                </w:rPr>
                <w:t xml:space="preserve">D-31</w:t>
              </w:r>
            </w:ins>
          </w:p>
        </w:tc>
        <w:tc>
          <w:tcPr>
            <w:tcW w:w="2900" w:type="dxa"/>
            <w:tcMar>
              <w:top w:w="40" w:type="dxa"/>
              <w:left w:w="90" w:type="dxa"/>
              <w:bottom w:w="40" w:type="dxa"/>
              <w:right w:w="90" w:type="dxa"/>
            </w:tcMar>
          </w:tcPr>
          <w:p>
            <w:pPr>
              <w:spacing w:after="40"/>
              <w:rPr>
                <w:ins w:id="911026" w:author="Claude (AI draft)" w:date="2026-10-16T09:00:00Z"/>
              </w:rPr>
            </w:pPr>
            <w:ins w:id="911025" w:author="Claude (AI draft)" w:date="2026-10-16T09:00:00Z">
              <w:r>
                <w:rPr>
                  <w:sz w:val="18"/>
                  <w:szCs w:val="18"/>
                </w:rPr>
                <w:t xml:space="preserve">A public deployment would start with the dummy and default accounts, whose passwords are published in the repository</w:t>
              </w:r>
            </w:ins>
          </w:p>
        </w:tc>
        <w:tc>
          <w:tcPr>
            <w:tcW w:w="1100" w:type="dxa"/>
            <w:tcMar>
              <w:top w:w="40" w:type="dxa"/>
              <w:left w:w="90" w:type="dxa"/>
              <w:bottom w:w="40" w:type="dxa"/>
              <w:right w:w="90" w:type="dxa"/>
            </w:tcMar>
          </w:tcPr>
          <w:p>
            <w:pPr>
              <w:spacing w:after="40"/>
              <w:rPr>
                <w:ins w:id="911029" w:author="Claude (AI draft)" w:date="2026-10-16T09:00:00Z"/>
              </w:rPr>
            </w:pPr>
            <w:ins w:id="911028" w:author="Claude (AI draft)" w:date="2026-10-16T09:00:00Z">
              <w:r>
                <w:rPr>
                  <w:sz w:val="18"/>
                  <w:szCs w:val="18"/>
                </w:rPr>
                <w:t xml:space="preserve">High</w:t>
              </w:r>
            </w:ins>
          </w:p>
        </w:tc>
        <w:tc>
          <w:tcPr>
            <w:tcW w:w="1250" w:type="dxa"/>
            <w:tcMar>
              <w:top w:w="40" w:type="dxa"/>
              <w:left w:w="90" w:type="dxa"/>
              <w:bottom w:w="40" w:type="dxa"/>
              <w:right w:w="90" w:type="dxa"/>
            </w:tcMar>
          </w:tcPr>
          <w:p>
            <w:pPr>
              <w:spacing w:after="40"/>
              <w:rPr>
                <w:ins w:id="911032" w:author="Claude (AI draft)" w:date="2026-10-16T09:00:00Z"/>
              </w:rPr>
            </w:pPr>
            <w:ins w:id="911031" w:author="Claude (AI draft)" w:date="2026-10-16T09:00:00Z">
              <w:r>
                <w:rPr>
                  <w:sz w:val="18"/>
                  <w:szCs w:val="18"/>
                </w:rPr>
                <w:t xml:space="preserve">Second independent review (M3)</w:t>
              </w:r>
            </w:ins>
          </w:p>
        </w:tc>
        <w:tc>
          <w:tcPr>
            <w:tcW w:w="1450" w:type="dxa"/>
            <w:tcMar>
              <w:top w:w="40" w:type="dxa"/>
              <w:left w:w="90" w:type="dxa"/>
              <w:bottom w:w="40" w:type="dxa"/>
              <w:right w:w="90" w:type="dxa"/>
            </w:tcMar>
          </w:tcPr>
          <w:p>
            <w:pPr>
              <w:spacing w:after="40"/>
              <w:rPr>
                <w:ins w:id="911035" w:author="Claude (AI draft)" w:date="2026-10-16T09:00:00Z"/>
              </w:rPr>
            </w:pPr>
            <w:ins w:id="911034" w:author="Claude (AI draft)" w:date="2026-10-16T09:00:00Z">
              <w:r>
                <w:rPr>
                  <w:sz w:val="18"/>
                  <w:szCs w:val="18"/>
                </w:rPr>
                <w:t xml:space="preserve">Fixed: the public site deploys the prod branch against a separate production project built with civicconnect_production_build.sql (no dummy or default accounts; the first manager is created by hand)</w:t>
              </w:r>
            </w:ins>
          </w:p>
        </w:tc>
        <w:tc>
          <w:tcPr>
            <w:tcW w:w="1666" w:type="dxa"/>
            <w:tcMar>
              <w:top w:w="40" w:type="dxa"/>
              <w:left w:w="90" w:type="dxa"/>
              <w:bottom w:w="40" w:type="dxa"/>
              <w:right w:w="90" w:type="dxa"/>
            </w:tcMar>
          </w:tcPr>
          <w:p>
            <w:pPr>
              <w:spacing w:after="40"/>
              <w:rPr>
                <w:ins w:id="911038" w:author="Claude (AI draft)" w:date="2026-10-16T09:00:00Z"/>
              </w:rPr>
            </w:pPr>
            <w:ins w:id="911037" w:author="Claude (AI draft)" w:date="2026-10-16T09:00:00Z">
              <w:r>
                <w:rPr>
                  <w:sz w:val="18"/>
                  <w:szCs w:val="18"/>
                </w:rPr>
                <w:t xml:space="preserve">Production build tested: default and dummy logins refused (401); the first manager logs in, changes the password and adds staff</w:t>
              </w:r>
            </w:ins>
          </w:p>
        </w:tc>
      </w:tr>
      <w:tr>
        <w:trPr>
          <w:cantSplit/>
          <w:ins w:id="911039" w:author="Claude (AI draft)" w:date="2026-10-16T09:00:00Z"/>
        </w:trPr>
        <w:tc>
          <w:tcPr>
            <w:tcW w:w="650" w:type="dxa"/>
            <w:tcMar>
              <w:top w:w="40" w:type="dxa"/>
              <w:left w:w="90" w:type="dxa"/>
              <w:bottom w:w="40" w:type="dxa"/>
              <w:right w:w="90" w:type="dxa"/>
            </w:tcMar>
          </w:tcPr>
          <w:p>
            <w:pPr>
              <w:spacing w:after="40"/>
              <w:rPr>
                <w:ins w:id="911042" w:author="Claude (AI draft)" w:date="2026-10-16T09:00:00Z"/>
              </w:rPr>
            </w:pPr>
            <w:ins w:id="911041" w:author="Claude (AI draft)" w:date="2026-10-16T09:00:00Z">
              <w:r>
                <w:rPr>
                  <w:sz w:val="18"/>
                  <w:szCs w:val="18"/>
                </w:rPr>
                <w:t xml:space="preserve">D-32</w:t>
              </w:r>
            </w:ins>
          </w:p>
        </w:tc>
        <w:tc>
          <w:tcPr>
            <w:tcW w:w="2900" w:type="dxa"/>
            <w:tcMar>
              <w:top w:w="40" w:type="dxa"/>
              <w:left w:w="90" w:type="dxa"/>
              <w:bottom w:w="40" w:type="dxa"/>
              <w:right w:w="90" w:type="dxa"/>
            </w:tcMar>
          </w:tcPr>
          <w:p>
            <w:pPr>
              <w:spacing w:after="40"/>
              <w:rPr>
                <w:ins w:id="911045" w:author="Claude (AI draft)" w:date="2026-10-16T09:00:00Z"/>
              </w:rPr>
            </w:pPr>
            <w:ins w:id="911044" w:author="Claude (AI draft)" w:date="2026-10-16T09:00:00Z">
              <w:r>
                <w:rPr>
                  <w:sz w:val="18"/>
                  <w:szCs w:val="18"/>
                </w:rPr>
                <w:t xml:space="preserve">The Java memory settings could exceed the 512 MB plan (heap 70% plus about 170 MB outside the heap)</w:t>
              </w:r>
            </w:ins>
          </w:p>
        </w:tc>
        <w:tc>
          <w:tcPr>
            <w:tcW w:w="1100" w:type="dxa"/>
            <w:tcMar>
              <w:top w:w="40" w:type="dxa"/>
              <w:left w:w="90" w:type="dxa"/>
              <w:bottom w:w="40" w:type="dxa"/>
              <w:right w:w="90" w:type="dxa"/>
            </w:tcMar>
          </w:tcPr>
          <w:p>
            <w:pPr>
              <w:spacing w:after="40"/>
              <w:rPr>
                <w:ins w:id="911048" w:author="Claude (AI draft)" w:date="2026-10-16T09:00:00Z"/>
              </w:rPr>
            </w:pPr>
            <w:ins w:id="911047" w:author="Claude (AI draft)" w:date="2026-10-16T09:00:00Z">
              <w:r>
                <w:rPr>
                  <w:sz w:val="18"/>
                  <w:szCs w:val="18"/>
                </w:rPr>
                <w:t xml:space="preserve">Medium</w:t>
              </w:r>
            </w:ins>
          </w:p>
        </w:tc>
        <w:tc>
          <w:tcPr>
            <w:tcW w:w="1250" w:type="dxa"/>
            <w:tcMar>
              <w:top w:w="40" w:type="dxa"/>
              <w:left w:w="90" w:type="dxa"/>
              <w:bottom w:w="40" w:type="dxa"/>
              <w:right w:w="90" w:type="dxa"/>
            </w:tcMar>
          </w:tcPr>
          <w:p>
            <w:pPr>
              <w:spacing w:after="40"/>
              <w:rPr>
                <w:ins w:id="911051" w:author="Claude (AI draft)" w:date="2026-10-16T09:00:00Z"/>
              </w:rPr>
            </w:pPr>
            <w:ins w:id="911050" w:author="Claude (AI draft)" w:date="2026-10-16T09:00:00Z">
              <w:r>
                <w:rPr>
                  <w:sz w:val="18"/>
                  <w:szCs w:val="18"/>
                </w:rPr>
                <w:t xml:space="preserve">Second independent review (M3)</w:t>
              </w:r>
            </w:ins>
          </w:p>
        </w:tc>
        <w:tc>
          <w:tcPr>
            <w:tcW w:w="1450" w:type="dxa"/>
            <w:tcMar>
              <w:top w:w="40" w:type="dxa"/>
              <w:left w:w="90" w:type="dxa"/>
              <w:bottom w:w="40" w:type="dxa"/>
              <w:right w:w="90" w:type="dxa"/>
            </w:tcMar>
          </w:tcPr>
          <w:p>
            <w:pPr>
              <w:spacing w:after="40"/>
              <w:rPr>
                <w:ins w:id="911054" w:author="Claude (AI draft)" w:date="2026-10-16T09:00:00Z"/>
              </w:rPr>
            </w:pPr>
            <w:ins w:id="911053" w:author="Claude (AI draft)" w:date="2026-10-16T09:00:00Z">
              <w:r>
                <w:rPr>
                  <w:sz w:val="18"/>
                  <w:szCs w:val="18"/>
                </w:rPr>
                <w:t xml:space="preserve">Fixed: heap 55%, limits for metaspace, code cache and direct memory, 40 request threads</w:t>
              </w:r>
            </w:ins>
          </w:p>
        </w:tc>
        <w:tc>
          <w:tcPr>
            <w:tcW w:w="1666" w:type="dxa"/>
            <w:tcMar>
              <w:top w:w="40" w:type="dxa"/>
              <w:left w:w="90" w:type="dxa"/>
              <w:bottom w:w="40" w:type="dxa"/>
              <w:right w:w="90" w:type="dxa"/>
            </w:tcMar>
          </w:tcPr>
          <w:p>
            <w:pPr>
              <w:spacing w:after="40"/>
              <w:rPr>
                <w:ins w:id="911057" w:author="Claude (AI draft)" w:date="2026-10-16T09:00:00Z"/>
              </w:rPr>
            </w:pPr>
            <w:ins w:id="911056" w:author="Claude (AI draft)" w:date="2026-10-16T09:00:00Z">
              <w:r>
                <w:rPr>
                  <w:sz w:val="18"/>
                  <w:szCs w:val="18"/>
                </w:rPr>
                <w:t xml:space="preserve">Measured: 282 MB heap limit, 273 MB in use after the E2E run; CI image job runs with 512 MB</w:t>
              </w:r>
            </w:ins>
          </w:p>
        </w:tc>
      </w:tr>
      <w:tr>
        <w:trPr>
          <w:cantSplit/>
          <w:ins w:id="911058" w:author="Claude (AI draft)" w:date="2026-10-16T09:00:00Z"/>
        </w:trPr>
        <w:tc>
          <w:tcPr>
            <w:tcW w:w="650" w:type="dxa"/>
            <w:tcMar>
              <w:top w:w="40" w:type="dxa"/>
              <w:left w:w="90" w:type="dxa"/>
              <w:bottom w:w="40" w:type="dxa"/>
              <w:right w:w="90" w:type="dxa"/>
            </w:tcMar>
          </w:tcPr>
          <w:p>
            <w:pPr>
              <w:spacing w:after="40"/>
              <w:rPr>
                <w:ins w:id="911061" w:author="Claude (AI draft)" w:date="2026-10-16T09:00:00Z"/>
              </w:rPr>
            </w:pPr>
            <w:ins w:id="911060" w:author="Claude (AI draft)" w:date="2026-10-16T09:00:00Z">
              <w:r>
                <w:rPr>
                  <w:sz w:val="18"/>
                  <w:szCs w:val="18"/>
                </w:rPr>
                <w:t xml:space="preserve">D-33</w:t>
              </w:r>
            </w:ins>
          </w:p>
        </w:tc>
        <w:tc>
          <w:tcPr>
            <w:tcW w:w="2900" w:type="dxa"/>
            <w:tcMar>
              <w:top w:w="40" w:type="dxa"/>
              <w:left w:w="90" w:type="dxa"/>
              <w:bottom w:w="40" w:type="dxa"/>
              <w:right w:w="90" w:type="dxa"/>
            </w:tcMar>
          </w:tcPr>
          <w:p>
            <w:pPr>
              <w:spacing w:after="40"/>
              <w:rPr>
                <w:ins w:id="911064" w:author="Claude (AI draft)" w:date="2026-10-16T09:00:00Z"/>
              </w:rPr>
            </w:pPr>
            <w:ins w:id="911063" w:author="Claude (AI draft)" w:date="2026-10-16T09:00:00Z">
              <w:r>
                <w:rPr>
                  <w:sz w:val="18"/>
                  <w:szCs w:val="18"/>
                </w:rPr>
                <w:t xml:space="preserve">Integration tests write to whatever database .env names, which can now be the live one (some commit, audit rows cannot be removed), and some counts assumed only the dummy data</w:t>
              </w:r>
            </w:ins>
          </w:p>
        </w:tc>
        <w:tc>
          <w:tcPr>
            <w:tcW w:w="1100" w:type="dxa"/>
            <w:tcMar>
              <w:top w:w="40" w:type="dxa"/>
              <w:left w:w="90" w:type="dxa"/>
              <w:bottom w:w="40" w:type="dxa"/>
              <w:right w:w="90" w:type="dxa"/>
            </w:tcMar>
          </w:tcPr>
          <w:p>
            <w:pPr>
              <w:spacing w:after="40"/>
              <w:rPr>
                <w:ins w:id="911067" w:author="Claude (AI draft)" w:date="2026-10-16T09:00:00Z"/>
              </w:rPr>
            </w:pPr>
            <w:ins w:id="911066" w:author="Claude (AI draft)" w:date="2026-10-16T09:00:00Z">
              <w:r>
                <w:rPr>
                  <w:sz w:val="18"/>
                  <w:szCs w:val="18"/>
                </w:rPr>
                <w:t xml:space="preserve">Medium</w:t>
              </w:r>
            </w:ins>
          </w:p>
        </w:tc>
        <w:tc>
          <w:tcPr>
            <w:tcW w:w="1250" w:type="dxa"/>
            <w:tcMar>
              <w:top w:w="40" w:type="dxa"/>
              <w:left w:w="90" w:type="dxa"/>
              <w:bottom w:w="40" w:type="dxa"/>
              <w:right w:w="90" w:type="dxa"/>
            </w:tcMar>
          </w:tcPr>
          <w:p>
            <w:pPr>
              <w:spacing w:after="40"/>
              <w:rPr>
                <w:ins w:id="911070" w:author="Claude (AI draft)" w:date="2026-10-16T09:00:00Z"/>
              </w:rPr>
            </w:pPr>
            <w:ins w:id="911069" w:author="Claude (AI draft)" w:date="2026-10-16T09:00:00Z">
              <w:r>
                <w:rPr>
                  <w:sz w:val="18"/>
                  <w:szCs w:val="18"/>
                </w:rPr>
                <w:t xml:space="preserve">Second independent review (M3)</w:t>
              </w:r>
            </w:ins>
          </w:p>
        </w:tc>
        <w:tc>
          <w:tcPr>
            <w:tcW w:w="1450" w:type="dxa"/>
            <w:tcMar>
              <w:top w:w="40" w:type="dxa"/>
              <w:left w:w="90" w:type="dxa"/>
              <w:bottom w:w="40" w:type="dxa"/>
              <w:right w:w="90" w:type="dxa"/>
            </w:tcMar>
          </w:tcPr>
          <w:p>
            <w:pPr>
              <w:spacing w:after="40"/>
              <w:rPr>
                <w:ins w:id="911073" w:author="Claude (AI draft)" w:date="2026-10-16T09:00:00Z"/>
              </w:rPr>
            </w:pPr>
            <w:ins w:id="911072" w:author="Claude (AI draft)" w:date="2026-10-16T09:00:00Z">
              <w:r>
                <w:rPr>
                  <w:sz w:val="18"/>
                  <w:szCs w:val="18"/>
                </w:rPr>
                <w:t xml:space="preserve">Fixed: IntegrationDatabaseGuard stops them on a non-local database; counts compared with the database</w:t>
              </w:r>
            </w:ins>
          </w:p>
        </w:tc>
        <w:tc>
          <w:tcPr>
            <w:tcW w:w="1666" w:type="dxa"/>
            <w:tcMar>
              <w:top w:w="40" w:type="dxa"/>
              <w:left w:w="90" w:type="dxa"/>
              <w:bottom w:w="40" w:type="dxa"/>
              <w:right w:w="90" w:type="dxa"/>
            </w:tcMar>
          </w:tcPr>
          <w:p>
            <w:pPr>
              <w:spacing w:after="40"/>
              <w:rPr>
                <w:ins w:id="911076" w:author="Claude (AI draft)" w:date="2026-10-16T09:00:00Z"/>
              </w:rPr>
            </w:pPr>
            <w:ins w:id="911075" w:author="Claude (AI draft)" w:date="2026-10-16T09:00:00Z">
              <w:r>
                <w:rPr>
                  <w:sz w:val="18"/>
                  <w:szCs w:val="18"/>
                </w:rPr>
                <w:t xml:space="preserve">IntegrationDatabaseGuardTest; refusal shown with a Supabase URL</w:t>
              </w:r>
            </w:ins>
          </w:p>
        </w:tc>
      </w:tr>
      <w:tr>
        <w:trPr>
          <w:cantSplit/>
          <w:ins w:id="911077" w:author="Claude (AI draft)" w:date="2026-10-16T09:00:00Z"/>
        </w:trPr>
        <w:tc>
          <w:tcPr>
            <w:tcW w:w="650" w:type="dxa"/>
            <w:tcMar>
              <w:top w:w="40" w:type="dxa"/>
              <w:left w:w="90" w:type="dxa"/>
              <w:bottom w:w="40" w:type="dxa"/>
              <w:right w:w="90" w:type="dxa"/>
            </w:tcMar>
          </w:tcPr>
          <w:p>
            <w:pPr>
              <w:spacing w:after="40"/>
              <w:rPr>
                <w:ins w:id="911080" w:author="Claude (AI draft)" w:date="2026-10-16T09:00:00Z"/>
              </w:rPr>
            </w:pPr>
            <w:ins w:id="911079" w:author="Claude (AI draft)" w:date="2026-10-16T09:00:00Z">
              <w:r>
                <w:rPr>
                  <w:sz w:val="18"/>
                  <w:szCs w:val="18"/>
                </w:rPr>
                <w:t xml:space="preserve">D-34</w:t>
              </w:r>
            </w:ins>
          </w:p>
        </w:tc>
        <w:tc>
          <w:tcPr>
            <w:tcW w:w="2900" w:type="dxa"/>
            <w:tcMar>
              <w:top w:w="40" w:type="dxa"/>
              <w:left w:w="90" w:type="dxa"/>
              <w:bottom w:w="40" w:type="dxa"/>
              <w:right w:w="90" w:type="dxa"/>
            </w:tcMar>
          </w:tcPr>
          <w:p>
            <w:pPr>
              <w:spacing w:after="40"/>
              <w:rPr>
                <w:ins w:id="911083" w:author="Claude (AI draft)" w:date="2026-10-16T09:00:00Z"/>
              </w:rPr>
            </w:pPr>
            <w:ins w:id="911082" w:author="Claude (AI draft)" w:date="2026-10-16T09:00:00Z">
              <w:r>
                <w:rPr>
                  <w:sz w:val="18"/>
                  <w:szCs w:val="18"/>
                </w:rPr>
                <w:t xml:space="preserve">An empty email address was accepted and locked the account out</w:t>
              </w:r>
            </w:ins>
          </w:p>
        </w:tc>
        <w:tc>
          <w:tcPr>
            <w:tcW w:w="1100" w:type="dxa"/>
            <w:tcMar>
              <w:top w:w="40" w:type="dxa"/>
              <w:left w:w="90" w:type="dxa"/>
              <w:bottom w:w="40" w:type="dxa"/>
              <w:right w:w="90" w:type="dxa"/>
            </w:tcMar>
          </w:tcPr>
          <w:p>
            <w:pPr>
              <w:spacing w:after="40"/>
              <w:rPr>
                <w:ins w:id="911086" w:author="Claude (AI draft)" w:date="2026-10-16T09:00:00Z"/>
              </w:rPr>
            </w:pPr>
            <w:ins w:id="911085" w:author="Claude (AI draft)" w:date="2026-10-16T09:00:00Z">
              <w:r>
                <w:rPr>
                  <w:sz w:val="18"/>
                  <w:szCs w:val="18"/>
                </w:rPr>
                <w:t xml:space="preserve">Low</w:t>
              </w:r>
            </w:ins>
          </w:p>
        </w:tc>
        <w:tc>
          <w:tcPr>
            <w:tcW w:w="1250" w:type="dxa"/>
            <w:tcMar>
              <w:top w:w="40" w:type="dxa"/>
              <w:left w:w="90" w:type="dxa"/>
              <w:bottom w:w="40" w:type="dxa"/>
              <w:right w:w="90" w:type="dxa"/>
            </w:tcMar>
          </w:tcPr>
          <w:p>
            <w:pPr>
              <w:spacing w:after="40"/>
              <w:rPr>
                <w:ins w:id="911089" w:author="Claude (AI draft)" w:date="2026-10-16T09:00:00Z"/>
              </w:rPr>
            </w:pPr>
            <w:ins w:id="911088" w:author="Claude (AI draft)" w:date="2026-10-16T09:00:00Z">
              <w:r>
                <w:rPr>
                  <w:sz w:val="18"/>
                  <w:szCs w:val="18"/>
                </w:rPr>
                <w:t xml:space="preserve">Second independent review (M3)</w:t>
              </w:r>
            </w:ins>
          </w:p>
        </w:tc>
        <w:tc>
          <w:tcPr>
            <w:tcW w:w="1450" w:type="dxa"/>
            <w:tcMar>
              <w:top w:w="40" w:type="dxa"/>
              <w:left w:w="90" w:type="dxa"/>
              <w:bottom w:w="40" w:type="dxa"/>
              <w:right w:w="90" w:type="dxa"/>
            </w:tcMar>
          </w:tcPr>
          <w:p>
            <w:pPr>
              <w:spacing w:after="40"/>
              <w:rPr>
                <w:ins w:id="911092" w:author="Claude (AI draft)" w:date="2026-10-16T09:00:00Z"/>
              </w:rPr>
            </w:pPr>
            <w:ins w:id="911091" w:author="Claude (AI draft)" w:date="2026-10-16T09:00:00Z">
              <w:r>
                <w:rPr>
                  <w:sz w:val="18"/>
                  <w:szCs w:val="18"/>
                </w:rPr>
                <w:t xml:space="preserve">Fixed: @NotBlankIfPresent on email</w:t>
              </w:r>
            </w:ins>
          </w:p>
        </w:tc>
        <w:tc>
          <w:tcPr>
            <w:tcW w:w="1666" w:type="dxa"/>
            <w:tcMar>
              <w:top w:w="40" w:type="dxa"/>
              <w:left w:w="90" w:type="dxa"/>
              <w:bottom w:w="40" w:type="dxa"/>
              <w:right w:w="90" w:type="dxa"/>
            </w:tcMar>
          </w:tcPr>
          <w:p>
            <w:pPr>
              <w:spacing w:after="40"/>
              <w:rPr>
                <w:ins w:id="911095" w:author="Claude (AI draft)" w:date="2026-10-16T09:00:00Z"/>
              </w:rPr>
            </w:pPr>
            <w:ins w:id="911094" w:author="Claude (AI draft)" w:date="2026-10-16T09:00:00Z">
              <w:r>
                <w:rPr>
                  <w:sz w:val="18"/>
                  <w:szCs w:val="18"/>
                </w:rPr>
                <w:t xml:space="preserve">blankNamesRefused; NotBlankIfPresentValidatorTest</w:t>
              </w:r>
            </w:ins>
          </w:p>
        </w:tc>
      </w:tr>
      <w:tr>
        <w:trPr>
          <w:cantSplit/>
          <w:ins w:id="911096" w:author="Claude (AI draft)" w:date="2026-10-16T09:00:00Z"/>
        </w:trPr>
        <w:tc>
          <w:tcPr>
            <w:tcW w:w="650" w:type="dxa"/>
            <w:tcMar>
              <w:top w:w="40" w:type="dxa"/>
              <w:left w:w="90" w:type="dxa"/>
              <w:bottom w:w="40" w:type="dxa"/>
              <w:right w:w="90" w:type="dxa"/>
            </w:tcMar>
          </w:tcPr>
          <w:p>
            <w:pPr>
              <w:spacing w:after="40"/>
              <w:rPr>
                <w:ins w:id="911099" w:author="Claude (AI draft)" w:date="2026-10-16T09:00:00Z"/>
              </w:rPr>
            </w:pPr>
            <w:ins w:id="911098" w:author="Claude (AI draft)" w:date="2026-10-16T09:00:00Z">
              <w:r>
                <w:rPr>
                  <w:sz w:val="18"/>
                  <w:szCs w:val="18"/>
                </w:rPr>
                <w:t xml:space="preserve">D-35</w:t>
              </w:r>
            </w:ins>
          </w:p>
        </w:tc>
        <w:tc>
          <w:tcPr>
            <w:tcW w:w="2900" w:type="dxa"/>
            <w:tcMar>
              <w:top w:w="40" w:type="dxa"/>
              <w:left w:w="90" w:type="dxa"/>
              <w:bottom w:w="40" w:type="dxa"/>
              <w:right w:w="90" w:type="dxa"/>
            </w:tcMar>
          </w:tcPr>
          <w:p>
            <w:pPr>
              <w:spacing w:after="40"/>
              <w:rPr>
                <w:ins w:id="911102" w:author="Claude (AI draft)" w:date="2026-10-16T09:00:00Z"/>
              </w:rPr>
            </w:pPr>
            <w:ins w:id="911101" w:author="Claude (AI draft)" w:date="2026-10-16T09:00:00Z">
              <w:r>
                <w:rPr>
                  <w:sz w:val="18"/>
                  <w:szCs w:val="18"/>
                </w:rPr>
                <w:t xml:space="preserve">The append-only audit test passed even with the trigger disabled (since V6 a missing grant refused first)</w:t>
              </w:r>
            </w:ins>
          </w:p>
        </w:tc>
        <w:tc>
          <w:tcPr>
            <w:tcW w:w="1100" w:type="dxa"/>
            <w:tcMar>
              <w:top w:w="40" w:type="dxa"/>
              <w:left w:w="90" w:type="dxa"/>
              <w:bottom w:w="40" w:type="dxa"/>
              <w:right w:w="90" w:type="dxa"/>
            </w:tcMar>
          </w:tcPr>
          <w:p>
            <w:pPr>
              <w:spacing w:after="40"/>
              <w:rPr>
                <w:ins w:id="911105" w:author="Claude (AI draft)" w:date="2026-10-16T09:00:00Z"/>
              </w:rPr>
            </w:pPr>
            <w:ins w:id="911104" w:author="Claude (AI draft)" w:date="2026-10-16T09:00:00Z">
              <w:r>
                <w:rPr>
                  <w:sz w:val="18"/>
                  <w:szCs w:val="18"/>
                </w:rPr>
                <w:t xml:space="preserve">Low</w:t>
              </w:r>
            </w:ins>
          </w:p>
        </w:tc>
        <w:tc>
          <w:tcPr>
            <w:tcW w:w="1250" w:type="dxa"/>
            <w:tcMar>
              <w:top w:w="40" w:type="dxa"/>
              <w:left w:w="90" w:type="dxa"/>
              <w:bottom w:w="40" w:type="dxa"/>
              <w:right w:w="90" w:type="dxa"/>
            </w:tcMar>
          </w:tcPr>
          <w:p>
            <w:pPr>
              <w:spacing w:after="40"/>
              <w:rPr>
                <w:ins w:id="911108" w:author="Claude (AI draft)" w:date="2026-10-16T09:00:00Z"/>
              </w:rPr>
            </w:pPr>
            <w:ins w:id="911107" w:author="Claude (AI draft)" w:date="2026-10-16T09:00:00Z">
              <w:r>
                <w:rPr>
                  <w:sz w:val="18"/>
                  <w:szCs w:val="18"/>
                </w:rPr>
                <w:t xml:space="preserve">Second independent review (M3)</w:t>
              </w:r>
            </w:ins>
          </w:p>
        </w:tc>
        <w:tc>
          <w:tcPr>
            <w:tcW w:w="1450" w:type="dxa"/>
            <w:tcMar>
              <w:top w:w="40" w:type="dxa"/>
              <w:left w:w="90" w:type="dxa"/>
              <w:bottom w:w="40" w:type="dxa"/>
              <w:right w:w="90" w:type="dxa"/>
            </w:tcMar>
          </w:tcPr>
          <w:p>
            <w:pPr>
              <w:spacing w:after="40"/>
              <w:rPr>
                <w:ins w:id="911111" w:author="Claude (AI draft)" w:date="2026-10-16T09:00:00Z"/>
              </w:rPr>
            </w:pPr>
            <w:ins w:id="911110" w:author="Claude (AI draft)" w:date="2026-10-16T09:00:00Z">
              <w:r>
                <w:rPr>
                  <w:sz w:val="18"/>
                  <w:szCs w:val="18"/>
                </w:rPr>
                <w:t xml:space="preserve">Fixed: the test connects as the schema owner, also covers notes</w:t>
              </w:r>
            </w:ins>
          </w:p>
        </w:tc>
        <w:tc>
          <w:tcPr>
            <w:tcW w:w="1666" w:type="dxa"/>
            <w:tcMar>
              <w:top w:w="40" w:type="dxa"/>
              <w:left w:w="90" w:type="dxa"/>
              <w:bottom w:w="40" w:type="dxa"/>
              <w:right w:w="90" w:type="dxa"/>
            </w:tcMar>
          </w:tcPr>
          <w:p>
            <w:pPr>
              <w:spacing w:after="40"/>
              <w:rPr>
                <w:ins w:id="911114" w:author="Claude (AI draft)" w:date="2026-10-16T09:00:00Z"/>
              </w:rPr>
            </w:pPr>
            <w:ins w:id="911113" w:author="Claude (AI draft)" w:date="2026-10-16T09:00:00Z">
              <w:r>
                <w:rPr>
                  <w:sz w:val="18"/>
                  <w:szCs w:val="18"/>
                </w:rPr>
                <w:t xml:space="preserve">auditTrailAndNotesAreAppendOnly (fails with the trigger disabled)</w:t>
              </w:r>
            </w:ins>
          </w:p>
        </w:tc>
      </w:tr>
      <w:tr>
        <w:trPr>
          <w:cantSplit/>
          <w:ins w:id="911115" w:author="Claude (AI draft)" w:date="2026-10-16T09:00:00Z"/>
        </w:trPr>
        <w:tc>
          <w:tcPr>
            <w:tcW w:w="650" w:type="dxa"/>
            <w:tcMar>
              <w:top w:w="40" w:type="dxa"/>
              <w:left w:w="90" w:type="dxa"/>
              <w:bottom w:w="40" w:type="dxa"/>
              <w:right w:w="90" w:type="dxa"/>
            </w:tcMar>
          </w:tcPr>
          <w:p>
            <w:pPr>
              <w:spacing w:after="40"/>
              <w:rPr>
                <w:ins w:id="911118" w:author="Claude (AI draft)" w:date="2026-10-16T09:00:00Z"/>
              </w:rPr>
            </w:pPr>
            <w:ins w:id="911117" w:author="Claude (AI draft)" w:date="2026-10-16T09:00:00Z">
              <w:r>
                <w:rPr>
                  <w:sz w:val="18"/>
                  <w:szCs w:val="18"/>
                </w:rPr>
                <w:t xml:space="preserve">D-36</w:t>
              </w:r>
            </w:ins>
          </w:p>
        </w:tc>
        <w:tc>
          <w:tcPr>
            <w:tcW w:w="2900" w:type="dxa"/>
            <w:tcMar>
              <w:top w:w="40" w:type="dxa"/>
              <w:left w:w="90" w:type="dxa"/>
              <w:bottom w:w="40" w:type="dxa"/>
              <w:right w:w="90" w:type="dxa"/>
            </w:tcMar>
          </w:tcPr>
          <w:p>
            <w:pPr>
              <w:spacing w:after="40"/>
              <w:rPr>
                <w:ins w:id="911121" w:author="Claude (AI draft)" w:date="2026-10-16T09:00:00Z"/>
              </w:rPr>
            </w:pPr>
            <w:ins w:id="911120" w:author="Claude (AI draft)" w:date="2026-10-16T09:00:00Z">
              <w:r>
                <w:rPr>
                  <w:sz w:val="18"/>
                  <w:szCs w:val="18"/>
                </w:rPr>
                <w:t xml:space="preserve">The status-history function ignored row level security, so a requester's role could read another request's history</w:t>
              </w:r>
            </w:ins>
          </w:p>
        </w:tc>
        <w:tc>
          <w:tcPr>
            <w:tcW w:w="1100" w:type="dxa"/>
            <w:tcMar>
              <w:top w:w="40" w:type="dxa"/>
              <w:left w:w="90" w:type="dxa"/>
              <w:bottom w:w="40" w:type="dxa"/>
              <w:right w:w="90" w:type="dxa"/>
            </w:tcMar>
          </w:tcPr>
          <w:p>
            <w:pPr>
              <w:spacing w:after="40"/>
              <w:rPr>
                <w:ins w:id="911124" w:author="Claude (AI draft)" w:date="2026-10-16T09:00:00Z"/>
              </w:rPr>
            </w:pPr>
            <w:ins w:id="911123" w:author="Claude (AI draft)" w:date="2026-10-16T09:00:00Z">
              <w:r>
                <w:rPr>
                  <w:sz w:val="18"/>
                  <w:szCs w:val="18"/>
                </w:rPr>
                <w:t xml:space="preserve">Low</w:t>
              </w:r>
            </w:ins>
          </w:p>
        </w:tc>
        <w:tc>
          <w:tcPr>
            <w:tcW w:w="1250" w:type="dxa"/>
            <w:tcMar>
              <w:top w:w="40" w:type="dxa"/>
              <w:left w:w="90" w:type="dxa"/>
              <w:bottom w:w="40" w:type="dxa"/>
              <w:right w:w="90" w:type="dxa"/>
            </w:tcMar>
          </w:tcPr>
          <w:p>
            <w:pPr>
              <w:spacing w:after="40"/>
              <w:rPr>
                <w:ins w:id="911127" w:author="Claude (AI draft)" w:date="2026-10-16T09:00:00Z"/>
              </w:rPr>
            </w:pPr>
            <w:ins w:id="911126" w:author="Claude (AI draft)" w:date="2026-10-16T09:00:00Z">
              <w:r>
                <w:rPr>
                  <w:sz w:val="18"/>
                  <w:szCs w:val="18"/>
                </w:rPr>
                <w:t xml:space="preserve">Second independent review (M3)</w:t>
              </w:r>
            </w:ins>
          </w:p>
        </w:tc>
        <w:tc>
          <w:tcPr>
            <w:tcW w:w="1450" w:type="dxa"/>
            <w:tcMar>
              <w:top w:w="40" w:type="dxa"/>
              <w:left w:w="90" w:type="dxa"/>
              <w:bottom w:w="40" w:type="dxa"/>
              <w:right w:w="90" w:type="dxa"/>
            </w:tcMar>
          </w:tcPr>
          <w:p>
            <w:pPr>
              <w:spacing w:after="40"/>
              <w:rPr>
                <w:ins w:id="911130" w:author="Claude (AI draft)" w:date="2026-10-16T09:00:00Z"/>
              </w:rPr>
            </w:pPr>
            <w:ins w:id="911129" w:author="Claude (AI draft)" w:date="2026-10-16T09:00:00Z">
              <w:r>
                <w:rPr>
                  <w:sz w:val="18"/>
                  <w:szCs w:val="18"/>
                </w:rPr>
                <w:t xml:space="preserve">Fixed in V7: requesters only get their own requests</w:t>
              </w:r>
            </w:ins>
          </w:p>
        </w:tc>
        <w:tc>
          <w:tcPr>
            <w:tcW w:w="1666" w:type="dxa"/>
            <w:tcMar>
              <w:top w:w="40" w:type="dxa"/>
              <w:left w:w="90" w:type="dxa"/>
              <w:bottom w:w="40" w:type="dxa"/>
              <w:right w:w="90" w:type="dxa"/>
            </w:tcMar>
          </w:tcPr>
          <w:p>
            <w:pPr>
              <w:spacing w:after="40"/>
              <w:rPr>
                <w:ins w:id="911133" w:author="Claude (AI draft)" w:date="2026-10-16T09:00:00Z"/>
              </w:rPr>
            </w:pPr>
            <w:ins w:id="911132" w:author="Claude (AI draft)" w:date="2026-10-16T09:00:00Z">
              <w:r>
                <w:rPr>
                  <w:sz w:val="18"/>
                  <w:szCs w:val="18"/>
                </w:rPr>
                <w:t xml:space="preserve">statusHistoryOnlyForOwnRequests</w:t>
              </w:r>
            </w:ins>
          </w:p>
        </w:tc>
      </w:tr>
      <w:tr>
        <w:trPr>
          <w:cantSplit/>
          <w:ins w:id="911134" w:author="Claude (AI draft)" w:date="2026-10-16T09:00:00Z"/>
        </w:trPr>
        <w:tc>
          <w:tcPr>
            <w:tcW w:w="650" w:type="dxa"/>
            <w:tcMar>
              <w:top w:w="40" w:type="dxa"/>
              <w:left w:w="90" w:type="dxa"/>
              <w:bottom w:w="40" w:type="dxa"/>
              <w:right w:w="90" w:type="dxa"/>
            </w:tcMar>
          </w:tcPr>
          <w:p>
            <w:pPr>
              <w:spacing w:after="40"/>
              <w:rPr>
                <w:ins w:id="911137" w:author="Claude (AI draft)" w:date="2026-10-16T09:00:00Z"/>
              </w:rPr>
            </w:pPr>
            <w:ins w:id="911136" w:author="Claude (AI draft)" w:date="2026-10-16T09:00:00Z">
              <w:r>
                <w:rPr>
                  <w:sz w:val="18"/>
                  <w:szCs w:val="18"/>
                </w:rPr>
                <w:t xml:space="preserve">D-37</w:t>
              </w:r>
            </w:ins>
          </w:p>
        </w:tc>
        <w:tc>
          <w:tcPr>
            <w:tcW w:w="2900" w:type="dxa"/>
            <w:tcMar>
              <w:top w:w="40" w:type="dxa"/>
              <w:left w:w="90" w:type="dxa"/>
              <w:bottom w:w="40" w:type="dxa"/>
              <w:right w:w="90" w:type="dxa"/>
            </w:tcMar>
          </w:tcPr>
          <w:p>
            <w:pPr>
              <w:spacing w:after="40"/>
              <w:rPr>
                <w:ins w:id="911140" w:author="Claude (AI draft)" w:date="2026-10-16T09:00:00Z"/>
              </w:rPr>
            </w:pPr>
            <w:ins w:id="911139" w:author="Claude (AI draft)" w:date="2026-10-16T09:00:00Z">
              <w:r>
                <w:rPr>
                  <w:sz w:val="18"/>
                  <w:szCs w:val="18"/>
                </w:rPr>
                <w:t xml:space="preserve">Log injection (CodeQL): request values written to the logs unchanged</w:t>
              </w:r>
            </w:ins>
          </w:p>
        </w:tc>
        <w:tc>
          <w:tcPr>
            <w:tcW w:w="1100" w:type="dxa"/>
            <w:tcMar>
              <w:top w:w="40" w:type="dxa"/>
              <w:left w:w="90" w:type="dxa"/>
              <w:bottom w:w="40" w:type="dxa"/>
              <w:right w:w="90" w:type="dxa"/>
            </w:tcMar>
          </w:tcPr>
          <w:p>
            <w:pPr>
              <w:spacing w:after="40"/>
              <w:rPr>
                <w:ins w:id="911143" w:author="Claude (AI draft)" w:date="2026-10-16T09:00:00Z"/>
              </w:rPr>
            </w:pPr>
            <w:ins w:id="911142" w:author="Claude (AI draft)" w:date="2026-10-16T09:00:00Z">
              <w:r>
                <w:rPr>
                  <w:sz w:val="18"/>
                  <w:szCs w:val="18"/>
                </w:rPr>
                <w:t xml:space="preserve">Low</w:t>
              </w:r>
            </w:ins>
          </w:p>
        </w:tc>
        <w:tc>
          <w:tcPr>
            <w:tcW w:w="1250" w:type="dxa"/>
            <w:tcMar>
              <w:top w:w="40" w:type="dxa"/>
              <w:left w:w="90" w:type="dxa"/>
              <w:bottom w:w="40" w:type="dxa"/>
              <w:right w:w="90" w:type="dxa"/>
            </w:tcMar>
          </w:tcPr>
          <w:p>
            <w:pPr>
              <w:spacing w:after="40"/>
              <w:rPr>
                <w:ins w:id="911146" w:author="Claude (AI draft)" w:date="2026-10-16T09:00:00Z"/>
              </w:rPr>
            </w:pPr>
            <w:ins w:id="911145" w:author="Claude (AI draft)" w:date="2026-10-16T09:00:00Z">
              <w:r>
                <w:rPr>
                  <w:sz w:val="18"/>
                  <w:szCs w:val="18"/>
                </w:rPr>
                <w:t xml:space="preserve">CodeQL</w:t>
              </w:r>
            </w:ins>
          </w:p>
        </w:tc>
        <w:tc>
          <w:tcPr>
            <w:tcW w:w="1450" w:type="dxa"/>
            <w:tcMar>
              <w:top w:w="40" w:type="dxa"/>
              <w:left w:w="90" w:type="dxa"/>
              <w:bottom w:w="40" w:type="dxa"/>
              <w:right w:w="90" w:type="dxa"/>
            </w:tcMar>
          </w:tcPr>
          <w:p>
            <w:pPr>
              <w:spacing w:after="40"/>
              <w:rPr>
                <w:ins w:id="911149" w:author="Claude (AI draft)" w:date="2026-10-16T09:00:00Z"/>
              </w:rPr>
            </w:pPr>
            <w:ins w:id="911148" w:author="Claude (AI draft)" w:date="2026-10-16T09:00:00Z">
              <w:r>
                <w:rPr>
                  <w:sz w:val="18"/>
                  <w:szCs w:val="18"/>
                </w:rPr>
                <w:t xml:space="preserve">Fixed: LogSafe in all five log lines</w:t>
              </w:r>
            </w:ins>
          </w:p>
        </w:tc>
        <w:tc>
          <w:tcPr>
            <w:tcW w:w="1666" w:type="dxa"/>
            <w:tcMar>
              <w:top w:w="40" w:type="dxa"/>
              <w:left w:w="90" w:type="dxa"/>
              <w:bottom w:w="40" w:type="dxa"/>
              <w:right w:w="90" w:type="dxa"/>
            </w:tcMar>
          </w:tcPr>
          <w:p>
            <w:pPr>
              <w:spacing w:after="40"/>
              <w:rPr>
                <w:ins w:id="911152" w:author="Claude (AI draft)" w:date="2026-10-16T09:00:00Z"/>
              </w:rPr>
            </w:pPr>
            <w:ins w:id="911151" w:author="Claude (AI draft)" w:date="2026-10-16T09:00:00Z">
              <w:r>
                <w:rPr>
                  <w:sz w:val="18"/>
                  <w:szCs w:val="18"/>
                </w:rPr>
                <w:t xml:space="preserve">LogSafeTest</w:t>
              </w:r>
            </w:ins>
          </w:p>
        </w:tc>
      </w:tr>
      <w:tr>
        <w:trPr>
          <w:cantSplit/>
          <w:ins w:id="911153" w:author="Claude (AI draft)" w:date="2026-10-16T09:00:00Z"/>
        </w:trPr>
        <w:tc>
          <w:tcPr>
            <w:tcW w:w="650" w:type="dxa"/>
            <w:tcMar>
              <w:top w:w="40" w:type="dxa"/>
              <w:left w:w="90" w:type="dxa"/>
              <w:bottom w:w="40" w:type="dxa"/>
              <w:right w:w="90" w:type="dxa"/>
            </w:tcMar>
          </w:tcPr>
          <w:p>
            <w:pPr>
              <w:spacing w:after="40"/>
              <w:rPr>
                <w:ins w:id="911156" w:author="Claude (AI draft)" w:date="2026-10-16T09:00:00Z"/>
              </w:rPr>
            </w:pPr>
            <w:ins w:id="911155" w:author="Claude (AI draft)" w:date="2026-10-16T09:00:00Z">
              <w:r>
                <w:rPr>
                  <w:sz w:val="18"/>
                  <w:szCs w:val="18"/>
                </w:rPr>
                <w:t xml:space="preserve">D-38</w:t>
              </w:r>
            </w:ins>
          </w:p>
        </w:tc>
        <w:tc>
          <w:tcPr>
            <w:tcW w:w="2900" w:type="dxa"/>
            <w:tcMar>
              <w:top w:w="40" w:type="dxa"/>
              <w:left w:w="90" w:type="dxa"/>
              <w:bottom w:w="40" w:type="dxa"/>
              <w:right w:w="90" w:type="dxa"/>
            </w:tcMar>
          </w:tcPr>
          <w:p>
            <w:pPr>
              <w:spacing w:after="40"/>
              <w:rPr>
                <w:ins w:id="911159" w:author="Claude (AI draft)" w:date="2026-10-16T09:00:00Z"/>
              </w:rPr>
            </w:pPr>
            <w:ins w:id="911158" w:author="Claude (AI draft)" w:date="2026-10-16T09:00:00Z">
              <w:r>
                <w:rPr>
                  <w:sz w:val="18"/>
                  <w:szCs w:val="18"/>
                </w:rPr>
                <w:t xml:space="preserve">Frontend: late responses can update the wrong record (queue page contact details, Staff page categories, requester list pages)</w:t>
              </w:r>
            </w:ins>
          </w:p>
        </w:tc>
        <w:tc>
          <w:tcPr>
            <w:tcW w:w="1100" w:type="dxa"/>
            <w:tcMar>
              <w:top w:w="40" w:type="dxa"/>
              <w:left w:w="90" w:type="dxa"/>
              <w:bottom w:w="40" w:type="dxa"/>
              <w:right w:w="90" w:type="dxa"/>
            </w:tcMar>
          </w:tcPr>
          <w:p>
            <w:pPr>
              <w:spacing w:after="40"/>
              <w:rPr>
                <w:ins w:id="911162" w:author="Claude (AI draft)" w:date="2026-10-16T09:00:00Z"/>
              </w:rPr>
            </w:pPr>
            <w:ins w:id="911161" w:author="Claude (AI draft)" w:date="2026-10-16T09:00:00Z">
              <w:r>
                <w:rPr>
                  <w:sz w:val="18"/>
                  <w:szCs w:val="18"/>
                </w:rPr>
                <w:t xml:space="preserve">Low</w:t>
              </w:r>
            </w:ins>
          </w:p>
        </w:tc>
        <w:tc>
          <w:tcPr>
            <w:tcW w:w="1250" w:type="dxa"/>
            <w:tcMar>
              <w:top w:w="40" w:type="dxa"/>
              <w:left w:w="90" w:type="dxa"/>
              <w:bottom w:w="40" w:type="dxa"/>
              <w:right w:w="90" w:type="dxa"/>
            </w:tcMar>
          </w:tcPr>
          <w:p>
            <w:pPr>
              <w:spacing w:after="40"/>
              <w:rPr>
                <w:ins w:id="911165" w:author="Claude (AI draft)" w:date="2026-10-16T09:00:00Z"/>
              </w:rPr>
            </w:pPr>
            <w:ins w:id="911164" w:author="Claude (AI draft)" w:date="2026-10-16T09:00:00Z">
              <w:r>
                <w:rPr>
                  <w:sz w:val="18"/>
                  <w:szCs w:val="18"/>
                </w:rPr>
                <w:t xml:space="preserve">Second independent review (M3)</w:t>
              </w:r>
            </w:ins>
          </w:p>
        </w:tc>
        <w:tc>
          <w:tcPr>
            <w:tcW w:w="1450" w:type="dxa"/>
            <w:tcMar>
              <w:top w:w="40" w:type="dxa"/>
              <w:left w:w="90" w:type="dxa"/>
              <w:bottom w:w="40" w:type="dxa"/>
              <w:right w:w="90" w:type="dxa"/>
            </w:tcMar>
          </w:tcPr>
          <w:p>
            <w:pPr>
              <w:spacing w:after="40"/>
              <w:rPr>
                <w:ins w:id="911168" w:author="Claude (AI draft)" w:date="2026-10-16T09:00:00Z"/>
              </w:rPr>
            </w:pPr>
            <w:ins w:id="911167" w:author="Claude (AI draft)" w:date="2026-10-16T09:00:00Z">
              <w:del w:id="912451" w:author="Claude (AI draft)" w:date="2026-10-16T16:00:00Z">
                <w:r>
                  <w:rPr>
                    <w:sz w:val="18"/>
                    <w:szCs w:val="18"/>
                  </w:rPr>
                  <w:delText xml:space="preserve">Open: assigned to the team [Team to complete]</w:delText>
                </w:r>
              </w:del>
            </w:ins>
            <w:ins w:id="912450" w:author="Claude (AI draft)" w:date="2026-10-16T16:00:00Z">
              <w:r>
                <w:rPr>
                  <w:sz w:val="18"/>
                  <w:szCs w:val="18"/>
                </w:rPr>
                <w:t xml:space="preserve">Fixed in PR #32 (c0dd9a7): replies for a record that is no longer selected are ignored and older page loads cancelled</w:t>
              </w:r>
            </w:ins>
          </w:p>
        </w:tc>
        <w:tc>
          <w:tcPr>
            <w:tcW w:w="1666" w:type="dxa"/>
            <w:tcMar>
              <w:top w:w="40" w:type="dxa"/>
              <w:left w:w="90" w:type="dxa"/>
              <w:bottom w:w="40" w:type="dxa"/>
              <w:right w:w="90" w:type="dxa"/>
            </w:tcMar>
          </w:tcPr>
          <w:p>
            <w:pPr>
              <w:spacing w:after="40"/>
              <w:rPr>
                <w:ins w:id="911171" w:author="Claude (AI draft)" w:date="2026-10-16T09:00:00Z"/>
              </w:rPr>
            </w:pPr>
            <w:ins w:id="911170" w:author="Claude (AI draft)" w:date="2026-10-16T09:00:00Z">
              <w:del w:id="912453" w:author="Claude (AI draft)" w:date="2026-10-16T16:00:00Z">
                <w:r>
                  <w:rPr>
                    <w:sz w:val="18"/>
                    <w:szCs w:val="18"/>
                  </w:rPr>
                  <w:delText xml:space="preserve">-</w:delText>
                </w:r>
              </w:del>
            </w:ins>
            <w:ins w:id="912452" w:author="Claude (AI draft)" w:date="2026-10-16T16:00:00Z">
              <w:r>
                <w:rPr>
                  <w:sz w:val="18"/>
                  <w:szCs w:val="18"/>
                </w:rPr>
                <w:t xml:space="preserve">request-queue-page.spec; staff-page.spec; requester-page.spec (fail on the old code)</w:t>
              </w:r>
            </w:ins>
          </w:p>
        </w:tc>
      </w:tr>
      <w:tr>
        <w:trPr>
          <w:cantSplit/>
          <w:ins w:id="911172" w:author="Claude (AI draft)" w:date="2026-10-16T09:00:00Z"/>
        </w:trPr>
        <w:tc>
          <w:tcPr>
            <w:tcW w:w="650" w:type="dxa"/>
            <w:tcMar>
              <w:top w:w="40" w:type="dxa"/>
              <w:left w:w="90" w:type="dxa"/>
              <w:bottom w:w="40" w:type="dxa"/>
              <w:right w:w="90" w:type="dxa"/>
            </w:tcMar>
          </w:tcPr>
          <w:p>
            <w:pPr>
              <w:spacing w:after="40"/>
              <w:rPr>
                <w:ins w:id="911175" w:author="Claude (AI draft)" w:date="2026-10-16T09:00:00Z"/>
              </w:rPr>
            </w:pPr>
            <w:ins w:id="911174" w:author="Claude (AI draft)" w:date="2026-10-16T09:00:00Z">
              <w:r>
                <w:rPr>
                  <w:sz w:val="18"/>
                  <w:szCs w:val="18"/>
                </w:rPr>
                <w:t xml:space="preserve">D-39</w:t>
              </w:r>
            </w:ins>
          </w:p>
        </w:tc>
        <w:tc>
          <w:tcPr>
            <w:tcW w:w="2900" w:type="dxa"/>
            <w:tcMar>
              <w:top w:w="40" w:type="dxa"/>
              <w:left w:w="90" w:type="dxa"/>
              <w:bottom w:w="40" w:type="dxa"/>
              <w:right w:w="90" w:type="dxa"/>
            </w:tcMar>
          </w:tcPr>
          <w:p>
            <w:pPr>
              <w:spacing w:after="40"/>
              <w:rPr>
                <w:ins w:id="911178" w:author="Claude (AI draft)" w:date="2026-10-16T09:00:00Z"/>
              </w:rPr>
            </w:pPr>
            <w:ins w:id="911177" w:author="Claude (AI draft)" w:date="2026-10-16T09:00:00Z">
              <w:r>
                <w:rPr>
                  <w:sz w:val="18"/>
                  <w:szCs w:val="18"/>
                </w:rPr>
                <w:t xml:space="preserve">During a zero-downtime deploy two instances may need about 21 database connections, more than a small session pool (unconfirmed)</w:t>
              </w:r>
            </w:ins>
          </w:p>
        </w:tc>
        <w:tc>
          <w:tcPr>
            <w:tcW w:w="1100" w:type="dxa"/>
            <w:tcMar>
              <w:top w:w="40" w:type="dxa"/>
              <w:left w:w="90" w:type="dxa"/>
              <w:bottom w:w="40" w:type="dxa"/>
              <w:right w:w="90" w:type="dxa"/>
            </w:tcMar>
          </w:tcPr>
          <w:p>
            <w:pPr>
              <w:spacing w:after="40"/>
              <w:rPr>
                <w:ins w:id="911181" w:author="Claude (AI draft)" w:date="2026-10-16T09:00:00Z"/>
              </w:rPr>
            </w:pPr>
            <w:ins w:id="911180" w:author="Claude (AI draft)" w:date="2026-10-16T09:00:00Z">
              <w:r>
                <w:rPr>
                  <w:sz w:val="18"/>
                  <w:szCs w:val="18"/>
                </w:rPr>
                <w:t xml:space="preserve">Low</w:t>
              </w:r>
            </w:ins>
          </w:p>
        </w:tc>
        <w:tc>
          <w:tcPr>
            <w:tcW w:w="1250" w:type="dxa"/>
            <w:tcMar>
              <w:top w:w="40" w:type="dxa"/>
              <w:left w:w="90" w:type="dxa"/>
              <w:bottom w:w="40" w:type="dxa"/>
              <w:right w:w="90" w:type="dxa"/>
            </w:tcMar>
          </w:tcPr>
          <w:p>
            <w:pPr>
              <w:spacing w:after="40"/>
              <w:rPr>
                <w:ins w:id="911184" w:author="Claude (AI draft)" w:date="2026-10-16T09:00:00Z"/>
              </w:rPr>
            </w:pPr>
            <w:ins w:id="911183" w:author="Claude (AI draft)" w:date="2026-10-16T09:00:00Z">
              <w:r>
                <w:rPr>
                  <w:sz w:val="18"/>
                  <w:szCs w:val="18"/>
                </w:rPr>
                <w:t xml:space="preserve">Second independent review (M3)</w:t>
              </w:r>
            </w:ins>
          </w:p>
        </w:tc>
        <w:tc>
          <w:tcPr>
            <w:tcW w:w="1450" w:type="dxa"/>
            <w:tcMar>
              <w:top w:w="40" w:type="dxa"/>
              <w:left w:w="90" w:type="dxa"/>
              <w:bottom w:w="40" w:type="dxa"/>
              <w:right w:w="90" w:type="dxa"/>
            </w:tcMar>
          </w:tcPr>
          <w:p>
            <w:pPr>
              <w:spacing w:after="40"/>
              <w:rPr>
                <w:ins w:id="911187" w:author="Claude (AI draft)" w:date="2026-10-16T09:00:00Z"/>
              </w:rPr>
            </w:pPr>
            <w:ins w:id="911186" w:author="Claude (AI draft)" w:date="2026-10-16T09:00:00Z">
              <w:r>
                <w:rPr>
                  <w:sz w:val="18"/>
                  <w:szCs w:val="18"/>
                </w:rPr>
                <w:t xml:space="preserve">Open: check the pool size before the first deploy (docs/deployment.md)</w:t>
              </w:r>
            </w:ins>
          </w:p>
        </w:tc>
        <w:tc>
          <w:tcPr>
            <w:tcW w:w="1666" w:type="dxa"/>
            <w:tcMar>
              <w:top w:w="40" w:type="dxa"/>
              <w:left w:w="90" w:type="dxa"/>
              <w:bottom w:w="40" w:type="dxa"/>
              <w:right w:w="90" w:type="dxa"/>
            </w:tcMar>
          </w:tcPr>
          <w:p>
            <w:pPr>
              <w:spacing w:after="40"/>
              <w:rPr>
                <w:ins w:id="911190" w:author="Claude (AI draft)" w:date="2026-10-16T09:00:00Z"/>
              </w:rPr>
            </w:pPr>
            <w:ins w:id="911189" w:author="Claude (AI draft)" w:date="2026-10-16T09:00:00Z">
              <w:r>
                <w:rPr>
                  <w:sz w:val="18"/>
                  <w:szCs w:val="18"/>
                </w:rPr>
                <w:t xml:space="preserve">-</w:t>
              </w:r>
            </w:ins>
          </w:p>
        </w:tc>
      </w:tr>
      <w:tr>
        <w:trPr>
          <w:cantSplit/>
          <w:ins w:id="911191" w:author="Claude (AI draft)" w:date="2026-10-16T09:00:00Z"/>
        </w:trPr>
        <w:tc>
          <w:tcPr>
            <w:tcW w:w="650" w:type="dxa"/>
            <w:tcMar>
              <w:top w:w="40" w:type="dxa"/>
              <w:left w:w="90" w:type="dxa"/>
              <w:bottom w:w="40" w:type="dxa"/>
              <w:right w:w="90" w:type="dxa"/>
            </w:tcMar>
          </w:tcPr>
          <w:p>
            <w:pPr>
              <w:spacing w:after="40"/>
              <w:rPr>
                <w:ins w:id="911194" w:author="Claude (AI draft)" w:date="2026-10-16T09:00:00Z"/>
              </w:rPr>
            </w:pPr>
            <w:ins w:id="911193" w:author="Claude (AI draft)" w:date="2026-10-16T09:00:00Z">
              <w:r>
                <w:rPr>
                  <w:sz w:val="18"/>
                  <w:szCs w:val="18"/>
                </w:rPr>
                <w:t xml:space="preserve">D-40</w:t>
              </w:r>
            </w:ins>
          </w:p>
        </w:tc>
        <w:tc>
          <w:tcPr>
            <w:tcW w:w="2900" w:type="dxa"/>
            <w:tcMar>
              <w:top w:w="40" w:type="dxa"/>
              <w:left w:w="90" w:type="dxa"/>
              <w:bottom w:w="40" w:type="dxa"/>
              <w:right w:w="90" w:type="dxa"/>
            </w:tcMar>
          </w:tcPr>
          <w:p>
            <w:pPr>
              <w:spacing w:after="40"/>
              <w:rPr>
                <w:ins w:id="911197" w:author="Claude (AI draft)" w:date="2026-10-16T09:00:00Z"/>
              </w:rPr>
            </w:pPr>
            <w:ins w:id="911196" w:author="Claude (AI draft)" w:date="2026-10-16T09:00:00Z">
              <w:r>
                <w:rPr>
                  <w:sz w:val="18"/>
                  <w:szCs w:val="18"/>
                </w:rPr>
                <w:t xml:space="preserve">A rare duplicate-key error can write an email address into the logs (POPIA)</w:t>
              </w:r>
            </w:ins>
          </w:p>
        </w:tc>
        <w:tc>
          <w:tcPr>
            <w:tcW w:w="1100" w:type="dxa"/>
            <w:tcMar>
              <w:top w:w="40" w:type="dxa"/>
              <w:left w:w="90" w:type="dxa"/>
              <w:bottom w:w="40" w:type="dxa"/>
              <w:right w:w="90" w:type="dxa"/>
            </w:tcMar>
          </w:tcPr>
          <w:p>
            <w:pPr>
              <w:spacing w:after="40"/>
              <w:rPr>
                <w:ins w:id="911200" w:author="Claude (AI draft)" w:date="2026-10-16T09:00:00Z"/>
              </w:rPr>
            </w:pPr>
            <w:ins w:id="911199" w:author="Claude (AI draft)" w:date="2026-10-16T09:00:00Z">
              <w:r>
                <w:rPr>
                  <w:sz w:val="18"/>
                  <w:szCs w:val="18"/>
                </w:rPr>
                <w:t xml:space="preserve">Low</w:t>
              </w:r>
            </w:ins>
          </w:p>
        </w:tc>
        <w:tc>
          <w:tcPr>
            <w:tcW w:w="1250" w:type="dxa"/>
            <w:tcMar>
              <w:top w:w="40" w:type="dxa"/>
              <w:left w:w="90" w:type="dxa"/>
              <w:bottom w:w="40" w:type="dxa"/>
              <w:right w:w="90" w:type="dxa"/>
            </w:tcMar>
          </w:tcPr>
          <w:p>
            <w:pPr>
              <w:spacing w:after="40"/>
              <w:rPr>
                <w:ins w:id="911203" w:author="Claude (AI draft)" w:date="2026-10-16T09:00:00Z"/>
              </w:rPr>
            </w:pPr>
            <w:ins w:id="911202" w:author="Claude (AI draft)" w:date="2026-10-16T09:00:00Z">
              <w:r>
                <w:rPr>
                  <w:sz w:val="18"/>
                  <w:szCs w:val="18"/>
                </w:rPr>
                <w:t xml:space="preserve">Second independent review (M3)</w:t>
              </w:r>
            </w:ins>
          </w:p>
        </w:tc>
        <w:tc>
          <w:tcPr>
            <w:tcW w:w="1450" w:type="dxa"/>
            <w:tcMar>
              <w:top w:w="40" w:type="dxa"/>
              <w:left w:w="90" w:type="dxa"/>
              <w:bottom w:w="40" w:type="dxa"/>
              <w:right w:w="90" w:type="dxa"/>
            </w:tcMar>
          </w:tcPr>
          <w:p>
            <w:pPr>
              <w:spacing w:after="40"/>
              <w:rPr>
                <w:ins w:id="911206" w:author="Claude (AI draft)" w:date="2026-10-16T09:00:00Z"/>
              </w:rPr>
            </w:pPr>
            <w:ins w:id="911205" w:author="Claude (AI draft)" w:date="2026-10-16T09:00:00Z">
              <w:del w:id="912455" w:author="Claude (AI draft)" w:date="2026-10-16T16:00:00Z">
                <w:r>
                  <w:rPr>
                    <w:sz w:val="18"/>
                    <w:szCs w:val="18"/>
                  </w:rPr>
                  <w:delText xml:space="preserve">Open: log only the constraint name</w:delText>
                </w:r>
              </w:del>
            </w:ins>
            <w:ins w:id="912454" w:author="Claude (AI draft)" w:date="2026-10-16T16:00:00Z">
              <w:r>
                <w:rPr>
                  <w:sz w:val="18"/>
                  <w:szCs w:val="18"/>
                </w:rPr>
                <w:t xml:space="preserve">Fixed: only the constraint name or SQL state is logged</w:t>
              </w:r>
            </w:ins>
          </w:p>
        </w:tc>
        <w:tc>
          <w:tcPr>
            <w:tcW w:w="1666" w:type="dxa"/>
            <w:tcMar>
              <w:top w:w="40" w:type="dxa"/>
              <w:left w:w="90" w:type="dxa"/>
              <w:bottom w:w="40" w:type="dxa"/>
              <w:right w:w="90" w:type="dxa"/>
            </w:tcMar>
          </w:tcPr>
          <w:p>
            <w:pPr>
              <w:spacing w:after="40"/>
              <w:rPr>
                <w:ins w:id="911209" w:author="Claude (AI draft)" w:date="2026-10-16T09:00:00Z"/>
              </w:rPr>
            </w:pPr>
            <w:ins w:id="911208" w:author="Claude (AI draft)" w:date="2026-10-16T09:00:00Z">
              <w:del w:id="912457" w:author="Claude (AI draft)" w:date="2026-10-16T16:00:00Z">
                <w:r>
                  <w:rPr>
                    <w:sz w:val="18"/>
                    <w:szCs w:val="18"/>
                  </w:rPr>
                  <w:delText xml:space="preserve">-</w:delText>
                </w:r>
              </w:del>
            </w:ins>
            <w:ins w:id="912456" w:author="Claude (AI draft)" w:date="2026-10-16T16:00:00Z">
              <w:r>
                <w:rPr>
                  <w:sz w:val="18"/>
                  <w:szCs w:val="18"/>
                </w:rPr>
                <w:t xml:space="preserve">integrityLogHasNoPersonalData (fails on the old code)</w:t>
              </w:r>
            </w:ins>
          </w:p>
        </w:tc>
      </w:tr>
      <w:tr>
        <w:trPr>
          <w:cantSplit/>
          <w:ins w:id="912458" w:author="Claude (AI draft)" w:date="2026-10-16T16:00:00Z"/>
        </w:trPr>
        <w:tc>
          <w:tcPr>
            <w:tcW w:w="650" w:type="dxa"/>
            <w:tcMar>
              <w:top w:w="40" w:type="dxa"/>
              <w:left w:w="90" w:type="dxa"/>
              <w:bottom w:w="40" w:type="dxa"/>
              <w:right w:w="90" w:type="dxa"/>
            </w:tcMar>
          </w:tcPr>
          <w:p>
            <w:pPr>
              <w:spacing w:after="40"/>
              <w:rPr>
                <w:ins w:id="912459" w:author="Claude (AI draft)" w:date="2026-10-16T16:00:00Z"/>
              </w:rPr>
            </w:pPr>
            <w:ins w:id="912475" w:author="Claude (AI draft)" w:date="2026-10-16T16:00:00Z">
              <w:r>
                <w:rPr>
                  <w:sz w:val="18"/>
                  <w:szCs w:val="18"/>
                </w:rPr>
                <w:t xml:space="preserve">D-41</w:t>
              </w:r>
            </w:ins>
          </w:p>
        </w:tc>
        <w:tc>
          <w:tcPr>
            <w:tcW w:w="2900" w:type="dxa"/>
            <w:tcMar>
              <w:top w:w="40" w:type="dxa"/>
              <w:left w:w="90" w:type="dxa"/>
              <w:bottom w:w="40" w:type="dxa"/>
              <w:right w:w="90" w:type="dxa"/>
            </w:tcMar>
          </w:tcPr>
          <w:p>
            <w:pPr>
              <w:spacing w:after="40"/>
              <w:rPr>
                <w:ins w:id="912461" w:author="Claude (AI draft)" w:date="2026-10-16T16:00:00Z"/>
              </w:rPr>
            </w:pPr>
            <w:ins w:id="912476" w:author="Claude (AI draft)" w:date="2026-10-16T16:00:00Z">
              <w:r>
                <w:rPr>
                  <w:sz w:val="18"/>
                  <w:szCs w:val="18"/>
                </w:rPr>
                <w:t xml:space="preserve">Activity page: the open-requests list ignored the chosen status filter (FR-013)</w:t>
              </w:r>
            </w:ins>
          </w:p>
        </w:tc>
        <w:tc>
          <w:tcPr>
            <w:tcW w:w="1100" w:type="dxa"/>
            <w:tcMar>
              <w:top w:w="40" w:type="dxa"/>
              <w:left w:w="90" w:type="dxa"/>
              <w:bottom w:w="40" w:type="dxa"/>
              <w:right w:w="90" w:type="dxa"/>
            </w:tcMar>
          </w:tcPr>
          <w:p>
            <w:pPr>
              <w:spacing w:after="40"/>
              <w:rPr>
                <w:ins w:id="912463" w:author="Claude (AI draft)" w:date="2026-10-16T16:00:00Z"/>
              </w:rPr>
            </w:pPr>
            <w:ins w:id="912477" w:author="Claude (AI draft)" w:date="2026-10-16T16:00:00Z">
              <w:r>
                <w:rPr>
                  <w:sz w:val="18"/>
                  <w:szCs w:val="18"/>
                </w:rPr>
                <w:t xml:space="preserve">Low</w:t>
              </w:r>
            </w:ins>
          </w:p>
        </w:tc>
        <w:tc>
          <w:tcPr>
            <w:tcW w:w="1250" w:type="dxa"/>
            <w:tcMar>
              <w:top w:w="40" w:type="dxa"/>
              <w:left w:w="90" w:type="dxa"/>
              <w:bottom w:w="40" w:type="dxa"/>
              <w:right w:w="90" w:type="dxa"/>
            </w:tcMar>
          </w:tcPr>
          <w:p>
            <w:pPr>
              <w:spacing w:after="40"/>
              <w:rPr>
                <w:ins w:id="912465" w:author="Claude (AI draft)" w:date="2026-10-16T16:00:00Z"/>
              </w:rPr>
            </w:pPr>
            <w:ins w:id="912478" w:author="Claude (AI draft)" w:date="2026-10-16T16:00:00Z">
              <w:r>
                <w:rPr>
                  <w:sz w:val="18"/>
                  <w:szCs w:val="18"/>
                </w:rPr>
                <w:t xml:space="preserve">Team review (M3, PR #32)</w:t>
              </w:r>
            </w:ins>
          </w:p>
        </w:tc>
        <w:tc>
          <w:tcPr>
            <w:tcW w:w="1450" w:type="dxa"/>
            <w:tcMar>
              <w:top w:w="40" w:type="dxa"/>
              <w:left w:w="90" w:type="dxa"/>
              <w:bottom w:w="40" w:type="dxa"/>
              <w:right w:w="90" w:type="dxa"/>
            </w:tcMar>
          </w:tcPr>
          <w:p>
            <w:pPr>
              <w:spacing w:after="40"/>
              <w:rPr>
                <w:ins w:id="912467" w:author="Claude (AI draft)" w:date="2026-10-16T16:00:00Z"/>
              </w:rPr>
            </w:pPr>
            <w:ins w:id="912479" w:author="Claude (AI draft)" w:date="2026-10-16T16:00:00Z">
              <w:r>
                <w:rPr>
                  <w:sz w:val="18"/>
                  <w:szCs w:val="18"/>
                </w:rPr>
                <w:t xml:space="preserve">Fixed in PR #32 (c0dd9a7): the status filter is sent</w:t>
              </w:r>
            </w:ins>
          </w:p>
        </w:tc>
        <w:tc>
          <w:tcPr>
            <w:tcW w:w="1666" w:type="dxa"/>
            <w:tcMar>
              <w:top w:w="40" w:type="dxa"/>
              <w:left w:w="90" w:type="dxa"/>
              <w:bottom w:w="40" w:type="dxa"/>
              <w:right w:w="90" w:type="dxa"/>
            </w:tcMar>
          </w:tcPr>
          <w:p>
            <w:pPr>
              <w:spacing w:after="40"/>
              <w:rPr>
                <w:ins w:id="912471" w:author="Claude (AI draft)" w:date="2026-10-16T16:00:00Z"/>
              </w:rPr>
            </w:pPr>
            <w:ins w:id="912480" w:author="Claude (AI draft)" w:date="2026-10-16T16:00:00Z">
              <w:r>
                <w:rPr>
                  <w:sz w:val="18"/>
                  <w:szCs w:val="18"/>
                </w:rPr>
                <w:t xml:space="preserve">activity-page.spec</w:t>
              </w:r>
            </w:ins>
          </w:p>
        </w:tc>
      </w:tr>
      <w:tr>
        <w:trPr>
          <w:cantSplit/>
          <w:ins w:id="912481" w:author="Claude (AI draft)" w:date="2026-10-16T16:00:00Z"/>
        </w:trPr>
        <w:tc>
          <w:tcPr>
            <w:tcW w:w="650" w:type="dxa"/>
            <w:tcMar>
              <w:top w:w="40" w:type="dxa"/>
              <w:left w:w="90" w:type="dxa"/>
              <w:bottom w:w="40" w:type="dxa"/>
              <w:right w:w="90" w:type="dxa"/>
            </w:tcMar>
          </w:tcPr>
          <w:p>
            <w:pPr>
              <w:spacing w:after="40"/>
              <w:rPr>
                <w:ins w:id="912482" w:author="Claude (AI draft)" w:date="2026-10-16T16:00:00Z"/>
              </w:rPr>
            </w:pPr>
            <w:ins w:id="912494" w:author="Claude (AI draft)" w:date="2026-10-16T16:00:00Z">
              <w:r>
                <w:rPr>
                  <w:sz w:val="18"/>
                  <w:szCs w:val="18"/>
                </w:rPr>
                <w:t xml:space="preserve">D-42</w:t>
              </w:r>
            </w:ins>
          </w:p>
        </w:tc>
        <w:tc>
          <w:tcPr>
            <w:tcW w:w="2900" w:type="dxa"/>
            <w:tcMar>
              <w:top w:w="40" w:type="dxa"/>
              <w:left w:w="90" w:type="dxa"/>
              <w:bottom w:w="40" w:type="dxa"/>
              <w:right w:w="90" w:type="dxa"/>
            </w:tcMar>
          </w:tcPr>
          <w:p>
            <w:pPr>
              <w:spacing w:after="40"/>
              <w:rPr>
                <w:ins w:id="912484" w:author="Claude (AI draft)" w:date="2026-10-16T16:00:00Z"/>
              </w:rPr>
            </w:pPr>
            <w:ins w:id="912495" w:author="Claude (AI draft)" w:date="2026-10-16T16:00:00Z">
              <w:r>
                <w:rPr>
                  <w:sz w:val="18"/>
                  <w:szCs w:val="18"/>
                </w:rPr>
                <w:t xml:space="preserve">Integration tests ran in the machine's time zone, but the application runs in UTC (main() sets it): on a laptop in South African time Hibernate stored times 2 hours early, so the overdue boundary was wrong in local test runs</w:t>
              </w:r>
            </w:ins>
          </w:p>
        </w:tc>
        <w:tc>
          <w:tcPr>
            <w:tcW w:w="1100" w:type="dxa"/>
            <w:tcMar>
              <w:top w:w="40" w:type="dxa"/>
              <w:left w:w="90" w:type="dxa"/>
              <w:bottom w:w="40" w:type="dxa"/>
              <w:right w:w="90" w:type="dxa"/>
            </w:tcMar>
          </w:tcPr>
          <w:p>
            <w:pPr>
              <w:spacing w:after="40"/>
              <w:rPr>
                <w:ins w:id="912486" w:author="Claude (AI draft)" w:date="2026-10-16T16:00:00Z"/>
              </w:rPr>
            </w:pPr>
            <w:ins w:id="912496" w:author="Claude (AI draft)" w:date="2026-10-16T16:00:00Z">
              <w:r>
                <w:rPr>
                  <w:sz w:val="18"/>
                  <w:szCs w:val="18"/>
                </w:rPr>
                <w:t xml:space="preserve">Low (tests only)</w:t>
              </w:r>
            </w:ins>
          </w:p>
        </w:tc>
        <w:tc>
          <w:tcPr>
            <w:tcW w:w="1250" w:type="dxa"/>
            <w:tcMar>
              <w:top w:w="40" w:type="dxa"/>
              <w:left w:w="90" w:type="dxa"/>
              <w:bottom w:w="40" w:type="dxa"/>
              <w:right w:w="90" w:type="dxa"/>
            </w:tcMar>
          </w:tcPr>
          <w:p>
            <w:pPr>
              <w:spacing w:after="40"/>
              <w:rPr>
                <w:ins w:id="912488" w:author="Claude (AI draft)" w:date="2026-10-16T16:00:00Z"/>
              </w:rPr>
            </w:pPr>
            <w:ins w:id="912497" w:author="Claude (AI draft)" w:date="2026-10-16T16:00:00Z">
              <w:r>
                <w:rPr>
                  <w:sz w:val="18"/>
                  <w:szCs w:val="18"/>
                </w:rPr>
                <w:t xml:space="preserve">Black-box test overdueBoundary (M3)</w:t>
              </w:r>
            </w:ins>
          </w:p>
        </w:tc>
        <w:tc>
          <w:tcPr>
            <w:tcW w:w="1450" w:type="dxa"/>
            <w:tcMar>
              <w:top w:w="40" w:type="dxa"/>
              <w:left w:w="90" w:type="dxa"/>
              <w:bottom w:w="40" w:type="dxa"/>
              <w:right w:w="90" w:type="dxa"/>
            </w:tcMar>
          </w:tcPr>
          <w:p>
            <w:pPr>
              <w:spacing w:after="40"/>
              <w:rPr>
                <w:ins w:id="912490" w:author="Claude (AI draft)" w:date="2026-10-16T16:00:00Z"/>
              </w:rPr>
            </w:pPr>
            <w:ins w:id="912498" w:author="Claude (AI draft)" w:date="2026-10-16T16:00:00Z">
              <w:r>
                <w:rPr>
                  <w:sz w:val="18"/>
                  <w:szCs w:val="18"/>
                </w:rPr>
                <w:t xml:space="preserve">Fixed: the tests run in UTC (-Duser.timezone=UTC in pom.xml). The application was not affected</w:t>
              </w:r>
            </w:ins>
          </w:p>
        </w:tc>
        <w:tc>
          <w:tcPr>
            <w:tcW w:w="1666" w:type="dxa"/>
            <w:tcMar>
              <w:top w:w="40" w:type="dxa"/>
              <w:left w:w="90" w:type="dxa"/>
              <w:bottom w:w="40" w:type="dxa"/>
              <w:right w:w="90" w:type="dxa"/>
            </w:tcMar>
          </w:tcPr>
          <w:p>
            <w:pPr>
              <w:spacing w:after="40"/>
              <w:rPr>
                <w:ins w:id="912492" w:author="Claude (AI draft)" w:date="2026-10-16T16:00:00Z"/>
              </w:rPr>
            </w:pPr>
            <w:ins w:id="912499" w:author="Claude (AI draft)" w:date="2026-10-16T16:00:00Z">
              <w:r>
                <w:rPr>
                  <w:sz w:val="18"/>
                  <w:szCs w:val="18"/>
                </w:rPr>
                <w:t xml:space="preserve">overdueBoundary passes in UTC and in South African time; fails in South African time without the fix</w:t>
              </w:r>
            </w:ins>
          </w:p>
        </w:tc>
      </w:tr>
    </w:tbl>
    <w:p>
      <w:pPr>
        <w:spacing w:after="60"/>
        <w:rPr>
          <w:ins w:id="902299" w:author="Claude (AI draft)" w:date="2026-10-15T08:00:00Z"/>
        </w:rPr>
      </w:pPr>
      <w:ins w:id="902300" w:author="Claude (AI draft)" w:date="2026-10-15T08:00:00Z"/>
    </w:p>
    <w:p>
      <w:pPr>
        <w:spacing w:after="120"/>
        <w:rPr>
          <w:ins w:id="902301" w:author="Claude (AI draft)" w:date="2026-10-15T08:00:00Z"/>
        </w:rPr>
      </w:pPr>
      <w:ins w:id="902302" w:author="Claude (AI draft)" w:date="2026-10-15T08:00:00Z">
        <w:r>
          <w:t xml:space="preserve">D-16 and D-17 passed review because the code looked correct; they are why the Backend job now starts the application and runs the integration tests on every pull request. "Independent review" was an AI-assisted review of the whole code base by a reviewer that had not seen the changes (see AI Usage Register); every finding was checked against the code before it was fixed.</w:t>
        </w:r>
      </w:ins>
    </w:p>
    <w:p>
      <w:pPr>
        <w:pStyle w:val="Heading3"/>
        <w:rPr>
          <w:ins w:id="902303" w:author="Claude (AI draft)" w:date="2026-10-15T08:00:00Z"/>
        </w:rPr>
      </w:pPr>
      <w:ins w:id="902304" w:author="Claude (AI draft)" w:date="2026-10-15T08:00:00Z">
        <w:r>
          <w:t xml:space="preserve">Static analysis and security findings</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2500"/>
        <w:gridCol w:w="3900"/>
        <w:gridCol w:w="2616"/>
      </w:tblGrid>
      <w:tr>
        <w:trPr>
          <w:cantSplit/>
          <w:tblHeader/>
          <w:ins w:id="902305" w:author="Claude (AI draft)" w:date="2026-10-15T08:00:00Z"/>
        </w:trPr>
        <w:tc>
          <w:tcPr>
            <w:tcW w:w="2500" w:type="dxa"/>
            <w:shd w:val="clear" w:color="auto" w:fill="002060"/>
            <w:tcMar>
              <w:top w:w="40" w:type="dxa"/>
              <w:left w:w="90" w:type="dxa"/>
              <w:bottom w:w="40" w:type="dxa"/>
              <w:right w:w="90" w:type="dxa"/>
            </w:tcMar>
          </w:tcPr>
          <w:p>
            <w:pPr>
              <w:spacing w:after="40"/>
              <w:rPr>
                <w:ins w:id="902306" w:author="Claude (AI draft)" w:date="2026-10-15T08:00:00Z"/>
              </w:rPr>
            </w:pPr>
            <w:ins w:id="902307" w:author="Claude (AI draft)" w:date="2026-10-15T08:00:00Z">
              <w:r>
                <w:rPr>
                  <w:b/>
                  <w:bCs/>
                  <w:color w:val="FFFFFF"/>
                  <w:sz w:val="18"/>
                  <w:szCs w:val="18"/>
                </w:rPr>
                <w:t xml:space="preserve">Check / finding</w:t>
              </w:r>
            </w:ins>
          </w:p>
        </w:tc>
        <w:tc>
          <w:tcPr>
            <w:tcW w:w="3900" w:type="dxa"/>
            <w:shd w:val="clear" w:color="auto" w:fill="002060"/>
            <w:tcMar>
              <w:top w:w="40" w:type="dxa"/>
              <w:left w:w="90" w:type="dxa"/>
              <w:bottom w:w="40" w:type="dxa"/>
              <w:right w:w="90" w:type="dxa"/>
            </w:tcMar>
          </w:tcPr>
          <w:p>
            <w:pPr>
              <w:spacing w:after="40"/>
              <w:rPr>
                <w:ins w:id="902308" w:author="Claude (AI draft)" w:date="2026-10-15T08:00:00Z"/>
              </w:rPr>
            </w:pPr>
            <w:ins w:id="902309" w:author="Claude (AI draft)" w:date="2026-10-15T08:00:00Z">
              <w:r>
                <w:rPr>
                  <w:b/>
                  <w:bCs/>
                  <w:color w:val="FFFFFF"/>
                  <w:sz w:val="18"/>
                  <w:szCs w:val="18"/>
                </w:rPr>
                <w:t xml:space="preserve">Assessment</w:t>
              </w:r>
            </w:ins>
          </w:p>
        </w:tc>
        <w:tc>
          <w:tcPr>
            <w:tcW w:w="2616" w:type="dxa"/>
            <w:shd w:val="clear" w:color="auto" w:fill="002060"/>
            <w:tcMar>
              <w:top w:w="40" w:type="dxa"/>
              <w:left w:w="90" w:type="dxa"/>
              <w:bottom w:w="40" w:type="dxa"/>
              <w:right w:w="90" w:type="dxa"/>
            </w:tcMar>
          </w:tcPr>
          <w:p>
            <w:pPr>
              <w:spacing w:after="40"/>
              <w:rPr>
                <w:ins w:id="902310" w:author="Claude (AI draft)" w:date="2026-10-15T08:00:00Z"/>
              </w:rPr>
            </w:pPr>
            <w:ins w:id="902311" w:author="Claude (AI draft)" w:date="2026-10-15T08:00:00Z">
              <w:r>
                <w:rPr>
                  <w:b/>
                  <w:bCs/>
                  <w:color w:val="FFFFFF"/>
                  <w:sz w:val="18"/>
                  <w:szCs w:val="18"/>
                </w:rPr>
                <w:t xml:space="preserve">Handling</w:t>
              </w:r>
            </w:ins>
          </w:p>
        </w:tc>
      </w:tr>
      <w:tr>
        <w:trPr>
          <w:cantSplit/>
          <w:ins w:id="902312" w:author="Claude (AI draft)" w:date="2026-10-15T08:00:00Z"/>
        </w:trPr>
        <w:tc>
          <w:tcPr>
            <w:tcW w:w="2500" w:type="dxa"/>
            <w:tcMar>
              <w:top w:w="40" w:type="dxa"/>
              <w:left w:w="90" w:type="dxa"/>
              <w:bottom w:w="40" w:type="dxa"/>
              <w:right w:w="90" w:type="dxa"/>
            </w:tcMar>
          </w:tcPr>
          <w:p>
            <w:pPr>
              <w:spacing w:after="40"/>
              <w:rPr>
                <w:ins w:id="902313" w:author="Claude (AI draft)" w:date="2026-10-15T08:00:00Z"/>
              </w:rPr>
            </w:pPr>
            <w:ins w:id="902314" w:author="Claude (AI draft)" w:date="2026-10-15T08:00:00Z">
              <w:r>
                <w:rPr>
                  <w:sz w:val="18"/>
                  <w:szCs w:val="18"/>
                </w:rPr>
                <w:t xml:space="preserve">gitleaks: a JWT secret in an old ci.yml commit</w:t>
              </w:r>
            </w:ins>
          </w:p>
        </w:tc>
        <w:tc>
          <w:tcPr>
            <w:tcW w:w="3900" w:type="dxa"/>
            <w:tcMar>
              <w:top w:w="40" w:type="dxa"/>
              <w:left w:w="90" w:type="dxa"/>
              <w:bottom w:w="40" w:type="dxa"/>
              <w:right w:w="90" w:type="dxa"/>
            </w:tcMar>
          </w:tcPr>
          <w:p>
            <w:pPr>
              <w:spacing w:after="40"/>
              <w:rPr>
                <w:ins w:id="902315" w:author="Claude (AI draft)" w:date="2026-10-15T08:00:00Z"/>
              </w:rPr>
            </w:pPr>
            <w:ins w:id="902316" w:author="Claude (AI draft)" w:date="2026-10-15T08:00:00Z">
              <w:r>
                <w:rPr>
                  <w:sz w:val="18"/>
                  <w:szCs w:val="18"/>
                </w:rPr>
                <w:t xml:space="preserve">A test value, not the production secret (the .env value differs)</w:t>
              </w:r>
            </w:ins>
          </w:p>
        </w:tc>
        <w:tc>
          <w:tcPr>
            <w:tcW w:w="2616" w:type="dxa"/>
            <w:tcMar>
              <w:top w:w="40" w:type="dxa"/>
              <w:left w:w="90" w:type="dxa"/>
              <w:bottom w:w="40" w:type="dxa"/>
              <w:right w:w="90" w:type="dxa"/>
            </w:tcMar>
          </w:tcPr>
          <w:p>
            <w:pPr>
              <w:spacing w:after="40"/>
              <w:rPr>
                <w:ins w:id="902317" w:author="Claude (AI draft)" w:date="2026-10-15T08:00:00Z"/>
              </w:rPr>
            </w:pPr>
            <w:ins w:id="902318" w:author="Claude (AI draft)" w:date="2026-10-15T08:00:00Z">
              <w:r>
                <w:rPr>
                  <w:sz w:val="18"/>
                  <w:szCs w:val="18"/>
                </w:rPr>
                <w:t xml:space="preserve">Fingerprint and reason recorded in .gitleaksignore</w:t>
              </w:r>
            </w:ins>
          </w:p>
        </w:tc>
      </w:tr>
      <w:tr>
        <w:trPr>
          <w:cantSplit/>
          <w:ins w:id="907229" w:author="Claude (AI draft)" w:date="2026-10-15T18:00:00Z"/>
        </w:trPr>
        <w:tc>
          <w:tcPr>
            <w:tcW w:w="2500" w:type="dxa"/>
            <w:tcMar>
              <w:top w:w="40" w:type="dxa"/>
              <w:left w:w="90" w:type="dxa"/>
              <w:bottom w:w="40" w:type="dxa"/>
              <w:right w:w="90" w:type="dxa"/>
            </w:tcMar>
          </w:tcPr>
          <w:p>
            <w:pPr>
              <w:spacing w:after="40"/>
              <w:rPr>
                <w:ins w:id="907232" w:author="Claude (AI draft)" w:date="2026-10-15T18:00:00Z"/>
              </w:rPr>
            </w:pPr>
            <w:ins w:id="907231" w:author="Claude (AI draft)" w:date="2026-10-15T18:00:00Z">
              <w:r>
                <w:rPr>
                  <w:sz w:val="18"/>
                  <w:szCs w:val="18"/>
                </w:rPr>
                <w:t xml:space="preserve">gitleaks: 80 JWT login tokens in the k6 result files (commit 7bdb199)</w:t>
              </w:r>
            </w:ins>
          </w:p>
        </w:tc>
        <w:tc>
          <w:tcPr>
            <w:tcW w:w="3900" w:type="dxa"/>
            <w:tcMar>
              <w:top w:w="40" w:type="dxa"/>
              <w:left w:w="90" w:type="dxa"/>
              <w:bottom w:w="40" w:type="dxa"/>
              <w:right w:w="90" w:type="dxa"/>
            </w:tcMar>
          </w:tcPr>
          <w:p>
            <w:pPr>
              <w:spacing w:after="40"/>
              <w:rPr>
                <w:ins w:id="907235" w:author="Claude (AI draft)" w:date="2026-10-15T18:00:00Z"/>
              </w:rPr>
            </w:pPr>
            <w:ins w:id="907234" w:author="Claude (AI draft)" w:date="2026-10-15T18:00:00Z">
              <w:r>
                <w:rPr>
                  <w:sz w:val="18"/>
                  <w:szCs w:val="18"/>
                </w:rPr>
                <w:t xml:space="preserve">Tokens of the 20 test staff accounts on local test databases, valid for one hour; all expired</w:t>
              </w:r>
            </w:ins>
          </w:p>
        </w:tc>
        <w:tc>
          <w:tcPr>
            <w:tcW w:w="2616" w:type="dxa"/>
            <w:tcMar>
              <w:top w:w="40" w:type="dxa"/>
              <w:left w:w="90" w:type="dxa"/>
              <w:bottom w:w="40" w:type="dxa"/>
              <w:right w:w="90" w:type="dxa"/>
            </w:tcMar>
          </w:tcPr>
          <w:p>
            <w:pPr>
              <w:spacing w:after="40"/>
              <w:rPr>
                <w:ins w:id="907238" w:author="Claude (AI draft)" w:date="2026-10-15T18:00:00Z"/>
              </w:rPr>
            </w:pPr>
            <w:ins w:id="907237" w:author="Claude (AI draft)" w:date="2026-10-15T18:00:00Z">
              <w:r>
                <w:rPr>
                  <w:sz w:val="18"/>
                  <w:szCs w:val="18"/>
                </w:rPr>
                <w:t xml:space="preserve">Removed from the results and the script fixed (D-29); fingerprints and reason recorded in .gitleaksignore</w:t>
              </w:r>
            </w:ins>
          </w:p>
        </w:tc>
      </w:tr>
      <w:tr>
        <w:trPr>
          <w:cantSplit/>
          <w:ins w:id="902319" w:author="Claude (AI draft)" w:date="2026-10-15T08:00:00Z"/>
        </w:trPr>
        <w:tc>
          <w:tcPr>
            <w:tcW w:w="2500" w:type="dxa"/>
            <w:tcMar>
              <w:top w:w="40" w:type="dxa"/>
              <w:left w:w="90" w:type="dxa"/>
              <w:bottom w:w="40" w:type="dxa"/>
              <w:right w:w="90" w:type="dxa"/>
            </w:tcMar>
          </w:tcPr>
          <w:p>
            <w:pPr>
              <w:spacing w:after="40"/>
              <w:rPr>
                <w:ins w:id="902320" w:author="Claude (AI draft)" w:date="2026-10-15T08:00:00Z"/>
              </w:rPr>
            </w:pPr>
            <w:ins w:id="902321" w:author="Claude (AI draft)" w:date="2026-10-15T08:00:00Z">
              <w:r>
                <w:rPr>
                  <w:sz w:val="18"/>
                  <w:szCs w:val="18"/>
                </w:rPr>
                <w:t xml:space="preserve">Database password in the prototype history (R-22)</w:t>
              </w:r>
            </w:ins>
          </w:p>
        </w:tc>
        <w:tc>
          <w:tcPr>
            <w:tcW w:w="3900" w:type="dxa"/>
            <w:tcMar>
              <w:top w:w="40" w:type="dxa"/>
              <w:left w:w="90" w:type="dxa"/>
              <w:bottom w:w="40" w:type="dxa"/>
              <w:right w:w="90" w:type="dxa"/>
            </w:tcMar>
          </w:tcPr>
          <w:p>
            <w:pPr>
              <w:spacing w:after="40"/>
              <w:rPr>
                <w:ins w:id="902322" w:author="Claude (AI draft)" w:date="2026-10-15T08:00:00Z"/>
              </w:rPr>
            </w:pPr>
            <w:ins w:id="902323" w:author="Claude (AI draft)" w:date="2026-10-15T08:00:00Z">
              <w:r>
                <w:rPr>
                  <w:sz w:val="18"/>
                  <w:szCs w:val="18"/>
                </w:rPr>
                <w:t xml:space="preserve">Credentials are now environment variables only</w:t>
              </w:r>
            </w:ins>
          </w:p>
        </w:tc>
        <w:tc>
          <w:tcPr>
            <w:tcW w:w="2616" w:type="dxa"/>
            <w:tcMar>
              <w:top w:w="40" w:type="dxa"/>
              <w:left w:w="90" w:type="dxa"/>
              <w:bottom w:w="40" w:type="dxa"/>
              <w:right w:w="90" w:type="dxa"/>
            </w:tcMar>
          </w:tcPr>
          <w:p>
            <w:pPr>
              <w:spacing w:after="40"/>
              <w:rPr>
                <w:ins w:id="902324" w:author="Claude (AI draft)" w:date="2026-10-15T08:00:00Z"/>
              </w:rPr>
            </w:pPr>
            <w:ins w:id="902325" w:author="Claude (AI draft)" w:date="2026-10-15T08:00:00Z">
              <w:r>
                <w:rPr>
                  <w:b/>
                  <w:bCs/>
                  <w:i/>
                  <w:iCs/>
                  <w:color w:val="C00000"/>
                  <w:sz w:val="18"/>
                  <w:szCs w:val="18"/>
                </w:rPr>
                <w:t xml:space="preserve">[Team to complete]</w:t>
              </w:r>
              <w:r>
                <w:rPr>
                  <w:sz w:val="18"/>
                  <w:szCs w:val="18"/>
                </w:rPr>
                <w:t xml:space="preserve"> confirm the password was changed</w:t>
              </w:r>
            </w:ins>
          </w:p>
        </w:tc>
      </w:tr>
      <w:tr>
        <w:trPr>
          <w:cantSplit/>
          <w:ins w:id="902326" w:author="Claude (AI draft)" w:date="2026-10-15T08:00:00Z"/>
        </w:trPr>
        <w:tc>
          <w:tcPr>
            <w:tcW w:w="2500" w:type="dxa"/>
            <w:tcMar>
              <w:top w:w="40" w:type="dxa"/>
              <w:left w:w="90" w:type="dxa"/>
              <w:bottom w:w="40" w:type="dxa"/>
              <w:right w:w="90" w:type="dxa"/>
            </w:tcMar>
          </w:tcPr>
          <w:p>
            <w:pPr>
              <w:spacing w:after="40"/>
              <w:rPr>
                <w:ins w:id="902327" w:author="Claude (AI draft)" w:date="2026-10-15T08:00:00Z"/>
              </w:rPr>
            </w:pPr>
            <w:ins w:id="902328" w:author="Claude (AI draft)" w:date="2026-10-15T08:00:00Z">
              <w:r>
                <w:rPr>
                  <w:sz w:val="18"/>
                  <w:szCs w:val="18"/>
                </w:rPr>
                <w:t xml:space="preserve">CodeQL</w:t>
              </w:r>
            </w:ins>
          </w:p>
        </w:tc>
        <w:tc>
          <w:tcPr>
            <w:tcW w:w="3900" w:type="dxa"/>
            <w:tcMar>
              <w:top w:w="40" w:type="dxa"/>
              <w:left w:w="90" w:type="dxa"/>
              <w:bottom w:w="40" w:type="dxa"/>
              <w:right w:w="90" w:type="dxa"/>
            </w:tcMar>
          </w:tcPr>
          <w:p>
            <w:pPr>
              <w:spacing w:after="40"/>
              <w:rPr>
                <w:ins w:id="902329" w:author="Claude (AI draft)" w:date="2026-10-15T08:00:00Z"/>
              </w:rPr>
            </w:pPr>
            <w:ins w:id="902330" w:author="Claude (AI draft)" w:date="2026-10-15T08:00:00Z">
              <w:r>
                <w:rPr>
                  <w:b/>
                  <w:bCs/>
                  <w:i/>
                  <w:iCs/>
                  <w:color w:val="C00000"/>
                  <w:sz w:val="18"/>
                  <w:szCs w:val="18"/>
                </w:rPr>
                <w:t xml:space="preserve">Two log-injection alerts (FilterErrorHandler): request values written to the logs unchanged. Low real risk: Tomcat refuses raw line breaks and the URI stays encoded</w:t>
              </w:r>
            </w:ins>
          </w:p>
        </w:tc>
        <w:tc>
          <w:tcPr>
            <w:tcW w:w="2616" w:type="dxa"/>
            <w:tcMar>
              <w:top w:w="40" w:type="dxa"/>
              <w:left w:w="90" w:type="dxa"/>
              <w:bottom w:w="40" w:type="dxa"/>
              <w:right w:w="90" w:type="dxa"/>
            </w:tcMar>
          </w:tcPr>
          <w:p>
            <w:pPr>
              <w:spacing w:after="40"/>
              <w:rPr>
                <w:ins w:id="902331" w:author="Claude (AI draft)" w:date="2026-10-15T08:00:00Z"/>
              </w:rPr>
            </w:pPr>
            <w:ins w:id="902332" w:author="Claude (AI draft)" w:date="2026-10-15T08:00:00Z">
              <w:r>
                <w:rPr>
                  <w:b/>
                  <w:bCs/>
                  <w:i/>
                  <w:iCs/>
                  <w:color w:val="C00000"/>
                  <w:sz w:val="18"/>
                  <w:szCs w:val="18"/>
                </w:rPr>
                <w:t xml:space="preserve">Fixed in all five log lines, not only the two flagged (D-37). [Team to complete] result of the run on the release candidate</w:t>
              </w:r>
            </w:ins>
          </w:p>
        </w:tc>
      </w:tr>
      <w:tr>
        <w:trPr>
          <w:cantSplit/>
          <w:ins w:id="902333" w:author="Claude (AI draft)" w:date="2026-10-15T08:00:00Z"/>
        </w:trPr>
        <w:tc>
          <w:tcPr>
            <w:tcW w:w="2500" w:type="dxa"/>
            <w:tcMar>
              <w:top w:w="40" w:type="dxa"/>
              <w:left w:w="90" w:type="dxa"/>
              <w:bottom w:w="40" w:type="dxa"/>
              <w:right w:w="90" w:type="dxa"/>
            </w:tcMar>
          </w:tcPr>
          <w:p>
            <w:pPr>
              <w:spacing w:after="40"/>
              <w:rPr>
                <w:ins w:id="902334" w:author="Claude (AI draft)" w:date="2026-10-15T08:00:00Z"/>
              </w:rPr>
            </w:pPr>
            <w:ins w:id="902335" w:author="Claude (AI draft)" w:date="2026-10-15T08:00:00Z">
              <w:r>
                <w:rPr>
                  <w:sz w:val="18"/>
                  <w:szCs w:val="18"/>
                </w:rPr>
                <w:t xml:space="preserve">npm audit (runtime packages, high)</w:t>
              </w:r>
            </w:ins>
          </w:p>
        </w:tc>
        <w:tc>
          <w:tcPr>
            <w:tcW w:w="3900" w:type="dxa"/>
            <w:tcMar>
              <w:top w:w="40" w:type="dxa"/>
              <w:left w:w="90" w:type="dxa"/>
              <w:bottom w:w="40" w:type="dxa"/>
              <w:right w:w="90" w:type="dxa"/>
            </w:tcMar>
          </w:tcPr>
          <w:p>
            <w:pPr>
              <w:spacing w:after="40"/>
              <w:rPr>
                <w:ins w:id="902336" w:author="Claude (AI draft)" w:date="2026-10-15T08:00:00Z"/>
              </w:rPr>
            </w:pPr>
            <w:ins w:id="902337" w:author="Claude (AI draft)" w:date="2026-10-15T08:00:00Z">
              <w:r>
                <w:rPr>
                  <w:sz w:val="18"/>
                  <w:szCs w:val="18"/>
                </w:rPr>
                <w:t xml:space="preserve">Gate in the Frontend job</w:t>
              </w:r>
            </w:ins>
          </w:p>
        </w:tc>
        <w:tc>
          <w:tcPr>
            <w:tcW w:w="2616" w:type="dxa"/>
            <w:tcMar>
              <w:top w:w="40" w:type="dxa"/>
              <w:left w:w="90" w:type="dxa"/>
              <w:bottom w:w="40" w:type="dxa"/>
              <w:right w:w="90" w:type="dxa"/>
            </w:tcMar>
          </w:tcPr>
          <w:p>
            <w:pPr>
              <w:spacing w:after="40"/>
              <w:rPr>
                <w:ins w:id="902338" w:author="Claude (AI draft)" w:date="2026-10-15T08:00:00Z"/>
              </w:rPr>
            </w:pPr>
            <w:ins w:id="902339" w:author="Claude (AI draft)" w:date="2026-10-15T08:00:00Z">
              <w:del w:id="912501" w:author="Claude (AI draft)" w:date="2026-10-16T16:00:00Z">
                <w:r>
                  <w:rPr>
                    <w:b/>
                    <w:bCs/>
                    <w:i/>
                    <w:iCs/>
                    <w:color w:val="C00000"/>
                    <w:sz w:val="18"/>
                    <w:szCs w:val="18"/>
                  </w:rPr>
                  <w:delText xml:space="preserve">[Team to complete]</w:delText>
                </w:r>
              </w:del>
              <w:del w:id="912502" w:author="Claude (AI draft)" w:date="2026-10-16T16:00:00Z">
                <w:r>
                  <w:rPr>
                    <w:sz w:val="18"/>
                    <w:szCs w:val="18"/>
                  </w:rPr>
                  <w:delText xml:space="preserve"> result of the release run</w:delText>
                </w:r>
              </w:del>
            </w:ins>
            <w:ins w:id="912500" w:author="Claude (AI draft)" w:date="2026-10-16T16:00:00Z">
              <w:r>
                <w:rPr>
                  <w:b/>
                  <w:bCs/>
                  <w:i/>
                  <w:iCs/>
                  <w:color w:val="C00000"/>
                  <w:sz w:val="18"/>
                  <w:szCs w:val="18"/>
                </w:rPr>
                <w:t xml:space="preserve">Passed on main 6a198c4 and PR #33 (the Frontend job fails otherwise)</w:t>
              </w:r>
            </w:ins>
          </w:p>
        </w:tc>
      </w:tr>
      <w:tr>
        <w:trPr>
          <w:cantSplit/>
          <w:ins w:id="902340" w:author="Claude (AI draft)" w:date="2026-10-15T08:00:00Z"/>
        </w:trPr>
        <w:tc>
          <w:tcPr>
            <w:tcW w:w="2500" w:type="dxa"/>
            <w:tcMar>
              <w:top w:w="40" w:type="dxa"/>
              <w:left w:w="90" w:type="dxa"/>
              <w:bottom w:w="40" w:type="dxa"/>
              <w:right w:w="90" w:type="dxa"/>
            </w:tcMar>
          </w:tcPr>
          <w:p>
            <w:pPr>
              <w:spacing w:after="40"/>
              <w:rPr>
                <w:ins w:id="902341" w:author="Claude (AI draft)" w:date="2026-10-15T08:00:00Z"/>
              </w:rPr>
            </w:pPr>
            <w:ins w:id="902342" w:author="Claude (AI draft)" w:date="2026-10-15T08:00:00Z">
              <w:r>
                <w:rPr>
                  <w:sz w:val="18"/>
                  <w:szCs w:val="18"/>
                </w:rPr>
                <w:t xml:space="preserve">Dependency review</w:t>
              </w:r>
            </w:ins>
          </w:p>
        </w:tc>
        <w:tc>
          <w:tcPr>
            <w:tcW w:w="3900" w:type="dxa"/>
            <w:tcMar>
              <w:top w:w="40" w:type="dxa"/>
              <w:left w:w="90" w:type="dxa"/>
              <w:bottom w:w="40" w:type="dxa"/>
              <w:right w:w="90" w:type="dxa"/>
            </w:tcMar>
          </w:tcPr>
          <w:p>
            <w:pPr>
              <w:spacing w:after="40"/>
              <w:rPr>
                <w:ins w:id="902343" w:author="Claude (AI draft)" w:date="2026-10-15T08:00:00Z"/>
              </w:rPr>
            </w:pPr>
            <w:ins w:id="902344" w:author="Claude (AI draft)" w:date="2026-10-15T08:00:00Z">
              <w:del w:id="912504" w:author="Claude (AI draft)" w:date="2026-10-16T16:00:00Z">
                <w:r>
                  <w:rPr>
                    <w:sz w:val="18"/>
                    <w:szCs w:val="18"/>
                  </w:rPr>
                  <w:delText xml:space="preserve">Inactive until the dependency graph is enabled</w:delText>
                </w:r>
              </w:del>
            </w:ins>
            <w:ins w:id="912503" w:author="Claude (AI draft)" w:date="2026-10-16T16:00:00Z">
              <w:r>
                <w:rPr>
                  <w:sz w:val="18"/>
                  <w:szCs w:val="18"/>
                </w:rPr>
                <w:t xml:space="preserve">Active on every pull request; passed on PRs #32 and #33</w:t>
              </w:r>
            </w:ins>
          </w:p>
        </w:tc>
        <w:tc>
          <w:tcPr>
            <w:tcW w:w="2616" w:type="dxa"/>
            <w:tcMar>
              <w:top w:w="40" w:type="dxa"/>
              <w:left w:w="90" w:type="dxa"/>
              <w:bottom w:w="40" w:type="dxa"/>
              <w:right w:w="90" w:type="dxa"/>
            </w:tcMar>
          </w:tcPr>
          <w:p>
            <w:pPr>
              <w:spacing w:after="40"/>
              <w:rPr>
                <w:ins w:id="902345" w:author="Claude (AI draft)" w:date="2026-10-15T08:00:00Z"/>
              </w:rPr>
            </w:pPr>
            <w:ins w:id="902346" w:author="Claude (AI draft)" w:date="2026-10-15T08:00:00Z">
              <w:del w:id="912506" w:author="Claude (AI draft)" w:date="2026-10-16T16:00:00Z">
                <w:r>
                  <w:rPr>
                    <w:b/>
                    <w:bCs/>
                    <w:i/>
                    <w:iCs/>
                    <w:color w:val="C00000"/>
                    <w:sz w:val="18"/>
                    <w:szCs w:val="18"/>
                  </w:rPr>
                  <w:delText xml:space="preserve">[Team to complete]</w:delText>
                </w:r>
              </w:del>
            </w:ins>
            <w:ins w:id="912505" w:author="Claude (AI draft)" w:date="2026-10-16T16:00:00Z">
              <w:r>
                <w:rPr>
                  <w:b/>
                  <w:bCs/>
                  <w:i/>
                  <w:iCs/>
                  <w:color w:val="C00000"/>
                  <w:sz w:val="18"/>
                  <w:szCs w:val="18"/>
                </w:rPr>
                <w:t xml:space="preserve">No findings</w:t>
              </w:r>
            </w:ins>
          </w:p>
        </w:tc>
      </w:tr>
    </w:tbl>
    <w:p>
      <w:pPr>
        <w:spacing w:after="60"/>
        <w:rPr>
          <w:ins w:id="902347" w:author="Claude (AI draft)" w:date="2026-10-15T08:00:00Z"/>
        </w:rPr>
      </w:pPr>
      <w:ins w:id="902348" w:author="Claude (AI draft)" w:date="2026-10-15T08:00:00Z"/>
    </w:p>
    <w:p>
      <w:pPr>
        <w:pStyle w:val="Heading3"/>
        <w:rPr>
          <w:ins w:id="902349" w:author="Claude (AI draft)" w:date="2026-10-15T08:00:00Z"/>
        </w:rPr>
      </w:pPr>
      <w:ins w:id="902350" w:author="Claude (AI draft)" w:date="2026-10-15T08:00:00Z">
        <w:r>
          <w:t xml:space="preserve">Technical debt register</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700"/>
        <w:gridCol w:w="3300"/>
        <w:gridCol w:w="2700"/>
        <w:gridCol w:w="2316"/>
      </w:tblGrid>
      <w:tr>
        <w:trPr>
          <w:cantSplit/>
          <w:tblHeader/>
          <w:ins w:id="902351" w:author="Claude (AI draft)" w:date="2026-10-15T08:00:00Z"/>
        </w:trPr>
        <w:tc>
          <w:tcPr>
            <w:tcW w:w="700" w:type="dxa"/>
            <w:shd w:val="clear" w:color="auto" w:fill="002060"/>
            <w:tcMar>
              <w:top w:w="40" w:type="dxa"/>
              <w:left w:w="90" w:type="dxa"/>
              <w:bottom w:w="40" w:type="dxa"/>
              <w:right w:w="90" w:type="dxa"/>
            </w:tcMar>
          </w:tcPr>
          <w:p>
            <w:pPr>
              <w:spacing w:after="40"/>
              <w:rPr>
                <w:ins w:id="902352" w:author="Claude (AI draft)" w:date="2026-10-15T08:00:00Z"/>
              </w:rPr>
            </w:pPr>
            <w:ins w:id="902353" w:author="Claude (AI draft)" w:date="2026-10-15T08:00:00Z">
              <w:r>
                <w:rPr>
                  <w:b/>
                  <w:bCs/>
                  <w:color w:val="FFFFFF"/>
                  <w:sz w:val="18"/>
                  <w:szCs w:val="18"/>
                </w:rPr>
                <w:t xml:space="preserve">ID</w:t>
              </w:r>
            </w:ins>
          </w:p>
        </w:tc>
        <w:tc>
          <w:tcPr>
            <w:tcW w:w="3300" w:type="dxa"/>
            <w:shd w:val="clear" w:color="auto" w:fill="002060"/>
            <w:tcMar>
              <w:top w:w="40" w:type="dxa"/>
              <w:left w:w="90" w:type="dxa"/>
              <w:bottom w:w="40" w:type="dxa"/>
              <w:right w:w="90" w:type="dxa"/>
            </w:tcMar>
          </w:tcPr>
          <w:p>
            <w:pPr>
              <w:spacing w:after="40"/>
              <w:rPr>
                <w:ins w:id="902354" w:author="Claude (AI draft)" w:date="2026-10-15T08:00:00Z"/>
              </w:rPr>
            </w:pPr>
            <w:ins w:id="902355" w:author="Claude (AI draft)" w:date="2026-10-15T08:00:00Z">
              <w:r>
                <w:rPr>
                  <w:b/>
                  <w:bCs/>
                  <w:color w:val="FFFFFF"/>
                  <w:sz w:val="18"/>
                  <w:szCs w:val="18"/>
                </w:rPr>
                <w:t xml:space="preserve">Debt</w:t>
              </w:r>
            </w:ins>
          </w:p>
        </w:tc>
        <w:tc>
          <w:tcPr>
            <w:tcW w:w="2700" w:type="dxa"/>
            <w:shd w:val="clear" w:color="auto" w:fill="002060"/>
            <w:tcMar>
              <w:top w:w="40" w:type="dxa"/>
              <w:left w:w="90" w:type="dxa"/>
              <w:bottom w:w="40" w:type="dxa"/>
              <w:right w:w="90" w:type="dxa"/>
            </w:tcMar>
          </w:tcPr>
          <w:p>
            <w:pPr>
              <w:spacing w:after="40"/>
              <w:rPr>
                <w:ins w:id="902356" w:author="Claude (AI draft)" w:date="2026-10-15T08:00:00Z"/>
              </w:rPr>
            </w:pPr>
            <w:ins w:id="902357" w:author="Claude (AI draft)" w:date="2026-10-15T08:00:00Z">
              <w:r>
                <w:rPr>
                  <w:b/>
                  <w:bCs/>
                  <w:color w:val="FFFFFF"/>
                  <w:sz w:val="18"/>
                  <w:szCs w:val="18"/>
                </w:rPr>
                <w:t xml:space="preserve">Consequence</w:t>
              </w:r>
            </w:ins>
          </w:p>
        </w:tc>
        <w:tc>
          <w:tcPr>
            <w:tcW w:w="2316" w:type="dxa"/>
            <w:shd w:val="clear" w:color="auto" w:fill="002060"/>
            <w:tcMar>
              <w:top w:w="40" w:type="dxa"/>
              <w:left w:w="90" w:type="dxa"/>
              <w:bottom w:w="40" w:type="dxa"/>
              <w:right w:w="90" w:type="dxa"/>
            </w:tcMar>
          </w:tcPr>
          <w:p>
            <w:pPr>
              <w:spacing w:after="40"/>
              <w:rPr>
                <w:ins w:id="902358" w:author="Claude (AI draft)" w:date="2026-10-15T08:00:00Z"/>
              </w:rPr>
            </w:pPr>
            <w:ins w:id="902359" w:author="Claude (AI draft)" w:date="2026-10-15T08:00:00Z">
              <w:r>
                <w:rPr>
                  <w:b/>
                  <w:bCs/>
                  <w:color w:val="FFFFFF"/>
                  <w:sz w:val="18"/>
                  <w:szCs w:val="18"/>
                </w:rPr>
                <w:t xml:space="preserve">Plan</w:t>
              </w:r>
            </w:ins>
          </w:p>
        </w:tc>
      </w:tr>
      <w:tr>
        <w:trPr>
          <w:cantSplit/>
          <w:ins w:id="902360" w:author="Claude (AI draft)" w:date="2026-10-15T08:00:00Z"/>
        </w:trPr>
        <w:tc>
          <w:tcPr>
            <w:tcW w:w="700" w:type="dxa"/>
            <w:tcMar>
              <w:top w:w="40" w:type="dxa"/>
              <w:left w:w="90" w:type="dxa"/>
              <w:bottom w:w="40" w:type="dxa"/>
              <w:right w:w="90" w:type="dxa"/>
            </w:tcMar>
          </w:tcPr>
          <w:p>
            <w:pPr>
              <w:spacing w:after="40"/>
              <w:rPr>
                <w:ins w:id="902361" w:author="Claude (AI draft)" w:date="2026-10-15T08:00:00Z"/>
              </w:rPr>
            </w:pPr>
            <w:ins w:id="902362" w:author="Claude (AI draft)" w:date="2026-10-15T08:00:00Z">
              <w:r>
                <w:rPr>
                  <w:sz w:val="18"/>
                  <w:szCs w:val="18"/>
                </w:rPr>
                <w:t xml:space="preserve">TD-01</w:t>
              </w:r>
            </w:ins>
          </w:p>
        </w:tc>
        <w:tc>
          <w:tcPr>
            <w:tcW w:w="3300" w:type="dxa"/>
            <w:tcMar>
              <w:top w:w="40" w:type="dxa"/>
              <w:left w:w="90" w:type="dxa"/>
              <w:bottom w:w="40" w:type="dxa"/>
              <w:right w:w="90" w:type="dxa"/>
            </w:tcMar>
          </w:tcPr>
          <w:p>
            <w:pPr>
              <w:spacing w:after="40"/>
              <w:rPr>
                <w:ins w:id="902363" w:author="Claude (AI draft)" w:date="2026-10-15T08:00:00Z"/>
              </w:rPr>
            </w:pPr>
            <w:ins w:id="902364" w:author="Claude (AI draft)" w:date="2026-10-15T08:00:00Z">
              <w:r>
                <w:rPr>
                  <w:sz w:val="18"/>
                  <w:szCs w:val="18"/>
                </w:rPr>
                <w:t xml:space="preserve">Single-jar packaging (ARC-03) - resolved in M3</w:t>
              </w:r>
            </w:ins>
          </w:p>
        </w:tc>
        <w:tc>
          <w:tcPr>
            <w:tcW w:w="2700" w:type="dxa"/>
            <w:tcMar>
              <w:top w:w="40" w:type="dxa"/>
              <w:left w:w="90" w:type="dxa"/>
              <w:bottom w:w="40" w:type="dxa"/>
              <w:right w:w="90" w:type="dxa"/>
            </w:tcMar>
          </w:tcPr>
          <w:p>
            <w:pPr>
              <w:spacing w:after="40"/>
              <w:rPr>
                <w:ins w:id="902365" w:author="Claude (AI draft)" w:date="2026-10-15T08:00:00Z"/>
              </w:rPr>
            </w:pPr>
            <w:ins w:id="902366" w:author="Claude (AI draft)" w:date="2026-10-15T08:00:00Z">
              <w:r>
                <w:rPr>
                  <w:sz w:val="18"/>
                  <w:szCs w:val="18"/>
                </w:rPr>
                <w:t xml:space="preserve">Two processes to deploy; CORS needed if they are split</w:t>
              </w:r>
            </w:ins>
          </w:p>
        </w:tc>
        <w:tc>
          <w:tcPr>
            <w:tcW w:w="2316" w:type="dxa"/>
            <w:tcMar>
              <w:top w:w="40" w:type="dxa"/>
              <w:left w:w="90" w:type="dxa"/>
              <w:bottom w:w="40" w:type="dxa"/>
              <w:right w:w="90" w:type="dxa"/>
            </w:tcMar>
          </w:tcPr>
          <w:p>
            <w:pPr>
              <w:spacing w:after="40"/>
              <w:rPr>
                <w:ins w:id="902367" w:author="Claude (AI draft)" w:date="2026-10-15T08:00:00Z"/>
              </w:rPr>
            </w:pPr>
            <w:ins w:id="902368" w:author="Claude (AI draft)" w:date="2026-10-15T08:00:00Z">
              <w:r>
                <w:rPr>
                  <w:sz w:val="18"/>
                  <w:szCs w:val="18"/>
                </w:rPr>
                <w:t xml:space="preserve">Done: Dockerfile, CI image job and render.yaml (C-07)</w:t>
              </w:r>
            </w:ins>
          </w:p>
        </w:tc>
      </w:tr>
      <w:tr>
        <w:trPr>
          <w:cantSplit/>
          <w:ins w:id="902369" w:author="Claude (AI draft)" w:date="2026-10-15T08:00:00Z"/>
        </w:trPr>
        <w:tc>
          <w:tcPr>
            <w:tcW w:w="700" w:type="dxa"/>
            <w:tcMar>
              <w:top w:w="40" w:type="dxa"/>
              <w:left w:w="90" w:type="dxa"/>
              <w:bottom w:w="40" w:type="dxa"/>
              <w:right w:w="90" w:type="dxa"/>
            </w:tcMar>
          </w:tcPr>
          <w:p>
            <w:pPr>
              <w:spacing w:after="40"/>
              <w:rPr>
                <w:ins w:id="902370" w:author="Claude (AI draft)" w:date="2026-10-15T08:00:00Z"/>
              </w:rPr>
            </w:pPr>
            <w:ins w:id="902371" w:author="Claude (AI draft)" w:date="2026-10-15T08:00:00Z">
              <w:r>
                <w:rPr>
                  <w:sz w:val="18"/>
                  <w:szCs w:val="18"/>
                </w:rPr>
                <w:t xml:space="preserve">TD-02</w:t>
              </w:r>
            </w:ins>
          </w:p>
        </w:tc>
        <w:tc>
          <w:tcPr>
            <w:tcW w:w="3300" w:type="dxa"/>
            <w:tcMar>
              <w:top w:w="40" w:type="dxa"/>
              <w:left w:w="90" w:type="dxa"/>
              <w:bottom w:w="40" w:type="dxa"/>
              <w:right w:w="90" w:type="dxa"/>
            </w:tcMar>
          </w:tcPr>
          <w:p>
            <w:pPr>
              <w:spacing w:after="40"/>
              <w:rPr>
                <w:ins w:id="902372" w:author="Claude (AI draft)" w:date="2026-10-15T08:00:00Z"/>
              </w:rPr>
            </w:pPr>
            <w:ins w:id="902373" w:author="Claude (AI draft)" w:date="2026-10-15T08:00:00Z">
              <w:r>
                <w:rPr>
                  <w:sz w:val="18"/>
                  <w:szCs w:val="18"/>
                </w:rPr>
                <w:t xml:space="preserve">Rate-limit and lockout counters in memory</w:t>
              </w:r>
            </w:ins>
          </w:p>
        </w:tc>
        <w:tc>
          <w:tcPr>
            <w:tcW w:w="2700" w:type="dxa"/>
            <w:tcMar>
              <w:top w:w="40" w:type="dxa"/>
              <w:left w:w="90" w:type="dxa"/>
              <w:bottom w:w="40" w:type="dxa"/>
              <w:right w:w="90" w:type="dxa"/>
            </w:tcMar>
          </w:tcPr>
          <w:p>
            <w:pPr>
              <w:spacing w:after="40"/>
              <w:rPr>
                <w:ins w:id="902374" w:author="Claude (AI draft)" w:date="2026-10-15T08:00:00Z"/>
              </w:rPr>
            </w:pPr>
            <w:ins w:id="902375" w:author="Claude (AI draft)" w:date="2026-10-15T08:00:00Z">
              <w:r>
                <w:rPr>
                  <w:sz w:val="18"/>
                  <w:szCs w:val="18"/>
                </w:rPr>
                <w:t xml:space="preserve">Limits multiply with instances; reset on restart</w:t>
              </w:r>
            </w:ins>
          </w:p>
        </w:tc>
        <w:tc>
          <w:tcPr>
            <w:tcW w:w="2316" w:type="dxa"/>
            <w:tcMar>
              <w:top w:w="40" w:type="dxa"/>
              <w:left w:w="90" w:type="dxa"/>
              <w:bottom w:w="40" w:type="dxa"/>
              <w:right w:w="90" w:type="dxa"/>
            </w:tcMar>
          </w:tcPr>
          <w:p>
            <w:pPr>
              <w:spacing w:after="40"/>
              <w:rPr>
                <w:ins w:id="902376" w:author="Claude (AI draft)" w:date="2026-10-15T08:00:00Z"/>
              </w:rPr>
            </w:pPr>
            <w:ins w:id="902377" w:author="Claude (AI draft)" w:date="2026-10-15T08:00:00Z">
              <w:r>
                <w:rPr>
                  <w:sz w:val="18"/>
                  <w:szCs w:val="18"/>
                </w:rPr>
                <w:t xml:space="preserve">Shared store before scaling out</w:t>
              </w:r>
            </w:ins>
          </w:p>
        </w:tc>
      </w:tr>
      <w:tr>
        <w:trPr>
          <w:cantSplit/>
          <w:ins w:id="902378" w:author="Claude (AI draft)" w:date="2026-10-15T08:00:00Z"/>
        </w:trPr>
        <w:tc>
          <w:tcPr>
            <w:tcW w:w="700" w:type="dxa"/>
            <w:tcMar>
              <w:top w:w="40" w:type="dxa"/>
              <w:left w:w="90" w:type="dxa"/>
              <w:bottom w:w="40" w:type="dxa"/>
              <w:right w:w="90" w:type="dxa"/>
            </w:tcMar>
          </w:tcPr>
          <w:p>
            <w:pPr>
              <w:spacing w:after="40"/>
              <w:rPr>
                <w:ins w:id="902379" w:author="Claude (AI draft)" w:date="2026-10-15T08:00:00Z"/>
              </w:rPr>
            </w:pPr>
            <w:ins w:id="902380" w:author="Claude (AI draft)" w:date="2026-10-15T08:00:00Z">
              <w:r>
                <w:rPr>
                  <w:sz w:val="18"/>
                  <w:szCs w:val="18"/>
                </w:rPr>
                <w:t xml:space="preserve">TD-03</w:t>
              </w:r>
            </w:ins>
          </w:p>
        </w:tc>
        <w:tc>
          <w:tcPr>
            <w:tcW w:w="3300" w:type="dxa"/>
            <w:tcMar>
              <w:top w:w="40" w:type="dxa"/>
              <w:left w:w="90" w:type="dxa"/>
              <w:bottom w:w="40" w:type="dxa"/>
              <w:right w:w="90" w:type="dxa"/>
            </w:tcMar>
          </w:tcPr>
          <w:p>
            <w:pPr>
              <w:spacing w:after="40"/>
              <w:rPr>
                <w:ins w:id="902381" w:author="Claude (AI draft)" w:date="2026-10-15T08:00:00Z"/>
              </w:rPr>
            </w:pPr>
            <w:ins w:id="902382" w:author="Claude (AI draft)" w:date="2026-10-15T08:00:00Z">
              <w:r>
                <w:rPr>
                  <w:sz w:val="18"/>
                  <w:szCs w:val="18"/>
                </w:rPr>
                <w:t xml:space="preserve">Date of birth and address still stored and returned (ERD v2 change 1)</w:t>
              </w:r>
            </w:ins>
          </w:p>
        </w:tc>
        <w:tc>
          <w:tcPr>
            <w:tcW w:w="2700" w:type="dxa"/>
            <w:tcMar>
              <w:top w:w="40" w:type="dxa"/>
              <w:left w:w="90" w:type="dxa"/>
              <w:bottom w:w="40" w:type="dxa"/>
              <w:right w:w="90" w:type="dxa"/>
            </w:tcMar>
          </w:tcPr>
          <w:p>
            <w:pPr>
              <w:spacing w:after="40"/>
              <w:rPr>
                <w:ins w:id="902383" w:author="Claude (AI draft)" w:date="2026-10-15T08:00:00Z"/>
              </w:rPr>
            </w:pPr>
            <w:ins w:id="902384" w:author="Claude (AI draft)" w:date="2026-10-15T08:00:00Z">
              <w:r>
                <w:rPr>
                  <w:sz w:val="18"/>
                  <w:szCs w:val="18"/>
                </w:rPr>
                <w:t xml:space="preserve">More personal data than needed (POPIA)</w:t>
              </w:r>
            </w:ins>
          </w:p>
        </w:tc>
        <w:tc>
          <w:tcPr>
            <w:tcW w:w="2316" w:type="dxa"/>
            <w:tcMar>
              <w:top w:w="40" w:type="dxa"/>
              <w:left w:w="90" w:type="dxa"/>
              <w:bottom w:w="40" w:type="dxa"/>
              <w:right w:w="90" w:type="dxa"/>
            </w:tcMar>
          </w:tcPr>
          <w:p>
            <w:pPr>
              <w:spacing w:after="40"/>
              <w:rPr>
                <w:ins w:id="902385" w:author="Claude (AI draft)" w:date="2026-10-15T08:00:00Z"/>
              </w:rPr>
            </w:pPr>
            <w:ins w:id="902386" w:author="Claude (AI draft)" w:date="2026-10-15T08:00:00Z">
              <w:r>
                <w:rPr>
                  <w:sz w:val="18"/>
                  <w:szCs w:val="18"/>
                </w:rPr>
                <w:t xml:space="preserve">Team decision: remove the columns or justify them</w:t>
              </w:r>
            </w:ins>
          </w:p>
        </w:tc>
      </w:tr>
      <w:tr>
        <w:trPr>
          <w:cantSplit/>
          <w:ins w:id="902387" w:author="Claude (AI draft)" w:date="2026-10-15T08:00:00Z"/>
        </w:trPr>
        <w:tc>
          <w:tcPr>
            <w:tcW w:w="700" w:type="dxa"/>
            <w:tcMar>
              <w:top w:w="40" w:type="dxa"/>
              <w:left w:w="90" w:type="dxa"/>
              <w:bottom w:w="40" w:type="dxa"/>
              <w:right w:w="90" w:type="dxa"/>
            </w:tcMar>
          </w:tcPr>
          <w:p>
            <w:pPr>
              <w:spacing w:after="40"/>
              <w:rPr>
                <w:ins w:id="902388" w:author="Claude (AI draft)" w:date="2026-10-15T08:00:00Z"/>
              </w:rPr>
            </w:pPr>
            <w:ins w:id="902389" w:author="Claude (AI draft)" w:date="2026-10-15T08:00:00Z">
              <w:r>
                <w:rPr>
                  <w:sz w:val="18"/>
                  <w:szCs w:val="18"/>
                </w:rPr>
                <w:t xml:space="preserve">TD-04</w:t>
              </w:r>
            </w:ins>
          </w:p>
        </w:tc>
        <w:tc>
          <w:tcPr>
            <w:tcW w:w="3300" w:type="dxa"/>
            <w:tcMar>
              <w:top w:w="40" w:type="dxa"/>
              <w:left w:w="90" w:type="dxa"/>
              <w:bottom w:w="40" w:type="dxa"/>
              <w:right w:w="90" w:type="dxa"/>
            </w:tcMar>
          </w:tcPr>
          <w:p>
            <w:pPr>
              <w:spacing w:after="40"/>
              <w:rPr>
                <w:ins w:id="902390" w:author="Claude (AI draft)" w:date="2026-10-15T08:00:00Z"/>
              </w:rPr>
            </w:pPr>
            <w:ins w:id="902391" w:author="Claude (AI draft)" w:date="2026-10-15T08:00:00Z">
              <w:r>
                <w:rPr>
                  <w:sz w:val="18"/>
                  <w:szCs w:val="18"/>
                </w:rPr>
                <w:t xml:space="preserve">No keyword or reference-number search (FR-006 "search")</w:t>
              </w:r>
            </w:ins>
          </w:p>
        </w:tc>
        <w:tc>
          <w:tcPr>
            <w:tcW w:w="2700" w:type="dxa"/>
            <w:tcMar>
              <w:top w:w="40" w:type="dxa"/>
              <w:left w:w="90" w:type="dxa"/>
              <w:bottom w:w="40" w:type="dxa"/>
              <w:right w:w="90" w:type="dxa"/>
            </w:tcMar>
          </w:tcPr>
          <w:p>
            <w:pPr>
              <w:spacing w:after="40"/>
              <w:rPr>
                <w:ins w:id="902392" w:author="Claude (AI draft)" w:date="2026-10-15T08:00:00Z"/>
              </w:rPr>
            </w:pPr>
            <w:ins w:id="902393" w:author="Claude (AI draft)" w:date="2026-10-15T08:00:00Z">
              <w:r>
                <w:rPr>
                  <w:sz w:val="18"/>
                  <w:szCs w:val="18"/>
                </w:rPr>
                <w:t xml:space="preserve">Staff filter and page to find a request</w:t>
              </w:r>
            </w:ins>
          </w:p>
        </w:tc>
        <w:tc>
          <w:tcPr>
            <w:tcW w:w="2316" w:type="dxa"/>
            <w:tcMar>
              <w:top w:w="40" w:type="dxa"/>
              <w:left w:w="90" w:type="dxa"/>
              <w:bottom w:w="40" w:type="dxa"/>
              <w:right w:w="90" w:type="dxa"/>
            </w:tcMar>
          </w:tcPr>
          <w:p>
            <w:pPr>
              <w:spacing w:after="40"/>
              <w:rPr>
                <w:ins w:id="902394" w:author="Claude (AI draft)" w:date="2026-10-15T08:00:00Z"/>
              </w:rPr>
            </w:pPr>
            <w:ins w:id="902395" w:author="Claude (AI draft)" w:date="2026-10-15T08:00:00Z">
              <w:r>
                <w:rPr>
                  <w:sz w:val="18"/>
                  <w:szCs w:val="18"/>
                </w:rPr>
                <w:t xml:space="preserve">Add a search parameter to API-07</w:t>
              </w:r>
            </w:ins>
          </w:p>
        </w:tc>
      </w:tr>
      <w:tr>
        <w:trPr>
          <w:cantSplit/>
          <w:ins w:id="902396" w:author="Claude (AI draft)" w:date="2026-10-15T08:00:00Z"/>
        </w:trPr>
        <w:tc>
          <w:tcPr>
            <w:tcW w:w="700" w:type="dxa"/>
            <w:tcMar>
              <w:top w:w="40" w:type="dxa"/>
              <w:left w:w="90" w:type="dxa"/>
              <w:bottom w:w="40" w:type="dxa"/>
              <w:right w:w="90" w:type="dxa"/>
            </w:tcMar>
          </w:tcPr>
          <w:p>
            <w:pPr>
              <w:spacing w:after="40"/>
              <w:rPr>
                <w:ins w:id="902397" w:author="Claude (AI draft)" w:date="2026-10-15T08:00:00Z"/>
              </w:rPr>
            </w:pPr>
            <w:ins w:id="902398" w:author="Claude (AI draft)" w:date="2026-10-15T08:00:00Z">
              <w:r>
                <w:rPr>
                  <w:sz w:val="18"/>
                  <w:szCs w:val="18"/>
                </w:rPr>
                <w:t xml:space="preserve">TD-05</w:t>
              </w:r>
            </w:ins>
          </w:p>
        </w:tc>
        <w:tc>
          <w:tcPr>
            <w:tcW w:w="3300" w:type="dxa"/>
            <w:tcMar>
              <w:top w:w="40" w:type="dxa"/>
              <w:left w:w="90" w:type="dxa"/>
              <w:bottom w:w="40" w:type="dxa"/>
              <w:right w:w="90" w:type="dxa"/>
            </w:tcMar>
          </w:tcPr>
          <w:p>
            <w:pPr>
              <w:spacing w:after="40"/>
              <w:rPr>
                <w:ins w:id="902399" w:author="Claude (AI draft)" w:date="2026-10-15T08:00:00Z"/>
              </w:rPr>
            </w:pPr>
            <w:ins w:id="902400" w:author="Claude (AI draft)" w:date="2026-10-15T08:00:00Z">
              <w:r>
                <w:rPr>
                  <w:sz w:val="18"/>
                  <w:szCs w:val="18"/>
                </w:rPr>
                <w:t xml:space="preserve">No stale-screen detection (C-01)</w:t>
              </w:r>
            </w:ins>
          </w:p>
        </w:tc>
        <w:tc>
          <w:tcPr>
            <w:tcW w:w="2700" w:type="dxa"/>
            <w:tcMar>
              <w:top w:w="40" w:type="dxa"/>
              <w:left w:w="90" w:type="dxa"/>
              <w:bottom w:w="40" w:type="dxa"/>
              <w:right w:w="90" w:type="dxa"/>
            </w:tcMar>
          </w:tcPr>
          <w:p>
            <w:pPr>
              <w:spacing w:after="40"/>
              <w:rPr>
                <w:ins w:id="902401" w:author="Claude (AI draft)" w:date="2026-10-15T08:00:00Z"/>
              </w:rPr>
            </w:pPr>
            <w:ins w:id="902402" w:author="Claude (AI draft)" w:date="2026-10-15T08:00:00Z">
              <w:r>
                <w:rPr>
                  <w:sz w:val="18"/>
                  <w:szCs w:val="18"/>
                </w:rPr>
                <w:t xml:space="preserve">Silent last-write-wins on priority and reassignment</w:t>
              </w:r>
            </w:ins>
          </w:p>
        </w:tc>
        <w:tc>
          <w:tcPr>
            <w:tcW w:w="2316" w:type="dxa"/>
            <w:tcMar>
              <w:top w:w="40" w:type="dxa"/>
              <w:left w:w="90" w:type="dxa"/>
              <w:bottom w:w="40" w:type="dxa"/>
              <w:right w:w="90" w:type="dxa"/>
            </w:tcMar>
          </w:tcPr>
          <w:p>
            <w:pPr>
              <w:spacing w:after="40"/>
              <w:rPr>
                <w:ins w:id="902403" w:author="Claude (AI draft)" w:date="2026-10-15T08:00:00Z"/>
              </w:rPr>
            </w:pPr>
            <w:ins w:id="902404" w:author="Claude (AI draft)" w:date="2026-10-15T08:00:00Z">
              <w:r>
                <w:rPr>
                  <w:sz w:val="18"/>
                  <w:szCs w:val="18"/>
                </w:rPr>
                <w:t xml:space="preserve">Compare updatedAt and return 409 VERSION_CONFLICT</w:t>
              </w:r>
            </w:ins>
          </w:p>
        </w:tc>
      </w:tr>
      <w:tr>
        <w:trPr>
          <w:cantSplit/>
          <w:ins w:id="902405" w:author="Claude (AI draft)" w:date="2026-10-15T08:00:00Z"/>
        </w:trPr>
        <w:tc>
          <w:tcPr>
            <w:tcW w:w="700" w:type="dxa"/>
            <w:tcMar>
              <w:top w:w="40" w:type="dxa"/>
              <w:left w:w="90" w:type="dxa"/>
              <w:bottom w:w="40" w:type="dxa"/>
              <w:right w:w="90" w:type="dxa"/>
            </w:tcMar>
          </w:tcPr>
          <w:p>
            <w:pPr>
              <w:spacing w:after="40"/>
              <w:rPr>
                <w:ins w:id="902406" w:author="Claude (AI draft)" w:date="2026-10-15T08:00:00Z"/>
              </w:rPr>
            </w:pPr>
            <w:ins w:id="902407" w:author="Claude (AI draft)" w:date="2026-10-15T08:00:00Z">
              <w:r>
                <w:rPr>
                  <w:sz w:val="18"/>
                  <w:szCs w:val="18"/>
                </w:rPr>
                <w:t xml:space="preserve">TD-06</w:t>
              </w:r>
            </w:ins>
          </w:p>
        </w:tc>
        <w:tc>
          <w:tcPr>
            <w:tcW w:w="3300" w:type="dxa"/>
            <w:tcMar>
              <w:top w:w="40" w:type="dxa"/>
              <w:left w:w="90" w:type="dxa"/>
              <w:bottom w:w="40" w:type="dxa"/>
              <w:right w:w="90" w:type="dxa"/>
            </w:tcMar>
          </w:tcPr>
          <w:p>
            <w:pPr>
              <w:spacing w:after="40"/>
              <w:rPr>
                <w:ins w:id="902408" w:author="Claude (AI draft)" w:date="2026-10-15T08:00:00Z"/>
              </w:rPr>
            </w:pPr>
            <w:ins w:id="902409" w:author="Claude (AI draft)" w:date="2026-10-15T08:00:00Z">
              <w:del w:id="912508" w:author="Claude (AI draft)" w:date="2026-10-16T16:00:00Z">
                <w:r>
                  <w:rPr>
                    <w:sz w:val="18"/>
                    <w:szCs w:val="18"/>
                  </w:rPr>
                  <w:delText xml:space="preserve">No Angular component tests (services and E2E only)</w:delText>
                </w:r>
              </w:del>
            </w:ins>
            <w:ins w:id="912507" w:author="Claude (AI draft)" w:date="2026-10-16T16:00:00Z">
              <w:r>
                <w:rPr>
                  <w:sz w:val="18"/>
                  <w:szCs w:val="18"/>
                </w:rPr>
                <w:t xml:space="preserve">Few Angular component tests: since PR #32 the queue, staff, activity and requester pages and the role guard have specs; the other pages have none</w:t>
              </w:r>
            </w:ins>
          </w:p>
        </w:tc>
        <w:tc>
          <w:tcPr>
            <w:tcW w:w="2700" w:type="dxa"/>
            <w:tcMar>
              <w:top w:w="40" w:type="dxa"/>
              <w:left w:w="90" w:type="dxa"/>
              <w:bottom w:w="40" w:type="dxa"/>
              <w:right w:w="90" w:type="dxa"/>
            </w:tcMar>
          </w:tcPr>
          <w:p>
            <w:pPr>
              <w:spacing w:after="40"/>
              <w:rPr>
                <w:ins w:id="902410" w:author="Claude (AI draft)" w:date="2026-10-15T08:00:00Z"/>
              </w:rPr>
            </w:pPr>
            <w:ins w:id="902411" w:author="Claude (AI draft)" w:date="2026-10-15T08:00:00Z">
              <w:r>
                <w:rPr>
                  <w:sz w:val="18"/>
                  <w:szCs w:val="18"/>
                </w:rPr>
                <w:t xml:space="preserve">UI regressions such as D-09 are only caught manually or by E2E</w:t>
              </w:r>
            </w:ins>
          </w:p>
        </w:tc>
        <w:tc>
          <w:tcPr>
            <w:tcW w:w="2316" w:type="dxa"/>
            <w:tcMar>
              <w:top w:w="40" w:type="dxa"/>
              <w:left w:w="90" w:type="dxa"/>
              <w:bottom w:w="40" w:type="dxa"/>
              <w:right w:w="90" w:type="dxa"/>
            </w:tcMar>
          </w:tcPr>
          <w:p>
            <w:pPr>
              <w:spacing w:after="40"/>
              <w:rPr>
                <w:ins w:id="902412" w:author="Claude (AI draft)" w:date="2026-10-15T08:00:00Z"/>
              </w:rPr>
            </w:pPr>
            <w:ins w:id="902413" w:author="Claude (AI draft)" w:date="2026-10-15T08:00:00Z">
              <w:del w:id="912510" w:author="Claude (AI draft)" w:date="2026-10-16T16:00:00Z">
                <w:r>
                  <w:rPr>
                    <w:sz w:val="18"/>
                    <w:szCs w:val="18"/>
                  </w:rPr>
                  <w:delText xml:space="preserve">Component tests for the queue and staff pages</w:delText>
                </w:r>
              </w:del>
            </w:ins>
            <w:ins w:id="912509" w:author="Claude (AI draft)" w:date="2026-10-16T16:00:00Z">
              <w:r>
                <w:rPr>
                  <w:sz w:val="18"/>
                  <w:szCs w:val="18"/>
                </w:rPr>
                <w:t xml:space="preserve">Component tests for the remaining pages</w:t>
              </w:r>
            </w:ins>
          </w:p>
        </w:tc>
      </w:tr>
      <w:tr>
        <w:trPr>
          <w:cantSplit/>
          <w:ins w:id="902414" w:author="Claude (AI draft)" w:date="2026-10-15T08:00:00Z"/>
        </w:trPr>
        <w:tc>
          <w:tcPr>
            <w:tcW w:w="700" w:type="dxa"/>
            <w:tcMar>
              <w:top w:w="40" w:type="dxa"/>
              <w:left w:w="90" w:type="dxa"/>
              <w:bottom w:w="40" w:type="dxa"/>
              <w:right w:w="90" w:type="dxa"/>
            </w:tcMar>
          </w:tcPr>
          <w:p>
            <w:pPr>
              <w:spacing w:after="40"/>
              <w:rPr>
                <w:ins w:id="902415" w:author="Claude (AI draft)" w:date="2026-10-15T08:00:00Z"/>
              </w:rPr>
            </w:pPr>
            <w:ins w:id="902416" w:author="Claude (AI draft)" w:date="2026-10-15T08:00:00Z">
              <w:r>
                <w:rPr>
                  <w:sz w:val="18"/>
                  <w:szCs w:val="18"/>
                </w:rPr>
                <w:t xml:space="preserve">TD-07</w:t>
              </w:r>
            </w:ins>
          </w:p>
        </w:tc>
        <w:tc>
          <w:tcPr>
            <w:tcW w:w="3300" w:type="dxa"/>
            <w:tcMar>
              <w:top w:w="40" w:type="dxa"/>
              <w:left w:w="90" w:type="dxa"/>
              <w:bottom w:w="40" w:type="dxa"/>
              <w:right w:w="90" w:type="dxa"/>
            </w:tcMar>
          </w:tcPr>
          <w:p>
            <w:pPr>
              <w:spacing w:after="40"/>
              <w:rPr>
                <w:ins w:id="902417" w:author="Claude (AI draft)" w:date="2026-10-15T08:00:00Z"/>
              </w:rPr>
            </w:pPr>
            <w:ins w:id="902418" w:author="Claude (AI draft)" w:date="2026-10-15T08:00:00Z">
              <w:r>
                <w:rPr>
                  <w:sz w:val="18"/>
                  <w:szCs w:val="18"/>
                </w:rPr>
                <w:t xml:space="preserve">A password change does not end other sessions</w:t>
              </w:r>
            </w:ins>
          </w:p>
        </w:tc>
        <w:tc>
          <w:tcPr>
            <w:tcW w:w="2700" w:type="dxa"/>
            <w:tcMar>
              <w:top w:w="40" w:type="dxa"/>
              <w:left w:w="90" w:type="dxa"/>
              <w:bottom w:w="40" w:type="dxa"/>
              <w:right w:w="90" w:type="dxa"/>
            </w:tcMar>
          </w:tcPr>
          <w:p>
            <w:pPr>
              <w:spacing w:after="40"/>
              <w:rPr>
                <w:ins w:id="902419" w:author="Claude (AI draft)" w:date="2026-10-15T08:00:00Z"/>
              </w:rPr>
            </w:pPr>
            <w:ins w:id="902420" w:author="Claude (AI draft)" w:date="2026-10-15T08:00:00Z">
              <w:r>
                <w:rPr>
                  <w:sz w:val="18"/>
                  <w:szCs w:val="18"/>
                </w:rPr>
                <w:t xml:space="preserve">A stolen token stays valid until it expires (60 minutes)</w:t>
              </w:r>
            </w:ins>
          </w:p>
        </w:tc>
        <w:tc>
          <w:tcPr>
            <w:tcW w:w="2316" w:type="dxa"/>
            <w:tcMar>
              <w:top w:w="40" w:type="dxa"/>
              <w:left w:w="90" w:type="dxa"/>
              <w:bottom w:w="40" w:type="dxa"/>
              <w:right w:w="90" w:type="dxa"/>
            </w:tcMar>
          </w:tcPr>
          <w:p>
            <w:pPr>
              <w:spacing w:after="40"/>
              <w:rPr>
                <w:ins w:id="902421" w:author="Claude (AI draft)" w:date="2026-10-15T08:00:00Z"/>
              </w:rPr>
            </w:pPr>
            <w:ins w:id="902422" w:author="Claude (AI draft)" w:date="2026-10-15T08:00:00Z">
              <w:r>
                <w:rPr>
                  <w:sz w:val="18"/>
                  <w:szCs w:val="18"/>
                </w:rPr>
                <w:t xml:space="preserve">Token version per account</w:t>
              </w:r>
            </w:ins>
          </w:p>
        </w:tc>
      </w:tr>
      <w:tr>
        <w:trPr>
          <w:cantSplit/>
          <w:ins w:id="902423" w:author="Claude (AI draft)" w:date="2026-10-15T08:00:00Z"/>
        </w:trPr>
        <w:tc>
          <w:tcPr>
            <w:tcW w:w="700" w:type="dxa"/>
            <w:tcMar>
              <w:top w:w="40" w:type="dxa"/>
              <w:left w:w="90" w:type="dxa"/>
              <w:bottom w:w="40" w:type="dxa"/>
              <w:right w:w="90" w:type="dxa"/>
            </w:tcMar>
          </w:tcPr>
          <w:p>
            <w:pPr>
              <w:spacing w:after="40"/>
              <w:rPr>
                <w:ins w:id="902424" w:author="Claude (AI draft)" w:date="2026-10-15T08:00:00Z"/>
              </w:rPr>
            </w:pPr>
            <w:ins w:id="902425" w:author="Claude (AI draft)" w:date="2026-10-15T08:00:00Z">
              <w:r>
                <w:rPr>
                  <w:sz w:val="18"/>
                  <w:szCs w:val="18"/>
                </w:rPr>
                <w:t xml:space="preserve">TD-08</w:t>
              </w:r>
            </w:ins>
          </w:p>
        </w:tc>
        <w:tc>
          <w:tcPr>
            <w:tcW w:w="3300" w:type="dxa"/>
            <w:tcMar>
              <w:top w:w="40" w:type="dxa"/>
              <w:left w:w="90" w:type="dxa"/>
              <w:bottom w:w="40" w:type="dxa"/>
              <w:right w:w="90" w:type="dxa"/>
            </w:tcMar>
          </w:tcPr>
          <w:p>
            <w:pPr>
              <w:spacing w:after="40"/>
              <w:rPr>
                <w:ins w:id="902426" w:author="Claude (AI draft)" w:date="2026-10-15T08:00:00Z"/>
              </w:rPr>
            </w:pPr>
            <w:ins w:id="902427" w:author="Claude (AI draft)" w:date="2026-10-15T08:00:00Z">
              <w:r>
                <w:rPr>
                  <w:sz w:val="18"/>
                  <w:szCs w:val="18"/>
                </w:rPr>
                <w:t xml:space="preserve">Email unique across clients and employees, and case-insensitive category names, enforced only in the application</w:t>
              </w:r>
            </w:ins>
          </w:p>
        </w:tc>
        <w:tc>
          <w:tcPr>
            <w:tcW w:w="2700" w:type="dxa"/>
            <w:tcMar>
              <w:top w:w="40" w:type="dxa"/>
              <w:left w:w="90" w:type="dxa"/>
              <w:bottom w:w="40" w:type="dxa"/>
              <w:right w:w="90" w:type="dxa"/>
            </w:tcMar>
          </w:tcPr>
          <w:p>
            <w:pPr>
              <w:spacing w:after="40"/>
              <w:rPr>
                <w:ins w:id="902428" w:author="Claude (AI draft)" w:date="2026-10-15T08:00:00Z"/>
              </w:rPr>
            </w:pPr>
            <w:ins w:id="902429" w:author="Claude (AI draft)" w:date="2026-10-15T08:00:00Z">
              <w:r>
                <w:rPr>
                  <w:sz w:val="18"/>
                  <w:szCs w:val="18"/>
                </w:rPr>
                <w:t xml:space="preserve">Direct SQL could create duplicates</w:t>
              </w:r>
            </w:ins>
          </w:p>
        </w:tc>
        <w:tc>
          <w:tcPr>
            <w:tcW w:w="2316" w:type="dxa"/>
            <w:tcMar>
              <w:top w:w="40" w:type="dxa"/>
              <w:left w:w="90" w:type="dxa"/>
              <w:bottom w:w="40" w:type="dxa"/>
              <w:right w:w="90" w:type="dxa"/>
            </w:tcMar>
          </w:tcPr>
          <w:p>
            <w:pPr>
              <w:spacing w:after="40"/>
              <w:rPr>
                <w:ins w:id="902430" w:author="Claude (AI draft)" w:date="2026-10-15T08:00:00Z"/>
              </w:rPr>
            </w:pPr>
            <w:ins w:id="902431" w:author="Claude (AI draft)" w:date="2026-10-15T08:00:00Z">
              <w:r>
                <w:rPr>
                  <w:sz w:val="18"/>
                  <w:szCs w:val="18"/>
                </w:rPr>
                <w:t xml:space="preserve">Database constraint or trigger</w:t>
              </w:r>
            </w:ins>
          </w:p>
        </w:tc>
      </w:tr>
      <w:tr>
        <w:trPr>
          <w:cantSplit/>
          <w:ins w:id="902432" w:author="Claude (AI draft)" w:date="2026-10-15T08:00:00Z"/>
        </w:trPr>
        <w:tc>
          <w:tcPr>
            <w:tcW w:w="700" w:type="dxa"/>
            <w:tcMar>
              <w:top w:w="40" w:type="dxa"/>
              <w:left w:w="90" w:type="dxa"/>
              <w:bottom w:w="40" w:type="dxa"/>
              <w:right w:w="90" w:type="dxa"/>
            </w:tcMar>
          </w:tcPr>
          <w:p>
            <w:pPr>
              <w:spacing w:after="40"/>
              <w:rPr>
                <w:ins w:id="902433" w:author="Claude (AI draft)" w:date="2026-10-15T08:00:00Z"/>
              </w:rPr>
            </w:pPr>
            <w:ins w:id="902434" w:author="Claude (AI draft)" w:date="2026-10-15T08:00:00Z">
              <w:r>
                <w:rPr>
                  <w:sz w:val="18"/>
                  <w:szCs w:val="18"/>
                </w:rPr>
                <w:t xml:space="preserve">TD-09</w:t>
              </w:r>
            </w:ins>
          </w:p>
        </w:tc>
        <w:tc>
          <w:tcPr>
            <w:tcW w:w="3300" w:type="dxa"/>
            <w:tcMar>
              <w:top w:w="40" w:type="dxa"/>
              <w:left w:w="90" w:type="dxa"/>
              <w:bottom w:w="40" w:type="dxa"/>
              <w:right w:w="90" w:type="dxa"/>
            </w:tcMar>
          </w:tcPr>
          <w:p>
            <w:pPr>
              <w:spacing w:after="40"/>
              <w:rPr>
                <w:ins w:id="902435" w:author="Claude (AI draft)" w:date="2026-10-15T08:00:00Z"/>
              </w:rPr>
            </w:pPr>
            <w:ins w:id="902436" w:author="Claude (AI draft)" w:date="2026-10-15T08:00:00Z">
              <w:del w:id="912512" w:author="Claude (AI draft)" w:date="2026-10-16T16:00:00Z">
                <w:r>
                  <w:rPr>
                    <w:sz w:val="18"/>
                    <w:szCs w:val="18"/>
                  </w:rPr>
                  <w:delText xml:space="preserve">Unused frontend files and an outdated README</w:delText>
                </w:r>
              </w:del>
            </w:ins>
            <w:ins w:id="912511" w:author="Claude (AI draft)" w:date="2026-10-16T16:00:00Z">
              <w:r>
                <w:rPr>
                  <w:sz w:val="18"/>
                  <w:szCs w:val="18"/>
                </w:rPr>
                <w:t xml:space="preserve">Unused frontend files (README rewritten 16/10/2026)</w:t>
              </w:r>
            </w:ins>
          </w:p>
        </w:tc>
        <w:tc>
          <w:tcPr>
            <w:tcW w:w="2700" w:type="dxa"/>
            <w:tcMar>
              <w:top w:w="40" w:type="dxa"/>
              <w:left w:w="90" w:type="dxa"/>
              <w:bottom w:w="40" w:type="dxa"/>
              <w:right w:w="90" w:type="dxa"/>
            </w:tcMar>
          </w:tcPr>
          <w:p>
            <w:pPr>
              <w:spacing w:after="40"/>
              <w:rPr>
                <w:ins w:id="902437" w:author="Claude (AI draft)" w:date="2026-10-15T08:00:00Z"/>
              </w:rPr>
            </w:pPr>
            <w:ins w:id="902438" w:author="Claude (AI draft)" w:date="2026-10-15T08:00:00Z">
              <w:r>
                <w:rPr>
                  <w:sz w:val="18"/>
                  <w:szCs w:val="18"/>
                </w:rPr>
                <w:t xml:space="preserve">Confusing for new contributors (NFR-008)</w:t>
              </w:r>
            </w:ins>
          </w:p>
        </w:tc>
        <w:tc>
          <w:tcPr>
            <w:tcW w:w="2316" w:type="dxa"/>
            <w:tcMar>
              <w:top w:w="40" w:type="dxa"/>
              <w:left w:w="90" w:type="dxa"/>
              <w:bottom w:w="40" w:type="dxa"/>
              <w:right w:w="90" w:type="dxa"/>
            </w:tcMar>
          </w:tcPr>
          <w:p>
            <w:pPr>
              <w:spacing w:after="40"/>
              <w:rPr>
                <w:ins w:id="902439" w:author="Claude (AI draft)" w:date="2026-10-15T08:00:00Z"/>
              </w:rPr>
            </w:pPr>
            <w:ins w:id="902440" w:author="Claude (AI draft)" w:date="2026-10-15T08:00:00Z">
              <w:del w:id="912514" w:author="Claude (AI draft)" w:date="2026-10-16T16:00:00Z">
                <w:r>
                  <w:rPr>
                    <w:sz w:val="18"/>
                    <w:szCs w:val="18"/>
                  </w:rPr>
                  <w:delText xml:space="preserve">Remove and update</w:delText>
                </w:r>
              </w:del>
            </w:ins>
            <w:ins w:id="912513" w:author="Claude (AI draft)" w:date="2026-10-16T16:00:00Z">
              <w:r>
                <w:rPr>
                  <w:sz w:val="18"/>
                  <w:szCs w:val="18"/>
                </w:rPr>
                <w:t xml:space="preserve">Remove the unused files</w:t>
              </w:r>
            </w:ins>
          </w:p>
        </w:tc>
      </w:tr>
      <w:tr>
        <w:trPr>
          <w:cantSplit/>
          <w:ins w:id="902441" w:author="Claude (AI draft)" w:date="2026-10-15T08:00:00Z"/>
        </w:trPr>
        <w:tc>
          <w:tcPr>
            <w:tcW w:w="700" w:type="dxa"/>
            <w:tcMar>
              <w:top w:w="40" w:type="dxa"/>
              <w:left w:w="90" w:type="dxa"/>
              <w:bottom w:w="40" w:type="dxa"/>
              <w:right w:w="90" w:type="dxa"/>
            </w:tcMar>
          </w:tcPr>
          <w:p>
            <w:pPr>
              <w:spacing w:after="40"/>
              <w:rPr>
                <w:ins w:id="902442" w:author="Claude (AI draft)" w:date="2026-10-15T08:00:00Z"/>
              </w:rPr>
            </w:pPr>
            <w:ins w:id="902443" w:author="Claude (AI draft)" w:date="2026-10-15T08:00:00Z">
              <w:r>
                <w:rPr>
                  <w:sz w:val="18"/>
                  <w:szCs w:val="18"/>
                </w:rPr>
                <w:t xml:space="preserve">TD-10</w:t>
              </w:r>
            </w:ins>
          </w:p>
        </w:tc>
        <w:tc>
          <w:tcPr>
            <w:tcW w:w="3300" w:type="dxa"/>
            <w:tcMar>
              <w:top w:w="40" w:type="dxa"/>
              <w:left w:w="90" w:type="dxa"/>
              <w:bottom w:w="40" w:type="dxa"/>
              <w:right w:w="90" w:type="dxa"/>
            </w:tcMar>
          </w:tcPr>
          <w:p>
            <w:pPr>
              <w:spacing w:after="40"/>
              <w:rPr>
                <w:ins w:id="902444" w:author="Claude (AI draft)" w:date="2026-10-15T08:00:00Z"/>
              </w:rPr>
            </w:pPr>
            <w:ins w:id="902445" w:author="Claude (AI draft)" w:date="2026-10-15T08:00:00Z">
              <w:r>
                <w:rPr>
                  <w:sz w:val="18"/>
                  <w:szCs w:val="18"/>
                </w:rPr>
                <w:t xml:space="preserve">Staff moved to Manager keep their category rows</w:t>
              </w:r>
            </w:ins>
          </w:p>
        </w:tc>
        <w:tc>
          <w:tcPr>
            <w:tcW w:w="2700" w:type="dxa"/>
            <w:tcMar>
              <w:top w:w="40" w:type="dxa"/>
              <w:left w:w="90" w:type="dxa"/>
              <w:bottom w:w="40" w:type="dxa"/>
              <w:right w:w="90" w:type="dxa"/>
            </w:tcMar>
          </w:tcPr>
          <w:p>
            <w:pPr>
              <w:spacing w:after="40"/>
              <w:rPr>
                <w:ins w:id="902446" w:author="Claude (AI draft)" w:date="2026-10-15T08:00:00Z"/>
              </w:rPr>
            </w:pPr>
            <w:ins w:id="902447" w:author="Claude (AI draft)" w:date="2026-10-15T08:00:00Z">
              <w:r>
                <w:rPr>
                  <w:sz w:val="18"/>
                  <w:szCs w:val="18"/>
                </w:rPr>
                <w:t xml:space="preserve">Restored silently if moved back</w:t>
              </w:r>
            </w:ins>
          </w:p>
        </w:tc>
        <w:tc>
          <w:tcPr>
            <w:tcW w:w="2316" w:type="dxa"/>
            <w:tcMar>
              <w:top w:w="40" w:type="dxa"/>
              <w:left w:w="90" w:type="dxa"/>
              <w:bottom w:w="40" w:type="dxa"/>
              <w:right w:w="90" w:type="dxa"/>
            </w:tcMar>
          </w:tcPr>
          <w:p>
            <w:pPr>
              <w:spacing w:after="40"/>
              <w:rPr>
                <w:ins w:id="902448" w:author="Claude (AI draft)" w:date="2026-10-15T08:00:00Z"/>
              </w:rPr>
            </w:pPr>
            <w:ins w:id="902449" w:author="Claude (AI draft)" w:date="2026-10-15T08:00:00Z">
              <w:r>
                <w:rPr>
                  <w:sz w:val="18"/>
                  <w:szCs w:val="18"/>
                </w:rPr>
                <w:t xml:space="preserve">Clear on role change</w:t>
              </w:r>
            </w:ins>
          </w:p>
        </w:tc>
      </w:tr>
    </w:tbl>
    <w:p>
      <w:pPr>
        <w:spacing w:after="60"/>
        <w:rPr>
          <w:ins w:id="902450" w:author="Claude (AI draft)" w:date="2026-10-15T08:00:00Z"/>
        </w:rPr>
      </w:pPr>
      <w:ins w:id="902451" w:author="Claude (AI draft)" w:date="2026-10-15T08:00:00Z"/>
    </w:p>
    <w:p>
      <w:pPr>
        <w:pStyle w:val="Heading2"/>
        <w:rPr>
          <w:ins w:id="902452" w:author="Claude (AI draft)" w:date="2026-10-15T08:00:00Z"/>
        </w:rPr>
      </w:pPr>
      <w:ins w:id="902453" w:author="Claude (AI draft)" w:date="2026-10-15T08:00:00Z">
        <w:r>
          <w:t xml:space="preserve">Release Readiness</w:t>
        </w:r>
      </w:ins>
    </w:p>
    <w:p>
      <w:pPr>
        <w:pStyle w:val="Heading3"/>
        <w:rPr>
          <w:ins w:id="902454" w:author="Claude (AI draft)" w:date="2026-10-15T08:00:00Z"/>
        </w:rPr>
      </w:pPr>
      <w:ins w:id="902455" w:author="Claude (AI draft)" w:date="2026-10-15T08:00:00Z">
        <w:r>
          <w:t xml:space="preserve">Release Evidence Summary</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1600"/>
        <w:gridCol w:w="2300"/>
        <w:gridCol w:w="2600"/>
        <w:gridCol w:w="2516"/>
      </w:tblGrid>
      <w:tr>
        <w:trPr>
          <w:cantSplit/>
          <w:tblHeader/>
          <w:ins w:id="902456" w:author="Claude (AI draft)" w:date="2026-10-15T08:00:00Z"/>
        </w:trPr>
        <w:tc>
          <w:tcPr>
            <w:tcW w:w="1600" w:type="dxa"/>
            <w:shd w:val="clear" w:color="auto" w:fill="002060"/>
            <w:tcMar>
              <w:top w:w="40" w:type="dxa"/>
              <w:left w:w="90" w:type="dxa"/>
              <w:bottom w:w="40" w:type="dxa"/>
              <w:right w:w="90" w:type="dxa"/>
            </w:tcMar>
          </w:tcPr>
          <w:p>
            <w:pPr>
              <w:spacing w:after="40"/>
              <w:rPr>
                <w:ins w:id="902457" w:author="Claude (AI draft)" w:date="2026-10-15T08:00:00Z"/>
              </w:rPr>
            </w:pPr>
            <w:ins w:id="902458" w:author="Claude (AI draft)" w:date="2026-10-15T08:00:00Z">
              <w:r>
                <w:rPr>
                  <w:b/>
                  <w:bCs/>
                  <w:color w:val="FFFFFF"/>
                  <w:sz w:val="18"/>
                  <w:szCs w:val="18"/>
                </w:rPr>
                <w:t xml:space="preserve">Evidence area</w:t>
              </w:r>
            </w:ins>
          </w:p>
        </w:tc>
        <w:tc>
          <w:tcPr>
            <w:tcW w:w="2300" w:type="dxa"/>
            <w:shd w:val="clear" w:color="auto" w:fill="002060"/>
            <w:tcMar>
              <w:top w:w="40" w:type="dxa"/>
              <w:left w:w="90" w:type="dxa"/>
              <w:bottom w:w="40" w:type="dxa"/>
              <w:right w:w="90" w:type="dxa"/>
            </w:tcMar>
          </w:tcPr>
          <w:p>
            <w:pPr>
              <w:spacing w:after="40"/>
              <w:rPr>
                <w:ins w:id="902459" w:author="Claude (AI draft)" w:date="2026-10-15T08:00:00Z"/>
              </w:rPr>
            </w:pPr>
            <w:ins w:id="902460" w:author="Claude (AI draft)" w:date="2026-10-15T08:00:00Z">
              <w:r>
                <w:rPr>
                  <w:b/>
                  <w:bCs/>
                  <w:color w:val="FFFFFF"/>
                  <w:sz w:val="18"/>
                  <w:szCs w:val="18"/>
                </w:rPr>
                <w:t xml:space="preserve">Result</w:t>
              </w:r>
            </w:ins>
          </w:p>
        </w:tc>
        <w:tc>
          <w:tcPr>
            <w:tcW w:w="2600" w:type="dxa"/>
            <w:shd w:val="clear" w:color="auto" w:fill="002060"/>
            <w:tcMar>
              <w:top w:w="40" w:type="dxa"/>
              <w:left w:w="90" w:type="dxa"/>
              <w:bottom w:w="40" w:type="dxa"/>
              <w:right w:w="90" w:type="dxa"/>
            </w:tcMar>
          </w:tcPr>
          <w:p>
            <w:pPr>
              <w:spacing w:after="40"/>
              <w:rPr>
                <w:ins w:id="902461" w:author="Claude (AI draft)" w:date="2026-10-15T08:00:00Z"/>
              </w:rPr>
            </w:pPr>
            <w:ins w:id="902462" w:author="Claude (AI draft)" w:date="2026-10-15T08:00:00Z">
              <w:r>
                <w:rPr>
                  <w:b/>
                  <w:bCs/>
                  <w:color w:val="FFFFFF"/>
                  <w:sz w:val="18"/>
                  <w:szCs w:val="18"/>
                </w:rPr>
                <w:t xml:space="preserve">Interpretation</w:t>
              </w:r>
            </w:ins>
          </w:p>
        </w:tc>
        <w:tc>
          <w:tcPr>
            <w:tcW w:w="2516" w:type="dxa"/>
            <w:shd w:val="clear" w:color="auto" w:fill="002060"/>
            <w:tcMar>
              <w:top w:w="40" w:type="dxa"/>
              <w:left w:w="90" w:type="dxa"/>
              <w:bottom w:w="40" w:type="dxa"/>
              <w:right w:w="90" w:type="dxa"/>
            </w:tcMar>
          </w:tcPr>
          <w:p>
            <w:pPr>
              <w:spacing w:after="40"/>
              <w:rPr>
                <w:ins w:id="902463" w:author="Claude (AI draft)" w:date="2026-10-15T08:00:00Z"/>
              </w:rPr>
            </w:pPr>
            <w:ins w:id="902464" w:author="Claude (AI draft)" w:date="2026-10-15T08:00:00Z">
              <w:r>
                <w:rPr>
                  <w:b/>
                  <w:bCs/>
                  <w:color w:val="FFFFFF"/>
                  <w:sz w:val="18"/>
                  <w:szCs w:val="18"/>
                </w:rPr>
                <w:t xml:space="preserve">Concern / action</w:t>
              </w:r>
            </w:ins>
          </w:p>
        </w:tc>
      </w:tr>
      <w:tr>
        <w:trPr>
          <w:cantSplit/>
          <w:ins w:id="902465" w:author="Claude (AI draft)" w:date="2026-10-15T08:00:00Z"/>
        </w:trPr>
        <w:tc>
          <w:tcPr>
            <w:tcW w:w="1600" w:type="dxa"/>
            <w:tcMar>
              <w:top w:w="40" w:type="dxa"/>
              <w:left w:w="90" w:type="dxa"/>
              <w:bottom w:w="40" w:type="dxa"/>
              <w:right w:w="90" w:type="dxa"/>
            </w:tcMar>
          </w:tcPr>
          <w:p>
            <w:pPr>
              <w:spacing w:after="40"/>
              <w:rPr>
                <w:ins w:id="902466" w:author="Claude (AI draft)" w:date="2026-10-15T08:00:00Z"/>
              </w:rPr>
            </w:pPr>
            <w:ins w:id="902467" w:author="Claude (AI draft)" w:date="2026-10-15T08:00:00Z">
              <w:r>
                <w:rPr>
                  <w:sz w:val="18"/>
                  <w:szCs w:val="18"/>
                </w:rPr>
                <w:t xml:space="preserve">Build and CI</w:t>
              </w:r>
            </w:ins>
          </w:p>
        </w:tc>
        <w:tc>
          <w:tcPr>
            <w:tcW w:w="2300" w:type="dxa"/>
            <w:tcMar>
              <w:top w:w="40" w:type="dxa"/>
              <w:left w:w="90" w:type="dxa"/>
              <w:bottom w:w="40" w:type="dxa"/>
              <w:right w:w="90" w:type="dxa"/>
            </w:tcMar>
          </w:tcPr>
          <w:p>
            <w:pPr>
              <w:spacing w:after="40"/>
              <w:rPr>
                <w:ins w:id="902468" w:author="Claude (AI draft)" w:date="2026-10-15T08:00:00Z"/>
              </w:rPr>
            </w:pPr>
            <w:ins w:id="902469" w:author="Claude (AI draft)" w:date="2026-10-15T08:00:00Z">
              <w:del w:id="912516" w:author="Claude (AI draft)" w:date="2026-10-16T16:00:00Z">
                <w:r>
                  <w:rPr>
                    <w:sz w:val="18"/>
                    <w:szCs w:val="18"/>
                  </w:rPr>
                  <w:delText xml:space="preserve">Local: pass. Release CI run: </w:delText>
                </w:r>
              </w:del>
              <w:del w:id="912517" w:author="Claude (AI draft)" w:date="2026-10-16T16:00:00Z">
                <w:r>
                  <w:rPr>
                    <w:b/>
                    <w:bCs/>
                    <w:i/>
                    <w:iCs/>
                    <w:color w:val="C00000"/>
                    <w:sz w:val="18"/>
                    <w:szCs w:val="18"/>
                  </w:rPr>
                  <w:delText xml:space="preserve">[Team to complete]</w:delText>
                </w:r>
              </w:del>
            </w:ins>
            <w:ins w:id="912515" w:author="Claude (AI draft)" w:date="2026-10-16T16:00:00Z">
              <w:r>
                <w:rPr>
                  <w:sz w:val="18"/>
                  <w:szCs w:val="18"/>
                </w:rPr>
                <w:t xml:space="preserve">Pass: CI and Security on main 6a198c4 and on PR #33 into prod. Run on the tagged commit: [Team to complete]</w:t>
              </w:r>
            </w:ins>
          </w:p>
        </w:tc>
        <w:tc>
          <w:tcPr>
            <w:tcW w:w="2600" w:type="dxa"/>
            <w:tcMar>
              <w:top w:w="40" w:type="dxa"/>
              <w:left w:w="90" w:type="dxa"/>
              <w:bottom w:w="40" w:type="dxa"/>
              <w:right w:w="90" w:type="dxa"/>
            </w:tcMar>
          </w:tcPr>
          <w:p>
            <w:pPr>
              <w:spacing w:after="40"/>
              <w:rPr>
                <w:ins w:id="902470" w:author="Claude (AI draft)" w:date="2026-10-15T08:00:00Z"/>
              </w:rPr>
            </w:pPr>
            <w:ins w:id="902471" w:author="Claude (AI draft)" w:date="2026-10-15T08:00:00Z">
              <w:r>
                <w:rPr>
                  <w:sz w:val="18"/>
                  <w:szCs w:val="18"/>
                </w:rPr>
                <w:t xml:space="preserve">Build, unit, integration and E2E gates are configured</w:t>
              </w:r>
            </w:ins>
          </w:p>
        </w:tc>
        <w:tc>
          <w:tcPr>
            <w:tcW w:w="2516" w:type="dxa"/>
            <w:tcMar>
              <w:top w:w="40" w:type="dxa"/>
              <w:left w:w="90" w:type="dxa"/>
              <w:bottom w:w="40" w:type="dxa"/>
              <w:right w:w="90" w:type="dxa"/>
            </w:tcMar>
          </w:tcPr>
          <w:p>
            <w:pPr>
              <w:spacing w:after="40"/>
              <w:rPr>
                <w:ins w:id="902472" w:author="Claude (AI draft)" w:date="2026-10-15T08:00:00Z"/>
              </w:rPr>
            </w:pPr>
            <w:ins w:id="902473" w:author="Claude (AI draft)" w:date="2026-10-15T08:00:00Z">
              <w:del w:id="912519" w:author="Claude (AI draft)" w:date="2026-10-16T16:00:00Z">
                <w:r>
                  <w:rPr>
                    <w:sz w:val="18"/>
                    <w:szCs w:val="18"/>
                  </w:rPr>
                  <w:delText xml:space="preserve">The End-to-end job has not run on GitHub yet: confirm before tagging</w:delText>
                </w:r>
              </w:del>
            </w:ins>
            <w:ins w:id="912518" w:author="Claude (AI draft)" w:date="2026-10-16T16:00:00Z">
              <w:r>
                <w:rPr>
                  <w:sz w:val="18"/>
                  <w:szCs w:val="18"/>
                </w:rPr>
                <w:t xml:space="preserve">Confirm the same result on the tagged commit</w:t>
              </w:r>
            </w:ins>
          </w:p>
        </w:tc>
      </w:tr>
      <w:tr>
        <w:trPr>
          <w:cantSplit/>
          <w:ins w:id="902474" w:author="Claude (AI draft)" w:date="2026-10-15T08:00:00Z"/>
        </w:trPr>
        <w:tc>
          <w:tcPr>
            <w:tcW w:w="1600" w:type="dxa"/>
            <w:tcMar>
              <w:top w:w="40" w:type="dxa"/>
              <w:left w:w="90" w:type="dxa"/>
              <w:bottom w:w="40" w:type="dxa"/>
              <w:right w:w="90" w:type="dxa"/>
            </w:tcMar>
          </w:tcPr>
          <w:p>
            <w:pPr>
              <w:spacing w:after="40"/>
              <w:rPr>
                <w:ins w:id="902475" w:author="Claude (AI draft)" w:date="2026-10-15T08:00:00Z"/>
              </w:rPr>
            </w:pPr>
            <w:ins w:id="902476" w:author="Claude (AI draft)" w:date="2026-10-15T08:00:00Z">
              <w:r>
                <w:rPr>
                  <w:sz w:val="18"/>
                  <w:szCs w:val="18"/>
                </w:rPr>
                <w:t xml:space="preserve">Automated regression</w:t>
              </w:r>
            </w:ins>
          </w:p>
        </w:tc>
        <w:tc>
          <w:tcPr>
            <w:tcW w:w="2300" w:type="dxa"/>
            <w:tcMar>
              <w:top w:w="40" w:type="dxa"/>
              <w:left w:w="90" w:type="dxa"/>
              <w:bottom w:w="40" w:type="dxa"/>
              <w:right w:w="90" w:type="dxa"/>
            </w:tcMar>
          </w:tcPr>
          <w:p>
            <w:pPr>
              <w:spacing w:after="40"/>
              <w:rPr>
                <w:ins w:id="902477" w:author="Claude (AI draft)" w:date="2026-10-15T08:00:00Z"/>
              </w:rPr>
            </w:pPr>
            <w:ins w:id="902478" w:author="Claude (AI draft)" w:date="2026-10-15T08:00:00Z">
              <w:del w:id="912521" w:author="Claude (AI draft)" w:date="2026-10-16T16:00:00Z">
                <w:r>
                  <w:rPr>
                    <w:sz w:val="18"/>
                    <w:szCs w:val="18"/>
                  </w:rPr>
                  <w:delText xml:space="preserve">233 backend and 28 frontend unit tests pass</w:delText>
                </w:r>
              </w:del>
            </w:ins>
            <w:ins w:id="912520" w:author="Claude (AI draft)" w:date="2026-10-16T16:00:00Z">
              <w:r>
                <w:rPr>
                  <w:sz w:val="18"/>
                  <w:szCs w:val="18"/>
                </w:rPr>
                <w:t xml:space="preserve">249 backend (189 unit, 60 integration) and 38 frontend unit tests pass</w:t>
              </w:r>
            </w:ins>
          </w:p>
        </w:tc>
        <w:tc>
          <w:tcPr>
            <w:tcW w:w="2600" w:type="dxa"/>
            <w:tcMar>
              <w:top w:w="40" w:type="dxa"/>
              <w:left w:w="90" w:type="dxa"/>
              <w:bottom w:w="40" w:type="dxa"/>
              <w:right w:w="90" w:type="dxa"/>
            </w:tcMar>
          </w:tcPr>
          <w:p>
            <w:pPr>
              <w:spacing w:after="40"/>
              <w:rPr>
                <w:ins w:id="902479" w:author="Claude (AI draft)" w:date="2026-10-15T08:00:00Z"/>
              </w:rPr>
            </w:pPr>
            <w:ins w:id="902480" w:author="Claude (AI draft)" w:date="2026-10-15T08:00:00Z">
              <w:r>
                <w:rPr>
                  <w:sz w:val="18"/>
                  <w:szCs w:val="18"/>
                </w:rPr>
                <w:t xml:space="preserve">Business rules and every fixed defect except D-09 and D-15 are protected</w:t>
              </w:r>
            </w:ins>
          </w:p>
        </w:tc>
        <w:tc>
          <w:tcPr>
            <w:tcW w:w="2516" w:type="dxa"/>
            <w:tcMar>
              <w:top w:w="40" w:type="dxa"/>
              <w:left w:w="90" w:type="dxa"/>
              <w:bottom w:w="40" w:type="dxa"/>
              <w:right w:w="90" w:type="dxa"/>
            </w:tcMar>
          </w:tcPr>
          <w:p>
            <w:pPr>
              <w:spacing w:after="40"/>
              <w:rPr>
                <w:ins w:id="902481" w:author="Claude (AI draft)" w:date="2026-10-15T08:00:00Z"/>
              </w:rPr>
            </w:pPr>
            <w:ins w:id="902482" w:author="Claude (AI draft)" w:date="2026-10-15T08:00:00Z">
              <w:del w:id="912523" w:author="Claude (AI draft)" w:date="2026-10-16T16:00:00Z">
                <w:r>
                  <w:rPr>
                    <w:sz w:val="18"/>
                    <w:szCs w:val="18"/>
                  </w:rPr>
                  <w:delText xml:space="preserve">No component tests (TD-06)</w:delText>
                </w:r>
              </w:del>
            </w:ins>
            <w:ins w:id="912522" w:author="Claude (AI draft)" w:date="2026-10-16T16:00:00Z">
              <w:r>
                <w:rPr>
                  <w:sz w:val="18"/>
                  <w:szCs w:val="18"/>
                </w:rPr>
                <w:t xml:space="preserve">Few component tests (TD-06)</w:t>
              </w:r>
            </w:ins>
          </w:p>
        </w:tc>
      </w:tr>
      <w:tr>
        <w:trPr>
          <w:cantSplit/>
          <w:ins w:id="902483" w:author="Claude (AI draft)" w:date="2026-10-15T08:00:00Z"/>
        </w:trPr>
        <w:tc>
          <w:tcPr>
            <w:tcW w:w="1600" w:type="dxa"/>
            <w:tcMar>
              <w:top w:w="40" w:type="dxa"/>
              <w:left w:w="90" w:type="dxa"/>
              <w:bottom w:w="40" w:type="dxa"/>
              <w:right w:w="90" w:type="dxa"/>
            </w:tcMar>
          </w:tcPr>
          <w:p>
            <w:pPr>
              <w:spacing w:after="40"/>
              <w:rPr>
                <w:ins w:id="902484" w:author="Claude (AI draft)" w:date="2026-10-15T08:00:00Z"/>
              </w:rPr>
            </w:pPr>
            <w:ins w:id="902485" w:author="Claude (AI draft)" w:date="2026-10-15T08:00:00Z">
              <w:r>
                <w:rPr>
                  <w:sz w:val="18"/>
                  <w:szCs w:val="18"/>
                </w:rPr>
                <w:t xml:space="preserve">API / integration</w:t>
              </w:r>
            </w:ins>
          </w:p>
        </w:tc>
        <w:tc>
          <w:tcPr>
            <w:tcW w:w="2300" w:type="dxa"/>
            <w:tcMar>
              <w:top w:w="40" w:type="dxa"/>
              <w:left w:w="90" w:type="dxa"/>
              <w:bottom w:w="40" w:type="dxa"/>
              <w:right w:w="90" w:type="dxa"/>
            </w:tcMar>
          </w:tcPr>
          <w:p>
            <w:pPr>
              <w:spacing w:after="40"/>
              <w:rPr>
                <w:ins w:id="902486" w:author="Claude (AI draft)" w:date="2026-10-15T08:00:00Z"/>
              </w:rPr>
            </w:pPr>
            <w:ins w:id="902487" w:author="Claude (AI draft)" w:date="2026-10-15T08:00:00Z">
              <w:del w:id="912525" w:author="Claude (AI draft)" w:date="2026-10-16T16:00:00Z">
                <w:r>
                  <w:rPr>
                    <w:sz w:val="18"/>
                    <w:szCs w:val="18"/>
                  </w:rPr>
                  <w:delText xml:space="preserve">45 tests against PostgreSQL 17 pass</w:delText>
                </w:r>
              </w:del>
            </w:ins>
            <w:ins w:id="912524" w:author="Claude (AI draft)" w:date="2026-10-16T16:00:00Z">
              <w:r>
                <w:rPr>
                  <w:sz w:val="18"/>
                  <w:szCs w:val="18"/>
                </w:rPr>
                <w:t xml:space="preserve">60 tests against PostgreSQL 17 pass, 15 of them black-box tests designed from the API contract</w:t>
              </w:r>
            </w:ins>
          </w:p>
        </w:tc>
        <w:tc>
          <w:tcPr>
            <w:tcW w:w="2600" w:type="dxa"/>
            <w:tcMar>
              <w:top w:w="40" w:type="dxa"/>
              <w:left w:w="90" w:type="dxa"/>
              <w:bottom w:w="40" w:type="dxa"/>
              <w:right w:w="90" w:type="dxa"/>
            </w:tcMar>
          </w:tcPr>
          <w:p>
            <w:pPr>
              <w:spacing w:after="40"/>
              <w:rPr>
                <w:ins w:id="902488" w:author="Claude (AI draft)" w:date="2026-10-15T08:00:00Z"/>
              </w:rPr>
            </w:pPr>
            <w:ins w:id="902489" w:author="Claude (AI draft)" w:date="2026-10-15T08:00:00Z">
              <w:r>
                <w:rPr>
                  <w:sz w:val="18"/>
                  <w:szCs w:val="18"/>
                </w:rPr>
                <w:t xml:space="preserve">Security chain, database roles, triggers and migrations work together</w:t>
              </w:r>
            </w:ins>
          </w:p>
        </w:tc>
        <w:tc>
          <w:tcPr>
            <w:tcW w:w="2516" w:type="dxa"/>
            <w:tcMar>
              <w:top w:w="40" w:type="dxa"/>
              <w:left w:w="90" w:type="dxa"/>
              <w:bottom w:w="40" w:type="dxa"/>
              <w:right w:w="90" w:type="dxa"/>
            </w:tcMar>
          </w:tcPr>
          <w:p>
            <w:pPr>
              <w:spacing w:after="40"/>
              <w:rPr>
                <w:ins w:id="902490" w:author="Claude (AI draft)" w:date="2026-10-15T08:00:00Z"/>
              </w:rPr>
            </w:pPr>
            <w:ins w:id="902491" w:author="Claude (AI draft)" w:date="2026-10-15T08:00:00Z">
              <w:r>
                <w:rPr>
                  <w:sz w:val="18"/>
                  <w:szCs w:val="18"/>
                </w:rPr>
                <w:t xml:space="preserve">Supabase pooler differs from the CI database</w:t>
              </w:r>
            </w:ins>
          </w:p>
        </w:tc>
      </w:tr>
      <w:tr>
        <w:trPr>
          <w:cantSplit/>
          <w:ins w:id="902492" w:author="Claude (AI draft)" w:date="2026-10-15T08:00:00Z"/>
        </w:trPr>
        <w:tc>
          <w:tcPr>
            <w:tcW w:w="1600" w:type="dxa"/>
            <w:tcMar>
              <w:top w:w="40" w:type="dxa"/>
              <w:left w:w="90" w:type="dxa"/>
              <w:bottom w:w="40" w:type="dxa"/>
              <w:right w:w="90" w:type="dxa"/>
            </w:tcMar>
          </w:tcPr>
          <w:p>
            <w:pPr>
              <w:spacing w:after="40"/>
              <w:rPr>
                <w:ins w:id="902493" w:author="Claude (AI draft)" w:date="2026-10-15T08:00:00Z"/>
              </w:rPr>
            </w:pPr>
            <w:ins w:id="902494" w:author="Claude (AI draft)" w:date="2026-10-15T08:00:00Z">
              <w:r>
                <w:rPr>
                  <w:sz w:val="18"/>
                  <w:szCs w:val="18"/>
                </w:rPr>
                <w:t xml:space="preserve">System / E2E</w:t>
              </w:r>
            </w:ins>
          </w:p>
        </w:tc>
        <w:tc>
          <w:tcPr>
            <w:tcW w:w="2300" w:type="dxa"/>
            <w:tcMar>
              <w:top w:w="40" w:type="dxa"/>
              <w:left w:w="90" w:type="dxa"/>
              <w:bottom w:w="40" w:type="dxa"/>
              <w:right w:w="90" w:type="dxa"/>
            </w:tcMar>
          </w:tcPr>
          <w:p>
            <w:pPr>
              <w:spacing w:after="40"/>
              <w:rPr>
                <w:ins w:id="902495" w:author="Claude (AI draft)" w:date="2026-10-15T08:00:00Z"/>
              </w:rPr>
            </w:pPr>
            <w:ins w:id="902496" w:author="Claude (AI draft)" w:date="2026-10-15T08:00:00Z">
              <w:del w:id="912527" w:author="Claude (AI draft)" w:date="2026-10-16T16:00:00Z">
                <w:r>
                  <w:rPr>
                    <w:sz w:val="18"/>
                    <w:szCs w:val="18"/>
                  </w:rPr>
                  <w:delText xml:space="preserve">3 Playwright journeys pass locally</w:delText>
                </w:r>
              </w:del>
            </w:ins>
            <w:ins w:id="912526" w:author="Claude (AI draft)" w:date="2026-10-16T16:00:00Z">
              <w:r>
                <w:rPr>
                  <w:sz w:val="18"/>
                  <w:szCs w:val="18"/>
                </w:rPr>
                <w:t xml:space="preserve">3 Playwright journeys pass locally and in CI</w:t>
              </w:r>
            </w:ins>
            <w:ins w:id="913570" w:author="Claude (AI draft)" w:date="2026-10-16T19:00:00Z">
              <w:r>
                <w:rPr>
                  <w:sz w:val="18"/>
                  <w:szCs w:val="18"/>
                </w:rPr>
                <w:t xml:space="preserve">; 33 manual tests on the test build: 31 Pass, 1 Blocked, 1 Not run (manual test log)</w:t>
              </w:r>
            </w:ins>
          </w:p>
        </w:tc>
        <w:tc>
          <w:tcPr>
            <w:tcW w:w="2600" w:type="dxa"/>
            <w:tcMar>
              <w:top w:w="40" w:type="dxa"/>
              <w:left w:w="90" w:type="dxa"/>
              <w:bottom w:w="40" w:type="dxa"/>
              <w:right w:w="90" w:type="dxa"/>
            </w:tcMar>
          </w:tcPr>
          <w:p>
            <w:pPr>
              <w:spacing w:after="40"/>
              <w:rPr>
                <w:ins w:id="902497" w:author="Claude (AI draft)" w:date="2026-10-15T08:00:00Z"/>
              </w:rPr>
            </w:pPr>
            <w:ins w:id="902498" w:author="Claude (AI draft)" w:date="2026-10-15T08:00:00Z">
              <w:r>
                <w:rPr>
                  <w:sz w:val="18"/>
                  <w:szCs w:val="18"/>
                </w:rPr>
                <w:t xml:space="preserve">The critical journey and two negative journeys work end to end</w:t>
              </w:r>
            </w:ins>
          </w:p>
        </w:tc>
        <w:tc>
          <w:tcPr>
            <w:tcW w:w="2516" w:type="dxa"/>
            <w:tcMar>
              <w:top w:w="40" w:type="dxa"/>
              <w:left w:w="90" w:type="dxa"/>
              <w:bottom w:w="40" w:type="dxa"/>
              <w:right w:w="90" w:type="dxa"/>
            </w:tcMar>
          </w:tcPr>
          <w:p>
            <w:pPr>
              <w:spacing w:after="40"/>
              <w:rPr>
                <w:ins w:id="902499" w:author="Claude (AI draft)" w:date="2026-10-15T08:00:00Z"/>
              </w:rPr>
            </w:pPr>
            <w:ins w:id="902500" w:author="Claude (AI draft)" w:date="2026-10-15T08:00:00Z">
              <w:r>
                <w:rPr>
                  <w:sz w:val="18"/>
                  <w:szCs w:val="18"/>
                </w:rPr>
                <w:t xml:space="preserve">Run against staging</w:t>
              </w:r>
            </w:ins>
            <w:ins w:id="913571" w:author="Claude (AI draft)" w:date="2026-10-16T19:00:00Z">
              <w:r>
                <w:rPr>
                  <w:sz w:val="18"/>
                  <w:szCs w:val="18"/>
                </w:rPr>
                <w:t xml:space="preserve">; run the Prod smoke tests P-01 to P-07</w:t>
              </w:r>
            </w:ins>
          </w:p>
        </w:tc>
      </w:tr>
      <w:tr>
        <w:trPr>
          <w:cantSplit/>
          <w:ins w:id="902501" w:author="Claude (AI draft)" w:date="2026-10-15T08:00:00Z"/>
        </w:trPr>
        <w:tc>
          <w:tcPr>
            <w:tcW w:w="1600" w:type="dxa"/>
            <w:tcMar>
              <w:top w:w="40" w:type="dxa"/>
              <w:left w:w="90" w:type="dxa"/>
              <w:bottom w:w="40" w:type="dxa"/>
              <w:right w:w="90" w:type="dxa"/>
            </w:tcMar>
          </w:tcPr>
          <w:p>
            <w:pPr>
              <w:spacing w:after="40"/>
              <w:rPr>
                <w:ins w:id="902502" w:author="Claude (AI draft)" w:date="2026-10-15T08:00:00Z"/>
              </w:rPr>
            </w:pPr>
            <w:ins w:id="902503" w:author="Claude (AI draft)" w:date="2026-10-15T08:00:00Z">
              <w:r>
                <w:rPr>
                  <w:sz w:val="18"/>
                  <w:szCs w:val="18"/>
                </w:rPr>
                <w:t xml:space="preserve">Static / security</w:t>
              </w:r>
            </w:ins>
          </w:p>
        </w:tc>
        <w:tc>
          <w:tcPr>
            <w:tcW w:w="2300" w:type="dxa"/>
            <w:tcMar>
              <w:top w:w="40" w:type="dxa"/>
              <w:left w:w="90" w:type="dxa"/>
              <w:bottom w:w="40" w:type="dxa"/>
              <w:right w:w="90" w:type="dxa"/>
            </w:tcMar>
          </w:tcPr>
          <w:p>
            <w:pPr>
              <w:spacing w:after="40"/>
              <w:rPr>
                <w:ins w:id="902504" w:author="Claude (AI draft)" w:date="2026-10-15T08:00:00Z"/>
              </w:rPr>
            </w:pPr>
            <w:ins w:id="902505" w:author="Claude (AI draft)" w:date="2026-10-15T08:00:00Z">
              <w:r>
                <w:rPr>
                  <w:sz w:val="18"/>
                  <w:szCs w:val="18"/>
                </w:rPr>
                <w:t xml:space="preserve">CodeQL, gitleaks and npm audit configured</w:t>
              </w:r>
            </w:ins>
          </w:p>
        </w:tc>
        <w:tc>
          <w:tcPr>
            <w:tcW w:w="2600" w:type="dxa"/>
            <w:tcMar>
              <w:top w:w="40" w:type="dxa"/>
              <w:left w:w="90" w:type="dxa"/>
              <w:bottom w:w="40" w:type="dxa"/>
              <w:right w:w="90" w:type="dxa"/>
            </w:tcMar>
          </w:tcPr>
          <w:p>
            <w:pPr>
              <w:spacing w:after="40"/>
              <w:rPr>
                <w:ins w:id="902506" w:author="Claude (AI draft)" w:date="2026-10-15T08:00:00Z"/>
              </w:rPr>
            </w:pPr>
            <w:ins w:id="902507" w:author="Claude (AI draft)" w:date="2026-10-15T08:00:00Z">
              <w:r>
                <w:rPr>
                  <w:sz w:val="18"/>
                  <w:szCs w:val="18"/>
                </w:rPr>
                <w:t xml:space="preserve">Two gitleaks findings documented (the second is D-29)</w:t>
              </w:r>
            </w:ins>
          </w:p>
        </w:tc>
        <w:tc>
          <w:tcPr>
            <w:tcW w:w="2516" w:type="dxa"/>
            <w:tcMar>
              <w:top w:w="40" w:type="dxa"/>
              <w:left w:w="90" w:type="dxa"/>
              <w:bottom w:w="40" w:type="dxa"/>
              <w:right w:w="90" w:type="dxa"/>
            </w:tcMar>
          </w:tcPr>
          <w:p>
            <w:pPr>
              <w:spacing w:after="40"/>
              <w:rPr>
                <w:ins w:id="902508" w:author="Claude (AI draft)" w:date="2026-10-15T08:00:00Z"/>
              </w:rPr>
            </w:pPr>
            <w:ins w:id="902509" w:author="Claude (AI draft)" w:date="2026-10-15T08:00:00Z">
              <w:del w:id="912529" w:author="Claude (AI draft)" w:date="2026-10-16T16:00:00Z">
                <w:r>
                  <w:rPr>
                    <w:b/>
                    <w:bCs/>
                    <w:i/>
                    <w:iCs/>
                    <w:color w:val="C00000"/>
                    <w:sz w:val="18"/>
                    <w:szCs w:val="18"/>
                  </w:rPr>
                  <w:delText xml:space="preserve">[Team to complete]</w:delText>
                </w:r>
              </w:del>
              <w:del w:id="912530" w:author="Claude (AI draft)" w:date="2026-10-16T16:00:00Z">
                <w:r>
                  <w:rPr>
                    <w:sz w:val="18"/>
                    <w:szCs w:val="18"/>
                  </w:rPr>
                  <w:delText xml:space="preserve"> CodeQL results; dependency review inactive</w:delText>
                </w:r>
              </w:del>
            </w:ins>
            <w:ins w:id="912528" w:author="Claude (AI draft)" w:date="2026-10-16T16:00:00Z">
              <w:r>
                <w:rPr>
                  <w:b/>
                  <w:bCs/>
                  <w:i/>
                  <w:iCs/>
                  <w:color w:val="C00000"/>
                  <w:sz w:val="18"/>
                  <w:szCs w:val="18"/>
                </w:rPr>
                <w:t xml:space="preserve">[Team to complete] CodeQL alerts in the Security tab; dependency review active</w:t>
              </w:r>
            </w:ins>
          </w:p>
        </w:tc>
      </w:tr>
      <w:tr>
        <w:trPr>
          <w:cantSplit/>
          <w:ins w:id="902510" w:author="Claude (AI draft)" w:date="2026-10-15T08:00:00Z"/>
        </w:trPr>
        <w:tc>
          <w:tcPr>
            <w:tcW w:w="1600" w:type="dxa"/>
            <w:tcMar>
              <w:top w:w="40" w:type="dxa"/>
              <w:left w:w="90" w:type="dxa"/>
              <w:bottom w:w="40" w:type="dxa"/>
              <w:right w:w="90" w:type="dxa"/>
            </w:tcMar>
          </w:tcPr>
          <w:p>
            <w:pPr>
              <w:spacing w:after="40"/>
              <w:rPr>
                <w:ins w:id="902511" w:author="Claude (AI draft)" w:date="2026-10-15T08:00:00Z"/>
              </w:rPr>
            </w:pPr>
            <w:ins w:id="902512" w:author="Claude (AI draft)" w:date="2026-10-15T08:00:00Z">
              <w:r>
                <w:rPr>
                  <w:sz w:val="18"/>
                  <w:szCs w:val="18"/>
                </w:rPr>
                <w:t xml:space="preserve">Performance</w:t>
              </w:r>
            </w:ins>
          </w:p>
        </w:tc>
        <w:tc>
          <w:tcPr>
            <w:tcW w:w="2300" w:type="dxa"/>
            <w:tcMar>
              <w:top w:w="40" w:type="dxa"/>
              <w:left w:w="90" w:type="dxa"/>
              <w:bottom w:w="40" w:type="dxa"/>
              <w:right w:w="90" w:type="dxa"/>
            </w:tcMar>
          </w:tcPr>
          <w:p>
            <w:pPr>
              <w:spacing w:after="40"/>
              <w:rPr>
                <w:ins w:id="902513" w:author="Claude (AI draft)" w:date="2026-10-15T08:00:00Z"/>
              </w:rPr>
            </w:pPr>
            <w:ins w:id="902514" w:author="Claude (AI draft)" w:date="2026-10-15T08:00:00Z">
              <w:r>
                <w:rPr>
                  <w:sz w:val="18"/>
                  <w:szCs w:val="18"/>
                </w:rPr>
                <w:t xml:space="preserve">p95 29.8 ms at 20 users (target 2 s), repeated on two machines</w:t>
              </w:r>
            </w:ins>
          </w:p>
        </w:tc>
        <w:tc>
          <w:tcPr>
            <w:tcW w:w="2600" w:type="dxa"/>
            <w:tcMar>
              <w:top w:w="40" w:type="dxa"/>
              <w:left w:w="90" w:type="dxa"/>
              <w:bottom w:w="40" w:type="dxa"/>
              <w:right w:w="90" w:type="dxa"/>
            </w:tcMar>
          </w:tcPr>
          <w:p>
            <w:pPr>
              <w:spacing w:after="40"/>
              <w:rPr>
                <w:ins w:id="902515" w:author="Claude (AI draft)" w:date="2026-10-15T08:00:00Z"/>
              </w:rPr>
            </w:pPr>
            <w:ins w:id="902516" w:author="Claude (AI draft)" w:date="2026-10-15T08:00:00Z">
              <w:r>
                <w:rPr>
                  <w:sz w:val="18"/>
                  <w:szCs w:val="18"/>
                </w:rPr>
                <w:t xml:space="preserve">Target met locally with a wide margin</w:t>
              </w:r>
            </w:ins>
          </w:p>
        </w:tc>
        <w:tc>
          <w:tcPr>
            <w:tcW w:w="2516" w:type="dxa"/>
            <w:tcMar>
              <w:top w:w="40" w:type="dxa"/>
              <w:left w:w="90" w:type="dxa"/>
              <w:bottom w:w="40" w:type="dxa"/>
              <w:right w:w="90" w:type="dxa"/>
            </w:tcMar>
          </w:tcPr>
          <w:p>
            <w:pPr>
              <w:spacing w:after="40"/>
              <w:rPr>
                <w:ins w:id="902517" w:author="Claude (AI draft)" w:date="2026-10-15T08:00:00Z"/>
              </w:rPr>
            </w:pPr>
            <w:ins w:id="902518" w:author="Claude (AI draft)" w:date="2026-10-15T08:00:00Z">
              <w:r>
                <w:rPr>
                  <w:sz w:val="18"/>
                  <w:szCs w:val="18"/>
                </w:rPr>
                <w:t xml:space="preserve">Repeat on staging with Supabase latency (R-26)</w:t>
              </w:r>
            </w:ins>
          </w:p>
        </w:tc>
      </w:tr>
      <w:tr>
        <w:trPr>
          <w:cantSplit/>
          <w:ins w:id="902519" w:author="Claude (AI draft)" w:date="2026-10-15T08:00:00Z"/>
        </w:trPr>
        <w:tc>
          <w:tcPr>
            <w:tcW w:w="1600" w:type="dxa"/>
            <w:tcMar>
              <w:top w:w="40" w:type="dxa"/>
              <w:left w:w="90" w:type="dxa"/>
              <w:bottom w:w="40" w:type="dxa"/>
              <w:right w:w="90" w:type="dxa"/>
            </w:tcMar>
          </w:tcPr>
          <w:p>
            <w:pPr>
              <w:spacing w:after="40"/>
              <w:rPr>
                <w:ins w:id="902520" w:author="Claude (AI draft)" w:date="2026-10-15T08:00:00Z"/>
              </w:rPr>
            </w:pPr>
            <w:ins w:id="902521" w:author="Claude (AI draft)" w:date="2026-10-15T08:00:00Z">
              <w:r>
                <w:rPr>
                  <w:sz w:val="18"/>
                  <w:szCs w:val="18"/>
                </w:rPr>
                <w:t xml:space="preserve">Known defects</w:t>
              </w:r>
            </w:ins>
          </w:p>
        </w:tc>
        <w:tc>
          <w:tcPr>
            <w:tcW w:w="2300" w:type="dxa"/>
            <w:tcMar>
              <w:top w:w="40" w:type="dxa"/>
              <w:left w:w="90" w:type="dxa"/>
              <w:bottom w:w="40" w:type="dxa"/>
              <w:right w:w="90" w:type="dxa"/>
            </w:tcMar>
          </w:tcPr>
          <w:p>
            <w:pPr>
              <w:spacing w:after="40"/>
              <w:rPr>
                <w:ins w:id="902522" w:author="Claude (AI draft)" w:date="2026-10-15T08:00:00Z"/>
              </w:rPr>
            </w:pPr>
            <w:ins w:id="902523" w:author="Claude (AI draft)" w:date="2026-10-15T08:00:00Z">
              <w:del w:id="912532" w:author="Claude (AI draft)" w:date="2026-10-16T16:00:00Z">
                <w:r>
                  <w:rPr>
                    <w:sz w:val="18"/>
                    <w:szCs w:val="18"/>
                  </w:rPr>
                  <w:delText xml:space="preserve">D-01 to D-40 recorded; open: D-38, D-39, D-40 (all Low)</w:delText>
                </w:r>
              </w:del>
            </w:ins>
            <w:ins w:id="912531" w:author="Claude (AI draft)" w:date="2026-10-16T16:00:00Z">
              <w:r>
                <w:rPr>
                  <w:sz w:val="18"/>
                  <w:szCs w:val="18"/>
                </w:rPr>
                <w:t xml:space="preserve">D-01 to D-42 recorded; open: D-39 (Low)</w:t>
              </w:r>
            </w:ins>
          </w:p>
        </w:tc>
        <w:tc>
          <w:tcPr>
            <w:tcW w:w="2600" w:type="dxa"/>
            <w:tcMar>
              <w:top w:w="40" w:type="dxa"/>
              <w:left w:w="90" w:type="dxa"/>
              <w:bottom w:w="40" w:type="dxa"/>
              <w:right w:w="90" w:type="dxa"/>
            </w:tcMar>
          </w:tcPr>
          <w:p>
            <w:pPr>
              <w:spacing w:after="40"/>
              <w:rPr>
                <w:ins w:id="902524" w:author="Claude (AI draft)" w:date="2026-10-15T08:00:00Z"/>
              </w:rPr>
            </w:pPr>
            <w:ins w:id="902525" w:author="Claude (AI draft)" w:date="2026-10-15T08:00:00Z">
              <w:r>
                <w:rPr>
                  <w:sz w:val="18"/>
                  <w:szCs w:val="18"/>
                </w:rPr>
                <w:t xml:space="preserve">No known release blocker in the code; the public site must use the production database build (D-31)</w:t>
              </w:r>
            </w:ins>
          </w:p>
        </w:tc>
        <w:tc>
          <w:tcPr>
            <w:tcW w:w="2516" w:type="dxa"/>
            <w:tcMar>
              <w:top w:w="40" w:type="dxa"/>
              <w:left w:w="90" w:type="dxa"/>
              <w:bottom w:w="40" w:type="dxa"/>
              <w:right w:w="90" w:type="dxa"/>
            </w:tcMar>
          </w:tcPr>
          <w:p>
            <w:pPr>
              <w:spacing w:after="40"/>
              <w:rPr>
                <w:ins w:id="902526" w:author="Claude (AI draft)" w:date="2026-10-15T08:00:00Z"/>
              </w:rPr>
            </w:pPr>
            <w:ins w:id="902527" w:author="Claude (AI draft)" w:date="2026-10-15T08:00:00Z">
              <w:r>
                <w:rPr>
                  <w:sz w:val="18"/>
                  <w:szCs w:val="18"/>
                </w:rPr>
                <w:t xml:space="preserve">Technical debt TD-01 to TD-10 remains</w:t>
              </w:r>
            </w:ins>
          </w:p>
        </w:tc>
      </w:tr>
      <w:tr>
        <w:trPr>
          <w:cantSplit/>
          <w:ins w:id="902528" w:author="Claude (AI draft)" w:date="2026-10-15T08:00:00Z"/>
        </w:trPr>
        <w:tc>
          <w:tcPr>
            <w:tcW w:w="1600" w:type="dxa"/>
            <w:tcMar>
              <w:top w:w="40" w:type="dxa"/>
              <w:left w:w="90" w:type="dxa"/>
              <w:bottom w:w="40" w:type="dxa"/>
              <w:right w:w="90" w:type="dxa"/>
            </w:tcMar>
          </w:tcPr>
          <w:p>
            <w:pPr>
              <w:spacing w:after="40"/>
              <w:rPr>
                <w:ins w:id="902529" w:author="Claude (AI draft)" w:date="2026-10-15T08:00:00Z"/>
              </w:rPr>
            </w:pPr>
            <w:ins w:id="902530" w:author="Claude (AI draft)" w:date="2026-10-15T08:00:00Z">
              <w:r>
                <w:rPr>
                  <w:sz w:val="18"/>
                  <w:szCs w:val="18"/>
                </w:rPr>
                <w:t xml:space="preserve">Acceptance</w:t>
              </w:r>
            </w:ins>
          </w:p>
        </w:tc>
        <w:tc>
          <w:tcPr>
            <w:tcW w:w="2300" w:type="dxa"/>
            <w:tcMar>
              <w:top w:w="40" w:type="dxa"/>
              <w:left w:w="90" w:type="dxa"/>
              <w:bottom w:w="40" w:type="dxa"/>
              <w:right w:w="90" w:type="dxa"/>
            </w:tcMar>
          </w:tcPr>
          <w:p>
            <w:pPr>
              <w:spacing w:after="40"/>
              <w:rPr>
                <w:ins w:id="902531" w:author="Claude (AI draft)" w:date="2026-10-15T08:00:00Z"/>
              </w:rPr>
            </w:pPr>
            <w:ins w:id="902532" w:author="Claude (AI draft)" w:date="2026-10-15T08:00:00Z">
              <w:r>
                <w:rPr>
                  <w:sz w:val="18"/>
                  <w:szCs w:val="18"/>
                </w:rPr>
                <w:t xml:space="preserve">RTM Table 3 links each requirement to tests</w:t>
              </w:r>
            </w:ins>
          </w:p>
        </w:tc>
        <w:tc>
          <w:tcPr>
            <w:tcW w:w="2600" w:type="dxa"/>
            <w:tcMar>
              <w:top w:w="40" w:type="dxa"/>
              <w:left w:w="90" w:type="dxa"/>
              <w:bottom w:w="40" w:type="dxa"/>
              <w:right w:w="90" w:type="dxa"/>
            </w:tcMar>
          </w:tcPr>
          <w:p>
            <w:pPr>
              <w:spacing w:after="40"/>
              <w:rPr>
                <w:ins w:id="902533" w:author="Claude (AI draft)" w:date="2026-10-15T08:00:00Z"/>
              </w:rPr>
            </w:pPr>
            <w:ins w:id="902534" w:author="Claude (AI draft)" w:date="2026-10-15T08:00:00Z">
              <w:r>
                <w:rPr>
                  <w:sz w:val="18"/>
                  <w:szCs w:val="18"/>
                </w:rPr>
                <w:t xml:space="preserve">Automated evidence for FR-001 to FR-016 and most NFRs</w:t>
              </w:r>
            </w:ins>
          </w:p>
        </w:tc>
        <w:tc>
          <w:tcPr>
            <w:tcW w:w="2516" w:type="dxa"/>
            <w:tcMar>
              <w:top w:w="40" w:type="dxa"/>
              <w:left w:w="90" w:type="dxa"/>
              <w:bottom w:w="40" w:type="dxa"/>
              <w:right w:w="90" w:type="dxa"/>
            </w:tcMar>
          </w:tcPr>
          <w:p>
            <w:pPr>
              <w:spacing w:after="40"/>
              <w:rPr>
                <w:ins w:id="902535" w:author="Claude (AI draft)" w:date="2026-10-15T08:00:00Z"/>
              </w:rPr>
            </w:pPr>
            <w:ins w:id="902536" w:author="Claude (AI draft)" w:date="2026-10-15T08:00:00Z">
              <w:r>
                <w:rPr>
                  <w:sz w:val="18"/>
                  <w:szCs w:val="18"/>
                </w:rPr>
                <w:t xml:space="preserve">NFR-004 usability test and NFR-005 health-check log missing</w:t>
              </w:r>
            </w:ins>
          </w:p>
        </w:tc>
      </w:tr>
    </w:tbl>
    <w:p>
      <w:pPr>
        <w:spacing w:after="60"/>
        <w:rPr>
          <w:ins w:id="902537" w:author="Claude (AI draft)" w:date="2026-10-15T08:00:00Z"/>
        </w:rPr>
      </w:pPr>
      <w:ins w:id="902538" w:author="Claude (AI draft)" w:date="2026-10-15T08:00:00Z"/>
    </w:p>
    <w:p>
      <w:pPr>
        <w:spacing w:after="120"/>
        <w:rPr>
          <w:ins w:id="902539" w:author="Claude (AI draft)" w:date="2026-10-15T08:00:00Z"/>
        </w:rPr>
      </w:pPr>
      <w:ins w:id="902540" w:author="Claude (AI draft)" w:date="2026-10-15T08:00:00Z">
        <w:r>
          <w:rPr>
            <w:b/>
            <w:bCs/>
          </w:rPr>
          <w:t xml:space="preserve">Provisional classification: CONDITIONALLY READY</w:t>
        </w:r>
        <w:r>
          <w:t xml:space="preserve"> </w:t>
        </w:r>
        <w:r>
          <w:rPr>
            <w:b/>
            <w:bCs/>
            <w:i/>
            <w:iCs/>
            <w:color w:val="C00000"/>
          </w:rPr>
          <w:t xml:space="preserve">[Team to complete]</w:t>
        </w:r>
        <w:r>
          <w:t xml:space="preserve"> confirm. The core evidence is credible. Conditions: </w:t>
        </w:r>
        <w:del w:id="912535" w:author="Claude (AI draft)" w:date="2026-10-16T16:00:00Z">
          <w:r>
            <w:delText xml:space="preserve">(1) single-jar build and a staging deployment with E2E-01 to E2E-03 run against it</w:delText>
          </w:r>
        </w:del>
      </w:ins>
      <w:ins w:id="912533" w:author="Claude (AI draft)" w:date="2026-10-16T16:00:00Z">
        <w:r>
          <w:t xml:space="preserve">(1) a staging deployment with E2E-01 to E2E-03 run against it (the single jar is built: C-07)</w:t>
        </w:r>
      </w:ins>
      <w:ins w:id="912534" w:author="Claude (AI draft)" w:date="2026-10-15T08:00:00Z">
        <w:r>
          <w:t xml:space="preserve">; (2) a green CI run of all jobs on the tagged commit; </w:t>
        </w:r>
        <w:del w:id="912538" w:author="Claude (AI draft)" w:date="2026-10-16T16:00:00Z">
          <w:r>
            <w:delText xml:space="preserve">(3) the M3 changes merged through reviewed pull requests</w:delText>
          </w:r>
        </w:del>
      </w:ins>
      <w:ins w:id="912536" w:author="Claude (AI draft)" w:date="2026-10-16T16:00:00Z">
        <w:r>
          <w:t xml:space="preserve">(3) the last M3 changes (branch fix/m3-review-cleanup) merged through a reviewed pull request; PRs #29 to #33 are merged</w:t>
        </w:r>
      </w:ins>
      <w:ins w:id="912537" w:author="Claude (AI draft)" w:date="2026-10-15T08:00:00Z">
        <w:r>
          <w:t xml:space="preserve">; (4) the NFR-004 informal usability test; (5) the public site runs on the production project built with civicconnect_production_build.sql (D-31).</w:t>
        </w:r>
      </w:ins>
    </w:p>
    <w:p>
      <w:pPr>
        <w:pStyle w:val="Heading3"/>
        <w:rPr>
          <w:ins w:id="902541" w:author="Claude (AI draft)" w:date="2026-10-15T08:00:00Z"/>
        </w:rPr>
      </w:pPr>
      <w:ins w:id="902542" w:author="Claude (AI draft)" w:date="2026-10-15T08:00:00Z">
        <w:r>
          <w:t xml:space="preserve">Residual risks</w:t>
        </w:r>
      </w:ins>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2200"/>
        <w:gridCol w:w="2400"/>
        <w:gridCol w:w="2400"/>
        <w:gridCol w:w="2016"/>
      </w:tblGrid>
      <w:tr>
        <w:trPr>
          <w:cantSplit/>
          <w:tblHeader/>
          <w:ins w:id="902543" w:author="Claude (AI draft)" w:date="2026-10-15T08:00:00Z"/>
        </w:trPr>
        <w:tc>
          <w:tcPr>
            <w:tcW w:w="2200" w:type="dxa"/>
            <w:shd w:val="clear" w:color="auto" w:fill="002060"/>
            <w:tcMar>
              <w:top w:w="40" w:type="dxa"/>
              <w:left w:w="90" w:type="dxa"/>
              <w:bottom w:w="40" w:type="dxa"/>
              <w:right w:w="90" w:type="dxa"/>
            </w:tcMar>
          </w:tcPr>
          <w:p>
            <w:pPr>
              <w:spacing w:after="40"/>
              <w:rPr>
                <w:ins w:id="902544" w:author="Claude (AI draft)" w:date="2026-10-15T08:00:00Z"/>
              </w:rPr>
            </w:pPr>
            <w:ins w:id="902545" w:author="Claude (AI draft)" w:date="2026-10-15T08:00:00Z">
              <w:r>
                <w:rPr>
                  <w:b/>
                  <w:bCs/>
                  <w:color w:val="FFFFFF"/>
                  <w:sz w:val="18"/>
                  <w:szCs w:val="18"/>
                </w:rPr>
                <w:t xml:space="preserve">Residual risk</w:t>
              </w:r>
            </w:ins>
          </w:p>
        </w:tc>
        <w:tc>
          <w:tcPr>
            <w:tcW w:w="2400" w:type="dxa"/>
            <w:shd w:val="clear" w:color="auto" w:fill="002060"/>
            <w:tcMar>
              <w:top w:w="40" w:type="dxa"/>
              <w:left w:w="90" w:type="dxa"/>
              <w:bottom w:w="40" w:type="dxa"/>
              <w:right w:w="90" w:type="dxa"/>
            </w:tcMar>
          </w:tcPr>
          <w:p>
            <w:pPr>
              <w:spacing w:after="40"/>
              <w:rPr>
                <w:ins w:id="902546" w:author="Claude (AI draft)" w:date="2026-10-15T08:00:00Z"/>
              </w:rPr>
            </w:pPr>
            <w:ins w:id="902547" w:author="Claude (AI draft)" w:date="2026-10-15T08:00:00Z">
              <w:r>
                <w:rPr>
                  <w:b/>
                  <w:bCs/>
                  <w:color w:val="FFFFFF"/>
                  <w:sz w:val="18"/>
                  <w:szCs w:val="18"/>
                </w:rPr>
                <w:t xml:space="preserve">Why it remains</w:t>
              </w:r>
            </w:ins>
          </w:p>
        </w:tc>
        <w:tc>
          <w:tcPr>
            <w:tcW w:w="2400" w:type="dxa"/>
            <w:shd w:val="clear" w:color="auto" w:fill="002060"/>
            <w:tcMar>
              <w:top w:w="40" w:type="dxa"/>
              <w:left w:w="90" w:type="dxa"/>
              <w:bottom w:w="40" w:type="dxa"/>
              <w:right w:w="90" w:type="dxa"/>
            </w:tcMar>
          </w:tcPr>
          <w:p>
            <w:pPr>
              <w:spacing w:after="40"/>
              <w:rPr>
                <w:ins w:id="902548" w:author="Claude (AI draft)" w:date="2026-10-15T08:00:00Z"/>
              </w:rPr>
            </w:pPr>
            <w:ins w:id="902549" w:author="Claude (AI draft)" w:date="2026-10-15T08:00:00Z">
              <w:r>
                <w:rPr>
                  <w:b/>
                  <w:bCs/>
                  <w:color w:val="FFFFFF"/>
                  <w:sz w:val="18"/>
                  <w:szCs w:val="18"/>
                </w:rPr>
                <w:t xml:space="preserve">Current mitigation</w:t>
              </w:r>
            </w:ins>
          </w:p>
        </w:tc>
        <w:tc>
          <w:tcPr>
            <w:tcW w:w="2016" w:type="dxa"/>
            <w:shd w:val="clear" w:color="auto" w:fill="002060"/>
            <w:tcMar>
              <w:top w:w="40" w:type="dxa"/>
              <w:left w:w="90" w:type="dxa"/>
              <w:bottom w:w="40" w:type="dxa"/>
              <w:right w:w="90" w:type="dxa"/>
            </w:tcMar>
          </w:tcPr>
          <w:p>
            <w:pPr>
              <w:spacing w:after="40"/>
              <w:rPr>
                <w:ins w:id="902550" w:author="Claude (AI draft)" w:date="2026-10-15T08:00:00Z"/>
              </w:rPr>
            </w:pPr>
            <w:ins w:id="902551" w:author="Claude (AI draft)" w:date="2026-10-15T08:00:00Z">
              <w:r>
                <w:rPr>
                  <w:b/>
                  <w:bCs/>
                  <w:color w:val="FFFFFF"/>
                  <w:sz w:val="18"/>
                  <w:szCs w:val="18"/>
                </w:rPr>
                <w:t xml:space="preserve">Next action / owner</w:t>
              </w:r>
            </w:ins>
          </w:p>
        </w:tc>
      </w:tr>
      <w:tr>
        <w:trPr>
          <w:cantSplit/>
          <w:ins w:id="902552" w:author="Claude (AI draft)" w:date="2026-10-15T08:00:00Z"/>
        </w:trPr>
        <w:tc>
          <w:tcPr>
            <w:tcW w:w="2200" w:type="dxa"/>
            <w:tcMar>
              <w:top w:w="40" w:type="dxa"/>
              <w:left w:w="90" w:type="dxa"/>
              <w:bottom w:w="40" w:type="dxa"/>
              <w:right w:w="90" w:type="dxa"/>
            </w:tcMar>
          </w:tcPr>
          <w:p>
            <w:pPr>
              <w:spacing w:after="40"/>
              <w:rPr>
                <w:ins w:id="902553" w:author="Claude (AI draft)" w:date="2026-10-15T08:00:00Z"/>
              </w:rPr>
            </w:pPr>
            <w:ins w:id="902554" w:author="Claude (AI draft)" w:date="2026-10-15T08:00:00Z">
              <w:r>
                <w:rPr>
                  <w:sz w:val="18"/>
                  <w:szCs w:val="18"/>
                </w:rPr>
                <w:t xml:space="preserve">Performance on Supabase not measured</w:t>
              </w:r>
            </w:ins>
          </w:p>
        </w:tc>
        <w:tc>
          <w:tcPr>
            <w:tcW w:w="2400" w:type="dxa"/>
            <w:tcMar>
              <w:top w:w="40" w:type="dxa"/>
              <w:left w:w="90" w:type="dxa"/>
              <w:bottom w:w="40" w:type="dxa"/>
              <w:right w:w="90" w:type="dxa"/>
            </w:tcMar>
          </w:tcPr>
          <w:p>
            <w:pPr>
              <w:spacing w:after="40"/>
              <w:rPr>
                <w:ins w:id="902555" w:author="Claude (AI draft)" w:date="2026-10-15T08:00:00Z"/>
              </w:rPr>
            </w:pPr>
            <w:ins w:id="902556" w:author="Claude (AI draft)" w:date="2026-10-15T08:00:00Z">
              <w:r>
                <w:rPr>
                  <w:sz w:val="18"/>
                  <w:szCs w:val="18"/>
                </w:rPr>
                <w:t xml:space="preserve">The load test ran locally without network latency</w:t>
              </w:r>
            </w:ins>
          </w:p>
        </w:tc>
        <w:tc>
          <w:tcPr>
            <w:tcW w:w="2400" w:type="dxa"/>
            <w:tcMar>
              <w:top w:w="40" w:type="dxa"/>
              <w:left w:w="90" w:type="dxa"/>
              <w:bottom w:w="40" w:type="dxa"/>
              <w:right w:w="90" w:type="dxa"/>
            </w:tcMar>
          </w:tcPr>
          <w:p>
            <w:pPr>
              <w:spacing w:after="40"/>
              <w:rPr>
                <w:ins w:id="902557" w:author="Claude (AI draft)" w:date="2026-10-15T08:00:00Z"/>
              </w:rPr>
            </w:pPr>
            <w:ins w:id="902558" w:author="Claude (AI draft)" w:date="2026-10-15T08:00:00Z">
              <w:r>
                <w:rPr>
                  <w:sz w:val="18"/>
                  <w:szCs w:val="18"/>
                </w:rPr>
                <w:t xml:space="preserve">Wide local margin; paging and indexes</w:t>
              </w:r>
            </w:ins>
          </w:p>
        </w:tc>
        <w:tc>
          <w:tcPr>
            <w:tcW w:w="2016" w:type="dxa"/>
            <w:tcMar>
              <w:top w:w="40" w:type="dxa"/>
              <w:left w:w="90" w:type="dxa"/>
              <w:bottom w:w="40" w:type="dxa"/>
              <w:right w:w="90" w:type="dxa"/>
            </w:tcMar>
          </w:tcPr>
          <w:p>
            <w:pPr>
              <w:spacing w:after="40"/>
              <w:rPr>
                <w:ins w:id="902559" w:author="Claude (AI draft)" w:date="2026-10-15T08:00:00Z"/>
              </w:rPr>
            </w:pPr>
            <w:ins w:id="902560" w:author="Claude (AI draft)" w:date="2026-10-15T08:00:00Z">
              <w:r>
                <w:rPr>
                  <w:sz w:val="18"/>
                  <w:szCs w:val="18"/>
                </w:rPr>
                <w:t xml:space="preserve">k6 run against staging - </w:t>
              </w:r>
              <w:r>
                <w:rPr>
                  <w:b/>
                  <w:bCs/>
                  <w:i/>
                  <w:iCs/>
                  <w:color w:val="C00000"/>
                  <w:sz w:val="18"/>
                  <w:szCs w:val="18"/>
                </w:rPr>
                <w:t xml:space="preserve">[Team to complete]</w:t>
              </w:r>
            </w:ins>
          </w:p>
        </w:tc>
      </w:tr>
      <w:tr>
        <w:trPr>
          <w:cantSplit/>
          <w:ins w:id="902561" w:author="Claude (AI draft)" w:date="2026-10-15T08:00:00Z"/>
        </w:trPr>
        <w:tc>
          <w:tcPr>
            <w:tcW w:w="2200" w:type="dxa"/>
            <w:tcMar>
              <w:top w:w="40" w:type="dxa"/>
              <w:left w:w="90" w:type="dxa"/>
              <w:bottom w:w="40" w:type="dxa"/>
              <w:right w:w="90" w:type="dxa"/>
            </w:tcMar>
          </w:tcPr>
          <w:p>
            <w:pPr>
              <w:spacing w:after="40"/>
              <w:rPr>
                <w:ins w:id="902562" w:author="Claude (AI draft)" w:date="2026-10-15T08:00:00Z"/>
              </w:rPr>
            </w:pPr>
            <w:ins w:id="902563" w:author="Claude (AI draft)" w:date="2026-10-15T08:00:00Z">
              <w:r>
                <w:rPr>
                  <w:sz w:val="18"/>
                  <w:szCs w:val="18"/>
                </w:rPr>
                <w:t xml:space="preserve">Many simultaneous writers</w:t>
              </w:r>
            </w:ins>
          </w:p>
        </w:tc>
        <w:tc>
          <w:tcPr>
            <w:tcW w:w="2400" w:type="dxa"/>
            <w:tcMar>
              <w:top w:w="40" w:type="dxa"/>
              <w:left w:w="90" w:type="dxa"/>
              <w:bottom w:w="40" w:type="dxa"/>
              <w:right w:w="90" w:type="dxa"/>
            </w:tcMar>
          </w:tcPr>
          <w:p>
            <w:pPr>
              <w:spacing w:after="40"/>
              <w:rPr>
                <w:ins w:id="902564" w:author="Claude (AI draft)" w:date="2026-10-15T08:00:00Z"/>
              </w:rPr>
            </w:pPr>
            <w:ins w:id="902565" w:author="Claude (AI draft)" w:date="2026-10-15T08:00:00Z">
              <w:r>
                <w:rPr>
                  <w:sz w:val="18"/>
                  <w:szCs w:val="18"/>
                </w:rPr>
                <w:t xml:space="preserve">The lock and unique index are tested with two transactions at once (ConcurrencyIntegrationTest), but not under heavier parallel load</w:t>
              </w:r>
            </w:ins>
          </w:p>
        </w:tc>
        <w:tc>
          <w:tcPr>
            <w:tcW w:w="2400" w:type="dxa"/>
            <w:tcMar>
              <w:top w:w="40" w:type="dxa"/>
              <w:left w:w="90" w:type="dxa"/>
              <w:bottom w:w="40" w:type="dxa"/>
              <w:right w:w="90" w:type="dxa"/>
            </w:tcMar>
          </w:tcPr>
          <w:p>
            <w:pPr>
              <w:spacing w:after="40"/>
              <w:rPr>
                <w:ins w:id="902566" w:author="Claude (AI draft)" w:date="2026-10-15T08:00:00Z"/>
              </w:rPr>
            </w:pPr>
            <w:ins w:id="902567" w:author="Claude (AI draft)" w:date="2026-10-15T08:00:00Z">
              <w:r>
                <w:rPr>
                  <w:sz w:val="18"/>
                  <w:szCs w:val="18"/>
                </w:rPr>
                <w:t xml:space="preserve">Row lock, unique index, tests</w:t>
              </w:r>
            </w:ins>
          </w:p>
        </w:tc>
        <w:tc>
          <w:tcPr>
            <w:tcW w:w="2016" w:type="dxa"/>
            <w:tcMar>
              <w:top w:w="40" w:type="dxa"/>
              <w:left w:w="90" w:type="dxa"/>
              <w:bottom w:w="40" w:type="dxa"/>
              <w:right w:w="90" w:type="dxa"/>
            </w:tcMar>
          </w:tcPr>
          <w:p>
            <w:pPr>
              <w:spacing w:after="40"/>
              <w:rPr>
                <w:ins w:id="902568" w:author="Claude (AI draft)" w:date="2026-10-15T08:00:00Z"/>
              </w:rPr>
            </w:pPr>
            <w:ins w:id="902569" w:author="Claude (AI draft)" w:date="2026-10-15T08:00:00Z">
              <w:r>
                <w:rPr>
                  <w:sz w:val="18"/>
                  <w:szCs w:val="18"/>
                </w:rPr>
                <w:t xml:space="preserve">Add a concurrent-write scenario - </w:t>
              </w:r>
              <w:r>
                <w:rPr>
                  <w:b/>
                  <w:bCs/>
                  <w:i/>
                  <w:iCs/>
                  <w:color w:val="C00000"/>
                  <w:sz w:val="18"/>
                  <w:szCs w:val="18"/>
                </w:rPr>
                <w:t xml:space="preserve">[Team to complete]</w:t>
              </w:r>
            </w:ins>
          </w:p>
        </w:tc>
      </w:tr>
      <w:tr>
        <w:trPr>
          <w:cantSplit/>
          <w:ins w:id="902570" w:author="Claude (AI draft)" w:date="2026-10-15T08:00:00Z"/>
        </w:trPr>
        <w:tc>
          <w:tcPr>
            <w:tcW w:w="2200" w:type="dxa"/>
            <w:tcMar>
              <w:top w:w="40" w:type="dxa"/>
              <w:left w:w="90" w:type="dxa"/>
              <w:bottom w:w="40" w:type="dxa"/>
              <w:right w:w="90" w:type="dxa"/>
            </w:tcMar>
          </w:tcPr>
          <w:p>
            <w:pPr>
              <w:spacing w:after="40"/>
              <w:rPr>
                <w:ins w:id="902571" w:author="Claude (AI draft)" w:date="2026-10-15T08:00:00Z"/>
              </w:rPr>
            </w:pPr>
            <w:ins w:id="902572" w:author="Claude (AI draft)" w:date="2026-10-15T08:00:00Z">
              <w:r>
                <w:rPr>
                  <w:sz w:val="18"/>
                  <w:szCs w:val="18"/>
                </w:rPr>
                <w:t xml:space="preserve">Default manager credential</w:t>
              </w:r>
            </w:ins>
          </w:p>
        </w:tc>
        <w:tc>
          <w:tcPr>
            <w:tcW w:w="2400" w:type="dxa"/>
            <w:tcMar>
              <w:top w:w="40" w:type="dxa"/>
              <w:left w:w="90" w:type="dxa"/>
              <w:bottom w:w="40" w:type="dxa"/>
              <w:right w:w="90" w:type="dxa"/>
            </w:tcMar>
          </w:tcPr>
          <w:p>
            <w:pPr>
              <w:spacing w:after="40"/>
              <w:rPr>
                <w:ins w:id="902573" w:author="Claude (AI draft)" w:date="2026-10-15T08:00:00Z"/>
              </w:rPr>
            </w:pPr>
            <w:ins w:id="902574" w:author="Claude (AI draft)" w:date="2026-10-15T08:00:00Z">
              <w:r>
                <w:rPr>
                  <w:sz w:val="18"/>
                  <w:szCs w:val="18"/>
                </w:rPr>
                <w:t xml:space="preserve">Known password in the build script</w:t>
              </w:r>
            </w:ins>
          </w:p>
        </w:tc>
        <w:tc>
          <w:tcPr>
            <w:tcW w:w="2400" w:type="dxa"/>
            <w:tcMar>
              <w:top w:w="40" w:type="dxa"/>
              <w:left w:w="90" w:type="dxa"/>
              <w:bottom w:w="40" w:type="dxa"/>
              <w:right w:w="90" w:type="dxa"/>
            </w:tcMar>
          </w:tcPr>
          <w:p>
            <w:pPr>
              <w:spacing w:after="40"/>
              <w:rPr>
                <w:ins w:id="902575" w:author="Claude (AI draft)" w:date="2026-10-15T08:00:00Z"/>
              </w:rPr>
            </w:pPr>
            <w:ins w:id="902576" w:author="Claude (AI draft)" w:date="2026-10-15T08:00:00Z">
              <w:r>
                <w:rPr>
                  <w:sz w:val="18"/>
                  <w:szCs w:val="18"/>
                </w:rPr>
                <w:t xml:space="preserve">Change at first login (R-25)</w:t>
              </w:r>
            </w:ins>
          </w:p>
        </w:tc>
        <w:tc>
          <w:tcPr>
            <w:tcW w:w="2016" w:type="dxa"/>
            <w:tcMar>
              <w:top w:w="40" w:type="dxa"/>
              <w:left w:w="90" w:type="dxa"/>
              <w:bottom w:w="40" w:type="dxa"/>
              <w:right w:w="90" w:type="dxa"/>
            </w:tcMar>
          </w:tcPr>
          <w:p>
            <w:pPr>
              <w:spacing w:after="40"/>
              <w:rPr>
                <w:ins w:id="902577" w:author="Claude (AI draft)" w:date="2026-10-15T08:00:00Z"/>
              </w:rPr>
            </w:pPr>
            <w:ins w:id="902578" w:author="Claude (AI draft)" w:date="2026-10-15T08:00:00Z">
              <w:r>
                <w:rPr>
                  <w:sz w:val="18"/>
                  <w:szCs w:val="18"/>
                </w:rPr>
                <w:t xml:space="preserve">Change before staging - </w:t>
              </w:r>
              <w:r>
                <w:rPr>
                  <w:b/>
                  <w:bCs/>
                  <w:i/>
                  <w:iCs/>
                  <w:color w:val="C00000"/>
                  <w:sz w:val="18"/>
                  <w:szCs w:val="18"/>
                </w:rPr>
                <w:t xml:space="preserve">[Team to complete]</w:t>
              </w:r>
            </w:ins>
          </w:p>
        </w:tc>
      </w:tr>
      <w:tr>
        <w:trPr>
          <w:cantSplit/>
          <w:ins w:id="902579" w:author="Claude (AI draft)" w:date="2026-10-15T08:00:00Z"/>
        </w:trPr>
        <w:tc>
          <w:tcPr>
            <w:tcW w:w="2200" w:type="dxa"/>
            <w:tcMar>
              <w:top w:w="40" w:type="dxa"/>
              <w:left w:w="90" w:type="dxa"/>
              <w:bottom w:w="40" w:type="dxa"/>
              <w:right w:w="90" w:type="dxa"/>
            </w:tcMar>
          </w:tcPr>
          <w:p>
            <w:pPr>
              <w:spacing w:after="40"/>
              <w:rPr>
                <w:ins w:id="902580" w:author="Claude (AI draft)" w:date="2026-10-15T08:00:00Z"/>
              </w:rPr>
            </w:pPr>
            <w:ins w:id="902581" w:author="Claude (AI draft)" w:date="2026-10-15T08:00:00Z">
              <w:r>
                <w:rPr>
                  <w:sz w:val="18"/>
                  <w:szCs w:val="18"/>
                </w:rPr>
                <w:t xml:space="preserve">One instance only</w:t>
              </w:r>
            </w:ins>
          </w:p>
        </w:tc>
        <w:tc>
          <w:tcPr>
            <w:tcW w:w="2400" w:type="dxa"/>
            <w:tcMar>
              <w:top w:w="40" w:type="dxa"/>
              <w:left w:w="90" w:type="dxa"/>
              <w:bottom w:w="40" w:type="dxa"/>
              <w:right w:w="90" w:type="dxa"/>
            </w:tcMar>
          </w:tcPr>
          <w:p>
            <w:pPr>
              <w:spacing w:after="40"/>
              <w:rPr>
                <w:ins w:id="902582" w:author="Claude (AI draft)" w:date="2026-10-15T08:00:00Z"/>
              </w:rPr>
            </w:pPr>
            <w:ins w:id="902583" w:author="Claude (AI draft)" w:date="2026-10-15T08:00:00Z">
              <w:r>
                <w:rPr>
                  <w:sz w:val="18"/>
                  <w:szCs w:val="18"/>
                </w:rPr>
                <w:t xml:space="preserve">Rate limits in memory; one jar</w:t>
              </w:r>
            </w:ins>
          </w:p>
        </w:tc>
        <w:tc>
          <w:tcPr>
            <w:tcW w:w="2400" w:type="dxa"/>
            <w:tcMar>
              <w:top w:w="40" w:type="dxa"/>
              <w:left w:w="90" w:type="dxa"/>
              <w:bottom w:w="40" w:type="dxa"/>
              <w:right w:w="90" w:type="dxa"/>
            </w:tcMar>
          </w:tcPr>
          <w:p>
            <w:pPr>
              <w:spacing w:after="40"/>
              <w:rPr>
                <w:ins w:id="902584" w:author="Claude (AI draft)" w:date="2026-10-15T08:00:00Z"/>
              </w:rPr>
            </w:pPr>
            <w:ins w:id="902585" w:author="Claude (AI draft)" w:date="2026-10-15T08:00:00Z">
              <w:r>
                <w:rPr>
                  <w:sz w:val="18"/>
                  <w:szCs w:val="18"/>
                </w:rPr>
                <w:t xml:space="preserve">Pilot load of 20 users (A-01)</w:t>
              </w:r>
            </w:ins>
          </w:p>
        </w:tc>
        <w:tc>
          <w:tcPr>
            <w:tcW w:w="2016" w:type="dxa"/>
            <w:tcMar>
              <w:top w:w="40" w:type="dxa"/>
              <w:left w:w="90" w:type="dxa"/>
              <w:bottom w:w="40" w:type="dxa"/>
              <w:right w:w="90" w:type="dxa"/>
            </w:tcMar>
          </w:tcPr>
          <w:p>
            <w:pPr>
              <w:spacing w:after="40"/>
              <w:rPr>
                <w:ins w:id="902586" w:author="Claude (AI draft)" w:date="2026-10-15T08:00:00Z"/>
              </w:rPr>
            </w:pPr>
            <w:ins w:id="902587" w:author="Claude (AI draft)" w:date="2026-10-15T08:00:00Z">
              <w:r>
                <w:rPr>
                  <w:sz w:val="18"/>
                  <w:szCs w:val="18"/>
                </w:rPr>
                <w:t xml:space="preserve">Shared store if scaled out</w:t>
              </w:r>
            </w:ins>
          </w:p>
        </w:tc>
      </w:tr>
      <w:tr>
        <w:trPr>
          <w:cantSplit/>
          <w:ins w:id="902588" w:author="Claude (AI draft)" w:date="2026-10-15T08:00:00Z"/>
        </w:trPr>
        <w:tc>
          <w:tcPr>
            <w:tcW w:w="2200" w:type="dxa"/>
            <w:tcMar>
              <w:top w:w="40" w:type="dxa"/>
              <w:left w:w="90" w:type="dxa"/>
              <w:bottom w:w="40" w:type="dxa"/>
              <w:right w:w="90" w:type="dxa"/>
            </w:tcMar>
          </w:tcPr>
          <w:p>
            <w:pPr>
              <w:spacing w:after="40"/>
              <w:rPr>
                <w:ins w:id="902589" w:author="Claude (AI draft)" w:date="2026-10-15T08:00:00Z"/>
              </w:rPr>
            </w:pPr>
            <w:ins w:id="902590" w:author="Claude (AI draft)" w:date="2026-10-15T08:00:00Z">
              <w:r>
                <w:rPr>
                  <w:sz w:val="18"/>
                  <w:szCs w:val="18"/>
                </w:rPr>
                <w:t xml:space="preserve">Supabase free plan pauses</w:t>
              </w:r>
            </w:ins>
          </w:p>
        </w:tc>
        <w:tc>
          <w:tcPr>
            <w:tcW w:w="2400" w:type="dxa"/>
            <w:tcMar>
              <w:top w:w="40" w:type="dxa"/>
              <w:left w:w="90" w:type="dxa"/>
              <w:bottom w:w="40" w:type="dxa"/>
              <w:right w:w="90" w:type="dxa"/>
            </w:tcMar>
          </w:tcPr>
          <w:p>
            <w:pPr>
              <w:spacing w:after="40"/>
              <w:rPr>
                <w:ins w:id="902591" w:author="Claude (AI draft)" w:date="2026-10-15T08:00:00Z"/>
              </w:rPr>
            </w:pPr>
            <w:ins w:id="902592" w:author="Claude (AI draft)" w:date="2026-10-15T08:00:00Z">
              <w:r>
                <w:rPr>
                  <w:sz w:val="18"/>
                  <w:szCs w:val="18"/>
                </w:rPr>
                <w:t xml:space="preserve">Free tier behaviour</w:t>
              </w:r>
            </w:ins>
          </w:p>
        </w:tc>
        <w:tc>
          <w:tcPr>
            <w:tcW w:w="2400" w:type="dxa"/>
            <w:tcMar>
              <w:top w:w="40" w:type="dxa"/>
              <w:left w:w="90" w:type="dxa"/>
              <w:bottom w:w="40" w:type="dxa"/>
              <w:right w:w="90" w:type="dxa"/>
            </w:tcMar>
          </w:tcPr>
          <w:p>
            <w:pPr>
              <w:spacing w:after="40"/>
              <w:rPr>
                <w:ins w:id="902593" w:author="Claude (AI draft)" w:date="2026-10-15T08:00:00Z"/>
              </w:rPr>
            </w:pPr>
            <w:ins w:id="902594" w:author="Claude (AI draft)" w:date="2026-10-15T08:00:00Z">
              <w:r>
                <w:rPr>
                  <w:sz w:val="18"/>
                  <w:szCs w:val="18"/>
                </w:rPr>
                <w:t xml:space="preserve">503 handling; health check before demos (R-14)</w:t>
              </w:r>
            </w:ins>
          </w:p>
        </w:tc>
        <w:tc>
          <w:tcPr>
            <w:tcW w:w="2016" w:type="dxa"/>
            <w:tcMar>
              <w:top w:w="40" w:type="dxa"/>
              <w:left w:w="90" w:type="dxa"/>
              <w:bottom w:w="40" w:type="dxa"/>
              <w:right w:w="90" w:type="dxa"/>
            </w:tcMar>
          </w:tcPr>
          <w:p>
            <w:pPr>
              <w:spacing w:after="40"/>
              <w:rPr>
                <w:ins w:id="902595" w:author="Claude (AI draft)" w:date="2026-10-15T08:00:00Z"/>
              </w:rPr>
            </w:pPr>
            <w:ins w:id="902596" w:author="Claude (AI draft)" w:date="2026-10-15T08:00:00Z">
              <w:r>
                <w:rPr>
                  <w:sz w:val="18"/>
                  <w:szCs w:val="18"/>
                </w:rPr>
                <w:t xml:space="preserve">Health check the day before - </w:t>
              </w:r>
              <w:r>
                <w:rPr>
                  <w:b/>
                  <w:bCs/>
                  <w:i/>
                  <w:iCs/>
                  <w:color w:val="C00000"/>
                  <w:sz w:val="18"/>
                  <w:szCs w:val="18"/>
                </w:rPr>
                <w:t xml:space="preserve">[Team to complete]</w:t>
              </w:r>
            </w:ins>
          </w:p>
        </w:tc>
      </w:tr>
      <w:tr>
        <w:trPr>
          <w:cantSplit/>
          <w:ins w:id="902597" w:author="Claude (AI draft)" w:date="2026-10-15T08:00:00Z"/>
        </w:trPr>
        <w:tc>
          <w:tcPr>
            <w:tcW w:w="2200" w:type="dxa"/>
            <w:tcMar>
              <w:top w:w="40" w:type="dxa"/>
              <w:left w:w="90" w:type="dxa"/>
              <w:bottom w:w="40" w:type="dxa"/>
              <w:right w:w="90" w:type="dxa"/>
            </w:tcMar>
          </w:tcPr>
          <w:p>
            <w:pPr>
              <w:spacing w:after="40"/>
              <w:rPr>
                <w:ins w:id="902598" w:author="Claude (AI draft)" w:date="2026-10-15T08:00:00Z"/>
              </w:rPr>
            </w:pPr>
            <w:ins w:id="902599" w:author="Claude (AI draft)" w:date="2026-10-15T08:00:00Z">
              <w:r>
                <w:rPr>
                  <w:sz w:val="18"/>
                  <w:szCs w:val="18"/>
                </w:rPr>
                <w:t xml:space="preserve">AI-assisted code</w:t>
              </w:r>
            </w:ins>
          </w:p>
        </w:tc>
        <w:tc>
          <w:tcPr>
            <w:tcW w:w="2400" w:type="dxa"/>
            <w:tcMar>
              <w:top w:w="40" w:type="dxa"/>
              <w:left w:w="90" w:type="dxa"/>
              <w:bottom w:w="40" w:type="dxa"/>
              <w:right w:w="90" w:type="dxa"/>
            </w:tcMar>
          </w:tcPr>
          <w:p>
            <w:pPr>
              <w:spacing w:after="40"/>
              <w:rPr>
                <w:ins w:id="902600" w:author="Claude (AI draft)" w:date="2026-10-15T08:00:00Z"/>
              </w:rPr>
            </w:pPr>
            <w:ins w:id="902601" w:author="Claude (AI draft)" w:date="2026-10-15T08:00:00Z">
              <w:r>
                <w:rPr>
                  <w:sz w:val="18"/>
                  <w:szCs w:val="18"/>
                </w:rPr>
                <w:t xml:space="preserve">Large parts drafted with AI</w:t>
              </w:r>
            </w:ins>
          </w:p>
        </w:tc>
        <w:tc>
          <w:tcPr>
            <w:tcW w:w="2400" w:type="dxa"/>
            <w:tcMar>
              <w:top w:w="40" w:type="dxa"/>
              <w:left w:w="90" w:type="dxa"/>
              <w:bottom w:w="40" w:type="dxa"/>
              <w:right w:w="90" w:type="dxa"/>
            </w:tcMar>
          </w:tcPr>
          <w:p>
            <w:pPr>
              <w:spacing w:after="40"/>
              <w:rPr>
                <w:ins w:id="902602" w:author="Claude (AI draft)" w:date="2026-10-15T08:00:00Z"/>
              </w:rPr>
            </w:pPr>
            <w:ins w:id="902603" w:author="Claude (AI draft)" w:date="2026-10-15T08:00:00Z">
              <w:r>
                <w:rPr>
                  <w:sz w:val="18"/>
                  <w:szCs w:val="18"/>
                </w:rPr>
                <w:t xml:space="preserve">Tests, reviews, AI Usage Register (R-27)</w:t>
              </w:r>
            </w:ins>
          </w:p>
        </w:tc>
        <w:tc>
          <w:tcPr>
            <w:tcW w:w="2016" w:type="dxa"/>
            <w:tcMar>
              <w:top w:w="40" w:type="dxa"/>
              <w:left w:w="90" w:type="dxa"/>
              <w:bottom w:w="40" w:type="dxa"/>
              <w:right w:w="90" w:type="dxa"/>
            </w:tcMar>
          </w:tcPr>
          <w:p>
            <w:pPr>
              <w:spacing w:after="40"/>
              <w:rPr>
                <w:ins w:id="902604" w:author="Claude (AI draft)" w:date="2026-10-15T08:00:00Z"/>
              </w:rPr>
            </w:pPr>
            <w:ins w:id="902605" w:author="Claude (AI draft)" w:date="2026-10-15T08:00:00Z">
              <w:r>
                <w:rPr>
                  <w:sz w:val="18"/>
                  <w:szCs w:val="18"/>
                </w:rPr>
                <w:t xml:space="preserve">Every member walks through the code before the defence</w:t>
              </w:r>
            </w:ins>
          </w:p>
        </w:tc>
      </w:tr>
    </w:tbl>
    <w:p>
      <w:pPr>
        <w:spacing w:after="60"/>
        <w:rPr>
          <w:ins w:id="902606" w:author="Claude (AI draft)" w:date="2026-10-15T08:00:00Z"/>
        </w:rPr>
      </w:pPr>
      <w:ins w:id="902607" w:author="Claude (AI draft)" w:date="2026-10-15T08:00:00Z"/>
    </w:p>
    <w:p>
      <w:pPr>
        <w:pStyle w:val="Heading3"/>
        <w:rPr>
          <w:ins w:id="902608" w:author="Claude (AI draft)" w:date="2026-10-15T08:00:00Z"/>
        </w:rPr>
      </w:pPr>
      <w:ins w:id="902609" w:author="Claude (AI draft)" w:date="2026-10-15T08:00:00Z">
        <w:r>
          <w:t xml:space="preserve">Staging and rollback</w:t>
        </w:r>
      </w:ins>
    </w:p>
    <w:p>
      <w:pPr>
        <w:spacing w:after="120"/>
        <w:rPr>
          <w:ins w:id="902610" w:author="Claude (AI draft)" w:date="2026-10-15T08:00:00Z"/>
        </w:rPr>
      </w:pPr>
      <w:ins w:id="902611" w:author="Claude (AI draft)" w:date="2026-10-15T08:00:00Z">
        <w:r>
          <w:rPr>
            <w:b/>
            <w:bCs/>
          </w:rPr>
          <w:t xml:space="preserve">Staging:</w:t>
        </w:r>
        <w:r>
          <w:t xml:space="preserve"> the Render free web service in render.yaml runs the image built from the prod branch (main is merged into prod for a release), after the CI and Security checks pass, against a separate production Supabase project built with civicconnect_production_build.sql - no dummy or default accounts (D-31) - through the session pooler. The team's existing project, with the dummy data, stays the test database. Steps: docs/deployment.md. [Team to complete] the URL and the commit being demonstrated, the E2E run against it (E2E_BASE_URL=&lt;url&gt; npm run e2e) </w:t>
        </w:r>
        <w:r>
          <w:t xml:space="preserve">and the repeated k6 pilot run.</w:t>
        </w:r>
      </w:ins>
      <w:ins w:id="913572" w:author="Claude (AI draft)" w:date="2026-10-16T19:00:00Z">
        <w:r>
          <w:t xml:space="preserve"> Record the Prod smoke tests P-01 to P-07 in the Prod sheet of docs/CivicConnect manual test log.xlsx.</w:t>
        </w:r>
      </w:ins>
      <w:ins w:id="913573" w:author="Claude (AI draft)" w:date="2026-10-15T08:00:00Z">
        <w:r>
          <w:t xml:space="preserve"> Open the site a few minutes before a demo: the free instance sleeps after 15 minutes without traffic.</w:t>
        </w:r>
      </w:ins>
    </w:p>
    <w:p>
      <w:pPr>
        <w:spacing w:after="120"/>
        <w:rPr>
          <w:ins w:id="902612" w:author="Claude (AI draft)" w:date="2026-10-15T08:00:00Z"/>
        </w:rPr>
      </w:pPr>
      <w:ins w:id="902613" w:author="Claude (AI draft)" w:date="2026-10-15T08:00:00Z">
        <w:r>
          <w:rPr>
            <w:b/>
            <w:bCs/>
          </w:rPr>
          <w:t xml:space="preserve">Rollback:</w:t>
        </w:r>
        <w:r>
          <w:t xml:space="preserve"> on Render, redeploy an earlier deploy from the service's Events page (or revert the commit on main). Flyway migrations only go forward. V5 only adds a function, but V6 takes away staff and management's direct read access to audit_entry (they now read the audit_log view), so a jar from before V6 cannot show audit history on a V6 database. Rolling back past V6 therefore means restoring the pg_dump taken before the upgrade, or giving SELECT on audit_entry back by hand. If data must be restored, use the latest pg_dump (R-23).</w:t>
        </w:r>
      </w:ins>
    </w:p>
    <w:p w14:paraId="07697B37" w14:textId="77777777" w:rsidR="000F08DE" w:rsidRDefault="000F08DE" w:rsidP="00883B20">
      <w:pPr>
        <w:pStyle w:val="Heading1"/>
      </w:pPr>
      <w:bookmarkStart w:id="91" w:name="_Toc241703389"/>
      <w:r>
        <w:t>References</w:t>
      </w:r>
      <w:bookmarkEnd w:id="91"/>
    </w:p>
    <w:p w14:paraId="74A8ADDE" w14:textId="77777777" w:rsidR="00F944AF" w:rsidRDefault="00000000">
      <w:r>
        <w:t xml:space="preserve">Angular (2026) </w:t>
      </w:r>
      <w:r>
        <w:rPr>
          <w:i/>
          <w:iCs/>
        </w:rPr>
        <w:t>Angular versioning and releases.</w:t>
      </w:r>
      <w:r>
        <w:t xml:space="preserve"> Available at: </w:t>
      </w:r>
      <w:hyperlink r:id="rId18" w:history="1">
        <w:r>
          <w:rPr>
            <w:rStyle w:val="Hyperlink"/>
          </w:rPr>
          <w:t>https://angular.dev/reference/releases</w:t>
        </w:r>
      </w:hyperlink>
      <w:r>
        <w:t xml:space="preserve"> (Accessed: 30 September 2026).</w:t>
      </w:r>
    </w:p>
    <w:p w14:paraId="06230308" w14:textId="0E0C141D" w:rsidR="00380CD2" w:rsidRDefault="00000000">
      <w:r>
        <w:t xml:space="preserve">Apache Software Foundation (2004) </w:t>
      </w:r>
      <w:r>
        <w:rPr>
          <w:i/>
          <w:iCs/>
        </w:rPr>
        <w:t>Apache License, Version 2.0.</w:t>
      </w:r>
      <w:r>
        <w:t xml:space="preserve"> Available at: </w:t>
      </w:r>
      <w:hyperlink r:id="rId19" w:history="1">
        <w:r>
          <w:rPr>
            <w:rStyle w:val="Hyperlink"/>
          </w:rPr>
          <w:t>https://www.apache.org/licenses/LICENSE-2.0</w:t>
        </w:r>
      </w:hyperlink>
      <w:r>
        <w:t xml:space="preserve"> (Accessed: 30 September 2026).</w:t>
      </w:r>
    </w:p>
    <w:p w14:paraId="0837F43F" w14:textId="77777777" w:rsidR="00F944AF" w:rsidRDefault="00000000">
      <w:r>
        <w:t xml:space="preserve">Belgium Campus ITversity (2026a) </w:t>
      </w:r>
      <w:r>
        <w:rPr>
          <w:i/>
          <w:iCs/>
        </w:rPr>
        <w:t>SEN381 CivicConnect Master Project Brief.</w:t>
      </w:r>
      <w:r>
        <w:t xml:space="preserve"> Unpublished course document.</w:t>
      </w:r>
    </w:p>
    <w:p w14:paraId="65A1BA0D" w14:textId="77777777" w:rsidR="00F944AF" w:rsidRDefault="00000000">
      <w:r>
        <w:t xml:space="preserve">Belgium Campus ITversity (2026b) </w:t>
      </w:r>
      <w:r>
        <w:rPr>
          <w:i/>
          <w:iCs/>
        </w:rPr>
        <w:t>SEN381 CivicConnect Milestone 2 (M2): Architecture, Technology &amp; Initial Design Baseline.</w:t>
      </w:r>
      <w:r>
        <w:t xml:space="preserve"> Unpublished course document.</w:t>
      </w:r>
    </w:p>
    <w:p w14:paraId="086B6229" w14:textId="77777777" w:rsidR="00F944AF" w:rsidRDefault="00000000">
      <w:r>
        <w:t xml:space="preserve">endoflife.date (2026) </w:t>
      </w:r>
      <w:r>
        <w:rPr>
          <w:i/>
          <w:iCs/>
        </w:rPr>
        <w:t>Angular.</w:t>
      </w:r>
      <w:r>
        <w:t xml:space="preserve"> Available at: </w:t>
      </w:r>
      <w:hyperlink r:id="rId20" w:history="1">
        <w:r>
          <w:rPr>
            <w:rStyle w:val="Hyperlink"/>
          </w:rPr>
          <w:t>https://endoflife.date/angular</w:t>
        </w:r>
      </w:hyperlink>
      <w:r>
        <w:t xml:space="preserve"> (Accessed: 30 September 2026).</w:t>
      </w:r>
    </w:p>
    <w:p w14:paraId="1AA185C8" w14:textId="09B07542" w:rsidR="00380CD2" w:rsidRDefault="00000000">
      <w:r>
        <w:t xml:space="preserve">Flyway (no date) </w:t>
      </w:r>
      <w:r>
        <w:rPr>
          <w:i/>
          <w:iCs/>
        </w:rPr>
        <w:t>Flyway LICENSE.txt.</w:t>
      </w:r>
      <w:r>
        <w:t xml:space="preserve"> Available at: </w:t>
      </w:r>
      <w:hyperlink r:id="rId21" w:history="1">
        <w:r>
          <w:rPr>
            <w:rStyle w:val="Hyperlink"/>
          </w:rPr>
          <w:t>https://github.com/flyway/flyway/blob/main/LICENSE.txt</w:t>
        </w:r>
      </w:hyperlink>
      <w:r>
        <w:t xml:space="preserve"> (Accessed: 30 September 2026).</w:t>
      </w:r>
    </w:p>
    <w:p w14:paraId="4195F6B0" w14:textId="77777777" w:rsidR="00380CD2" w:rsidRDefault="00000000">
      <w:r>
        <w:t xml:space="preserve">Fowler, M. (2018) </w:t>
      </w:r>
      <w:r>
        <w:rPr>
          <w:i/>
          <w:iCs/>
        </w:rPr>
        <w:t>Refactoring: Improving the Design of Existing Code.</w:t>
      </w:r>
      <w:r>
        <w:t xml:space="preserve"> 2nd edn. Boston, MA: Addison-Wesley.</w:t>
      </w:r>
    </w:p>
    <w:p w14:paraId="31259E26" w14:textId="3FD38BA3" w:rsidR="00380CD2" w:rsidRDefault="00000000">
      <w:r>
        <w:t xml:space="preserve">Fowler, M. (2024) </w:t>
      </w:r>
      <w:r>
        <w:rPr>
          <w:i/>
          <w:iCs/>
        </w:rPr>
        <w:t>Continuous Integration.</w:t>
      </w:r>
      <w:r>
        <w:t xml:space="preserve"> Available at: </w:t>
      </w:r>
      <w:hyperlink r:id="rId22" w:history="1">
        <w:r>
          <w:rPr>
            <w:rStyle w:val="Hyperlink"/>
          </w:rPr>
          <w:t>https://martinfowler.com/articles/continuousIntegration.html</w:t>
        </w:r>
      </w:hyperlink>
      <w:r>
        <w:t xml:space="preserve"> (Accessed: 30 September 2026).</w:t>
      </w:r>
    </w:p>
    <w:p w14:paraId="0B30D3FA" w14:textId="77777777" w:rsidR="00380CD2" w:rsidRDefault="00000000">
      <w:r>
        <w:lastRenderedPageBreak/>
        <w:t xml:space="preserve">Freeman, E. and Robson, E. (2020) </w:t>
      </w:r>
      <w:r>
        <w:rPr>
          <w:i/>
          <w:iCs/>
        </w:rPr>
        <w:t xml:space="preserve">Head First Design Patterns.</w:t>
      </w:r>
      <w:r>
        <w:t xml:space="preserve"> 2nd edn. Sebastopol, CA: O'Reilly Media.</w:t>
      </w:r>
    </w:p>
    <w:p w14:paraId="6B40CBD3" w14:textId="2F41EF4C" w:rsidR="00380CD2" w:rsidRDefault="00000000">
      <w:r>
        <w:t xml:space="preserve">GitHub (no date) </w:t>
      </w:r>
      <w:r>
        <w:rPr>
          <w:i/>
          <w:iCs/>
        </w:rPr>
        <w:t>About protected branches.</w:t>
      </w:r>
      <w:r>
        <w:t xml:space="preserve"> Available at: </w:t>
      </w:r>
      <w:hyperlink r:id="rId23" w:history="1">
        <w:r>
          <w:rPr>
            <w:rStyle w:val="Hyperlink"/>
          </w:rPr>
          <w:t>https://docs.github.com/en/repositories/configuring-branches-and-merges-in-your-repository/managing-protected-branches/about-protected-branches</w:t>
        </w:r>
      </w:hyperlink>
      <w:r>
        <w:t xml:space="preserve"> (Accessed: 30 September 2026).</w:t>
      </w:r>
    </w:p>
    <w:p w14:paraId="2FD84BB9" w14:textId="4B3CEB06" w:rsidR="00380CD2" w:rsidRDefault="00000000">
      <w:r>
        <w:t xml:space="preserve">Google (no date) </w:t>
      </w:r>
      <w:r>
        <w:rPr>
          <w:i/>
          <w:iCs/>
        </w:rPr>
        <w:t>Angular LICENSE.</w:t>
      </w:r>
      <w:r>
        <w:t xml:space="preserve"> Available at: </w:t>
      </w:r>
      <w:hyperlink r:id="rId24" w:history="1">
        <w:r>
          <w:rPr>
            <w:rStyle w:val="Hyperlink"/>
          </w:rPr>
          <w:t>https://github.com/angular/angular/blob/main/LICENSE</w:t>
        </w:r>
      </w:hyperlink>
      <w:r>
        <w:t xml:space="preserve"> (Accessed: 30 September 2026).</w:t>
      </w:r>
    </w:p>
    <w:p w14:paraId="17DDCB9B" w14:textId="5FC1BB6B" w:rsidR="00380CD2" w:rsidRDefault="00000000">
      <w:r>
        <w:t xml:space="preserve">Hibernate (no date) </w:t>
      </w:r>
      <w:r>
        <w:rPr>
          <w:i/>
          <w:iCs/>
        </w:rPr>
        <w:t>License.</w:t>
      </w:r>
      <w:r>
        <w:t xml:space="preserve"> Available at: </w:t>
      </w:r>
      <w:hyperlink r:id="rId25" w:history="1">
        <w:r>
          <w:rPr>
            <w:rStyle w:val="Hyperlink"/>
          </w:rPr>
          <w:t>https://hibernate.org/community/license/</w:t>
        </w:r>
      </w:hyperlink>
      <w:r>
        <w:t xml:space="preserve"> (Accessed: 30 September 2026).</w:t>
      </w:r>
    </w:p>
    <w:p w14:paraId="32D8B328" w14:textId="42554757" w:rsidR="00380CD2" w:rsidRDefault="00000000">
      <w:r>
        <w:t xml:space="preserve">Jones, M., Bradley, J. and Sakimura, N. (2015) </w:t>
      </w:r>
      <w:r>
        <w:rPr>
          <w:i/>
          <w:iCs/>
        </w:rPr>
        <w:t>RFC 7519: JSON Web Token (JWT).</w:t>
      </w:r>
      <w:r>
        <w:t xml:space="preserve"> Internet Engineering Task Force. Available at: </w:t>
      </w:r>
      <w:hyperlink r:id="rId26" w:history="1">
        <w:r>
          <w:rPr>
            <w:rStyle w:val="Hyperlink"/>
          </w:rPr>
          <w:t>https://www.rfc-editor.org/rfc/rfc7519</w:t>
        </w:r>
      </w:hyperlink>
      <w:r>
        <w:t xml:space="preserve"> (Accessed: 30 September 2026).</w:t>
      </w:r>
    </w:p>
    <w:p w14:paraId="3E5DC1B3" w14:textId="1DE48A7F" w:rsidR="00380CD2" w:rsidRDefault="00000000">
      <w:r>
        <w:t xml:space="preserve">National Treasury (no date) </w:t>
      </w:r>
      <w:r>
        <w:rPr>
          <w:i/>
          <w:iCs/>
        </w:rPr>
        <w:t>POPIA.</w:t>
      </w:r>
      <w:r>
        <w:t xml:space="preserve"> Available at: </w:t>
      </w:r>
      <w:hyperlink r:id="rId27" w:history="1">
        <w:r>
          <w:rPr>
            <w:rStyle w:val="Hyperlink"/>
          </w:rPr>
          <w:t>https://www.treasury.gov.za/POPIA/</w:t>
        </w:r>
      </w:hyperlink>
      <w:r>
        <w:t xml:space="preserve"> (Accessed: 9 September 2026).</w:t>
      </w:r>
    </w:p>
    <w:p w14:paraId="2DDCC466" w14:textId="0D57C5B0" w:rsidR="00380CD2" w:rsidRDefault="00000000">
      <w:r>
        <w:t xml:space="preserve">Nottingham, M., Wilde, E. and Dalal, S. (2023) </w:t>
      </w:r>
      <w:r>
        <w:rPr>
          <w:i/>
          <w:iCs/>
        </w:rPr>
        <w:t>RFC 9457: Problem Details for HTTP APIs.</w:t>
      </w:r>
      <w:r>
        <w:t xml:space="preserve"> Internet Engineering Task Force. Available at: </w:t>
      </w:r>
      <w:hyperlink r:id="rId28" w:history="1">
        <w:r>
          <w:rPr>
            <w:rStyle w:val="Hyperlink"/>
          </w:rPr>
          <w:t>https://www.rfc-editor.org/rfc/rfc9457</w:t>
        </w:r>
      </w:hyperlink>
      <w:r>
        <w:t xml:space="preserve"> (Accessed: 30 September 2026).</w:t>
      </w:r>
    </w:p>
    <w:p w14:paraId="096744C4" w14:textId="6EBEED33" w:rsidR="00380CD2" w:rsidRDefault="00000000">
      <w:r>
        <w:t xml:space="preserve">OpenJDK (no date) </w:t>
      </w:r>
      <w:r>
        <w:rPr>
          <w:i/>
          <w:iCs/>
        </w:rPr>
        <w:t>OpenJDK Legal Documents.</w:t>
      </w:r>
      <w:r>
        <w:t xml:space="preserve"> Available at: </w:t>
      </w:r>
      <w:hyperlink r:id="rId29" w:history="1">
        <w:r>
          <w:rPr>
            <w:rStyle w:val="Hyperlink"/>
          </w:rPr>
          <w:t>https://openjdk.org/legal/</w:t>
        </w:r>
      </w:hyperlink>
      <w:r>
        <w:t xml:space="preserve"> (Accessed: 30 September 2026).</w:t>
      </w:r>
    </w:p>
    <w:p w14:paraId="59C5C029" w14:textId="77777777" w:rsidR="00F944AF" w:rsidRDefault="00000000">
      <w:r>
        <w:t xml:space="preserve">Oracle (2026) </w:t>
      </w:r>
      <w:r>
        <w:rPr>
          <w:i/>
          <w:iCs/>
        </w:rPr>
        <w:t>Oracle Java SE Support Roadmap.</w:t>
      </w:r>
      <w:r>
        <w:t xml:space="preserve"> Available at: </w:t>
      </w:r>
      <w:hyperlink r:id="rId30" w:history="1">
        <w:r>
          <w:rPr>
            <w:rStyle w:val="Hyperlink"/>
          </w:rPr>
          <w:t>https://www.oracle.com/java/technologies/java-se-support-roadmap.html</w:t>
        </w:r>
      </w:hyperlink>
      <w:r>
        <w:t xml:space="preserve"> (Accessed: 30 September 2026).</w:t>
      </w:r>
    </w:p>
    <w:p w14:paraId="1269BE23" w14:textId="7F0C3F49" w:rsidR="00380CD2" w:rsidRDefault="00000000">
      <w:r>
        <w:t xml:space="preserve">OWASP (2023) </w:t>
      </w:r>
      <w:r>
        <w:rPr>
          <w:i/>
          <w:iCs/>
        </w:rPr>
        <w:t>OWASP Top 10 API Security Risks - 2023.</w:t>
      </w:r>
      <w:r>
        <w:t xml:space="preserve"> Available at: </w:t>
      </w:r>
      <w:hyperlink r:id="rId31" w:history="1">
        <w:r>
          <w:rPr>
            <w:rStyle w:val="Hyperlink"/>
          </w:rPr>
          <w:t>https://owasp.org/API-Security/editions/2023/en/0x11-t10/</w:t>
        </w:r>
      </w:hyperlink>
      <w:r>
        <w:t xml:space="preserve"> (Accessed: 30 September 2026).</w:t>
      </w:r>
    </w:p>
    <w:p w14:paraId="7DB00500" w14:textId="3F3A4934" w:rsidR="00380CD2" w:rsidRDefault="00000000">
      <w:r>
        <w:t xml:space="preserve">PostgreSQL Global Development Group (no date) </w:t>
      </w:r>
      <w:r>
        <w:rPr>
          <w:i/>
          <w:iCs/>
        </w:rPr>
        <w:t>License.</w:t>
      </w:r>
      <w:r>
        <w:t xml:space="preserve"> Available at: </w:t>
      </w:r>
      <w:hyperlink r:id="rId32" w:history="1">
        <w:r>
          <w:rPr>
            <w:rStyle w:val="Hyperlink"/>
          </w:rPr>
          <w:t>https://www.postgresql.org/about/licence/</w:t>
        </w:r>
      </w:hyperlink>
      <w:r>
        <w:t xml:space="preserve"> (Accessed: 30 September 2026).</w:t>
      </w:r>
    </w:p>
    <w:p w14:paraId="64BCCB5B" w14:textId="2C7DF06A" w:rsidR="00380CD2" w:rsidRDefault="00000000">
      <w:r>
        <w:t xml:space="preserve">PostgreSQL JDBC Driver (no date) </w:t>
      </w:r>
      <w:r>
        <w:rPr>
          <w:i/>
          <w:iCs/>
        </w:rPr>
        <w:t>License.</w:t>
      </w:r>
      <w:r>
        <w:t xml:space="preserve"> Available at: </w:t>
      </w:r>
      <w:hyperlink r:id="rId33" w:history="1">
        <w:r>
          <w:rPr>
            <w:rStyle w:val="Hyperlink"/>
          </w:rPr>
          <w:t>https://jdbc.postgresql.org/license/</w:t>
        </w:r>
      </w:hyperlink>
      <w:r>
        <w:t xml:space="preserve"> (Accessed: 30 September 2026).</w:t>
      </w:r>
    </w:p>
    <w:p w14:paraId="39D253BA" w14:textId="1B79424F" w:rsidR="00380CD2" w:rsidRDefault="00000000">
      <w:r>
        <w:t xml:space="preserve">Project Lombok (no date) </w:t>
      </w:r>
      <w:r>
        <w:rPr>
          <w:i/>
          <w:iCs/>
        </w:rPr>
        <w:t>Lombok LICENSE.</w:t>
      </w:r>
      <w:r>
        <w:t xml:space="preserve"> Available at: </w:t>
      </w:r>
      <w:hyperlink r:id="rId34" w:history="1">
        <w:r>
          <w:rPr>
            <w:rStyle w:val="Hyperlink"/>
          </w:rPr>
          <w:t>https://github.com/projectlombok/lombok/blob/master/LICENSE</w:t>
        </w:r>
      </w:hyperlink>
      <w:r>
        <w:t xml:space="preserve"> (Accessed: 30 September 2026).</w:t>
      </w:r>
    </w:p>
    <w:p w14:paraId="54E2CF1A" w14:textId="77777777" w:rsidR="00F944AF" w:rsidRDefault="00000000">
      <w:r>
        <w:lastRenderedPageBreak/>
        <w:t xml:space="preserve">Spring (2026a) </w:t>
      </w:r>
      <w:r>
        <w:rPr>
          <w:i/>
          <w:iCs/>
        </w:rPr>
        <w:t>Spring Boot 4.1.1 available now.</w:t>
      </w:r>
      <w:r>
        <w:t xml:space="preserve"> Available at: </w:t>
      </w:r>
      <w:hyperlink r:id="rId35" w:history="1">
        <w:r>
          <w:rPr>
            <w:rStyle w:val="Hyperlink"/>
          </w:rPr>
          <w:t>https://spring.io/blog/2026/08/20/spring-boot-4-1-1-available-now/</w:t>
        </w:r>
      </w:hyperlink>
      <w:r>
        <w:t xml:space="preserve"> (Accessed: 30 September 2026).</w:t>
      </w:r>
    </w:p>
    <w:p w14:paraId="1C2FEBB1" w14:textId="77777777" w:rsidR="00F944AF" w:rsidRDefault="00000000">
      <w:r>
        <w:t xml:space="preserve">Spring (2026b) </w:t>
      </w:r>
      <w:r>
        <w:rPr>
          <w:i/>
          <w:iCs/>
        </w:rPr>
        <w:t xml:space="preserve">System Requirements :: Spring Boot 4.1.</w:t>
      </w:r>
      <w:r>
        <w:t xml:space="preserve"> Available at: </w:t>
      </w:r>
      <w:hyperlink r:id="rId36" w:history="1">
        <w:r>
          <w:rPr>
            <w:rStyle w:val="Hyperlink"/>
          </w:rPr>
          <w:t>https://docs.spring.io/spring-boot/4.1/system-requirements.html</w:t>
        </w:r>
      </w:hyperlink>
      <w:r>
        <w:t xml:space="preserve"> (Accessed: 30 September 2026).</w:t>
      </w:r>
    </w:p>
    <w:p w14:paraId="7571B792" w14:textId="77777777" w:rsidR="00F944AF" w:rsidRDefault="00000000">
      <w:r>
        <w:t xml:space="preserve">Spring (2026c) </w:t>
      </w:r>
      <w:r>
        <w:rPr>
          <w:i/>
          <w:iCs/>
        </w:rPr>
        <w:t xml:space="preserve">Database Initialization :: Spring Boot 4.1.</w:t>
      </w:r>
      <w:r>
        <w:t xml:space="preserve"> Available at: </w:t>
      </w:r>
      <w:hyperlink r:id="rId37" w:history="1">
        <w:r>
          <w:rPr>
            <w:rStyle w:val="Hyperlink"/>
          </w:rPr>
          <w:t>https://docs.spring.io/spring-boot/4.1/how-to/data-initialization.html</w:t>
        </w:r>
      </w:hyperlink>
      <w:r>
        <w:t xml:space="preserve"> (Accessed: 30 September 2026).</w:t>
      </w:r>
    </w:p>
    <w:p w14:paraId="269C46D0" w14:textId="7E8F006A" w:rsidR="00380CD2" w:rsidRDefault="00000000">
      <w:r>
        <w:t xml:space="preserve">Spring (no date a) </w:t>
      </w:r>
      <w:r>
        <w:rPr>
          <w:i/>
          <w:iCs/>
        </w:rPr>
        <w:t>Spring Boot LICENSE.txt.</w:t>
      </w:r>
      <w:r>
        <w:t xml:space="preserve"> Available at: </w:t>
      </w:r>
      <w:hyperlink r:id="rId38" w:history="1">
        <w:r>
          <w:rPr>
            <w:rStyle w:val="Hyperlink"/>
          </w:rPr>
          <w:t>https://github.com/spring-projects/spring-boot/blob/main/LICENSE.txt</w:t>
        </w:r>
      </w:hyperlink>
      <w:r>
        <w:t xml:space="preserve"> (Accessed: 30 September 2026).</w:t>
      </w:r>
    </w:p>
    <w:p w14:paraId="54556D42" w14:textId="54372D6D" w:rsidR="00380CD2" w:rsidRDefault="00000000">
      <w:r>
        <w:t xml:space="preserve">Spring (no date b) </w:t>
      </w:r>
      <w:r>
        <w:rPr>
          <w:i/>
          <w:iCs/>
        </w:rPr>
        <w:t>Spring Security LICENSE.txt.</w:t>
      </w:r>
      <w:r>
        <w:t xml:space="preserve"> Available at: </w:t>
      </w:r>
      <w:hyperlink r:id="rId39" w:history="1">
        <w:r>
          <w:rPr>
            <w:rStyle w:val="Hyperlink"/>
          </w:rPr>
          <w:t>https://github.com/spring-projects/spring-security/blob/main/LICENSE.txt</w:t>
        </w:r>
      </w:hyperlink>
      <w:r>
        <w:t xml:space="preserve"> (Accessed: 30 September 2026).</w:t>
      </w:r>
    </w:p>
    <w:p w14:paraId="6C4D52B1" w14:textId="11A76E9C" w:rsidR="00380CD2" w:rsidRDefault="00000000">
      <w:r>
        <w:t xml:space="preserve">Spring (no date c) </w:t>
      </w:r>
      <w:r>
        <w:rPr>
          <w:i/>
          <w:iCs/>
        </w:rPr>
        <w:t>Spring Framework Reference: Additional Capabilities of the ApplicationContext (standard and custom events).</w:t>
      </w:r>
      <w:r>
        <w:t xml:space="preserve"> Available at: </w:t>
      </w:r>
      <w:hyperlink r:id="rId40" w:history="1">
        <w:r>
          <w:rPr>
            <w:rStyle w:val="Hyperlink"/>
          </w:rPr>
          <w:t>https://docs.spring.io/spring-framework/reference/core/beans/context-introduction.html</w:t>
        </w:r>
      </w:hyperlink>
      <w:r>
        <w:t xml:space="preserve"> (Accessed: 30 September 2026).</w:t>
      </w:r>
    </w:p>
    <w:p w14:paraId="6D6A48B5" w14:textId="361F2088" w:rsidR="00380CD2" w:rsidRDefault="00000000">
      <w:r>
        <w:t xml:space="preserve">Spring (no date d) </w:t>
      </w:r>
      <w:r>
        <w:rPr>
          <w:i/>
          <w:iCs/>
        </w:rPr>
        <w:t>Spring Framework Reference: Transaction-bound Events.</w:t>
      </w:r>
      <w:r>
        <w:t xml:space="preserve"> Available at: </w:t>
      </w:r>
      <w:hyperlink r:id="rId41" w:history="1">
        <w:r>
          <w:rPr>
            <w:rStyle w:val="Hyperlink"/>
          </w:rPr>
          <w:t>https://docs.spring.io/spring-framework/reference/data-access/transaction/event.html</w:t>
        </w:r>
      </w:hyperlink>
      <w:r>
        <w:t xml:space="preserve"> (Accessed: 30 September 2026).</w:t>
      </w:r>
    </w:p>
    <w:p w14:paraId="21744410" w14:textId="1BB4C142" w:rsidR="00380CD2" w:rsidRDefault="00000000">
      <w:r>
        <w:t xml:space="preserve">Spring (no date e) </w:t>
      </w:r>
      <w:r>
        <w:rPr>
          <w:i/>
          <w:iCs/>
        </w:rPr>
        <w:t>Spring Security Reference: OAuth 2.0 Resource Server JWT.</w:t>
      </w:r>
      <w:r>
        <w:t xml:space="preserve"> Available at: </w:t>
      </w:r>
      <w:hyperlink r:id="rId42" w:history="1">
        <w:r>
          <w:rPr>
            <w:rStyle w:val="Hyperlink"/>
          </w:rPr>
          <w:t>https://docs.spring.io/spring-security/reference/servlet/oauth2/resource-server/jwt.html</w:t>
        </w:r>
      </w:hyperlink>
      <w:r>
        <w:t xml:space="preserve"> (Accessed: 30 September 2026).</w:t>
      </w:r>
    </w:p>
    <w:p w14:paraId="0463DA7B" w14:textId="77777777" w:rsidR="00F944AF" w:rsidRDefault="00000000">
      <w:r>
        <w:t xml:space="preserve">Supabase (2026a) </w:t>
      </w:r>
      <w:r>
        <w:rPr>
          <w:i/>
          <w:iCs/>
        </w:rPr>
        <w:t>Pricing &amp; fees.</w:t>
      </w:r>
      <w:r>
        <w:t xml:space="preserve"> Available at: </w:t>
      </w:r>
      <w:hyperlink r:id="rId43" w:history="1">
        <w:r>
          <w:rPr>
            <w:rStyle w:val="Hyperlink"/>
          </w:rPr>
          <w:t>https://supabase.com/pricing</w:t>
        </w:r>
      </w:hyperlink>
      <w:r>
        <w:t xml:space="preserve"> (Accessed: 30 September 2026).</w:t>
      </w:r>
    </w:p>
    <w:p w14:paraId="05C14ACC" w14:textId="77777777" w:rsidR="00F944AF" w:rsidRDefault="00000000">
      <w:r>
        <w:t xml:space="preserve">Supabase (2026b) </w:t>
      </w:r>
      <w:r>
        <w:rPr>
          <w:i/>
          <w:iCs/>
        </w:rPr>
        <w:t>Connect to your database.</w:t>
      </w:r>
      <w:r>
        <w:t xml:space="preserve"> Available at: </w:t>
      </w:r>
      <w:hyperlink r:id="rId44" w:history="1">
        <w:r>
          <w:rPr>
            <w:rStyle w:val="Hyperlink"/>
          </w:rPr>
          <w:t>https://supabase.com/docs/guides/database/connecting-to-postgres</w:t>
        </w:r>
      </w:hyperlink>
      <w:r>
        <w:t xml:space="preserve"> (Accessed: 30 September 2026).</w:t>
      </w:r>
    </w:p>
    <w:p w14:paraId="635F2ABB" w14:textId="77777777" w:rsidR="00F944AF" w:rsidRDefault="00000000">
      <w:r>
        <w:t xml:space="preserve">Supabase (2026c) </w:t>
      </w:r>
      <w:r>
        <w:rPr>
          <w:i/>
          <w:iCs/>
        </w:rPr>
        <w:t>Self-hosted Supabase: upgrading from PG 15 to 17 (breaking change).</w:t>
      </w:r>
      <w:r>
        <w:t xml:space="preserve"> Available at: </w:t>
      </w:r>
      <w:hyperlink r:id="rId45" w:history="1">
        <w:r>
          <w:rPr>
            <w:rStyle w:val="Hyperlink"/>
          </w:rPr>
          <w:t>https://supabase.com/changelog/46080-self-hosted-supabase-upgrading-from-pg-15-to-17-breaking-change</w:t>
        </w:r>
      </w:hyperlink>
      <w:r>
        <w:t xml:space="preserve"> (Accessed: 30 September 2026).</w:t>
      </w:r>
    </w:p>
    <w:p w14:paraId="54F731BB" w14:textId="18D1C0F9" w:rsidR="00380CD2" w:rsidRDefault="00000000">
      <w:r>
        <w:t xml:space="preserve">Supabase (2026d) </w:t>
      </w:r>
      <w:r>
        <w:rPr>
          <w:i/>
          <w:iCs/>
        </w:rPr>
        <w:t>supabase/postgres releases.</w:t>
      </w:r>
      <w:r>
        <w:t xml:space="preserve"> Available at: </w:t>
      </w:r>
      <w:hyperlink r:id="rId46" w:history="1">
        <w:r>
          <w:rPr>
            <w:rStyle w:val="Hyperlink"/>
          </w:rPr>
          <w:t>https://github.com/supabase/postgres/releases</w:t>
        </w:r>
      </w:hyperlink>
      <w:r>
        <w:t xml:space="preserve"> (Accessed: 30 September 2026).</w:t>
      </w:r>
    </w:p>
    <w:sectPr w:rsidR="00380CD2" w:rsidSect="00535D24">
      <w:foot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F0FE2" w14:textId="77777777" w:rsidR="00AB49E0" w:rsidRDefault="00AB49E0" w:rsidP="00C25D7C">
      <w:pPr>
        <w:spacing w:after="0" w:line="240" w:lineRule="auto"/>
      </w:pPr>
      <w:r>
        <w:separator/>
      </w:r>
    </w:p>
  </w:endnote>
  <w:endnote w:type="continuationSeparator" w:id="0">
    <w:p w14:paraId="5D73312A" w14:textId="77777777" w:rsidR="00AB49E0" w:rsidRDefault="00AB49E0" w:rsidP="00C25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31550"/>
      <w:docPartObj>
        <w:docPartGallery w:val="Page Numbers (Bottom of Page)"/>
        <w:docPartUnique/>
      </w:docPartObj>
    </w:sdtPr>
    <w:sdtEndPr>
      <w:rPr>
        <w:noProof/>
      </w:rPr>
    </w:sdtEndPr>
    <w:sdtContent>
      <w:p w14:paraId="75372FA6" w14:textId="77777777"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2BEE8F" w14:textId="77777777" w:rsidR="00C25D7C" w:rsidRDefault="00C25D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203915"/>
      <w:docPartObj>
        <w:docPartGallery w:val="Page Numbers (Bottom of Page)"/>
        <w:docPartUnique/>
      </w:docPartObj>
    </w:sdtPr>
    <w:sdtEndPr>
      <w:rPr>
        <w:noProof/>
      </w:rPr>
    </w:sdtEndPr>
    <w:sdtContent>
      <w:p w14:paraId="5DF74B08" w14:textId="77777777"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0649A5" w14:textId="77777777" w:rsidR="00C25D7C" w:rsidRDefault="00C25D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918434"/>
      <w:docPartObj>
        <w:docPartGallery w:val="Page Numbers (Bottom of Page)"/>
        <w:docPartUnique/>
      </w:docPartObj>
    </w:sdtPr>
    <w:sdtEndPr>
      <w:rPr>
        <w:noProof/>
      </w:rPr>
    </w:sdtEndPr>
    <w:sdtContent>
      <w:p w14:paraId="7A7F740C" w14:textId="77777777"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93E866" w14:textId="77777777" w:rsidR="00C25D7C" w:rsidRDefault="00C25D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714964"/>
      <w:docPartObj>
        <w:docPartGallery w:val="Page Numbers (Bottom of Page)"/>
        <w:docPartUnique/>
      </w:docPartObj>
    </w:sdtPr>
    <w:sdtEndPr>
      <w:rPr>
        <w:noProof/>
      </w:rPr>
    </w:sdtEndPr>
    <w:sdtContent>
      <w:p w14:paraId="10116799" w14:textId="77777777"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C01C3F" w14:textId="77777777" w:rsidR="00C25D7C" w:rsidRDefault="00C25D7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23102"/>
      <w:docPartObj>
        <w:docPartGallery w:val="Page Numbers (Bottom of Page)"/>
        <w:docPartUnique/>
      </w:docPartObj>
    </w:sdtPr>
    <w:sdtEndPr>
      <w:rPr>
        <w:noProof/>
      </w:rPr>
    </w:sdtEndPr>
    <w:sdtContent>
      <w:p w14:paraId="411F7009" w14:textId="77777777"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19DBB0" w14:textId="77777777" w:rsidR="00C25D7C" w:rsidRDefault="00C25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C7229" w14:textId="77777777" w:rsidR="00AB49E0" w:rsidRDefault="00AB49E0" w:rsidP="00C25D7C">
      <w:pPr>
        <w:spacing w:after="0" w:line="240" w:lineRule="auto"/>
      </w:pPr>
      <w:r>
        <w:separator/>
      </w:r>
    </w:p>
  </w:footnote>
  <w:footnote w:type="continuationSeparator" w:id="0">
    <w:p w14:paraId="29DAED74" w14:textId="77777777" w:rsidR="00AB49E0" w:rsidRDefault="00AB49E0" w:rsidP="00C25D7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Oi6vd8lXfdidXg" int2:id="twxrC57q">
      <int2:state int2:value="Rejected" int2:type="spell"/>
    </int2:textHash>
    <int2:textHash int2:hashCode="FPKml7nSKbXe3L" int2:id="w48OCi1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AA15"/>
    <w:multiLevelType w:val="hybridMultilevel"/>
    <w:tmpl w:val="93409CD6"/>
    <w:lvl w:ilvl="0" w:tplc="591C0048">
      <w:start w:val="1"/>
      <w:numFmt w:val="decimal"/>
      <w:lvlText w:val="•"/>
      <w:lvlJc w:val="left"/>
      <w:pPr>
        <w:ind w:left="720" w:hanging="360"/>
      </w:pPr>
    </w:lvl>
    <w:lvl w:ilvl="1" w:tplc="1D583006">
      <w:start w:val="1"/>
      <w:numFmt w:val="lowerLetter"/>
      <w:lvlText w:val="%2."/>
      <w:lvlJc w:val="left"/>
      <w:pPr>
        <w:ind w:left="1440" w:hanging="360"/>
      </w:pPr>
    </w:lvl>
    <w:lvl w:ilvl="2" w:tplc="BDD8942C">
      <w:start w:val="1"/>
      <w:numFmt w:val="lowerRoman"/>
      <w:lvlText w:val="%3."/>
      <w:lvlJc w:val="right"/>
      <w:pPr>
        <w:ind w:left="2160" w:hanging="180"/>
      </w:pPr>
    </w:lvl>
    <w:lvl w:ilvl="3" w:tplc="FA2854E0">
      <w:start w:val="1"/>
      <w:numFmt w:val="decimal"/>
      <w:lvlText w:val="%4."/>
      <w:lvlJc w:val="left"/>
      <w:pPr>
        <w:ind w:left="2880" w:hanging="360"/>
      </w:pPr>
    </w:lvl>
    <w:lvl w:ilvl="4" w:tplc="97BCA17A">
      <w:start w:val="1"/>
      <w:numFmt w:val="lowerLetter"/>
      <w:lvlText w:val="%5."/>
      <w:lvlJc w:val="left"/>
      <w:pPr>
        <w:ind w:left="3600" w:hanging="360"/>
      </w:pPr>
    </w:lvl>
    <w:lvl w:ilvl="5" w:tplc="2EEA3CBE">
      <w:start w:val="1"/>
      <w:numFmt w:val="lowerRoman"/>
      <w:lvlText w:val="%6."/>
      <w:lvlJc w:val="right"/>
      <w:pPr>
        <w:ind w:left="4320" w:hanging="180"/>
      </w:pPr>
    </w:lvl>
    <w:lvl w:ilvl="6" w:tplc="ACB2C976">
      <w:start w:val="1"/>
      <w:numFmt w:val="decimal"/>
      <w:lvlText w:val="%7."/>
      <w:lvlJc w:val="left"/>
      <w:pPr>
        <w:ind w:left="5040" w:hanging="360"/>
      </w:pPr>
    </w:lvl>
    <w:lvl w:ilvl="7" w:tplc="386614F2">
      <w:start w:val="1"/>
      <w:numFmt w:val="lowerLetter"/>
      <w:lvlText w:val="%8."/>
      <w:lvlJc w:val="left"/>
      <w:pPr>
        <w:ind w:left="5760" w:hanging="360"/>
      </w:pPr>
    </w:lvl>
    <w:lvl w:ilvl="8" w:tplc="0758261A">
      <w:start w:val="1"/>
      <w:numFmt w:val="lowerRoman"/>
      <w:lvlText w:val="%9."/>
      <w:lvlJc w:val="right"/>
      <w:pPr>
        <w:ind w:left="6480" w:hanging="180"/>
      </w:pPr>
    </w:lvl>
  </w:abstractNum>
  <w:abstractNum w:abstractNumId="1" w15:restartNumberingAfterBreak="0">
    <w:nsid w:val="0C86154C"/>
    <w:multiLevelType w:val="hybridMultilevel"/>
    <w:tmpl w:val="8F100090"/>
    <w:lvl w:ilvl="0" w:tplc="F64A4058">
      <w:start w:val="1"/>
      <w:numFmt w:val="decimal"/>
      <w:lvlText w:val="%1."/>
      <w:lvlJc w:val="left"/>
      <w:pPr>
        <w:ind w:left="540" w:hanging="360"/>
      </w:pPr>
    </w:lvl>
    <w:lvl w:ilvl="1" w:tplc="D146FFEE">
      <w:numFmt w:val="decimal"/>
      <w:lvlText w:val=""/>
      <w:lvlJc w:val="left"/>
    </w:lvl>
    <w:lvl w:ilvl="2" w:tplc="1A20BE4A">
      <w:numFmt w:val="decimal"/>
      <w:lvlText w:val=""/>
      <w:lvlJc w:val="left"/>
    </w:lvl>
    <w:lvl w:ilvl="3" w:tplc="CA328BC6">
      <w:numFmt w:val="decimal"/>
      <w:lvlText w:val=""/>
      <w:lvlJc w:val="left"/>
    </w:lvl>
    <w:lvl w:ilvl="4" w:tplc="B7DC0628">
      <w:numFmt w:val="decimal"/>
      <w:lvlText w:val=""/>
      <w:lvlJc w:val="left"/>
    </w:lvl>
    <w:lvl w:ilvl="5" w:tplc="96DCED0E">
      <w:numFmt w:val="decimal"/>
      <w:lvlText w:val=""/>
      <w:lvlJc w:val="left"/>
    </w:lvl>
    <w:lvl w:ilvl="6" w:tplc="DAF6C6CA">
      <w:numFmt w:val="decimal"/>
      <w:lvlText w:val=""/>
      <w:lvlJc w:val="left"/>
    </w:lvl>
    <w:lvl w:ilvl="7" w:tplc="BE647600">
      <w:numFmt w:val="decimal"/>
      <w:lvlText w:val=""/>
      <w:lvlJc w:val="left"/>
    </w:lvl>
    <w:lvl w:ilvl="8" w:tplc="694E4522">
      <w:numFmt w:val="decimal"/>
      <w:lvlText w:val=""/>
      <w:lvlJc w:val="left"/>
    </w:lvl>
  </w:abstractNum>
  <w:abstractNum w:abstractNumId="2" w15:restartNumberingAfterBreak="0">
    <w:nsid w:val="22095F53"/>
    <w:multiLevelType w:val="hybridMultilevel"/>
    <w:tmpl w:val="8DBA82EA"/>
    <w:lvl w:ilvl="0" w:tplc="C44633F6">
      <w:start w:val="1"/>
      <w:numFmt w:val="bullet"/>
      <w:lvlText w:val="•"/>
      <w:lvlJc w:val="left"/>
      <w:pPr>
        <w:ind w:left="540" w:hanging="270"/>
      </w:pPr>
    </w:lvl>
    <w:lvl w:ilvl="1" w:tplc="AE8CBD2E">
      <w:start w:val="1"/>
      <w:numFmt w:val="bullet"/>
      <w:lvlText w:val="◦"/>
      <w:lvlJc w:val="left"/>
      <w:pPr>
        <w:ind w:left="1080" w:hanging="270"/>
      </w:pPr>
    </w:lvl>
    <w:lvl w:ilvl="2" w:tplc="2C8E907E">
      <w:numFmt w:val="decimal"/>
      <w:lvlText w:val=""/>
      <w:lvlJc w:val="left"/>
    </w:lvl>
    <w:lvl w:ilvl="3" w:tplc="AF442FA0">
      <w:numFmt w:val="decimal"/>
      <w:lvlText w:val=""/>
      <w:lvlJc w:val="left"/>
    </w:lvl>
    <w:lvl w:ilvl="4" w:tplc="56F08AF2">
      <w:numFmt w:val="decimal"/>
      <w:lvlText w:val=""/>
      <w:lvlJc w:val="left"/>
    </w:lvl>
    <w:lvl w:ilvl="5" w:tplc="E6003E1C">
      <w:numFmt w:val="decimal"/>
      <w:lvlText w:val=""/>
      <w:lvlJc w:val="left"/>
    </w:lvl>
    <w:lvl w:ilvl="6" w:tplc="49C20BD6">
      <w:numFmt w:val="decimal"/>
      <w:lvlText w:val=""/>
      <w:lvlJc w:val="left"/>
    </w:lvl>
    <w:lvl w:ilvl="7" w:tplc="84C2A714">
      <w:numFmt w:val="decimal"/>
      <w:lvlText w:val=""/>
      <w:lvlJc w:val="left"/>
    </w:lvl>
    <w:lvl w:ilvl="8" w:tplc="4FEC7D50">
      <w:numFmt w:val="decimal"/>
      <w:lvlText w:val=""/>
      <w:lvlJc w:val="left"/>
    </w:lvl>
  </w:abstractNum>
  <w:abstractNum w:abstractNumId="3" w15:restartNumberingAfterBreak="0">
    <w:nsid w:val="22096E1E"/>
    <w:multiLevelType w:val="multilevel"/>
    <w:tmpl w:val="77CEA8CE"/>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37F776E"/>
    <w:multiLevelType w:val="multilevel"/>
    <w:tmpl w:val="FE9E780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ABF781F"/>
    <w:multiLevelType w:val="hybridMultilevel"/>
    <w:tmpl w:val="F036FC8C"/>
    <w:lvl w:ilvl="0" w:tplc="443ADF42">
      <w:start w:val="1"/>
      <w:numFmt w:val="decimal"/>
      <w:lvlText w:val="•"/>
      <w:lvlJc w:val="left"/>
      <w:pPr>
        <w:ind w:left="720" w:hanging="360"/>
      </w:pPr>
    </w:lvl>
    <w:lvl w:ilvl="1" w:tplc="79065DA2">
      <w:start w:val="1"/>
      <w:numFmt w:val="lowerLetter"/>
      <w:lvlText w:val="%2."/>
      <w:lvlJc w:val="left"/>
      <w:pPr>
        <w:ind w:left="1440" w:hanging="360"/>
      </w:pPr>
    </w:lvl>
    <w:lvl w:ilvl="2" w:tplc="81F05F88">
      <w:start w:val="1"/>
      <w:numFmt w:val="lowerRoman"/>
      <w:lvlText w:val="%3."/>
      <w:lvlJc w:val="right"/>
      <w:pPr>
        <w:ind w:left="2160" w:hanging="180"/>
      </w:pPr>
    </w:lvl>
    <w:lvl w:ilvl="3" w:tplc="710EAF1C">
      <w:start w:val="1"/>
      <w:numFmt w:val="decimal"/>
      <w:lvlText w:val="%4."/>
      <w:lvlJc w:val="left"/>
      <w:pPr>
        <w:ind w:left="2880" w:hanging="360"/>
      </w:pPr>
    </w:lvl>
    <w:lvl w:ilvl="4" w:tplc="71E6F2A8">
      <w:start w:val="1"/>
      <w:numFmt w:val="lowerLetter"/>
      <w:lvlText w:val="%5."/>
      <w:lvlJc w:val="left"/>
      <w:pPr>
        <w:ind w:left="3600" w:hanging="360"/>
      </w:pPr>
    </w:lvl>
    <w:lvl w:ilvl="5" w:tplc="972C09F8">
      <w:start w:val="1"/>
      <w:numFmt w:val="lowerRoman"/>
      <w:lvlText w:val="%6."/>
      <w:lvlJc w:val="right"/>
      <w:pPr>
        <w:ind w:left="4320" w:hanging="180"/>
      </w:pPr>
    </w:lvl>
    <w:lvl w:ilvl="6" w:tplc="A91656E4">
      <w:start w:val="1"/>
      <w:numFmt w:val="decimal"/>
      <w:lvlText w:val="%7."/>
      <w:lvlJc w:val="left"/>
      <w:pPr>
        <w:ind w:left="5040" w:hanging="360"/>
      </w:pPr>
    </w:lvl>
    <w:lvl w:ilvl="7" w:tplc="F93C0F92">
      <w:start w:val="1"/>
      <w:numFmt w:val="lowerLetter"/>
      <w:lvlText w:val="%8."/>
      <w:lvlJc w:val="left"/>
      <w:pPr>
        <w:ind w:left="5760" w:hanging="360"/>
      </w:pPr>
    </w:lvl>
    <w:lvl w:ilvl="8" w:tplc="CF0CAB08">
      <w:start w:val="1"/>
      <w:numFmt w:val="lowerRoman"/>
      <w:lvlText w:val="%9."/>
      <w:lvlJc w:val="right"/>
      <w:pPr>
        <w:ind w:left="6480" w:hanging="180"/>
      </w:pPr>
    </w:lvl>
  </w:abstractNum>
  <w:abstractNum w:abstractNumId="6" w15:restartNumberingAfterBreak="0">
    <w:nsid w:val="5E4DEF35"/>
    <w:multiLevelType w:val="hybridMultilevel"/>
    <w:tmpl w:val="1B3AEA38"/>
    <w:lvl w:ilvl="0" w:tplc="11044258">
      <w:start w:val="1"/>
      <w:numFmt w:val="decimal"/>
      <w:lvlText w:val="•"/>
      <w:lvlJc w:val="left"/>
      <w:pPr>
        <w:ind w:left="720" w:hanging="360"/>
      </w:pPr>
    </w:lvl>
    <w:lvl w:ilvl="1" w:tplc="8D824C1A">
      <w:start w:val="1"/>
      <w:numFmt w:val="lowerLetter"/>
      <w:lvlText w:val="%2."/>
      <w:lvlJc w:val="left"/>
      <w:pPr>
        <w:ind w:left="1440" w:hanging="360"/>
      </w:pPr>
    </w:lvl>
    <w:lvl w:ilvl="2" w:tplc="E960AA2E">
      <w:start w:val="1"/>
      <w:numFmt w:val="lowerRoman"/>
      <w:lvlText w:val="%3."/>
      <w:lvlJc w:val="right"/>
      <w:pPr>
        <w:ind w:left="2160" w:hanging="180"/>
      </w:pPr>
    </w:lvl>
    <w:lvl w:ilvl="3" w:tplc="3576791C">
      <w:start w:val="1"/>
      <w:numFmt w:val="decimal"/>
      <w:lvlText w:val="%4."/>
      <w:lvlJc w:val="left"/>
      <w:pPr>
        <w:ind w:left="2880" w:hanging="360"/>
      </w:pPr>
    </w:lvl>
    <w:lvl w:ilvl="4" w:tplc="A04CEE7A">
      <w:start w:val="1"/>
      <w:numFmt w:val="lowerLetter"/>
      <w:lvlText w:val="%5."/>
      <w:lvlJc w:val="left"/>
      <w:pPr>
        <w:ind w:left="3600" w:hanging="360"/>
      </w:pPr>
    </w:lvl>
    <w:lvl w:ilvl="5" w:tplc="83421CA8">
      <w:start w:val="1"/>
      <w:numFmt w:val="lowerRoman"/>
      <w:lvlText w:val="%6."/>
      <w:lvlJc w:val="right"/>
      <w:pPr>
        <w:ind w:left="4320" w:hanging="180"/>
      </w:pPr>
    </w:lvl>
    <w:lvl w:ilvl="6" w:tplc="A7BC6214">
      <w:start w:val="1"/>
      <w:numFmt w:val="decimal"/>
      <w:lvlText w:val="%7."/>
      <w:lvlJc w:val="left"/>
      <w:pPr>
        <w:ind w:left="5040" w:hanging="360"/>
      </w:pPr>
    </w:lvl>
    <w:lvl w:ilvl="7" w:tplc="2968C5E8">
      <w:start w:val="1"/>
      <w:numFmt w:val="lowerLetter"/>
      <w:lvlText w:val="%8."/>
      <w:lvlJc w:val="left"/>
      <w:pPr>
        <w:ind w:left="5760" w:hanging="360"/>
      </w:pPr>
    </w:lvl>
    <w:lvl w:ilvl="8" w:tplc="F83A4CBA">
      <w:start w:val="1"/>
      <w:numFmt w:val="lowerRoman"/>
      <w:lvlText w:val="%9."/>
      <w:lvlJc w:val="right"/>
      <w:pPr>
        <w:ind w:left="6480" w:hanging="180"/>
      </w:pPr>
    </w:lvl>
  </w:abstractNum>
  <w:abstractNum w:abstractNumId="7" w15:restartNumberingAfterBreak="0">
    <w:nsid w:val="5E773E0B"/>
    <w:multiLevelType w:val="hybridMultilevel"/>
    <w:tmpl w:val="524A3D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985502372">
    <w:abstractNumId w:val="6"/>
  </w:num>
  <w:num w:numId="2" w16cid:durableId="1661928850">
    <w:abstractNumId w:val="5"/>
  </w:num>
  <w:num w:numId="3" w16cid:durableId="426117682">
    <w:abstractNumId w:val="0"/>
  </w:num>
  <w:num w:numId="4" w16cid:durableId="382141377">
    <w:abstractNumId w:val="7"/>
  </w:num>
  <w:num w:numId="5" w16cid:durableId="916859735">
    <w:abstractNumId w:val="2"/>
    <w:lvlOverride w:ilvl="0">
      <w:startOverride w:val="1"/>
    </w:lvlOverride>
  </w:num>
  <w:num w:numId="6" w16cid:durableId="1084180598">
    <w:abstractNumId w:val="1"/>
    <w:lvlOverride w:ilvl="0">
      <w:startOverride w:val="1"/>
    </w:lvlOverride>
  </w:num>
  <w:num w:numId="7" w16cid:durableId="18356308">
    <w:abstractNumId w:val="3"/>
  </w:num>
  <w:num w:numId="8" w16cid:durableId="15470591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D24"/>
    <w:rsid w:val="00002300"/>
    <w:rsid w:val="00005674"/>
    <w:rsid w:val="00014EC6"/>
    <w:rsid w:val="0003114A"/>
    <w:rsid w:val="000416B9"/>
    <w:rsid w:val="000430C3"/>
    <w:rsid w:val="00043AD2"/>
    <w:rsid w:val="00045FC9"/>
    <w:rsid w:val="000544A4"/>
    <w:rsid w:val="00057D61"/>
    <w:rsid w:val="00062354"/>
    <w:rsid w:val="00066539"/>
    <w:rsid w:val="00074BFD"/>
    <w:rsid w:val="00075C8D"/>
    <w:rsid w:val="00077AA6"/>
    <w:rsid w:val="000841B9"/>
    <w:rsid w:val="00087D18"/>
    <w:rsid w:val="00090FB7"/>
    <w:rsid w:val="00091B42"/>
    <w:rsid w:val="000A1C1F"/>
    <w:rsid w:val="000A32A4"/>
    <w:rsid w:val="000B04B7"/>
    <w:rsid w:val="000B1841"/>
    <w:rsid w:val="000B1FD5"/>
    <w:rsid w:val="000B542B"/>
    <w:rsid w:val="000B57D5"/>
    <w:rsid w:val="000B611B"/>
    <w:rsid w:val="000C0251"/>
    <w:rsid w:val="000D15CE"/>
    <w:rsid w:val="000E1136"/>
    <w:rsid w:val="000E2483"/>
    <w:rsid w:val="000E31E2"/>
    <w:rsid w:val="000E4A92"/>
    <w:rsid w:val="000E53BF"/>
    <w:rsid w:val="000E771A"/>
    <w:rsid w:val="000E7E3B"/>
    <w:rsid w:val="000F08DE"/>
    <w:rsid w:val="000F1D58"/>
    <w:rsid w:val="000F3EDF"/>
    <w:rsid w:val="000F461F"/>
    <w:rsid w:val="00100F76"/>
    <w:rsid w:val="00102F00"/>
    <w:rsid w:val="0010311A"/>
    <w:rsid w:val="00103B60"/>
    <w:rsid w:val="001068D4"/>
    <w:rsid w:val="00107F10"/>
    <w:rsid w:val="0011082F"/>
    <w:rsid w:val="001129C3"/>
    <w:rsid w:val="0011422C"/>
    <w:rsid w:val="001171A6"/>
    <w:rsid w:val="00120075"/>
    <w:rsid w:val="00120513"/>
    <w:rsid w:val="00124F45"/>
    <w:rsid w:val="0012633E"/>
    <w:rsid w:val="001324C6"/>
    <w:rsid w:val="00137E2F"/>
    <w:rsid w:val="00147AF5"/>
    <w:rsid w:val="00161D52"/>
    <w:rsid w:val="00171D1B"/>
    <w:rsid w:val="00173484"/>
    <w:rsid w:val="00175AF3"/>
    <w:rsid w:val="00182337"/>
    <w:rsid w:val="00184E55"/>
    <w:rsid w:val="00191098"/>
    <w:rsid w:val="00192D50"/>
    <w:rsid w:val="001933D4"/>
    <w:rsid w:val="001939D2"/>
    <w:rsid w:val="00196704"/>
    <w:rsid w:val="001A0E3B"/>
    <w:rsid w:val="001A18F7"/>
    <w:rsid w:val="001A5B5F"/>
    <w:rsid w:val="001A6328"/>
    <w:rsid w:val="001A6CD1"/>
    <w:rsid w:val="001B14BC"/>
    <w:rsid w:val="001B40F1"/>
    <w:rsid w:val="001B5644"/>
    <w:rsid w:val="001C3C6F"/>
    <w:rsid w:val="001C4DD5"/>
    <w:rsid w:val="001C7D36"/>
    <w:rsid w:val="001D59A9"/>
    <w:rsid w:val="001D630A"/>
    <w:rsid w:val="001E4434"/>
    <w:rsid w:val="001E7B5F"/>
    <w:rsid w:val="001F0AE3"/>
    <w:rsid w:val="001F345F"/>
    <w:rsid w:val="001F7012"/>
    <w:rsid w:val="001F74B3"/>
    <w:rsid w:val="00200235"/>
    <w:rsid w:val="00200528"/>
    <w:rsid w:val="00206342"/>
    <w:rsid w:val="0021407A"/>
    <w:rsid w:val="0021464A"/>
    <w:rsid w:val="00217934"/>
    <w:rsid w:val="002201E0"/>
    <w:rsid w:val="00221619"/>
    <w:rsid w:val="002277BE"/>
    <w:rsid w:val="00235CCB"/>
    <w:rsid w:val="002469DA"/>
    <w:rsid w:val="002605DB"/>
    <w:rsid w:val="00261177"/>
    <w:rsid w:val="00262F5C"/>
    <w:rsid w:val="0026330A"/>
    <w:rsid w:val="0026344E"/>
    <w:rsid w:val="00267CCC"/>
    <w:rsid w:val="00271506"/>
    <w:rsid w:val="00273696"/>
    <w:rsid w:val="00273B0C"/>
    <w:rsid w:val="00284DEA"/>
    <w:rsid w:val="0028502F"/>
    <w:rsid w:val="00287744"/>
    <w:rsid w:val="0028778D"/>
    <w:rsid w:val="0029065C"/>
    <w:rsid w:val="002925E3"/>
    <w:rsid w:val="00295A26"/>
    <w:rsid w:val="00295B78"/>
    <w:rsid w:val="00297E2A"/>
    <w:rsid w:val="002A4244"/>
    <w:rsid w:val="002A6B2A"/>
    <w:rsid w:val="002B4ECC"/>
    <w:rsid w:val="002B521C"/>
    <w:rsid w:val="002B5395"/>
    <w:rsid w:val="002C1137"/>
    <w:rsid w:val="002C1548"/>
    <w:rsid w:val="002C3E72"/>
    <w:rsid w:val="002C4FD2"/>
    <w:rsid w:val="002D0FDE"/>
    <w:rsid w:val="002D2701"/>
    <w:rsid w:val="002D5286"/>
    <w:rsid w:val="002D6990"/>
    <w:rsid w:val="002D7DCB"/>
    <w:rsid w:val="002D7FC4"/>
    <w:rsid w:val="002E416E"/>
    <w:rsid w:val="002E62CF"/>
    <w:rsid w:val="002F3B36"/>
    <w:rsid w:val="002F4CD6"/>
    <w:rsid w:val="002F4E4A"/>
    <w:rsid w:val="002F5A9E"/>
    <w:rsid w:val="002F6AFD"/>
    <w:rsid w:val="002F6B8F"/>
    <w:rsid w:val="002F771E"/>
    <w:rsid w:val="003048CC"/>
    <w:rsid w:val="00305EA8"/>
    <w:rsid w:val="00305F28"/>
    <w:rsid w:val="00307C71"/>
    <w:rsid w:val="0031153A"/>
    <w:rsid w:val="00311BB4"/>
    <w:rsid w:val="00313990"/>
    <w:rsid w:val="003156DB"/>
    <w:rsid w:val="003161DF"/>
    <w:rsid w:val="0032220B"/>
    <w:rsid w:val="00324262"/>
    <w:rsid w:val="00325144"/>
    <w:rsid w:val="00325CFD"/>
    <w:rsid w:val="00326BF5"/>
    <w:rsid w:val="00330C15"/>
    <w:rsid w:val="003331A7"/>
    <w:rsid w:val="0033399E"/>
    <w:rsid w:val="00335C5D"/>
    <w:rsid w:val="00337B00"/>
    <w:rsid w:val="00346A72"/>
    <w:rsid w:val="0035248D"/>
    <w:rsid w:val="0035273F"/>
    <w:rsid w:val="00353DBC"/>
    <w:rsid w:val="00363006"/>
    <w:rsid w:val="003631B1"/>
    <w:rsid w:val="00363409"/>
    <w:rsid w:val="00364F1A"/>
    <w:rsid w:val="00365060"/>
    <w:rsid w:val="003657DF"/>
    <w:rsid w:val="00367077"/>
    <w:rsid w:val="0037193A"/>
    <w:rsid w:val="00371E32"/>
    <w:rsid w:val="0037206E"/>
    <w:rsid w:val="00372EAF"/>
    <w:rsid w:val="00373CD9"/>
    <w:rsid w:val="00373CFC"/>
    <w:rsid w:val="0037725F"/>
    <w:rsid w:val="00380463"/>
    <w:rsid w:val="00380CD2"/>
    <w:rsid w:val="00385E91"/>
    <w:rsid w:val="0039212B"/>
    <w:rsid w:val="0039363A"/>
    <w:rsid w:val="00394ADF"/>
    <w:rsid w:val="00394DE4"/>
    <w:rsid w:val="003970EF"/>
    <w:rsid w:val="00397C8C"/>
    <w:rsid w:val="003A70CF"/>
    <w:rsid w:val="003B1755"/>
    <w:rsid w:val="003B1A54"/>
    <w:rsid w:val="003B288A"/>
    <w:rsid w:val="003C006C"/>
    <w:rsid w:val="003C33EA"/>
    <w:rsid w:val="003C589F"/>
    <w:rsid w:val="003C7E9E"/>
    <w:rsid w:val="003E0A3A"/>
    <w:rsid w:val="003E1104"/>
    <w:rsid w:val="003E1ACC"/>
    <w:rsid w:val="003E5598"/>
    <w:rsid w:val="003E5A64"/>
    <w:rsid w:val="003F1D61"/>
    <w:rsid w:val="003F2534"/>
    <w:rsid w:val="003F4F1F"/>
    <w:rsid w:val="003F7AE8"/>
    <w:rsid w:val="00401DAD"/>
    <w:rsid w:val="00403826"/>
    <w:rsid w:val="00406C5D"/>
    <w:rsid w:val="004107F9"/>
    <w:rsid w:val="004216D1"/>
    <w:rsid w:val="00432882"/>
    <w:rsid w:val="00433A6E"/>
    <w:rsid w:val="004356E7"/>
    <w:rsid w:val="004409B7"/>
    <w:rsid w:val="00442F06"/>
    <w:rsid w:val="00450655"/>
    <w:rsid w:val="00457E1C"/>
    <w:rsid w:val="00463AB3"/>
    <w:rsid w:val="0047129A"/>
    <w:rsid w:val="00473414"/>
    <w:rsid w:val="00474380"/>
    <w:rsid w:val="0047698A"/>
    <w:rsid w:val="00476F05"/>
    <w:rsid w:val="00484BF0"/>
    <w:rsid w:val="0048613D"/>
    <w:rsid w:val="0048650F"/>
    <w:rsid w:val="00492549"/>
    <w:rsid w:val="00493AC6"/>
    <w:rsid w:val="00495CBA"/>
    <w:rsid w:val="00496FC2"/>
    <w:rsid w:val="004A3F29"/>
    <w:rsid w:val="004A7C57"/>
    <w:rsid w:val="004B7279"/>
    <w:rsid w:val="004C0F5B"/>
    <w:rsid w:val="004C1766"/>
    <w:rsid w:val="004C20E3"/>
    <w:rsid w:val="004C238C"/>
    <w:rsid w:val="004D4B8E"/>
    <w:rsid w:val="004D5019"/>
    <w:rsid w:val="004F1D1D"/>
    <w:rsid w:val="004F558F"/>
    <w:rsid w:val="004F5689"/>
    <w:rsid w:val="005030C3"/>
    <w:rsid w:val="005033E1"/>
    <w:rsid w:val="00510296"/>
    <w:rsid w:val="00515354"/>
    <w:rsid w:val="0051726D"/>
    <w:rsid w:val="00523FF7"/>
    <w:rsid w:val="0052454D"/>
    <w:rsid w:val="005254E4"/>
    <w:rsid w:val="00535D24"/>
    <w:rsid w:val="00536815"/>
    <w:rsid w:val="00536C87"/>
    <w:rsid w:val="00537963"/>
    <w:rsid w:val="00541636"/>
    <w:rsid w:val="005419BE"/>
    <w:rsid w:val="00542350"/>
    <w:rsid w:val="005424BD"/>
    <w:rsid w:val="00544981"/>
    <w:rsid w:val="00546E2F"/>
    <w:rsid w:val="005517AE"/>
    <w:rsid w:val="00554422"/>
    <w:rsid w:val="00556D36"/>
    <w:rsid w:val="005571D7"/>
    <w:rsid w:val="00557F1F"/>
    <w:rsid w:val="00563B44"/>
    <w:rsid w:val="005730A3"/>
    <w:rsid w:val="00573845"/>
    <w:rsid w:val="0057457D"/>
    <w:rsid w:val="005771FE"/>
    <w:rsid w:val="00577297"/>
    <w:rsid w:val="00577A6E"/>
    <w:rsid w:val="00581244"/>
    <w:rsid w:val="005865AD"/>
    <w:rsid w:val="00587A13"/>
    <w:rsid w:val="00587E04"/>
    <w:rsid w:val="00592F17"/>
    <w:rsid w:val="00593C65"/>
    <w:rsid w:val="00594671"/>
    <w:rsid w:val="00594B27"/>
    <w:rsid w:val="005971F4"/>
    <w:rsid w:val="005A15C6"/>
    <w:rsid w:val="005A34CE"/>
    <w:rsid w:val="005A7B1A"/>
    <w:rsid w:val="005B0547"/>
    <w:rsid w:val="005B0E2B"/>
    <w:rsid w:val="005B29B2"/>
    <w:rsid w:val="005B3154"/>
    <w:rsid w:val="005B4890"/>
    <w:rsid w:val="005B4FF4"/>
    <w:rsid w:val="005C5D0B"/>
    <w:rsid w:val="005C65DA"/>
    <w:rsid w:val="005D17D3"/>
    <w:rsid w:val="005D36FA"/>
    <w:rsid w:val="005D3B10"/>
    <w:rsid w:val="005D3CAF"/>
    <w:rsid w:val="005D51E0"/>
    <w:rsid w:val="005D5C7E"/>
    <w:rsid w:val="005E7CFB"/>
    <w:rsid w:val="005F16F0"/>
    <w:rsid w:val="005F1BAF"/>
    <w:rsid w:val="005F2AF2"/>
    <w:rsid w:val="005F3D42"/>
    <w:rsid w:val="005F6B67"/>
    <w:rsid w:val="005F6DA6"/>
    <w:rsid w:val="00601C5D"/>
    <w:rsid w:val="0060273B"/>
    <w:rsid w:val="00602A9E"/>
    <w:rsid w:val="006048C3"/>
    <w:rsid w:val="006142E1"/>
    <w:rsid w:val="006160C8"/>
    <w:rsid w:val="00616C26"/>
    <w:rsid w:val="00624B04"/>
    <w:rsid w:val="006266BE"/>
    <w:rsid w:val="006308CE"/>
    <w:rsid w:val="006317A5"/>
    <w:rsid w:val="00633772"/>
    <w:rsid w:val="00636386"/>
    <w:rsid w:val="0064412C"/>
    <w:rsid w:val="00650C55"/>
    <w:rsid w:val="0065518F"/>
    <w:rsid w:val="00663134"/>
    <w:rsid w:val="00663C22"/>
    <w:rsid w:val="00667785"/>
    <w:rsid w:val="0067087B"/>
    <w:rsid w:val="006742D5"/>
    <w:rsid w:val="00674BA3"/>
    <w:rsid w:val="006768C3"/>
    <w:rsid w:val="00683A22"/>
    <w:rsid w:val="00690294"/>
    <w:rsid w:val="00693708"/>
    <w:rsid w:val="00693D55"/>
    <w:rsid w:val="00695D02"/>
    <w:rsid w:val="00695DF2"/>
    <w:rsid w:val="006965C8"/>
    <w:rsid w:val="006A0333"/>
    <w:rsid w:val="006A0A8E"/>
    <w:rsid w:val="006A0CB6"/>
    <w:rsid w:val="006A6562"/>
    <w:rsid w:val="006B7DAC"/>
    <w:rsid w:val="006B7F13"/>
    <w:rsid w:val="006C0658"/>
    <w:rsid w:val="006C45E9"/>
    <w:rsid w:val="006C6264"/>
    <w:rsid w:val="006C6D5E"/>
    <w:rsid w:val="006C7629"/>
    <w:rsid w:val="006D3BB1"/>
    <w:rsid w:val="006E1166"/>
    <w:rsid w:val="006E5D79"/>
    <w:rsid w:val="006E60BD"/>
    <w:rsid w:val="006E7AFD"/>
    <w:rsid w:val="006F0256"/>
    <w:rsid w:val="006F114D"/>
    <w:rsid w:val="006F3419"/>
    <w:rsid w:val="006F518A"/>
    <w:rsid w:val="006F55ED"/>
    <w:rsid w:val="006F6212"/>
    <w:rsid w:val="0070144E"/>
    <w:rsid w:val="00704A5C"/>
    <w:rsid w:val="00705D2C"/>
    <w:rsid w:val="007067B1"/>
    <w:rsid w:val="00707859"/>
    <w:rsid w:val="00707B98"/>
    <w:rsid w:val="00711B44"/>
    <w:rsid w:val="00713896"/>
    <w:rsid w:val="00714316"/>
    <w:rsid w:val="00717454"/>
    <w:rsid w:val="00721224"/>
    <w:rsid w:val="00732D45"/>
    <w:rsid w:val="007416F4"/>
    <w:rsid w:val="00743648"/>
    <w:rsid w:val="00743A9D"/>
    <w:rsid w:val="00743FAE"/>
    <w:rsid w:val="00744CBF"/>
    <w:rsid w:val="0074636A"/>
    <w:rsid w:val="00753201"/>
    <w:rsid w:val="00756040"/>
    <w:rsid w:val="00767E79"/>
    <w:rsid w:val="00773CC9"/>
    <w:rsid w:val="00776062"/>
    <w:rsid w:val="00776093"/>
    <w:rsid w:val="007763C9"/>
    <w:rsid w:val="0078036A"/>
    <w:rsid w:val="00781E79"/>
    <w:rsid w:val="00782445"/>
    <w:rsid w:val="00784655"/>
    <w:rsid w:val="007874E5"/>
    <w:rsid w:val="00791373"/>
    <w:rsid w:val="00793171"/>
    <w:rsid w:val="0079552C"/>
    <w:rsid w:val="0079595E"/>
    <w:rsid w:val="007959C3"/>
    <w:rsid w:val="00795BEA"/>
    <w:rsid w:val="007A1EDB"/>
    <w:rsid w:val="007A75EE"/>
    <w:rsid w:val="007B482A"/>
    <w:rsid w:val="007C3423"/>
    <w:rsid w:val="007C6929"/>
    <w:rsid w:val="007C7D6D"/>
    <w:rsid w:val="007D05C0"/>
    <w:rsid w:val="007D105B"/>
    <w:rsid w:val="007D79CE"/>
    <w:rsid w:val="007E047D"/>
    <w:rsid w:val="007E09CB"/>
    <w:rsid w:val="007E689F"/>
    <w:rsid w:val="007F21AD"/>
    <w:rsid w:val="007F5415"/>
    <w:rsid w:val="007F5A28"/>
    <w:rsid w:val="00802C35"/>
    <w:rsid w:val="00810A88"/>
    <w:rsid w:val="008116B5"/>
    <w:rsid w:val="00812966"/>
    <w:rsid w:val="00812F72"/>
    <w:rsid w:val="00813937"/>
    <w:rsid w:val="0081659E"/>
    <w:rsid w:val="008169C3"/>
    <w:rsid w:val="00824578"/>
    <w:rsid w:val="00825FA3"/>
    <w:rsid w:val="00825FF3"/>
    <w:rsid w:val="008270E9"/>
    <w:rsid w:val="008324D8"/>
    <w:rsid w:val="008339B2"/>
    <w:rsid w:val="00834E24"/>
    <w:rsid w:val="0083641A"/>
    <w:rsid w:val="00840587"/>
    <w:rsid w:val="0084285C"/>
    <w:rsid w:val="00843AF1"/>
    <w:rsid w:val="008442FA"/>
    <w:rsid w:val="00845EB0"/>
    <w:rsid w:val="00853695"/>
    <w:rsid w:val="00853823"/>
    <w:rsid w:val="008557B2"/>
    <w:rsid w:val="00855B2A"/>
    <w:rsid w:val="00856256"/>
    <w:rsid w:val="0085796E"/>
    <w:rsid w:val="00863C3B"/>
    <w:rsid w:val="00865FF4"/>
    <w:rsid w:val="0087618A"/>
    <w:rsid w:val="00876DC4"/>
    <w:rsid w:val="00883185"/>
    <w:rsid w:val="00883B20"/>
    <w:rsid w:val="0089312F"/>
    <w:rsid w:val="008A23F1"/>
    <w:rsid w:val="008A5606"/>
    <w:rsid w:val="008B181C"/>
    <w:rsid w:val="008B2E32"/>
    <w:rsid w:val="008B54F1"/>
    <w:rsid w:val="008C0437"/>
    <w:rsid w:val="008C4614"/>
    <w:rsid w:val="008D0667"/>
    <w:rsid w:val="008D0FEE"/>
    <w:rsid w:val="008D115B"/>
    <w:rsid w:val="008D3420"/>
    <w:rsid w:val="008D645C"/>
    <w:rsid w:val="008D65F1"/>
    <w:rsid w:val="008E3252"/>
    <w:rsid w:val="008F5C66"/>
    <w:rsid w:val="00901815"/>
    <w:rsid w:val="009018C5"/>
    <w:rsid w:val="0090192C"/>
    <w:rsid w:val="009023AC"/>
    <w:rsid w:val="00902763"/>
    <w:rsid w:val="00913CEA"/>
    <w:rsid w:val="0091780F"/>
    <w:rsid w:val="00923AE5"/>
    <w:rsid w:val="00930A9A"/>
    <w:rsid w:val="00930DDC"/>
    <w:rsid w:val="00932765"/>
    <w:rsid w:val="00934489"/>
    <w:rsid w:val="009345F0"/>
    <w:rsid w:val="00935EC1"/>
    <w:rsid w:val="00944E50"/>
    <w:rsid w:val="00945499"/>
    <w:rsid w:val="0094690C"/>
    <w:rsid w:val="00946C02"/>
    <w:rsid w:val="00950BD4"/>
    <w:rsid w:val="00951017"/>
    <w:rsid w:val="00954FE5"/>
    <w:rsid w:val="009613BA"/>
    <w:rsid w:val="00961AFF"/>
    <w:rsid w:val="00962F56"/>
    <w:rsid w:val="009637E0"/>
    <w:rsid w:val="00965054"/>
    <w:rsid w:val="00966776"/>
    <w:rsid w:val="009667FD"/>
    <w:rsid w:val="009677D4"/>
    <w:rsid w:val="009821FF"/>
    <w:rsid w:val="00992C0A"/>
    <w:rsid w:val="009A0649"/>
    <w:rsid w:val="009A1652"/>
    <w:rsid w:val="009A4E90"/>
    <w:rsid w:val="009A5322"/>
    <w:rsid w:val="009A5DDC"/>
    <w:rsid w:val="009A7EF8"/>
    <w:rsid w:val="009B2645"/>
    <w:rsid w:val="009B52C9"/>
    <w:rsid w:val="009C3420"/>
    <w:rsid w:val="009C419A"/>
    <w:rsid w:val="009D1061"/>
    <w:rsid w:val="009D25BA"/>
    <w:rsid w:val="009D441B"/>
    <w:rsid w:val="009D662D"/>
    <w:rsid w:val="009D694D"/>
    <w:rsid w:val="009E01F3"/>
    <w:rsid w:val="009E0BE7"/>
    <w:rsid w:val="009E25AB"/>
    <w:rsid w:val="009E3CB2"/>
    <w:rsid w:val="009F0E3A"/>
    <w:rsid w:val="009F0F39"/>
    <w:rsid w:val="009F7127"/>
    <w:rsid w:val="009F7663"/>
    <w:rsid w:val="009F7DF1"/>
    <w:rsid w:val="00A000EA"/>
    <w:rsid w:val="00A00CEB"/>
    <w:rsid w:val="00A010E6"/>
    <w:rsid w:val="00A070A3"/>
    <w:rsid w:val="00A108B0"/>
    <w:rsid w:val="00A14D6A"/>
    <w:rsid w:val="00A1554C"/>
    <w:rsid w:val="00A176E2"/>
    <w:rsid w:val="00A2008C"/>
    <w:rsid w:val="00A265BD"/>
    <w:rsid w:val="00A32566"/>
    <w:rsid w:val="00A41C42"/>
    <w:rsid w:val="00A43661"/>
    <w:rsid w:val="00A43DCB"/>
    <w:rsid w:val="00A44748"/>
    <w:rsid w:val="00A45751"/>
    <w:rsid w:val="00A46D66"/>
    <w:rsid w:val="00A4708C"/>
    <w:rsid w:val="00A47D4C"/>
    <w:rsid w:val="00A54AD7"/>
    <w:rsid w:val="00A63051"/>
    <w:rsid w:val="00A63E5C"/>
    <w:rsid w:val="00A646EB"/>
    <w:rsid w:val="00A654B1"/>
    <w:rsid w:val="00A65849"/>
    <w:rsid w:val="00A724F5"/>
    <w:rsid w:val="00A728A6"/>
    <w:rsid w:val="00A73152"/>
    <w:rsid w:val="00A758B6"/>
    <w:rsid w:val="00A76083"/>
    <w:rsid w:val="00A80EDC"/>
    <w:rsid w:val="00A8359E"/>
    <w:rsid w:val="00A84A49"/>
    <w:rsid w:val="00A86DE0"/>
    <w:rsid w:val="00A96B0A"/>
    <w:rsid w:val="00AA16D8"/>
    <w:rsid w:val="00AA5433"/>
    <w:rsid w:val="00AA5B7C"/>
    <w:rsid w:val="00AB49E0"/>
    <w:rsid w:val="00AC02F8"/>
    <w:rsid w:val="00AC2B72"/>
    <w:rsid w:val="00AC452A"/>
    <w:rsid w:val="00AC6135"/>
    <w:rsid w:val="00AC6A07"/>
    <w:rsid w:val="00AE3099"/>
    <w:rsid w:val="00AE503C"/>
    <w:rsid w:val="00AF0287"/>
    <w:rsid w:val="00AF45B1"/>
    <w:rsid w:val="00AF6185"/>
    <w:rsid w:val="00B019F2"/>
    <w:rsid w:val="00B02016"/>
    <w:rsid w:val="00B045FA"/>
    <w:rsid w:val="00B10CE3"/>
    <w:rsid w:val="00B1154E"/>
    <w:rsid w:val="00B17FCB"/>
    <w:rsid w:val="00B21C08"/>
    <w:rsid w:val="00B22361"/>
    <w:rsid w:val="00B32FF3"/>
    <w:rsid w:val="00B33A44"/>
    <w:rsid w:val="00B33E00"/>
    <w:rsid w:val="00B37F62"/>
    <w:rsid w:val="00B41476"/>
    <w:rsid w:val="00B42290"/>
    <w:rsid w:val="00B53811"/>
    <w:rsid w:val="00B541AD"/>
    <w:rsid w:val="00B55852"/>
    <w:rsid w:val="00B56689"/>
    <w:rsid w:val="00B5752B"/>
    <w:rsid w:val="00B60161"/>
    <w:rsid w:val="00B66170"/>
    <w:rsid w:val="00B67448"/>
    <w:rsid w:val="00B70F4E"/>
    <w:rsid w:val="00B746B7"/>
    <w:rsid w:val="00B74EE0"/>
    <w:rsid w:val="00B7696E"/>
    <w:rsid w:val="00B77F22"/>
    <w:rsid w:val="00B820BD"/>
    <w:rsid w:val="00B82A5D"/>
    <w:rsid w:val="00B8347C"/>
    <w:rsid w:val="00B84BD9"/>
    <w:rsid w:val="00B92361"/>
    <w:rsid w:val="00B9269F"/>
    <w:rsid w:val="00B94615"/>
    <w:rsid w:val="00BA42DF"/>
    <w:rsid w:val="00BA6BF1"/>
    <w:rsid w:val="00BB1156"/>
    <w:rsid w:val="00BB7DA7"/>
    <w:rsid w:val="00BB7FEA"/>
    <w:rsid w:val="00BC088C"/>
    <w:rsid w:val="00BC52E8"/>
    <w:rsid w:val="00BC5436"/>
    <w:rsid w:val="00BC6620"/>
    <w:rsid w:val="00BD3A01"/>
    <w:rsid w:val="00BE3066"/>
    <w:rsid w:val="00BF2E72"/>
    <w:rsid w:val="00BF4935"/>
    <w:rsid w:val="00C02E9C"/>
    <w:rsid w:val="00C060CD"/>
    <w:rsid w:val="00C123CF"/>
    <w:rsid w:val="00C14FA3"/>
    <w:rsid w:val="00C25D7C"/>
    <w:rsid w:val="00C276D5"/>
    <w:rsid w:val="00C32556"/>
    <w:rsid w:val="00C3420C"/>
    <w:rsid w:val="00C360FD"/>
    <w:rsid w:val="00C4024E"/>
    <w:rsid w:val="00C41ADE"/>
    <w:rsid w:val="00C4451A"/>
    <w:rsid w:val="00C5227A"/>
    <w:rsid w:val="00C56AC5"/>
    <w:rsid w:val="00C60A1D"/>
    <w:rsid w:val="00C64E34"/>
    <w:rsid w:val="00C72012"/>
    <w:rsid w:val="00C8147D"/>
    <w:rsid w:val="00C828CE"/>
    <w:rsid w:val="00C836AB"/>
    <w:rsid w:val="00C90EB5"/>
    <w:rsid w:val="00C91F83"/>
    <w:rsid w:val="00CA20AF"/>
    <w:rsid w:val="00CA2DA7"/>
    <w:rsid w:val="00CA43AC"/>
    <w:rsid w:val="00CB270F"/>
    <w:rsid w:val="00CB6F0B"/>
    <w:rsid w:val="00CC1C0C"/>
    <w:rsid w:val="00CC211D"/>
    <w:rsid w:val="00CC26C9"/>
    <w:rsid w:val="00CD020B"/>
    <w:rsid w:val="00CD14BA"/>
    <w:rsid w:val="00CD3DBC"/>
    <w:rsid w:val="00CD51CC"/>
    <w:rsid w:val="00CE1185"/>
    <w:rsid w:val="00CE1C9B"/>
    <w:rsid w:val="00CE1F63"/>
    <w:rsid w:val="00CE2E9D"/>
    <w:rsid w:val="00CE4686"/>
    <w:rsid w:val="00CE7ACB"/>
    <w:rsid w:val="00CF168B"/>
    <w:rsid w:val="00CF1F09"/>
    <w:rsid w:val="00CF249A"/>
    <w:rsid w:val="00CF270E"/>
    <w:rsid w:val="00CF42E3"/>
    <w:rsid w:val="00CF4F5C"/>
    <w:rsid w:val="00D01A57"/>
    <w:rsid w:val="00D07A95"/>
    <w:rsid w:val="00D12537"/>
    <w:rsid w:val="00D13CDF"/>
    <w:rsid w:val="00D1747E"/>
    <w:rsid w:val="00D175BD"/>
    <w:rsid w:val="00D2394F"/>
    <w:rsid w:val="00D305F1"/>
    <w:rsid w:val="00D3358B"/>
    <w:rsid w:val="00D351FA"/>
    <w:rsid w:val="00D37BCB"/>
    <w:rsid w:val="00D40AE2"/>
    <w:rsid w:val="00D44DDA"/>
    <w:rsid w:val="00D6147F"/>
    <w:rsid w:val="00D61BFA"/>
    <w:rsid w:val="00D62723"/>
    <w:rsid w:val="00D633C0"/>
    <w:rsid w:val="00D63D20"/>
    <w:rsid w:val="00D72647"/>
    <w:rsid w:val="00D72C8E"/>
    <w:rsid w:val="00D731CC"/>
    <w:rsid w:val="00D75255"/>
    <w:rsid w:val="00D7551F"/>
    <w:rsid w:val="00D93711"/>
    <w:rsid w:val="00D9676A"/>
    <w:rsid w:val="00D96C59"/>
    <w:rsid w:val="00DA421A"/>
    <w:rsid w:val="00DB0F96"/>
    <w:rsid w:val="00DB2B35"/>
    <w:rsid w:val="00DC150F"/>
    <w:rsid w:val="00DC1573"/>
    <w:rsid w:val="00DC3177"/>
    <w:rsid w:val="00DC422D"/>
    <w:rsid w:val="00DC4A96"/>
    <w:rsid w:val="00DC78C3"/>
    <w:rsid w:val="00DD0DEB"/>
    <w:rsid w:val="00DD5BAB"/>
    <w:rsid w:val="00DE09D8"/>
    <w:rsid w:val="00DE32AA"/>
    <w:rsid w:val="00DE331B"/>
    <w:rsid w:val="00DE5853"/>
    <w:rsid w:val="00DE665C"/>
    <w:rsid w:val="00DE7278"/>
    <w:rsid w:val="00DE7323"/>
    <w:rsid w:val="00DF3117"/>
    <w:rsid w:val="00DF35EB"/>
    <w:rsid w:val="00E048C2"/>
    <w:rsid w:val="00E12312"/>
    <w:rsid w:val="00E12FBD"/>
    <w:rsid w:val="00E24A75"/>
    <w:rsid w:val="00E277DE"/>
    <w:rsid w:val="00E31474"/>
    <w:rsid w:val="00E32A98"/>
    <w:rsid w:val="00E33C9B"/>
    <w:rsid w:val="00E352BF"/>
    <w:rsid w:val="00E35754"/>
    <w:rsid w:val="00E36944"/>
    <w:rsid w:val="00E41750"/>
    <w:rsid w:val="00E42BE5"/>
    <w:rsid w:val="00E50AF3"/>
    <w:rsid w:val="00E51EB3"/>
    <w:rsid w:val="00E5715D"/>
    <w:rsid w:val="00E571C1"/>
    <w:rsid w:val="00E61DD5"/>
    <w:rsid w:val="00E64301"/>
    <w:rsid w:val="00E64862"/>
    <w:rsid w:val="00E67D14"/>
    <w:rsid w:val="00E71694"/>
    <w:rsid w:val="00E7183D"/>
    <w:rsid w:val="00E7418B"/>
    <w:rsid w:val="00E81BE3"/>
    <w:rsid w:val="00E9204F"/>
    <w:rsid w:val="00E97E6D"/>
    <w:rsid w:val="00EB6ACE"/>
    <w:rsid w:val="00EC1952"/>
    <w:rsid w:val="00EC3CB7"/>
    <w:rsid w:val="00ED6086"/>
    <w:rsid w:val="00ED7BEA"/>
    <w:rsid w:val="00EE2DB5"/>
    <w:rsid w:val="00EE4471"/>
    <w:rsid w:val="00EE46F3"/>
    <w:rsid w:val="00EE530C"/>
    <w:rsid w:val="00EF2A5A"/>
    <w:rsid w:val="00F01CFA"/>
    <w:rsid w:val="00F02B04"/>
    <w:rsid w:val="00F124D7"/>
    <w:rsid w:val="00F12C2B"/>
    <w:rsid w:val="00F21249"/>
    <w:rsid w:val="00F22D22"/>
    <w:rsid w:val="00F239AA"/>
    <w:rsid w:val="00F256BA"/>
    <w:rsid w:val="00F278B9"/>
    <w:rsid w:val="00F35C89"/>
    <w:rsid w:val="00F4707F"/>
    <w:rsid w:val="00F55B76"/>
    <w:rsid w:val="00F6612C"/>
    <w:rsid w:val="00F71DB2"/>
    <w:rsid w:val="00F730DC"/>
    <w:rsid w:val="00F80B51"/>
    <w:rsid w:val="00F8114A"/>
    <w:rsid w:val="00F811E4"/>
    <w:rsid w:val="00F820DA"/>
    <w:rsid w:val="00F82535"/>
    <w:rsid w:val="00F82C3D"/>
    <w:rsid w:val="00F903C1"/>
    <w:rsid w:val="00F908A8"/>
    <w:rsid w:val="00F92B04"/>
    <w:rsid w:val="00F944AF"/>
    <w:rsid w:val="00F967EE"/>
    <w:rsid w:val="00FA1678"/>
    <w:rsid w:val="00FA1D3B"/>
    <w:rsid w:val="00FB37DC"/>
    <w:rsid w:val="00FB67EE"/>
    <w:rsid w:val="00FB6AFD"/>
    <w:rsid w:val="00FC48B9"/>
    <w:rsid w:val="00FC5A9F"/>
    <w:rsid w:val="00FE2900"/>
    <w:rsid w:val="00FE3437"/>
    <w:rsid w:val="00FE4B4C"/>
    <w:rsid w:val="00FE5AAC"/>
    <w:rsid w:val="00FF1956"/>
    <w:rsid w:val="00FF2BD5"/>
    <w:rsid w:val="00FF4FB0"/>
    <w:rsid w:val="00FF60E2"/>
    <w:rsid w:val="00FF624D"/>
    <w:rsid w:val="00FF7B95"/>
    <w:rsid w:val="01C7D2A7"/>
    <w:rsid w:val="026FE1A0"/>
    <w:rsid w:val="04B28AF2"/>
    <w:rsid w:val="061B69CB"/>
    <w:rsid w:val="08945173"/>
    <w:rsid w:val="0B7ADDDC"/>
    <w:rsid w:val="0BA624BA"/>
    <w:rsid w:val="0C601C8F"/>
    <w:rsid w:val="0D089AEB"/>
    <w:rsid w:val="10FBE288"/>
    <w:rsid w:val="123C1AA9"/>
    <w:rsid w:val="14D15ACA"/>
    <w:rsid w:val="17DC80AE"/>
    <w:rsid w:val="1819A5EB"/>
    <w:rsid w:val="255C9A92"/>
    <w:rsid w:val="25AD1BF2"/>
    <w:rsid w:val="28208105"/>
    <w:rsid w:val="29D9C62C"/>
    <w:rsid w:val="2BE36389"/>
    <w:rsid w:val="2DE0C3DC"/>
    <w:rsid w:val="2FF71D6A"/>
    <w:rsid w:val="31008B5A"/>
    <w:rsid w:val="31165C6F"/>
    <w:rsid w:val="3F35B32D"/>
    <w:rsid w:val="3F673E21"/>
    <w:rsid w:val="3F8E40D0"/>
    <w:rsid w:val="43AC597C"/>
    <w:rsid w:val="44658926"/>
    <w:rsid w:val="44BD1BAD"/>
    <w:rsid w:val="46D5DC09"/>
    <w:rsid w:val="48942D41"/>
    <w:rsid w:val="49C19458"/>
    <w:rsid w:val="4C7D5077"/>
    <w:rsid w:val="52739451"/>
    <w:rsid w:val="529B6FA5"/>
    <w:rsid w:val="54D25EDC"/>
    <w:rsid w:val="578A9BC0"/>
    <w:rsid w:val="5A06A2CC"/>
    <w:rsid w:val="5D439E3C"/>
    <w:rsid w:val="60801D70"/>
    <w:rsid w:val="64FF8AB6"/>
    <w:rsid w:val="662716BF"/>
    <w:rsid w:val="669FEE6F"/>
    <w:rsid w:val="68857F4E"/>
    <w:rsid w:val="6BDD68D8"/>
    <w:rsid w:val="6C7351E1"/>
    <w:rsid w:val="6E3CE5E4"/>
    <w:rsid w:val="6FC0AB76"/>
    <w:rsid w:val="749B2A87"/>
    <w:rsid w:val="76F8ECBC"/>
    <w:rsid w:val="77D9FFCB"/>
    <w:rsid w:val="791B3D3A"/>
    <w:rsid w:val="7C77CC24"/>
    <w:rsid w:val="7E95828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DC30D"/>
  <w15:chartTrackingRefBased/>
  <w15:docId w15:val="{CC45B97E-E40D-4017-AAD0-9F533A3B5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D24"/>
    <w:pPr>
      <w:keepNext/>
      <w:keepLines/>
      <w:numPr>
        <w:numId w:val="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5D24"/>
    <w:pPr>
      <w:keepNext/>
      <w:keepLines/>
      <w:numPr>
        <w:ilvl w:val="1"/>
        <w:numId w:val="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D24"/>
    <w:pPr>
      <w:keepNext/>
      <w:keepLines/>
      <w:numPr>
        <w:ilvl w:val="2"/>
        <w:numId w:val="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5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D24"/>
    <w:rPr>
      <w:rFonts w:eastAsiaTheme="majorEastAsia" w:cstheme="majorBidi"/>
      <w:color w:val="272727" w:themeColor="text1" w:themeTint="D8"/>
    </w:rPr>
  </w:style>
  <w:style w:type="paragraph" w:styleId="Title">
    <w:name w:val="Title"/>
    <w:basedOn w:val="Normal"/>
    <w:next w:val="Normal"/>
    <w:link w:val="TitleChar"/>
    <w:uiPriority w:val="10"/>
    <w:qFormat/>
    <w:rsid w:val="00535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D24"/>
    <w:pPr>
      <w:spacing w:before="160"/>
      <w:jc w:val="center"/>
    </w:pPr>
    <w:rPr>
      <w:i/>
      <w:iCs/>
      <w:color w:val="404040" w:themeColor="text1" w:themeTint="BF"/>
    </w:rPr>
  </w:style>
  <w:style w:type="character" w:customStyle="1" w:styleId="QuoteChar">
    <w:name w:val="Quote Char"/>
    <w:basedOn w:val="DefaultParagraphFont"/>
    <w:link w:val="Quote"/>
    <w:uiPriority w:val="29"/>
    <w:rsid w:val="00535D24"/>
    <w:rPr>
      <w:i/>
      <w:iCs/>
      <w:color w:val="404040" w:themeColor="text1" w:themeTint="BF"/>
    </w:rPr>
  </w:style>
  <w:style w:type="paragraph" w:styleId="ListParagraph">
    <w:name w:val="List Paragraph"/>
    <w:basedOn w:val="Normal"/>
    <w:uiPriority w:val="34"/>
    <w:qFormat/>
    <w:rsid w:val="00535D24"/>
    <w:pPr>
      <w:ind w:left="720"/>
      <w:contextualSpacing/>
    </w:pPr>
  </w:style>
  <w:style w:type="character" w:styleId="IntenseEmphasis">
    <w:name w:val="Intense Emphasis"/>
    <w:basedOn w:val="DefaultParagraphFont"/>
    <w:uiPriority w:val="21"/>
    <w:qFormat/>
    <w:rsid w:val="00535D24"/>
    <w:rPr>
      <w:i/>
      <w:iCs/>
      <w:color w:val="0F4761" w:themeColor="accent1" w:themeShade="BF"/>
    </w:rPr>
  </w:style>
  <w:style w:type="paragraph" w:styleId="IntenseQuote">
    <w:name w:val="Intense Quote"/>
    <w:basedOn w:val="Normal"/>
    <w:next w:val="Normal"/>
    <w:link w:val="IntenseQuoteChar"/>
    <w:uiPriority w:val="30"/>
    <w:qFormat/>
    <w:rsid w:val="00535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D24"/>
    <w:rPr>
      <w:i/>
      <w:iCs/>
      <w:color w:val="0F4761" w:themeColor="accent1" w:themeShade="BF"/>
    </w:rPr>
  </w:style>
  <w:style w:type="character" w:styleId="IntenseReference">
    <w:name w:val="Intense Reference"/>
    <w:basedOn w:val="DefaultParagraphFont"/>
    <w:uiPriority w:val="32"/>
    <w:qFormat/>
    <w:rsid w:val="00535D24"/>
    <w:rPr>
      <w:b/>
      <w:bCs/>
      <w:smallCaps/>
      <w:color w:val="0F4761" w:themeColor="accent1" w:themeShade="BF"/>
      <w:spacing w:val="5"/>
    </w:rPr>
  </w:style>
  <w:style w:type="paragraph" w:styleId="NoSpacing">
    <w:name w:val="No Spacing"/>
    <w:link w:val="NoSpacingChar"/>
    <w:uiPriority w:val="1"/>
    <w:qFormat/>
    <w:rsid w:val="00535D2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35D24"/>
    <w:rPr>
      <w:rFonts w:eastAsiaTheme="minorEastAsia"/>
      <w:kern w:val="0"/>
      <w:sz w:val="22"/>
      <w:szCs w:val="22"/>
      <w14:ligatures w14:val="none"/>
    </w:rPr>
  </w:style>
  <w:style w:type="paragraph" w:styleId="TOCHeading">
    <w:name w:val="TOC Heading"/>
    <w:basedOn w:val="Heading1"/>
    <w:next w:val="Normal"/>
    <w:uiPriority w:val="39"/>
    <w:unhideWhenUsed/>
    <w:qFormat/>
    <w:rsid w:val="00535D24"/>
    <w:pPr>
      <w:numPr>
        <w:numId w:val="0"/>
      </w:numPr>
      <w:spacing w:before="240" w:after="0" w:line="259" w:lineRule="auto"/>
      <w:outlineLvl w:val="9"/>
    </w:pPr>
    <w:rPr>
      <w:kern w:val="0"/>
      <w:sz w:val="32"/>
      <w:szCs w:val="32"/>
      <w14:ligatures w14:val="none"/>
    </w:rPr>
  </w:style>
  <w:style w:type="table" w:styleId="TableGrid">
    <w:name w:val="Table Grid"/>
    <w:basedOn w:val="TableNormal"/>
    <w:uiPriority w:val="39"/>
    <w:rsid w:val="00535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5D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D7C"/>
  </w:style>
  <w:style w:type="paragraph" w:styleId="Footer">
    <w:name w:val="footer"/>
    <w:basedOn w:val="Normal"/>
    <w:link w:val="FooterChar"/>
    <w:uiPriority w:val="99"/>
    <w:unhideWhenUsed/>
    <w:rsid w:val="00C25D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D7C"/>
  </w:style>
  <w:style w:type="paragraph" w:styleId="TOC1">
    <w:name w:val="toc 1"/>
    <w:basedOn w:val="Normal"/>
    <w:next w:val="Normal"/>
    <w:autoRedefine/>
    <w:uiPriority w:val="39"/>
    <w:unhideWhenUsed/>
    <w:rsid w:val="00CA43AC"/>
    <w:pPr>
      <w:spacing w:after="100"/>
    </w:pPr>
  </w:style>
  <w:style w:type="character" w:styleId="Hyperlink">
    <w:name w:val="Hyperlink"/>
    <w:basedOn w:val="DefaultParagraphFont"/>
    <w:uiPriority w:val="99"/>
    <w:unhideWhenUsed/>
    <w:rsid w:val="00CA43AC"/>
    <w:rPr>
      <w:color w:val="467886" w:themeColor="hyperlink"/>
      <w:u w:val="single"/>
    </w:rPr>
  </w:style>
  <w:style w:type="paragraph" w:styleId="TOC2">
    <w:name w:val="toc 2"/>
    <w:basedOn w:val="Normal"/>
    <w:next w:val="Normal"/>
    <w:autoRedefine/>
    <w:uiPriority w:val="39"/>
    <w:unhideWhenUsed/>
    <w:rsid w:val="0091780F"/>
    <w:pPr>
      <w:spacing w:after="100"/>
      <w:ind w:left="240"/>
    </w:pPr>
  </w:style>
  <w:style w:type="character" w:styleId="Strong">
    <w:name w:val="Strong"/>
    <w:basedOn w:val="DefaultParagraphFont"/>
    <w:uiPriority w:val="22"/>
    <w:qFormat/>
    <w:rsid w:val="001A5B5F"/>
    <w:rPr>
      <w:b/>
      <w:bCs/>
    </w:rPr>
  </w:style>
  <w:style w:type="paragraph" w:styleId="TOC3">
    <w:name w:val="toc 3"/>
    <w:basedOn w:val="Normal"/>
    <w:next w:val="Normal"/>
    <w:autoRedefine/>
    <w:uiPriority w:val="39"/>
    <w:unhideWhenUsed/>
    <w:rsid w:val="00D351FA"/>
    <w:pPr>
      <w:spacing w:after="100"/>
      <w:ind w:left="480"/>
    </w:pPr>
  </w:style>
  <w:style w:type="character" w:styleId="UnresolvedMention">
    <w:name w:val="Unresolved Mention"/>
    <w:basedOn w:val="DefaultParagraphFont"/>
    <w:uiPriority w:val="99"/>
    <w:semiHidden/>
    <w:unhideWhenUsed/>
    <w:rsid w:val="00E71694"/>
    <w:rPr>
      <w:color w:val="605E5C"/>
      <w:shd w:val="clear" w:color="auto" w:fill="E1DFDD"/>
    </w:rPr>
  </w:style>
  <w:style w:type="paragraph" w:styleId="TOC4">
    <w:name w:val="toc 4"/>
    <w:basedOn w:val="Normal"/>
    <w:next w:val="Normal"/>
    <w:autoRedefine/>
    <w:uiPriority w:val="39"/>
    <w:unhideWhenUsed/>
    <w:rsid w:val="00F12C2B"/>
    <w:pPr>
      <w:spacing w:after="100"/>
      <w:ind w:left="720"/>
    </w:pPr>
    <w:rPr>
      <w:rFonts w:eastAsiaTheme="minorEastAsia"/>
    </w:rPr>
  </w:style>
  <w:style w:type="paragraph" w:styleId="TOC5">
    <w:name w:val="toc 5"/>
    <w:basedOn w:val="Normal"/>
    <w:next w:val="Normal"/>
    <w:autoRedefine/>
    <w:uiPriority w:val="39"/>
    <w:unhideWhenUsed/>
    <w:rsid w:val="00F12C2B"/>
    <w:pPr>
      <w:spacing w:after="100"/>
      <w:ind w:left="960"/>
    </w:pPr>
    <w:rPr>
      <w:rFonts w:eastAsiaTheme="minorEastAsia"/>
    </w:rPr>
  </w:style>
  <w:style w:type="paragraph" w:styleId="TOC6">
    <w:name w:val="toc 6"/>
    <w:basedOn w:val="Normal"/>
    <w:next w:val="Normal"/>
    <w:autoRedefine/>
    <w:uiPriority w:val="39"/>
    <w:unhideWhenUsed/>
    <w:rsid w:val="00F12C2B"/>
    <w:pPr>
      <w:spacing w:after="100"/>
      <w:ind w:left="1200"/>
    </w:pPr>
    <w:rPr>
      <w:rFonts w:eastAsiaTheme="minorEastAsia"/>
    </w:rPr>
  </w:style>
  <w:style w:type="paragraph" w:styleId="TOC7">
    <w:name w:val="toc 7"/>
    <w:basedOn w:val="Normal"/>
    <w:next w:val="Normal"/>
    <w:autoRedefine/>
    <w:uiPriority w:val="39"/>
    <w:unhideWhenUsed/>
    <w:rsid w:val="00F12C2B"/>
    <w:pPr>
      <w:spacing w:after="100"/>
      <w:ind w:left="1440"/>
    </w:pPr>
    <w:rPr>
      <w:rFonts w:eastAsiaTheme="minorEastAsia"/>
    </w:rPr>
  </w:style>
  <w:style w:type="paragraph" w:styleId="TOC8">
    <w:name w:val="toc 8"/>
    <w:basedOn w:val="Normal"/>
    <w:next w:val="Normal"/>
    <w:autoRedefine/>
    <w:uiPriority w:val="39"/>
    <w:unhideWhenUsed/>
    <w:rsid w:val="00F12C2B"/>
    <w:pPr>
      <w:spacing w:after="100"/>
      <w:ind w:left="1680"/>
    </w:pPr>
    <w:rPr>
      <w:rFonts w:eastAsiaTheme="minorEastAsia"/>
    </w:rPr>
  </w:style>
  <w:style w:type="paragraph" w:styleId="TOC9">
    <w:name w:val="toc 9"/>
    <w:basedOn w:val="Normal"/>
    <w:next w:val="Normal"/>
    <w:autoRedefine/>
    <w:uiPriority w:val="39"/>
    <w:unhideWhenUsed/>
    <w:rsid w:val="00F12C2B"/>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angular.dev/reference/releases" TargetMode="External"/><Relationship Id="rId26" Type="http://schemas.openxmlformats.org/officeDocument/2006/relationships/hyperlink" Target="https://www.rfc-editor.org/rfc/rfc7519" TargetMode="External"/><Relationship Id="rId39" Type="http://schemas.openxmlformats.org/officeDocument/2006/relationships/hyperlink" Target="https://github.com/spring-projects/spring-security/blob/main/LICENSE.txt" TargetMode="External"/><Relationship Id="rId21" Type="http://schemas.openxmlformats.org/officeDocument/2006/relationships/hyperlink" Target="https://github.com/flyway/flyway/blob/main/LICENSE.txt" TargetMode="External"/><Relationship Id="rId34" Type="http://schemas.openxmlformats.org/officeDocument/2006/relationships/hyperlink" Target="https://github.com/projectlombok/lombok/blob/master/LICENSE" TargetMode="External"/><Relationship Id="rId42" Type="http://schemas.openxmlformats.org/officeDocument/2006/relationships/hyperlink" Target="https://docs.spring.io/spring-security/reference/servlet/oauth2/resource-server/jwt.html" TargetMode="External"/><Relationship Id="rId47" Type="http://schemas.openxmlformats.org/officeDocument/2006/relationships/footer" Target="footer5.xml"/><Relationship Id="rId50"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openjdk.org/legal/" TargetMode="External"/><Relationship Id="rId11" Type="http://schemas.openxmlformats.org/officeDocument/2006/relationships/footer" Target="footer4.xml"/><Relationship Id="rId24" Type="http://schemas.openxmlformats.org/officeDocument/2006/relationships/hyperlink" Target="https://github.com/angular/angular/blob/main/LICENSE" TargetMode="External"/><Relationship Id="rId32" Type="http://schemas.openxmlformats.org/officeDocument/2006/relationships/hyperlink" Target="https://www.postgresql.org/about/licence/" TargetMode="External"/><Relationship Id="rId37" Type="http://schemas.openxmlformats.org/officeDocument/2006/relationships/hyperlink" Target="https://docs.spring.io/spring-boot/4.1/how-to/data-initialization.html" TargetMode="External"/><Relationship Id="rId40" Type="http://schemas.openxmlformats.org/officeDocument/2006/relationships/hyperlink" Target="https://docs.spring.io/spring-framework/reference/core/beans/context-introduction.html" TargetMode="External"/><Relationship Id="rId45" Type="http://schemas.openxmlformats.org/officeDocument/2006/relationships/hyperlink" Target="https://supabase.com/changelog/46080-self-hosted-supabase-upgrading-from-pg-15-to-17-breaking-change"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cs.github.com/en/repositories/configuring-branches-and-merges-in-your-repository/managing-protected-branches/about-protected-branches" TargetMode="External"/><Relationship Id="rId28" Type="http://schemas.openxmlformats.org/officeDocument/2006/relationships/hyperlink" Target="https://www.rfc-editor.org/rfc/rfc9457" TargetMode="External"/><Relationship Id="rId36" Type="http://schemas.openxmlformats.org/officeDocument/2006/relationships/hyperlink" Target="https://docs.spring.io/spring-boot/4.1/system-requirements.html" TargetMode="External"/><Relationship Id="rId49"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hyperlink" Target="https://www.apache.org/licenses/LICENSE-2.0" TargetMode="External"/><Relationship Id="rId31" Type="http://schemas.openxmlformats.org/officeDocument/2006/relationships/hyperlink" Target="https://owasp.org/API-Security/editions/2023/en/0x11-t10/" TargetMode="External"/><Relationship Id="rId44" Type="http://schemas.openxmlformats.org/officeDocument/2006/relationships/hyperlink" Target="https://supabase.com/docs/guides/database/connecting-to-postgre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hyperlink" Target="https://martinfowler.com/articles/continuousIntegration.html" TargetMode="External"/><Relationship Id="rId27" Type="http://schemas.openxmlformats.org/officeDocument/2006/relationships/hyperlink" Target="https://www.treasury.gov.za/POPIA/" TargetMode="External"/><Relationship Id="rId30" Type="http://schemas.openxmlformats.org/officeDocument/2006/relationships/hyperlink" Target="https://www.oracle.com/java/technologies/java-se-support-roadmap.html" TargetMode="External"/><Relationship Id="rId35" Type="http://schemas.openxmlformats.org/officeDocument/2006/relationships/hyperlink" Target="https://spring.io/blog/2026/08/20/spring-boot-4-1-1-available-now/" TargetMode="External"/><Relationship Id="rId43" Type="http://schemas.openxmlformats.org/officeDocument/2006/relationships/hyperlink" Target="https://supabase.com/pricing" TargetMode="External"/><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hibernate.org/community/license/" TargetMode="External"/><Relationship Id="rId33" Type="http://schemas.openxmlformats.org/officeDocument/2006/relationships/hyperlink" Target="https://jdbc.postgresql.org/license/" TargetMode="External"/><Relationship Id="rId38" Type="http://schemas.openxmlformats.org/officeDocument/2006/relationships/hyperlink" Target="https://github.com/spring-projects/spring-boot/blob/main/LICENSE.txt" TargetMode="External"/><Relationship Id="rId46" Type="http://schemas.openxmlformats.org/officeDocument/2006/relationships/hyperlink" Target="https://github.com/supabase/postgres/releases" TargetMode="External"/><Relationship Id="rId20" Type="http://schemas.openxmlformats.org/officeDocument/2006/relationships/hyperlink" Target="https://endoflife.date/angular" TargetMode="External"/><Relationship Id="rId41" Type="http://schemas.openxmlformats.org/officeDocument/2006/relationships/hyperlink" Target="https://docs.spring.io/spring-framework/reference/data-access/transaction/event.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B2EB7-E99F-4C23-BBAB-7DCA28490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84</Pages>
  <Words>28396</Words>
  <Characters>161858</Characters>
  <Application>Microsoft Office Word</Application>
  <DocSecurity>0</DocSecurity>
  <Lines>1348</Lines>
  <Paragraphs>379</Paragraphs>
  <ScaleCrop>false</ScaleCrop>
  <HeadingPairs>
    <vt:vector size="2" baseType="variant">
      <vt:variant>
        <vt:lpstr>Title</vt:lpstr>
      </vt:variant>
      <vt:variant>
        <vt:i4>1</vt:i4>
      </vt:variant>
    </vt:vector>
  </HeadingPairs>
  <TitlesOfParts>
    <vt:vector size="1" baseType="lpstr">
      <vt:lpstr>CiviCConnect Technology Project Part 1</vt:lpstr>
    </vt:vector>
  </TitlesOfParts>
  <Company>SEN381</Company>
  <LinksUpToDate>false</LinksUpToDate>
  <CharactersWithSpaces>189875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Technology Project</dc:title>
  <dc:subject>Milestone 2</dc:subject>
  <dc:creator>Chanri Du Randt</dc:creator>
  <cp:keywords/>
  <dc:description/>
  <cp:lastModifiedBy>Chanri Du Randt</cp:lastModifiedBy>
  <cp:revision>25</cp:revision>
  <cp:lastPrinted>2026-09-30T21:38:00Z</cp:lastPrinted>
  <dcterms:created xsi:type="dcterms:W3CDTF">2026-09-30T18:37:00Z</dcterms:created>
  <dcterms:modified xsi:type="dcterms:W3CDTF">2026-09-30T21:39:00Z</dcterms:modified>
  <cp:category>Chanri Du Randt 601635, Clarissa Bierman 602008, Eduard Bernard Kruger Herman 602125</cp:category>
</cp:coreProperties>
</file>